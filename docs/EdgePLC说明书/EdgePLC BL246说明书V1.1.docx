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8-07T17:01:52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58:21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KY" w:date="2026-09-10T16:58:1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3" w:author="L" w:date="2026-08-07T17:01:52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4" w:author="LKY" w:date="2026-09-10T16:58:21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5" w:author="LKY" w:date="2026-09-10T16:58:1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BL246系列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BL246系列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BL246工业AI边缘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BL246工业AI边缘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19"/>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19"/>
                          <w:rPr>
                            <w:color w:val="FFFFFF"/>
                            <w:sz w:val="96"/>
                            <w:szCs w:val="96"/>
                          </w:rPr>
                        </w:pPr>
                      </w:p>
                    </w:txbxContent>
                  </v:textbox>
                </v:rect>
              </v:group>
            </w:pict>
          </mc:Fallback>
        </mc:AlternateContent>
      </w:r>
    </w:p>
    <w:sdt>
      <w:sdtPr>
        <w:rPr>
          <w:rFonts w:ascii="宋体" w:hAnsi="宋体" w:eastAsia="宋体" w:cstheme="minorBidi"/>
          <w:kern w:val="2"/>
          <w:sz w:val="36"/>
          <w:szCs w:val="36"/>
          <w:lang w:val="en-US" w:eastAsia="zh-CN" w:bidi="ar-SA"/>
        </w:rPr>
        <w:id w:val="147462066"/>
        <w15:color w:val="DBDBDB"/>
        <w:docPartObj>
          <w:docPartGallery w:val="Table of Contents"/>
          <w:docPartUnique/>
        </w:docPartObj>
      </w:sdtPr>
      <w:sdtEndPr>
        <w:rPr>
          <w:rFonts w:ascii="宋体" w:hAnsi="宋体" w:eastAsia="宋体" w:cstheme="minorBidi"/>
          <w:kern w:val="2"/>
          <w:sz w:val="21"/>
          <w:szCs w:val="24"/>
          <w:lang w:val="en-US" w:eastAsia="zh-CN" w:bidi="ar-SA"/>
          <w:rPrChange w:id="6" w:author="L" w:date="2026-08-07T17:01:36Z">
            <w:rPr>
              <w:rFonts w:ascii="宋体" w:hAnsi="宋体" w:eastAsia="宋体" w:cstheme="minorBidi"/>
              <w:kern w:val="2"/>
              <w:sz w:val="21"/>
              <w:szCs w:val="24"/>
              <w:lang w:val="en-US" w:eastAsia="zh-CN" w:bidi="ar-SA"/>
            </w:rPr>
          </w:rPrChange>
        </w:rPr>
      </w:sdtEndPr>
      <w:sdtContent>
        <w:p w14:paraId="2D972532">
          <w:pPr>
            <w:spacing w:before="0" w:beforeLines="0" w:after="0" w:afterLines="0" w:line="240" w:lineRule="auto"/>
            <w:ind w:left="0" w:leftChars="0" w:right="0" w:rightChars="0" w:firstLine="0" w:firstLineChars="0"/>
            <w:jc w:val="center"/>
            <w:rPr>
              <w:sz w:val="36"/>
              <w:szCs w:val="36"/>
            </w:rPr>
          </w:pPr>
          <w:bookmarkStart w:id="222" w:name="_GoBack"/>
          <w:bookmarkEnd w:id="222"/>
          <w:bookmarkStart w:id="0" w:name="_Toc14040"/>
          <w:r>
            <w:rPr>
              <w:rFonts w:ascii="宋体" w:hAnsi="宋体" w:eastAsia="宋体"/>
              <w:b/>
              <w:bCs/>
              <w:sz w:val="36"/>
              <w:szCs w:val="36"/>
            </w:rPr>
            <w:t>目</w:t>
          </w:r>
          <w:ins w:id="7" w:author="L" w:date="2026-08-07T17:01:38Z">
            <w:r>
              <w:rPr>
                <w:rFonts w:hint="eastAsia" w:ascii="宋体" w:hAnsi="宋体" w:eastAsia="宋体"/>
                <w:b/>
                <w:bCs/>
                <w:sz w:val="36"/>
                <w:szCs w:val="36"/>
                <w:lang w:val="en-US" w:eastAsia="zh-CN"/>
              </w:rPr>
              <w:t xml:space="preserve">  </w:t>
            </w:r>
          </w:ins>
          <w:r>
            <w:rPr>
              <w:rFonts w:ascii="宋体" w:hAnsi="宋体" w:eastAsia="宋体"/>
              <w:b/>
              <w:bCs/>
              <w:sz w:val="36"/>
              <w:szCs w:val="36"/>
            </w:rPr>
            <w:t>录</w:t>
          </w:r>
        </w:p>
        <w:p w14:paraId="2E21F646">
          <w:pPr>
            <w:pStyle w:val="10"/>
            <w:tabs>
              <w:tab w:val="right" w:leader="dot" w:pos="8306"/>
            </w:tabs>
            <w:rPr>
              <w:ins w:id="8" w:author="LKY" w:date="2026-09-15T17:27:29Z"/>
            </w:rPr>
          </w:pPr>
          <w:r>
            <w:fldChar w:fldCharType="begin"/>
          </w:r>
          <w:r>
            <w:instrText xml:space="preserve">TOC \o "1-3" \h \u </w:instrText>
          </w:r>
          <w:r>
            <w:fldChar w:fldCharType="separate"/>
          </w:r>
          <w:ins w:id="9" w:author="LKY" w:date="2026-09-15T17:27:29Z">
            <w:r>
              <w:rPr/>
              <w:fldChar w:fldCharType="begin"/>
            </w:r>
          </w:ins>
          <w:ins w:id="10" w:author="LKY" w:date="2026-09-15T17:27:29Z">
            <w:r>
              <w:rPr/>
              <w:instrText xml:space="preserve"> HYPERLINK \l _Toc24952 </w:instrText>
            </w:r>
          </w:ins>
          <w:ins w:id="11" w:author="LKY" w:date="2026-09-15T17:27:29Z">
            <w:r>
              <w:rPr/>
              <w:fldChar w:fldCharType="separate"/>
            </w:r>
          </w:ins>
          <w:ins w:id="12" w:author="LKY" w:date="2026-09-15T17:27:29Z">
            <w:r>
              <w:rPr>
                <w:rFonts w:hint="eastAsia" w:ascii="Times New Roman" w:hAnsi="Times New Roman" w:eastAsia="宋体" w:cs="宋体"/>
                <w:bCs/>
                <w:iCs/>
                <w:szCs w:val="24"/>
                <w:lang w:val="en-US" w:eastAsia="zh-CN"/>
              </w:rPr>
              <w:t>前言</w:t>
            </w:r>
          </w:ins>
          <w:ins w:id="13" w:author="LKY" w:date="2026-09-15T17:27:29Z">
            <w:r>
              <w:rPr/>
              <w:tab/>
            </w:r>
          </w:ins>
          <w:ins w:id="14" w:author="LKY" w:date="2026-09-15T17:27:29Z">
            <w:r>
              <w:rPr/>
              <w:fldChar w:fldCharType="begin"/>
            </w:r>
          </w:ins>
          <w:ins w:id="15" w:author="LKY" w:date="2026-09-15T17:27:29Z">
            <w:r>
              <w:rPr/>
              <w:instrText xml:space="preserve"> PAGEREF _Toc24952 \h </w:instrText>
            </w:r>
          </w:ins>
          <w:ins w:id="16" w:author="LKY" w:date="2026-09-15T17:27:29Z">
            <w:r>
              <w:rPr/>
              <w:fldChar w:fldCharType="separate"/>
            </w:r>
          </w:ins>
          <w:ins w:id="17" w:author="LKY" w:date="2026-09-15T17:27:30Z">
            <w:r>
              <w:rPr/>
              <w:t>4</w:t>
            </w:r>
          </w:ins>
          <w:ins w:id="18" w:author="LKY" w:date="2026-09-15T17:27:29Z">
            <w:r>
              <w:rPr/>
              <w:fldChar w:fldCharType="end"/>
            </w:r>
          </w:ins>
          <w:ins w:id="19" w:author="LKY" w:date="2026-09-15T17:27:29Z">
            <w:r>
              <w:rPr/>
              <w:fldChar w:fldCharType="end"/>
            </w:r>
          </w:ins>
        </w:p>
        <w:p w14:paraId="7731EB0F">
          <w:pPr>
            <w:pStyle w:val="10"/>
            <w:tabs>
              <w:tab w:val="right" w:leader="dot" w:pos="8306"/>
            </w:tabs>
            <w:rPr>
              <w:ins w:id="20" w:author="LKY" w:date="2026-09-15T17:27:29Z"/>
            </w:rPr>
          </w:pPr>
          <w:ins w:id="21" w:author="LKY" w:date="2026-09-15T17:27:29Z">
            <w:r>
              <w:rPr/>
              <w:fldChar w:fldCharType="begin"/>
            </w:r>
          </w:ins>
          <w:ins w:id="22" w:author="LKY" w:date="2026-09-15T17:27:29Z">
            <w:r>
              <w:rPr/>
              <w:instrText xml:space="preserve"> HYPERLINK \l _Toc32709 </w:instrText>
            </w:r>
          </w:ins>
          <w:ins w:id="23" w:author="LKY" w:date="2026-09-15T17:27:29Z">
            <w:r>
              <w:rPr/>
              <w:fldChar w:fldCharType="separate"/>
            </w:r>
          </w:ins>
          <w:ins w:id="24" w:author="LKY" w:date="2026-09-15T17:27:29Z">
            <w:r>
              <w:rPr>
                <w:rFonts w:hint="eastAsia" w:ascii="Times New Roman" w:hAnsi="Times New Roman" w:cstheme="minorEastAsia"/>
                <w:bCs/>
                <w:szCs w:val="44"/>
                <w:lang w:val="en-US" w:eastAsia="zh-CN"/>
              </w:rPr>
              <w:t>1.产品简介</w:t>
            </w:r>
          </w:ins>
          <w:ins w:id="25" w:author="LKY" w:date="2026-09-15T17:27:29Z">
            <w:r>
              <w:rPr/>
              <w:tab/>
            </w:r>
          </w:ins>
          <w:ins w:id="26" w:author="LKY" w:date="2026-09-15T17:27:29Z">
            <w:r>
              <w:rPr/>
              <w:fldChar w:fldCharType="begin"/>
            </w:r>
          </w:ins>
          <w:ins w:id="27" w:author="LKY" w:date="2026-09-15T17:27:29Z">
            <w:r>
              <w:rPr/>
              <w:instrText xml:space="preserve"> PAGEREF _Toc32709 \h </w:instrText>
            </w:r>
          </w:ins>
          <w:ins w:id="28" w:author="LKY" w:date="2026-09-15T17:27:29Z">
            <w:r>
              <w:rPr/>
              <w:fldChar w:fldCharType="separate"/>
            </w:r>
          </w:ins>
          <w:ins w:id="29" w:author="LKY" w:date="2026-09-15T17:27:30Z">
            <w:r>
              <w:rPr/>
              <w:t>5</w:t>
            </w:r>
          </w:ins>
          <w:ins w:id="30" w:author="LKY" w:date="2026-09-15T17:27:29Z">
            <w:r>
              <w:rPr/>
              <w:fldChar w:fldCharType="end"/>
            </w:r>
          </w:ins>
          <w:ins w:id="31" w:author="LKY" w:date="2026-09-15T17:27:29Z">
            <w:r>
              <w:rPr/>
              <w:fldChar w:fldCharType="end"/>
            </w:r>
          </w:ins>
        </w:p>
        <w:p w14:paraId="4DB598CE">
          <w:pPr>
            <w:pStyle w:val="11"/>
            <w:tabs>
              <w:tab w:val="right" w:leader="dot" w:pos="8306"/>
            </w:tabs>
            <w:rPr>
              <w:ins w:id="32" w:author="LKY" w:date="2026-09-15T17:27:29Z"/>
            </w:rPr>
          </w:pPr>
          <w:ins w:id="33" w:author="LKY" w:date="2026-09-15T17:27:29Z">
            <w:r>
              <w:rPr/>
              <w:fldChar w:fldCharType="begin"/>
            </w:r>
          </w:ins>
          <w:ins w:id="34" w:author="LKY" w:date="2026-09-15T17:27:29Z">
            <w:r>
              <w:rPr/>
              <w:instrText xml:space="preserve"> HYPERLINK \l _Toc4592 </w:instrText>
            </w:r>
          </w:ins>
          <w:ins w:id="35" w:author="LKY" w:date="2026-09-15T17:27:29Z">
            <w:r>
              <w:rPr/>
              <w:fldChar w:fldCharType="separate"/>
            </w:r>
          </w:ins>
          <w:ins w:id="36" w:author="LKY" w:date="2026-09-15T17:27:29Z">
            <w:r>
              <w:rPr>
                <w:rFonts w:hint="eastAsia" w:ascii="Times New Roman" w:hAnsi="Times New Roman" w:cstheme="minorEastAsia"/>
                <w:bCs/>
                <w:szCs w:val="32"/>
                <w:lang w:val="en-US" w:eastAsia="zh-CN"/>
              </w:rPr>
              <w:t>1.1 概述</w:t>
            </w:r>
          </w:ins>
          <w:ins w:id="37" w:author="LKY" w:date="2026-09-15T17:27:29Z">
            <w:r>
              <w:rPr/>
              <w:tab/>
            </w:r>
          </w:ins>
          <w:ins w:id="38" w:author="LKY" w:date="2026-09-15T17:27:29Z">
            <w:r>
              <w:rPr/>
              <w:fldChar w:fldCharType="begin"/>
            </w:r>
          </w:ins>
          <w:ins w:id="39" w:author="LKY" w:date="2026-09-15T17:27:29Z">
            <w:r>
              <w:rPr/>
              <w:instrText xml:space="preserve"> PAGEREF _Toc4592 \h </w:instrText>
            </w:r>
          </w:ins>
          <w:ins w:id="40" w:author="LKY" w:date="2026-09-15T17:27:29Z">
            <w:r>
              <w:rPr/>
              <w:fldChar w:fldCharType="separate"/>
            </w:r>
          </w:ins>
          <w:ins w:id="41" w:author="LKY" w:date="2026-09-15T17:27:30Z">
            <w:r>
              <w:rPr/>
              <w:t>5</w:t>
            </w:r>
          </w:ins>
          <w:ins w:id="42" w:author="LKY" w:date="2026-09-15T17:27:29Z">
            <w:r>
              <w:rPr/>
              <w:fldChar w:fldCharType="end"/>
            </w:r>
          </w:ins>
          <w:ins w:id="43" w:author="LKY" w:date="2026-09-15T17:27:29Z">
            <w:r>
              <w:rPr/>
              <w:fldChar w:fldCharType="end"/>
            </w:r>
          </w:ins>
        </w:p>
        <w:p w14:paraId="3962FDF5">
          <w:pPr>
            <w:pStyle w:val="11"/>
            <w:tabs>
              <w:tab w:val="right" w:leader="dot" w:pos="8306"/>
            </w:tabs>
            <w:rPr>
              <w:ins w:id="44" w:author="LKY" w:date="2026-09-15T17:27:29Z"/>
            </w:rPr>
          </w:pPr>
          <w:ins w:id="45" w:author="LKY" w:date="2026-09-15T17:27:29Z">
            <w:r>
              <w:rPr/>
              <w:fldChar w:fldCharType="begin"/>
            </w:r>
          </w:ins>
          <w:ins w:id="46" w:author="LKY" w:date="2026-09-15T17:27:29Z">
            <w:r>
              <w:rPr/>
              <w:instrText xml:space="preserve"> HYPERLINK \l _Toc874 </w:instrText>
            </w:r>
          </w:ins>
          <w:ins w:id="47" w:author="LKY" w:date="2026-09-15T17:27:29Z">
            <w:r>
              <w:rPr/>
              <w:fldChar w:fldCharType="separate"/>
            </w:r>
          </w:ins>
          <w:ins w:id="48" w:author="LKY" w:date="2026-09-15T17:27:29Z">
            <w:r>
              <w:rPr>
                <w:rFonts w:hint="eastAsia" w:ascii="Times New Roman" w:hAnsi="Times New Roman" w:eastAsia="宋体" w:cs="宋体"/>
                <w:bCs/>
                <w:iCs/>
                <w:kern w:val="2"/>
                <w:szCs w:val="32"/>
                <w:lang w:val="en-US" w:eastAsia="zh-CN" w:bidi="ar-SA"/>
              </w:rPr>
              <w:t>1.2外形尺寸</w:t>
            </w:r>
          </w:ins>
          <w:ins w:id="49" w:author="LKY" w:date="2026-09-15T17:27:29Z">
            <w:r>
              <w:rPr/>
              <w:tab/>
            </w:r>
          </w:ins>
          <w:ins w:id="50" w:author="LKY" w:date="2026-09-15T17:27:29Z">
            <w:r>
              <w:rPr/>
              <w:fldChar w:fldCharType="begin"/>
            </w:r>
          </w:ins>
          <w:ins w:id="51" w:author="LKY" w:date="2026-09-15T17:27:29Z">
            <w:r>
              <w:rPr/>
              <w:instrText xml:space="preserve"> PAGEREF _Toc874 \h </w:instrText>
            </w:r>
          </w:ins>
          <w:ins w:id="52" w:author="LKY" w:date="2026-09-15T17:27:29Z">
            <w:r>
              <w:rPr/>
              <w:fldChar w:fldCharType="separate"/>
            </w:r>
          </w:ins>
          <w:ins w:id="53" w:author="LKY" w:date="2026-09-15T17:27:30Z">
            <w:r>
              <w:rPr/>
              <w:t>5</w:t>
            </w:r>
          </w:ins>
          <w:ins w:id="54" w:author="LKY" w:date="2026-09-15T17:27:29Z">
            <w:r>
              <w:rPr/>
              <w:fldChar w:fldCharType="end"/>
            </w:r>
          </w:ins>
          <w:ins w:id="55" w:author="LKY" w:date="2026-09-15T17:27:29Z">
            <w:r>
              <w:rPr/>
              <w:fldChar w:fldCharType="end"/>
            </w:r>
          </w:ins>
        </w:p>
        <w:p w14:paraId="4FA19360">
          <w:pPr>
            <w:pStyle w:val="11"/>
            <w:tabs>
              <w:tab w:val="right" w:leader="dot" w:pos="8306"/>
            </w:tabs>
            <w:rPr>
              <w:ins w:id="56" w:author="LKY" w:date="2026-09-15T17:27:29Z"/>
            </w:rPr>
          </w:pPr>
          <w:ins w:id="57" w:author="LKY" w:date="2026-09-15T17:27:29Z">
            <w:r>
              <w:rPr/>
              <w:fldChar w:fldCharType="begin"/>
            </w:r>
          </w:ins>
          <w:ins w:id="58" w:author="LKY" w:date="2026-09-15T17:27:29Z">
            <w:r>
              <w:rPr/>
              <w:instrText xml:space="preserve"> HYPERLINK \l _Toc10622 </w:instrText>
            </w:r>
          </w:ins>
          <w:ins w:id="59" w:author="LKY" w:date="2026-09-15T17:27:29Z">
            <w:r>
              <w:rPr/>
              <w:fldChar w:fldCharType="separate"/>
            </w:r>
          </w:ins>
          <w:ins w:id="60" w:author="LKY" w:date="2026-09-15T17:27:29Z">
            <w:r>
              <w:rPr>
                <w:rFonts w:hint="eastAsia" w:ascii="Times New Roman" w:hAnsi="Times New Roman" w:eastAsia="宋体" w:cs="宋体"/>
                <w:bCs/>
                <w:iCs/>
                <w:szCs w:val="32"/>
                <w:lang w:val="en-US" w:eastAsia="zh-CN"/>
              </w:rPr>
              <w:t>1.3技术参数</w:t>
            </w:r>
          </w:ins>
          <w:ins w:id="61" w:author="LKY" w:date="2026-09-15T17:27:29Z">
            <w:r>
              <w:rPr/>
              <w:tab/>
            </w:r>
          </w:ins>
          <w:ins w:id="62" w:author="LKY" w:date="2026-09-15T17:27:29Z">
            <w:r>
              <w:rPr/>
              <w:fldChar w:fldCharType="begin"/>
            </w:r>
          </w:ins>
          <w:ins w:id="63" w:author="LKY" w:date="2026-09-15T17:27:29Z">
            <w:r>
              <w:rPr/>
              <w:instrText xml:space="preserve"> PAGEREF _Toc10622 \h </w:instrText>
            </w:r>
          </w:ins>
          <w:ins w:id="64" w:author="LKY" w:date="2026-09-15T17:27:29Z">
            <w:r>
              <w:rPr/>
              <w:fldChar w:fldCharType="separate"/>
            </w:r>
          </w:ins>
          <w:ins w:id="65" w:author="LKY" w:date="2026-09-15T17:27:30Z">
            <w:r>
              <w:rPr/>
              <w:t>6</w:t>
            </w:r>
          </w:ins>
          <w:ins w:id="66" w:author="LKY" w:date="2026-09-15T17:27:29Z">
            <w:r>
              <w:rPr/>
              <w:fldChar w:fldCharType="end"/>
            </w:r>
          </w:ins>
          <w:ins w:id="67" w:author="LKY" w:date="2026-09-15T17:27:29Z">
            <w:r>
              <w:rPr/>
              <w:fldChar w:fldCharType="end"/>
            </w:r>
          </w:ins>
        </w:p>
        <w:p w14:paraId="0955DDFC">
          <w:pPr>
            <w:pStyle w:val="11"/>
            <w:tabs>
              <w:tab w:val="right" w:leader="dot" w:pos="8306"/>
            </w:tabs>
            <w:rPr>
              <w:ins w:id="68" w:author="LKY" w:date="2026-09-15T17:27:29Z"/>
            </w:rPr>
          </w:pPr>
          <w:ins w:id="69" w:author="LKY" w:date="2026-09-15T17:27:29Z">
            <w:r>
              <w:rPr/>
              <w:fldChar w:fldCharType="begin"/>
            </w:r>
          </w:ins>
          <w:ins w:id="70" w:author="LKY" w:date="2026-09-15T17:27:29Z">
            <w:r>
              <w:rPr/>
              <w:instrText xml:space="preserve"> HYPERLINK \l _Toc12394 </w:instrText>
            </w:r>
          </w:ins>
          <w:ins w:id="71" w:author="LKY" w:date="2026-09-15T17:27:29Z">
            <w:r>
              <w:rPr/>
              <w:fldChar w:fldCharType="separate"/>
            </w:r>
          </w:ins>
          <w:ins w:id="72" w:author="LKY" w:date="2026-09-15T17:27:29Z">
            <w:r>
              <w:rPr>
                <w:rFonts w:hint="eastAsia" w:ascii="Times New Roman" w:hAnsi="Times New Roman" w:eastAsia="宋体" w:cs="宋体"/>
                <w:bCs/>
                <w:iCs/>
                <w:kern w:val="2"/>
                <w:szCs w:val="32"/>
                <w:lang w:val="en-US" w:eastAsia="zh-CN" w:bidi="ar-SA"/>
              </w:rPr>
              <w:t>1.4设备选型</w:t>
            </w:r>
          </w:ins>
          <w:ins w:id="73" w:author="LKY" w:date="2026-09-15T17:27:29Z">
            <w:r>
              <w:rPr/>
              <w:tab/>
            </w:r>
          </w:ins>
          <w:ins w:id="74" w:author="LKY" w:date="2026-09-15T17:27:29Z">
            <w:r>
              <w:rPr/>
              <w:fldChar w:fldCharType="begin"/>
            </w:r>
          </w:ins>
          <w:ins w:id="75" w:author="LKY" w:date="2026-09-15T17:27:29Z">
            <w:r>
              <w:rPr/>
              <w:instrText xml:space="preserve"> PAGEREF _Toc12394 \h </w:instrText>
            </w:r>
          </w:ins>
          <w:ins w:id="76" w:author="LKY" w:date="2026-09-15T17:27:29Z">
            <w:r>
              <w:rPr/>
              <w:fldChar w:fldCharType="separate"/>
            </w:r>
          </w:ins>
          <w:ins w:id="77" w:author="LKY" w:date="2026-09-15T17:27:30Z">
            <w:r>
              <w:rPr/>
              <w:t>8</w:t>
            </w:r>
          </w:ins>
          <w:ins w:id="78" w:author="LKY" w:date="2026-09-15T17:27:29Z">
            <w:r>
              <w:rPr/>
              <w:fldChar w:fldCharType="end"/>
            </w:r>
          </w:ins>
          <w:ins w:id="79" w:author="LKY" w:date="2026-09-15T17:27:29Z">
            <w:r>
              <w:rPr/>
              <w:fldChar w:fldCharType="end"/>
            </w:r>
          </w:ins>
        </w:p>
        <w:p w14:paraId="73155E08">
          <w:pPr>
            <w:pStyle w:val="7"/>
            <w:tabs>
              <w:tab w:val="right" w:leader="dot" w:pos="8306"/>
            </w:tabs>
            <w:rPr>
              <w:ins w:id="80" w:author="LKY" w:date="2026-09-15T17:27:29Z"/>
            </w:rPr>
          </w:pPr>
          <w:ins w:id="81" w:author="LKY" w:date="2026-09-15T17:27:29Z">
            <w:r>
              <w:rPr/>
              <w:fldChar w:fldCharType="begin"/>
            </w:r>
          </w:ins>
          <w:ins w:id="82" w:author="LKY" w:date="2026-09-15T17:27:29Z">
            <w:r>
              <w:rPr/>
              <w:instrText xml:space="preserve"> HYPERLINK \l _Toc13853 </w:instrText>
            </w:r>
          </w:ins>
          <w:ins w:id="83" w:author="LKY" w:date="2026-09-15T17:27:29Z">
            <w:r>
              <w:rPr/>
              <w:fldChar w:fldCharType="separate"/>
            </w:r>
          </w:ins>
          <w:ins w:id="84" w:author="LKY" w:date="2026-09-15T17:27:29Z">
            <w:r>
              <w:rPr>
                <w:rFonts w:hint="eastAsia" w:ascii="Times New Roman" w:hAnsi="Times New Roman" w:eastAsia="宋体" w:cs="宋体"/>
                <w:bCs/>
                <w:iCs/>
                <w:kern w:val="2"/>
                <w:szCs w:val="28"/>
                <w:lang w:val="en-US" w:eastAsia="zh-CN" w:bidi="ar-SA"/>
              </w:rPr>
              <w:t>1.4.1主型号选型</w:t>
            </w:r>
          </w:ins>
          <w:ins w:id="85" w:author="LKY" w:date="2026-09-15T17:27:29Z">
            <w:r>
              <w:rPr/>
              <w:tab/>
            </w:r>
          </w:ins>
          <w:ins w:id="86" w:author="LKY" w:date="2026-09-15T17:27:29Z">
            <w:r>
              <w:rPr/>
              <w:fldChar w:fldCharType="begin"/>
            </w:r>
          </w:ins>
          <w:ins w:id="87" w:author="LKY" w:date="2026-09-15T17:27:29Z">
            <w:r>
              <w:rPr/>
              <w:instrText xml:space="preserve"> PAGEREF _Toc13853 \h </w:instrText>
            </w:r>
          </w:ins>
          <w:ins w:id="88" w:author="LKY" w:date="2026-09-15T17:27:29Z">
            <w:r>
              <w:rPr/>
              <w:fldChar w:fldCharType="separate"/>
            </w:r>
          </w:ins>
          <w:ins w:id="89" w:author="LKY" w:date="2026-09-15T17:27:30Z">
            <w:r>
              <w:rPr/>
              <w:t>8</w:t>
            </w:r>
          </w:ins>
          <w:ins w:id="90" w:author="LKY" w:date="2026-09-15T17:27:29Z">
            <w:r>
              <w:rPr/>
              <w:fldChar w:fldCharType="end"/>
            </w:r>
          </w:ins>
          <w:ins w:id="91" w:author="LKY" w:date="2026-09-15T17:27:29Z">
            <w:r>
              <w:rPr/>
              <w:fldChar w:fldCharType="end"/>
            </w:r>
          </w:ins>
        </w:p>
        <w:p w14:paraId="28576353">
          <w:pPr>
            <w:pStyle w:val="7"/>
            <w:tabs>
              <w:tab w:val="right" w:leader="dot" w:pos="8306"/>
            </w:tabs>
            <w:rPr>
              <w:ins w:id="92" w:author="LKY" w:date="2026-09-15T17:27:29Z"/>
            </w:rPr>
          </w:pPr>
          <w:ins w:id="93" w:author="LKY" w:date="2026-09-15T17:27:29Z">
            <w:r>
              <w:rPr/>
              <w:fldChar w:fldCharType="begin"/>
            </w:r>
          </w:ins>
          <w:ins w:id="94" w:author="LKY" w:date="2026-09-15T17:27:29Z">
            <w:r>
              <w:rPr/>
              <w:instrText xml:space="preserve"> HYPERLINK \l _Toc979 </w:instrText>
            </w:r>
          </w:ins>
          <w:ins w:id="95" w:author="LKY" w:date="2026-09-15T17:27:29Z">
            <w:r>
              <w:rPr/>
              <w:fldChar w:fldCharType="separate"/>
            </w:r>
          </w:ins>
          <w:ins w:id="96" w:author="LKY" w:date="2026-09-15T17:27:29Z">
            <w:r>
              <w:rPr>
                <w:rFonts w:hint="eastAsia" w:ascii="Times New Roman" w:hAnsi="Times New Roman" w:eastAsia="宋体" w:cs="宋体"/>
                <w:bCs/>
                <w:iCs/>
                <w:kern w:val="2"/>
                <w:szCs w:val="28"/>
                <w:lang w:val="en-US" w:eastAsia="zh-CN" w:bidi="ar-SA"/>
              </w:rPr>
              <w:t>1.4.2 SOM选型表</w:t>
            </w:r>
          </w:ins>
          <w:ins w:id="97" w:author="LKY" w:date="2026-09-15T17:27:29Z">
            <w:r>
              <w:rPr/>
              <w:tab/>
            </w:r>
          </w:ins>
          <w:ins w:id="98" w:author="LKY" w:date="2026-09-15T17:27:29Z">
            <w:r>
              <w:rPr/>
              <w:fldChar w:fldCharType="begin"/>
            </w:r>
          </w:ins>
          <w:ins w:id="99" w:author="LKY" w:date="2026-09-15T17:27:29Z">
            <w:r>
              <w:rPr/>
              <w:instrText xml:space="preserve"> PAGEREF _Toc979 \h </w:instrText>
            </w:r>
          </w:ins>
          <w:ins w:id="100" w:author="LKY" w:date="2026-09-15T17:27:29Z">
            <w:r>
              <w:rPr/>
              <w:fldChar w:fldCharType="separate"/>
            </w:r>
          </w:ins>
          <w:ins w:id="101" w:author="LKY" w:date="2026-09-15T17:27:30Z">
            <w:r>
              <w:rPr/>
              <w:t>8</w:t>
            </w:r>
          </w:ins>
          <w:ins w:id="102" w:author="LKY" w:date="2026-09-15T17:27:29Z">
            <w:r>
              <w:rPr/>
              <w:fldChar w:fldCharType="end"/>
            </w:r>
          </w:ins>
          <w:ins w:id="103" w:author="LKY" w:date="2026-09-15T17:27:29Z">
            <w:r>
              <w:rPr/>
              <w:fldChar w:fldCharType="end"/>
            </w:r>
          </w:ins>
        </w:p>
        <w:p w14:paraId="43C85D62">
          <w:pPr>
            <w:pStyle w:val="7"/>
            <w:tabs>
              <w:tab w:val="right" w:leader="dot" w:pos="8306"/>
            </w:tabs>
            <w:rPr>
              <w:ins w:id="104" w:author="LKY" w:date="2026-09-15T17:27:29Z"/>
            </w:rPr>
          </w:pPr>
          <w:ins w:id="105" w:author="LKY" w:date="2026-09-15T17:27:29Z">
            <w:r>
              <w:rPr/>
              <w:fldChar w:fldCharType="begin"/>
            </w:r>
          </w:ins>
          <w:ins w:id="106" w:author="LKY" w:date="2026-09-15T17:27:29Z">
            <w:r>
              <w:rPr/>
              <w:instrText xml:space="preserve"> HYPERLINK \l _Toc13236 </w:instrText>
            </w:r>
          </w:ins>
          <w:ins w:id="107" w:author="LKY" w:date="2026-09-15T17:27:29Z">
            <w:r>
              <w:rPr/>
              <w:fldChar w:fldCharType="separate"/>
            </w:r>
          </w:ins>
          <w:ins w:id="108" w:author="LKY" w:date="2026-09-15T17:27:29Z">
            <w:r>
              <w:rPr>
                <w:rFonts w:hint="eastAsia" w:ascii="Times New Roman" w:hAnsi="Times New Roman" w:eastAsia="宋体" w:cs="宋体"/>
                <w:bCs/>
                <w:iCs/>
                <w:kern w:val="2"/>
                <w:szCs w:val="28"/>
                <w:lang w:val="en-US" w:eastAsia="zh-CN" w:bidi="ar-SA"/>
              </w:rPr>
              <w:t>1.4.3 X系列板选型</w:t>
            </w:r>
          </w:ins>
          <w:ins w:id="109" w:author="LKY" w:date="2026-09-15T17:27:29Z">
            <w:r>
              <w:rPr/>
              <w:tab/>
            </w:r>
          </w:ins>
          <w:ins w:id="110" w:author="LKY" w:date="2026-09-15T17:27:29Z">
            <w:r>
              <w:rPr/>
              <w:fldChar w:fldCharType="begin"/>
            </w:r>
          </w:ins>
          <w:ins w:id="111" w:author="LKY" w:date="2026-09-15T17:27:29Z">
            <w:r>
              <w:rPr/>
              <w:instrText xml:space="preserve"> PAGEREF _Toc13236 \h </w:instrText>
            </w:r>
          </w:ins>
          <w:ins w:id="112" w:author="LKY" w:date="2026-09-15T17:27:29Z">
            <w:r>
              <w:rPr/>
              <w:fldChar w:fldCharType="separate"/>
            </w:r>
          </w:ins>
          <w:ins w:id="113" w:author="LKY" w:date="2026-09-15T17:27:30Z">
            <w:r>
              <w:rPr/>
              <w:t>10</w:t>
            </w:r>
          </w:ins>
          <w:ins w:id="114" w:author="LKY" w:date="2026-09-15T17:27:29Z">
            <w:r>
              <w:rPr/>
              <w:fldChar w:fldCharType="end"/>
            </w:r>
          </w:ins>
          <w:ins w:id="115" w:author="LKY" w:date="2026-09-15T17:27:29Z">
            <w:r>
              <w:rPr/>
              <w:fldChar w:fldCharType="end"/>
            </w:r>
          </w:ins>
        </w:p>
        <w:p w14:paraId="3AB0BAF0">
          <w:pPr>
            <w:pStyle w:val="7"/>
            <w:tabs>
              <w:tab w:val="right" w:leader="dot" w:pos="8306"/>
            </w:tabs>
            <w:rPr>
              <w:ins w:id="116" w:author="LKY" w:date="2026-09-15T17:27:29Z"/>
            </w:rPr>
          </w:pPr>
          <w:ins w:id="117" w:author="LKY" w:date="2026-09-15T17:27:29Z">
            <w:r>
              <w:rPr/>
              <w:fldChar w:fldCharType="begin"/>
            </w:r>
          </w:ins>
          <w:ins w:id="118" w:author="LKY" w:date="2026-09-15T17:27:29Z">
            <w:r>
              <w:rPr/>
              <w:instrText xml:space="preserve"> HYPERLINK \l _Toc30899 </w:instrText>
            </w:r>
          </w:ins>
          <w:ins w:id="119" w:author="LKY" w:date="2026-09-15T17:27:29Z">
            <w:r>
              <w:rPr/>
              <w:fldChar w:fldCharType="separate"/>
            </w:r>
          </w:ins>
          <w:ins w:id="120" w:author="LKY" w:date="2026-09-15T17:27:29Z">
            <w:r>
              <w:rPr>
                <w:rFonts w:hint="eastAsia" w:ascii="Times New Roman" w:hAnsi="Times New Roman" w:eastAsia="宋体" w:cs="Times New Roman"/>
                <w:bCs/>
                <w:iCs/>
                <w:kern w:val="2"/>
                <w:szCs w:val="28"/>
                <w:lang w:val="en-US" w:eastAsia="zh-CN" w:bidi="ar-SA"/>
              </w:rPr>
              <w:t>1.4.4 N系列IO板选型</w:t>
            </w:r>
          </w:ins>
          <w:ins w:id="121" w:author="LKY" w:date="2026-09-15T17:27:29Z">
            <w:r>
              <w:rPr/>
              <w:tab/>
            </w:r>
          </w:ins>
          <w:ins w:id="122" w:author="LKY" w:date="2026-09-15T17:27:29Z">
            <w:r>
              <w:rPr/>
              <w:fldChar w:fldCharType="begin"/>
            </w:r>
          </w:ins>
          <w:ins w:id="123" w:author="LKY" w:date="2026-09-15T17:27:29Z">
            <w:r>
              <w:rPr/>
              <w:instrText xml:space="preserve"> PAGEREF _Toc30899 \h </w:instrText>
            </w:r>
          </w:ins>
          <w:ins w:id="124" w:author="LKY" w:date="2026-09-15T17:27:29Z">
            <w:r>
              <w:rPr/>
              <w:fldChar w:fldCharType="separate"/>
            </w:r>
          </w:ins>
          <w:ins w:id="125" w:author="LKY" w:date="2026-09-15T17:27:30Z">
            <w:r>
              <w:rPr/>
              <w:t>10</w:t>
            </w:r>
          </w:ins>
          <w:ins w:id="126" w:author="LKY" w:date="2026-09-15T17:27:29Z">
            <w:r>
              <w:rPr/>
              <w:fldChar w:fldCharType="end"/>
            </w:r>
          </w:ins>
          <w:ins w:id="127" w:author="LKY" w:date="2026-09-15T17:27:29Z">
            <w:r>
              <w:rPr/>
              <w:fldChar w:fldCharType="end"/>
            </w:r>
          </w:ins>
        </w:p>
        <w:p w14:paraId="29B156C1">
          <w:pPr>
            <w:pStyle w:val="10"/>
            <w:tabs>
              <w:tab w:val="right" w:leader="dot" w:pos="8306"/>
            </w:tabs>
            <w:rPr>
              <w:ins w:id="128" w:author="LKY" w:date="2026-09-15T17:27:29Z"/>
            </w:rPr>
          </w:pPr>
          <w:ins w:id="129" w:author="LKY" w:date="2026-09-15T17:27:29Z">
            <w:r>
              <w:rPr/>
              <w:fldChar w:fldCharType="begin"/>
            </w:r>
          </w:ins>
          <w:ins w:id="130" w:author="LKY" w:date="2026-09-15T17:27:29Z">
            <w:r>
              <w:rPr/>
              <w:instrText xml:space="preserve"> HYPERLINK \l _Toc3260 </w:instrText>
            </w:r>
          </w:ins>
          <w:ins w:id="131" w:author="LKY" w:date="2026-09-15T17:27:29Z">
            <w:r>
              <w:rPr/>
              <w:fldChar w:fldCharType="separate"/>
            </w:r>
          </w:ins>
          <w:ins w:id="132" w:author="LKY" w:date="2026-09-15T17:27:29Z">
            <w:r>
              <w:rPr>
                <w:rFonts w:hint="eastAsia" w:ascii="Times New Roman" w:hAnsi="Times New Roman"/>
                <w:szCs w:val="44"/>
                <w:lang w:val="en-US" w:eastAsia="zh-CN"/>
              </w:rPr>
              <w:t>2. 硬件说明</w:t>
            </w:r>
          </w:ins>
          <w:ins w:id="133" w:author="LKY" w:date="2026-09-15T17:27:29Z">
            <w:r>
              <w:rPr/>
              <w:tab/>
            </w:r>
          </w:ins>
          <w:ins w:id="134" w:author="LKY" w:date="2026-09-15T17:27:29Z">
            <w:r>
              <w:rPr/>
              <w:fldChar w:fldCharType="begin"/>
            </w:r>
          </w:ins>
          <w:ins w:id="135" w:author="LKY" w:date="2026-09-15T17:27:29Z">
            <w:r>
              <w:rPr/>
              <w:instrText xml:space="preserve"> PAGEREF _Toc3260 \h </w:instrText>
            </w:r>
          </w:ins>
          <w:ins w:id="136" w:author="LKY" w:date="2026-09-15T17:27:29Z">
            <w:r>
              <w:rPr/>
              <w:fldChar w:fldCharType="separate"/>
            </w:r>
          </w:ins>
          <w:ins w:id="137" w:author="LKY" w:date="2026-09-15T17:27:30Z">
            <w:r>
              <w:rPr/>
              <w:t>11</w:t>
            </w:r>
          </w:ins>
          <w:ins w:id="138" w:author="LKY" w:date="2026-09-15T17:27:29Z">
            <w:r>
              <w:rPr/>
              <w:fldChar w:fldCharType="end"/>
            </w:r>
          </w:ins>
          <w:ins w:id="139" w:author="LKY" w:date="2026-09-15T17:27:29Z">
            <w:r>
              <w:rPr/>
              <w:fldChar w:fldCharType="end"/>
            </w:r>
          </w:ins>
        </w:p>
        <w:p w14:paraId="76F7C1E6">
          <w:pPr>
            <w:pStyle w:val="11"/>
            <w:tabs>
              <w:tab w:val="right" w:leader="dot" w:pos="8306"/>
            </w:tabs>
            <w:rPr>
              <w:ins w:id="140" w:author="LKY" w:date="2026-09-15T17:27:29Z"/>
            </w:rPr>
          </w:pPr>
          <w:ins w:id="141" w:author="LKY" w:date="2026-09-15T17:27:29Z">
            <w:r>
              <w:rPr/>
              <w:fldChar w:fldCharType="begin"/>
            </w:r>
          </w:ins>
          <w:ins w:id="142" w:author="LKY" w:date="2026-09-15T17:27:29Z">
            <w:r>
              <w:rPr/>
              <w:instrText xml:space="preserve"> HYPERLINK \l _Toc17602 </w:instrText>
            </w:r>
          </w:ins>
          <w:ins w:id="143" w:author="LKY" w:date="2026-09-15T17:27:29Z">
            <w:r>
              <w:rPr/>
              <w:fldChar w:fldCharType="separate"/>
            </w:r>
          </w:ins>
          <w:ins w:id="144" w:author="LKY" w:date="2026-09-15T17:27:29Z">
            <w:r>
              <w:rPr>
                <w:rFonts w:hint="eastAsia" w:ascii="Times New Roman" w:hAnsi="Times New Roman" w:cs="宋体"/>
                <w:szCs w:val="32"/>
                <w:lang w:val="en-US" w:eastAsia="zh-CN" w:bidi="en-US"/>
              </w:rPr>
              <w:t>2.1 N板介绍</w:t>
            </w:r>
          </w:ins>
          <w:ins w:id="145" w:author="LKY" w:date="2026-09-15T17:27:29Z">
            <w:r>
              <w:rPr/>
              <w:tab/>
            </w:r>
          </w:ins>
          <w:ins w:id="146" w:author="LKY" w:date="2026-09-15T17:27:29Z">
            <w:r>
              <w:rPr/>
              <w:fldChar w:fldCharType="begin"/>
            </w:r>
          </w:ins>
          <w:ins w:id="147" w:author="LKY" w:date="2026-09-15T17:27:29Z">
            <w:r>
              <w:rPr/>
              <w:instrText xml:space="preserve"> PAGEREF _Toc17602 \h </w:instrText>
            </w:r>
          </w:ins>
          <w:ins w:id="148" w:author="LKY" w:date="2026-09-15T17:27:29Z">
            <w:r>
              <w:rPr/>
              <w:fldChar w:fldCharType="separate"/>
            </w:r>
          </w:ins>
          <w:ins w:id="149" w:author="LKY" w:date="2026-09-15T17:27:30Z">
            <w:r>
              <w:rPr/>
              <w:t>11</w:t>
            </w:r>
          </w:ins>
          <w:ins w:id="150" w:author="LKY" w:date="2026-09-15T17:27:29Z">
            <w:r>
              <w:rPr/>
              <w:fldChar w:fldCharType="end"/>
            </w:r>
          </w:ins>
          <w:ins w:id="151" w:author="LKY" w:date="2026-09-15T17:27:29Z">
            <w:r>
              <w:rPr/>
              <w:fldChar w:fldCharType="end"/>
            </w:r>
          </w:ins>
        </w:p>
        <w:p w14:paraId="09FDF56B">
          <w:pPr>
            <w:pStyle w:val="11"/>
            <w:tabs>
              <w:tab w:val="right" w:leader="dot" w:pos="8306"/>
            </w:tabs>
            <w:rPr>
              <w:ins w:id="152" w:author="LKY" w:date="2026-09-15T17:27:29Z"/>
            </w:rPr>
          </w:pPr>
          <w:ins w:id="153" w:author="LKY" w:date="2026-09-15T17:27:29Z">
            <w:r>
              <w:rPr/>
              <w:fldChar w:fldCharType="begin"/>
            </w:r>
          </w:ins>
          <w:ins w:id="154" w:author="LKY" w:date="2026-09-15T17:27:29Z">
            <w:r>
              <w:rPr/>
              <w:instrText xml:space="preserve"> HYPERLINK \l _Toc10433 </w:instrText>
            </w:r>
          </w:ins>
          <w:ins w:id="155" w:author="LKY" w:date="2026-09-15T17:27:29Z">
            <w:r>
              <w:rPr/>
              <w:fldChar w:fldCharType="separate"/>
            </w:r>
          </w:ins>
          <w:ins w:id="156" w:author="LKY" w:date="2026-09-15T17:27:29Z">
            <w:r>
              <w:rPr>
                <w:rFonts w:hint="eastAsia" w:ascii="Times New Roman" w:hAnsi="Times New Roman" w:cs="宋体"/>
                <w:szCs w:val="32"/>
                <w:lang w:val="en-US" w:eastAsia="zh-CN" w:bidi="en-US"/>
              </w:rPr>
              <w:t>2.2电源接口</w:t>
            </w:r>
          </w:ins>
          <w:ins w:id="157" w:author="LKY" w:date="2026-09-15T17:27:29Z">
            <w:r>
              <w:rPr/>
              <w:tab/>
            </w:r>
          </w:ins>
          <w:ins w:id="158" w:author="LKY" w:date="2026-09-15T17:27:29Z">
            <w:r>
              <w:rPr/>
              <w:fldChar w:fldCharType="begin"/>
            </w:r>
          </w:ins>
          <w:ins w:id="159" w:author="LKY" w:date="2026-09-15T17:27:29Z">
            <w:r>
              <w:rPr/>
              <w:instrText xml:space="preserve"> PAGEREF _Toc10433 \h </w:instrText>
            </w:r>
          </w:ins>
          <w:ins w:id="160" w:author="LKY" w:date="2026-09-15T17:27:29Z">
            <w:r>
              <w:rPr/>
              <w:fldChar w:fldCharType="separate"/>
            </w:r>
          </w:ins>
          <w:ins w:id="161" w:author="LKY" w:date="2026-09-15T17:27:30Z">
            <w:r>
              <w:rPr/>
              <w:t>12</w:t>
            </w:r>
          </w:ins>
          <w:ins w:id="162" w:author="LKY" w:date="2026-09-15T17:27:29Z">
            <w:r>
              <w:rPr/>
              <w:fldChar w:fldCharType="end"/>
            </w:r>
          </w:ins>
          <w:ins w:id="163" w:author="LKY" w:date="2026-09-15T17:27:29Z">
            <w:r>
              <w:rPr/>
              <w:fldChar w:fldCharType="end"/>
            </w:r>
          </w:ins>
        </w:p>
        <w:p w14:paraId="6E452D2B">
          <w:pPr>
            <w:pStyle w:val="11"/>
            <w:tabs>
              <w:tab w:val="right" w:leader="dot" w:pos="8306"/>
            </w:tabs>
            <w:rPr>
              <w:ins w:id="164" w:author="LKY" w:date="2026-09-15T17:27:29Z"/>
            </w:rPr>
          </w:pPr>
          <w:ins w:id="165" w:author="LKY" w:date="2026-09-15T17:27:29Z">
            <w:r>
              <w:rPr/>
              <w:fldChar w:fldCharType="begin"/>
            </w:r>
          </w:ins>
          <w:ins w:id="166" w:author="LKY" w:date="2026-09-15T17:27:29Z">
            <w:r>
              <w:rPr/>
              <w:instrText xml:space="preserve"> HYPERLINK \l _Toc24381 </w:instrText>
            </w:r>
          </w:ins>
          <w:ins w:id="167" w:author="LKY" w:date="2026-09-15T17:27:29Z">
            <w:r>
              <w:rPr/>
              <w:fldChar w:fldCharType="separate"/>
            </w:r>
          </w:ins>
          <w:ins w:id="168" w:author="LKY" w:date="2026-09-15T17:27:29Z">
            <w:r>
              <w:rPr>
                <w:rFonts w:hint="eastAsia" w:ascii="Times New Roman" w:hAnsi="Times New Roman"/>
                <w:bCs/>
                <w:szCs w:val="32"/>
                <w:lang w:val="en-US" w:eastAsia="zh-CN"/>
              </w:rPr>
              <w:t>2.3模块端口说明</w:t>
            </w:r>
          </w:ins>
          <w:ins w:id="169" w:author="LKY" w:date="2026-09-15T17:27:29Z">
            <w:r>
              <w:rPr/>
              <w:tab/>
            </w:r>
          </w:ins>
          <w:ins w:id="170" w:author="LKY" w:date="2026-09-15T17:27:29Z">
            <w:r>
              <w:rPr/>
              <w:fldChar w:fldCharType="begin"/>
            </w:r>
          </w:ins>
          <w:ins w:id="171" w:author="LKY" w:date="2026-09-15T17:27:29Z">
            <w:r>
              <w:rPr/>
              <w:instrText xml:space="preserve"> PAGEREF _Toc24381 \h </w:instrText>
            </w:r>
          </w:ins>
          <w:ins w:id="172" w:author="LKY" w:date="2026-09-15T17:27:29Z">
            <w:r>
              <w:rPr/>
              <w:fldChar w:fldCharType="separate"/>
            </w:r>
          </w:ins>
          <w:ins w:id="173" w:author="LKY" w:date="2026-09-15T17:27:30Z">
            <w:r>
              <w:rPr/>
              <w:t>12</w:t>
            </w:r>
          </w:ins>
          <w:ins w:id="174" w:author="LKY" w:date="2026-09-15T17:27:29Z">
            <w:r>
              <w:rPr/>
              <w:fldChar w:fldCharType="end"/>
            </w:r>
          </w:ins>
          <w:ins w:id="175" w:author="LKY" w:date="2026-09-15T17:27:29Z">
            <w:r>
              <w:rPr/>
              <w:fldChar w:fldCharType="end"/>
            </w:r>
          </w:ins>
        </w:p>
        <w:p w14:paraId="52368089">
          <w:pPr>
            <w:pStyle w:val="7"/>
            <w:tabs>
              <w:tab w:val="right" w:leader="dot" w:pos="8306"/>
            </w:tabs>
            <w:rPr>
              <w:ins w:id="176" w:author="LKY" w:date="2026-09-15T17:27:29Z"/>
            </w:rPr>
          </w:pPr>
          <w:ins w:id="177" w:author="LKY" w:date="2026-09-15T17:27:29Z">
            <w:r>
              <w:rPr/>
              <w:fldChar w:fldCharType="begin"/>
            </w:r>
          </w:ins>
          <w:ins w:id="178" w:author="LKY" w:date="2026-09-15T17:27:29Z">
            <w:r>
              <w:rPr/>
              <w:instrText xml:space="preserve"> HYPERLINK \l _Toc16459 </w:instrText>
            </w:r>
          </w:ins>
          <w:ins w:id="179" w:author="LKY" w:date="2026-09-15T17:27:29Z">
            <w:r>
              <w:rPr/>
              <w:fldChar w:fldCharType="separate"/>
            </w:r>
          </w:ins>
          <w:ins w:id="180" w:author="LKY" w:date="2026-09-15T17:27:29Z">
            <w:r>
              <w:rPr>
                <w:rFonts w:hint="eastAsia" w:ascii="Times New Roman" w:hAnsi="Times New Roman"/>
                <w:bCs/>
                <w:szCs w:val="28"/>
                <w:lang w:val="en-US" w:eastAsia="zh-CN"/>
              </w:rPr>
              <w:t>2.3.1RS485模块</w:t>
            </w:r>
          </w:ins>
          <w:ins w:id="181" w:author="LKY" w:date="2026-09-15T17:27:29Z">
            <w:r>
              <w:rPr/>
              <w:tab/>
            </w:r>
          </w:ins>
          <w:ins w:id="182" w:author="LKY" w:date="2026-09-15T17:27:29Z">
            <w:r>
              <w:rPr/>
              <w:fldChar w:fldCharType="begin"/>
            </w:r>
          </w:ins>
          <w:ins w:id="183" w:author="LKY" w:date="2026-09-15T17:27:29Z">
            <w:r>
              <w:rPr/>
              <w:instrText xml:space="preserve"> PAGEREF _Toc16459 \h </w:instrText>
            </w:r>
          </w:ins>
          <w:ins w:id="184" w:author="LKY" w:date="2026-09-15T17:27:29Z">
            <w:r>
              <w:rPr/>
              <w:fldChar w:fldCharType="separate"/>
            </w:r>
          </w:ins>
          <w:ins w:id="185" w:author="LKY" w:date="2026-09-15T17:27:30Z">
            <w:r>
              <w:rPr/>
              <w:t>12</w:t>
            </w:r>
          </w:ins>
          <w:ins w:id="186" w:author="LKY" w:date="2026-09-15T17:27:29Z">
            <w:r>
              <w:rPr/>
              <w:fldChar w:fldCharType="end"/>
            </w:r>
          </w:ins>
          <w:ins w:id="187" w:author="LKY" w:date="2026-09-15T17:27:29Z">
            <w:r>
              <w:rPr/>
              <w:fldChar w:fldCharType="end"/>
            </w:r>
          </w:ins>
        </w:p>
        <w:p w14:paraId="15CE498C">
          <w:pPr>
            <w:pStyle w:val="7"/>
            <w:tabs>
              <w:tab w:val="right" w:leader="dot" w:pos="8306"/>
            </w:tabs>
            <w:rPr>
              <w:ins w:id="188" w:author="LKY" w:date="2026-09-15T17:27:29Z"/>
            </w:rPr>
          </w:pPr>
          <w:ins w:id="189" w:author="LKY" w:date="2026-09-15T17:27:29Z">
            <w:r>
              <w:rPr/>
              <w:fldChar w:fldCharType="begin"/>
            </w:r>
          </w:ins>
          <w:ins w:id="190" w:author="LKY" w:date="2026-09-15T17:27:29Z">
            <w:r>
              <w:rPr/>
              <w:instrText xml:space="preserve"> HYPERLINK \l _Toc19405 </w:instrText>
            </w:r>
          </w:ins>
          <w:ins w:id="191" w:author="LKY" w:date="2026-09-15T17:27:29Z">
            <w:r>
              <w:rPr/>
              <w:fldChar w:fldCharType="separate"/>
            </w:r>
          </w:ins>
          <w:ins w:id="192" w:author="LKY" w:date="2026-09-15T17:27:29Z">
            <w:r>
              <w:rPr>
                <w:rFonts w:hint="eastAsia" w:ascii="Times New Roman" w:hAnsi="Times New Roman"/>
                <w:bCs/>
                <w:szCs w:val="28"/>
                <w:lang w:val="en-US" w:eastAsia="zh-CN"/>
              </w:rPr>
              <w:t>2.3.2 DI模块</w:t>
            </w:r>
          </w:ins>
          <w:ins w:id="193" w:author="LKY" w:date="2026-09-15T17:27:29Z">
            <w:r>
              <w:rPr/>
              <w:tab/>
            </w:r>
          </w:ins>
          <w:ins w:id="194" w:author="LKY" w:date="2026-09-15T17:27:29Z">
            <w:r>
              <w:rPr/>
              <w:fldChar w:fldCharType="begin"/>
            </w:r>
          </w:ins>
          <w:ins w:id="195" w:author="LKY" w:date="2026-09-15T17:27:29Z">
            <w:r>
              <w:rPr/>
              <w:instrText xml:space="preserve"> PAGEREF _Toc19405 \h </w:instrText>
            </w:r>
          </w:ins>
          <w:ins w:id="196" w:author="LKY" w:date="2026-09-15T17:27:29Z">
            <w:r>
              <w:rPr/>
              <w:fldChar w:fldCharType="separate"/>
            </w:r>
          </w:ins>
          <w:ins w:id="197" w:author="LKY" w:date="2026-09-15T17:27:30Z">
            <w:r>
              <w:rPr/>
              <w:t>13</w:t>
            </w:r>
          </w:ins>
          <w:ins w:id="198" w:author="LKY" w:date="2026-09-15T17:27:29Z">
            <w:r>
              <w:rPr/>
              <w:fldChar w:fldCharType="end"/>
            </w:r>
          </w:ins>
          <w:ins w:id="199" w:author="LKY" w:date="2026-09-15T17:27:29Z">
            <w:r>
              <w:rPr/>
              <w:fldChar w:fldCharType="end"/>
            </w:r>
          </w:ins>
        </w:p>
        <w:p w14:paraId="77ABD6A8">
          <w:pPr>
            <w:pStyle w:val="7"/>
            <w:tabs>
              <w:tab w:val="right" w:leader="dot" w:pos="8306"/>
            </w:tabs>
            <w:rPr>
              <w:ins w:id="200" w:author="LKY" w:date="2026-09-15T17:27:29Z"/>
            </w:rPr>
          </w:pPr>
          <w:ins w:id="201" w:author="LKY" w:date="2026-09-15T17:27:29Z">
            <w:r>
              <w:rPr/>
              <w:fldChar w:fldCharType="begin"/>
            </w:r>
          </w:ins>
          <w:ins w:id="202" w:author="LKY" w:date="2026-09-15T17:27:29Z">
            <w:r>
              <w:rPr/>
              <w:instrText xml:space="preserve"> HYPERLINK \l _Toc10420 </w:instrText>
            </w:r>
          </w:ins>
          <w:ins w:id="203" w:author="LKY" w:date="2026-09-15T17:27:29Z">
            <w:r>
              <w:rPr/>
              <w:fldChar w:fldCharType="separate"/>
            </w:r>
          </w:ins>
          <w:ins w:id="204" w:author="LKY" w:date="2026-09-15T17:27:29Z">
            <w:r>
              <w:rPr>
                <w:rFonts w:hint="eastAsia" w:ascii="Times New Roman" w:hAnsi="Times New Roman"/>
                <w:bCs/>
                <w:szCs w:val="28"/>
                <w:lang w:val="en-US" w:eastAsia="zh-CN"/>
              </w:rPr>
              <w:t>2.3.3 DO模块</w:t>
            </w:r>
          </w:ins>
          <w:ins w:id="205" w:author="LKY" w:date="2026-09-15T17:27:29Z">
            <w:r>
              <w:rPr/>
              <w:tab/>
            </w:r>
          </w:ins>
          <w:ins w:id="206" w:author="LKY" w:date="2026-09-15T17:27:29Z">
            <w:r>
              <w:rPr/>
              <w:fldChar w:fldCharType="begin"/>
            </w:r>
          </w:ins>
          <w:ins w:id="207" w:author="LKY" w:date="2026-09-15T17:27:29Z">
            <w:r>
              <w:rPr/>
              <w:instrText xml:space="preserve"> PAGEREF _Toc10420 \h </w:instrText>
            </w:r>
          </w:ins>
          <w:ins w:id="208" w:author="LKY" w:date="2026-09-15T17:27:29Z">
            <w:r>
              <w:rPr/>
              <w:fldChar w:fldCharType="separate"/>
            </w:r>
          </w:ins>
          <w:ins w:id="209" w:author="LKY" w:date="2026-09-15T17:27:30Z">
            <w:r>
              <w:rPr/>
              <w:t>13</w:t>
            </w:r>
          </w:ins>
          <w:ins w:id="210" w:author="LKY" w:date="2026-09-15T17:27:29Z">
            <w:r>
              <w:rPr/>
              <w:fldChar w:fldCharType="end"/>
            </w:r>
          </w:ins>
          <w:ins w:id="211" w:author="LKY" w:date="2026-09-15T17:27:29Z">
            <w:r>
              <w:rPr/>
              <w:fldChar w:fldCharType="end"/>
            </w:r>
          </w:ins>
        </w:p>
        <w:p w14:paraId="05E44C00">
          <w:pPr>
            <w:pStyle w:val="7"/>
            <w:tabs>
              <w:tab w:val="right" w:leader="dot" w:pos="8306"/>
            </w:tabs>
            <w:rPr>
              <w:ins w:id="212" w:author="LKY" w:date="2026-09-15T17:27:29Z"/>
            </w:rPr>
          </w:pPr>
          <w:ins w:id="213" w:author="LKY" w:date="2026-09-15T17:27:29Z">
            <w:r>
              <w:rPr/>
              <w:fldChar w:fldCharType="begin"/>
            </w:r>
          </w:ins>
          <w:ins w:id="214" w:author="LKY" w:date="2026-09-15T17:27:29Z">
            <w:r>
              <w:rPr/>
              <w:instrText xml:space="preserve"> HYPERLINK \l _Toc12653 </w:instrText>
            </w:r>
          </w:ins>
          <w:ins w:id="215" w:author="LKY" w:date="2026-09-15T17:27:29Z">
            <w:r>
              <w:rPr/>
              <w:fldChar w:fldCharType="separate"/>
            </w:r>
          </w:ins>
          <w:ins w:id="216" w:author="LKY" w:date="2026-09-15T17:27:29Z">
            <w:r>
              <w:rPr>
                <w:rFonts w:hint="eastAsia" w:ascii="Times New Roman" w:hAnsi="Times New Roman" w:cstheme="minorBidi"/>
                <w:bCs/>
                <w:kern w:val="2"/>
                <w:szCs w:val="28"/>
                <w:lang w:val="en-US" w:eastAsia="zh-CN" w:bidi="ar-SA"/>
              </w:rPr>
              <w:t>2.3.4 AO模块</w:t>
            </w:r>
          </w:ins>
          <w:ins w:id="217" w:author="LKY" w:date="2026-09-15T17:27:29Z">
            <w:r>
              <w:rPr/>
              <w:tab/>
            </w:r>
          </w:ins>
          <w:ins w:id="218" w:author="LKY" w:date="2026-09-15T17:27:29Z">
            <w:r>
              <w:rPr/>
              <w:fldChar w:fldCharType="begin"/>
            </w:r>
          </w:ins>
          <w:ins w:id="219" w:author="LKY" w:date="2026-09-15T17:27:29Z">
            <w:r>
              <w:rPr/>
              <w:instrText xml:space="preserve"> PAGEREF _Toc12653 \h </w:instrText>
            </w:r>
          </w:ins>
          <w:ins w:id="220" w:author="LKY" w:date="2026-09-15T17:27:29Z">
            <w:r>
              <w:rPr/>
              <w:fldChar w:fldCharType="separate"/>
            </w:r>
          </w:ins>
          <w:ins w:id="221" w:author="LKY" w:date="2026-09-15T17:27:30Z">
            <w:r>
              <w:rPr/>
              <w:t>14</w:t>
            </w:r>
          </w:ins>
          <w:ins w:id="222" w:author="LKY" w:date="2026-09-15T17:27:29Z">
            <w:r>
              <w:rPr/>
              <w:fldChar w:fldCharType="end"/>
            </w:r>
          </w:ins>
          <w:ins w:id="223" w:author="LKY" w:date="2026-09-15T17:27:29Z">
            <w:r>
              <w:rPr/>
              <w:fldChar w:fldCharType="end"/>
            </w:r>
          </w:ins>
        </w:p>
        <w:p w14:paraId="3B5989FB">
          <w:pPr>
            <w:pStyle w:val="7"/>
            <w:tabs>
              <w:tab w:val="right" w:leader="dot" w:pos="8306"/>
            </w:tabs>
            <w:rPr>
              <w:ins w:id="224" w:author="LKY" w:date="2026-09-15T17:27:29Z"/>
            </w:rPr>
          </w:pPr>
          <w:ins w:id="225" w:author="LKY" w:date="2026-09-15T17:27:29Z">
            <w:r>
              <w:rPr/>
              <w:fldChar w:fldCharType="begin"/>
            </w:r>
          </w:ins>
          <w:ins w:id="226" w:author="LKY" w:date="2026-09-15T17:27:29Z">
            <w:r>
              <w:rPr/>
              <w:instrText xml:space="preserve"> HYPERLINK \l _Toc8170 </w:instrText>
            </w:r>
          </w:ins>
          <w:ins w:id="227" w:author="LKY" w:date="2026-09-15T17:27:29Z">
            <w:r>
              <w:rPr/>
              <w:fldChar w:fldCharType="separate"/>
            </w:r>
          </w:ins>
          <w:ins w:id="228" w:author="LKY" w:date="2026-09-15T17:27:29Z">
            <w:r>
              <w:rPr>
                <w:rFonts w:hint="eastAsia" w:ascii="Times New Roman" w:hAnsi="Times New Roman" w:cstheme="minorBidi"/>
                <w:bCs/>
                <w:kern w:val="2"/>
                <w:szCs w:val="28"/>
                <w:lang w:val="en-US" w:eastAsia="zh-CN" w:bidi="ar-SA"/>
              </w:rPr>
              <w:t>2.3.5 AI模块</w:t>
            </w:r>
          </w:ins>
          <w:ins w:id="229" w:author="LKY" w:date="2026-09-15T17:27:29Z">
            <w:r>
              <w:rPr/>
              <w:tab/>
            </w:r>
          </w:ins>
          <w:ins w:id="230" w:author="LKY" w:date="2026-09-15T17:27:29Z">
            <w:r>
              <w:rPr/>
              <w:fldChar w:fldCharType="begin"/>
            </w:r>
          </w:ins>
          <w:ins w:id="231" w:author="LKY" w:date="2026-09-15T17:27:29Z">
            <w:r>
              <w:rPr/>
              <w:instrText xml:space="preserve"> PAGEREF _Toc8170 \h </w:instrText>
            </w:r>
          </w:ins>
          <w:ins w:id="232" w:author="LKY" w:date="2026-09-15T17:27:29Z">
            <w:r>
              <w:rPr/>
              <w:fldChar w:fldCharType="separate"/>
            </w:r>
          </w:ins>
          <w:ins w:id="233" w:author="LKY" w:date="2026-09-15T17:27:30Z">
            <w:r>
              <w:rPr/>
              <w:t>14</w:t>
            </w:r>
          </w:ins>
          <w:ins w:id="234" w:author="LKY" w:date="2026-09-15T17:27:29Z">
            <w:r>
              <w:rPr/>
              <w:fldChar w:fldCharType="end"/>
            </w:r>
          </w:ins>
          <w:ins w:id="235" w:author="LKY" w:date="2026-09-15T17:27:29Z">
            <w:r>
              <w:rPr/>
              <w:fldChar w:fldCharType="end"/>
            </w:r>
          </w:ins>
        </w:p>
        <w:p w14:paraId="56667030">
          <w:pPr>
            <w:pStyle w:val="7"/>
            <w:tabs>
              <w:tab w:val="right" w:leader="dot" w:pos="8306"/>
            </w:tabs>
            <w:rPr>
              <w:ins w:id="236" w:author="LKY" w:date="2026-09-15T17:27:29Z"/>
            </w:rPr>
          </w:pPr>
          <w:ins w:id="237" w:author="LKY" w:date="2026-09-15T17:27:29Z">
            <w:r>
              <w:rPr/>
              <w:fldChar w:fldCharType="begin"/>
            </w:r>
          </w:ins>
          <w:ins w:id="238" w:author="LKY" w:date="2026-09-15T17:27:29Z">
            <w:r>
              <w:rPr/>
              <w:instrText xml:space="preserve"> HYPERLINK \l _Toc17830 </w:instrText>
            </w:r>
          </w:ins>
          <w:ins w:id="239" w:author="LKY" w:date="2026-09-15T17:27:29Z">
            <w:r>
              <w:rPr/>
              <w:fldChar w:fldCharType="separate"/>
            </w:r>
          </w:ins>
          <w:ins w:id="240" w:author="LKY" w:date="2026-09-15T17:27:29Z">
            <w:r>
              <w:rPr>
                <w:rFonts w:hint="eastAsia" w:ascii="Times New Roman" w:hAnsi="Times New Roman"/>
                <w:bCs/>
                <w:szCs w:val="28"/>
                <w:lang w:val="en-US" w:eastAsia="zh-CN"/>
              </w:rPr>
              <w:t xml:space="preserve">2.3.6 </w:t>
            </w:r>
          </w:ins>
          <w:ins w:id="241" w:author="LKY" w:date="2026-09-15T17:27:29Z">
            <w:r>
              <w:rPr>
                <w:rFonts w:hint="default" w:ascii="Times New Roman" w:hAnsi="Times New Roman"/>
                <w:bCs/>
                <w:szCs w:val="28"/>
                <w:lang w:val="en-US" w:eastAsia="zh-CN"/>
              </w:rPr>
              <w:t>RTD</w:t>
            </w:r>
          </w:ins>
          <w:ins w:id="242" w:author="LKY" w:date="2026-09-15T17:27:29Z">
            <w:r>
              <w:rPr>
                <w:rFonts w:hint="eastAsia" w:ascii="Times New Roman" w:hAnsi="Times New Roman"/>
                <w:bCs/>
                <w:szCs w:val="28"/>
                <w:lang w:val="en-US" w:eastAsia="zh-CN"/>
              </w:rPr>
              <w:t>模块</w:t>
            </w:r>
          </w:ins>
          <w:ins w:id="243" w:author="LKY" w:date="2026-09-15T17:27:29Z">
            <w:r>
              <w:rPr/>
              <w:tab/>
            </w:r>
          </w:ins>
          <w:ins w:id="244" w:author="LKY" w:date="2026-09-15T17:27:29Z">
            <w:r>
              <w:rPr/>
              <w:fldChar w:fldCharType="begin"/>
            </w:r>
          </w:ins>
          <w:ins w:id="245" w:author="LKY" w:date="2026-09-15T17:27:29Z">
            <w:r>
              <w:rPr/>
              <w:instrText xml:space="preserve"> PAGEREF _Toc17830 \h </w:instrText>
            </w:r>
          </w:ins>
          <w:ins w:id="246" w:author="LKY" w:date="2026-09-15T17:27:29Z">
            <w:r>
              <w:rPr/>
              <w:fldChar w:fldCharType="separate"/>
            </w:r>
          </w:ins>
          <w:ins w:id="247" w:author="LKY" w:date="2026-09-15T17:27:30Z">
            <w:r>
              <w:rPr/>
              <w:t>15</w:t>
            </w:r>
          </w:ins>
          <w:ins w:id="248" w:author="LKY" w:date="2026-09-15T17:27:29Z">
            <w:r>
              <w:rPr/>
              <w:fldChar w:fldCharType="end"/>
            </w:r>
          </w:ins>
          <w:ins w:id="249" w:author="LKY" w:date="2026-09-15T17:27:29Z">
            <w:r>
              <w:rPr/>
              <w:fldChar w:fldCharType="end"/>
            </w:r>
          </w:ins>
        </w:p>
        <w:p w14:paraId="02D6F764">
          <w:pPr>
            <w:pStyle w:val="7"/>
            <w:tabs>
              <w:tab w:val="right" w:leader="dot" w:pos="8306"/>
            </w:tabs>
            <w:rPr>
              <w:ins w:id="250" w:author="LKY" w:date="2026-09-15T17:27:29Z"/>
            </w:rPr>
          </w:pPr>
          <w:ins w:id="251" w:author="LKY" w:date="2026-09-15T17:27:29Z">
            <w:r>
              <w:rPr/>
              <w:fldChar w:fldCharType="begin"/>
            </w:r>
          </w:ins>
          <w:ins w:id="252" w:author="LKY" w:date="2026-09-15T17:27:29Z">
            <w:r>
              <w:rPr/>
              <w:instrText xml:space="preserve"> HYPERLINK \l _Toc8004 </w:instrText>
            </w:r>
          </w:ins>
          <w:ins w:id="253" w:author="LKY" w:date="2026-09-15T17:27:29Z">
            <w:r>
              <w:rPr/>
              <w:fldChar w:fldCharType="separate"/>
            </w:r>
          </w:ins>
          <w:ins w:id="254" w:author="LKY" w:date="2026-09-15T17:27:29Z">
            <w:r>
              <w:rPr>
                <w:rFonts w:hint="default" w:ascii="Times New Roman" w:hAnsi="Times New Roman"/>
                <w:bCs/>
                <w:szCs w:val="28"/>
                <w:lang w:val="en-US" w:eastAsia="zh-CN"/>
              </w:rPr>
              <w:t>2.</w:t>
            </w:r>
          </w:ins>
          <w:ins w:id="255" w:author="LKY" w:date="2026-09-15T17:27:29Z">
            <w:r>
              <w:rPr>
                <w:rFonts w:hint="eastAsia" w:ascii="Times New Roman" w:hAnsi="Times New Roman"/>
                <w:bCs/>
                <w:szCs w:val="28"/>
                <w:lang w:val="en-US" w:eastAsia="zh-CN"/>
              </w:rPr>
              <w:t>3</w:t>
            </w:r>
          </w:ins>
          <w:ins w:id="256" w:author="LKY" w:date="2026-09-15T17:27:29Z">
            <w:r>
              <w:rPr>
                <w:rFonts w:hint="default" w:ascii="Times New Roman" w:hAnsi="Times New Roman"/>
                <w:bCs/>
                <w:szCs w:val="28"/>
                <w:lang w:val="en-US" w:eastAsia="zh-CN"/>
              </w:rPr>
              <w:t>.7</w:t>
            </w:r>
          </w:ins>
          <w:ins w:id="257" w:author="LKY" w:date="2026-09-15T17:27:29Z">
            <w:r>
              <w:rPr>
                <w:rFonts w:hint="eastAsia" w:ascii="Times New Roman" w:hAnsi="Times New Roman"/>
                <w:bCs/>
                <w:szCs w:val="28"/>
                <w:lang w:val="en-US" w:eastAsia="zh-CN"/>
              </w:rPr>
              <w:t xml:space="preserve"> TC模块</w:t>
            </w:r>
          </w:ins>
          <w:ins w:id="258" w:author="LKY" w:date="2026-09-15T17:27:29Z">
            <w:r>
              <w:rPr/>
              <w:tab/>
            </w:r>
          </w:ins>
          <w:ins w:id="259" w:author="LKY" w:date="2026-09-15T17:27:29Z">
            <w:r>
              <w:rPr/>
              <w:fldChar w:fldCharType="begin"/>
            </w:r>
          </w:ins>
          <w:ins w:id="260" w:author="LKY" w:date="2026-09-15T17:27:29Z">
            <w:r>
              <w:rPr/>
              <w:instrText xml:space="preserve"> PAGEREF _Toc8004 \h </w:instrText>
            </w:r>
          </w:ins>
          <w:ins w:id="261" w:author="LKY" w:date="2026-09-15T17:27:29Z">
            <w:r>
              <w:rPr/>
              <w:fldChar w:fldCharType="separate"/>
            </w:r>
          </w:ins>
          <w:ins w:id="262" w:author="LKY" w:date="2026-09-15T17:27:30Z">
            <w:r>
              <w:rPr/>
              <w:t>15</w:t>
            </w:r>
          </w:ins>
          <w:ins w:id="263" w:author="LKY" w:date="2026-09-15T17:27:29Z">
            <w:r>
              <w:rPr/>
              <w:fldChar w:fldCharType="end"/>
            </w:r>
          </w:ins>
          <w:ins w:id="264" w:author="LKY" w:date="2026-09-15T17:27:29Z">
            <w:r>
              <w:rPr/>
              <w:fldChar w:fldCharType="end"/>
            </w:r>
          </w:ins>
        </w:p>
        <w:p w14:paraId="67E14824">
          <w:pPr>
            <w:pStyle w:val="7"/>
            <w:tabs>
              <w:tab w:val="right" w:leader="dot" w:pos="8306"/>
            </w:tabs>
            <w:rPr>
              <w:ins w:id="265" w:author="LKY" w:date="2026-09-15T17:27:29Z"/>
            </w:rPr>
          </w:pPr>
          <w:ins w:id="266" w:author="LKY" w:date="2026-09-15T17:27:29Z">
            <w:r>
              <w:rPr/>
              <w:fldChar w:fldCharType="begin"/>
            </w:r>
          </w:ins>
          <w:ins w:id="267" w:author="LKY" w:date="2026-09-15T17:27:29Z">
            <w:r>
              <w:rPr/>
              <w:instrText xml:space="preserve"> HYPERLINK \l _Toc5798 </w:instrText>
            </w:r>
          </w:ins>
          <w:ins w:id="268" w:author="LKY" w:date="2026-09-15T17:27:29Z">
            <w:r>
              <w:rPr/>
              <w:fldChar w:fldCharType="separate"/>
            </w:r>
          </w:ins>
          <w:ins w:id="269" w:author="LKY" w:date="2026-09-15T17:27:29Z">
            <w:r>
              <w:rPr>
                <w:rFonts w:hint="default" w:ascii="Times New Roman" w:hAnsi="Times New Roman"/>
                <w:bCs/>
                <w:szCs w:val="28"/>
                <w:lang w:val="en-US" w:eastAsia="zh-CN"/>
              </w:rPr>
              <w:t>2.</w:t>
            </w:r>
          </w:ins>
          <w:ins w:id="270" w:author="LKY" w:date="2026-09-15T17:27:29Z">
            <w:r>
              <w:rPr>
                <w:rFonts w:hint="eastAsia" w:ascii="Times New Roman" w:hAnsi="Times New Roman"/>
                <w:bCs/>
                <w:szCs w:val="28"/>
                <w:lang w:val="en-US" w:eastAsia="zh-CN"/>
              </w:rPr>
              <w:t>3</w:t>
            </w:r>
          </w:ins>
          <w:ins w:id="271" w:author="LKY" w:date="2026-09-15T17:27:29Z">
            <w:r>
              <w:rPr>
                <w:rFonts w:hint="default" w:ascii="Times New Roman" w:hAnsi="Times New Roman"/>
                <w:bCs/>
                <w:szCs w:val="28"/>
                <w:lang w:val="en-US" w:eastAsia="zh-CN"/>
              </w:rPr>
              <w:t>.</w:t>
            </w:r>
          </w:ins>
          <w:ins w:id="272" w:author="LKY" w:date="2026-09-15T17:27:29Z">
            <w:r>
              <w:rPr>
                <w:rFonts w:hint="eastAsia" w:ascii="Times New Roman" w:hAnsi="Times New Roman"/>
                <w:bCs/>
                <w:szCs w:val="28"/>
                <w:lang w:val="en-US" w:eastAsia="zh-CN"/>
              </w:rPr>
              <w:t xml:space="preserve">8 </w:t>
            </w:r>
          </w:ins>
          <w:ins w:id="273" w:author="LKY" w:date="2026-09-15T17:27:29Z">
            <w:r>
              <w:rPr>
                <w:rFonts w:hint="default" w:ascii="Times New Roman" w:hAnsi="Times New Roman" w:cs="Times New Roman"/>
                <w:szCs w:val="28"/>
                <w:lang w:val="en-US" w:eastAsia="zh-CN"/>
              </w:rPr>
              <w:t>NTC</w:t>
            </w:r>
          </w:ins>
          <w:ins w:id="274" w:author="LKY" w:date="2026-09-15T17:27:29Z">
            <w:r>
              <w:rPr>
                <w:rFonts w:hint="eastAsia"/>
                <w:szCs w:val="28"/>
                <w:lang w:val="en-US" w:eastAsia="zh-CN"/>
              </w:rPr>
              <w:t>模块</w:t>
            </w:r>
          </w:ins>
          <w:ins w:id="275" w:author="LKY" w:date="2026-09-15T17:27:29Z">
            <w:r>
              <w:rPr/>
              <w:tab/>
            </w:r>
          </w:ins>
          <w:ins w:id="276" w:author="LKY" w:date="2026-09-15T17:27:29Z">
            <w:r>
              <w:rPr/>
              <w:fldChar w:fldCharType="begin"/>
            </w:r>
          </w:ins>
          <w:ins w:id="277" w:author="LKY" w:date="2026-09-15T17:27:29Z">
            <w:r>
              <w:rPr/>
              <w:instrText xml:space="preserve"> PAGEREF _Toc5798 \h </w:instrText>
            </w:r>
          </w:ins>
          <w:ins w:id="278" w:author="LKY" w:date="2026-09-15T17:27:29Z">
            <w:r>
              <w:rPr/>
              <w:fldChar w:fldCharType="separate"/>
            </w:r>
          </w:ins>
          <w:ins w:id="279" w:author="LKY" w:date="2026-09-15T17:27:30Z">
            <w:r>
              <w:rPr/>
              <w:t>15</w:t>
            </w:r>
          </w:ins>
          <w:ins w:id="280" w:author="LKY" w:date="2026-09-15T17:27:29Z">
            <w:r>
              <w:rPr/>
              <w:fldChar w:fldCharType="end"/>
            </w:r>
          </w:ins>
          <w:ins w:id="281" w:author="LKY" w:date="2026-09-15T17:27:29Z">
            <w:r>
              <w:rPr/>
              <w:fldChar w:fldCharType="end"/>
            </w:r>
          </w:ins>
        </w:p>
        <w:p w14:paraId="5C74D873">
          <w:pPr>
            <w:pStyle w:val="7"/>
            <w:tabs>
              <w:tab w:val="right" w:leader="dot" w:pos="8306"/>
            </w:tabs>
            <w:rPr>
              <w:ins w:id="282" w:author="LKY" w:date="2026-09-15T17:27:29Z"/>
            </w:rPr>
          </w:pPr>
          <w:ins w:id="283" w:author="LKY" w:date="2026-09-15T17:27:29Z">
            <w:r>
              <w:rPr/>
              <w:fldChar w:fldCharType="begin"/>
            </w:r>
          </w:ins>
          <w:ins w:id="284" w:author="LKY" w:date="2026-09-15T17:27:29Z">
            <w:r>
              <w:rPr/>
              <w:instrText xml:space="preserve"> HYPERLINK \l _Toc13758 </w:instrText>
            </w:r>
          </w:ins>
          <w:ins w:id="285" w:author="LKY" w:date="2026-09-15T17:27:29Z">
            <w:r>
              <w:rPr/>
              <w:fldChar w:fldCharType="separate"/>
            </w:r>
          </w:ins>
          <w:ins w:id="286" w:author="LKY" w:date="2026-09-15T17:27:29Z">
            <w:r>
              <w:rPr>
                <w:rFonts w:hint="eastAsia" w:ascii="Times New Roman" w:hAnsi="Times New Roman"/>
                <w:bCs/>
                <w:szCs w:val="28"/>
                <w:lang w:val="en-US" w:eastAsia="zh-CN"/>
              </w:rPr>
              <w:t>2.3.9 RS485使用</w:t>
            </w:r>
          </w:ins>
          <w:ins w:id="287" w:author="LKY" w:date="2026-09-15T17:27:29Z">
            <w:r>
              <w:rPr/>
              <w:tab/>
            </w:r>
          </w:ins>
          <w:ins w:id="288" w:author="LKY" w:date="2026-09-15T17:27:29Z">
            <w:r>
              <w:rPr/>
              <w:fldChar w:fldCharType="begin"/>
            </w:r>
          </w:ins>
          <w:ins w:id="289" w:author="LKY" w:date="2026-09-15T17:27:29Z">
            <w:r>
              <w:rPr/>
              <w:instrText xml:space="preserve"> PAGEREF _Toc13758 \h </w:instrText>
            </w:r>
          </w:ins>
          <w:ins w:id="290" w:author="LKY" w:date="2026-09-15T17:27:29Z">
            <w:r>
              <w:rPr/>
              <w:fldChar w:fldCharType="separate"/>
            </w:r>
          </w:ins>
          <w:ins w:id="291" w:author="LKY" w:date="2026-09-15T17:27:30Z">
            <w:r>
              <w:rPr/>
              <w:t>16</w:t>
            </w:r>
          </w:ins>
          <w:ins w:id="292" w:author="LKY" w:date="2026-09-15T17:27:29Z">
            <w:r>
              <w:rPr/>
              <w:fldChar w:fldCharType="end"/>
            </w:r>
          </w:ins>
          <w:ins w:id="293" w:author="LKY" w:date="2026-09-15T17:27:29Z">
            <w:r>
              <w:rPr/>
              <w:fldChar w:fldCharType="end"/>
            </w:r>
          </w:ins>
        </w:p>
        <w:p w14:paraId="382B65EB">
          <w:pPr>
            <w:pStyle w:val="7"/>
            <w:tabs>
              <w:tab w:val="right" w:leader="dot" w:pos="8306"/>
            </w:tabs>
            <w:rPr>
              <w:ins w:id="294" w:author="LKY" w:date="2026-09-15T17:27:29Z"/>
            </w:rPr>
          </w:pPr>
          <w:ins w:id="295" w:author="LKY" w:date="2026-09-15T17:27:29Z">
            <w:r>
              <w:rPr/>
              <w:fldChar w:fldCharType="begin"/>
            </w:r>
          </w:ins>
          <w:ins w:id="296" w:author="LKY" w:date="2026-09-15T17:27:29Z">
            <w:r>
              <w:rPr/>
              <w:instrText xml:space="preserve"> HYPERLINK \l _Toc21232 </w:instrText>
            </w:r>
          </w:ins>
          <w:ins w:id="297" w:author="LKY" w:date="2026-09-15T17:27:29Z">
            <w:r>
              <w:rPr/>
              <w:fldChar w:fldCharType="separate"/>
            </w:r>
          </w:ins>
          <w:ins w:id="298" w:author="LKY" w:date="2026-09-15T17:27:29Z">
            <w:r>
              <w:rPr>
                <w:rFonts w:hint="eastAsia" w:ascii="Times New Roman" w:hAnsi="Times New Roman" w:cstheme="minorBidi"/>
                <w:bCs/>
                <w:kern w:val="2"/>
                <w:szCs w:val="28"/>
                <w:lang w:val="en-US" w:eastAsia="zh-CN" w:bidi="ar-SA"/>
              </w:rPr>
              <w:t>2.3.10 N板端口使用</w:t>
            </w:r>
          </w:ins>
          <w:ins w:id="299" w:author="LKY" w:date="2026-09-15T17:27:29Z">
            <w:r>
              <w:rPr/>
              <w:tab/>
            </w:r>
          </w:ins>
          <w:ins w:id="300" w:author="LKY" w:date="2026-09-15T17:27:29Z">
            <w:r>
              <w:rPr/>
              <w:fldChar w:fldCharType="begin"/>
            </w:r>
          </w:ins>
          <w:ins w:id="301" w:author="LKY" w:date="2026-09-15T17:27:29Z">
            <w:r>
              <w:rPr/>
              <w:instrText xml:space="preserve"> PAGEREF _Toc21232 \h </w:instrText>
            </w:r>
          </w:ins>
          <w:ins w:id="302" w:author="LKY" w:date="2026-09-15T17:27:29Z">
            <w:r>
              <w:rPr/>
              <w:fldChar w:fldCharType="separate"/>
            </w:r>
          </w:ins>
          <w:ins w:id="303" w:author="LKY" w:date="2026-09-15T17:27:30Z">
            <w:r>
              <w:rPr/>
              <w:t>17</w:t>
            </w:r>
          </w:ins>
          <w:ins w:id="304" w:author="LKY" w:date="2026-09-15T17:27:29Z">
            <w:r>
              <w:rPr/>
              <w:fldChar w:fldCharType="end"/>
            </w:r>
          </w:ins>
          <w:ins w:id="305" w:author="LKY" w:date="2026-09-15T17:27:29Z">
            <w:r>
              <w:rPr/>
              <w:fldChar w:fldCharType="end"/>
            </w:r>
          </w:ins>
        </w:p>
        <w:p w14:paraId="022F8D9E">
          <w:pPr>
            <w:pStyle w:val="11"/>
            <w:tabs>
              <w:tab w:val="right" w:leader="dot" w:pos="8306"/>
            </w:tabs>
            <w:rPr>
              <w:ins w:id="306" w:author="LKY" w:date="2026-09-15T17:27:29Z"/>
            </w:rPr>
          </w:pPr>
          <w:ins w:id="307" w:author="LKY" w:date="2026-09-15T17:27:29Z">
            <w:r>
              <w:rPr/>
              <w:fldChar w:fldCharType="begin"/>
            </w:r>
          </w:ins>
          <w:ins w:id="308" w:author="LKY" w:date="2026-09-15T17:27:29Z">
            <w:r>
              <w:rPr/>
              <w:instrText xml:space="preserve"> HYPERLINK \l _Toc11612 </w:instrText>
            </w:r>
          </w:ins>
          <w:ins w:id="309" w:author="LKY" w:date="2026-09-15T17:27:29Z">
            <w:r>
              <w:rPr/>
              <w:fldChar w:fldCharType="separate"/>
            </w:r>
          </w:ins>
          <w:ins w:id="310" w:author="LKY" w:date="2026-09-15T17:27:29Z">
            <w:r>
              <w:rPr>
                <w:rFonts w:hint="eastAsia" w:ascii="Times New Roman" w:hAnsi="Times New Roman" w:eastAsia="宋体" w:cs="宋体"/>
                <w:bCs/>
                <w:szCs w:val="32"/>
                <w:lang w:val="en-US" w:eastAsia="zh-CN"/>
              </w:rPr>
              <w:t>2.4 LED</w:t>
            </w:r>
          </w:ins>
          <w:ins w:id="311" w:author="LKY" w:date="2026-09-15T17:27:29Z">
            <w:r>
              <w:rPr/>
              <w:tab/>
            </w:r>
          </w:ins>
          <w:ins w:id="312" w:author="LKY" w:date="2026-09-15T17:27:29Z">
            <w:r>
              <w:rPr/>
              <w:fldChar w:fldCharType="begin"/>
            </w:r>
          </w:ins>
          <w:ins w:id="313" w:author="LKY" w:date="2026-09-15T17:27:29Z">
            <w:r>
              <w:rPr/>
              <w:instrText xml:space="preserve"> PAGEREF _Toc11612 \h </w:instrText>
            </w:r>
          </w:ins>
          <w:ins w:id="314" w:author="LKY" w:date="2026-09-15T17:27:29Z">
            <w:r>
              <w:rPr/>
              <w:fldChar w:fldCharType="separate"/>
            </w:r>
          </w:ins>
          <w:ins w:id="315" w:author="LKY" w:date="2026-09-15T17:27:30Z">
            <w:r>
              <w:rPr/>
              <w:t>24</w:t>
            </w:r>
          </w:ins>
          <w:ins w:id="316" w:author="LKY" w:date="2026-09-15T17:27:29Z">
            <w:r>
              <w:rPr/>
              <w:fldChar w:fldCharType="end"/>
            </w:r>
          </w:ins>
          <w:ins w:id="317" w:author="LKY" w:date="2026-09-15T17:27:29Z">
            <w:r>
              <w:rPr/>
              <w:fldChar w:fldCharType="end"/>
            </w:r>
          </w:ins>
        </w:p>
        <w:p w14:paraId="3DE4F421">
          <w:pPr>
            <w:pStyle w:val="11"/>
            <w:tabs>
              <w:tab w:val="right" w:leader="dot" w:pos="8306"/>
            </w:tabs>
            <w:rPr>
              <w:ins w:id="318" w:author="LKY" w:date="2026-09-15T17:27:29Z"/>
            </w:rPr>
          </w:pPr>
          <w:ins w:id="319" w:author="LKY" w:date="2026-09-15T17:27:29Z">
            <w:r>
              <w:rPr/>
              <w:fldChar w:fldCharType="begin"/>
            </w:r>
          </w:ins>
          <w:ins w:id="320" w:author="LKY" w:date="2026-09-15T17:27:29Z">
            <w:r>
              <w:rPr/>
              <w:instrText xml:space="preserve"> HYPERLINK \l _Toc25535 </w:instrText>
            </w:r>
          </w:ins>
          <w:ins w:id="321" w:author="LKY" w:date="2026-09-15T17:27:29Z">
            <w:r>
              <w:rPr/>
              <w:fldChar w:fldCharType="separate"/>
            </w:r>
          </w:ins>
          <w:ins w:id="322" w:author="LKY" w:date="2026-09-15T17:27:29Z">
            <w:r>
              <w:rPr>
                <w:rFonts w:hint="eastAsia" w:ascii="Times New Roman" w:hAnsi="Times New Roman"/>
                <w:bCs/>
                <w:szCs w:val="32"/>
                <w:lang w:val="en-US" w:eastAsia="zh-CN"/>
              </w:rPr>
              <w:t>2.5配置ETH1的静态IP</w:t>
            </w:r>
          </w:ins>
          <w:ins w:id="323" w:author="LKY" w:date="2026-09-15T17:27:29Z">
            <w:r>
              <w:rPr/>
              <w:tab/>
            </w:r>
          </w:ins>
          <w:ins w:id="324" w:author="LKY" w:date="2026-09-15T17:27:29Z">
            <w:r>
              <w:rPr/>
              <w:fldChar w:fldCharType="begin"/>
            </w:r>
          </w:ins>
          <w:ins w:id="325" w:author="LKY" w:date="2026-09-15T17:27:29Z">
            <w:r>
              <w:rPr/>
              <w:instrText xml:space="preserve"> PAGEREF _Toc25535 \h </w:instrText>
            </w:r>
          </w:ins>
          <w:ins w:id="326" w:author="LKY" w:date="2026-09-15T17:27:29Z">
            <w:r>
              <w:rPr/>
              <w:fldChar w:fldCharType="separate"/>
            </w:r>
          </w:ins>
          <w:ins w:id="327" w:author="LKY" w:date="2026-09-15T17:27:30Z">
            <w:r>
              <w:rPr/>
              <w:t>25</w:t>
            </w:r>
          </w:ins>
          <w:ins w:id="328" w:author="LKY" w:date="2026-09-15T17:27:29Z">
            <w:r>
              <w:rPr/>
              <w:fldChar w:fldCharType="end"/>
            </w:r>
          </w:ins>
          <w:ins w:id="329" w:author="LKY" w:date="2026-09-15T17:27:29Z">
            <w:r>
              <w:rPr/>
              <w:fldChar w:fldCharType="end"/>
            </w:r>
          </w:ins>
        </w:p>
        <w:p w14:paraId="3C99BA10">
          <w:pPr>
            <w:pStyle w:val="11"/>
            <w:tabs>
              <w:tab w:val="right" w:leader="dot" w:pos="8306"/>
            </w:tabs>
            <w:rPr>
              <w:ins w:id="330" w:author="LKY" w:date="2026-09-15T17:27:29Z"/>
            </w:rPr>
          </w:pPr>
          <w:ins w:id="331" w:author="LKY" w:date="2026-09-15T17:27:29Z">
            <w:r>
              <w:rPr/>
              <w:fldChar w:fldCharType="begin"/>
            </w:r>
          </w:ins>
          <w:ins w:id="332" w:author="LKY" w:date="2026-09-15T17:27:29Z">
            <w:r>
              <w:rPr/>
              <w:instrText xml:space="preserve"> HYPERLINK \l _Toc7315 </w:instrText>
            </w:r>
          </w:ins>
          <w:ins w:id="333" w:author="LKY" w:date="2026-09-15T17:27:29Z">
            <w:r>
              <w:rPr/>
              <w:fldChar w:fldCharType="separate"/>
            </w:r>
          </w:ins>
          <w:ins w:id="334" w:author="LKY" w:date="2026-09-15T17:27:29Z">
            <w:r>
              <w:rPr>
                <w:rFonts w:hint="eastAsia" w:ascii="Times New Roman" w:hAnsi="Times New Roman"/>
                <w:bCs/>
                <w:szCs w:val="32"/>
                <w:lang w:val="en-US" w:eastAsia="zh-CN"/>
              </w:rPr>
              <w:t>2.6网络接口</w:t>
            </w:r>
          </w:ins>
          <w:ins w:id="335" w:author="LKY" w:date="2026-09-15T17:27:29Z">
            <w:r>
              <w:rPr/>
              <w:tab/>
            </w:r>
          </w:ins>
          <w:ins w:id="336" w:author="LKY" w:date="2026-09-15T17:27:29Z">
            <w:r>
              <w:rPr/>
              <w:fldChar w:fldCharType="begin"/>
            </w:r>
          </w:ins>
          <w:ins w:id="337" w:author="LKY" w:date="2026-09-15T17:27:29Z">
            <w:r>
              <w:rPr/>
              <w:instrText xml:space="preserve"> PAGEREF _Toc7315 \h </w:instrText>
            </w:r>
          </w:ins>
          <w:ins w:id="338" w:author="LKY" w:date="2026-09-15T17:27:29Z">
            <w:r>
              <w:rPr/>
              <w:fldChar w:fldCharType="separate"/>
            </w:r>
          </w:ins>
          <w:ins w:id="339" w:author="LKY" w:date="2026-09-15T17:27:30Z">
            <w:r>
              <w:rPr/>
              <w:t>26</w:t>
            </w:r>
          </w:ins>
          <w:ins w:id="340" w:author="LKY" w:date="2026-09-15T17:27:29Z">
            <w:r>
              <w:rPr/>
              <w:fldChar w:fldCharType="end"/>
            </w:r>
          </w:ins>
          <w:ins w:id="341" w:author="LKY" w:date="2026-09-15T17:27:29Z">
            <w:r>
              <w:rPr/>
              <w:fldChar w:fldCharType="end"/>
            </w:r>
          </w:ins>
        </w:p>
        <w:p w14:paraId="2538DDB1">
          <w:pPr>
            <w:pStyle w:val="11"/>
            <w:tabs>
              <w:tab w:val="right" w:leader="dot" w:pos="8306"/>
            </w:tabs>
            <w:rPr>
              <w:ins w:id="342" w:author="LKY" w:date="2026-09-15T17:27:29Z"/>
            </w:rPr>
          </w:pPr>
          <w:ins w:id="343" w:author="LKY" w:date="2026-09-15T17:27:29Z">
            <w:r>
              <w:rPr/>
              <w:fldChar w:fldCharType="begin"/>
            </w:r>
          </w:ins>
          <w:ins w:id="344" w:author="LKY" w:date="2026-09-15T17:27:29Z">
            <w:r>
              <w:rPr/>
              <w:instrText xml:space="preserve"> HYPERLINK \l _Toc5969 </w:instrText>
            </w:r>
          </w:ins>
          <w:ins w:id="345" w:author="LKY" w:date="2026-09-15T17:27:29Z">
            <w:r>
              <w:rPr/>
              <w:fldChar w:fldCharType="separate"/>
            </w:r>
          </w:ins>
          <w:ins w:id="346" w:author="LKY" w:date="2026-09-15T17:27:29Z">
            <w:r>
              <w:rPr>
                <w:rFonts w:hint="eastAsia" w:ascii="Times New Roman" w:hAnsi="Times New Roman" w:cs="宋体"/>
                <w:szCs w:val="32"/>
                <w:lang w:val="en-US" w:eastAsia="zh-CN" w:bidi="en-US"/>
              </w:rPr>
              <w:t>2.7 USB接口</w:t>
            </w:r>
          </w:ins>
          <w:ins w:id="347" w:author="LKY" w:date="2026-09-15T17:27:29Z">
            <w:r>
              <w:rPr/>
              <w:tab/>
            </w:r>
          </w:ins>
          <w:ins w:id="348" w:author="LKY" w:date="2026-09-15T17:27:29Z">
            <w:r>
              <w:rPr/>
              <w:fldChar w:fldCharType="begin"/>
            </w:r>
          </w:ins>
          <w:ins w:id="349" w:author="LKY" w:date="2026-09-15T17:27:29Z">
            <w:r>
              <w:rPr/>
              <w:instrText xml:space="preserve"> PAGEREF _Toc5969 \h </w:instrText>
            </w:r>
          </w:ins>
          <w:ins w:id="350" w:author="LKY" w:date="2026-09-15T17:27:29Z">
            <w:r>
              <w:rPr/>
              <w:fldChar w:fldCharType="separate"/>
            </w:r>
          </w:ins>
          <w:ins w:id="351" w:author="LKY" w:date="2026-09-15T17:27:30Z">
            <w:r>
              <w:rPr/>
              <w:t>28</w:t>
            </w:r>
          </w:ins>
          <w:ins w:id="352" w:author="LKY" w:date="2026-09-15T17:27:29Z">
            <w:r>
              <w:rPr/>
              <w:fldChar w:fldCharType="end"/>
            </w:r>
          </w:ins>
          <w:ins w:id="353" w:author="LKY" w:date="2026-09-15T17:27:29Z">
            <w:r>
              <w:rPr/>
              <w:fldChar w:fldCharType="end"/>
            </w:r>
          </w:ins>
        </w:p>
        <w:p w14:paraId="5FA8B0CB">
          <w:pPr>
            <w:pStyle w:val="11"/>
            <w:tabs>
              <w:tab w:val="right" w:leader="dot" w:pos="8306"/>
            </w:tabs>
            <w:rPr>
              <w:ins w:id="354" w:author="LKY" w:date="2026-09-15T17:27:29Z"/>
            </w:rPr>
          </w:pPr>
          <w:ins w:id="355" w:author="LKY" w:date="2026-09-15T17:27:29Z">
            <w:r>
              <w:rPr/>
              <w:fldChar w:fldCharType="begin"/>
            </w:r>
          </w:ins>
          <w:ins w:id="356" w:author="LKY" w:date="2026-09-15T17:27:29Z">
            <w:r>
              <w:rPr/>
              <w:instrText xml:space="preserve"> HYPERLINK \l _Toc19415 </w:instrText>
            </w:r>
          </w:ins>
          <w:ins w:id="357" w:author="LKY" w:date="2026-09-15T17:27:29Z">
            <w:r>
              <w:rPr/>
              <w:fldChar w:fldCharType="separate"/>
            </w:r>
          </w:ins>
          <w:ins w:id="358" w:author="LKY" w:date="2026-09-15T17:27:29Z">
            <w:r>
              <w:rPr>
                <w:rFonts w:hint="eastAsia" w:ascii="Times New Roman" w:hAnsi="Times New Roman" w:cs="宋体"/>
                <w:szCs w:val="32"/>
                <w:lang w:val="en-US" w:eastAsia="zh-CN" w:bidi="en-US"/>
              </w:rPr>
              <w:t>2.8 HDMI接口</w:t>
            </w:r>
          </w:ins>
          <w:ins w:id="359" w:author="LKY" w:date="2026-09-15T17:27:29Z">
            <w:r>
              <w:rPr/>
              <w:tab/>
            </w:r>
          </w:ins>
          <w:ins w:id="360" w:author="LKY" w:date="2026-09-15T17:27:29Z">
            <w:r>
              <w:rPr/>
              <w:fldChar w:fldCharType="begin"/>
            </w:r>
          </w:ins>
          <w:ins w:id="361" w:author="LKY" w:date="2026-09-15T17:27:29Z">
            <w:r>
              <w:rPr/>
              <w:instrText xml:space="preserve"> PAGEREF _Toc19415 \h </w:instrText>
            </w:r>
          </w:ins>
          <w:ins w:id="362" w:author="LKY" w:date="2026-09-15T17:27:29Z">
            <w:r>
              <w:rPr/>
              <w:fldChar w:fldCharType="separate"/>
            </w:r>
          </w:ins>
          <w:ins w:id="363" w:author="LKY" w:date="2026-09-15T17:27:30Z">
            <w:r>
              <w:rPr/>
              <w:t>30</w:t>
            </w:r>
          </w:ins>
          <w:ins w:id="364" w:author="LKY" w:date="2026-09-15T17:27:29Z">
            <w:r>
              <w:rPr/>
              <w:fldChar w:fldCharType="end"/>
            </w:r>
          </w:ins>
          <w:ins w:id="365" w:author="LKY" w:date="2026-09-15T17:27:29Z">
            <w:r>
              <w:rPr/>
              <w:fldChar w:fldCharType="end"/>
            </w:r>
          </w:ins>
        </w:p>
        <w:p w14:paraId="150C9418">
          <w:pPr>
            <w:pStyle w:val="11"/>
            <w:tabs>
              <w:tab w:val="right" w:leader="dot" w:pos="8306"/>
            </w:tabs>
            <w:rPr>
              <w:ins w:id="366" w:author="LKY" w:date="2026-09-15T17:27:29Z"/>
            </w:rPr>
          </w:pPr>
          <w:ins w:id="367" w:author="LKY" w:date="2026-09-15T17:27:29Z">
            <w:r>
              <w:rPr/>
              <w:fldChar w:fldCharType="begin"/>
            </w:r>
          </w:ins>
          <w:ins w:id="368" w:author="LKY" w:date="2026-09-15T17:27:29Z">
            <w:r>
              <w:rPr/>
              <w:instrText xml:space="preserve"> HYPERLINK \l _Toc17076 </w:instrText>
            </w:r>
          </w:ins>
          <w:ins w:id="369" w:author="LKY" w:date="2026-09-15T17:27:29Z">
            <w:r>
              <w:rPr/>
              <w:fldChar w:fldCharType="separate"/>
            </w:r>
          </w:ins>
          <w:ins w:id="370" w:author="LKY" w:date="2026-09-15T17:27:29Z">
            <w:r>
              <w:rPr>
                <w:rFonts w:hint="eastAsia" w:ascii="Times New Roman" w:hAnsi="Times New Roman" w:cs="宋体"/>
                <w:kern w:val="2"/>
                <w:szCs w:val="32"/>
                <w:lang w:val="en-US" w:eastAsia="zh-CN" w:bidi="en-US"/>
              </w:rPr>
              <w:t>2.9调试串口</w:t>
            </w:r>
          </w:ins>
          <w:ins w:id="371" w:author="LKY" w:date="2026-09-15T17:27:29Z">
            <w:r>
              <w:rPr/>
              <w:tab/>
            </w:r>
          </w:ins>
          <w:ins w:id="372" w:author="LKY" w:date="2026-09-15T17:27:29Z">
            <w:r>
              <w:rPr/>
              <w:fldChar w:fldCharType="begin"/>
            </w:r>
          </w:ins>
          <w:ins w:id="373" w:author="LKY" w:date="2026-09-15T17:27:29Z">
            <w:r>
              <w:rPr/>
              <w:instrText xml:space="preserve"> PAGEREF _Toc17076 \h </w:instrText>
            </w:r>
          </w:ins>
          <w:ins w:id="374" w:author="LKY" w:date="2026-09-15T17:27:29Z">
            <w:r>
              <w:rPr/>
              <w:fldChar w:fldCharType="separate"/>
            </w:r>
          </w:ins>
          <w:ins w:id="375" w:author="LKY" w:date="2026-09-15T17:27:30Z">
            <w:r>
              <w:rPr/>
              <w:t>30</w:t>
            </w:r>
          </w:ins>
          <w:ins w:id="376" w:author="LKY" w:date="2026-09-15T17:27:29Z">
            <w:r>
              <w:rPr/>
              <w:fldChar w:fldCharType="end"/>
            </w:r>
          </w:ins>
          <w:ins w:id="377" w:author="LKY" w:date="2026-09-15T17:27:29Z">
            <w:r>
              <w:rPr/>
              <w:fldChar w:fldCharType="end"/>
            </w:r>
          </w:ins>
        </w:p>
        <w:p w14:paraId="07C46C2A">
          <w:pPr>
            <w:pStyle w:val="11"/>
            <w:tabs>
              <w:tab w:val="right" w:leader="dot" w:pos="8306"/>
            </w:tabs>
            <w:rPr>
              <w:ins w:id="378" w:author="LKY" w:date="2026-09-15T17:27:29Z"/>
            </w:rPr>
          </w:pPr>
          <w:ins w:id="379" w:author="LKY" w:date="2026-09-15T17:27:29Z">
            <w:r>
              <w:rPr/>
              <w:fldChar w:fldCharType="begin"/>
            </w:r>
          </w:ins>
          <w:ins w:id="380" w:author="LKY" w:date="2026-09-15T17:27:29Z">
            <w:r>
              <w:rPr/>
              <w:instrText xml:space="preserve"> HYPERLINK \l _Toc22725 </w:instrText>
            </w:r>
          </w:ins>
          <w:ins w:id="381" w:author="LKY" w:date="2026-09-15T17:27:29Z">
            <w:r>
              <w:rPr/>
              <w:fldChar w:fldCharType="separate"/>
            </w:r>
          </w:ins>
          <w:ins w:id="382" w:author="LKY" w:date="2026-09-15T17:27:29Z">
            <w:r>
              <w:rPr>
                <w:rFonts w:hint="eastAsia" w:ascii="Times New Roman" w:hAnsi="Times New Roman" w:cs="宋体"/>
                <w:kern w:val="2"/>
                <w:szCs w:val="32"/>
                <w:lang w:val="en-US" w:eastAsia="zh-CN" w:bidi="en-US"/>
              </w:rPr>
              <w:t>2.10 SIM卡插槽</w:t>
            </w:r>
          </w:ins>
          <w:ins w:id="383" w:author="LKY" w:date="2026-09-15T17:27:29Z">
            <w:r>
              <w:rPr/>
              <w:tab/>
            </w:r>
          </w:ins>
          <w:ins w:id="384" w:author="LKY" w:date="2026-09-15T17:27:29Z">
            <w:r>
              <w:rPr/>
              <w:fldChar w:fldCharType="begin"/>
            </w:r>
          </w:ins>
          <w:ins w:id="385" w:author="LKY" w:date="2026-09-15T17:27:29Z">
            <w:r>
              <w:rPr/>
              <w:instrText xml:space="preserve"> PAGEREF _Toc22725 \h </w:instrText>
            </w:r>
          </w:ins>
          <w:ins w:id="386" w:author="LKY" w:date="2026-09-15T17:27:29Z">
            <w:r>
              <w:rPr/>
              <w:fldChar w:fldCharType="separate"/>
            </w:r>
          </w:ins>
          <w:ins w:id="387" w:author="LKY" w:date="2026-09-15T17:27:30Z">
            <w:r>
              <w:rPr/>
              <w:t>30</w:t>
            </w:r>
          </w:ins>
          <w:ins w:id="388" w:author="LKY" w:date="2026-09-15T17:27:29Z">
            <w:r>
              <w:rPr/>
              <w:fldChar w:fldCharType="end"/>
            </w:r>
          </w:ins>
          <w:ins w:id="389" w:author="LKY" w:date="2026-09-15T17:27:29Z">
            <w:r>
              <w:rPr/>
              <w:fldChar w:fldCharType="end"/>
            </w:r>
          </w:ins>
        </w:p>
        <w:p w14:paraId="73047FCA">
          <w:pPr>
            <w:pStyle w:val="11"/>
            <w:tabs>
              <w:tab w:val="right" w:leader="dot" w:pos="8306"/>
            </w:tabs>
            <w:rPr>
              <w:ins w:id="390" w:author="LKY" w:date="2026-09-15T17:27:29Z"/>
            </w:rPr>
          </w:pPr>
          <w:ins w:id="391" w:author="LKY" w:date="2026-09-15T17:27:29Z">
            <w:r>
              <w:rPr/>
              <w:fldChar w:fldCharType="begin"/>
            </w:r>
          </w:ins>
          <w:ins w:id="392" w:author="LKY" w:date="2026-09-15T17:27:29Z">
            <w:r>
              <w:rPr/>
              <w:instrText xml:space="preserve"> HYPERLINK \l _Toc16073 </w:instrText>
            </w:r>
          </w:ins>
          <w:ins w:id="393" w:author="LKY" w:date="2026-09-15T17:27:29Z">
            <w:r>
              <w:rPr/>
              <w:fldChar w:fldCharType="separate"/>
            </w:r>
          </w:ins>
          <w:ins w:id="394" w:author="LKY" w:date="2026-09-15T17:27:29Z">
            <w:r>
              <w:rPr>
                <w:rFonts w:hint="eastAsia" w:ascii="Times New Roman" w:hAnsi="Times New Roman" w:cs="宋体"/>
                <w:kern w:val="2"/>
                <w:szCs w:val="32"/>
                <w:lang w:val="en-US" w:eastAsia="zh-CN" w:bidi="en-US"/>
              </w:rPr>
              <w:t>2.11 SD卡插槽</w:t>
            </w:r>
          </w:ins>
          <w:ins w:id="395" w:author="LKY" w:date="2026-09-15T17:27:29Z">
            <w:r>
              <w:rPr/>
              <w:tab/>
            </w:r>
          </w:ins>
          <w:ins w:id="396" w:author="LKY" w:date="2026-09-15T17:27:29Z">
            <w:r>
              <w:rPr/>
              <w:fldChar w:fldCharType="begin"/>
            </w:r>
          </w:ins>
          <w:ins w:id="397" w:author="LKY" w:date="2026-09-15T17:27:29Z">
            <w:r>
              <w:rPr/>
              <w:instrText xml:space="preserve"> PAGEREF _Toc16073 \h </w:instrText>
            </w:r>
          </w:ins>
          <w:ins w:id="398" w:author="LKY" w:date="2026-09-15T17:27:29Z">
            <w:r>
              <w:rPr/>
              <w:fldChar w:fldCharType="separate"/>
            </w:r>
          </w:ins>
          <w:ins w:id="399" w:author="LKY" w:date="2026-09-15T17:27:30Z">
            <w:r>
              <w:rPr/>
              <w:t>31</w:t>
            </w:r>
          </w:ins>
          <w:ins w:id="400" w:author="LKY" w:date="2026-09-15T17:27:29Z">
            <w:r>
              <w:rPr/>
              <w:fldChar w:fldCharType="end"/>
            </w:r>
          </w:ins>
          <w:ins w:id="401" w:author="LKY" w:date="2026-09-15T17:27:29Z">
            <w:r>
              <w:rPr/>
              <w:fldChar w:fldCharType="end"/>
            </w:r>
          </w:ins>
        </w:p>
        <w:p w14:paraId="53E33F0D">
          <w:pPr>
            <w:pStyle w:val="11"/>
            <w:tabs>
              <w:tab w:val="right" w:leader="dot" w:pos="8306"/>
            </w:tabs>
            <w:rPr>
              <w:ins w:id="402" w:author="LKY" w:date="2026-09-15T17:27:29Z"/>
            </w:rPr>
          </w:pPr>
          <w:ins w:id="403" w:author="LKY" w:date="2026-09-15T17:27:29Z">
            <w:r>
              <w:rPr/>
              <w:fldChar w:fldCharType="begin"/>
            </w:r>
          </w:ins>
          <w:ins w:id="404" w:author="LKY" w:date="2026-09-15T17:27:29Z">
            <w:r>
              <w:rPr/>
              <w:instrText xml:space="preserve"> HYPERLINK \l _Toc2952 </w:instrText>
            </w:r>
          </w:ins>
          <w:ins w:id="405" w:author="LKY" w:date="2026-09-15T17:27:29Z">
            <w:r>
              <w:rPr/>
              <w:fldChar w:fldCharType="separate"/>
            </w:r>
          </w:ins>
          <w:ins w:id="406" w:author="LKY" w:date="2026-09-15T17:27:29Z">
            <w:r>
              <w:rPr>
                <w:rFonts w:hint="eastAsia" w:ascii="Times New Roman" w:hAnsi="Times New Roman" w:cs="宋体"/>
                <w:kern w:val="2"/>
                <w:szCs w:val="32"/>
                <w:lang w:val="en-US" w:eastAsia="zh-CN" w:bidi="en-US"/>
              </w:rPr>
              <w:t>2.12重启按钮</w:t>
            </w:r>
          </w:ins>
          <w:ins w:id="407" w:author="LKY" w:date="2026-09-15T17:27:29Z">
            <w:r>
              <w:rPr/>
              <w:tab/>
            </w:r>
          </w:ins>
          <w:ins w:id="408" w:author="LKY" w:date="2026-09-15T17:27:29Z">
            <w:r>
              <w:rPr/>
              <w:fldChar w:fldCharType="begin"/>
            </w:r>
          </w:ins>
          <w:ins w:id="409" w:author="LKY" w:date="2026-09-15T17:27:29Z">
            <w:r>
              <w:rPr/>
              <w:instrText xml:space="preserve"> PAGEREF _Toc2952 \h </w:instrText>
            </w:r>
          </w:ins>
          <w:ins w:id="410" w:author="LKY" w:date="2026-09-15T17:27:29Z">
            <w:r>
              <w:rPr/>
              <w:fldChar w:fldCharType="separate"/>
            </w:r>
          </w:ins>
          <w:ins w:id="411" w:author="LKY" w:date="2026-09-15T17:27:30Z">
            <w:r>
              <w:rPr/>
              <w:t>32</w:t>
            </w:r>
          </w:ins>
          <w:ins w:id="412" w:author="LKY" w:date="2026-09-15T17:27:29Z">
            <w:r>
              <w:rPr/>
              <w:fldChar w:fldCharType="end"/>
            </w:r>
          </w:ins>
          <w:ins w:id="413" w:author="LKY" w:date="2026-09-15T17:27:29Z">
            <w:r>
              <w:rPr/>
              <w:fldChar w:fldCharType="end"/>
            </w:r>
          </w:ins>
        </w:p>
        <w:p w14:paraId="56E40D10">
          <w:pPr>
            <w:pStyle w:val="11"/>
            <w:tabs>
              <w:tab w:val="right" w:leader="dot" w:pos="8306"/>
            </w:tabs>
            <w:rPr>
              <w:ins w:id="414" w:author="LKY" w:date="2026-09-15T17:27:29Z"/>
            </w:rPr>
          </w:pPr>
          <w:ins w:id="415" w:author="LKY" w:date="2026-09-15T17:27:29Z">
            <w:r>
              <w:rPr/>
              <w:fldChar w:fldCharType="begin"/>
            </w:r>
          </w:ins>
          <w:ins w:id="416" w:author="LKY" w:date="2026-09-15T17:27:29Z">
            <w:r>
              <w:rPr/>
              <w:instrText xml:space="preserve"> HYPERLINK \l _Toc667 </w:instrText>
            </w:r>
          </w:ins>
          <w:ins w:id="417" w:author="LKY" w:date="2026-09-15T17:27:29Z">
            <w:r>
              <w:rPr/>
              <w:fldChar w:fldCharType="separate"/>
            </w:r>
          </w:ins>
          <w:ins w:id="418" w:author="LKY" w:date="2026-09-15T17:27:29Z">
            <w:r>
              <w:rPr>
                <w:rFonts w:hint="eastAsia" w:ascii="Times New Roman" w:hAnsi="Times New Roman" w:cs="宋体"/>
                <w:kern w:val="2"/>
                <w:szCs w:val="32"/>
                <w:lang w:val="en-US" w:eastAsia="zh-CN" w:bidi="en-US"/>
              </w:rPr>
              <w:t>2.13 PCIE接口</w:t>
            </w:r>
          </w:ins>
          <w:ins w:id="419" w:author="LKY" w:date="2026-09-15T17:27:29Z">
            <w:r>
              <w:rPr/>
              <w:tab/>
            </w:r>
          </w:ins>
          <w:ins w:id="420" w:author="LKY" w:date="2026-09-15T17:27:29Z">
            <w:r>
              <w:rPr/>
              <w:fldChar w:fldCharType="begin"/>
            </w:r>
          </w:ins>
          <w:ins w:id="421" w:author="LKY" w:date="2026-09-15T17:27:29Z">
            <w:r>
              <w:rPr/>
              <w:instrText xml:space="preserve"> PAGEREF _Toc667 \h </w:instrText>
            </w:r>
          </w:ins>
          <w:ins w:id="422" w:author="LKY" w:date="2026-09-15T17:27:29Z">
            <w:r>
              <w:rPr/>
              <w:fldChar w:fldCharType="separate"/>
            </w:r>
          </w:ins>
          <w:ins w:id="423" w:author="LKY" w:date="2026-09-15T17:27:30Z">
            <w:r>
              <w:rPr/>
              <w:t>33</w:t>
            </w:r>
          </w:ins>
          <w:ins w:id="424" w:author="LKY" w:date="2026-09-15T17:27:29Z">
            <w:r>
              <w:rPr/>
              <w:fldChar w:fldCharType="end"/>
            </w:r>
          </w:ins>
          <w:ins w:id="425" w:author="LKY" w:date="2026-09-15T17:27:29Z">
            <w:r>
              <w:rPr/>
              <w:fldChar w:fldCharType="end"/>
            </w:r>
          </w:ins>
        </w:p>
        <w:p w14:paraId="72CE70AD">
          <w:pPr>
            <w:pStyle w:val="7"/>
            <w:tabs>
              <w:tab w:val="right" w:leader="dot" w:pos="8306"/>
            </w:tabs>
            <w:rPr>
              <w:ins w:id="426" w:author="LKY" w:date="2026-09-15T17:27:29Z"/>
            </w:rPr>
          </w:pPr>
          <w:ins w:id="427" w:author="LKY" w:date="2026-09-15T17:27:29Z">
            <w:r>
              <w:rPr/>
              <w:fldChar w:fldCharType="begin"/>
            </w:r>
          </w:ins>
          <w:ins w:id="428" w:author="LKY" w:date="2026-09-15T17:27:29Z">
            <w:r>
              <w:rPr/>
              <w:instrText xml:space="preserve"> HYPERLINK \l _Toc14432 </w:instrText>
            </w:r>
          </w:ins>
          <w:ins w:id="429" w:author="LKY" w:date="2026-09-15T17:27:29Z">
            <w:r>
              <w:rPr/>
              <w:fldChar w:fldCharType="separate"/>
            </w:r>
          </w:ins>
          <w:ins w:id="430" w:author="LKY" w:date="2026-09-15T17:27:29Z">
            <w:r>
              <w:rPr>
                <w:rFonts w:hint="eastAsia" w:ascii="Times New Roman" w:hAnsi="Times New Roman" w:eastAsia="宋体" w:cs="宋体"/>
                <w:bCs w:val="0"/>
                <w:szCs w:val="28"/>
                <w:lang w:val="en-US" w:eastAsia="zh-CN" w:bidi="en-US"/>
              </w:rPr>
              <w:t>2.13.1 4G模块</w:t>
            </w:r>
          </w:ins>
          <w:ins w:id="431" w:author="LKY" w:date="2026-09-15T17:27:29Z">
            <w:r>
              <w:rPr/>
              <w:tab/>
            </w:r>
          </w:ins>
          <w:ins w:id="432" w:author="LKY" w:date="2026-09-15T17:27:29Z">
            <w:r>
              <w:rPr/>
              <w:fldChar w:fldCharType="begin"/>
            </w:r>
          </w:ins>
          <w:ins w:id="433" w:author="LKY" w:date="2026-09-15T17:27:29Z">
            <w:r>
              <w:rPr/>
              <w:instrText xml:space="preserve"> PAGEREF _Toc14432 \h </w:instrText>
            </w:r>
          </w:ins>
          <w:ins w:id="434" w:author="LKY" w:date="2026-09-15T17:27:29Z">
            <w:r>
              <w:rPr/>
              <w:fldChar w:fldCharType="separate"/>
            </w:r>
          </w:ins>
          <w:ins w:id="435" w:author="LKY" w:date="2026-09-15T17:27:30Z">
            <w:r>
              <w:rPr/>
              <w:t>33</w:t>
            </w:r>
          </w:ins>
          <w:ins w:id="436" w:author="LKY" w:date="2026-09-15T17:27:29Z">
            <w:r>
              <w:rPr/>
              <w:fldChar w:fldCharType="end"/>
            </w:r>
          </w:ins>
          <w:ins w:id="437" w:author="LKY" w:date="2026-09-15T17:27:29Z">
            <w:r>
              <w:rPr/>
              <w:fldChar w:fldCharType="end"/>
            </w:r>
          </w:ins>
        </w:p>
        <w:p w14:paraId="69F117EF">
          <w:pPr>
            <w:pStyle w:val="7"/>
            <w:tabs>
              <w:tab w:val="right" w:leader="dot" w:pos="8306"/>
            </w:tabs>
            <w:rPr>
              <w:ins w:id="438" w:author="LKY" w:date="2026-09-15T17:27:29Z"/>
            </w:rPr>
          </w:pPr>
          <w:ins w:id="439" w:author="LKY" w:date="2026-09-15T17:27:29Z">
            <w:r>
              <w:rPr/>
              <w:fldChar w:fldCharType="begin"/>
            </w:r>
          </w:ins>
          <w:ins w:id="440" w:author="LKY" w:date="2026-09-15T17:27:29Z">
            <w:r>
              <w:rPr/>
              <w:instrText xml:space="preserve"> HYPERLINK \l _Toc27970 </w:instrText>
            </w:r>
          </w:ins>
          <w:ins w:id="441" w:author="LKY" w:date="2026-09-15T17:27:29Z">
            <w:r>
              <w:rPr/>
              <w:fldChar w:fldCharType="separate"/>
            </w:r>
          </w:ins>
          <w:ins w:id="442" w:author="LKY" w:date="2026-09-15T17:27:29Z">
            <w:r>
              <w:rPr>
                <w:rFonts w:hint="eastAsia" w:ascii="Times New Roman" w:hAnsi="Times New Roman" w:eastAsia="宋体" w:cs="宋体"/>
                <w:bCs w:val="0"/>
                <w:szCs w:val="28"/>
                <w:lang w:val="en-US" w:eastAsia="zh-CN" w:bidi="en-US"/>
              </w:rPr>
              <w:t>2.13.2 Wi-Fi模块</w:t>
            </w:r>
          </w:ins>
          <w:ins w:id="443" w:author="LKY" w:date="2026-09-15T17:27:29Z">
            <w:r>
              <w:rPr/>
              <w:tab/>
            </w:r>
          </w:ins>
          <w:ins w:id="444" w:author="LKY" w:date="2026-09-15T17:27:29Z">
            <w:r>
              <w:rPr/>
              <w:fldChar w:fldCharType="begin"/>
            </w:r>
          </w:ins>
          <w:ins w:id="445" w:author="LKY" w:date="2026-09-15T17:27:29Z">
            <w:r>
              <w:rPr/>
              <w:instrText xml:space="preserve"> PAGEREF _Toc27970 \h </w:instrText>
            </w:r>
          </w:ins>
          <w:ins w:id="446" w:author="LKY" w:date="2026-09-15T17:27:29Z">
            <w:r>
              <w:rPr/>
              <w:fldChar w:fldCharType="separate"/>
            </w:r>
          </w:ins>
          <w:ins w:id="447" w:author="LKY" w:date="2026-09-15T17:27:30Z">
            <w:r>
              <w:rPr/>
              <w:t>35</w:t>
            </w:r>
          </w:ins>
          <w:ins w:id="448" w:author="LKY" w:date="2026-09-15T17:27:29Z">
            <w:r>
              <w:rPr/>
              <w:fldChar w:fldCharType="end"/>
            </w:r>
          </w:ins>
          <w:ins w:id="449" w:author="LKY" w:date="2026-09-15T17:27:29Z">
            <w:r>
              <w:rPr/>
              <w:fldChar w:fldCharType="end"/>
            </w:r>
          </w:ins>
        </w:p>
        <w:p w14:paraId="55BB9093">
          <w:pPr>
            <w:pStyle w:val="11"/>
            <w:tabs>
              <w:tab w:val="right" w:leader="dot" w:pos="8306"/>
            </w:tabs>
            <w:rPr>
              <w:ins w:id="450" w:author="LKY" w:date="2026-09-15T17:27:29Z"/>
            </w:rPr>
          </w:pPr>
          <w:ins w:id="451" w:author="LKY" w:date="2026-09-15T17:27:29Z">
            <w:r>
              <w:rPr/>
              <w:fldChar w:fldCharType="begin"/>
            </w:r>
          </w:ins>
          <w:ins w:id="452" w:author="LKY" w:date="2026-09-15T17:27:29Z">
            <w:r>
              <w:rPr/>
              <w:instrText xml:space="preserve"> HYPERLINK \l _Toc5757 </w:instrText>
            </w:r>
          </w:ins>
          <w:ins w:id="453" w:author="LKY" w:date="2026-09-15T17:27:29Z">
            <w:r>
              <w:rPr/>
              <w:fldChar w:fldCharType="separate"/>
            </w:r>
          </w:ins>
          <w:ins w:id="454" w:author="LKY" w:date="2026-09-15T17:27:29Z">
            <w:r>
              <w:rPr>
                <w:rFonts w:hint="eastAsia" w:ascii="Times New Roman" w:hAnsi="Times New Roman" w:cs="宋体"/>
                <w:kern w:val="2"/>
                <w:szCs w:val="32"/>
                <w:lang w:val="en-US" w:eastAsia="zh-CN" w:bidi="en-US"/>
              </w:rPr>
              <w:t>2.14 M.2接口</w:t>
            </w:r>
          </w:ins>
          <w:ins w:id="455" w:author="LKY" w:date="2026-09-15T17:27:29Z">
            <w:r>
              <w:rPr/>
              <w:tab/>
            </w:r>
          </w:ins>
          <w:ins w:id="456" w:author="LKY" w:date="2026-09-15T17:27:29Z">
            <w:r>
              <w:rPr/>
              <w:fldChar w:fldCharType="begin"/>
            </w:r>
          </w:ins>
          <w:ins w:id="457" w:author="LKY" w:date="2026-09-15T17:27:29Z">
            <w:r>
              <w:rPr/>
              <w:instrText xml:space="preserve"> PAGEREF _Toc5757 \h </w:instrText>
            </w:r>
          </w:ins>
          <w:ins w:id="458" w:author="LKY" w:date="2026-09-15T17:27:29Z">
            <w:r>
              <w:rPr/>
              <w:fldChar w:fldCharType="separate"/>
            </w:r>
          </w:ins>
          <w:ins w:id="459" w:author="LKY" w:date="2026-09-15T17:27:30Z">
            <w:r>
              <w:rPr/>
              <w:t>40</w:t>
            </w:r>
          </w:ins>
          <w:ins w:id="460" w:author="LKY" w:date="2026-09-15T17:27:29Z">
            <w:r>
              <w:rPr/>
              <w:fldChar w:fldCharType="end"/>
            </w:r>
          </w:ins>
          <w:ins w:id="461" w:author="LKY" w:date="2026-09-15T17:27:29Z">
            <w:r>
              <w:rPr/>
              <w:fldChar w:fldCharType="end"/>
            </w:r>
          </w:ins>
        </w:p>
        <w:p w14:paraId="7329CB26">
          <w:pPr>
            <w:pStyle w:val="7"/>
            <w:tabs>
              <w:tab w:val="right" w:leader="dot" w:pos="8306"/>
            </w:tabs>
            <w:rPr>
              <w:ins w:id="462" w:author="LKY" w:date="2026-09-15T17:27:29Z"/>
            </w:rPr>
          </w:pPr>
          <w:ins w:id="463" w:author="LKY" w:date="2026-09-15T17:27:29Z">
            <w:r>
              <w:rPr/>
              <w:fldChar w:fldCharType="begin"/>
            </w:r>
          </w:ins>
          <w:ins w:id="464" w:author="LKY" w:date="2026-09-15T17:27:29Z">
            <w:r>
              <w:rPr/>
              <w:instrText xml:space="preserve"> HYPERLINK \l _Toc9178 </w:instrText>
            </w:r>
          </w:ins>
          <w:ins w:id="465" w:author="LKY" w:date="2026-09-15T17:27:29Z">
            <w:r>
              <w:rPr/>
              <w:fldChar w:fldCharType="separate"/>
            </w:r>
          </w:ins>
          <w:ins w:id="466" w:author="LKY" w:date="2026-09-15T17:27:29Z">
            <w:r>
              <w:rPr>
                <w:rFonts w:hint="eastAsia" w:ascii="Times New Roman" w:hAnsi="Times New Roman" w:eastAsia="宋体" w:cs="宋体"/>
                <w:bCs w:val="0"/>
                <w:szCs w:val="28"/>
                <w:lang w:val="en-US" w:eastAsia="zh-CN" w:bidi="en-US"/>
              </w:rPr>
              <w:t>2.14.1 SSD卡</w:t>
            </w:r>
          </w:ins>
          <w:ins w:id="467" w:author="LKY" w:date="2026-09-15T17:27:29Z">
            <w:r>
              <w:rPr/>
              <w:tab/>
            </w:r>
          </w:ins>
          <w:ins w:id="468" w:author="LKY" w:date="2026-09-15T17:27:29Z">
            <w:r>
              <w:rPr/>
              <w:fldChar w:fldCharType="begin"/>
            </w:r>
          </w:ins>
          <w:ins w:id="469" w:author="LKY" w:date="2026-09-15T17:27:29Z">
            <w:r>
              <w:rPr/>
              <w:instrText xml:space="preserve"> PAGEREF _Toc9178 \h </w:instrText>
            </w:r>
          </w:ins>
          <w:ins w:id="470" w:author="LKY" w:date="2026-09-15T17:27:29Z">
            <w:r>
              <w:rPr/>
              <w:fldChar w:fldCharType="separate"/>
            </w:r>
          </w:ins>
          <w:ins w:id="471" w:author="LKY" w:date="2026-09-15T17:27:30Z">
            <w:r>
              <w:rPr/>
              <w:t>40</w:t>
            </w:r>
          </w:ins>
          <w:ins w:id="472" w:author="LKY" w:date="2026-09-15T17:27:29Z">
            <w:r>
              <w:rPr/>
              <w:fldChar w:fldCharType="end"/>
            </w:r>
          </w:ins>
          <w:ins w:id="473" w:author="LKY" w:date="2026-09-15T17:27:29Z">
            <w:r>
              <w:rPr/>
              <w:fldChar w:fldCharType="end"/>
            </w:r>
          </w:ins>
        </w:p>
        <w:p w14:paraId="7EC86B8A">
          <w:pPr>
            <w:pStyle w:val="7"/>
            <w:tabs>
              <w:tab w:val="right" w:leader="dot" w:pos="8306"/>
            </w:tabs>
            <w:rPr>
              <w:ins w:id="474" w:author="LKY" w:date="2026-09-15T17:27:29Z"/>
            </w:rPr>
          </w:pPr>
          <w:ins w:id="475" w:author="LKY" w:date="2026-09-15T17:27:29Z">
            <w:r>
              <w:rPr/>
              <w:fldChar w:fldCharType="begin"/>
            </w:r>
          </w:ins>
          <w:ins w:id="476" w:author="LKY" w:date="2026-09-15T17:27:29Z">
            <w:r>
              <w:rPr/>
              <w:instrText xml:space="preserve"> HYPERLINK \l _Toc32390 </w:instrText>
            </w:r>
          </w:ins>
          <w:ins w:id="477" w:author="LKY" w:date="2026-09-15T17:27:29Z">
            <w:r>
              <w:rPr/>
              <w:fldChar w:fldCharType="separate"/>
            </w:r>
          </w:ins>
          <w:ins w:id="478" w:author="LKY" w:date="2026-09-15T17:27:29Z">
            <w:r>
              <w:rPr>
                <w:rFonts w:hint="eastAsia" w:ascii="Times New Roman" w:hAnsi="Times New Roman" w:eastAsia="宋体" w:cs="宋体"/>
                <w:bCs w:val="0"/>
                <w:szCs w:val="28"/>
                <w:lang w:val="en-US" w:eastAsia="zh-CN" w:bidi="en-US"/>
              </w:rPr>
              <w:t xml:space="preserve">2.14.2 </w:t>
            </w:r>
          </w:ins>
          <w:ins w:id="479" w:author="LKY" w:date="2026-09-15T17:27:29Z">
            <w:r>
              <w:rPr>
                <w:rFonts w:hint="default" w:ascii="Times New Roman" w:hAnsi="Times New Roman" w:eastAsia="宋体" w:cs="宋体"/>
                <w:bCs w:val="0"/>
                <w:szCs w:val="28"/>
                <w:lang w:val="en-US" w:eastAsia="zh-CN" w:bidi="en-US"/>
              </w:rPr>
              <w:t>Hailo算力模块</w:t>
            </w:r>
          </w:ins>
          <w:ins w:id="480" w:author="LKY" w:date="2026-09-15T17:27:29Z">
            <w:r>
              <w:rPr/>
              <w:tab/>
            </w:r>
          </w:ins>
          <w:ins w:id="481" w:author="LKY" w:date="2026-09-15T17:27:29Z">
            <w:r>
              <w:rPr/>
              <w:fldChar w:fldCharType="begin"/>
            </w:r>
          </w:ins>
          <w:ins w:id="482" w:author="LKY" w:date="2026-09-15T17:27:29Z">
            <w:r>
              <w:rPr/>
              <w:instrText xml:space="preserve"> PAGEREF _Toc32390 \h </w:instrText>
            </w:r>
          </w:ins>
          <w:ins w:id="483" w:author="LKY" w:date="2026-09-15T17:27:29Z">
            <w:r>
              <w:rPr/>
              <w:fldChar w:fldCharType="separate"/>
            </w:r>
          </w:ins>
          <w:ins w:id="484" w:author="LKY" w:date="2026-09-15T17:27:30Z">
            <w:r>
              <w:rPr/>
              <w:t>41</w:t>
            </w:r>
          </w:ins>
          <w:ins w:id="485" w:author="LKY" w:date="2026-09-15T17:27:29Z">
            <w:r>
              <w:rPr/>
              <w:fldChar w:fldCharType="end"/>
            </w:r>
          </w:ins>
          <w:ins w:id="486" w:author="LKY" w:date="2026-09-15T17:27:29Z">
            <w:r>
              <w:rPr/>
              <w:fldChar w:fldCharType="end"/>
            </w:r>
          </w:ins>
        </w:p>
        <w:p w14:paraId="442C57FA">
          <w:pPr>
            <w:pStyle w:val="11"/>
            <w:tabs>
              <w:tab w:val="right" w:leader="dot" w:pos="8306"/>
            </w:tabs>
            <w:rPr>
              <w:ins w:id="487" w:author="LKY" w:date="2026-09-15T17:27:29Z"/>
            </w:rPr>
          </w:pPr>
          <w:ins w:id="488" w:author="LKY" w:date="2026-09-15T17:27:29Z">
            <w:r>
              <w:rPr/>
              <w:fldChar w:fldCharType="begin"/>
            </w:r>
          </w:ins>
          <w:ins w:id="489" w:author="LKY" w:date="2026-09-15T17:27:29Z">
            <w:r>
              <w:rPr/>
              <w:instrText xml:space="preserve"> HYPERLINK \l _Toc19560 </w:instrText>
            </w:r>
          </w:ins>
          <w:ins w:id="490" w:author="LKY" w:date="2026-09-15T17:27:29Z">
            <w:r>
              <w:rPr/>
              <w:fldChar w:fldCharType="separate"/>
            </w:r>
          </w:ins>
          <w:ins w:id="491" w:author="LKY" w:date="2026-09-15T17:27:29Z">
            <w:r>
              <w:rPr>
                <w:rFonts w:hint="eastAsia" w:ascii="Times New Roman" w:hAnsi="Times New Roman" w:cs="宋体"/>
                <w:kern w:val="2"/>
                <w:szCs w:val="32"/>
                <w:lang w:val="en-US" w:eastAsia="zh-CN" w:bidi="en-US"/>
              </w:rPr>
              <w:t>2.15硬件看门狗</w:t>
            </w:r>
          </w:ins>
          <w:ins w:id="492" w:author="LKY" w:date="2026-09-15T17:27:29Z">
            <w:r>
              <w:rPr/>
              <w:tab/>
            </w:r>
          </w:ins>
          <w:ins w:id="493" w:author="LKY" w:date="2026-09-15T17:27:29Z">
            <w:r>
              <w:rPr/>
              <w:fldChar w:fldCharType="begin"/>
            </w:r>
          </w:ins>
          <w:ins w:id="494" w:author="LKY" w:date="2026-09-15T17:27:29Z">
            <w:r>
              <w:rPr/>
              <w:instrText xml:space="preserve"> PAGEREF _Toc19560 \h </w:instrText>
            </w:r>
          </w:ins>
          <w:ins w:id="495" w:author="LKY" w:date="2026-09-15T17:27:29Z">
            <w:r>
              <w:rPr/>
              <w:fldChar w:fldCharType="separate"/>
            </w:r>
          </w:ins>
          <w:ins w:id="496" w:author="LKY" w:date="2026-09-15T17:27:30Z">
            <w:r>
              <w:rPr/>
              <w:t>42</w:t>
            </w:r>
          </w:ins>
          <w:ins w:id="497" w:author="LKY" w:date="2026-09-15T17:27:29Z">
            <w:r>
              <w:rPr/>
              <w:fldChar w:fldCharType="end"/>
            </w:r>
          </w:ins>
          <w:ins w:id="498" w:author="LKY" w:date="2026-09-15T17:27:29Z">
            <w:r>
              <w:rPr/>
              <w:fldChar w:fldCharType="end"/>
            </w:r>
          </w:ins>
        </w:p>
        <w:p w14:paraId="77A51E58">
          <w:pPr>
            <w:pStyle w:val="11"/>
            <w:tabs>
              <w:tab w:val="right" w:leader="dot" w:pos="8306"/>
            </w:tabs>
            <w:rPr>
              <w:ins w:id="499" w:author="LKY" w:date="2026-09-15T17:27:29Z"/>
            </w:rPr>
          </w:pPr>
          <w:ins w:id="500" w:author="LKY" w:date="2026-09-15T17:27:29Z">
            <w:r>
              <w:rPr/>
              <w:fldChar w:fldCharType="begin"/>
            </w:r>
          </w:ins>
          <w:ins w:id="501" w:author="LKY" w:date="2026-09-15T17:27:29Z">
            <w:r>
              <w:rPr/>
              <w:instrText xml:space="preserve"> HYPERLINK \l _Toc22148 </w:instrText>
            </w:r>
          </w:ins>
          <w:ins w:id="502" w:author="LKY" w:date="2026-09-15T17:27:29Z">
            <w:r>
              <w:rPr/>
              <w:fldChar w:fldCharType="separate"/>
            </w:r>
          </w:ins>
          <w:ins w:id="503" w:author="LKY" w:date="2026-09-15T17:27:29Z">
            <w:r>
              <w:rPr>
                <w:rFonts w:hint="eastAsia" w:ascii="Times New Roman" w:hAnsi="Times New Roman" w:cs="宋体"/>
                <w:kern w:val="2"/>
                <w:szCs w:val="32"/>
                <w:lang w:val="en-US" w:eastAsia="zh-CN" w:bidi="en-US"/>
              </w:rPr>
              <w:t>2.16外部RTC</w:t>
            </w:r>
          </w:ins>
          <w:ins w:id="504" w:author="LKY" w:date="2026-09-15T17:27:29Z">
            <w:r>
              <w:rPr/>
              <w:tab/>
            </w:r>
          </w:ins>
          <w:ins w:id="505" w:author="LKY" w:date="2026-09-15T17:27:29Z">
            <w:r>
              <w:rPr/>
              <w:fldChar w:fldCharType="begin"/>
            </w:r>
          </w:ins>
          <w:ins w:id="506" w:author="LKY" w:date="2026-09-15T17:27:29Z">
            <w:r>
              <w:rPr/>
              <w:instrText xml:space="preserve"> PAGEREF _Toc22148 \h </w:instrText>
            </w:r>
          </w:ins>
          <w:ins w:id="507" w:author="LKY" w:date="2026-09-15T17:27:29Z">
            <w:r>
              <w:rPr/>
              <w:fldChar w:fldCharType="separate"/>
            </w:r>
          </w:ins>
          <w:ins w:id="508" w:author="LKY" w:date="2026-09-15T17:27:30Z">
            <w:r>
              <w:rPr/>
              <w:t>42</w:t>
            </w:r>
          </w:ins>
          <w:ins w:id="509" w:author="LKY" w:date="2026-09-15T17:27:29Z">
            <w:r>
              <w:rPr/>
              <w:fldChar w:fldCharType="end"/>
            </w:r>
          </w:ins>
          <w:ins w:id="510" w:author="LKY" w:date="2026-09-15T17:27:29Z">
            <w:r>
              <w:rPr/>
              <w:fldChar w:fldCharType="end"/>
            </w:r>
          </w:ins>
        </w:p>
        <w:p w14:paraId="24B67336">
          <w:pPr>
            <w:pStyle w:val="11"/>
            <w:tabs>
              <w:tab w:val="right" w:leader="dot" w:pos="8306"/>
            </w:tabs>
            <w:rPr>
              <w:ins w:id="511" w:author="LKY" w:date="2026-09-15T17:27:29Z"/>
            </w:rPr>
          </w:pPr>
          <w:ins w:id="512" w:author="LKY" w:date="2026-09-15T17:27:29Z">
            <w:r>
              <w:rPr/>
              <w:fldChar w:fldCharType="begin"/>
            </w:r>
          </w:ins>
          <w:ins w:id="513" w:author="LKY" w:date="2026-09-15T17:27:29Z">
            <w:r>
              <w:rPr/>
              <w:instrText xml:space="preserve"> HYPERLINK \l _Toc29848 </w:instrText>
            </w:r>
          </w:ins>
          <w:ins w:id="514" w:author="LKY" w:date="2026-09-15T17:27:29Z">
            <w:r>
              <w:rPr/>
              <w:fldChar w:fldCharType="separate"/>
            </w:r>
          </w:ins>
          <w:ins w:id="515" w:author="LKY" w:date="2026-09-15T17:27:29Z">
            <w:r>
              <w:rPr>
                <w:rFonts w:hint="eastAsia" w:ascii="Times New Roman" w:hAnsi="Times New Roman" w:cs="宋体"/>
                <w:kern w:val="2"/>
                <w:szCs w:val="32"/>
                <w:lang w:val="en-US" w:eastAsia="zh-CN" w:bidi="en-US"/>
              </w:rPr>
              <w:t>2.17加密芯片</w:t>
            </w:r>
          </w:ins>
          <w:ins w:id="516" w:author="LKY" w:date="2026-09-15T17:27:29Z">
            <w:r>
              <w:rPr/>
              <w:tab/>
            </w:r>
          </w:ins>
          <w:ins w:id="517" w:author="LKY" w:date="2026-09-15T17:27:29Z">
            <w:r>
              <w:rPr/>
              <w:fldChar w:fldCharType="begin"/>
            </w:r>
          </w:ins>
          <w:ins w:id="518" w:author="LKY" w:date="2026-09-15T17:27:29Z">
            <w:r>
              <w:rPr/>
              <w:instrText xml:space="preserve"> PAGEREF _Toc29848 \h </w:instrText>
            </w:r>
          </w:ins>
          <w:ins w:id="519" w:author="LKY" w:date="2026-09-15T17:27:29Z">
            <w:r>
              <w:rPr/>
              <w:fldChar w:fldCharType="separate"/>
            </w:r>
          </w:ins>
          <w:ins w:id="520" w:author="LKY" w:date="2026-09-15T17:27:30Z">
            <w:r>
              <w:rPr/>
              <w:t>43</w:t>
            </w:r>
          </w:ins>
          <w:ins w:id="521" w:author="LKY" w:date="2026-09-15T17:27:29Z">
            <w:r>
              <w:rPr/>
              <w:fldChar w:fldCharType="end"/>
            </w:r>
          </w:ins>
          <w:ins w:id="522" w:author="LKY" w:date="2026-09-15T17:27:29Z">
            <w:r>
              <w:rPr/>
              <w:fldChar w:fldCharType="end"/>
            </w:r>
          </w:ins>
        </w:p>
        <w:p w14:paraId="4277B3CA">
          <w:pPr>
            <w:pStyle w:val="10"/>
            <w:tabs>
              <w:tab w:val="right" w:leader="dot" w:pos="8306"/>
            </w:tabs>
            <w:rPr>
              <w:ins w:id="523" w:author="LKY" w:date="2026-09-15T17:27:29Z"/>
            </w:rPr>
          </w:pPr>
          <w:ins w:id="524" w:author="LKY" w:date="2026-09-15T17:27:29Z">
            <w:r>
              <w:rPr/>
              <w:fldChar w:fldCharType="begin"/>
            </w:r>
          </w:ins>
          <w:ins w:id="525" w:author="LKY" w:date="2026-09-15T17:27:29Z">
            <w:r>
              <w:rPr/>
              <w:instrText xml:space="preserve"> HYPERLINK \l _Toc24081 </w:instrText>
            </w:r>
          </w:ins>
          <w:ins w:id="526" w:author="LKY" w:date="2026-09-15T17:27:29Z">
            <w:r>
              <w:rPr/>
              <w:fldChar w:fldCharType="separate"/>
            </w:r>
          </w:ins>
          <w:ins w:id="527" w:author="LKY" w:date="2026-09-15T17:27:29Z">
            <w:r>
              <w:rPr>
                <w:rFonts w:hint="eastAsia"/>
                <w:lang w:val="en-US" w:eastAsia="zh-CN"/>
              </w:rPr>
              <w:t>3.设备登录</w:t>
            </w:r>
          </w:ins>
          <w:ins w:id="528" w:author="LKY" w:date="2026-09-15T17:27:29Z">
            <w:r>
              <w:rPr/>
              <w:tab/>
            </w:r>
          </w:ins>
          <w:ins w:id="529" w:author="LKY" w:date="2026-09-15T17:27:29Z">
            <w:r>
              <w:rPr/>
              <w:fldChar w:fldCharType="begin"/>
            </w:r>
          </w:ins>
          <w:ins w:id="530" w:author="LKY" w:date="2026-09-15T17:27:29Z">
            <w:r>
              <w:rPr/>
              <w:instrText xml:space="preserve"> PAGEREF _Toc24081 \h </w:instrText>
            </w:r>
          </w:ins>
          <w:ins w:id="531" w:author="LKY" w:date="2026-09-15T17:27:29Z">
            <w:r>
              <w:rPr/>
              <w:fldChar w:fldCharType="separate"/>
            </w:r>
          </w:ins>
          <w:ins w:id="532" w:author="LKY" w:date="2026-09-15T17:27:30Z">
            <w:r>
              <w:rPr/>
              <w:t>44</w:t>
            </w:r>
          </w:ins>
          <w:ins w:id="533" w:author="LKY" w:date="2026-09-15T17:27:29Z">
            <w:r>
              <w:rPr/>
              <w:fldChar w:fldCharType="end"/>
            </w:r>
          </w:ins>
          <w:ins w:id="534" w:author="LKY" w:date="2026-09-15T17:27:29Z">
            <w:r>
              <w:rPr/>
              <w:fldChar w:fldCharType="end"/>
            </w:r>
          </w:ins>
        </w:p>
        <w:p w14:paraId="43C8EF41">
          <w:pPr>
            <w:pStyle w:val="11"/>
            <w:tabs>
              <w:tab w:val="right" w:leader="dot" w:pos="8306"/>
            </w:tabs>
            <w:rPr>
              <w:ins w:id="535" w:author="LKY" w:date="2026-09-15T17:27:29Z"/>
            </w:rPr>
          </w:pPr>
          <w:ins w:id="536" w:author="LKY" w:date="2026-09-15T17:27:29Z">
            <w:r>
              <w:rPr/>
              <w:fldChar w:fldCharType="begin"/>
            </w:r>
          </w:ins>
          <w:ins w:id="537" w:author="LKY" w:date="2026-09-15T17:27:29Z">
            <w:r>
              <w:rPr/>
              <w:instrText xml:space="preserve"> HYPERLINK \l _Toc11194 </w:instrText>
            </w:r>
          </w:ins>
          <w:ins w:id="538" w:author="LKY" w:date="2026-09-15T17:27:29Z">
            <w:r>
              <w:rPr/>
              <w:fldChar w:fldCharType="separate"/>
            </w:r>
          </w:ins>
          <w:ins w:id="539" w:author="LKY" w:date="2026-09-15T17:27:29Z">
            <w:r>
              <w:rPr>
                <w:rFonts w:hint="eastAsia" w:ascii="Times New Roman" w:hAnsi="Times New Roman" w:eastAsia="宋体" w:cs="宋体"/>
                <w:bCs/>
                <w:iCs/>
                <w:szCs w:val="32"/>
                <w:lang w:val="en-US" w:eastAsia="zh-CN"/>
              </w:rPr>
              <w:t>3.1 USB登录</w:t>
            </w:r>
          </w:ins>
          <w:ins w:id="540" w:author="LKY" w:date="2026-09-15T17:27:29Z">
            <w:r>
              <w:rPr/>
              <w:tab/>
            </w:r>
          </w:ins>
          <w:ins w:id="541" w:author="LKY" w:date="2026-09-15T17:27:29Z">
            <w:r>
              <w:rPr/>
              <w:fldChar w:fldCharType="begin"/>
            </w:r>
          </w:ins>
          <w:ins w:id="542" w:author="LKY" w:date="2026-09-15T17:27:29Z">
            <w:r>
              <w:rPr/>
              <w:instrText xml:space="preserve"> PAGEREF _Toc11194 \h </w:instrText>
            </w:r>
          </w:ins>
          <w:ins w:id="543" w:author="LKY" w:date="2026-09-15T17:27:29Z">
            <w:r>
              <w:rPr/>
              <w:fldChar w:fldCharType="separate"/>
            </w:r>
          </w:ins>
          <w:ins w:id="544" w:author="LKY" w:date="2026-09-15T17:27:30Z">
            <w:r>
              <w:rPr/>
              <w:t>44</w:t>
            </w:r>
          </w:ins>
          <w:ins w:id="545" w:author="LKY" w:date="2026-09-15T17:27:29Z">
            <w:r>
              <w:rPr/>
              <w:fldChar w:fldCharType="end"/>
            </w:r>
          </w:ins>
          <w:ins w:id="546" w:author="LKY" w:date="2026-09-15T17:27:29Z">
            <w:r>
              <w:rPr/>
              <w:fldChar w:fldCharType="end"/>
            </w:r>
          </w:ins>
        </w:p>
        <w:p w14:paraId="60DAC27C">
          <w:pPr>
            <w:pStyle w:val="11"/>
            <w:tabs>
              <w:tab w:val="right" w:leader="dot" w:pos="8306"/>
            </w:tabs>
            <w:rPr>
              <w:ins w:id="547" w:author="LKY" w:date="2026-09-15T17:27:29Z"/>
            </w:rPr>
          </w:pPr>
          <w:ins w:id="548" w:author="LKY" w:date="2026-09-15T17:27:29Z">
            <w:r>
              <w:rPr/>
              <w:fldChar w:fldCharType="begin"/>
            </w:r>
          </w:ins>
          <w:ins w:id="549" w:author="LKY" w:date="2026-09-15T17:27:29Z">
            <w:r>
              <w:rPr/>
              <w:instrText xml:space="preserve"> HYPERLINK \l _Toc25839 </w:instrText>
            </w:r>
          </w:ins>
          <w:ins w:id="550" w:author="LKY" w:date="2026-09-15T17:27:29Z">
            <w:r>
              <w:rPr/>
              <w:fldChar w:fldCharType="separate"/>
            </w:r>
          </w:ins>
          <w:ins w:id="551" w:author="LKY" w:date="2026-09-15T17:27:29Z">
            <w:r>
              <w:rPr>
                <w:rFonts w:hint="eastAsia" w:ascii="Times New Roman" w:hAnsi="Times New Roman" w:eastAsia="宋体" w:cs="宋体"/>
                <w:bCs/>
                <w:iCs/>
                <w:szCs w:val="32"/>
                <w:lang w:val="en-US" w:eastAsia="zh-CN"/>
              </w:rPr>
              <w:t>3.2 SSH2登录</w:t>
            </w:r>
          </w:ins>
          <w:ins w:id="552" w:author="LKY" w:date="2026-09-15T17:27:29Z">
            <w:r>
              <w:rPr/>
              <w:tab/>
            </w:r>
          </w:ins>
          <w:ins w:id="553" w:author="LKY" w:date="2026-09-15T17:27:29Z">
            <w:r>
              <w:rPr/>
              <w:fldChar w:fldCharType="begin"/>
            </w:r>
          </w:ins>
          <w:ins w:id="554" w:author="LKY" w:date="2026-09-15T17:27:29Z">
            <w:r>
              <w:rPr/>
              <w:instrText xml:space="preserve"> PAGEREF _Toc25839 \h </w:instrText>
            </w:r>
          </w:ins>
          <w:ins w:id="555" w:author="LKY" w:date="2026-09-15T17:27:29Z">
            <w:r>
              <w:rPr/>
              <w:fldChar w:fldCharType="separate"/>
            </w:r>
          </w:ins>
          <w:ins w:id="556" w:author="LKY" w:date="2026-09-15T17:27:30Z">
            <w:r>
              <w:rPr/>
              <w:t>45</w:t>
            </w:r>
          </w:ins>
          <w:ins w:id="557" w:author="LKY" w:date="2026-09-15T17:27:29Z">
            <w:r>
              <w:rPr/>
              <w:fldChar w:fldCharType="end"/>
            </w:r>
          </w:ins>
          <w:ins w:id="558" w:author="LKY" w:date="2026-09-15T17:27:29Z">
            <w:r>
              <w:rPr/>
              <w:fldChar w:fldCharType="end"/>
            </w:r>
          </w:ins>
        </w:p>
        <w:p w14:paraId="47BC06F7">
          <w:pPr>
            <w:pStyle w:val="10"/>
            <w:tabs>
              <w:tab w:val="right" w:leader="dot" w:pos="8306"/>
            </w:tabs>
            <w:rPr>
              <w:ins w:id="559" w:author="LKY" w:date="2026-09-15T17:27:29Z"/>
            </w:rPr>
          </w:pPr>
          <w:ins w:id="560" w:author="LKY" w:date="2026-09-15T17:27:29Z">
            <w:r>
              <w:rPr/>
              <w:fldChar w:fldCharType="begin"/>
            </w:r>
          </w:ins>
          <w:ins w:id="561" w:author="LKY" w:date="2026-09-15T17:27:29Z">
            <w:r>
              <w:rPr/>
              <w:instrText xml:space="preserve"> HYPERLINK \l _Toc20849 </w:instrText>
            </w:r>
          </w:ins>
          <w:ins w:id="562" w:author="LKY" w:date="2026-09-15T17:27:29Z">
            <w:r>
              <w:rPr/>
              <w:fldChar w:fldCharType="separate"/>
            </w:r>
          </w:ins>
          <w:ins w:id="563" w:author="LKY" w:date="2026-09-15T17:27:29Z">
            <w:r>
              <w:rPr>
                <w:rFonts w:hint="eastAsia" w:ascii="Times New Roman" w:hAnsi="Times New Roman" w:eastAsia="黑体" w:cs="黑体"/>
                <w:bCs w:val="0"/>
                <w:szCs w:val="44"/>
                <w:lang w:val="en-US" w:eastAsia="zh-CN" w:bidi="en-US"/>
              </w:rPr>
              <w:t>4.系统烧录</w:t>
            </w:r>
          </w:ins>
          <w:ins w:id="564" w:author="LKY" w:date="2026-09-15T17:27:29Z">
            <w:r>
              <w:rPr/>
              <w:tab/>
            </w:r>
          </w:ins>
          <w:ins w:id="565" w:author="LKY" w:date="2026-09-15T17:27:29Z">
            <w:r>
              <w:rPr/>
              <w:fldChar w:fldCharType="begin"/>
            </w:r>
          </w:ins>
          <w:ins w:id="566" w:author="LKY" w:date="2026-09-15T17:27:29Z">
            <w:r>
              <w:rPr/>
              <w:instrText xml:space="preserve"> PAGEREF _Toc20849 \h </w:instrText>
            </w:r>
          </w:ins>
          <w:ins w:id="567" w:author="LKY" w:date="2026-09-15T17:27:29Z">
            <w:r>
              <w:rPr/>
              <w:fldChar w:fldCharType="separate"/>
            </w:r>
          </w:ins>
          <w:ins w:id="568" w:author="LKY" w:date="2026-09-15T17:27:30Z">
            <w:r>
              <w:rPr/>
              <w:t>47</w:t>
            </w:r>
          </w:ins>
          <w:ins w:id="569" w:author="LKY" w:date="2026-09-15T17:27:29Z">
            <w:r>
              <w:rPr/>
              <w:fldChar w:fldCharType="end"/>
            </w:r>
          </w:ins>
          <w:ins w:id="570" w:author="LKY" w:date="2026-09-15T17:27:29Z">
            <w:r>
              <w:rPr/>
              <w:fldChar w:fldCharType="end"/>
            </w:r>
          </w:ins>
        </w:p>
        <w:p w14:paraId="01278256">
          <w:pPr>
            <w:pStyle w:val="11"/>
            <w:tabs>
              <w:tab w:val="right" w:leader="dot" w:pos="8306"/>
            </w:tabs>
            <w:rPr>
              <w:ins w:id="571" w:author="LKY" w:date="2026-09-15T17:27:29Z"/>
            </w:rPr>
          </w:pPr>
          <w:ins w:id="572" w:author="LKY" w:date="2026-09-15T17:27:29Z">
            <w:r>
              <w:rPr/>
              <w:fldChar w:fldCharType="begin"/>
            </w:r>
          </w:ins>
          <w:ins w:id="573" w:author="LKY" w:date="2026-09-15T17:27:29Z">
            <w:r>
              <w:rPr/>
              <w:instrText xml:space="preserve"> HYPERLINK \l _Toc1914 </w:instrText>
            </w:r>
          </w:ins>
          <w:ins w:id="574" w:author="LKY" w:date="2026-09-15T17:27:29Z">
            <w:r>
              <w:rPr/>
              <w:fldChar w:fldCharType="separate"/>
            </w:r>
          </w:ins>
          <w:ins w:id="575" w:author="LKY" w:date="2026-09-15T17:27:29Z">
            <w:r>
              <w:rPr>
                <w:rFonts w:hint="eastAsia" w:ascii="Times New Roman" w:hAnsi="Times New Roman" w:eastAsia="宋体" w:cs="宋体"/>
                <w:bCs w:val="0"/>
                <w:szCs w:val="32"/>
                <w:lang w:val="en-US" w:eastAsia="zh-CN" w:bidi="en-US"/>
              </w:rPr>
              <w:t>4.1 Micro SD卡启动</w:t>
            </w:r>
          </w:ins>
          <w:ins w:id="576" w:author="LKY" w:date="2026-09-15T17:27:29Z">
            <w:r>
              <w:rPr/>
              <w:tab/>
            </w:r>
          </w:ins>
          <w:ins w:id="577" w:author="LKY" w:date="2026-09-15T17:27:29Z">
            <w:r>
              <w:rPr/>
              <w:fldChar w:fldCharType="begin"/>
            </w:r>
          </w:ins>
          <w:ins w:id="578" w:author="LKY" w:date="2026-09-15T17:27:29Z">
            <w:r>
              <w:rPr/>
              <w:instrText xml:space="preserve"> PAGEREF _Toc1914 \h </w:instrText>
            </w:r>
          </w:ins>
          <w:ins w:id="579" w:author="LKY" w:date="2026-09-15T17:27:29Z">
            <w:r>
              <w:rPr/>
              <w:fldChar w:fldCharType="separate"/>
            </w:r>
          </w:ins>
          <w:ins w:id="580" w:author="LKY" w:date="2026-09-15T17:27:30Z">
            <w:r>
              <w:rPr/>
              <w:t>47</w:t>
            </w:r>
          </w:ins>
          <w:ins w:id="581" w:author="LKY" w:date="2026-09-15T17:27:29Z">
            <w:r>
              <w:rPr/>
              <w:fldChar w:fldCharType="end"/>
            </w:r>
          </w:ins>
          <w:ins w:id="582" w:author="LKY" w:date="2026-09-15T17:27:29Z">
            <w:r>
              <w:rPr/>
              <w:fldChar w:fldCharType="end"/>
            </w:r>
          </w:ins>
        </w:p>
        <w:p w14:paraId="284F54AF">
          <w:pPr>
            <w:pStyle w:val="7"/>
            <w:tabs>
              <w:tab w:val="right" w:leader="dot" w:pos="8306"/>
            </w:tabs>
            <w:rPr>
              <w:ins w:id="583" w:author="LKY" w:date="2026-09-15T17:27:29Z"/>
            </w:rPr>
          </w:pPr>
          <w:ins w:id="584" w:author="LKY" w:date="2026-09-15T17:27:29Z">
            <w:r>
              <w:rPr/>
              <w:fldChar w:fldCharType="begin"/>
            </w:r>
          </w:ins>
          <w:ins w:id="585" w:author="LKY" w:date="2026-09-15T17:27:29Z">
            <w:r>
              <w:rPr/>
              <w:instrText xml:space="preserve"> HYPERLINK \l _Toc26337 </w:instrText>
            </w:r>
          </w:ins>
          <w:ins w:id="586" w:author="LKY" w:date="2026-09-15T17:27:29Z">
            <w:r>
              <w:rPr/>
              <w:fldChar w:fldCharType="separate"/>
            </w:r>
          </w:ins>
          <w:ins w:id="587" w:author="LKY" w:date="2026-09-15T17:27:29Z">
            <w:r>
              <w:rPr>
                <w:rFonts w:hint="eastAsia" w:ascii="Times New Roman" w:hAnsi="Times New Roman" w:eastAsia="宋体" w:cs="宋体"/>
                <w:bCs w:val="0"/>
                <w:szCs w:val="28"/>
                <w:lang w:val="en-US" w:eastAsia="zh-CN" w:bidi="en-US"/>
              </w:rPr>
              <w:t>4.1.1启动卡制作</w:t>
            </w:r>
          </w:ins>
          <w:ins w:id="588" w:author="LKY" w:date="2026-09-15T17:27:29Z">
            <w:r>
              <w:rPr/>
              <w:tab/>
            </w:r>
          </w:ins>
          <w:ins w:id="589" w:author="LKY" w:date="2026-09-15T17:27:29Z">
            <w:r>
              <w:rPr/>
              <w:fldChar w:fldCharType="begin"/>
            </w:r>
          </w:ins>
          <w:ins w:id="590" w:author="LKY" w:date="2026-09-15T17:27:29Z">
            <w:r>
              <w:rPr/>
              <w:instrText xml:space="preserve"> PAGEREF _Toc26337 \h </w:instrText>
            </w:r>
          </w:ins>
          <w:ins w:id="591" w:author="LKY" w:date="2026-09-15T17:27:29Z">
            <w:r>
              <w:rPr/>
              <w:fldChar w:fldCharType="separate"/>
            </w:r>
          </w:ins>
          <w:ins w:id="592" w:author="LKY" w:date="2026-09-15T17:27:30Z">
            <w:r>
              <w:rPr/>
              <w:t>47</w:t>
            </w:r>
          </w:ins>
          <w:ins w:id="593" w:author="LKY" w:date="2026-09-15T17:27:29Z">
            <w:r>
              <w:rPr/>
              <w:fldChar w:fldCharType="end"/>
            </w:r>
          </w:ins>
          <w:ins w:id="594" w:author="LKY" w:date="2026-09-15T17:27:29Z">
            <w:r>
              <w:rPr/>
              <w:fldChar w:fldCharType="end"/>
            </w:r>
          </w:ins>
        </w:p>
        <w:p w14:paraId="4B66E74E">
          <w:pPr>
            <w:pStyle w:val="7"/>
            <w:tabs>
              <w:tab w:val="right" w:leader="dot" w:pos="8306"/>
            </w:tabs>
            <w:rPr>
              <w:ins w:id="595" w:author="LKY" w:date="2026-09-15T17:27:29Z"/>
            </w:rPr>
          </w:pPr>
          <w:ins w:id="596" w:author="LKY" w:date="2026-09-15T17:27:29Z">
            <w:r>
              <w:rPr/>
              <w:fldChar w:fldCharType="begin"/>
            </w:r>
          </w:ins>
          <w:ins w:id="597" w:author="LKY" w:date="2026-09-15T17:27:29Z">
            <w:r>
              <w:rPr/>
              <w:instrText xml:space="preserve"> HYPERLINK \l _Toc10133 </w:instrText>
            </w:r>
          </w:ins>
          <w:ins w:id="598" w:author="LKY" w:date="2026-09-15T17:27:29Z">
            <w:r>
              <w:rPr/>
              <w:fldChar w:fldCharType="separate"/>
            </w:r>
          </w:ins>
          <w:ins w:id="599" w:author="LKY" w:date="2026-09-15T17:27:29Z">
            <w:r>
              <w:rPr>
                <w:rFonts w:hint="eastAsia"/>
                <w:lang w:val="en-US" w:eastAsia="zh-CN"/>
              </w:rPr>
              <w:t>4.1.2从启动卡启动</w:t>
            </w:r>
          </w:ins>
          <w:ins w:id="600" w:author="LKY" w:date="2026-09-15T17:27:29Z">
            <w:r>
              <w:rPr/>
              <w:tab/>
            </w:r>
          </w:ins>
          <w:ins w:id="601" w:author="LKY" w:date="2026-09-15T17:27:29Z">
            <w:r>
              <w:rPr/>
              <w:fldChar w:fldCharType="begin"/>
            </w:r>
          </w:ins>
          <w:ins w:id="602" w:author="LKY" w:date="2026-09-15T17:27:29Z">
            <w:r>
              <w:rPr/>
              <w:instrText xml:space="preserve"> PAGEREF _Toc10133 \h </w:instrText>
            </w:r>
          </w:ins>
          <w:ins w:id="603" w:author="LKY" w:date="2026-09-15T17:27:29Z">
            <w:r>
              <w:rPr/>
              <w:fldChar w:fldCharType="separate"/>
            </w:r>
          </w:ins>
          <w:ins w:id="604" w:author="LKY" w:date="2026-09-15T17:27:30Z">
            <w:r>
              <w:rPr/>
              <w:t>48</w:t>
            </w:r>
          </w:ins>
          <w:ins w:id="605" w:author="LKY" w:date="2026-09-15T17:27:29Z">
            <w:r>
              <w:rPr/>
              <w:fldChar w:fldCharType="end"/>
            </w:r>
          </w:ins>
          <w:ins w:id="606" w:author="LKY" w:date="2026-09-15T17:27:29Z">
            <w:r>
              <w:rPr/>
              <w:fldChar w:fldCharType="end"/>
            </w:r>
          </w:ins>
        </w:p>
        <w:p w14:paraId="1C3F1D51">
          <w:pPr>
            <w:pStyle w:val="11"/>
            <w:tabs>
              <w:tab w:val="right" w:leader="dot" w:pos="8306"/>
            </w:tabs>
            <w:rPr>
              <w:ins w:id="607" w:author="LKY" w:date="2026-09-15T17:27:29Z"/>
            </w:rPr>
          </w:pPr>
          <w:ins w:id="608" w:author="LKY" w:date="2026-09-15T17:27:29Z">
            <w:r>
              <w:rPr/>
              <w:fldChar w:fldCharType="begin"/>
            </w:r>
          </w:ins>
          <w:ins w:id="609" w:author="LKY" w:date="2026-09-15T17:27:29Z">
            <w:r>
              <w:rPr/>
              <w:instrText xml:space="preserve"> HYPERLINK \l _Toc24174 </w:instrText>
            </w:r>
          </w:ins>
          <w:ins w:id="610" w:author="LKY" w:date="2026-09-15T17:27:29Z">
            <w:r>
              <w:rPr/>
              <w:fldChar w:fldCharType="separate"/>
            </w:r>
          </w:ins>
          <w:ins w:id="611" w:author="LKY" w:date="2026-09-15T17:27:29Z">
            <w:r>
              <w:rPr>
                <w:rFonts w:hint="eastAsia"/>
                <w:lang w:val="en-US" w:eastAsia="zh-CN"/>
              </w:rPr>
              <w:t>4.2 EMMC启动</w:t>
            </w:r>
          </w:ins>
          <w:ins w:id="612" w:author="LKY" w:date="2026-09-15T17:27:29Z">
            <w:r>
              <w:rPr/>
              <w:tab/>
            </w:r>
          </w:ins>
          <w:ins w:id="613" w:author="LKY" w:date="2026-09-15T17:27:29Z">
            <w:r>
              <w:rPr/>
              <w:fldChar w:fldCharType="begin"/>
            </w:r>
          </w:ins>
          <w:ins w:id="614" w:author="LKY" w:date="2026-09-15T17:27:29Z">
            <w:r>
              <w:rPr/>
              <w:instrText xml:space="preserve"> PAGEREF _Toc24174 \h </w:instrText>
            </w:r>
          </w:ins>
          <w:ins w:id="615" w:author="LKY" w:date="2026-09-15T17:27:29Z">
            <w:r>
              <w:rPr/>
              <w:fldChar w:fldCharType="separate"/>
            </w:r>
          </w:ins>
          <w:ins w:id="616" w:author="LKY" w:date="2026-09-15T17:27:30Z">
            <w:r>
              <w:rPr/>
              <w:t>48</w:t>
            </w:r>
          </w:ins>
          <w:ins w:id="617" w:author="LKY" w:date="2026-09-15T17:27:29Z">
            <w:r>
              <w:rPr/>
              <w:fldChar w:fldCharType="end"/>
            </w:r>
          </w:ins>
          <w:ins w:id="618" w:author="LKY" w:date="2026-09-15T17:27:29Z">
            <w:r>
              <w:rPr/>
              <w:fldChar w:fldCharType="end"/>
            </w:r>
          </w:ins>
        </w:p>
        <w:p w14:paraId="1867496D">
          <w:pPr>
            <w:pStyle w:val="7"/>
            <w:tabs>
              <w:tab w:val="right" w:leader="dot" w:pos="8306"/>
            </w:tabs>
            <w:rPr>
              <w:ins w:id="619" w:author="LKY" w:date="2026-09-15T17:27:29Z"/>
            </w:rPr>
          </w:pPr>
          <w:ins w:id="620" w:author="LKY" w:date="2026-09-15T17:27:29Z">
            <w:r>
              <w:rPr/>
              <w:fldChar w:fldCharType="begin"/>
            </w:r>
          </w:ins>
          <w:ins w:id="621" w:author="LKY" w:date="2026-09-15T17:27:29Z">
            <w:r>
              <w:rPr/>
              <w:instrText xml:space="preserve"> HYPERLINK \l _Toc19962 </w:instrText>
            </w:r>
          </w:ins>
          <w:ins w:id="622" w:author="LKY" w:date="2026-09-15T17:27:29Z">
            <w:r>
              <w:rPr/>
              <w:fldChar w:fldCharType="separate"/>
            </w:r>
          </w:ins>
          <w:ins w:id="623" w:author="LKY" w:date="2026-09-15T17:27:29Z">
            <w:r>
              <w:rPr>
                <w:rFonts w:hint="eastAsia"/>
                <w:lang w:val="en-US" w:eastAsia="zh-CN"/>
              </w:rPr>
              <w:t>4.2.1进入烧录模式</w:t>
            </w:r>
          </w:ins>
          <w:ins w:id="624" w:author="LKY" w:date="2026-09-15T17:27:29Z">
            <w:r>
              <w:rPr/>
              <w:tab/>
            </w:r>
          </w:ins>
          <w:ins w:id="625" w:author="LKY" w:date="2026-09-15T17:27:29Z">
            <w:r>
              <w:rPr/>
              <w:fldChar w:fldCharType="begin"/>
            </w:r>
          </w:ins>
          <w:ins w:id="626" w:author="LKY" w:date="2026-09-15T17:27:29Z">
            <w:r>
              <w:rPr/>
              <w:instrText xml:space="preserve"> PAGEREF _Toc19962 \h </w:instrText>
            </w:r>
          </w:ins>
          <w:ins w:id="627" w:author="LKY" w:date="2026-09-15T17:27:29Z">
            <w:r>
              <w:rPr/>
              <w:fldChar w:fldCharType="separate"/>
            </w:r>
          </w:ins>
          <w:ins w:id="628" w:author="LKY" w:date="2026-09-15T17:27:30Z">
            <w:r>
              <w:rPr/>
              <w:t>48</w:t>
            </w:r>
          </w:ins>
          <w:ins w:id="629" w:author="LKY" w:date="2026-09-15T17:27:29Z">
            <w:r>
              <w:rPr/>
              <w:fldChar w:fldCharType="end"/>
            </w:r>
          </w:ins>
          <w:ins w:id="630" w:author="LKY" w:date="2026-09-15T17:27:29Z">
            <w:r>
              <w:rPr/>
              <w:fldChar w:fldCharType="end"/>
            </w:r>
          </w:ins>
        </w:p>
        <w:p w14:paraId="36DAFA04">
          <w:pPr>
            <w:pStyle w:val="7"/>
            <w:tabs>
              <w:tab w:val="right" w:leader="dot" w:pos="8306"/>
            </w:tabs>
            <w:rPr>
              <w:ins w:id="631" w:author="LKY" w:date="2026-09-15T17:27:29Z"/>
            </w:rPr>
          </w:pPr>
          <w:ins w:id="632" w:author="LKY" w:date="2026-09-15T17:27:29Z">
            <w:r>
              <w:rPr/>
              <w:fldChar w:fldCharType="begin"/>
            </w:r>
          </w:ins>
          <w:ins w:id="633" w:author="LKY" w:date="2026-09-15T17:27:29Z">
            <w:r>
              <w:rPr/>
              <w:instrText xml:space="preserve"> HYPERLINK \l _Toc1601 </w:instrText>
            </w:r>
          </w:ins>
          <w:ins w:id="634" w:author="LKY" w:date="2026-09-15T17:27:29Z">
            <w:r>
              <w:rPr/>
              <w:fldChar w:fldCharType="separate"/>
            </w:r>
          </w:ins>
          <w:ins w:id="635" w:author="LKY" w:date="2026-09-15T17:27:29Z">
            <w:r>
              <w:rPr>
                <w:rFonts w:hint="eastAsia"/>
                <w:lang w:val="en-US" w:eastAsia="zh-CN"/>
              </w:rPr>
              <w:t>4.2.2识别核心板EMMC为移动硬盘</w:t>
            </w:r>
          </w:ins>
          <w:ins w:id="636" w:author="LKY" w:date="2026-09-15T17:27:29Z">
            <w:r>
              <w:rPr/>
              <w:tab/>
            </w:r>
          </w:ins>
          <w:ins w:id="637" w:author="LKY" w:date="2026-09-15T17:27:29Z">
            <w:r>
              <w:rPr/>
              <w:fldChar w:fldCharType="begin"/>
            </w:r>
          </w:ins>
          <w:ins w:id="638" w:author="LKY" w:date="2026-09-15T17:27:29Z">
            <w:r>
              <w:rPr/>
              <w:instrText xml:space="preserve"> PAGEREF _Toc1601 \h </w:instrText>
            </w:r>
          </w:ins>
          <w:ins w:id="639" w:author="LKY" w:date="2026-09-15T17:27:29Z">
            <w:r>
              <w:rPr/>
              <w:fldChar w:fldCharType="separate"/>
            </w:r>
          </w:ins>
          <w:ins w:id="640" w:author="LKY" w:date="2026-09-15T17:27:30Z">
            <w:r>
              <w:rPr/>
              <w:t>49</w:t>
            </w:r>
          </w:ins>
          <w:ins w:id="641" w:author="LKY" w:date="2026-09-15T17:27:29Z">
            <w:r>
              <w:rPr/>
              <w:fldChar w:fldCharType="end"/>
            </w:r>
          </w:ins>
          <w:ins w:id="642" w:author="LKY" w:date="2026-09-15T17:27:29Z">
            <w:r>
              <w:rPr/>
              <w:fldChar w:fldCharType="end"/>
            </w:r>
          </w:ins>
        </w:p>
        <w:p w14:paraId="360E81A5">
          <w:pPr>
            <w:pStyle w:val="7"/>
            <w:tabs>
              <w:tab w:val="right" w:leader="dot" w:pos="8306"/>
            </w:tabs>
            <w:rPr>
              <w:ins w:id="643" w:author="LKY" w:date="2026-09-15T17:27:29Z"/>
            </w:rPr>
          </w:pPr>
          <w:ins w:id="644" w:author="LKY" w:date="2026-09-15T17:27:29Z">
            <w:r>
              <w:rPr/>
              <w:fldChar w:fldCharType="begin"/>
            </w:r>
          </w:ins>
          <w:ins w:id="645" w:author="LKY" w:date="2026-09-15T17:27:29Z">
            <w:r>
              <w:rPr/>
              <w:instrText xml:space="preserve"> HYPERLINK \l _Toc16153 </w:instrText>
            </w:r>
          </w:ins>
          <w:ins w:id="646" w:author="LKY" w:date="2026-09-15T17:27:29Z">
            <w:r>
              <w:rPr/>
              <w:fldChar w:fldCharType="separate"/>
            </w:r>
          </w:ins>
          <w:ins w:id="647" w:author="LKY" w:date="2026-09-15T17:27:29Z">
            <w:r>
              <w:rPr>
                <w:rFonts w:hint="eastAsia"/>
                <w:lang w:val="en-US" w:eastAsia="zh-CN"/>
              </w:rPr>
              <w:t>4.2.3系统烧录</w:t>
            </w:r>
          </w:ins>
          <w:ins w:id="648" w:author="LKY" w:date="2026-09-15T17:27:29Z">
            <w:r>
              <w:rPr/>
              <w:tab/>
            </w:r>
          </w:ins>
          <w:ins w:id="649" w:author="LKY" w:date="2026-09-15T17:27:29Z">
            <w:r>
              <w:rPr/>
              <w:fldChar w:fldCharType="begin"/>
            </w:r>
          </w:ins>
          <w:ins w:id="650" w:author="LKY" w:date="2026-09-15T17:27:29Z">
            <w:r>
              <w:rPr/>
              <w:instrText xml:space="preserve"> PAGEREF _Toc16153 \h </w:instrText>
            </w:r>
          </w:ins>
          <w:ins w:id="651" w:author="LKY" w:date="2026-09-15T17:27:29Z">
            <w:r>
              <w:rPr/>
              <w:fldChar w:fldCharType="separate"/>
            </w:r>
          </w:ins>
          <w:ins w:id="652" w:author="LKY" w:date="2026-09-15T17:27:30Z">
            <w:r>
              <w:rPr/>
              <w:t>51</w:t>
            </w:r>
          </w:ins>
          <w:ins w:id="653" w:author="LKY" w:date="2026-09-15T17:27:29Z">
            <w:r>
              <w:rPr/>
              <w:fldChar w:fldCharType="end"/>
            </w:r>
          </w:ins>
          <w:ins w:id="654" w:author="LKY" w:date="2026-09-15T17:27:29Z">
            <w:r>
              <w:rPr/>
              <w:fldChar w:fldCharType="end"/>
            </w:r>
          </w:ins>
        </w:p>
        <w:p w14:paraId="3FA94085">
          <w:pPr>
            <w:pStyle w:val="10"/>
            <w:tabs>
              <w:tab w:val="right" w:leader="dot" w:pos="8306"/>
            </w:tabs>
            <w:rPr>
              <w:ins w:id="655" w:author="LKY" w:date="2026-09-15T17:27:29Z"/>
            </w:rPr>
          </w:pPr>
          <w:ins w:id="656" w:author="LKY" w:date="2026-09-15T17:27:29Z">
            <w:r>
              <w:rPr/>
              <w:fldChar w:fldCharType="begin"/>
            </w:r>
          </w:ins>
          <w:ins w:id="657" w:author="LKY" w:date="2026-09-15T17:27:29Z">
            <w:r>
              <w:rPr/>
              <w:instrText xml:space="preserve"> HYPERLINK \l _Toc19508 </w:instrText>
            </w:r>
          </w:ins>
          <w:ins w:id="658" w:author="LKY" w:date="2026-09-15T17:27:29Z">
            <w:r>
              <w:rPr/>
              <w:fldChar w:fldCharType="separate"/>
            </w:r>
          </w:ins>
          <w:ins w:id="659" w:author="LKY" w:date="2026-09-15T17:27:29Z">
            <w:r>
              <w:rPr>
                <w:rFonts w:hint="eastAsia" w:ascii="Times New Roman" w:hAnsi="Times New Roman"/>
                <w:lang w:val="en-US" w:eastAsia="zh-CN"/>
              </w:rPr>
              <w:t>5.导轨安装</w:t>
            </w:r>
          </w:ins>
          <w:ins w:id="660" w:author="LKY" w:date="2026-09-15T17:27:29Z">
            <w:r>
              <w:rPr/>
              <w:tab/>
            </w:r>
          </w:ins>
          <w:ins w:id="661" w:author="LKY" w:date="2026-09-15T17:27:29Z">
            <w:r>
              <w:rPr/>
              <w:fldChar w:fldCharType="begin"/>
            </w:r>
          </w:ins>
          <w:ins w:id="662" w:author="LKY" w:date="2026-09-15T17:27:29Z">
            <w:r>
              <w:rPr/>
              <w:instrText xml:space="preserve"> PAGEREF _Toc19508 \h </w:instrText>
            </w:r>
          </w:ins>
          <w:ins w:id="663" w:author="LKY" w:date="2026-09-15T17:27:29Z">
            <w:r>
              <w:rPr/>
              <w:fldChar w:fldCharType="separate"/>
            </w:r>
          </w:ins>
          <w:ins w:id="664" w:author="LKY" w:date="2026-09-15T17:27:30Z">
            <w:r>
              <w:rPr/>
              <w:t>53</w:t>
            </w:r>
          </w:ins>
          <w:ins w:id="665" w:author="LKY" w:date="2026-09-15T17:27:29Z">
            <w:r>
              <w:rPr/>
              <w:fldChar w:fldCharType="end"/>
            </w:r>
          </w:ins>
          <w:ins w:id="666" w:author="LKY" w:date="2026-09-15T17:27:29Z">
            <w:r>
              <w:rPr/>
              <w:fldChar w:fldCharType="end"/>
            </w:r>
          </w:ins>
        </w:p>
        <w:p w14:paraId="36BE8339">
          <w:pPr>
            <w:pStyle w:val="10"/>
            <w:tabs>
              <w:tab w:val="right" w:leader="dot" w:pos="8306"/>
            </w:tabs>
            <w:rPr>
              <w:ins w:id="667" w:author="LKY" w:date="2026-09-15T17:27:29Z"/>
            </w:rPr>
          </w:pPr>
          <w:ins w:id="668" w:author="LKY" w:date="2026-09-15T17:27:29Z">
            <w:r>
              <w:rPr/>
              <w:fldChar w:fldCharType="begin"/>
            </w:r>
          </w:ins>
          <w:ins w:id="669" w:author="LKY" w:date="2026-09-15T17:27:29Z">
            <w:r>
              <w:rPr/>
              <w:instrText xml:space="preserve"> HYPERLINK \l _Toc10222 </w:instrText>
            </w:r>
          </w:ins>
          <w:ins w:id="670" w:author="LKY" w:date="2026-09-15T17:27:29Z">
            <w:r>
              <w:rPr/>
              <w:fldChar w:fldCharType="separate"/>
            </w:r>
          </w:ins>
          <w:ins w:id="671" w:author="LKY" w:date="2026-09-15T17:27:29Z">
            <w:r>
              <w:rPr>
                <w:rFonts w:hint="eastAsia" w:ascii="Times New Roman" w:hAnsi="Times New Roman"/>
                <w:lang w:val="en-US" w:eastAsia="zh-CN"/>
              </w:rPr>
              <w:t>6.软件支持</w:t>
            </w:r>
          </w:ins>
          <w:ins w:id="672" w:author="LKY" w:date="2026-09-15T17:27:29Z">
            <w:r>
              <w:rPr/>
              <w:tab/>
            </w:r>
          </w:ins>
          <w:ins w:id="673" w:author="LKY" w:date="2026-09-15T17:27:29Z">
            <w:r>
              <w:rPr/>
              <w:fldChar w:fldCharType="begin"/>
            </w:r>
          </w:ins>
          <w:ins w:id="674" w:author="LKY" w:date="2026-09-15T17:27:29Z">
            <w:r>
              <w:rPr/>
              <w:instrText xml:space="preserve"> PAGEREF _Toc10222 \h </w:instrText>
            </w:r>
          </w:ins>
          <w:ins w:id="675" w:author="LKY" w:date="2026-09-15T17:27:29Z">
            <w:r>
              <w:rPr/>
              <w:fldChar w:fldCharType="separate"/>
            </w:r>
          </w:ins>
          <w:ins w:id="676" w:author="LKY" w:date="2026-09-15T17:27:30Z">
            <w:r>
              <w:rPr/>
              <w:t>54</w:t>
            </w:r>
          </w:ins>
          <w:ins w:id="677" w:author="LKY" w:date="2026-09-15T17:27:29Z">
            <w:r>
              <w:rPr/>
              <w:fldChar w:fldCharType="end"/>
            </w:r>
          </w:ins>
          <w:ins w:id="678" w:author="LKY" w:date="2026-09-15T17:27:29Z">
            <w:r>
              <w:rPr/>
              <w:fldChar w:fldCharType="end"/>
            </w:r>
          </w:ins>
        </w:p>
        <w:p w14:paraId="4A5A49B1">
          <w:pPr>
            <w:pStyle w:val="10"/>
            <w:tabs>
              <w:tab w:val="right" w:leader="dot" w:pos="8306"/>
            </w:tabs>
            <w:rPr>
              <w:ins w:id="679" w:author="LKY" w:date="2026-09-15T17:27:29Z"/>
            </w:rPr>
          </w:pPr>
          <w:ins w:id="680" w:author="LKY" w:date="2026-09-15T17:27:29Z">
            <w:r>
              <w:rPr/>
              <w:fldChar w:fldCharType="begin"/>
            </w:r>
          </w:ins>
          <w:ins w:id="681" w:author="LKY" w:date="2026-09-15T17:27:29Z">
            <w:r>
              <w:rPr/>
              <w:instrText xml:space="preserve"> HYPERLINK \l _Toc19919 </w:instrText>
            </w:r>
          </w:ins>
          <w:ins w:id="682" w:author="LKY" w:date="2026-09-15T17:27:29Z">
            <w:r>
              <w:rPr/>
              <w:fldChar w:fldCharType="separate"/>
            </w:r>
          </w:ins>
          <w:ins w:id="683" w:author="LKY" w:date="2026-09-15T17:27:29Z">
            <w:r>
              <w:rPr>
                <w:rFonts w:hint="eastAsia" w:ascii="Times New Roman" w:hAnsi="Times New Roman"/>
                <w:lang w:val="en-US" w:eastAsia="zh-CN"/>
              </w:rPr>
              <w:t>7.</w:t>
            </w:r>
          </w:ins>
          <w:ins w:id="684" w:author="LKY" w:date="2026-09-15T17:27:29Z">
            <w:r>
              <w:rPr>
                <w:rFonts w:hint="eastAsia" w:ascii="Times New Roman" w:hAnsi="Times New Roman"/>
              </w:rPr>
              <w:t>电磁兼容性</w:t>
            </w:r>
          </w:ins>
          <w:ins w:id="685" w:author="LKY" w:date="2026-09-15T17:27:29Z">
            <w:r>
              <w:rPr/>
              <w:tab/>
            </w:r>
          </w:ins>
          <w:ins w:id="686" w:author="LKY" w:date="2026-09-15T17:27:29Z">
            <w:r>
              <w:rPr/>
              <w:fldChar w:fldCharType="begin"/>
            </w:r>
          </w:ins>
          <w:ins w:id="687" w:author="LKY" w:date="2026-09-15T17:27:29Z">
            <w:r>
              <w:rPr/>
              <w:instrText xml:space="preserve"> PAGEREF _Toc19919 \h </w:instrText>
            </w:r>
          </w:ins>
          <w:ins w:id="688" w:author="LKY" w:date="2026-09-15T17:27:29Z">
            <w:r>
              <w:rPr/>
              <w:fldChar w:fldCharType="separate"/>
            </w:r>
          </w:ins>
          <w:ins w:id="689" w:author="LKY" w:date="2026-09-15T17:27:30Z">
            <w:r>
              <w:rPr/>
              <w:t>54</w:t>
            </w:r>
          </w:ins>
          <w:ins w:id="690" w:author="LKY" w:date="2026-09-15T17:27:29Z">
            <w:r>
              <w:rPr/>
              <w:fldChar w:fldCharType="end"/>
            </w:r>
          </w:ins>
          <w:ins w:id="691" w:author="LKY" w:date="2026-09-15T17:27:29Z">
            <w:r>
              <w:rPr/>
              <w:fldChar w:fldCharType="end"/>
            </w:r>
          </w:ins>
        </w:p>
        <w:p w14:paraId="02FF5753">
          <w:pPr>
            <w:pStyle w:val="10"/>
            <w:tabs>
              <w:tab w:val="right" w:leader="dot" w:pos="8306"/>
            </w:tabs>
            <w:rPr>
              <w:ins w:id="692" w:author="LKY" w:date="2026-09-15T17:27:29Z"/>
            </w:rPr>
          </w:pPr>
          <w:ins w:id="693" w:author="LKY" w:date="2026-09-15T17:27:29Z">
            <w:r>
              <w:rPr/>
              <w:fldChar w:fldCharType="begin"/>
            </w:r>
          </w:ins>
          <w:ins w:id="694" w:author="LKY" w:date="2026-09-15T17:27:29Z">
            <w:r>
              <w:rPr/>
              <w:instrText xml:space="preserve"> HYPERLINK \l _Toc10863 </w:instrText>
            </w:r>
          </w:ins>
          <w:ins w:id="695" w:author="LKY" w:date="2026-09-15T17:27:29Z">
            <w:r>
              <w:rPr/>
              <w:fldChar w:fldCharType="separate"/>
            </w:r>
          </w:ins>
          <w:ins w:id="696" w:author="LKY" w:date="2026-09-15T17:27:29Z">
            <w:r>
              <w:rPr>
                <w:rFonts w:hint="eastAsia" w:ascii="Times New Roman" w:hAnsi="Times New Roman"/>
                <w:lang w:val="en-US" w:eastAsia="zh-CN"/>
              </w:rPr>
              <w:t>8.保修条款</w:t>
            </w:r>
          </w:ins>
          <w:ins w:id="697" w:author="LKY" w:date="2026-09-15T17:27:29Z">
            <w:r>
              <w:rPr/>
              <w:tab/>
            </w:r>
          </w:ins>
          <w:ins w:id="698" w:author="LKY" w:date="2026-09-15T17:27:29Z">
            <w:r>
              <w:rPr/>
              <w:fldChar w:fldCharType="begin"/>
            </w:r>
          </w:ins>
          <w:ins w:id="699" w:author="LKY" w:date="2026-09-15T17:27:29Z">
            <w:r>
              <w:rPr/>
              <w:instrText xml:space="preserve"> PAGEREF _Toc10863 \h </w:instrText>
            </w:r>
          </w:ins>
          <w:ins w:id="700" w:author="LKY" w:date="2026-09-15T17:27:29Z">
            <w:r>
              <w:rPr/>
              <w:fldChar w:fldCharType="separate"/>
            </w:r>
          </w:ins>
          <w:ins w:id="701" w:author="LKY" w:date="2026-09-15T17:27:30Z">
            <w:r>
              <w:rPr/>
              <w:t>55</w:t>
            </w:r>
          </w:ins>
          <w:ins w:id="702" w:author="LKY" w:date="2026-09-15T17:27:29Z">
            <w:r>
              <w:rPr/>
              <w:fldChar w:fldCharType="end"/>
            </w:r>
          </w:ins>
          <w:ins w:id="703" w:author="LKY" w:date="2026-09-15T17:27:29Z">
            <w:r>
              <w:rPr/>
              <w:fldChar w:fldCharType="end"/>
            </w:r>
          </w:ins>
        </w:p>
        <w:p w14:paraId="76BD341C">
          <w:pPr>
            <w:pStyle w:val="10"/>
            <w:tabs>
              <w:tab w:val="right" w:leader="dot" w:pos="8306"/>
            </w:tabs>
            <w:rPr>
              <w:ins w:id="704" w:author="LKY" w:date="2026-09-15T17:27:29Z"/>
            </w:rPr>
          </w:pPr>
          <w:ins w:id="705" w:author="LKY" w:date="2026-09-15T17:27:29Z">
            <w:r>
              <w:rPr/>
              <w:fldChar w:fldCharType="begin"/>
            </w:r>
          </w:ins>
          <w:ins w:id="706" w:author="LKY" w:date="2026-09-15T17:27:29Z">
            <w:r>
              <w:rPr/>
              <w:instrText xml:space="preserve"> HYPERLINK \l _Toc32123 </w:instrText>
            </w:r>
          </w:ins>
          <w:ins w:id="707" w:author="LKY" w:date="2026-09-15T17:27:29Z">
            <w:r>
              <w:rPr/>
              <w:fldChar w:fldCharType="separate"/>
            </w:r>
          </w:ins>
          <w:ins w:id="708" w:author="LKY" w:date="2026-09-15T17:27:29Z">
            <w:r>
              <w:rPr>
                <w:rFonts w:hint="eastAsia"/>
                <w:lang w:val="en-US" w:eastAsia="zh-CN"/>
              </w:rPr>
              <w:t>9.技术支持</w:t>
            </w:r>
          </w:ins>
          <w:ins w:id="709" w:author="LKY" w:date="2026-09-15T17:27:29Z">
            <w:r>
              <w:rPr/>
              <w:tab/>
            </w:r>
          </w:ins>
          <w:ins w:id="710" w:author="LKY" w:date="2026-09-15T17:27:29Z">
            <w:r>
              <w:rPr/>
              <w:fldChar w:fldCharType="begin"/>
            </w:r>
          </w:ins>
          <w:ins w:id="711" w:author="LKY" w:date="2026-09-15T17:27:29Z">
            <w:r>
              <w:rPr/>
              <w:instrText xml:space="preserve"> PAGEREF _Toc32123 \h </w:instrText>
            </w:r>
          </w:ins>
          <w:ins w:id="712" w:author="LKY" w:date="2026-09-15T17:27:29Z">
            <w:r>
              <w:rPr/>
              <w:fldChar w:fldCharType="separate"/>
            </w:r>
          </w:ins>
          <w:ins w:id="713" w:author="LKY" w:date="2026-09-15T17:27:30Z">
            <w:r>
              <w:rPr/>
              <w:t>55</w:t>
            </w:r>
          </w:ins>
          <w:ins w:id="714" w:author="LKY" w:date="2026-09-15T17:27:29Z">
            <w:r>
              <w:rPr/>
              <w:fldChar w:fldCharType="end"/>
            </w:r>
          </w:ins>
          <w:ins w:id="715" w:author="LKY" w:date="2026-09-15T17:27:29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18644"/>
      <w:bookmarkStart w:id="2" w:name="_Toc15389"/>
      <w:bookmarkStart w:id="3" w:name="_Toc24952"/>
      <w:r>
        <w:rPr>
          <w:rFonts w:hint="eastAsia" w:ascii="Times New Roman" w:hAnsi="Times New Roman" w:eastAsia="宋体" w:cs="宋体"/>
          <w:b/>
          <w:bCs/>
          <w:iCs/>
          <w:color w:val="000000"/>
          <w:sz w:val="24"/>
          <w:szCs w:val="24"/>
          <w:lang w:val="en-US" w:eastAsia="zh-CN"/>
        </w:rPr>
        <w:t>前言</w:t>
      </w:r>
      <w:bookmarkEnd w:id="0"/>
      <w:bookmarkEnd w:id="1"/>
      <w:bookmarkEnd w:id="2"/>
      <w:bookmarkEnd w:id="3"/>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BL246系列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08F5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718" w:author="L" w:date="2026-07-31T16:13:36Z"/>
        </w:trPr>
        <w:tc>
          <w:tcPr>
            <w:tcW w:w="2062" w:type="dxa"/>
            <w:vAlign w:val="center"/>
          </w:tcPr>
          <w:p w14:paraId="24973EAD">
            <w:pPr>
              <w:jc w:val="center"/>
              <w:rPr>
                <w:ins w:id="719" w:author="L" w:date="2026-07-31T16:13:36Z"/>
                <w:rFonts w:hint="default" w:cs="Times New Roman"/>
                <w:lang w:val="en-US" w:eastAsia="zh-CN"/>
              </w:rPr>
            </w:pPr>
            <w:ins w:id="720" w:author="L" w:date="2026-07-31T16:13:36Z">
              <w:r>
                <w:rPr>
                  <w:rFonts w:hint="eastAsia" w:cs="Times New Roman"/>
                  <w:lang w:val="en-US" w:eastAsia="zh-CN"/>
                </w:rPr>
                <w:t>2026.7.31</w:t>
              </w:r>
            </w:ins>
          </w:p>
        </w:tc>
        <w:tc>
          <w:tcPr>
            <w:tcW w:w="1409" w:type="dxa"/>
            <w:vAlign w:val="center"/>
          </w:tcPr>
          <w:p w14:paraId="7D13F919">
            <w:pPr>
              <w:jc w:val="center"/>
              <w:rPr>
                <w:ins w:id="721" w:author="L" w:date="2026-07-31T16:13:36Z"/>
                <w:rFonts w:hint="default" w:cs="Times New Roman"/>
                <w:lang w:val="en-US" w:eastAsia="zh-CN"/>
              </w:rPr>
            </w:pPr>
            <w:ins w:id="722" w:author="L" w:date="2026-07-31T16:13:36Z">
              <w:r>
                <w:rPr>
                  <w:rFonts w:hint="eastAsia" w:cs="Times New Roman"/>
                  <w:lang w:val="en-US" w:eastAsia="zh-CN"/>
                </w:rPr>
                <w:t>Ver.1.1</w:t>
              </w:r>
            </w:ins>
          </w:p>
        </w:tc>
        <w:tc>
          <w:tcPr>
            <w:tcW w:w="1469" w:type="dxa"/>
            <w:vAlign w:val="center"/>
          </w:tcPr>
          <w:p w14:paraId="7DB16681">
            <w:pPr>
              <w:jc w:val="center"/>
              <w:rPr>
                <w:ins w:id="723" w:author="L" w:date="2026-07-31T16:13:36Z"/>
                <w:rFonts w:hint="default" w:cs="Times New Roman"/>
                <w:lang w:val="en-US" w:eastAsia="zh-CN"/>
              </w:rPr>
            </w:pPr>
            <w:ins w:id="724" w:author="L" w:date="2026-07-31T16:13:36Z">
              <w:r>
                <w:rPr>
                  <w:rFonts w:hint="eastAsia" w:cs="Times New Roman"/>
                  <w:lang w:val="en-US" w:eastAsia="zh-CN"/>
                </w:rPr>
                <w:t>部分更新</w:t>
              </w:r>
            </w:ins>
          </w:p>
        </w:tc>
        <w:tc>
          <w:tcPr>
            <w:tcW w:w="2318" w:type="dxa"/>
            <w:vAlign w:val="center"/>
          </w:tcPr>
          <w:p w14:paraId="4CC47ABF">
            <w:pPr>
              <w:jc w:val="center"/>
              <w:rPr>
                <w:ins w:id="725" w:author="L" w:date="2026-07-31T16:13:36Z"/>
                <w:rFonts w:hint="default" w:cs="Times New Roman" w:eastAsiaTheme="minorEastAsia"/>
                <w:lang w:val="en-US" w:eastAsia="zh-CN"/>
              </w:rPr>
            </w:pPr>
            <w:ins w:id="726" w:author="LKY" w:date="2026-08-26T11:41:50Z">
              <w:r>
                <w:rPr>
                  <w:rFonts w:hint="eastAsia" w:cs="Times New Roman"/>
                  <w:lang w:val="en-US" w:eastAsia="zh-CN"/>
                </w:rPr>
                <w:t>完善RTD、NTC N板使用说明，增加量程模式修改，优化软件支持</w:t>
              </w:r>
            </w:ins>
            <w:ins w:id="727" w:author="L" w:date="2026-07-31T16:13:36Z">
              <w:del w:id="728" w:author="LKY" w:date="2026-08-26T11:41:50Z">
                <w:r>
                  <w:rPr>
                    <w:rFonts w:hint="eastAsia" w:cs="Times New Roman"/>
                    <w:lang w:val="en-US" w:eastAsia="zh-CN"/>
                  </w:rPr>
                  <w:delText>完善RTD N板使用说明，优化软件支持</w:delText>
                </w:r>
              </w:del>
            </w:ins>
          </w:p>
        </w:tc>
        <w:tc>
          <w:tcPr>
            <w:tcW w:w="1032" w:type="dxa"/>
            <w:vAlign w:val="center"/>
          </w:tcPr>
          <w:p w14:paraId="056561DD">
            <w:pPr>
              <w:jc w:val="center"/>
              <w:rPr>
                <w:ins w:id="729" w:author="L" w:date="2026-07-31T16:13:36Z"/>
                <w:rFonts w:hint="default" w:cs="Times New Roman"/>
                <w:lang w:val="en-US" w:eastAsia="zh-CN"/>
              </w:rPr>
            </w:pPr>
            <w:ins w:id="730" w:author="L" w:date="2026-07-31T16:13:36Z">
              <w:r>
                <w:rPr>
                  <w:rFonts w:hint="eastAsia" w:cs="Times New Roman"/>
                  <w:lang w:val="en-US" w:eastAsia="zh-CN"/>
                </w:rPr>
                <w:t>ZJX</w:t>
              </w:r>
            </w:ins>
          </w:p>
        </w:tc>
      </w:tr>
    </w:tbl>
    <w:p w14:paraId="4FC63814">
      <w:pPr>
        <w:rPr>
          <w:ins w:id="731" w:author="L" w:date="2026-07-31T16:13:36Z"/>
          <w:rFonts w:hint="eastAsia" w:ascii="Times New Roman" w:hAnsi="Times New Roman" w:eastAsia="宋体" w:cs="宋体"/>
          <w:iCs/>
          <w:color w:val="000000"/>
          <w:lang w:eastAsia="zh-CN"/>
        </w:rPr>
      </w:pPr>
    </w:p>
    <w:p w14:paraId="778A3BBD">
      <w:pPr>
        <w:pStyle w:val="12"/>
        <w:ind w:left="0" w:leftChars="0" w:firstLine="420" w:firstLineChars="0"/>
        <w:rPr>
          <w:ins w:id="732" w:author="L" w:date="2026-07-31T16:13:36Z"/>
          <w:rFonts w:hint="eastAsia" w:ascii="Times New Roman" w:hAnsi="Times New Roman" w:eastAsia="宋体" w:cs="宋体"/>
          <w:iCs/>
          <w:color w:val="000000"/>
          <w:lang w:eastAsia="zh-CN"/>
        </w:rPr>
      </w:pPr>
    </w:p>
    <w:p w14:paraId="268BF356">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rFonts w:hint="eastAsia" w:ascii="Times New Roman" w:hAnsi="Times New Roman" w:eastAsia="宋体" w:cs="宋体"/>
          <w:iCs/>
          <w:color w:val="000000"/>
          <w:lang w:eastAsia="zh-CN"/>
        </w:rPr>
      </w:pPr>
    </w:p>
    <w:p w14:paraId="19CA931A">
      <w:pPr>
        <w:pStyle w:val="12"/>
        <w:ind w:left="0" w:leftChars="0" w:firstLine="420" w:firstLineChars="0"/>
        <w:rPr>
          <w:rFonts w:hint="eastAsia" w:ascii="Times New Roman" w:hAnsi="Times New Roman" w:eastAsia="宋体" w:cs="宋体"/>
          <w:iCs/>
          <w:color w:val="000000"/>
          <w:lang w:eastAsia="zh-CN"/>
        </w:rPr>
      </w:pPr>
    </w:p>
    <w:p w14:paraId="7EB3FBC6">
      <w:pPr>
        <w:pStyle w:val="12"/>
        <w:ind w:left="0" w:leftChars="0" w:firstLine="420" w:firstLineChars="0"/>
        <w:rPr>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4" w:name="_Toc27532"/>
      <w:bookmarkStart w:id="5" w:name="_Toc6390"/>
      <w:bookmarkStart w:id="6" w:name="_Toc32709"/>
      <w:r>
        <w:rPr>
          <w:rFonts w:hint="eastAsia" w:ascii="Times New Roman" w:hAnsi="Times New Roman" w:cstheme="minorEastAsia"/>
          <w:b/>
          <w:bCs/>
          <w:sz w:val="44"/>
          <w:szCs w:val="44"/>
          <w:lang w:val="en-US" w:eastAsia="zh-CN"/>
        </w:rPr>
        <w:t>1.产品简介</w:t>
      </w:r>
      <w:bookmarkEnd w:id="4"/>
      <w:bookmarkEnd w:id="5"/>
      <w:bookmarkEnd w:id="6"/>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7" w:name="_Toc22538"/>
      <w:bookmarkStart w:id="8" w:name="_Toc15409"/>
      <w:bookmarkStart w:id="9" w:name="_Toc4592"/>
      <w:r>
        <w:rPr>
          <w:rFonts w:hint="eastAsia" w:ascii="Times New Roman" w:hAnsi="Times New Roman" w:cstheme="minorEastAsia"/>
          <w:b/>
          <w:bCs/>
          <w:sz w:val="32"/>
          <w:szCs w:val="32"/>
          <w:lang w:val="en-US" w:eastAsia="zh-CN"/>
        </w:rPr>
        <w:t>1.1 概述</w:t>
      </w:r>
      <w:bookmarkEnd w:id="7"/>
      <w:bookmarkEnd w:id="8"/>
      <w:bookmarkEnd w:id="9"/>
    </w:p>
    <w:p w14:paraId="2E84AAB1">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在工业自动化向“</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 xml:space="preserve">边缘计算+实时控制”深度融合的转型背景下，传统PLC面临智能计算的瓶颈，而通用工业计算机又难以满足高实时性控制的需求。EdgePLC </w:t>
      </w:r>
      <w:r>
        <w:rPr>
          <w:rFonts w:hint="eastAsia" w:ascii="Times New Roman" w:hAnsi="Times New Roman" w:cs="Times New Roman" w:eastAsiaTheme="minorEastAsia"/>
          <w:sz w:val="24"/>
          <w:szCs w:val="24"/>
          <w:lang w:eastAsia="zh-CN"/>
        </w:rPr>
        <w:t>BL246</w:t>
      </w:r>
      <w:r>
        <w:rPr>
          <w:rFonts w:ascii="Times New Roman" w:hAnsi="Times New Roman" w:cs="Times New Roman" w:eastAsiaTheme="minorEastAsia"/>
          <w:sz w:val="24"/>
          <w:szCs w:val="24"/>
        </w:rPr>
        <w:t>系列工业AI边缘控制器应运而生，旨在打破IT与OT的融合壁垒，提供真正意义上的“</w:t>
      </w:r>
      <w:r>
        <w:rPr>
          <w:rFonts w:hint="eastAsia" w:ascii="Times New Roman" w:hAnsi="Times New Roman" w:cs="Times New Roman" w:eastAsiaTheme="minorEastAsia"/>
          <w:sz w:val="24"/>
          <w:szCs w:val="24"/>
        </w:rPr>
        <w:t>边缘AI</w:t>
      </w:r>
      <w:r>
        <w:rPr>
          <w:rFonts w:ascii="Times New Roman" w:hAnsi="Times New Roman" w:cs="Times New Roman" w:eastAsiaTheme="minorEastAsia"/>
          <w:sz w:val="24"/>
          <w:szCs w:val="24"/>
        </w:rPr>
        <w:t>控算一体”解决方案。</w:t>
      </w:r>
    </w:p>
    <w:p w14:paraId="32951421">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hint="default" w:ascii="Times New Roman" w:hAnsi="Times New Roman" w:cs="Times New Roman" w:eastAsiaTheme="minorEastAsia"/>
          <w:sz w:val="24"/>
          <w:szCs w:val="24"/>
          <w:lang w:val="en-US"/>
        </w:rPr>
      </w:pPr>
      <w:r>
        <w:rPr>
          <w:rFonts w:hint="eastAsia" w:ascii="Times New Roman" w:hAnsi="Times New Roman" w:cs="Times New Roman" w:eastAsiaTheme="minorEastAsia"/>
          <w:sz w:val="24"/>
          <w:szCs w:val="24"/>
          <w:lang w:eastAsia="zh-CN"/>
        </w:rPr>
        <w:t>BL246</w:t>
      </w:r>
      <w:r>
        <w:rPr>
          <w:rFonts w:ascii="Times New Roman" w:hAnsi="Times New Roman" w:cs="Times New Roman" w:eastAsiaTheme="minorEastAsia"/>
          <w:sz w:val="24"/>
          <w:szCs w:val="24"/>
        </w:rPr>
        <w:t>系列采用“</w:t>
      </w:r>
      <w:r>
        <w:rPr>
          <w:rFonts w:hint="eastAsia" w:ascii="Times New Roman" w:hAnsi="Times New Roman" w:cs="Times New Roman" w:eastAsiaTheme="minorEastAsia"/>
          <w:sz w:val="24"/>
          <w:szCs w:val="24"/>
          <w:lang w:val="en-US" w:eastAsia="zh-CN"/>
        </w:rPr>
        <w:t>树莓派5核心处理器</w:t>
      </w:r>
      <w:r>
        <w:rPr>
          <w:rFonts w:ascii="Times New Roman" w:hAnsi="Times New Roman" w:cs="Times New Roman" w:eastAsiaTheme="minorEastAsia"/>
          <w:sz w:val="24"/>
          <w:szCs w:val="24"/>
        </w:rPr>
        <w:t xml:space="preserve"> + 分布式I/O扩展”的架构，</w:t>
      </w:r>
      <w:r>
        <w:rPr>
          <w:rFonts w:hint="eastAsia" w:ascii="Times New Roman" w:hAnsi="Times New Roman" w:cs="Times New Roman" w:eastAsiaTheme="minorEastAsia"/>
          <w:sz w:val="24"/>
          <w:szCs w:val="24"/>
          <w:lang w:val="en-US" w:eastAsia="zh-CN"/>
        </w:rPr>
        <w:t>树莓派5</w:t>
      </w:r>
      <w:r>
        <w:rPr>
          <w:rFonts w:ascii="Times New Roman" w:hAnsi="Times New Roman" w:cs="Times New Roman" w:eastAsiaTheme="minorEastAsia"/>
          <w:sz w:val="24"/>
          <w:szCs w:val="24"/>
        </w:rPr>
        <w:t>以Broadcom BCM2712为核心，</w:t>
      </w:r>
      <w:r>
        <w:rPr>
          <w:rFonts w:hint="eastAsia" w:ascii="Times New Roman" w:hAnsi="Times New Roman" w:cs="Times New Roman" w:eastAsiaTheme="minorEastAsia"/>
          <w:sz w:val="24"/>
          <w:szCs w:val="24"/>
          <w:lang w:val="en-US" w:eastAsia="zh-CN"/>
        </w:rPr>
        <w:t>基于</w:t>
      </w:r>
      <w:r>
        <w:rPr>
          <w:rFonts w:ascii="Times New Roman" w:hAnsi="Times New Roman" w:cs="Times New Roman" w:eastAsiaTheme="minorEastAsia"/>
          <w:sz w:val="24"/>
          <w:szCs w:val="24"/>
        </w:rPr>
        <w:t>四核Cortex-A</w:t>
      </w:r>
      <w:r>
        <w:rPr>
          <w:rFonts w:hint="eastAsia" w:ascii="Times New Roman" w:hAnsi="Times New Roman" w:cs="Times New Roman" w:eastAsiaTheme="minorEastAsia"/>
          <w:sz w:val="24"/>
          <w:szCs w:val="24"/>
        </w:rPr>
        <w:t>7</w:t>
      </w:r>
      <w:r>
        <w:rPr>
          <w:rFonts w:hint="eastAsia" w:ascii="Times New Roman" w:hAnsi="Times New Roman" w:cs="Times New Roman" w:eastAsiaTheme="minorEastAsia"/>
          <w:sz w:val="24"/>
          <w:szCs w:val="24"/>
          <w:lang w:val="en-US" w:eastAsia="zh-CN"/>
        </w:rPr>
        <w:t>6架构</w:t>
      </w:r>
      <w:r>
        <w:rPr>
          <w:rFonts w:ascii="Times New Roman" w:hAnsi="Times New Roman" w:cs="Times New Roman" w:eastAsiaTheme="minorEastAsia"/>
          <w:sz w:val="24"/>
          <w:szCs w:val="24"/>
        </w:rPr>
        <w:t>，在保障毫秒级实时控制的同时，</w:t>
      </w:r>
      <w:r>
        <w:rPr>
          <w:rFonts w:hint="eastAsia" w:ascii="Times New Roman" w:hAnsi="Times New Roman" w:cs="Times New Roman" w:eastAsiaTheme="minorEastAsia"/>
          <w:sz w:val="24"/>
          <w:szCs w:val="24"/>
          <w:lang w:val="en-US" w:eastAsia="zh-CN"/>
        </w:rPr>
        <w:t>搭配AI算力棒可</w:t>
      </w:r>
      <w:r>
        <w:rPr>
          <w:rFonts w:ascii="Times New Roman" w:hAnsi="Times New Roman" w:cs="Times New Roman" w:eastAsiaTheme="minorEastAsia"/>
          <w:sz w:val="24"/>
          <w:szCs w:val="24"/>
        </w:rPr>
        <w:t>具备强大的本地AI推理与数据处理能力。</w:t>
      </w:r>
      <w:r>
        <w:rPr>
          <w:rFonts w:hint="eastAsia" w:ascii="Times New Roman" w:hAnsi="Times New Roman" w:cs="Times New Roman" w:eastAsiaTheme="minorEastAsia"/>
          <w:sz w:val="24"/>
          <w:szCs w:val="24"/>
          <w:lang w:eastAsia="zh-CN"/>
        </w:rPr>
        <w:t>BL246</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lang w:val="en-US" w:eastAsia="zh-CN"/>
        </w:rPr>
        <w:t>接入树莓派软件生态，兼容主流开发工具、应用和硬件驱动库，同时拥有全球最大的爱好者社区，官方文档详尽，教程和开源项目极其丰富。</w:t>
      </w:r>
    </w:p>
    <w:p w14:paraId="1C3208F0">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 xml:space="preserve">EdgePLC </w:t>
      </w:r>
      <w:r>
        <w:rPr>
          <w:rFonts w:hint="eastAsia" w:ascii="Times New Roman" w:hAnsi="Times New Roman" w:cs="Times New Roman" w:eastAsiaTheme="minorEastAsia"/>
          <w:sz w:val="24"/>
          <w:szCs w:val="24"/>
          <w:lang w:eastAsia="zh-CN"/>
        </w:rPr>
        <w:t>BL246</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深度融合实时控制、</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20.04系统，集成Docker、Node-RED、Python/C++开发环境，以及YOLOv5/8+OpenCV等AI视觉工具栈，实现从数据采集、实时分析到智能决策的全流程闭环。</w:t>
      </w:r>
    </w:p>
    <w:p w14:paraId="283AA69D">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BL246</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专为智能产线控制、储能EMS、光伏逆变器管理、AGV机器人、机器视觉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245A167B">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0" w:name="_Toc30798"/>
      <w:bookmarkStart w:id="11" w:name="_Toc24353"/>
      <w:bookmarkStart w:id="12" w:name="_Toc874"/>
      <w:r>
        <w:rPr>
          <w:rFonts w:hint="eastAsia" w:ascii="Times New Roman" w:hAnsi="Times New Roman" w:eastAsia="宋体" w:cs="宋体"/>
          <w:b/>
          <w:bCs/>
          <w:iCs/>
          <w:color w:val="000000"/>
          <w:kern w:val="2"/>
          <w:sz w:val="32"/>
          <w:szCs w:val="32"/>
          <w:lang w:val="en-US" w:eastAsia="zh-CN" w:bidi="ar-SA"/>
        </w:rPr>
        <w:t>1.2外形尺寸</w:t>
      </w:r>
      <w:bookmarkEnd w:id="10"/>
      <w:bookmarkEnd w:id="11"/>
      <w:bookmarkEnd w:id="12"/>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3" w:name="_Toc28795"/>
      <w:bookmarkStart w:id="14" w:name="_Toc27995"/>
      <w:bookmarkStart w:id="15" w:name="_Toc10622"/>
      <w:r>
        <w:rPr>
          <w:rFonts w:hint="eastAsia" w:ascii="Times New Roman" w:hAnsi="Times New Roman" w:eastAsia="宋体" w:cs="宋体"/>
          <w:b/>
          <w:bCs/>
          <w:iCs/>
          <w:color w:val="000000"/>
          <w:sz w:val="32"/>
          <w:szCs w:val="32"/>
          <w:lang w:val="en-US" w:eastAsia="zh-CN"/>
        </w:rPr>
        <w:t>1.3技术参数</w:t>
      </w:r>
      <w:bookmarkEnd w:id="13"/>
      <w:bookmarkEnd w:id="14"/>
      <w:bookmarkEnd w:id="15"/>
    </w:p>
    <w:tbl>
      <w:tblPr>
        <w:tblStyle w:val="14"/>
        <w:tblW w:w="8181"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1636"/>
        <w:gridCol w:w="5200"/>
      </w:tblGrid>
      <w:tr w14:paraId="70BD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shd w:val="clear" w:color="auto" w:fill="BEBEBE"/>
            <w:noWrap w:val="0"/>
            <w:vAlign w:val="center"/>
          </w:tcPr>
          <w:p w14:paraId="2A810374">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1636" w:type="dxa"/>
            <w:shd w:val="clear" w:color="auto" w:fill="BEBEBE"/>
            <w:noWrap w:val="0"/>
            <w:vAlign w:val="center"/>
          </w:tcPr>
          <w:p w14:paraId="0AD80D99">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5200" w:type="dxa"/>
            <w:shd w:val="clear" w:color="auto" w:fill="BEBEBE"/>
            <w:noWrap w:val="0"/>
            <w:vAlign w:val="center"/>
          </w:tcPr>
          <w:p w14:paraId="34AD1112">
            <w:pPr>
              <w:widowControl/>
              <w:rPr>
                <w:rFonts w:ascii="Times New Roman" w:hAnsi="Times New Roman" w:cs="Arial"/>
                <w:b/>
                <w:kern w:val="0"/>
                <w:lang w:eastAsia="en-US"/>
              </w:rPr>
            </w:pPr>
            <w:r>
              <w:rPr>
                <w:rFonts w:ascii="Times New Roman" w:hAnsi="Times New Roman" w:cs="Arial"/>
                <w:b/>
                <w:kern w:val="0"/>
                <w:lang w:eastAsia="en-US"/>
              </w:rPr>
              <w:t>描述</w:t>
            </w:r>
          </w:p>
        </w:tc>
      </w:tr>
      <w:tr w14:paraId="0A8F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05AF9E8E">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系统</w:t>
            </w:r>
          </w:p>
        </w:tc>
        <w:tc>
          <w:tcPr>
            <w:tcW w:w="1636" w:type="dxa"/>
            <w:noWrap w:val="0"/>
            <w:vAlign w:val="center"/>
          </w:tcPr>
          <w:p w14:paraId="22933875">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处理器型号</w:t>
            </w:r>
          </w:p>
        </w:tc>
        <w:tc>
          <w:tcPr>
            <w:tcW w:w="5200" w:type="dxa"/>
            <w:noWrap w:val="0"/>
            <w:vAlign w:val="center"/>
          </w:tcPr>
          <w:p w14:paraId="18042CD8">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Broadcom BCM2712</w:t>
            </w:r>
          </w:p>
        </w:tc>
      </w:tr>
      <w:tr w14:paraId="2D55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323B2459">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166A1ED1">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5200" w:type="dxa"/>
            <w:shd w:val="clear" w:color="auto" w:fill="auto"/>
            <w:noWrap w:val="0"/>
            <w:vAlign w:val="center"/>
          </w:tcPr>
          <w:p w14:paraId="5B2929A5">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 xml:space="preserve">四核 Arm Cortex-A76 </w:t>
            </w:r>
          </w:p>
          <w:p w14:paraId="50A3600D">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主频：</w:t>
            </w:r>
            <w:r>
              <w:rPr>
                <w:rFonts w:hint="default" w:ascii="Times New Roman" w:hAnsi="Times New Roman" w:eastAsia="宋体" w:cs="Arial"/>
                <w:kern w:val="0"/>
                <w:lang w:val="en-US" w:eastAsia="zh-CN"/>
              </w:rPr>
              <w:t xml:space="preserve"> 2.4 GHz，带加密扩展，每核 512KB L2 缓存，2MB 共享 L3 缓存</w:t>
            </w:r>
          </w:p>
        </w:tc>
      </w:tr>
      <w:tr w14:paraId="6542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160DF70B">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21873639">
            <w:pPr>
              <w:widowControl/>
              <w:ind w:left="0" w:leftChars="0" w:firstLine="0" w:firstLineChars="0"/>
              <w:jc w:val="center"/>
              <w:rPr>
                <w:rFonts w:hint="default" w:ascii="Times New Roman" w:hAnsi="Times New Roman" w:cs="Arial"/>
                <w:kern w:val="0"/>
                <w:lang w:val="en-US" w:eastAsia="en-US"/>
              </w:rPr>
            </w:pPr>
            <w:r>
              <w:rPr>
                <w:rFonts w:hint="default" w:ascii="Times New Roman" w:hAnsi="Times New Roman" w:cs="Arial"/>
                <w:kern w:val="0"/>
                <w:lang w:val="en-US" w:eastAsia="en-US"/>
              </w:rPr>
              <w:t>GPU</w:t>
            </w:r>
          </w:p>
        </w:tc>
        <w:tc>
          <w:tcPr>
            <w:tcW w:w="5200" w:type="dxa"/>
            <w:noWrap w:val="0"/>
            <w:vAlign w:val="center"/>
          </w:tcPr>
          <w:p w14:paraId="71A0FD3D">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GPU：VideoCore VII GPU，支持 OpenGL ES 3.1、Vulkan 1.2、4Kp60 HEVC 解码器</w:t>
            </w:r>
          </w:p>
        </w:tc>
      </w:tr>
      <w:tr w14:paraId="22E1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5A00168F">
            <w:pPr>
              <w:widowControl w:val="0"/>
              <w:jc w:val="center"/>
              <w:rPr>
                <w:rFonts w:ascii="Times New Roman" w:hAnsi="Times New Roman" w:cs="Arial"/>
                <w:kern w:val="0"/>
                <w:lang w:eastAsia="en-US"/>
              </w:rPr>
            </w:pPr>
          </w:p>
        </w:tc>
        <w:tc>
          <w:tcPr>
            <w:tcW w:w="1636" w:type="dxa"/>
            <w:noWrap w:val="0"/>
            <w:vAlign w:val="center"/>
          </w:tcPr>
          <w:p w14:paraId="0E91D6C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内存</w:t>
            </w:r>
          </w:p>
        </w:tc>
        <w:tc>
          <w:tcPr>
            <w:tcW w:w="5200" w:type="dxa"/>
            <w:noWrap w:val="0"/>
            <w:vAlign w:val="center"/>
          </w:tcPr>
          <w:p w14:paraId="40A9FEA7">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2/4/8/16GByte LPDDR4X</w:t>
            </w:r>
          </w:p>
        </w:tc>
      </w:tr>
      <w:tr w14:paraId="237D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45" w:type="dxa"/>
            <w:vMerge w:val="continue"/>
            <w:noWrap w:val="0"/>
            <w:vAlign w:val="center"/>
          </w:tcPr>
          <w:p w14:paraId="382712BB">
            <w:pPr>
              <w:widowControl w:val="0"/>
              <w:jc w:val="center"/>
              <w:rPr>
                <w:rFonts w:ascii="Times New Roman" w:hAnsi="Times New Roman" w:cs="Arial"/>
                <w:kern w:val="0"/>
                <w:lang w:eastAsia="en-US"/>
              </w:rPr>
            </w:pPr>
          </w:p>
        </w:tc>
        <w:tc>
          <w:tcPr>
            <w:tcW w:w="1636" w:type="dxa"/>
            <w:noWrap w:val="0"/>
            <w:vAlign w:val="center"/>
          </w:tcPr>
          <w:p w14:paraId="478F392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存储</w:t>
            </w:r>
          </w:p>
        </w:tc>
        <w:tc>
          <w:tcPr>
            <w:tcW w:w="5200" w:type="dxa"/>
            <w:noWrap w:val="0"/>
            <w:vAlign w:val="center"/>
          </w:tcPr>
          <w:p w14:paraId="050EC7AC">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8/16/32/64GByte eMMC</w:t>
            </w:r>
          </w:p>
        </w:tc>
      </w:tr>
      <w:tr w14:paraId="3A0F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0C86FC53">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1636" w:type="dxa"/>
            <w:noWrap w:val="0"/>
            <w:vAlign w:val="center"/>
          </w:tcPr>
          <w:p w14:paraId="739A8E1E">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5200" w:type="dxa"/>
            <w:noWrap w:val="0"/>
            <w:vAlign w:val="center"/>
          </w:tcPr>
          <w:p w14:paraId="40937D76">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en-US"/>
              </w:rPr>
              <w:t xml:space="preserve">DC </w:t>
            </w:r>
            <w:r>
              <w:rPr>
                <w:rFonts w:hint="eastAsia" w:ascii="Times New Roman" w:hAnsi="Times New Roman" w:eastAsia="宋体" w:cs="Arial"/>
                <w:kern w:val="0"/>
                <w:lang w:val="en-US" w:eastAsia="zh-CN"/>
              </w:rPr>
              <w:t>12-24</w:t>
            </w:r>
            <w:r>
              <w:rPr>
                <w:rFonts w:hint="eastAsia" w:ascii="Times New Roman" w:hAnsi="Times New Roman" w:eastAsia="宋体" w:cs="Arial"/>
                <w:kern w:val="0"/>
                <w:lang w:val="en-US" w:eastAsia="en-US"/>
              </w:rPr>
              <w:t xml:space="preserve">V </w:t>
            </w:r>
            <w:ins w:id="733" w:author="L" w:date="2026-05-20T14:27:54Z">
              <w:r>
                <w:rPr>
                  <w:rFonts w:hint="eastAsia" w:ascii="Times New Roman" w:hAnsi="Times New Roman" w:eastAsia="宋体" w:cs="Arial"/>
                  <w:kern w:val="0"/>
                  <w:lang w:val="en-US" w:eastAsia="zh-CN"/>
                </w:rPr>
                <w:t>（</w:t>
              </w:r>
            </w:ins>
            <w:ins w:id="734" w:author="L" w:date="2026-05-20T14:28:04Z">
              <w:r>
                <w:rPr>
                  <w:rFonts w:hint="eastAsia" w:ascii="Times New Roman" w:hAnsi="Times New Roman" w:eastAsia="宋体" w:cs="Arial"/>
                  <w:kern w:val="0"/>
                  <w:lang w:val="en-US" w:eastAsia="zh-CN"/>
                </w:rPr>
                <w:t>输入</w:t>
              </w:r>
            </w:ins>
            <w:ins w:id="735" w:author="L" w:date="2026-05-20T14:28:05Z">
              <w:r>
                <w:rPr>
                  <w:rFonts w:hint="eastAsia" w:ascii="Times New Roman" w:hAnsi="Times New Roman" w:eastAsia="宋体" w:cs="Arial"/>
                  <w:kern w:val="0"/>
                  <w:lang w:val="en-US" w:eastAsia="zh-CN"/>
                </w:rPr>
                <w:t>：</w:t>
              </w:r>
            </w:ins>
            <w:ins w:id="736" w:author="L" w:date="2026-05-20T14:28:07Z">
              <w:r>
                <w:rPr>
                  <w:rFonts w:hint="eastAsia" w:ascii="Times New Roman" w:hAnsi="Times New Roman" w:eastAsia="宋体" w:cs="Arial"/>
                  <w:kern w:val="0"/>
                  <w:lang w:val="en-US" w:eastAsia="zh-CN"/>
                </w:rPr>
                <w:t>24</w:t>
              </w:r>
            </w:ins>
            <w:ins w:id="737" w:author="L" w:date="2026-05-20T14:28:14Z">
              <w:r>
                <w:rPr>
                  <w:rFonts w:hint="eastAsia" w:ascii="Times New Roman" w:hAnsi="Times New Roman" w:eastAsia="宋体" w:cs="Arial"/>
                  <w:kern w:val="0"/>
                  <w:lang w:val="en-US" w:eastAsia="zh-CN"/>
                </w:rPr>
                <w:t>V</w:t>
              </w:r>
            </w:ins>
            <w:ins w:id="738" w:author="L" w:date="2026-05-20T14:28:16Z">
              <w:r>
                <w:rPr>
                  <w:rFonts w:hint="eastAsia" w:ascii="Times New Roman" w:hAnsi="Times New Roman" w:eastAsia="宋体" w:cs="Arial"/>
                  <w:kern w:val="0"/>
                  <w:lang w:val="en-US" w:eastAsia="zh-CN"/>
                </w:rPr>
                <w:t>,</w:t>
              </w:r>
            </w:ins>
            <w:ins w:id="739" w:author="L" w:date="2026-05-20T14:28:20Z">
              <w:r>
                <w:rPr>
                  <w:rFonts w:hint="eastAsia" w:ascii="Times New Roman" w:hAnsi="Times New Roman" w:eastAsia="宋体" w:cs="Arial"/>
                  <w:kern w:val="0"/>
                  <w:lang w:val="en-US" w:eastAsia="zh-CN"/>
                </w:rPr>
                <w:t>输出</w:t>
              </w:r>
            </w:ins>
            <w:ins w:id="740" w:author="L" w:date="2026-05-20T14:28:21Z">
              <w:r>
                <w:rPr>
                  <w:rFonts w:hint="eastAsia" w:ascii="Times New Roman" w:hAnsi="Times New Roman" w:eastAsia="宋体" w:cs="Arial"/>
                  <w:kern w:val="0"/>
                  <w:lang w:val="en-US" w:eastAsia="zh-CN"/>
                </w:rPr>
                <w:t>：</w:t>
              </w:r>
            </w:ins>
            <w:ins w:id="741" w:author="L" w:date="2026-05-20T14:28:22Z">
              <w:r>
                <w:rPr>
                  <w:rFonts w:hint="eastAsia" w:ascii="Times New Roman" w:hAnsi="Times New Roman" w:eastAsia="宋体" w:cs="Arial"/>
                  <w:kern w:val="0"/>
                  <w:lang w:val="en-US" w:eastAsia="zh-CN"/>
                </w:rPr>
                <w:t>12</w:t>
              </w:r>
            </w:ins>
            <w:ins w:id="742" w:author="L" w:date="2026-05-20T14:28:43Z">
              <w:r>
                <w:rPr>
                  <w:rFonts w:hint="eastAsia" w:ascii="Times New Roman" w:hAnsi="Times New Roman" w:eastAsia="宋体" w:cs="Arial"/>
                  <w:kern w:val="0"/>
                  <w:lang w:val="en-US" w:eastAsia="zh-CN"/>
                </w:rPr>
                <w:t>V</w:t>
              </w:r>
            </w:ins>
            <w:ins w:id="743" w:author="L" w:date="2026-05-20T14:27:54Z">
              <w:r>
                <w:rPr>
                  <w:rFonts w:hint="eastAsia" w:ascii="Times New Roman" w:hAnsi="Times New Roman" w:eastAsia="宋体" w:cs="Arial"/>
                  <w:kern w:val="0"/>
                  <w:lang w:val="en-US" w:eastAsia="zh-CN"/>
                </w:rPr>
                <w:t>）</w:t>
              </w:r>
            </w:ins>
          </w:p>
        </w:tc>
      </w:tr>
      <w:tr w14:paraId="1E4A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4F4E3596">
            <w:pPr>
              <w:widowControl w:val="0"/>
              <w:jc w:val="center"/>
              <w:rPr>
                <w:rFonts w:ascii="Times New Roman" w:hAnsi="Times New Roman" w:cs="Arial"/>
                <w:kern w:val="0"/>
                <w:lang w:eastAsia="en-US"/>
              </w:rPr>
            </w:pPr>
          </w:p>
        </w:tc>
        <w:tc>
          <w:tcPr>
            <w:tcW w:w="1636" w:type="dxa"/>
            <w:noWrap w:val="0"/>
            <w:vAlign w:val="center"/>
          </w:tcPr>
          <w:p w14:paraId="1C5047A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5200" w:type="dxa"/>
            <w:noWrap w:val="0"/>
            <w:vAlign w:val="center"/>
          </w:tcPr>
          <w:p w14:paraId="459F6904">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en-US"/>
              </w:rPr>
              <w:t>正常：</w:t>
            </w:r>
            <w:r>
              <w:rPr>
                <w:rFonts w:hint="eastAsia" w:ascii="Times New Roman" w:hAnsi="Times New Roman" w:eastAsia="宋体" w:cs="Arial"/>
                <w:kern w:val="0"/>
                <w:lang w:val="en-US" w:eastAsia="zh-CN"/>
              </w:rPr>
              <w:t>318</w:t>
            </w:r>
            <w:r>
              <w:rPr>
                <w:rFonts w:hint="eastAsia" w:ascii="Times New Roman" w:hAnsi="Times New Roman" w:eastAsia="宋体" w:cs="Arial"/>
                <w:kern w:val="0"/>
                <w:lang w:val="en-US" w:eastAsia="en-US"/>
              </w:rPr>
              <w:t>mA@12V</w:t>
            </w:r>
            <w:r>
              <w:rPr>
                <w:rFonts w:hint="eastAsia" w:ascii="Times New Roman" w:hAnsi="Times New Roman" w:eastAsia="宋体" w:cs="Arial"/>
                <w:kern w:val="0"/>
                <w:lang w:val="en-US" w:eastAsia="zh-CN"/>
              </w:rPr>
              <w:t>（带4G模块）</w:t>
            </w:r>
            <w:r>
              <w:rPr>
                <w:rFonts w:hint="eastAsia" w:ascii="Times New Roman" w:hAnsi="Times New Roman" w:eastAsia="宋体" w:cs="Arial"/>
                <w:kern w:val="0"/>
                <w:lang w:val="en-US" w:eastAsia="en-US"/>
              </w:rPr>
              <w:t>，</w:t>
            </w:r>
            <w:r>
              <w:rPr>
                <w:rFonts w:hint="eastAsia" w:ascii="Times New Roman" w:hAnsi="Times New Roman" w:eastAsia="宋体" w:cs="Arial"/>
                <w:kern w:val="0"/>
                <w:lang w:val="en-US" w:eastAsia="zh-CN"/>
              </w:rPr>
              <w:t>285mA@12V（不带4G模块）</w:t>
            </w:r>
          </w:p>
          <w:p w14:paraId="10593F95">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en-US"/>
              </w:rPr>
              <w:t>最大：</w:t>
            </w:r>
            <w:r>
              <w:rPr>
                <w:rFonts w:hint="eastAsia" w:ascii="Times New Roman" w:hAnsi="Times New Roman" w:eastAsia="宋体" w:cs="Arial"/>
                <w:kern w:val="0"/>
                <w:lang w:val="en-US" w:eastAsia="zh-CN"/>
              </w:rPr>
              <w:t>700mA@12V</w:t>
            </w:r>
          </w:p>
        </w:tc>
      </w:tr>
      <w:tr w14:paraId="1165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264866A0">
            <w:pPr>
              <w:widowControl w:val="0"/>
              <w:jc w:val="center"/>
              <w:rPr>
                <w:rFonts w:ascii="Times New Roman" w:hAnsi="Times New Roman" w:cs="Arial"/>
                <w:kern w:val="0"/>
                <w:lang w:eastAsia="en-US"/>
              </w:rPr>
            </w:pPr>
          </w:p>
        </w:tc>
        <w:tc>
          <w:tcPr>
            <w:tcW w:w="1636" w:type="dxa"/>
            <w:noWrap w:val="0"/>
            <w:vAlign w:val="center"/>
          </w:tcPr>
          <w:p w14:paraId="769FEFE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5200" w:type="dxa"/>
            <w:noWrap w:val="0"/>
            <w:vAlign w:val="center"/>
          </w:tcPr>
          <w:p w14:paraId="59648290">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7C71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731C4669">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1636" w:type="dxa"/>
            <w:noWrap w:val="0"/>
            <w:vAlign w:val="center"/>
          </w:tcPr>
          <w:p w14:paraId="147BECB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5200" w:type="dxa"/>
            <w:noWrap w:val="0"/>
            <w:vAlign w:val="center"/>
          </w:tcPr>
          <w:p w14:paraId="512F167E">
            <w:pPr>
              <w:widowControl/>
              <w:ind w:left="0" w:leftChars="0" w:firstLine="0" w:firstLineChars="0"/>
              <w:rPr>
                <w:rFonts w:ascii="Times New Roman" w:hAnsi="Times New Roman" w:cs="Arial"/>
                <w:kern w:val="0"/>
                <w:lang w:eastAsia="en-US"/>
              </w:rPr>
            </w:pPr>
            <w:r>
              <w:rPr>
                <w:rFonts w:hint="eastAsia" w:ascii="Times New Roman" w:hAnsi="Times New Roman" w:eastAsia="宋体" w:cs="Arial"/>
                <w:kern w:val="0"/>
                <w:lang w:val="en-US" w:eastAsia="zh-CN"/>
              </w:rPr>
              <w:t>RJ-45 接口，2~3个，1个10/100/1000M、2个10/100M 自适应网口</w:t>
            </w:r>
          </w:p>
        </w:tc>
      </w:tr>
      <w:tr w14:paraId="2D4A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4847C288">
            <w:pPr>
              <w:widowControl w:val="0"/>
              <w:jc w:val="center"/>
              <w:rPr>
                <w:rFonts w:ascii="Times New Roman" w:hAnsi="Times New Roman" w:cs="Arial"/>
                <w:kern w:val="0"/>
                <w:lang w:eastAsia="en-US"/>
              </w:rPr>
            </w:pPr>
          </w:p>
        </w:tc>
        <w:tc>
          <w:tcPr>
            <w:tcW w:w="1636" w:type="dxa"/>
            <w:noWrap w:val="0"/>
            <w:vAlign w:val="center"/>
          </w:tcPr>
          <w:p w14:paraId="29B3DF9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5200" w:type="dxa"/>
            <w:noWrap w:val="0"/>
            <w:vAlign w:val="center"/>
          </w:tcPr>
          <w:p w14:paraId="541090C3">
            <w:pPr>
              <w:widowControl/>
              <w:ind w:left="0" w:leftChars="0" w:firstLine="0" w:firstLineChars="0"/>
              <w:rPr>
                <w:rFonts w:hint="default" w:ascii="Times New Roman" w:hAnsi="Times New Roman" w:cs="Arial" w:eastAsiaTheme="minorEastAsia"/>
                <w:kern w:val="0"/>
                <w:lang w:val="en-US" w:eastAsia="zh-CN"/>
              </w:rPr>
            </w:pPr>
            <w:r>
              <w:rPr>
                <w:rFonts w:hint="eastAsia" w:ascii="Times New Roman" w:hAnsi="Times New Roman" w:eastAsia="宋体" w:cs="Arial"/>
                <w:kern w:val="0"/>
                <w:lang w:val="en-US" w:eastAsia="en-US"/>
              </w:rPr>
              <w:t>ESD  ±</w:t>
            </w:r>
            <w:r>
              <w:rPr>
                <w:rFonts w:hint="eastAsia" w:ascii="Times New Roman" w:hAnsi="Times New Roman" w:eastAsia="宋体" w:cs="Arial"/>
                <w:kern w:val="0"/>
                <w:lang w:val="en-US" w:eastAsia="zh-CN"/>
              </w:rPr>
              <w:t>4</w:t>
            </w:r>
            <w:r>
              <w:rPr>
                <w:rFonts w:hint="eastAsia" w:ascii="Times New Roman" w:hAnsi="Times New Roman" w:eastAsia="宋体" w:cs="Arial"/>
                <w:kern w:val="0"/>
                <w:lang w:val="en-US" w:eastAsia="en-US"/>
              </w:rPr>
              <w:t>kV（接触），±</w:t>
            </w:r>
            <w:r>
              <w:rPr>
                <w:rFonts w:hint="eastAsia" w:ascii="Times New Roman" w:hAnsi="Times New Roman" w:eastAsia="宋体" w:cs="Arial"/>
                <w:kern w:val="0"/>
                <w:lang w:val="en-US" w:eastAsia="zh-CN"/>
              </w:rPr>
              <w:t>8</w:t>
            </w:r>
            <w:r>
              <w:rPr>
                <w:rFonts w:hint="eastAsia" w:ascii="Times New Roman" w:hAnsi="Times New Roman" w:eastAsia="宋体" w:cs="Arial"/>
                <w:kern w:val="0"/>
                <w:lang w:val="en-US" w:eastAsia="en-US"/>
              </w:rPr>
              <w:t>kV（空气）；</w:t>
            </w:r>
          </w:p>
        </w:tc>
      </w:tr>
      <w:tr w14:paraId="6F9B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1FFA78B5">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1636" w:type="dxa"/>
            <w:noWrap w:val="0"/>
            <w:vAlign w:val="center"/>
          </w:tcPr>
          <w:p w14:paraId="22D8064B">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5200" w:type="dxa"/>
            <w:noWrap w:val="0"/>
            <w:vAlign w:val="top"/>
          </w:tcPr>
          <w:p w14:paraId="6BE9FF6A">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zh-CN"/>
              </w:rPr>
              <w:t>1</w:t>
            </w:r>
          </w:p>
        </w:tc>
      </w:tr>
      <w:tr w14:paraId="690D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A56284D">
            <w:pPr>
              <w:widowControl w:val="0"/>
              <w:jc w:val="center"/>
              <w:rPr>
                <w:rFonts w:ascii="Times New Roman" w:hAnsi="Times New Roman" w:cs="Arial"/>
                <w:kern w:val="0"/>
                <w:lang w:eastAsia="en-US"/>
              </w:rPr>
            </w:pPr>
          </w:p>
        </w:tc>
        <w:tc>
          <w:tcPr>
            <w:tcW w:w="1636" w:type="dxa"/>
            <w:noWrap w:val="0"/>
            <w:vAlign w:val="center"/>
          </w:tcPr>
          <w:p w14:paraId="7FC2B1D5">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5200" w:type="dxa"/>
            <w:noWrap w:val="0"/>
            <w:vAlign w:val="top"/>
          </w:tcPr>
          <w:p w14:paraId="7C94D801">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抽屉式接口</w:t>
            </w:r>
          </w:p>
        </w:tc>
      </w:tr>
      <w:tr w14:paraId="269A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16B1FD98">
            <w:pPr>
              <w:widowControl w:val="0"/>
              <w:ind w:left="0" w:leftChars="0" w:firstLine="0" w:firstLineChars="0"/>
              <w:jc w:val="center"/>
              <w:rPr>
                <w:rFonts w:hint="eastAsia" w:ascii="Times New Roman" w:hAnsi="Times New Roman" w:cs="Arial" w:eastAsiaTheme="minorEastAsia"/>
                <w:kern w:val="0"/>
                <w:lang w:eastAsia="zh-CN"/>
              </w:rPr>
            </w:pP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1636" w:type="dxa"/>
            <w:noWrap w:val="0"/>
            <w:vAlign w:val="center"/>
          </w:tcPr>
          <w:p w14:paraId="06B58B4D">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串口数量</w:t>
            </w:r>
          </w:p>
        </w:tc>
        <w:tc>
          <w:tcPr>
            <w:tcW w:w="5200" w:type="dxa"/>
            <w:noWrap w:val="0"/>
            <w:vAlign w:val="center"/>
          </w:tcPr>
          <w:p w14:paraId="2992C96F">
            <w:pPr>
              <w:widowControl/>
              <w:ind w:left="0" w:leftChars="0" w:firstLine="0" w:firstLineChars="0"/>
              <w:rPr>
                <w:rFonts w:hint="eastAsia" w:ascii="Times New Roman" w:hAnsi="Times New Roman" w:eastAsia="宋体" w:cs="Arial"/>
                <w:kern w:val="0"/>
                <w:lang w:val="en-US" w:eastAsia="zh-CN"/>
              </w:rPr>
            </w:pPr>
            <w:r>
              <w:rPr>
                <w:rFonts w:hint="default" w:ascii="Times New Roman" w:hAnsi="Times New Roman" w:eastAsia="宋体" w:cs="Arial"/>
                <w:kern w:val="0"/>
                <w:lang w:val="en-US" w:eastAsia="zh-CN"/>
              </w:rPr>
              <w:t>2</w:t>
            </w:r>
            <w:r>
              <w:rPr>
                <w:rFonts w:hint="eastAsia" w:ascii="Times New Roman" w:hAnsi="Times New Roman" w:eastAsia="宋体" w:cs="Arial"/>
                <w:kern w:val="0"/>
                <w:lang w:val="en-US" w:eastAsia="zh-CN"/>
              </w:rPr>
              <w:t>*RS485</w:t>
            </w:r>
          </w:p>
        </w:tc>
      </w:tr>
      <w:tr w14:paraId="0F97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62EBC6A4">
            <w:pPr>
              <w:widowControl w:val="0"/>
              <w:jc w:val="center"/>
              <w:rPr>
                <w:rFonts w:ascii="Times New Roman" w:hAnsi="Times New Roman" w:cs="Arial"/>
                <w:kern w:val="0"/>
                <w:lang w:eastAsia="zh-CN"/>
              </w:rPr>
            </w:pPr>
          </w:p>
        </w:tc>
        <w:tc>
          <w:tcPr>
            <w:tcW w:w="1636" w:type="dxa"/>
            <w:noWrap w:val="0"/>
            <w:vAlign w:val="center"/>
          </w:tcPr>
          <w:p w14:paraId="1189F9C1">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串口波特率</w:t>
            </w:r>
          </w:p>
        </w:tc>
        <w:tc>
          <w:tcPr>
            <w:tcW w:w="5200" w:type="dxa"/>
            <w:noWrap w:val="0"/>
            <w:vAlign w:val="center"/>
          </w:tcPr>
          <w:p w14:paraId="2A8988C9">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zh-CN"/>
              </w:rPr>
              <w:t>3</w:t>
            </w:r>
            <w:r>
              <w:rPr>
                <w:rFonts w:hint="eastAsia" w:ascii="Times New Roman" w:hAnsi="Times New Roman" w:eastAsia="宋体" w:cs="Arial"/>
                <w:kern w:val="0"/>
                <w:lang w:val="en-US" w:eastAsia="en-US"/>
              </w:rPr>
              <w:t>00bps-115200bps</w:t>
            </w:r>
          </w:p>
        </w:tc>
      </w:tr>
      <w:tr w14:paraId="1B23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0EE240F9">
            <w:pPr>
              <w:widowControl w:val="0"/>
              <w:jc w:val="center"/>
              <w:rPr>
                <w:rFonts w:ascii="Times New Roman" w:hAnsi="Times New Roman" w:cs="Arial"/>
                <w:kern w:val="0"/>
                <w:lang w:eastAsia="en-US"/>
              </w:rPr>
            </w:pPr>
          </w:p>
        </w:tc>
        <w:tc>
          <w:tcPr>
            <w:tcW w:w="1636" w:type="dxa"/>
            <w:noWrap w:val="0"/>
            <w:vAlign w:val="center"/>
          </w:tcPr>
          <w:p w14:paraId="21B94B8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数据位</w:t>
            </w:r>
          </w:p>
        </w:tc>
        <w:tc>
          <w:tcPr>
            <w:tcW w:w="5200" w:type="dxa"/>
            <w:noWrap w:val="0"/>
            <w:vAlign w:val="center"/>
          </w:tcPr>
          <w:p w14:paraId="06F03F81">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7,8</w:t>
            </w:r>
          </w:p>
        </w:tc>
      </w:tr>
      <w:tr w14:paraId="08F4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4B77AC2D">
            <w:pPr>
              <w:widowControl w:val="0"/>
              <w:jc w:val="center"/>
              <w:rPr>
                <w:rFonts w:ascii="Times New Roman" w:hAnsi="Times New Roman" w:cs="Arial"/>
                <w:kern w:val="0"/>
                <w:lang w:eastAsia="en-US"/>
              </w:rPr>
            </w:pPr>
          </w:p>
        </w:tc>
        <w:tc>
          <w:tcPr>
            <w:tcW w:w="1636" w:type="dxa"/>
            <w:noWrap w:val="0"/>
            <w:vAlign w:val="center"/>
          </w:tcPr>
          <w:p w14:paraId="2562BCB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校验位</w:t>
            </w:r>
          </w:p>
        </w:tc>
        <w:tc>
          <w:tcPr>
            <w:tcW w:w="5200" w:type="dxa"/>
            <w:noWrap w:val="0"/>
            <w:vAlign w:val="center"/>
          </w:tcPr>
          <w:p w14:paraId="785957CB">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None, Even, Odd</w:t>
            </w:r>
          </w:p>
        </w:tc>
      </w:tr>
      <w:tr w14:paraId="4374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07374371">
            <w:pPr>
              <w:widowControl w:val="0"/>
              <w:jc w:val="center"/>
              <w:rPr>
                <w:rFonts w:ascii="Times New Roman" w:hAnsi="Times New Roman" w:cs="Arial"/>
                <w:kern w:val="0"/>
                <w:lang w:eastAsia="en-US"/>
              </w:rPr>
            </w:pPr>
          </w:p>
        </w:tc>
        <w:tc>
          <w:tcPr>
            <w:tcW w:w="1636" w:type="dxa"/>
            <w:noWrap w:val="0"/>
            <w:vAlign w:val="center"/>
          </w:tcPr>
          <w:p w14:paraId="0793023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停止位</w:t>
            </w:r>
          </w:p>
        </w:tc>
        <w:tc>
          <w:tcPr>
            <w:tcW w:w="5200" w:type="dxa"/>
            <w:noWrap w:val="0"/>
            <w:vAlign w:val="center"/>
          </w:tcPr>
          <w:p w14:paraId="764C344E">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 xml:space="preserve">1, </w:t>
            </w:r>
            <w:r>
              <w:rPr>
                <w:rFonts w:hint="eastAsia" w:ascii="Times New Roman" w:hAnsi="Times New Roman" w:eastAsia="宋体" w:cs="Arial"/>
                <w:kern w:val="0"/>
                <w:lang w:val="en-US" w:eastAsia="zh-CN"/>
              </w:rPr>
              <w:t>1.5,</w:t>
            </w:r>
            <w:r>
              <w:rPr>
                <w:rFonts w:hint="eastAsia" w:ascii="Times New Roman" w:hAnsi="Times New Roman" w:eastAsia="宋体" w:cs="Arial"/>
                <w:kern w:val="0"/>
                <w:lang w:val="en-US" w:eastAsia="en-US"/>
              </w:rPr>
              <w:t>2</w:t>
            </w:r>
          </w:p>
        </w:tc>
      </w:tr>
      <w:tr w14:paraId="0F7E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7E5A9F0C">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1636" w:type="dxa"/>
            <w:noWrap w:val="0"/>
            <w:vAlign w:val="center"/>
          </w:tcPr>
          <w:p w14:paraId="082BFBAE">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5200" w:type="dxa"/>
            <w:noWrap w:val="0"/>
            <w:vAlign w:val="center"/>
          </w:tcPr>
          <w:p w14:paraId="481DA5D8">
            <w:pPr>
              <w:widowControl/>
              <w:ind w:left="0" w:leftChars="0" w:firstLine="0" w:firstLineChars="0"/>
              <w:rPr>
                <w:rFonts w:hint="eastAsia" w:ascii="Times New Roman" w:hAnsi="Times New Roman" w:eastAsia="宋体" w:cs="Arial"/>
                <w:kern w:val="0"/>
                <w:lang w:val="en-US" w:eastAsia="en-US"/>
              </w:rPr>
            </w:pPr>
            <w:del w:id="744" w:author="LKY" w:date="2026-07-08T11:17:57Z">
              <w:r>
                <w:rPr>
                  <w:rFonts w:hint="default" w:ascii="Times New Roman" w:hAnsi="Times New Roman" w:eastAsia="宋体" w:cs="Arial"/>
                  <w:kern w:val="0"/>
                  <w:lang w:val="en-US" w:eastAsia="zh-CN"/>
                </w:rPr>
                <w:delText>8/</w:delText>
              </w:r>
            </w:del>
            <w:r>
              <w:rPr>
                <w:rFonts w:hint="default" w:ascii="Times New Roman" w:hAnsi="Times New Roman" w:eastAsia="宋体" w:cs="Arial"/>
                <w:kern w:val="0"/>
                <w:lang w:val="en-US" w:eastAsia="zh-CN"/>
              </w:rPr>
              <w:t>16</w:t>
            </w:r>
            <w:r>
              <w:rPr>
                <w:rFonts w:hint="eastAsia" w:ascii="Times New Roman" w:hAnsi="Times New Roman" w:eastAsia="宋体" w:cs="Arial"/>
                <w:kern w:val="0"/>
                <w:lang w:val="en-US" w:eastAsia="zh-CN"/>
              </w:rPr>
              <w:t>/32通道</w:t>
            </w:r>
          </w:p>
        </w:tc>
      </w:tr>
      <w:tr w14:paraId="1527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0E64B97">
            <w:pPr>
              <w:widowControl w:val="0"/>
              <w:jc w:val="center"/>
              <w:rPr>
                <w:rFonts w:ascii="Times New Roman" w:hAnsi="Times New Roman" w:cs="Arial"/>
                <w:kern w:val="0"/>
                <w:lang w:eastAsia="en-US"/>
              </w:rPr>
            </w:pPr>
          </w:p>
        </w:tc>
        <w:tc>
          <w:tcPr>
            <w:tcW w:w="1636" w:type="dxa"/>
            <w:noWrap w:val="0"/>
            <w:vAlign w:val="center"/>
          </w:tcPr>
          <w:p w14:paraId="52138508">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5200" w:type="dxa"/>
            <w:noWrap w:val="0"/>
            <w:vAlign w:val="center"/>
          </w:tcPr>
          <w:p w14:paraId="44ABDFEE">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zh-CN"/>
              </w:rPr>
              <w:t>支持干接点或湿接点</w:t>
            </w:r>
          </w:p>
        </w:tc>
      </w:tr>
      <w:tr w14:paraId="7CC8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5411DA10">
            <w:pPr>
              <w:widowControl w:val="0"/>
              <w:jc w:val="center"/>
              <w:rPr>
                <w:rFonts w:ascii="Times New Roman" w:hAnsi="Times New Roman" w:cs="Arial"/>
                <w:kern w:val="0"/>
                <w:lang w:eastAsia="en-US"/>
              </w:rPr>
            </w:pPr>
          </w:p>
        </w:tc>
        <w:tc>
          <w:tcPr>
            <w:tcW w:w="1636" w:type="dxa"/>
            <w:noWrap w:val="0"/>
            <w:vAlign w:val="center"/>
          </w:tcPr>
          <w:p w14:paraId="7F0B7DA5">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5200" w:type="dxa"/>
            <w:noWrap w:val="0"/>
            <w:vAlign w:val="center"/>
          </w:tcPr>
          <w:p w14:paraId="3E2F689F">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闭合：短接</w:t>
            </w:r>
          </w:p>
          <w:p w14:paraId="763FEC7B">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zh-CN"/>
              </w:rPr>
              <w:t>断开：端开路</w:t>
            </w:r>
          </w:p>
        </w:tc>
      </w:tr>
      <w:tr w14:paraId="7840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68E86C54">
            <w:pPr>
              <w:widowControl w:val="0"/>
              <w:jc w:val="center"/>
              <w:rPr>
                <w:rFonts w:ascii="Times New Roman" w:hAnsi="Times New Roman" w:cs="Arial"/>
                <w:kern w:val="0"/>
                <w:lang w:eastAsia="en-US"/>
              </w:rPr>
            </w:pPr>
          </w:p>
        </w:tc>
        <w:tc>
          <w:tcPr>
            <w:tcW w:w="1636" w:type="dxa"/>
            <w:noWrap w:val="0"/>
            <w:vAlign w:val="center"/>
          </w:tcPr>
          <w:p w14:paraId="1ABCCDA6">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5200" w:type="dxa"/>
            <w:noWrap w:val="0"/>
            <w:vAlign w:val="center"/>
          </w:tcPr>
          <w:p w14:paraId="04AEE63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逻辑0：0-</w:t>
            </w:r>
            <w:ins w:id="745" w:author="LKY" w:date="2026-07-08T11:18:02Z">
              <w:r>
                <w:rPr>
                  <w:rFonts w:hint="eastAsia" w:ascii="Times New Roman" w:hAnsi="Times New Roman" w:eastAsia="宋体" w:cs="Arial"/>
                  <w:kern w:val="0"/>
                  <w:lang w:val="en-US" w:eastAsia="zh-CN"/>
                </w:rPr>
                <w:t>15</w:t>
              </w:r>
            </w:ins>
            <w:del w:id="746" w:author="LKY" w:date="2026-07-08T11:18:01Z">
              <w:r>
                <w:rPr>
                  <w:rFonts w:hint="eastAsia" w:ascii="Times New Roman" w:hAnsi="Times New Roman" w:eastAsia="宋体" w:cs="Arial"/>
                  <w:kern w:val="0"/>
                  <w:lang w:val="en-US" w:eastAsia="zh-CN"/>
                </w:rPr>
                <w:delText>3</w:delText>
              </w:r>
            </w:del>
            <w:r>
              <w:rPr>
                <w:rFonts w:hint="eastAsia" w:ascii="Times New Roman" w:hAnsi="Times New Roman" w:eastAsia="宋体" w:cs="Arial"/>
                <w:kern w:val="0"/>
                <w:lang w:val="en-US" w:eastAsia="zh-CN"/>
              </w:rPr>
              <w:t>VDC</w:t>
            </w:r>
          </w:p>
          <w:p w14:paraId="28DF1CA2">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zh-CN"/>
              </w:rPr>
              <w:t>逻辑1：</w:t>
            </w:r>
            <w:ins w:id="747" w:author="LKY" w:date="2026-07-08T11:18:07Z">
              <w:r>
                <w:rPr>
                  <w:rFonts w:hint="eastAsia" w:ascii="Times New Roman" w:hAnsi="Times New Roman" w:eastAsia="宋体" w:cs="Arial"/>
                  <w:kern w:val="0"/>
                  <w:lang w:val="en-US" w:eastAsia="zh-CN"/>
                </w:rPr>
                <w:t>1</w:t>
              </w:r>
            </w:ins>
            <w:ins w:id="748" w:author="LKY" w:date="2026-07-08T11:18:08Z">
              <w:r>
                <w:rPr>
                  <w:rFonts w:hint="eastAsia" w:ascii="Times New Roman" w:hAnsi="Times New Roman" w:eastAsia="宋体" w:cs="Arial"/>
                  <w:kern w:val="0"/>
                  <w:lang w:val="en-US" w:eastAsia="zh-CN"/>
                </w:rPr>
                <w:t>6</w:t>
              </w:r>
            </w:ins>
            <w:del w:id="749" w:author="LKY" w:date="2026-07-08T11:18:07Z">
              <w:r>
                <w:rPr>
                  <w:rFonts w:hint="eastAsia" w:ascii="Times New Roman" w:hAnsi="Times New Roman" w:eastAsia="宋体" w:cs="Arial"/>
                  <w:kern w:val="0"/>
                  <w:lang w:val="en-US" w:eastAsia="zh-CN"/>
                </w:rPr>
                <w:delText>1</w:delText>
              </w:r>
            </w:del>
            <w:del w:id="750" w:author="LKY" w:date="2026-07-08T11:18:05Z">
              <w:r>
                <w:rPr>
                  <w:rFonts w:hint="eastAsia" w:ascii="Times New Roman" w:hAnsi="Times New Roman" w:eastAsia="宋体" w:cs="Arial"/>
                  <w:kern w:val="0"/>
                  <w:lang w:val="en-US" w:eastAsia="zh-CN"/>
                </w:rPr>
                <w:delText>2</w:delText>
              </w:r>
            </w:del>
            <w:r>
              <w:rPr>
                <w:rFonts w:hint="eastAsia" w:ascii="Times New Roman" w:hAnsi="Times New Roman" w:eastAsia="宋体" w:cs="Arial"/>
                <w:kern w:val="0"/>
                <w:lang w:val="en-US" w:eastAsia="zh-CN"/>
              </w:rPr>
              <w:t>-24VDC</w:t>
            </w:r>
          </w:p>
        </w:tc>
      </w:tr>
      <w:tr w14:paraId="6FF5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30B688F4">
            <w:pPr>
              <w:widowControl w:val="0"/>
              <w:jc w:val="center"/>
              <w:rPr>
                <w:rFonts w:ascii="Times New Roman" w:hAnsi="Times New Roman" w:cs="Arial"/>
                <w:kern w:val="0"/>
                <w:lang w:eastAsia="en-US"/>
              </w:rPr>
            </w:pPr>
          </w:p>
        </w:tc>
        <w:tc>
          <w:tcPr>
            <w:tcW w:w="1636" w:type="dxa"/>
            <w:noWrap w:val="0"/>
            <w:vAlign w:val="center"/>
          </w:tcPr>
          <w:p w14:paraId="0375E90A">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5200" w:type="dxa"/>
            <w:noWrap w:val="0"/>
            <w:vAlign w:val="center"/>
          </w:tcPr>
          <w:p w14:paraId="258485A0">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zh-CN"/>
              </w:rPr>
              <w:t>2KVrms</w:t>
            </w:r>
          </w:p>
        </w:tc>
      </w:tr>
      <w:tr w14:paraId="1B03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15FBD79F">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1636" w:type="dxa"/>
            <w:noWrap w:val="0"/>
            <w:vAlign w:val="center"/>
          </w:tcPr>
          <w:p w14:paraId="1841E509">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5200" w:type="dxa"/>
            <w:noWrap w:val="0"/>
            <w:vAlign w:val="center"/>
          </w:tcPr>
          <w:p w14:paraId="4CC1177B">
            <w:pPr>
              <w:widowControl/>
              <w:ind w:left="0" w:leftChars="0" w:firstLine="0" w:firstLineChars="0"/>
              <w:rPr>
                <w:rFonts w:hint="eastAsia" w:ascii="Times New Roman" w:hAnsi="Times New Roman" w:eastAsia="宋体" w:cs="Arial"/>
                <w:kern w:val="0"/>
                <w:lang w:val="en-US" w:eastAsia="en-US"/>
              </w:rPr>
            </w:pPr>
            <w:del w:id="751" w:author="LKY" w:date="2026-07-08T11:17:54Z">
              <w:r>
                <w:rPr>
                  <w:rFonts w:hint="default" w:ascii="Times New Roman" w:hAnsi="Times New Roman" w:eastAsia="宋体" w:cs="Arial"/>
                  <w:kern w:val="0"/>
                  <w:lang w:val="en-US" w:eastAsia="zh-CN"/>
                </w:rPr>
                <w:delText>8/</w:delText>
              </w:r>
            </w:del>
            <w:r>
              <w:rPr>
                <w:rFonts w:hint="default" w:ascii="Times New Roman" w:hAnsi="Times New Roman" w:eastAsia="宋体" w:cs="Arial"/>
                <w:kern w:val="0"/>
                <w:lang w:val="en-US" w:eastAsia="zh-CN"/>
              </w:rPr>
              <w:t>16</w:t>
            </w:r>
            <w:r>
              <w:rPr>
                <w:rFonts w:hint="eastAsia" w:ascii="Times New Roman" w:hAnsi="Times New Roman" w:eastAsia="宋体" w:cs="Arial"/>
                <w:kern w:val="0"/>
                <w:lang w:val="en-US" w:eastAsia="zh-CN"/>
              </w:rPr>
              <w:t>/32通道</w:t>
            </w:r>
          </w:p>
        </w:tc>
      </w:tr>
      <w:tr w14:paraId="2685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2DE6F899">
            <w:pPr>
              <w:widowControl w:val="0"/>
              <w:jc w:val="center"/>
              <w:rPr>
                <w:rFonts w:ascii="Times New Roman" w:hAnsi="Times New Roman" w:cs="Arial"/>
                <w:kern w:val="0"/>
                <w:lang w:eastAsia="en-US"/>
              </w:rPr>
            </w:pPr>
          </w:p>
        </w:tc>
        <w:tc>
          <w:tcPr>
            <w:tcW w:w="1636" w:type="dxa"/>
            <w:noWrap w:val="0"/>
            <w:vAlign w:val="center"/>
          </w:tcPr>
          <w:p w14:paraId="1EDA82E2">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5200" w:type="dxa"/>
            <w:noWrap w:val="0"/>
            <w:vAlign w:val="center"/>
          </w:tcPr>
          <w:p w14:paraId="0FB71361">
            <w:pPr>
              <w:widowControl/>
              <w:ind w:left="0" w:leftChars="0" w:firstLine="0" w:firstLineChars="0"/>
              <w:rPr>
                <w:rFonts w:hint="default" w:ascii="Times New Roman" w:hAnsi="Times New Roman" w:eastAsia="宋体" w:cs="Arial"/>
                <w:kern w:val="0"/>
                <w:lang w:val="en-US" w:eastAsia="en-US"/>
              </w:rPr>
            </w:pPr>
            <w:r>
              <w:rPr>
                <w:rFonts w:hint="eastAsia" w:ascii="Times New Roman" w:hAnsi="Times New Roman" w:eastAsia="宋体" w:cs="Arial"/>
                <w:kern w:val="0"/>
                <w:lang w:val="en-US" w:eastAsia="zh-CN"/>
              </w:rPr>
              <w:t>SINK</w:t>
            </w:r>
          </w:p>
        </w:tc>
      </w:tr>
      <w:tr w14:paraId="53C5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520743DD">
            <w:pPr>
              <w:widowControl w:val="0"/>
              <w:jc w:val="center"/>
              <w:rPr>
                <w:rFonts w:ascii="Times New Roman" w:hAnsi="Times New Roman" w:cs="Arial"/>
                <w:kern w:val="0"/>
                <w:lang w:eastAsia="en-US"/>
              </w:rPr>
            </w:pPr>
          </w:p>
        </w:tc>
        <w:tc>
          <w:tcPr>
            <w:tcW w:w="1636" w:type="dxa"/>
            <w:noWrap w:val="0"/>
            <w:vAlign w:val="center"/>
          </w:tcPr>
          <w:p w14:paraId="2BE0D4EF">
            <w:pPr>
              <w:widowControl w:val="0"/>
              <w:ind w:firstLine="0" w:firstLineChars="0"/>
              <w:jc w:val="center"/>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输出容量</w:t>
            </w:r>
          </w:p>
        </w:tc>
        <w:tc>
          <w:tcPr>
            <w:tcW w:w="5200" w:type="dxa"/>
            <w:noWrap w:val="0"/>
            <w:vAlign w:val="center"/>
          </w:tcPr>
          <w:p w14:paraId="4A4DE9A0">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单路100mA</w:t>
            </w:r>
          </w:p>
        </w:tc>
      </w:tr>
      <w:tr w14:paraId="7270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345" w:type="dxa"/>
            <w:noWrap w:val="0"/>
            <w:vAlign w:val="center"/>
          </w:tcPr>
          <w:p w14:paraId="65665C3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1636" w:type="dxa"/>
            <w:noWrap w:val="0"/>
            <w:vAlign w:val="center"/>
          </w:tcPr>
          <w:p w14:paraId="03DFC36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5200" w:type="dxa"/>
            <w:noWrap w:val="0"/>
            <w:vAlign w:val="center"/>
          </w:tcPr>
          <w:p w14:paraId="5A954ECD">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en-US"/>
              </w:rPr>
              <w:t>1*</w:t>
            </w:r>
            <w:r>
              <w:rPr>
                <w:rFonts w:hint="eastAsia" w:ascii="Times New Roman" w:hAnsi="Times New Roman" w:eastAsia="宋体" w:cs="Arial"/>
                <w:kern w:val="0"/>
                <w:lang w:val="en-US" w:eastAsia="zh-CN"/>
              </w:rPr>
              <w:t>micro USB，</w:t>
            </w:r>
            <w:r>
              <w:rPr>
                <w:rFonts w:hint="default" w:ascii="Times New Roman" w:hAnsi="Times New Roman" w:eastAsia="宋体" w:cs="Arial"/>
                <w:kern w:val="0"/>
                <w:lang w:val="en-US" w:eastAsia="zh-CN"/>
              </w:rPr>
              <w:t>2</w:t>
            </w:r>
            <w:r>
              <w:rPr>
                <w:rFonts w:hint="eastAsia" w:ascii="Times New Roman" w:hAnsi="Times New Roman" w:eastAsia="宋体" w:cs="Arial"/>
                <w:kern w:val="0"/>
                <w:lang w:val="en-US" w:eastAsia="zh-CN"/>
              </w:rPr>
              <w:t>*USB 3.0 HOST</w:t>
            </w:r>
          </w:p>
        </w:tc>
      </w:tr>
      <w:tr w14:paraId="27FE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6F63E2D9">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1636" w:type="dxa"/>
            <w:noWrap w:val="0"/>
            <w:vAlign w:val="center"/>
          </w:tcPr>
          <w:p w14:paraId="53D9E81E">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5200" w:type="dxa"/>
            <w:noWrap w:val="0"/>
            <w:vAlign w:val="center"/>
          </w:tcPr>
          <w:p w14:paraId="632A990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1</w:t>
            </w:r>
          </w:p>
        </w:tc>
      </w:tr>
      <w:tr w14:paraId="5247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CE2BA61">
            <w:pPr>
              <w:widowControl w:val="0"/>
              <w:jc w:val="center"/>
              <w:rPr>
                <w:rFonts w:hint="eastAsia" w:ascii="Times New Roman" w:hAnsi="Times New Roman" w:cs="Arial"/>
                <w:kern w:val="0"/>
                <w:lang w:val="en-US" w:eastAsia="zh-CN"/>
              </w:rPr>
            </w:pPr>
          </w:p>
        </w:tc>
        <w:tc>
          <w:tcPr>
            <w:tcW w:w="1636" w:type="dxa"/>
            <w:noWrap w:val="0"/>
            <w:vAlign w:val="center"/>
          </w:tcPr>
          <w:p w14:paraId="79F6AE50">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5200" w:type="dxa"/>
            <w:noWrap w:val="0"/>
            <w:vAlign w:val="center"/>
          </w:tcPr>
          <w:p w14:paraId="710B22C6">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支持SD、SDHC和SDXC（UHS-I）卡</w:t>
            </w:r>
          </w:p>
        </w:tc>
      </w:tr>
      <w:tr w14:paraId="3CD0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shd w:val="clear" w:color="auto" w:fill="auto"/>
            <w:noWrap w:val="0"/>
            <w:vAlign w:val="center"/>
          </w:tcPr>
          <w:p w14:paraId="333DA7B8">
            <w:pPr>
              <w:widowControl w:val="0"/>
              <w:ind w:left="0" w:leftChars="0" w:firstLine="0" w:firstLineChars="0"/>
              <w:jc w:val="center"/>
              <w:rPr>
                <w:rFonts w:hint="eastAsia" w:ascii="Times New Roman" w:hAnsi="Times New Roman" w:cs="Arial" w:eastAsiaTheme="minorEastAsia"/>
                <w:kern w:val="0"/>
                <w:sz w:val="21"/>
                <w:szCs w:val="24"/>
                <w:lang w:val="en-US" w:eastAsia="zh-CN" w:bidi="ar-SA"/>
              </w:rPr>
            </w:pPr>
            <w:r>
              <w:rPr>
                <w:rFonts w:hint="eastAsia" w:ascii="Times New Roman" w:hAnsi="Times New Roman" w:cs="Arial"/>
                <w:kern w:val="0"/>
                <w:lang w:val="en-US" w:eastAsia="zh-CN"/>
              </w:rPr>
              <w:t>HDMI接口</w:t>
            </w:r>
          </w:p>
        </w:tc>
        <w:tc>
          <w:tcPr>
            <w:tcW w:w="1636" w:type="dxa"/>
            <w:shd w:val="clear" w:color="auto" w:fill="auto"/>
            <w:noWrap w:val="0"/>
            <w:vAlign w:val="center"/>
          </w:tcPr>
          <w:p w14:paraId="69BBA4C4">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200" w:type="dxa"/>
            <w:shd w:val="clear" w:color="auto" w:fill="auto"/>
            <w:noWrap w:val="0"/>
            <w:vAlign w:val="center"/>
          </w:tcPr>
          <w:p w14:paraId="32582DFC">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3EF4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noWrap w:val="0"/>
            <w:vAlign w:val="center"/>
          </w:tcPr>
          <w:p w14:paraId="73EFD339">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M.2接口</w:t>
            </w:r>
          </w:p>
        </w:tc>
        <w:tc>
          <w:tcPr>
            <w:tcW w:w="1636" w:type="dxa"/>
            <w:noWrap w:val="0"/>
            <w:vAlign w:val="center"/>
          </w:tcPr>
          <w:p w14:paraId="355DE0F9">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200" w:type="dxa"/>
            <w:noWrap w:val="0"/>
            <w:vAlign w:val="center"/>
          </w:tcPr>
          <w:p w14:paraId="54FB89AA">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6629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16E25180">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1636" w:type="dxa"/>
            <w:noWrap w:val="0"/>
            <w:vAlign w:val="center"/>
          </w:tcPr>
          <w:p w14:paraId="283F538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5200" w:type="dxa"/>
            <w:noWrap w:val="0"/>
            <w:vAlign w:val="center"/>
          </w:tcPr>
          <w:p w14:paraId="3D6F1E13">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eastAsia="宋体" w:cs="Arial"/>
                <w:kern w:val="0"/>
                <w:lang w:val="en-US" w:eastAsia="en-US"/>
              </w:rPr>
              <w:t>1</w:t>
            </w:r>
            <w:r>
              <w:rPr>
                <w:rFonts w:hint="eastAsia" w:ascii="Times New Roman" w:hAnsi="Times New Roman" w:eastAsia="宋体" w:cs="Arial"/>
                <w:kern w:val="0"/>
                <w:lang w:val="en-US" w:eastAsia="zh-CN"/>
              </w:rPr>
              <w:t>*Wi-Fi</w:t>
            </w:r>
            <w:r>
              <w:rPr>
                <w:rFonts w:hint="default" w:ascii="Times New Roman" w:hAnsi="Times New Roman" w:eastAsia="宋体" w:cs="Arial"/>
                <w:kern w:val="0"/>
                <w:lang w:val="en-US" w:eastAsia="zh-CN"/>
              </w:rPr>
              <w:t>/</w:t>
            </w:r>
            <w:r>
              <w:rPr>
                <w:rFonts w:hint="eastAsia" w:ascii="Times New Roman" w:hAnsi="Times New Roman" w:eastAsia="宋体" w:cs="Arial"/>
                <w:kern w:val="0"/>
                <w:lang w:val="en-US" w:eastAsia="zh-CN"/>
              </w:rPr>
              <w:t>移动网天线，1*</w:t>
            </w:r>
            <w:r>
              <w:rPr>
                <w:rFonts w:hint="default" w:ascii="Times New Roman" w:hAnsi="Times New Roman" w:eastAsia="宋体" w:cs="Arial"/>
                <w:kern w:val="0"/>
                <w:lang w:val="en-US" w:eastAsia="zh-CN"/>
              </w:rPr>
              <w:t>GPS</w:t>
            </w:r>
            <w:r>
              <w:rPr>
                <w:rFonts w:hint="eastAsia" w:ascii="Times New Roman" w:hAnsi="Times New Roman" w:eastAsia="宋体" w:cs="Arial"/>
                <w:kern w:val="0"/>
                <w:lang w:val="en-US" w:eastAsia="zh-CN"/>
              </w:rPr>
              <w:t>天线</w:t>
            </w:r>
          </w:p>
        </w:tc>
      </w:tr>
      <w:tr w14:paraId="0637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622141AA">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754035FA">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5200" w:type="dxa"/>
            <w:noWrap w:val="0"/>
            <w:vAlign w:val="center"/>
          </w:tcPr>
          <w:p w14:paraId="2A8E4017">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en-US"/>
              </w:rPr>
              <w:t>SMA孔式</w:t>
            </w:r>
          </w:p>
        </w:tc>
      </w:tr>
      <w:tr w14:paraId="112C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345" w:type="dxa"/>
            <w:vMerge w:val="restart"/>
            <w:noWrap w:val="0"/>
            <w:vAlign w:val="center"/>
          </w:tcPr>
          <w:p w14:paraId="04DA1D1A">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1636" w:type="dxa"/>
            <w:noWrap w:val="0"/>
            <w:vAlign w:val="center"/>
          </w:tcPr>
          <w:p w14:paraId="5CC63E7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5200" w:type="dxa"/>
            <w:noWrap w:val="0"/>
            <w:vAlign w:val="center"/>
          </w:tcPr>
          <w:p w14:paraId="24A1BD27">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GSM/EDGE:900,1800MHz</w:t>
            </w:r>
          </w:p>
          <w:p w14:paraId="3FD91616">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WCDMA:B1,B5,B8</w:t>
            </w:r>
          </w:p>
          <w:p w14:paraId="084358C5">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FDD-LTE:B1,B3,B5,B7,B8,B20</w:t>
            </w:r>
          </w:p>
          <w:p w14:paraId="20B80060">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TDD-LTE:B38,B40,B41</w:t>
            </w:r>
          </w:p>
        </w:tc>
      </w:tr>
      <w:tr w14:paraId="6CC8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trPr>
        <w:tc>
          <w:tcPr>
            <w:tcW w:w="1345" w:type="dxa"/>
            <w:vMerge w:val="continue"/>
            <w:noWrap w:val="0"/>
            <w:vAlign w:val="center"/>
          </w:tcPr>
          <w:p w14:paraId="5E298A08">
            <w:pPr>
              <w:widowControl w:val="0"/>
              <w:jc w:val="center"/>
              <w:rPr>
                <w:rFonts w:ascii="Times New Roman" w:hAnsi="Times New Roman" w:cs="Arial"/>
                <w:kern w:val="0"/>
                <w:lang w:eastAsia="en-US"/>
              </w:rPr>
            </w:pPr>
          </w:p>
        </w:tc>
        <w:tc>
          <w:tcPr>
            <w:tcW w:w="1636" w:type="dxa"/>
            <w:noWrap w:val="0"/>
            <w:vAlign w:val="center"/>
          </w:tcPr>
          <w:p w14:paraId="4E3285A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5200" w:type="dxa"/>
            <w:noWrap w:val="0"/>
            <w:vAlign w:val="top"/>
          </w:tcPr>
          <w:p w14:paraId="3E81C2E6">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GSM/EDGE:900,1800MHz</w:t>
            </w:r>
          </w:p>
          <w:p w14:paraId="09526A49">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WCDMA:B1,B8</w:t>
            </w:r>
          </w:p>
          <w:p w14:paraId="22C84339">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TD-SCDMA:B34,B39</w:t>
            </w:r>
          </w:p>
          <w:p w14:paraId="603EC4A3">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FDD-LTE:B1,B3,B8</w:t>
            </w:r>
          </w:p>
          <w:p w14:paraId="4E73A436">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TDD-LTE:B38,B39,B40,B41</w:t>
            </w:r>
          </w:p>
        </w:tc>
      </w:tr>
      <w:tr w14:paraId="1340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06838B69">
            <w:pPr>
              <w:widowControl w:val="0"/>
              <w:jc w:val="center"/>
              <w:rPr>
                <w:rFonts w:ascii="Times New Roman" w:hAnsi="Times New Roman" w:cs="Arial"/>
                <w:kern w:val="0"/>
                <w:lang w:eastAsia="en-US"/>
              </w:rPr>
            </w:pPr>
          </w:p>
        </w:tc>
        <w:tc>
          <w:tcPr>
            <w:tcW w:w="1636" w:type="dxa"/>
            <w:noWrap w:val="0"/>
            <w:vAlign w:val="center"/>
          </w:tcPr>
          <w:p w14:paraId="3F1F11D3">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5200" w:type="dxa"/>
            <w:noWrap w:val="0"/>
            <w:vAlign w:val="center"/>
          </w:tcPr>
          <w:p w14:paraId="19767A2B">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WCDMA:B2,B4,B5</w:t>
            </w:r>
          </w:p>
          <w:p w14:paraId="7D83FAFE">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FDD-LTE:B2,B4,B12</w:t>
            </w:r>
          </w:p>
        </w:tc>
      </w:tr>
      <w:tr w14:paraId="115F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3AE6181A">
            <w:pPr>
              <w:widowControl w:val="0"/>
              <w:jc w:val="center"/>
              <w:rPr>
                <w:rFonts w:ascii="Times New Roman" w:hAnsi="Times New Roman" w:cs="Arial"/>
                <w:kern w:val="0"/>
                <w:lang w:eastAsia="en-US"/>
              </w:rPr>
            </w:pPr>
          </w:p>
        </w:tc>
        <w:tc>
          <w:tcPr>
            <w:tcW w:w="1636" w:type="dxa"/>
            <w:noWrap w:val="0"/>
            <w:vAlign w:val="center"/>
          </w:tcPr>
          <w:p w14:paraId="10695ED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5200" w:type="dxa"/>
            <w:noWrap w:val="0"/>
            <w:vAlign w:val="center"/>
          </w:tcPr>
          <w:p w14:paraId="67A60364">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GSM/EDGE:850,900,1800MHz</w:t>
            </w:r>
          </w:p>
          <w:p w14:paraId="41DEC7C3">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WCDMA:B1,B2,B5,B8</w:t>
            </w:r>
          </w:p>
          <w:p w14:paraId="10D57223">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FDD-LTE:B1,B3,B4,B5,B7,B8,B28</w:t>
            </w:r>
          </w:p>
          <w:p w14:paraId="5E36BC4B">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TDD-LTE:B40</w:t>
            </w:r>
          </w:p>
        </w:tc>
      </w:tr>
      <w:tr w14:paraId="2087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110829F6">
            <w:pPr>
              <w:widowControl w:val="0"/>
              <w:jc w:val="center"/>
              <w:rPr>
                <w:rFonts w:ascii="Times New Roman" w:hAnsi="Times New Roman" w:cs="Arial"/>
                <w:kern w:val="0"/>
                <w:lang w:eastAsia="en-US"/>
              </w:rPr>
            </w:pPr>
          </w:p>
        </w:tc>
        <w:tc>
          <w:tcPr>
            <w:tcW w:w="1636" w:type="dxa"/>
            <w:noWrap w:val="0"/>
            <w:vAlign w:val="center"/>
          </w:tcPr>
          <w:p w14:paraId="2D964E00">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5200" w:type="dxa"/>
            <w:noWrap w:val="0"/>
            <w:vAlign w:val="center"/>
          </w:tcPr>
          <w:p w14:paraId="36964BD1">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WCDMA:B2,B4,B5</w:t>
            </w:r>
          </w:p>
          <w:p w14:paraId="121D4B68">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FDD-LTE:B2,B4,B5,B12,B13,B14,B66,B71</w:t>
            </w:r>
          </w:p>
        </w:tc>
      </w:tr>
      <w:tr w14:paraId="5009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06B867EE">
            <w:pPr>
              <w:widowControl w:val="0"/>
              <w:jc w:val="center"/>
              <w:rPr>
                <w:rFonts w:ascii="Times New Roman" w:hAnsi="Times New Roman" w:cs="Arial"/>
                <w:kern w:val="0"/>
                <w:lang w:eastAsia="en-US"/>
              </w:rPr>
            </w:pPr>
          </w:p>
        </w:tc>
        <w:tc>
          <w:tcPr>
            <w:tcW w:w="1636" w:type="dxa"/>
            <w:noWrap w:val="0"/>
            <w:vAlign w:val="center"/>
          </w:tcPr>
          <w:p w14:paraId="15D8FB7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5200" w:type="dxa"/>
            <w:noWrap w:val="0"/>
            <w:vAlign w:val="center"/>
          </w:tcPr>
          <w:p w14:paraId="338DC354">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GSM:900,1800</w:t>
            </w:r>
          </w:p>
          <w:p w14:paraId="72007A39">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FDD-LTE:B1,B3,B5,B8</w:t>
            </w:r>
          </w:p>
          <w:p w14:paraId="0778287E">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TDD-LTE:B34,B38,B39,B40,B41</w:t>
            </w:r>
          </w:p>
        </w:tc>
      </w:tr>
      <w:tr w14:paraId="41B1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restart"/>
            <w:noWrap w:val="0"/>
            <w:vAlign w:val="center"/>
          </w:tcPr>
          <w:p w14:paraId="21219828">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1636" w:type="dxa"/>
            <w:noWrap w:val="0"/>
            <w:vAlign w:val="center"/>
          </w:tcPr>
          <w:p w14:paraId="6FE0CC6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5200" w:type="dxa"/>
            <w:noWrap w:val="0"/>
            <w:vAlign w:val="center"/>
          </w:tcPr>
          <w:p w14:paraId="35BEDF29">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5G NR：N1/N3/N5/N8/N28/N41/N78/N79</w:t>
            </w:r>
          </w:p>
          <w:p w14:paraId="1A9D3A6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LTE-FDD：B1/B3/B5/B8</w:t>
            </w:r>
          </w:p>
          <w:p w14:paraId="3C1ACD2C">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LTE-TD：B34/B38/B39/B40/B41</w:t>
            </w:r>
          </w:p>
        </w:tc>
      </w:tr>
      <w:tr w14:paraId="24DF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0133AB23">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5C00DA3B">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5200" w:type="dxa"/>
            <w:noWrap w:val="0"/>
            <w:vAlign w:val="center"/>
          </w:tcPr>
          <w:p w14:paraId="4B9371F2">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488A36FC">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6794732D">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35B40775">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77BC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restart"/>
            <w:noWrap w:val="0"/>
            <w:vAlign w:val="center"/>
          </w:tcPr>
          <w:p w14:paraId="2F07031C">
            <w:pPr>
              <w:widowControl w:val="0"/>
              <w:ind w:left="0" w:leftChars="0" w:firstLine="0" w:firstLineChars="0"/>
              <w:jc w:val="center"/>
              <w:rPr>
                <w:rFonts w:hint="eastAsia" w:ascii="Times New Roman" w:hAnsi="Times New Roman" w:cs="Arial"/>
                <w:color w:val="auto"/>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1636" w:type="dxa"/>
            <w:shd w:val="clear" w:color="auto" w:fill="auto"/>
            <w:noWrap w:val="0"/>
            <w:vAlign w:val="center"/>
          </w:tcPr>
          <w:p w14:paraId="728DFCB6">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val="en-US" w:eastAsia="zh-CN"/>
              </w:rPr>
              <w:t>接口</w:t>
            </w:r>
          </w:p>
        </w:tc>
        <w:tc>
          <w:tcPr>
            <w:tcW w:w="5200" w:type="dxa"/>
            <w:shd w:val="clear" w:color="auto" w:fill="auto"/>
            <w:noWrap w:val="0"/>
            <w:vAlign w:val="center"/>
          </w:tcPr>
          <w:p w14:paraId="1B336FD3">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PCIE</w:t>
            </w:r>
          </w:p>
        </w:tc>
      </w:tr>
      <w:tr w14:paraId="462E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3C754EFD">
            <w:pPr>
              <w:widowControl w:val="0"/>
              <w:ind w:left="0" w:leftChars="0" w:firstLine="0" w:firstLineChars="0"/>
              <w:jc w:val="center"/>
              <w:rPr>
                <w:rFonts w:hint="eastAsia" w:ascii="Times New Roman" w:hAnsi="Times New Roman" w:cs="Arial"/>
                <w:color w:val="auto"/>
                <w:kern w:val="0"/>
                <w:lang w:eastAsia="en-US"/>
              </w:rPr>
            </w:pPr>
          </w:p>
        </w:tc>
        <w:tc>
          <w:tcPr>
            <w:tcW w:w="1636" w:type="dxa"/>
            <w:shd w:val="clear" w:color="auto" w:fill="auto"/>
            <w:noWrap w:val="0"/>
            <w:vAlign w:val="center"/>
          </w:tcPr>
          <w:p w14:paraId="04E4D498">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val="en-US" w:eastAsia="zh-CN"/>
              </w:rPr>
              <w:t>协议</w:t>
            </w:r>
          </w:p>
        </w:tc>
        <w:tc>
          <w:tcPr>
            <w:tcW w:w="5200" w:type="dxa"/>
            <w:shd w:val="clear" w:color="auto" w:fill="auto"/>
            <w:noWrap w:val="0"/>
            <w:vAlign w:val="center"/>
          </w:tcPr>
          <w:p w14:paraId="2A20CEDB">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IEEE 802.11b/g/n</w:t>
            </w:r>
          </w:p>
        </w:tc>
      </w:tr>
      <w:tr w14:paraId="3A1B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0CA81321">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42C296D7">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val="en-US" w:eastAsia="zh-CN"/>
              </w:rPr>
              <w:t>模式</w:t>
            </w:r>
          </w:p>
        </w:tc>
        <w:tc>
          <w:tcPr>
            <w:tcW w:w="5200" w:type="dxa"/>
            <w:shd w:val="clear" w:color="auto" w:fill="auto"/>
            <w:noWrap w:val="0"/>
            <w:vAlign w:val="center"/>
          </w:tcPr>
          <w:p w14:paraId="4613AEBA">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STA</w:t>
            </w:r>
          </w:p>
        </w:tc>
      </w:tr>
      <w:tr w14:paraId="23A1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2C529069">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0DDF5D9F">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val="en-US" w:eastAsia="zh-CN"/>
              </w:rPr>
              <w:t>频段</w:t>
            </w:r>
          </w:p>
        </w:tc>
        <w:tc>
          <w:tcPr>
            <w:tcW w:w="5200" w:type="dxa"/>
            <w:shd w:val="clear" w:color="auto" w:fill="auto"/>
            <w:noWrap w:val="0"/>
            <w:vAlign w:val="center"/>
          </w:tcPr>
          <w:p w14:paraId="636879F8">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2.4GHz</w:t>
            </w:r>
          </w:p>
        </w:tc>
      </w:tr>
      <w:tr w14:paraId="74AB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272D0363">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2398C3F2">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val="en-US" w:eastAsia="zh-CN"/>
              </w:rPr>
              <w:t>通道数</w:t>
            </w:r>
          </w:p>
        </w:tc>
        <w:tc>
          <w:tcPr>
            <w:tcW w:w="5200" w:type="dxa"/>
            <w:shd w:val="clear" w:color="auto" w:fill="auto"/>
            <w:noWrap w:val="0"/>
            <w:vAlign w:val="center"/>
          </w:tcPr>
          <w:p w14:paraId="3F3CC33C">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Ch1 ~ Ch13</w:t>
            </w:r>
          </w:p>
        </w:tc>
      </w:tr>
      <w:tr w14:paraId="1EB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1F51F3D9">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379175F1">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ascii="Times New Roman" w:hAnsi="Times New Roman" w:cs="Arial"/>
                <w:kern w:val="0"/>
                <w:lang w:eastAsia="zh-CN"/>
              </w:rPr>
              <w:t>安全性</w:t>
            </w:r>
          </w:p>
        </w:tc>
        <w:tc>
          <w:tcPr>
            <w:tcW w:w="5200" w:type="dxa"/>
            <w:shd w:val="clear" w:color="auto" w:fill="auto"/>
            <w:noWrap w:val="0"/>
            <w:vAlign w:val="center"/>
          </w:tcPr>
          <w:p w14:paraId="7FAA2494">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Open、WPA、WPA2</w:t>
            </w:r>
          </w:p>
        </w:tc>
      </w:tr>
      <w:tr w14:paraId="27C9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1EEA4BE9">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551C43A3">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ascii="Times New Roman" w:hAnsi="Times New Roman" w:cs="Arial"/>
                <w:kern w:val="0"/>
                <w:lang w:eastAsia="en-US"/>
              </w:rPr>
              <w:t>加密</w:t>
            </w:r>
          </w:p>
        </w:tc>
        <w:tc>
          <w:tcPr>
            <w:tcW w:w="5200" w:type="dxa"/>
            <w:shd w:val="clear" w:color="auto" w:fill="auto"/>
            <w:noWrap w:val="0"/>
            <w:vAlign w:val="center"/>
          </w:tcPr>
          <w:p w14:paraId="1F2EFA99">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AES、TKIP、TKIPAES</w:t>
            </w:r>
          </w:p>
        </w:tc>
      </w:tr>
      <w:tr w14:paraId="2EE3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6E245499">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07C4E9BE">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ascii="Times New Roman" w:hAnsi="Times New Roman" w:cs="Arial"/>
                <w:kern w:val="0"/>
                <w:lang w:eastAsia="en-US"/>
              </w:rPr>
              <w:t>连接数</w:t>
            </w:r>
          </w:p>
        </w:tc>
        <w:tc>
          <w:tcPr>
            <w:tcW w:w="5200" w:type="dxa"/>
            <w:shd w:val="clear" w:color="auto" w:fill="auto"/>
            <w:noWrap w:val="0"/>
            <w:vAlign w:val="center"/>
          </w:tcPr>
          <w:p w14:paraId="01A844A3">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8（Max）</w:t>
            </w:r>
          </w:p>
        </w:tc>
      </w:tr>
      <w:tr w14:paraId="5931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15029910">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65569337">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ascii="Times New Roman" w:hAnsi="Times New Roman" w:cs="Arial"/>
                <w:kern w:val="0"/>
                <w:lang w:eastAsia="en-US"/>
              </w:rPr>
              <w:t>速率</w:t>
            </w:r>
          </w:p>
        </w:tc>
        <w:tc>
          <w:tcPr>
            <w:tcW w:w="5200" w:type="dxa"/>
            <w:shd w:val="clear" w:color="auto" w:fill="auto"/>
            <w:noWrap w:val="0"/>
            <w:vAlign w:val="center"/>
          </w:tcPr>
          <w:p w14:paraId="4FF03F77">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150Mbps（Max）</w:t>
            </w:r>
          </w:p>
        </w:tc>
      </w:tr>
      <w:tr w14:paraId="6C89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vMerge w:val="continue"/>
            <w:noWrap w:val="0"/>
            <w:vAlign w:val="center"/>
          </w:tcPr>
          <w:p w14:paraId="3E37FFCC">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5C14B062">
            <w:pPr>
              <w:widowControl/>
              <w:ind w:left="0" w:leftChars="0" w:firstLine="0" w:firstLineChars="0"/>
              <w:jc w:val="center"/>
              <w:rPr>
                <w:rFonts w:hint="eastAsia" w:ascii="Times New Roman" w:hAnsi="Times New Roman" w:eastAsia="宋体" w:cs="Arial"/>
                <w:color w:val="000000"/>
                <w:kern w:val="0"/>
                <w:sz w:val="22"/>
                <w:szCs w:val="22"/>
                <w:lang w:val="en-US" w:eastAsia="zh-CN" w:bidi="en-US"/>
              </w:rPr>
            </w:pPr>
            <w:r>
              <w:rPr>
                <w:rFonts w:ascii="Times New Roman" w:hAnsi="Times New Roman" w:cs="Arial"/>
                <w:kern w:val="0"/>
                <w:lang w:eastAsia="zh-CN"/>
              </w:rPr>
              <w:t>SSID广播开关</w:t>
            </w:r>
          </w:p>
        </w:tc>
        <w:tc>
          <w:tcPr>
            <w:tcW w:w="5200" w:type="dxa"/>
            <w:shd w:val="clear" w:color="auto" w:fill="auto"/>
            <w:noWrap w:val="0"/>
            <w:vAlign w:val="center"/>
          </w:tcPr>
          <w:p w14:paraId="504F9E51">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支持</w:t>
            </w:r>
          </w:p>
        </w:tc>
      </w:tr>
      <w:tr w14:paraId="0C53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noWrap w:val="0"/>
            <w:vAlign w:val="center"/>
          </w:tcPr>
          <w:p w14:paraId="44425E75">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1636" w:type="dxa"/>
            <w:noWrap w:val="0"/>
            <w:vAlign w:val="center"/>
          </w:tcPr>
          <w:p w14:paraId="0E970212">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5200" w:type="dxa"/>
            <w:noWrap w:val="0"/>
            <w:vAlign w:val="center"/>
          </w:tcPr>
          <w:p w14:paraId="04AF977E">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LED*</w:t>
            </w:r>
            <w:r>
              <w:rPr>
                <w:rFonts w:hint="default" w:ascii="Times New Roman" w:hAnsi="Times New Roman" w:eastAsia="宋体" w:cs="Arial"/>
                <w:kern w:val="0"/>
                <w:lang w:val="en-US" w:eastAsia="zh-CN"/>
              </w:rPr>
              <w:t>3</w:t>
            </w:r>
            <w:r>
              <w:rPr>
                <w:rFonts w:hint="eastAsia" w:ascii="Times New Roman" w:hAnsi="Times New Roman" w:eastAsia="宋体" w:cs="Arial"/>
                <w:kern w:val="0"/>
                <w:lang w:val="en-US" w:eastAsia="zh-CN"/>
              </w:rPr>
              <w:t>（含两个可编程LED）</w:t>
            </w:r>
          </w:p>
        </w:tc>
      </w:tr>
      <w:tr w14:paraId="1CFC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51A7FC1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1636" w:type="dxa"/>
            <w:noWrap w:val="0"/>
            <w:vAlign w:val="center"/>
          </w:tcPr>
          <w:p w14:paraId="3A02CBA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5200" w:type="dxa"/>
            <w:noWrap w:val="0"/>
            <w:vAlign w:val="center"/>
          </w:tcPr>
          <w:p w14:paraId="708FA039">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t>
            </w:r>
            <w:r>
              <w:rPr>
                <w:rFonts w:hint="eastAsia" w:ascii="Times New Roman" w:hAnsi="Times New Roman" w:eastAsia="宋体" w:cs="Arial"/>
                <w:kern w:val="0"/>
                <w:lang w:val="en-US" w:eastAsia="zh-CN"/>
              </w:rPr>
              <w:t>2</w:t>
            </w:r>
            <w:r>
              <w:rPr>
                <w:rFonts w:hint="eastAsia" w:ascii="Times New Roman" w:hAnsi="Times New Roman" w:eastAsia="宋体" w:cs="Arial"/>
                <w:kern w:val="0"/>
                <w:lang w:val="en-US" w:eastAsia="en-US"/>
              </w:rPr>
              <w:t>0～8</w:t>
            </w:r>
            <w:r>
              <w:rPr>
                <w:rFonts w:hint="eastAsia" w:ascii="Times New Roman" w:hAnsi="Times New Roman" w:eastAsia="宋体" w:cs="Arial"/>
                <w:kern w:val="0"/>
                <w:lang w:val="en-US" w:eastAsia="zh-CN"/>
              </w:rPr>
              <w:t>5</w:t>
            </w:r>
            <w:r>
              <w:rPr>
                <w:rFonts w:hint="eastAsia" w:ascii="Times New Roman" w:hAnsi="Times New Roman" w:eastAsia="宋体" w:cs="Arial"/>
                <w:kern w:val="0"/>
                <w:lang w:val="en-US" w:eastAsia="en-US"/>
              </w:rPr>
              <w:t>℃</w:t>
            </w:r>
            <w:r>
              <w:rPr>
                <w:rFonts w:hint="eastAsia" w:ascii="Times New Roman" w:hAnsi="Times New Roman" w:eastAsia="宋体" w:cs="Arial"/>
                <w:kern w:val="0"/>
                <w:lang w:val="en-US" w:eastAsia="zh-CN"/>
              </w:rPr>
              <w:t>，</w:t>
            </w:r>
            <w:r>
              <w:rPr>
                <w:rFonts w:hint="eastAsia" w:ascii="Times New Roman" w:hAnsi="Times New Roman" w:eastAsia="宋体" w:cs="Arial"/>
                <w:kern w:val="0"/>
                <w:lang w:val="en-US" w:eastAsia="en-US"/>
              </w:rPr>
              <w:t>5～95% RH</w:t>
            </w:r>
          </w:p>
        </w:tc>
      </w:tr>
      <w:tr w14:paraId="4AE9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6E762CE0">
            <w:pPr>
              <w:widowControl w:val="0"/>
              <w:jc w:val="center"/>
              <w:rPr>
                <w:rFonts w:ascii="Times New Roman" w:hAnsi="Times New Roman" w:cs="Arial"/>
                <w:kern w:val="0"/>
                <w:lang w:eastAsia="en-US"/>
              </w:rPr>
            </w:pPr>
          </w:p>
        </w:tc>
        <w:tc>
          <w:tcPr>
            <w:tcW w:w="1636" w:type="dxa"/>
            <w:noWrap w:val="0"/>
            <w:vAlign w:val="center"/>
          </w:tcPr>
          <w:p w14:paraId="2E2C4ED6">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5200" w:type="dxa"/>
            <w:noWrap w:val="0"/>
            <w:vAlign w:val="center"/>
          </w:tcPr>
          <w:p w14:paraId="4AE643FA">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w:t>
            </w:r>
            <w:r>
              <w:rPr>
                <w:rFonts w:hint="eastAsia" w:ascii="Times New Roman" w:hAnsi="Times New Roman" w:eastAsia="宋体" w:cs="Arial"/>
                <w:kern w:val="0"/>
                <w:lang w:val="en-US" w:eastAsia="zh-CN"/>
              </w:rPr>
              <w:t>2</w:t>
            </w:r>
            <w:r>
              <w:rPr>
                <w:rFonts w:hint="eastAsia" w:ascii="Times New Roman" w:hAnsi="Times New Roman" w:eastAsia="宋体" w:cs="Arial"/>
                <w:kern w:val="0"/>
                <w:lang w:val="en-US" w:eastAsia="en-US"/>
              </w:rPr>
              <w:t>0～85℃，5～95% RH</w:t>
            </w:r>
          </w:p>
        </w:tc>
      </w:tr>
      <w:tr w14:paraId="3396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3AD03FA8">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1636" w:type="dxa"/>
            <w:noWrap w:val="0"/>
            <w:vAlign w:val="center"/>
          </w:tcPr>
          <w:p w14:paraId="04B71E67">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5200" w:type="dxa"/>
            <w:noWrap w:val="0"/>
            <w:vAlign w:val="center"/>
          </w:tcPr>
          <w:p w14:paraId="4F019351">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铝合金外壳+不锈钢</w:t>
            </w:r>
          </w:p>
        </w:tc>
      </w:tr>
      <w:tr w14:paraId="464F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C460E3E">
            <w:pPr>
              <w:widowControl w:val="0"/>
              <w:jc w:val="center"/>
              <w:rPr>
                <w:rFonts w:ascii="Times New Roman" w:hAnsi="Times New Roman" w:cs="Arial"/>
                <w:kern w:val="0"/>
                <w:lang w:eastAsia="en-US"/>
              </w:rPr>
            </w:pPr>
          </w:p>
        </w:tc>
        <w:tc>
          <w:tcPr>
            <w:tcW w:w="1636" w:type="dxa"/>
            <w:noWrap w:val="0"/>
            <w:vAlign w:val="center"/>
          </w:tcPr>
          <w:p w14:paraId="438BC8FB">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5200" w:type="dxa"/>
            <w:noWrap w:val="0"/>
            <w:vAlign w:val="center"/>
          </w:tcPr>
          <w:p w14:paraId="2182723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7DC9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29E97A0B">
            <w:pPr>
              <w:widowControl w:val="0"/>
              <w:jc w:val="center"/>
              <w:rPr>
                <w:rFonts w:ascii="Times New Roman" w:hAnsi="Times New Roman" w:cs="Arial"/>
                <w:kern w:val="0"/>
                <w:lang w:eastAsia="en-US"/>
              </w:rPr>
            </w:pPr>
          </w:p>
        </w:tc>
        <w:tc>
          <w:tcPr>
            <w:tcW w:w="1636" w:type="dxa"/>
            <w:noWrap w:val="0"/>
            <w:vAlign w:val="center"/>
          </w:tcPr>
          <w:p w14:paraId="12444CF9">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5200" w:type="dxa"/>
            <w:noWrap w:val="0"/>
            <w:vAlign w:val="center"/>
          </w:tcPr>
          <w:p w14:paraId="2E6FDE7F">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IP30</w:t>
            </w:r>
          </w:p>
        </w:tc>
      </w:tr>
      <w:tr w14:paraId="0F86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26118C5D">
            <w:pPr>
              <w:widowControl w:val="0"/>
              <w:jc w:val="center"/>
              <w:rPr>
                <w:rFonts w:ascii="Times New Roman" w:hAnsi="Times New Roman" w:cs="Arial"/>
                <w:kern w:val="0"/>
                <w:lang w:eastAsia="en-US"/>
              </w:rPr>
            </w:pPr>
          </w:p>
        </w:tc>
        <w:tc>
          <w:tcPr>
            <w:tcW w:w="1636" w:type="dxa"/>
            <w:noWrap w:val="0"/>
            <w:vAlign w:val="center"/>
          </w:tcPr>
          <w:p w14:paraId="03F42E13">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5200" w:type="dxa"/>
            <w:noWrap w:val="0"/>
            <w:vAlign w:val="center"/>
          </w:tcPr>
          <w:p w14:paraId="6F99BF6C">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DIN35导轨安装</w:t>
            </w:r>
          </w:p>
        </w:tc>
      </w:tr>
      <w:tr w14:paraId="05FD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1A7C49D">
            <w:pPr>
              <w:widowControl w:val="0"/>
              <w:jc w:val="center"/>
              <w:rPr>
                <w:rFonts w:hint="eastAsia" w:ascii="Times New Roman" w:hAnsi="Times New Roman" w:cs="Arial" w:eastAsiaTheme="minorEastAsia"/>
                <w:kern w:val="0"/>
                <w:lang w:val="en-US" w:eastAsia="zh-CN"/>
              </w:rPr>
            </w:pPr>
          </w:p>
        </w:tc>
        <w:tc>
          <w:tcPr>
            <w:tcW w:w="1636" w:type="dxa"/>
            <w:noWrap w:val="0"/>
            <w:vAlign w:val="center"/>
          </w:tcPr>
          <w:p w14:paraId="0718CE2E">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5200" w:type="dxa"/>
            <w:noWrap w:val="0"/>
            <w:vAlign w:val="center"/>
          </w:tcPr>
          <w:p w14:paraId="1F99A6CF">
            <w:pPr>
              <w:widowControl/>
              <w:ind w:left="0" w:leftChars="0" w:firstLine="0" w:firstLineChars="0"/>
              <w:rPr>
                <w:rFonts w:hint="eastAsia" w:ascii="Times New Roman" w:hAnsi="Times New Roman" w:eastAsia="宋体" w:cs="Arial"/>
                <w:kern w:val="0"/>
                <w:lang w:val="en-US" w:eastAsia="zh-CN"/>
              </w:rPr>
            </w:pPr>
            <w:ins w:id="752" w:author="LKY" w:date="2026-09-14T16:07:34Z">
              <w:r>
                <w:rPr>
                  <w:rFonts w:hint="eastAsia" w:ascii="Times New Roman" w:hAnsi="Times New Roman" w:cs="Times New Roman"/>
                </w:rPr>
                <w:t>Debian 12</w:t>
              </w:r>
            </w:ins>
            <w:ins w:id="753" w:author="LKY" w:date="2026-09-14T16:07:37Z">
              <w:r>
                <w:rPr>
                  <w:rFonts w:hint="eastAsia" w:ascii="Times New Roman" w:hAnsi="Times New Roman" w:cs="Times New Roman"/>
                  <w:lang w:val="en-US" w:eastAsia="zh-CN"/>
                </w:rPr>
                <w:t>(</w:t>
              </w:r>
            </w:ins>
            <w:r>
              <w:rPr>
                <w:rFonts w:hint="eastAsia" w:ascii="Times New Roman" w:hAnsi="Times New Roman" w:eastAsia="宋体" w:cs="Arial"/>
                <w:kern w:val="0"/>
                <w:lang w:val="en-US" w:eastAsia="en-US"/>
              </w:rPr>
              <w:t>Operating System: Raspberry Pi OS</w:t>
            </w:r>
            <w:ins w:id="754" w:author="LKY" w:date="2026-09-14T16:07:40Z">
              <w:r>
                <w:rPr>
                  <w:rFonts w:hint="eastAsia" w:ascii="Times New Roman" w:hAnsi="Times New Roman" w:eastAsia="宋体" w:cs="Arial"/>
                  <w:kern w:val="0"/>
                  <w:lang w:val="en-US" w:eastAsia="zh-CN"/>
                </w:rPr>
                <w:t>)</w:t>
              </w:r>
            </w:ins>
          </w:p>
          <w:p w14:paraId="7BAF5244">
            <w:pPr>
              <w:widowControl/>
              <w:ind w:left="0" w:leftChars="0" w:firstLine="0" w:firstLineChars="0"/>
              <w:rPr>
                <w:rFonts w:hint="eastAsia" w:ascii="Times New Roman" w:hAnsi="Times New Roman" w:eastAsia="宋体" w:cs="Arial"/>
                <w:kern w:val="0"/>
                <w:lang w:val="en-US" w:eastAsia="en-US"/>
              </w:rPr>
            </w:pPr>
            <w:r>
              <w:rPr>
                <w:rFonts w:hint="eastAsia" w:ascii="Times New Roman" w:hAnsi="Times New Roman" w:eastAsia="宋体" w:cs="Arial"/>
                <w:kern w:val="0"/>
                <w:lang w:val="en-US" w:eastAsia="en-US"/>
              </w:rPr>
              <w:t>Kernel: Linux 6.6.78-v8-16k</w:t>
            </w:r>
          </w:p>
        </w:tc>
      </w:tr>
    </w:tbl>
    <w:p w14:paraId="467EAAA5">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16" w:name="_Toc26776"/>
      <w:bookmarkStart w:id="17" w:name="_Toc31905"/>
      <w:bookmarkStart w:id="18" w:name="_Toc12394"/>
      <w:r>
        <w:rPr>
          <w:rFonts w:hint="eastAsia" w:ascii="Times New Roman" w:hAnsi="Times New Roman" w:eastAsia="宋体" w:cs="宋体"/>
          <w:b/>
          <w:bCs/>
          <w:iCs/>
          <w:color w:val="000000"/>
          <w:kern w:val="2"/>
          <w:sz w:val="32"/>
          <w:szCs w:val="32"/>
          <w:lang w:val="en-US" w:eastAsia="zh-CN" w:bidi="ar-SA"/>
        </w:rPr>
        <w:t>1.4设备选型</w:t>
      </w:r>
      <w:bookmarkEnd w:id="16"/>
      <w:bookmarkEnd w:id="17"/>
      <w:bookmarkEnd w:id="18"/>
    </w:p>
    <w:p w14:paraId="43F46212">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19" w:name="_Toc29600"/>
      <w:bookmarkStart w:id="20" w:name="_Toc27588"/>
      <w:bookmarkStart w:id="21" w:name="_Toc13853"/>
      <w:r>
        <w:rPr>
          <w:rFonts w:hint="eastAsia" w:ascii="Times New Roman" w:hAnsi="Times New Roman" w:eastAsia="宋体" w:cs="宋体"/>
          <w:b/>
          <w:bCs/>
          <w:iCs/>
          <w:color w:val="000000"/>
          <w:kern w:val="2"/>
          <w:sz w:val="28"/>
          <w:szCs w:val="28"/>
          <w:lang w:val="en-US" w:eastAsia="zh-CN" w:bidi="ar-SA"/>
        </w:rPr>
        <w:t>1.4.1主型号选型</w:t>
      </w:r>
      <w:bookmarkEnd w:id="19"/>
      <w:bookmarkEnd w:id="20"/>
      <w:bookmarkEnd w:id="21"/>
    </w:p>
    <w:tbl>
      <w:tblPr>
        <w:tblStyle w:val="14"/>
        <w:tblpPr w:leftFromText="180" w:rightFromText="180" w:vertAnchor="text" w:horzAnchor="page" w:tblpX="1900" w:tblpY="561"/>
        <w:tblOverlap w:val="never"/>
        <w:tblW w:w="493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3029"/>
        <w:gridCol w:w="623"/>
        <w:gridCol w:w="801"/>
        <w:gridCol w:w="1172"/>
        <w:gridCol w:w="1522"/>
      </w:tblGrid>
      <w:tr w14:paraId="1D09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52"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BAA7DFB">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99"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537DE8A">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7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73437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485E26">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9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B34421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E836F8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4B63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0C6F081">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BL246</w:t>
            </w:r>
          </w:p>
        </w:tc>
        <w:tc>
          <w:tcPr>
            <w:tcW w:w="17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52E2BC">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1x10/100/1000M, 1x10/100M</w:t>
            </w:r>
          </w:p>
        </w:tc>
        <w:tc>
          <w:tcPr>
            <w:tcW w:w="37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E74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59810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05581">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CF74C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0E3D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C98E7AA">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BL246A</w:t>
            </w:r>
          </w:p>
        </w:tc>
        <w:tc>
          <w:tcPr>
            <w:tcW w:w="17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D0E797">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1x10/100/1000M, 2x10/100M</w:t>
            </w:r>
          </w:p>
        </w:tc>
        <w:tc>
          <w:tcPr>
            <w:tcW w:w="37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05706E">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7D1636">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B1758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14BF92">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40316BA7">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eastAsiaTheme="minorEastAsia"/>
          <w:b/>
          <w:bCs/>
          <w:sz w:val="18"/>
          <w:szCs w:val="18"/>
          <w:lang w:val="en-US" w:eastAsia="zh-CN"/>
        </w:rPr>
        <w:t>BL2</w:t>
      </w:r>
      <w:r>
        <w:rPr>
          <w:rFonts w:hint="eastAsia" w:ascii="Times New Roman" w:hAnsi="Times New Roman" w:cs="Times New Roman"/>
          <w:b/>
          <w:bCs/>
          <w:sz w:val="18"/>
          <w:szCs w:val="18"/>
          <w:lang w:val="en-US" w:eastAsia="zh-CN"/>
        </w:rPr>
        <w:t>46</w:t>
      </w:r>
      <w:r>
        <w:rPr>
          <w:rFonts w:hint="eastAsia" w:ascii="Times New Roman" w:hAnsi="Times New Roman" w:cs="Times New Roman" w:eastAsiaTheme="minorEastAsia"/>
          <w:b/>
          <w:bCs/>
          <w:sz w:val="18"/>
          <w:szCs w:val="18"/>
          <w:lang w:val="en-US" w:eastAsia="zh-CN"/>
        </w:rPr>
        <w:t>系列选型</w:t>
      </w:r>
    </w:p>
    <w:p w14:paraId="3EAEC295">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GB" w:eastAsia="zh-CN" w:bidi="ar-SA"/>
        </w:rPr>
      </w:pPr>
      <w:bookmarkStart w:id="22" w:name="_Toc14186"/>
      <w:bookmarkStart w:id="23" w:name="_Toc26656"/>
      <w:bookmarkStart w:id="24" w:name="_Toc979"/>
      <w:r>
        <w:rPr>
          <w:rFonts w:hint="eastAsia" w:ascii="Times New Roman" w:hAnsi="Times New Roman" w:eastAsia="宋体" w:cs="宋体"/>
          <w:b/>
          <w:bCs/>
          <w:iCs/>
          <w:color w:val="000000"/>
          <w:kern w:val="2"/>
          <w:sz w:val="28"/>
          <w:szCs w:val="28"/>
          <w:lang w:val="en-US" w:eastAsia="zh-CN" w:bidi="ar-SA"/>
        </w:rPr>
        <w:t>1.4.2 SOM选型表</w:t>
      </w:r>
      <w:bookmarkEnd w:id="22"/>
      <w:bookmarkEnd w:id="23"/>
      <w:bookmarkEnd w:id="24"/>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4299E65F">
      <w:pPr>
        <w:pStyle w:val="12"/>
        <w:ind w:left="11" w:hanging="11"/>
        <w:jc w:val="center"/>
        <w:rPr>
          <w:rFonts w:hint="default" w:ascii="Times New Roman" w:hAnsi="Times New Roman" w:eastAsia="宋体" w:cs="宋体"/>
          <w:b w:val="0"/>
          <w:bCs w:val="0"/>
          <w:iCs/>
          <w:color w:val="000000"/>
          <w:kern w:val="2"/>
          <w:sz w:val="24"/>
          <w:szCs w:val="24"/>
          <w:lang w:val="en-US" w:eastAsia="zh-CN" w:bidi="ar-SA"/>
        </w:rPr>
      </w:pPr>
      <w:r>
        <w:rPr>
          <w:rFonts w:hint="eastAsia" w:ascii="Times New Roman" w:hAnsi="Times New Roman" w:cs="Times New Roman"/>
          <w:b/>
          <w:bCs/>
          <w:lang w:eastAsia="zh-CN"/>
        </w:rPr>
        <w:t>BL246</w:t>
      </w:r>
      <w:r>
        <w:rPr>
          <w:rFonts w:hint="eastAsia" w:ascii="Times New Roman" w:hAnsi="Times New Roman" w:cs="Times New Roman"/>
          <w:b/>
          <w:bCs/>
        </w:rPr>
        <w:t>系列SOM选型表</w:t>
      </w:r>
    </w:p>
    <w:tbl>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755" w:author="LKY" w:date="2026-07-07T14:11:32Z">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941"/>
        <w:gridCol w:w="1215"/>
        <w:gridCol w:w="810"/>
        <w:gridCol w:w="1095"/>
        <w:gridCol w:w="1065"/>
        <w:gridCol w:w="1080"/>
        <w:gridCol w:w="1206"/>
        <w:tblGridChange w:id="756">
          <w:tblGrid>
            <w:gridCol w:w="1295"/>
            <w:gridCol w:w="1210"/>
            <w:gridCol w:w="970"/>
            <w:gridCol w:w="1040"/>
            <w:gridCol w:w="1230"/>
            <w:gridCol w:w="1130"/>
            <w:gridCol w:w="1537"/>
          </w:tblGrid>
        </w:tblGridChange>
      </w:tblGrid>
      <w:tr w14:paraId="691A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57"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757" w:author="LKY" w:date="2026-07-07T14:11:32Z">
            <w:trPr>
              <w:trHeight w:val="292" w:hRule="atLeast"/>
              <w:jc w:val="right"/>
            </w:trPr>
          </w:trPrChange>
        </w:trPr>
        <w:tc>
          <w:tcPr>
            <w:tcW w:w="1941" w:type="dxa"/>
            <w:shd w:val="clear" w:color="auto" w:fill="D8D8D8" w:themeFill="background1" w:themeFillShade="D9"/>
            <w:tcPrChange w:id="758" w:author="LKY" w:date="2026-07-07T14:11:32Z">
              <w:tcPr>
                <w:tcW w:w="1295" w:type="dxa"/>
                <w:shd w:val="clear" w:color="auto" w:fill="D8D8D8" w:themeFill="background1" w:themeFillShade="D9"/>
              </w:tcPr>
            </w:tcPrChange>
          </w:tcPr>
          <w:p w14:paraId="0D1F82B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rFonts w:hint="eastAsia"/>
                <w:b/>
                <w:bCs/>
                <w:sz w:val="18"/>
                <w:szCs w:val="18"/>
              </w:rPr>
              <w:t>型号</w:t>
            </w:r>
          </w:p>
        </w:tc>
        <w:tc>
          <w:tcPr>
            <w:tcW w:w="1215" w:type="dxa"/>
            <w:shd w:val="clear" w:color="auto" w:fill="D8D8D8" w:themeFill="background1" w:themeFillShade="D9"/>
            <w:tcPrChange w:id="759" w:author="LKY" w:date="2026-07-07T14:11:32Z">
              <w:tcPr>
                <w:tcW w:w="1210" w:type="dxa"/>
                <w:shd w:val="clear" w:color="auto" w:fill="D8D8D8" w:themeFill="background1" w:themeFillShade="D9"/>
              </w:tcPr>
            </w:tcPrChange>
          </w:tcPr>
          <w:p w14:paraId="0CE77D3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rFonts w:hint="eastAsia"/>
                <w:b/>
                <w:bCs/>
                <w:sz w:val="18"/>
                <w:szCs w:val="18"/>
              </w:rPr>
              <w:t>MCU</w:t>
            </w:r>
          </w:p>
        </w:tc>
        <w:tc>
          <w:tcPr>
            <w:tcW w:w="810" w:type="dxa"/>
            <w:shd w:val="clear" w:color="auto" w:fill="D8D8D8" w:themeFill="background1" w:themeFillShade="D9"/>
            <w:tcPrChange w:id="760" w:author="LKY" w:date="2026-07-07T14:11:32Z">
              <w:tcPr>
                <w:tcW w:w="970" w:type="dxa"/>
                <w:shd w:val="clear" w:color="auto" w:fill="D8D8D8" w:themeFill="background1" w:themeFillShade="D9"/>
              </w:tcPr>
            </w:tcPrChange>
          </w:tcPr>
          <w:p w14:paraId="27BB06F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rFonts w:hint="eastAsia"/>
                <w:b/>
                <w:bCs/>
                <w:sz w:val="18"/>
                <w:szCs w:val="18"/>
              </w:rPr>
              <w:t>主频</w:t>
            </w:r>
          </w:p>
        </w:tc>
        <w:tc>
          <w:tcPr>
            <w:tcW w:w="1095" w:type="dxa"/>
            <w:shd w:val="clear" w:color="auto" w:fill="D8D8D8" w:themeFill="background1" w:themeFillShade="D9"/>
            <w:tcPrChange w:id="761" w:author="LKY" w:date="2026-07-07T14:11:32Z">
              <w:tcPr>
                <w:tcW w:w="1040" w:type="dxa"/>
                <w:shd w:val="clear" w:color="auto" w:fill="D8D8D8" w:themeFill="background1" w:themeFillShade="D9"/>
              </w:tcPr>
            </w:tcPrChange>
          </w:tcPr>
          <w:p w14:paraId="4D07DC3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rFonts w:hint="eastAsia"/>
                <w:b/>
                <w:bCs/>
                <w:sz w:val="18"/>
                <w:szCs w:val="18"/>
              </w:rPr>
              <w:t>无线</w:t>
            </w:r>
          </w:p>
        </w:tc>
        <w:tc>
          <w:tcPr>
            <w:tcW w:w="1065" w:type="dxa"/>
            <w:shd w:val="clear" w:color="auto" w:fill="D8D8D8" w:themeFill="background1" w:themeFillShade="D9"/>
            <w:tcPrChange w:id="762" w:author="LKY" w:date="2026-07-07T14:11:32Z">
              <w:tcPr>
                <w:tcW w:w="1230" w:type="dxa"/>
                <w:shd w:val="clear" w:color="auto" w:fill="D8D8D8" w:themeFill="background1" w:themeFillShade="D9"/>
              </w:tcPr>
            </w:tcPrChange>
          </w:tcPr>
          <w:p w14:paraId="2BDB660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rFonts w:hint="eastAsia"/>
                <w:b/>
                <w:bCs/>
                <w:sz w:val="18"/>
                <w:szCs w:val="18"/>
              </w:rPr>
              <w:t>eMMC</w:t>
            </w:r>
          </w:p>
        </w:tc>
        <w:tc>
          <w:tcPr>
            <w:tcW w:w="1080" w:type="dxa"/>
            <w:shd w:val="clear" w:color="auto" w:fill="D8D8D8" w:themeFill="background1" w:themeFillShade="D9"/>
            <w:tcPrChange w:id="763" w:author="LKY" w:date="2026-07-07T14:11:32Z">
              <w:tcPr>
                <w:tcW w:w="1130" w:type="dxa"/>
                <w:shd w:val="clear" w:color="auto" w:fill="D8D8D8" w:themeFill="background1" w:themeFillShade="D9"/>
              </w:tcPr>
            </w:tcPrChange>
          </w:tcPr>
          <w:p w14:paraId="1AE50A2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b/>
                <w:bCs/>
                <w:sz w:val="18"/>
                <w:szCs w:val="18"/>
              </w:rPr>
              <w:t>LPDDR4X</w:t>
            </w:r>
          </w:p>
        </w:tc>
        <w:tc>
          <w:tcPr>
            <w:tcW w:w="1206" w:type="dxa"/>
            <w:shd w:val="clear" w:color="auto" w:fill="D8D8D8" w:themeFill="background1" w:themeFillShade="D9"/>
            <w:tcPrChange w:id="764" w:author="LKY" w:date="2026-07-07T14:11:32Z">
              <w:tcPr>
                <w:tcW w:w="1537" w:type="dxa"/>
                <w:shd w:val="clear" w:color="auto" w:fill="D8D8D8" w:themeFill="background1" w:themeFillShade="D9"/>
              </w:tcPr>
            </w:tcPrChange>
          </w:tcPr>
          <w:p w14:paraId="5FC3798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b/>
                <w:bCs/>
                <w:sz w:val="18"/>
                <w:szCs w:val="18"/>
              </w:rPr>
            </w:pPr>
            <w:r>
              <w:rPr>
                <w:rFonts w:hint="eastAsia"/>
                <w:b/>
                <w:bCs/>
                <w:sz w:val="18"/>
                <w:szCs w:val="18"/>
              </w:rPr>
              <w:t>温度级别</w:t>
            </w:r>
          </w:p>
        </w:tc>
      </w:tr>
      <w:tr w14:paraId="132B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65"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765" w:author="LKY" w:date="2026-07-07T14:11:32Z">
            <w:trPr>
              <w:jc w:val="right"/>
            </w:trPr>
          </w:trPrChange>
        </w:trPr>
        <w:tc>
          <w:tcPr>
            <w:tcW w:w="1941" w:type="dxa"/>
            <w:shd w:val="clear" w:color="auto" w:fill="D8D8D8" w:themeFill="background1" w:themeFillShade="D9"/>
            <w:vAlign w:val="top"/>
            <w:tcPrChange w:id="766" w:author="LKY" w:date="2026-07-07T14:11:32Z">
              <w:tcPr>
                <w:tcW w:w="1295" w:type="dxa"/>
                <w:shd w:val="clear" w:color="auto" w:fill="D8D8D8" w:themeFill="background1" w:themeFillShade="D9"/>
                <w:vAlign w:val="top"/>
              </w:tcPr>
            </w:tcPrChange>
          </w:tcPr>
          <w:p w14:paraId="428237A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eastAsiaTheme="minorEastAsia"/>
                <w:sz w:val="18"/>
                <w:szCs w:val="18"/>
                <w:lang w:val="en-US" w:eastAsia="zh-CN"/>
              </w:rPr>
            </w:pPr>
            <w:r>
              <w:rPr>
                <w:rFonts w:hint="eastAsia"/>
                <w:sz w:val="18"/>
                <w:szCs w:val="18"/>
              </w:rPr>
              <w:t>CM5002000</w:t>
            </w:r>
            <w:ins w:id="767" w:author="LKY" w:date="2026-07-07T11:35:15Z">
              <w:r>
                <w:rPr>
                  <w:rFonts w:hint="eastAsia"/>
                  <w:sz w:val="18"/>
                  <w:szCs w:val="18"/>
                  <w:lang w:eastAsia="zh-CN"/>
                </w:rPr>
                <w:t>（</w:t>
              </w:r>
            </w:ins>
            <w:ins w:id="768" w:author="LKY" w:date="2026-07-07T11:35:18Z">
              <w:r>
                <w:rPr>
                  <w:rFonts w:hint="eastAsia"/>
                  <w:sz w:val="18"/>
                  <w:szCs w:val="18"/>
                  <w:lang w:val="en-US" w:eastAsia="zh-CN"/>
                </w:rPr>
                <w:t>可选</w:t>
              </w:r>
            </w:ins>
            <w:ins w:id="769" w:author="LKY" w:date="2026-07-07T11:35:15Z">
              <w:r>
                <w:rPr>
                  <w:rFonts w:hint="eastAsia"/>
                  <w:sz w:val="18"/>
                  <w:szCs w:val="18"/>
                  <w:lang w:eastAsia="zh-CN"/>
                </w:rPr>
                <w:t>）</w:t>
              </w:r>
            </w:ins>
          </w:p>
        </w:tc>
        <w:tc>
          <w:tcPr>
            <w:tcW w:w="1215" w:type="dxa"/>
            <w:tcPrChange w:id="770" w:author="LKY" w:date="2026-07-07T14:11:32Z">
              <w:tcPr>
                <w:tcW w:w="1210" w:type="dxa"/>
              </w:tcPr>
            </w:tcPrChange>
          </w:tcPr>
          <w:p w14:paraId="189E653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tcPrChange w:id="771" w:author="LKY" w:date="2026-07-07T14:11:32Z">
              <w:tcPr>
                <w:tcW w:w="970" w:type="dxa"/>
              </w:tcPr>
            </w:tcPrChange>
          </w:tcPr>
          <w:p w14:paraId="0F9E2E3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tcPrChange w:id="772" w:author="LKY" w:date="2026-07-07T14:11:32Z">
              <w:tcPr>
                <w:tcW w:w="1040" w:type="dxa"/>
              </w:tcPr>
            </w:tcPrChange>
          </w:tcPr>
          <w:p w14:paraId="425F22F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default"/>
                <w:sz w:val="18"/>
                <w:szCs w:val="18"/>
                <w:lang w:val="en-US"/>
              </w:rPr>
            </w:pPr>
            <w:r>
              <w:rPr>
                <w:rFonts w:hint="eastAsia"/>
                <w:sz w:val="24"/>
                <w:szCs w:val="24"/>
                <w:lang w:val="en-US" w:eastAsia="zh-CN"/>
              </w:rPr>
              <w:t>x</w:t>
            </w:r>
          </w:p>
        </w:tc>
        <w:tc>
          <w:tcPr>
            <w:tcW w:w="1065" w:type="dxa"/>
            <w:tcPrChange w:id="773" w:author="LKY" w:date="2026-07-07T14:11:32Z">
              <w:tcPr>
                <w:tcW w:w="1230" w:type="dxa"/>
              </w:tcPr>
            </w:tcPrChange>
          </w:tcPr>
          <w:p w14:paraId="34901A0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0GB (Lite)</w:t>
            </w:r>
          </w:p>
        </w:tc>
        <w:tc>
          <w:tcPr>
            <w:tcW w:w="1080" w:type="dxa"/>
            <w:tcPrChange w:id="774" w:author="LKY" w:date="2026-07-07T14:11:32Z">
              <w:tcPr>
                <w:tcW w:w="1130" w:type="dxa"/>
              </w:tcPr>
            </w:tcPrChange>
          </w:tcPr>
          <w:p w14:paraId="1744026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2GB</w:t>
            </w:r>
          </w:p>
        </w:tc>
        <w:tc>
          <w:tcPr>
            <w:tcW w:w="1206" w:type="dxa"/>
            <w:vAlign w:val="top"/>
            <w:tcPrChange w:id="775" w:author="LKY" w:date="2026-07-07T14:11:32Z">
              <w:tcPr>
                <w:tcW w:w="1537" w:type="dxa"/>
                <w:vAlign w:val="top"/>
              </w:tcPr>
            </w:tcPrChange>
          </w:tcPr>
          <w:p w14:paraId="271CB3D6">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2B8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76"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776" w:author="LKY" w:date="2026-07-07T14:11:32Z">
            <w:trPr>
              <w:jc w:val="right"/>
            </w:trPr>
          </w:trPrChange>
        </w:trPr>
        <w:tc>
          <w:tcPr>
            <w:tcW w:w="1941" w:type="dxa"/>
            <w:shd w:val="clear" w:color="auto" w:fill="D8D8D8" w:themeFill="background1" w:themeFillShade="D9"/>
            <w:vAlign w:val="top"/>
            <w:tcPrChange w:id="777" w:author="LKY" w:date="2026-07-07T14:11:32Z">
              <w:tcPr>
                <w:tcW w:w="1295" w:type="dxa"/>
                <w:shd w:val="clear" w:color="auto" w:fill="D8D8D8" w:themeFill="background1" w:themeFillShade="D9"/>
                <w:vAlign w:val="top"/>
              </w:tcPr>
            </w:tcPrChange>
          </w:tcPr>
          <w:p w14:paraId="13B3619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CM50020</w:t>
            </w:r>
            <w:r>
              <w:rPr>
                <w:rFonts w:hint="eastAsia"/>
                <w:sz w:val="18"/>
                <w:szCs w:val="18"/>
                <w:lang w:val="en-US" w:eastAsia="zh-CN"/>
              </w:rPr>
              <w:t>16</w:t>
            </w:r>
          </w:p>
        </w:tc>
        <w:tc>
          <w:tcPr>
            <w:tcW w:w="1215" w:type="dxa"/>
            <w:tcPrChange w:id="778" w:author="LKY" w:date="2026-07-07T14:11:32Z">
              <w:tcPr>
                <w:tcW w:w="1210" w:type="dxa"/>
              </w:tcPr>
            </w:tcPrChange>
          </w:tcPr>
          <w:p w14:paraId="63B3C4F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tcPrChange w:id="779" w:author="LKY" w:date="2026-07-07T14:11:32Z">
              <w:tcPr>
                <w:tcW w:w="970" w:type="dxa"/>
              </w:tcPr>
            </w:tcPrChange>
          </w:tcPr>
          <w:p w14:paraId="0297C27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tcPrChange w:id="780" w:author="LKY" w:date="2026-07-07T14:11:32Z">
              <w:tcPr>
                <w:tcW w:w="1040" w:type="dxa"/>
                <w:shd w:val="clear" w:color="auto" w:fill="auto"/>
              </w:tcPr>
            </w:tcPrChange>
          </w:tcPr>
          <w:p w14:paraId="130B684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24"/>
                <w:szCs w:val="24"/>
                <w:lang w:val="en-US" w:eastAsia="zh-CN"/>
              </w:rPr>
              <w:t>x</w:t>
            </w:r>
          </w:p>
        </w:tc>
        <w:tc>
          <w:tcPr>
            <w:tcW w:w="1065" w:type="dxa"/>
            <w:tcPrChange w:id="781" w:author="LKY" w:date="2026-07-07T14:11:32Z">
              <w:tcPr>
                <w:tcW w:w="1230" w:type="dxa"/>
              </w:tcPr>
            </w:tcPrChange>
          </w:tcPr>
          <w:p w14:paraId="696AE45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16GB</w:t>
            </w:r>
          </w:p>
        </w:tc>
        <w:tc>
          <w:tcPr>
            <w:tcW w:w="1080" w:type="dxa"/>
            <w:tcPrChange w:id="782" w:author="LKY" w:date="2026-07-07T14:11:32Z">
              <w:tcPr>
                <w:tcW w:w="1130" w:type="dxa"/>
              </w:tcPr>
            </w:tcPrChange>
          </w:tcPr>
          <w:p w14:paraId="44C6778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2GB</w:t>
            </w:r>
          </w:p>
        </w:tc>
        <w:tc>
          <w:tcPr>
            <w:tcW w:w="1206" w:type="dxa"/>
            <w:vAlign w:val="top"/>
            <w:tcPrChange w:id="783" w:author="LKY" w:date="2026-07-07T14:11:32Z">
              <w:tcPr>
                <w:tcW w:w="1537" w:type="dxa"/>
                <w:vAlign w:val="top"/>
              </w:tcPr>
            </w:tcPrChange>
          </w:tcPr>
          <w:p w14:paraId="0CE4706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0DE8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84"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784" w:author="LKY" w:date="2026-07-07T14:11:32Z">
            <w:trPr>
              <w:jc w:val="right"/>
            </w:trPr>
          </w:trPrChange>
        </w:trPr>
        <w:tc>
          <w:tcPr>
            <w:tcW w:w="1941" w:type="dxa"/>
            <w:shd w:val="clear" w:color="auto" w:fill="D8D8D8" w:themeFill="background1" w:themeFillShade="D9"/>
            <w:vAlign w:val="top"/>
            <w:tcPrChange w:id="785" w:author="LKY" w:date="2026-07-07T14:11:32Z">
              <w:tcPr>
                <w:tcW w:w="1295" w:type="dxa"/>
                <w:shd w:val="clear" w:color="auto" w:fill="D8D8D8" w:themeFill="background1" w:themeFillShade="D9"/>
                <w:vAlign w:val="top"/>
              </w:tcPr>
            </w:tcPrChange>
          </w:tcPr>
          <w:p w14:paraId="7B0EA3D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CM50020</w:t>
            </w:r>
            <w:r>
              <w:rPr>
                <w:rFonts w:hint="eastAsia"/>
                <w:sz w:val="18"/>
                <w:szCs w:val="18"/>
                <w:lang w:val="en-US" w:eastAsia="zh-CN"/>
              </w:rPr>
              <w:t>32</w:t>
            </w:r>
          </w:p>
        </w:tc>
        <w:tc>
          <w:tcPr>
            <w:tcW w:w="1215" w:type="dxa"/>
            <w:tcPrChange w:id="786" w:author="LKY" w:date="2026-07-07T14:11:32Z">
              <w:tcPr>
                <w:tcW w:w="1210" w:type="dxa"/>
              </w:tcPr>
            </w:tcPrChange>
          </w:tcPr>
          <w:p w14:paraId="7BB1530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tcPrChange w:id="787" w:author="LKY" w:date="2026-07-07T14:11:32Z">
              <w:tcPr>
                <w:tcW w:w="970" w:type="dxa"/>
              </w:tcPr>
            </w:tcPrChange>
          </w:tcPr>
          <w:p w14:paraId="5CCA928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tcPrChange w:id="788" w:author="LKY" w:date="2026-07-07T14:11:32Z">
              <w:tcPr>
                <w:tcW w:w="1040" w:type="dxa"/>
                <w:shd w:val="clear" w:color="auto" w:fill="auto"/>
              </w:tcPr>
            </w:tcPrChange>
          </w:tcPr>
          <w:p w14:paraId="62630E7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24"/>
                <w:szCs w:val="24"/>
                <w:lang w:val="en-US" w:eastAsia="zh-CN"/>
              </w:rPr>
              <w:t>x</w:t>
            </w:r>
          </w:p>
        </w:tc>
        <w:tc>
          <w:tcPr>
            <w:tcW w:w="1065" w:type="dxa"/>
            <w:tcPrChange w:id="789" w:author="LKY" w:date="2026-07-07T14:11:32Z">
              <w:tcPr>
                <w:tcW w:w="1230" w:type="dxa"/>
              </w:tcPr>
            </w:tcPrChange>
          </w:tcPr>
          <w:p w14:paraId="35C3ABD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32</w:t>
            </w:r>
            <w:r>
              <w:rPr>
                <w:rFonts w:hint="eastAsia"/>
                <w:sz w:val="18"/>
                <w:szCs w:val="18"/>
              </w:rPr>
              <w:t>GB</w:t>
            </w:r>
          </w:p>
        </w:tc>
        <w:tc>
          <w:tcPr>
            <w:tcW w:w="1080" w:type="dxa"/>
            <w:tcPrChange w:id="790" w:author="LKY" w:date="2026-07-07T14:11:32Z">
              <w:tcPr>
                <w:tcW w:w="1130" w:type="dxa"/>
              </w:tcPr>
            </w:tcPrChange>
          </w:tcPr>
          <w:p w14:paraId="2EA544C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2GB</w:t>
            </w:r>
          </w:p>
        </w:tc>
        <w:tc>
          <w:tcPr>
            <w:tcW w:w="1206" w:type="dxa"/>
            <w:vAlign w:val="top"/>
            <w:tcPrChange w:id="791" w:author="LKY" w:date="2026-07-07T14:11:32Z">
              <w:tcPr>
                <w:tcW w:w="1537" w:type="dxa"/>
                <w:vAlign w:val="top"/>
              </w:tcPr>
            </w:tcPrChange>
          </w:tcPr>
          <w:p w14:paraId="154B898A">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6BF6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92"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792" w:author="LKY" w:date="2026-07-07T14:11:32Z">
            <w:trPr>
              <w:jc w:val="right"/>
            </w:trPr>
          </w:trPrChange>
        </w:trPr>
        <w:tc>
          <w:tcPr>
            <w:tcW w:w="1941" w:type="dxa"/>
            <w:shd w:val="clear" w:color="auto" w:fill="D8D8D8" w:themeFill="background1" w:themeFillShade="D9"/>
            <w:vAlign w:val="top"/>
            <w:tcPrChange w:id="793" w:author="LKY" w:date="2026-07-07T14:11:32Z">
              <w:tcPr>
                <w:tcW w:w="1295" w:type="dxa"/>
                <w:shd w:val="clear" w:color="auto" w:fill="D8D8D8" w:themeFill="background1" w:themeFillShade="D9"/>
                <w:vAlign w:val="top"/>
              </w:tcPr>
            </w:tcPrChange>
          </w:tcPr>
          <w:p w14:paraId="21627AB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w:t>
            </w:r>
            <w:r>
              <w:rPr>
                <w:rFonts w:hint="eastAsia"/>
                <w:sz w:val="18"/>
                <w:szCs w:val="18"/>
                <w:lang w:val="en-US" w:eastAsia="zh-CN"/>
              </w:rPr>
              <w:t>4</w:t>
            </w:r>
            <w:r>
              <w:rPr>
                <w:rFonts w:hint="eastAsia"/>
                <w:sz w:val="18"/>
                <w:szCs w:val="18"/>
              </w:rPr>
              <w:t>000</w:t>
            </w:r>
            <w:ins w:id="794" w:author="LKY" w:date="2026-07-07T11:37:42Z">
              <w:r>
                <w:rPr>
                  <w:rFonts w:hint="eastAsia"/>
                  <w:sz w:val="18"/>
                  <w:szCs w:val="18"/>
                  <w:lang w:eastAsia="zh-CN"/>
                </w:rPr>
                <w:t>（</w:t>
              </w:r>
            </w:ins>
            <w:ins w:id="795" w:author="LKY" w:date="2026-07-07T11:37:42Z">
              <w:r>
                <w:rPr>
                  <w:rFonts w:hint="eastAsia"/>
                  <w:sz w:val="18"/>
                  <w:szCs w:val="18"/>
                  <w:lang w:val="en-US" w:eastAsia="zh-CN"/>
                </w:rPr>
                <w:t>可选</w:t>
              </w:r>
            </w:ins>
            <w:ins w:id="796" w:author="LKY" w:date="2026-07-07T11:37:42Z">
              <w:r>
                <w:rPr>
                  <w:rFonts w:hint="eastAsia"/>
                  <w:sz w:val="18"/>
                  <w:szCs w:val="18"/>
                  <w:lang w:eastAsia="zh-CN"/>
                </w:rPr>
                <w:t>）</w:t>
              </w:r>
            </w:ins>
          </w:p>
        </w:tc>
        <w:tc>
          <w:tcPr>
            <w:tcW w:w="1215" w:type="dxa"/>
            <w:tcPrChange w:id="797" w:author="LKY" w:date="2026-07-07T14:11:32Z">
              <w:tcPr>
                <w:tcW w:w="1210" w:type="dxa"/>
              </w:tcPr>
            </w:tcPrChange>
          </w:tcPr>
          <w:p w14:paraId="5A0A678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tcPrChange w:id="798" w:author="LKY" w:date="2026-07-07T14:11:32Z">
              <w:tcPr>
                <w:tcW w:w="970" w:type="dxa"/>
              </w:tcPr>
            </w:tcPrChange>
          </w:tcPr>
          <w:p w14:paraId="5C3307A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tcPrChange w:id="799" w:author="LKY" w:date="2026-07-07T14:11:32Z">
              <w:tcPr>
                <w:tcW w:w="1040" w:type="dxa"/>
                <w:shd w:val="clear" w:color="auto" w:fill="auto"/>
              </w:tcPr>
            </w:tcPrChange>
          </w:tcPr>
          <w:p w14:paraId="2CB9687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24"/>
                <w:szCs w:val="24"/>
                <w:lang w:val="en-US" w:eastAsia="zh-CN"/>
              </w:rPr>
              <w:t>x</w:t>
            </w:r>
          </w:p>
        </w:tc>
        <w:tc>
          <w:tcPr>
            <w:tcW w:w="1065" w:type="dxa"/>
            <w:vAlign w:val="top"/>
            <w:tcPrChange w:id="800" w:author="LKY" w:date="2026-07-07T14:11:32Z">
              <w:tcPr>
                <w:tcW w:w="1230" w:type="dxa"/>
                <w:vAlign w:val="top"/>
              </w:tcPr>
            </w:tcPrChange>
          </w:tcPr>
          <w:p w14:paraId="6E7FFA6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0GB (Lite)</w:t>
            </w:r>
          </w:p>
        </w:tc>
        <w:tc>
          <w:tcPr>
            <w:tcW w:w="1080" w:type="dxa"/>
            <w:tcPrChange w:id="801" w:author="LKY" w:date="2026-07-07T14:11:32Z">
              <w:tcPr>
                <w:tcW w:w="1130" w:type="dxa"/>
              </w:tcPr>
            </w:tcPrChange>
          </w:tcPr>
          <w:p w14:paraId="3EB70CD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4GB</w:t>
            </w:r>
          </w:p>
        </w:tc>
        <w:tc>
          <w:tcPr>
            <w:tcW w:w="1206" w:type="dxa"/>
            <w:vAlign w:val="top"/>
            <w:tcPrChange w:id="802" w:author="LKY" w:date="2026-07-07T14:11:32Z">
              <w:tcPr>
                <w:tcW w:w="1537" w:type="dxa"/>
                <w:vAlign w:val="top"/>
              </w:tcPr>
            </w:tcPrChange>
          </w:tcPr>
          <w:p w14:paraId="0F73E3C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6AA3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03"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03" w:author="LKY" w:date="2026-07-07T14:11:32Z">
            <w:trPr>
              <w:jc w:val="right"/>
            </w:trPr>
          </w:trPrChange>
        </w:trPr>
        <w:tc>
          <w:tcPr>
            <w:tcW w:w="1941" w:type="dxa"/>
            <w:shd w:val="clear" w:color="auto" w:fill="D8D8D8" w:themeFill="background1" w:themeFillShade="D9"/>
            <w:vAlign w:val="top"/>
            <w:tcPrChange w:id="804" w:author="LKY" w:date="2026-07-07T14:11:32Z">
              <w:tcPr>
                <w:tcW w:w="1295" w:type="dxa"/>
                <w:shd w:val="clear" w:color="auto" w:fill="D8D8D8" w:themeFill="background1" w:themeFillShade="D9"/>
                <w:vAlign w:val="top"/>
              </w:tcPr>
            </w:tcPrChange>
          </w:tcPr>
          <w:p w14:paraId="5BC5CB7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w:t>
            </w:r>
            <w:r>
              <w:rPr>
                <w:rFonts w:hint="eastAsia"/>
                <w:sz w:val="18"/>
                <w:szCs w:val="18"/>
                <w:lang w:val="en-US" w:eastAsia="zh-CN"/>
              </w:rPr>
              <w:t>4</w:t>
            </w:r>
            <w:r>
              <w:rPr>
                <w:rFonts w:hint="eastAsia"/>
                <w:sz w:val="18"/>
                <w:szCs w:val="18"/>
              </w:rPr>
              <w:t>0</w:t>
            </w:r>
            <w:r>
              <w:rPr>
                <w:rFonts w:hint="eastAsia"/>
                <w:sz w:val="18"/>
                <w:szCs w:val="18"/>
                <w:lang w:val="en-US" w:eastAsia="zh-CN"/>
              </w:rPr>
              <w:t>16</w:t>
            </w:r>
          </w:p>
        </w:tc>
        <w:tc>
          <w:tcPr>
            <w:tcW w:w="1215" w:type="dxa"/>
            <w:tcPrChange w:id="805" w:author="LKY" w:date="2026-07-07T14:11:32Z">
              <w:tcPr>
                <w:tcW w:w="1210" w:type="dxa"/>
              </w:tcPr>
            </w:tcPrChange>
          </w:tcPr>
          <w:p w14:paraId="4E1CBB8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tcPrChange w:id="806" w:author="LKY" w:date="2026-07-07T14:11:32Z">
              <w:tcPr>
                <w:tcW w:w="970" w:type="dxa"/>
              </w:tcPr>
            </w:tcPrChange>
          </w:tcPr>
          <w:p w14:paraId="3F51FAB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tcPrChange w:id="807" w:author="LKY" w:date="2026-07-07T14:11:32Z">
              <w:tcPr>
                <w:tcW w:w="1040" w:type="dxa"/>
                <w:shd w:val="clear" w:color="auto" w:fill="auto"/>
              </w:tcPr>
            </w:tcPrChange>
          </w:tcPr>
          <w:p w14:paraId="470BF07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24"/>
                <w:szCs w:val="24"/>
                <w:lang w:val="en-US" w:eastAsia="zh-CN"/>
              </w:rPr>
              <w:t>x</w:t>
            </w:r>
          </w:p>
        </w:tc>
        <w:tc>
          <w:tcPr>
            <w:tcW w:w="1065" w:type="dxa"/>
            <w:vAlign w:val="top"/>
            <w:tcPrChange w:id="808" w:author="LKY" w:date="2026-07-07T14:11:32Z">
              <w:tcPr>
                <w:tcW w:w="1230" w:type="dxa"/>
                <w:vAlign w:val="top"/>
              </w:tcPr>
            </w:tcPrChange>
          </w:tcPr>
          <w:p w14:paraId="2122216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16GB</w:t>
            </w:r>
          </w:p>
        </w:tc>
        <w:tc>
          <w:tcPr>
            <w:tcW w:w="1080" w:type="dxa"/>
            <w:tcPrChange w:id="809" w:author="LKY" w:date="2026-07-07T14:11:32Z">
              <w:tcPr>
                <w:tcW w:w="1130" w:type="dxa"/>
              </w:tcPr>
            </w:tcPrChange>
          </w:tcPr>
          <w:p w14:paraId="3569195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4</w:t>
            </w:r>
            <w:r>
              <w:rPr>
                <w:rFonts w:hint="eastAsia"/>
                <w:sz w:val="18"/>
                <w:szCs w:val="18"/>
              </w:rPr>
              <w:t>GB</w:t>
            </w:r>
          </w:p>
        </w:tc>
        <w:tc>
          <w:tcPr>
            <w:tcW w:w="1206" w:type="dxa"/>
            <w:vAlign w:val="top"/>
            <w:tcPrChange w:id="810" w:author="LKY" w:date="2026-07-07T14:11:32Z">
              <w:tcPr>
                <w:tcW w:w="1537" w:type="dxa"/>
                <w:vAlign w:val="top"/>
              </w:tcPr>
            </w:tcPrChange>
          </w:tcPr>
          <w:p w14:paraId="1BFD9757">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322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1"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11" w:author="LKY" w:date="2026-07-07T14:11:32Z">
            <w:trPr>
              <w:jc w:val="right"/>
            </w:trPr>
          </w:trPrChange>
        </w:trPr>
        <w:tc>
          <w:tcPr>
            <w:tcW w:w="1941" w:type="dxa"/>
            <w:shd w:val="clear" w:color="auto" w:fill="D8D8D8" w:themeFill="background1" w:themeFillShade="D9"/>
            <w:vAlign w:val="top"/>
            <w:tcPrChange w:id="812" w:author="LKY" w:date="2026-07-07T14:11:32Z">
              <w:tcPr>
                <w:tcW w:w="1295" w:type="dxa"/>
                <w:shd w:val="clear" w:color="auto" w:fill="D8D8D8" w:themeFill="background1" w:themeFillShade="D9"/>
                <w:vAlign w:val="top"/>
              </w:tcPr>
            </w:tcPrChange>
          </w:tcPr>
          <w:p w14:paraId="7E25BFC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w:t>
            </w:r>
            <w:r>
              <w:rPr>
                <w:rFonts w:hint="eastAsia"/>
                <w:sz w:val="18"/>
                <w:szCs w:val="18"/>
                <w:lang w:val="en-US" w:eastAsia="zh-CN"/>
              </w:rPr>
              <w:t>4</w:t>
            </w:r>
            <w:r>
              <w:rPr>
                <w:rFonts w:hint="eastAsia"/>
                <w:sz w:val="18"/>
                <w:szCs w:val="18"/>
              </w:rPr>
              <w:t>0</w:t>
            </w:r>
            <w:r>
              <w:rPr>
                <w:rFonts w:hint="eastAsia"/>
                <w:sz w:val="18"/>
                <w:szCs w:val="18"/>
                <w:lang w:val="en-US" w:eastAsia="zh-CN"/>
              </w:rPr>
              <w:t>32</w:t>
            </w:r>
          </w:p>
        </w:tc>
        <w:tc>
          <w:tcPr>
            <w:tcW w:w="1215" w:type="dxa"/>
            <w:vAlign w:val="top"/>
            <w:tcPrChange w:id="813" w:author="LKY" w:date="2026-07-07T14:11:32Z">
              <w:tcPr>
                <w:tcW w:w="1210" w:type="dxa"/>
                <w:vAlign w:val="top"/>
              </w:tcPr>
            </w:tcPrChange>
          </w:tcPr>
          <w:p w14:paraId="4D5CF3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14" w:author="LKY" w:date="2026-07-07T14:11:32Z">
              <w:tcPr>
                <w:tcW w:w="970" w:type="dxa"/>
                <w:vAlign w:val="top"/>
              </w:tcPr>
            </w:tcPrChange>
          </w:tcPr>
          <w:p w14:paraId="10CB432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15" w:author="LKY" w:date="2026-07-07T14:11:32Z">
              <w:tcPr>
                <w:tcW w:w="1040" w:type="dxa"/>
                <w:shd w:val="clear" w:color="auto" w:fill="auto"/>
                <w:vAlign w:val="top"/>
              </w:tcPr>
            </w:tcPrChange>
          </w:tcPr>
          <w:p w14:paraId="1FC08CA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16" w:author="LKY" w:date="2026-07-07T14:11:32Z">
              <w:tcPr>
                <w:tcW w:w="1230" w:type="dxa"/>
                <w:vAlign w:val="top"/>
              </w:tcPr>
            </w:tcPrChange>
          </w:tcPr>
          <w:p w14:paraId="3A7D823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32</w:t>
            </w:r>
            <w:r>
              <w:rPr>
                <w:rFonts w:hint="eastAsia"/>
                <w:sz w:val="18"/>
                <w:szCs w:val="18"/>
              </w:rPr>
              <w:t>GB</w:t>
            </w:r>
          </w:p>
        </w:tc>
        <w:tc>
          <w:tcPr>
            <w:tcW w:w="1080" w:type="dxa"/>
            <w:tcPrChange w:id="817" w:author="LKY" w:date="2026-07-07T14:11:32Z">
              <w:tcPr>
                <w:tcW w:w="1130" w:type="dxa"/>
              </w:tcPr>
            </w:tcPrChange>
          </w:tcPr>
          <w:p w14:paraId="6435FE3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4</w:t>
            </w:r>
            <w:r>
              <w:rPr>
                <w:rFonts w:hint="eastAsia"/>
                <w:sz w:val="18"/>
                <w:szCs w:val="18"/>
              </w:rPr>
              <w:t>GB</w:t>
            </w:r>
          </w:p>
        </w:tc>
        <w:tc>
          <w:tcPr>
            <w:tcW w:w="1206" w:type="dxa"/>
            <w:vAlign w:val="top"/>
            <w:tcPrChange w:id="818" w:author="LKY" w:date="2026-07-07T14:11:32Z">
              <w:tcPr>
                <w:tcW w:w="1537" w:type="dxa"/>
                <w:vAlign w:val="top"/>
              </w:tcPr>
            </w:tcPrChange>
          </w:tcPr>
          <w:p w14:paraId="0520E64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4E0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9"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19" w:author="LKY" w:date="2026-07-07T14:11:32Z">
            <w:trPr>
              <w:jc w:val="right"/>
            </w:trPr>
          </w:trPrChange>
        </w:trPr>
        <w:tc>
          <w:tcPr>
            <w:tcW w:w="1941" w:type="dxa"/>
            <w:shd w:val="clear" w:color="auto" w:fill="D8D8D8" w:themeFill="background1" w:themeFillShade="D9"/>
            <w:vAlign w:val="top"/>
            <w:tcPrChange w:id="820" w:author="LKY" w:date="2026-07-07T14:11:32Z">
              <w:tcPr>
                <w:tcW w:w="1295" w:type="dxa"/>
                <w:shd w:val="clear" w:color="auto" w:fill="D8D8D8" w:themeFill="background1" w:themeFillShade="D9"/>
                <w:vAlign w:val="top"/>
              </w:tcPr>
            </w:tcPrChange>
          </w:tcPr>
          <w:p w14:paraId="0DBC1A9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CM500</w:t>
            </w:r>
            <w:r>
              <w:rPr>
                <w:rFonts w:hint="eastAsia"/>
                <w:sz w:val="18"/>
                <w:szCs w:val="18"/>
                <w:lang w:val="en-US" w:eastAsia="zh-CN"/>
              </w:rPr>
              <w:t>8</w:t>
            </w:r>
            <w:r>
              <w:rPr>
                <w:rFonts w:hint="eastAsia"/>
                <w:sz w:val="18"/>
                <w:szCs w:val="18"/>
              </w:rPr>
              <w:t>000</w:t>
            </w:r>
            <w:ins w:id="821" w:author="LKY" w:date="2026-07-07T11:37:47Z">
              <w:r>
                <w:rPr>
                  <w:rFonts w:hint="eastAsia"/>
                  <w:sz w:val="18"/>
                  <w:szCs w:val="18"/>
                  <w:lang w:eastAsia="zh-CN"/>
                </w:rPr>
                <w:t>（</w:t>
              </w:r>
            </w:ins>
            <w:ins w:id="822" w:author="LKY" w:date="2026-07-07T11:37:47Z">
              <w:r>
                <w:rPr>
                  <w:rFonts w:hint="eastAsia"/>
                  <w:sz w:val="18"/>
                  <w:szCs w:val="18"/>
                  <w:lang w:val="en-US" w:eastAsia="zh-CN"/>
                </w:rPr>
                <w:t>可选</w:t>
              </w:r>
            </w:ins>
            <w:ins w:id="823" w:author="LKY" w:date="2026-07-07T11:37:47Z">
              <w:r>
                <w:rPr>
                  <w:rFonts w:hint="eastAsia"/>
                  <w:sz w:val="18"/>
                  <w:szCs w:val="18"/>
                  <w:lang w:eastAsia="zh-CN"/>
                </w:rPr>
                <w:t>）</w:t>
              </w:r>
            </w:ins>
          </w:p>
        </w:tc>
        <w:tc>
          <w:tcPr>
            <w:tcW w:w="1215" w:type="dxa"/>
            <w:shd w:val="clear" w:color="auto" w:fill="auto"/>
            <w:vAlign w:val="top"/>
            <w:tcPrChange w:id="824" w:author="LKY" w:date="2026-07-07T14:11:32Z">
              <w:tcPr>
                <w:tcW w:w="1210" w:type="dxa"/>
                <w:shd w:val="clear" w:color="auto" w:fill="auto"/>
                <w:vAlign w:val="top"/>
              </w:tcPr>
            </w:tcPrChange>
          </w:tcPr>
          <w:p w14:paraId="29159C7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825" w:author="LKY" w:date="2026-07-07T14:11:32Z">
              <w:tcPr>
                <w:tcW w:w="970" w:type="dxa"/>
                <w:shd w:val="clear" w:color="auto" w:fill="auto"/>
                <w:vAlign w:val="top"/>
              </w:tcPr>
            </w:tcPrChange>
          </w:tcPr>
          <w:p w14:paraId="418D1E1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826" w:author="LKY" w:date="2026-07-07T14:11:32Z">
              <w:tcPr>
                <w:tcW w:w="1040" w:type="dxa"/>
                <w:shd w:val="clear" w:color="auto" w:fill="auto"/>
                <w:vAlign w:val="top"/>
              </w:tcPr>
            </w:tcPrChange>
          </w:tcPr>
          <w:p w14:paraId="66787F2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sz w:val="24"/>
                <w:szCs w:val="24"/>
                <w:lang w:val="en-US" w:eastAsia="zh-CN"/>
              </w:rPr>
              <w:t>x</w:t>
            </w:r>
          </w:p>
        </w:tc>
        <w:tc>
          <w:tcPr>
            <w:tcW w:w="1065" w:type="dxa"/>
            <w:shd w:val="clear" w:color="auto" w:fill="auto"/>
            <w:vAlign w:val="top"/>
            <w:tcPrChange w:id="827" w:author="LKY" w:date="2026-07-07T14:11:32Z">
              <w:tcPr>
                <w:tcW w:w="1230" w:type="dxa"/>
                <w:shd w:val="clear" w:color="auto" w:fill="auto"/>
                <w:vAlign w:val="top"/>
              </w:tcPr>
            </w:tcPrChange>
          </w:tcPr>
          <w:p w14:paraId="43E74EB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0GB (Lite)</w:t>
            </w:r>
          </w:p>
        </w:tc>
        <w:tc>
          <w:tcPr>
            <w:tcW w:w="1080" w:type="dxa"/>
            <w:shd w:val="clear" w:color="auto" w:fill="auto"/>
            <w:vAlign w:val="top"/>
            <w:tcPrChange w:id="828" w:author="LKY" w:date="2026-07-07T14:11:32Z">
              <w:tcPr>
                <w:tcW w:w="1130" w:type="dxa"/>
                <w:shd w:val="clear" w:color="auto" w:fill="auto"/>
                <w:vAlign w:val="top"/>
              </w:tcPr>
            </w:tcPrChange>
          </w:tcPr>
          <w:p w14:paraId="013F200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8</w:t>
            </w:r>
            <w:r>
              <w:rPr>
                <w:rFonts w:hint="eastAsia"/>
                <w:sz w:val="18"/>
                <w:szCs w:val="18"/>
              </w:rPr>
              <w:t>GB</w:t>
            </w:r>
          </w:p>
        </w:tc>
        <w:tc>
          <w:tcPr>
            <w:tcW w:w="1206" w:type="dxa"/>
            <w:shd w:val="clear" w:color="auto" w:fill="auto"/>
            <w:vAlign w:val="top"/>
            <w:tcPrChange w:id="829" w:author="LKY" w:date="2026-07-07T14:11:32Z">
              <w:tcPr>
                <w:tcW w:w="1537" w:type="dxa"/>
                <w:shd w:val="clear" w:color="auto" w:fill="auto"/>
                <w:vAlign w:val="top"/>
              </w:tcPr>
            </w:tcPrChange>
          </w:tcPr>
          <w:p w14:paraId="63550464">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05F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30"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30" w:author="LKY" w:date="2026-07-07T14:11:32Z">
            <w:trPr>
              <w:jc w:val="right"/>
            </w:trPr>
          </w:trPrChange>
        </w:trPr>
        <w:tc>
          <w:tcPr>
            <w:tcW w:w="1941" w:type="dxa"/>
            <w:shd w:val="clear" w:color="auto" w:fill="D8D8D8" w:themeFill="background1" w:themeFillShade="D9"/>
            <w:vAlign w:val="top"/>
            <w:tcPrChange w:id="831" w:author="LKY" w:date="2026-07-07T14:11:32Z">
              <w:tcPr>
                <w:tcW w:w="1295" w:type="dxa"/>
                <w:shd w:val="clear" w:color="auto" w:fill="D8D8D8" w:themeFill="background1" w:themeFillShade="D9"/>
                <w:vAlign w:val="top"/>
              </w:tcPr>
            </w:tcPrChange>
          </w:tcPr>
          <w:p w14:paraId="0D132FE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w:t>
            </w:r>
            <w:r>
              <w:rPr>
                <w:rFonts w:hint="eastAsia"/>
                <w:sz w:val="18"/>
                <w:szCs w:val="18"/>
                <w:lang w:val="en-US" w:eastAsia="zh-CN"/>
              </w:rPr>
              <w:t>8</w:t>
            </w:r>
            <w:r>
              <w:rPr>
                <w:rFonts w:hint="eastAsia"/>
                <w:sz w:val="18"/>
                <w:szCs w:val="18"/>
              </w:rPr>
              <w:t>0</w:t>
            </w:r>
            <w:r>
              <w:rPr>
                <w:rFonts w:hint="eastAsia"/>
                <w:sz w:val="18"/>
                <w:szCs w:val="18"/>
                <w:lang w:val="en-US" w:eastAsia="zh-CN"/>
              </w:rPr>
              <w:t>16</w:t>
            </w:r>
          </w:p>
        </w:tc>
        <w:tc>
          <w:tcPr>
            <w:tcW w:w="1215" w:type="dxa"/>
            <w:vAlign w:val="top"/>
            <w:tcPrChange w:id="832" w:author="LKY" w:date="2026-07-07T14:11:32Z">
              <w:tcPr>
                <w:tcW w:w="1210" w:type="dxa"/>
                <w:vAlign w:val="top"/>
              </w:tcPr>
            </w:tcPrChange>
          </w:tcPr>
          <w:p w14:paraId="642F3BE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33" w:author="LKY" w:date="2026-07-07T14:11:32Z">
              <w:tcPr>
                <w:tcW w:w="970" w:type="dxa"/>
                <w:vAlign w:val="top"/>
              </w:tcPr>
            </w:tcPrChange>
          </w:tcPr>
          <w:p w14:paraId="2ED3E14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34" w:author="LKY" w:date="2026-07-07T14:11:32Z">
              <w:tcPr>
                <w:tcW w:w="1040" w:type="dxa"/>
                <w:shd w:val="clear" w:color="auto" w:fill="auto"/>
                <w:vAlign w:val="top"/>
              </w:tcPr>
            </w:tcPrChange>
          </w:tcPr>
          <w:p w14:paraId="097247D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35" w:author="LKY" w:date="2026-07-07T14:11:32Z">
              <w:tcPr>
                <w:tcW w:w="1230" w:type="dxa"/>
                <w:vAlign w:val="top"/>
              </w:tcPr>
            </w:tcPrChange>
          </w:tcPr>
          <w:p w14:paraId="217C63A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16GB</w:t>
            </w:r>
          </w:p>
        </w:tc>
        <w:tc>
          <w:tcPr>
            <w:tcW w:w="1080" w:type="dxa"/>
            <w:vAlign w:val="top"/>
            <w:tcPrChange w:id="836" w:author="LKY" w:date="2026-07-07T14:11:32Z">
              <w:tcPr>
                <w:tcW w:w="1130" w:type="dxa"/>
                <w:vAlign w:val="top"/>
              </w:tcPr>
            </w:tcPrChange>
          </w:tcPr>
          <w:p w14:paraId="43D1FBF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8</w:t>
            </w:r>
            <w:r>
              <w:rPr>
                <w:rFonts w:hint="eastAsia"/>
                <w:sz w:val="18"/>
                <w:szCs w:val="18"/>
              </w:rPr>
              <w:t>GB</w:t>
            </w:r>
          </w:p>
        </w:tc>
        <w:tc>
          <w:tcPr>
            <w:tcW w:w="1206" w:type="dxa"/>
            <w:vAlign w:val="top"/>
            <w:tcPrChange w:id="837" w:author="LKY" w:date="2026-07-07T14:11:32Z">
              <w:tcPr>
                <w:tcW w:w="1537" w:type="dxa"/>
                <w:vAlign w:val="top"/>
              </w:tcPr>
            </w:tcPrChange>
          </w:tcPr>
          <w:p w14:paraId="29D33CF9">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0046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38"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38" w:author="LKY" w:date="2026-07-07T14:11:32Z">
            <w:trPr>
              <w:jc w:val="right"/>
            </w:trPr>
          </w:trPrChange>
        </w:trPr>
        <w:tc>
          <w:tcPr>
            <w:tcW w:w="1941" w:type="dxa"/>
            <w:shd w:val="clear" w:color="auto" w:fill="D8D8D8" w:themeFill="background1" w:themeFillShade="D9"/>
            <w:vAlign w:val="top"/>
            <w:tcPrChange w:id="839" w:author="LKY" w:date="2026-07-07T14:11:32Z">
              <w:tcPr>
                <w:tcW w:w="1295" w:type="dxa"/>
                <w:shd w:val="clear" w:color="auto" w:fill="D8D8D8" w:themeFill="background1" w:themeFillShade="D9"/>
                <w:vAlign w:val="top"/>
              </w:tcPr>
            </w:tcPrChange>
          </w:tcPr>
          <w:p w14:paraId="56DF1B3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CM500</w:t>
            </w:r>
            <w:r>
              <w:rPr>
                <w:rFonts w:hint="eastAsia"/>
                <w:sz w:val="18"/>
                <w:szCs w:val="18"/>
                <w:lang w:val="en-US" w:eastAsia="zh-CN"/>
              </w:rPr>
              <w:t>8</w:t>
            </w:r>
            <w:r>
              <w:rPr>
                <w:rFonts w:hint="eastAsia"/>
                <w:sz w:val="18"/>
                <w:szCs w:val="18"/>
              </w:rPr>
              <w:t>0</w:t>
            </w:r>
            <w:r>
              <w:rPr>
                <w:rFonts w:hint="eastAsia"/>
                <w:sz w:val="18"/>
                <w:szCs w:val="18"/>
                <w:lang w:val="en-US" w:eastAsia="zh-CN"/>
              </w:rPr>
              <w:t>32</w:t>
            </w:r>
          </w:p>
        </w:tc>
        <w:tc>
          <w:tcPr>
            <w:tcW w:w="1215" w:type="dxa"/>
            <w:vAlign w:val="top"/>
            <w:tcPrChange w:id="840" w:author="LKY" w:date="2026-07-07T14:11:32Z">
              <w:tcPr>
                <w:tcW w:w="1210" w:type="dxa"/>
                <w:vAlign w:val="top"/>
              </w:tcPr>
            </w:tcPrChange>
          </w:tcPr>
          <w:p w14:paraId="030072F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41" w:author="LKY" w:date="2026-07-07T14:11:32Z">
              <w:tcPr>
                <w:tcW w:w="970" w:type="dxa"/>
                <w:vAlign w:val="top"/>
              </w:tcPr>
            </w:tcPrChange>
          </w:tcPr>
          <w:p w14:paraId="18D3065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42" w:author="LKY" w:date="2026-07-07T14:11:32Z">
              <w:tcPr>
                <w:tcW w:w="1040" w:type="dxa"/>
                <w:shd w:val="clear" w:color="auto" w:fill="auto"/>
                <w:vAlign w:val="top"/>
              </w:tcPr>
            </w:tcPrChange>
          </w:tcPr>
          <w:p w14:paraId="5E64235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43" w:author="LKY" w:date="2026-07-07T14:11:32Z">
              <w:tcPr>
                <w:tcW w:w="1230" w:type="dxa"/>
                <w:vAlign w:val="top"/>
              </w:tcPr>
            </w:tcPrChange>
          </w:tcPr>
          <w:p w14:paraId="1B2E5A5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32</w:t>
            </w:r>
            <w:r>
              <w:rPr>
                <w:rFonts w:hint="eastAsia"/>
                <w:sz w:val="18"/>
                <w:szCs w:val="18"/>
              </w:rPr>
              <w:t>GB</w:t>
            </w:r>
          </w:p>
        </w:tc>
        <w:tc>
          <w:tcPr>
            <w:tcW w:w="1080" w:type="dxa"/>
            <w:vAlign w:val="top"/>
            <w:tcPrChange w:id="844" w:author="LKY" w:date="2026-07-07T14:11:32Z">
              <w:tcPr>
                <w:tcW w:w="1130" w:type="dxa"/>
                <w:vAlign w:val="top"/>
              </w:tcPr>
            </w:tcPrChange>
          </w:tcPr>
          <w:p w14:paraId="7ED3988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8</w:t>
            </w:r>
            <w:r>
              <w:rPr>
                <w:rFonts w:hint="eastAsia"/>
                <w:sz w:val="18"/>
                <w:szCs w:val="18"/>
              </w:rPr>
              <w:t>GB</w:t>
            </w:r>
          </w:p>
        </w:tc>
        <w:tc>
          <w:tcPr>
            <w:tcW w:w="1206" w:type="dxa"/>
            <w:vAlign w:val="top"/>
            <w:tcPrChange w:id="845" w:author="LKY" w:date="2026-07-07T14:11:32Z">
              <w:tcPr>
                <w:tcW w:w="1537" w:type="dxa"/>
                <w:vAlign w:val="top"/>
              </w:tcPr>
            </w:tcPrChange>
          </w:tcPr>
          <w:p w14:paraId="45FFC516">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6F8C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46"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46" w:author="LKY" w:date="2026-07-07T14:11:32Z">
            <w:trPr>
              <w:jc w:val="right"/>
            </w:trPr>
          </w:trPrChange>
        </w:trPr>
        <w:tc>
          <w:tcPr>
            <w:tcW w:w="1941" w:type="dxa"/>
            <w:shd w:val="clear" w:color="auto" w:fill="D8D8D8" w:themeFill="background1" w:themeFillShade="D9"/>
            <w:vAlign w:val="top"/>
            <w:tcPrChange w:id="847" w:author="LKY" w:date="2026-07-07T14:11:32Z">
              <w:tcPr>
                <w:tcW w:w="1295" w:type="dxa"/>
                <w:shd w:val="clear" w:color="auto" w:fill="D8D8D8" w:themeFill="background1" w:themeFillShade="D9"/>
                <w:vAlign w:val="top"/>
              </w:tcPr>
            </w:tcPrChange>
          </w:tcPr>
          <w:p w14:paraId="0182789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w:t>
            </w:r>
            <w:r>
              <w:rPr>
                <w:rFonts w:hint="eastAsia"/>
                <w:sz w:val="18"/>
                <w:szCs w:val="18"/>
                <w:lang w:val="en-US" w:eastAsia="zh-CN"/>
              </w:rPr>
              <w:t>16</w:t>
            </w:r>
            <w:r>
              <w:rPr>
                <w:rFonts w:hint="eastAsia"/>
                <w:sz w:val="18"/>
                <w:szCs w:val="18"/>
              </w:rPr>
              <w:t>000</w:t>
            </w:r>
            <w:ins w:id="848" w:author="LKY" w:date="2026-07-07T11:37:55Z">
              <w:r>
                <w:rPr>
                  <w:rFonts w:hint="eastAsia"/>
                  <w:sz w:val="18"/>
                  <w:szCs w:val="18"/>
                  <w:lang w:eastAsia="zh-CN"/>
                </w:rPr>
                <w:t>（</w:t>
              </w:r>
            </w:ins>
            <w:ins w:id="849" w:author="LKY" w:date="2026-07-07T11:37:55Z">
              <w:r>
                <w:rPr>
                  <w:rFonts w:hint="eastAsia"/>
                  <w:sz w:val="18"/>
                  <w:szCs w:val="18"/>
                  <w:lang w:val="en-US" w:eastAsia="zh-CN"/>
                </w:rPr>
                <w:t>可选</w:t>
              </w:r>
            </w:ins>
            <w:ins w:id="850" w:author="LKY" w:date="2026-07-07T11:37:55Z">
              <w:r>
                <w:rPr>
                  <w:rFonts w:hint="eastAsia"/>
                  <w:sz w:val="18"/>
                  <w:szCs w:val="18"/>
                  <w:lang w:eastAsia="zh-CN"/>
                </w:rPr>
                <w:t>）</w:t>
              </w:r>
            </w:ins>
          </w:p>
        </w:tc>
        <w:tc>
          <w:tcPr>
            <w:tcW w:w="1215" w:type="dxa"/>
            <w:vAlign w:val="top"/>
            <w:tcPrChange w:id="851" w:author="LKY" w:date="2026-07-07T14:11:32Z">
              <w:tcPr>
                <w:tcW w:w="1210" w:type="dxa"/>
                <w:vAlign w:val="top"/>
              </w:tcPr>
            </w:tcPrChange>
          </w:tcPr>
          <w:p w14:paraId="680593C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52" w:author="LKY" w:date="2026-07-07T14:11:32Z">
              <w:tcPr>
                <w:tcW w:w="970" w:type="dxa"/>
                <w:vAlign w:val="top"/>
              </w:tcPr>
            </w:tcPrChange>
          </w:tcPr>
          <w:p w14:paraId="34CC979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53" w:author="LKY" w:date="2026-07-07T14:11:32Z">
              <w:tcPr>
                <w:tcW w:w="1040" w:type="dxa"/>
                <w:shd w:val="clear" w:color="auto" w:fill="auto"/>
                <w:vAlign w:val="top"/>
              </w:tcPr>
            </w:tcPrChange>
          </w:tcPr>
          <w:p w14:paraId="25A139A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54" w:author="LKY" w:date="2026-07-07T14:11:32Z">
              <w:tcPr>
                <w:tcW w:w="1230" w:type="dxa"/>
                <w:vAlign w:val="top"/>
              </w:tcPr>
            </w:tcPrChange>
          </w:tcPr>
          <w:p w14:paraId="1E319EE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0GB (Lite)</w:t>
            </w:r>
          </w:p>
        </w:tc>
        <w:tc>
          <w:tcPr>
            <w:tcW w:w="1080" w:type="dxa"/>
            <w:vAlign w:val="top"/>
            <w:tcPrChange w:id="855" w:author="LKY" w:date="2026-07-07T14:11:32Z">
              <w:tcPr>
                <w:tcW w:w="1130" w:type="dxa"/>
                <w:vAlign w:val="top"/>
              </w:tcPr>
            </w:tcPrChange>
          </w:tcPr>
          <w:p w14:paraId="2A191D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16</w:t>
            </w:r>
            <w:r>
              <w:rPr>
                <w:rFonts w:hint="eastAsia"/>
                <w:sz w:val="18"/>
                <w:szCs w:val="18"/>
              </w:rPr>
              <w:t>GB</w:t>
            </w:r>
          </w:p>
        </w:tc>
        <w:tc>
          <w:tcPr>
            <w:tcW w:w="1206" w:type="dxa"/>
            <w:vAlign w:val="top"/>
            <w:tcPrChange w:id="856" w:author="LKY" w:date="2026-07-07T14:11:32Z">
              <w:tcPr>
                <w:tcW w:w="1537" w:type="dxa"/>
                <w:vAlign w:val="top"/>
              </w:tcPr>
            </w:tcPrChange>
          </w:tcPr>
          <w:p w14:paraId="1BB0E804">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AA0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57"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57" w:author="LKY" w:date="2026-07-07T14:11:32Z">
            <w:trPr>
              <w:jc w:val="right"/>
            </w:trPr>
          </w:trPrChange>
        </w:trPr>
        <w:tc>
          <w:tcPr>
            <w:tcW w:w="1941" w:type="dxa"/>
            <w:shd w:val="clear" w:color="auto" w:fill="D8D8D8" w:themeFill="background1" w:themeFillShade="D9"/>
            <w:vAlign w:val="top"/>
            <w:tcPrChange w:id="858" w:author="LKY" w:date="2026-07-07T14:11:32Z">
              <w:tcPr>
                <w:tcW w:w="1295" w:type="dxa"/>
                <w:shd w:val="clear" w:color="auto" w:fill="D8D8D8" w:themeFill="background1" w:themeFillShade="D9"/>
                <w:vAlign w:val="top"/>
              </w:tcPr>
            </w:tcPrChange>
          </w:tcPr>
          <w:p w14:paraId="35685D1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w:t>
            </w:r>
            <w:r>
              <w:rPr>
                <w:rFonts w:hint="eastAsia"/>
                <w:sz w:val="18"/>
                <w:szCs w:val="18"/>
                <w:lang w:val="en-US" w:eastAsia="zh-CN"/>
              </w:rPr>
              <w:t>16</w:t>
            </w:r>
            <w:r>
              <w:rPr>
                <w:rFonts w:hint="eastAsia"/>
                <w:sz w:val="18"/>
                <w:szCs w:val="18"/>
              </w:rPr>
              <w:t>0</w:t>
            </w:r>
            <w:r>
              <w:rPr>
                <w:rFonts w:hint="eastAsia"/>
                <w:sz w:val="18"/>
                <w:szCs w:val="18"/>
                <w:lang w:val="en-US" w:eastAsia="zh-CN"/>
              </w:rPr>
              <w:t>16</w:t>
            </w:r>
            <w:ins w:id="859" w:author="LKY" w:date="2026-07-07T11:37:57Z">
              <w:r>
                <w:rPr>
                  <w:rFonts w:hint="eastAsia"/>
                  <w:sz w:val="18"/>
                  <w:szCs w:val="18"/>
                  <w:lang w:eastAsia="zh-CN"/>
                </w:rPr>
                <w:t>（</w:t>
              </w:r>
            </w:ins>
            <w:ins w:id="860" w:author="LKY" w:date="2026-07-07T11:37:57Z">
              <w:r>
                <w:rPr>
                  <w:rFonts w:hint="eastAsia"/>
                  <w:sz w:val="18"/>
                  <w:szCs w:val="18"/>
                  <w:lang w:val="en-US" w:eastAsia="zh-CN"/>
                </w:rPr>
                <w:t>可选</w:t>
              </w:r>
            </w:ins>
            <w:ins w:id="861" w:author="LKY" w:date="2026-07-07T11:37:57Z">
              <w:r>
                <w:rPr>
                  <w:rFonts w:hint="eastAsia"/>
                  <w:sz w:val="18"/>
                  <w:szCs w:val="18"/>
                  <w:lang w:eastAsia="zh-CN"/>
                </w:rPr>
                <w:t>）</w:t>
              </w:r>
            </w:ins>
          </w:p>
        </w:tc>
        <w:tc>
          <w:tcPr>
            <w:tcW w:w="1215" w:type="dxa"/>
            <w:vAlign w:val="top"/>
            <w:tcPrChange w:id="862" w:author="LKY" w:date="2026-07-07T14:11:32Z">
              <w:tcPr>
                <w:tcW w:w="1210" w:type="dxa"/>
                <w:vAlign w:val="top"/>
              </w:tcPr>
            </w:tcPrChange>
          </w:tcPr>
          <w:p w14:paraId="1E76A42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63" w:author="LKY" w:date="2026-07-07T14:11:32Z">
              <w:tcPr>
                <w:tcW w:w="970" w:type="dxa"/>
                <w:vAlign w:val="top"/>
              </w:tcPr>
            </w:tcPrChange>
          </w:tcPr>
          <w:p w14:paraId="5186E4D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64" w:author="LKY" w:date="2026-07-07T14:11:32Z">
              <w:tcPr>
                <w:tcW w:w="1040" w:type="dxa"/>
                <w:shd w:val="clear" w:color="auto" w:fill="auto"/>
                <w:vAlign w:val="top"/>
              </w:tcPr>
            </w:tcPrChange>
          </w:tcPr>
          <w:p w14:paraId="43163F4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65" w:author="LKY" w:date="2026-07-07T14:11:32Z">
              <w:tcPr>
                <w:tcW w:w="1230" w:type="dxa"/>
                <w:vAlign w:val="top"/>
              </w:tcPr>
            </w:tcPrChange>
          </w:tcPr>
          <w:p w14:paraId="1212066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16GB</w:t>
            </w:r>
          </w:p>
        </w:tc>
        <w:tc>
          <w:tcPr>
            <w:tcW w:w="1080" w:type="dxa"/>
            <w:vAlign w:val="top"/>
            <w:tcPrChange w:id="866" w:author="LKY" w:date="2026-07-07T14:11:32Z">
              <w:tcPr>
                <w:tcW w:w="1130" w:type="dxa"/>
                <w:vAlign w:val="top"/>
              </w:tcPr>
            </w:tcPrChange>
          </w:tcPr>
          <w:p w14:paraId="622E843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16</w:t>
            </w:r>
            <w:r>
              <w:rPr>
                <w:rFonts w:hint="eastAsia"/>
                <w:sz w:val="18"/>
                <w:szCs w:val="18"/>
              </w:rPr>
              <w:t>GB</w:t>
            </w:r>
          </w:p>
        </w:tc>
        <w:tc>
          <w:tcPr>
            <w:tcW w:w="1206" w:type="dxa"/>
            <w:vAlign w:val="top"/>
            <w:tcPrChange w:id="867" w:author="LKY" w:date="2026-07-07T14:11:32Z">
              <w:tcPr>
                <w:tcW w:w="1537" w:type="dxa"/>
                <w:vAlign w:val="top"/>
              </w:tcPr>
            </w:tcPrChange>
          </w:tcPr>
          <w:p w14:paraId="34D9B70D">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49C0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68"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68" w:author="LKY" w:date="2026-07-07T14:11:32Z">
            <w:trPr>
              <w:jc w:val="right"/>
            </w:trPr>
          </w:trPrChange>
        </w:trPr>
        <w:tc>
          <w:tcPr>
            <w:tcW w:w="1941" w:type="dxa"/>
            <w:shd w:val="clear" w:color="auto" w:fill="D8D8D8" w:themeFill="background1" w:themeFillShade="D9"/>
            <w:vAlign w:val="top"/>
            <w:tcPrChange w:id="869" w:author="LKY" w:date="2026-07-07T14:11:32Z">
              <w:tcPr>
                <w:tcW w:w="1295" w:type="dxa"/>
                <w:shd w:val="clear" w:color="auto" w:fill="D8D8D8" w:themeFill="background1" w:themeFillShade="D9"/>
                <w:vAlign w:val="top"/>
              </w:tcPr>
            </w:tcPrChange>
          </w:tcPr>
          <w:p w14:paraId="1000ABE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CM50</w:t>
            </w:r>
            <w:r>
              <w:rPr>
                <w:rFonts w:hint="eastAsia"/>
                <w:sz w:val="18"/>
                <w:szCs w:val="18"/>
                <w:lang w:val="en-US" w:eastAsia="zh-CN"/>
              </w:rPr>
              <w:t>16</w:t>
            </w:r>
            <w:r>
              <w:rPr>
                <w:rFonts w:hint="eastAsia"/>
                <w:sz w:val="18"/>
                <w:szCs w:val="18"/>
              </w:rPr>
              <w:t>0</w:t>
            </w:r>
            <w:r>
              <w:rPr>
                <w:rFonts w:hint="eastAsia"/>
                <w:sz w:val="18"/>
                <w:szCs w:val="18"/>
                <w:lang w:val="en-US" w:eastAsia="zh-CN"/>
              </w:rPr>
              <w:t>32</w:t>
            </w:r>
            <w:ins w:id="870" w:author="LKY" w:date="2026-07-07T11:37:59Z">
              <w:r>
                <w:rPr>
                  <w:rFonts w:hint="eastAsia"/>
                  <w:sz w:val="18"/>
                  <w:szCs w:val="18"/>
                  <w:lang w:eastAsia="zh-CN"/>
                </w:rPr>
                <w:t>（</w:t>
              </w:r>
            </w:ins>
            <w:ins w:id="871" w:author="LKY" w:date="2026-07-07T11:37:59Z">
              <w:r>
                <w:rPr>
                  <w:rFonts w:hint="eastAsia"/>
                  <w:sz w:val="18"/>
                  <w:szCs w:val="18"/>
                  <w:lang w:val="en-US" w:eastAsia="zh-CN"/>
                </w:rPr>
                <w:t>可选</w:t>
              </w:r>
            </w:ins>
            <w:ins w:id="872" w:author="LKY" w:date="2026-07-07T11:37:59Z">
              <w:r>
                <w:rPr>
                  <w:rFonts w:hint="eastAsia"/>
                  <w:sz w:val="18"/>
                  <w:szCs w:val="18"/>
                  <w:lang w:eastAsia="zh-CN"/>
                </w:rPr>
                <w:t>）</w:t>
              </w:r>
            </w:ins>
          </w:p>
        </w:tc>
        <w:tc>
          <w:tcPr>
            <w:tcW w:w="1215" w:type="dxa"/>
            <w:vAlign w:val="top"/>
            <w:tcPrChange w:id="873" w:author="LKY" w:date="2026-07-07T14:11:32Z">
              <w:tcPr>
                <w:tcW w:w="1210" w:type="dxa"/>
                <w:vAlign w:val="top"/>
              </w:tcPr>
            </w:tcPrChange>
          </w:tcPr>
          <w:p w14:paraId="68ABBBC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74" w:author="LKY" w:date="2026-07-07T14:11:32Z">
              <w:tcPr>
                <w:tcW w:w="970" w:type="dxa"/>
                <w:vAlign w:val="top"/>
              </w:tcPr>
            </w:tcPrChange>
          </w:tcPr>
          <w:p w14:paraId="735E986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75" w:author="LKY" w:date="2026-07-07T14:11:32Z">
              <w:tcPr>
                <w:tcW w:w="1040" w:type="dxa"/>
                <w:shd w:val="clear" w:color="auto" w:fill="auto"/>
                <w:vAlign w:val="top"/>
              </w:tcPr>
            </w:tcPrChange>
          </w:tcPr>
          <w:p w14:paraId="5ACA2A5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76" w:author="LKY" w:date="2026-07-07T14:11:32Z">
              <w:tcPr>
                <w:tcW w:w="1230" w:type="dxa"/>
                <w:vAlign w:val="top"/>
              </w:tcPr>
            </w:tcPrChange>
          </w:tcPr>
          <w:p w14:paraId="38E1DA3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32</w:t>
            </w:r>
            <w:r>
              <w:rPr>
                <w:rFonts w:hint="eastAsia"/>
                <w:sz w:val="18"/>
                <w:szCs w:val="18"/>
              </w:rPr>
              <w:t>GB</w:t>
            </w:r>
          </w:p>
        </w:tc>
        <w:tc>
          <w:tcPr>
            <w:tcW w:w="1080" w:type="dxa"/>
            <w:vAlign w:val="top"/>
            <w:tcPrChange w:id="877" w:author="LKY" w:date="2026-07-07T14:11:32Z">
              <w:tcPr>
                <w:tcW w:w="1130" w:type="dxa"/>
                <w:vAlign w:val="top"/>
              </w:tcPr>
            </w:tcPrChange>
          </w:tcPr>
          <w:p w14:paraId="128FBEC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16</w:t>
            </w:r>
            <w:r>
              <w:rPr>
                <w:rFonts w:hint="eastAsia"/>
                <w:sz w:val="18"/>
                <w:szCs w:val="18"/>
              </w:rPr>
              <w:t>GB</w:t>
            </w:r>
          </w:p>
        </w:tc>
        <w:tc>
          <w:tcPr>
            <w:tcW w:w="1206" w:type="dxa"/>
            <w:vAlign w:val="top"/>
            <w:tcPrChange w:id="878" w:author="LKY" w:date="2026-07-07T14:11:32Z">
              <w:tcPr>
                <w:tcW w:w="1537" w:type="dxa"/>
                <w:vAlign w:val="top"/>
              </w:tcPr>
            </w:tcPrChange>
          </w:tcPr>
          <w:p w14:paraId="358E1F35">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2677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79"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79" w:author="LKY" w:date="2026-07-07T14:11:32Z">
            <w:trPr>
              <w:jc w:val="right"/>
            </w:trPr>
          </w:trPrChange>
        </w:trPr>
        <w:tc>
          <w:tcPr>
            <w:tcW w:w="1941" w:type="dxa"/>
            <w:shd w:val="clear" w:color="auto" w:fill="D8D8D8" w:themeFill="background1" w:themeFillShade="D9"/>
            <w:vAlign w:val="top"/>
            <w:tcPrChange w:id="880" w:author="LKY" w:date="2026-07-07T14:11:32Z">
              <w:tcPr>
                <w:tcW w:w="1295" w:type="dxa"/>
                <w:shd w:val="clear" w:color="auto" w:fill="D8D8D8" w:themeFill="background1" w:themeFillShade="D9"/>
                <w:vAlign w:val="top"/>
              </w:tcPr>
            </w:tcPrChange>
          </w:tcPr>
          <w:p w14:paraId="031C073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default" w:eastAsiaTheme="minorEastAsia"/>
                <w:sz w:val="18"/>
                <w:szCs w:val="18"/>
                <w:lang w:val="en-US" w:eastAsia="zh-CN"/>
              </w:rPr>
            </w:pPr>
            <w:r>
              <w:rPr>
                <w:rFonts w:hint="eastAsia"/>
                <w:sz w:val="18"/>
                <w:szCs w:val="18"/>
              </w:rPr>
              <w:t>CM50</w:t>
            </w:r>
            <w:r>
              <w:rPr>
                <w:rFonts w:hint="eastAsia"/>
                <w:sz w:val="18"/>
                <w:szCs w:val="18"/>
                <w:lang w:val="en-US" w:eastAsia="zh-CN"/>
              </w:rPr>
              <w:t>16</w:t>
            </w:r>
            <w:r>
              <w:rPr>
                <w:rFonts w:hint="eastAsia"/>
                <w:sz w:val="18"/>
                <w:szCs w:val="18"/>
              </w:rPr>
              <w:t>0</w:t>
            </w:r>
            <w:r>
              <w:rPr>
                <w:rFonts w:hint="eastAsia"/>
                <w:sz w:val="18"/>
                <w:szCs w:val="18"/>
                <w:lang w:val="en-US" w:eastAsia="zh-CN"/>
              </w:rPr>
              <w:t>64</w:t>
            </w:r>
            <w:ins w:id="881" w:author="LKY" w:date="2026-07-07T11:38:01Z">
              <w:r>
                <w:rPr>
                  <w:rFonts w:hint="eastAsia"/>
                  <w:sz w:val="18"/>
                  <w:szCs w:val="18"/>
                  <w:lang w:eastAsia="zh-CN"/>
                </w:rPr>
                <w:t>（</w:t>
              </w:r>
            </w:ins>
            <w:ins w:id="882" w:author="LKY" w:date="2026-07-07T11:38:01Z">
              <w:r>
                <w:rPr>
                  <w:rFonts w:hint="eastAsia"/>
                  <w:sz w:val="18"/>
                  <w:szCs w:val="18"/>
                  <w:lang w:val="en-US" w:eastAsia="zh-CN"/>
                </w:rPr>
                <w:t>可选</w:t>
              </w:r>
            </w:ins>
            <w:ins w:id="883" w:author="LKY" w:date="2026-07-07T11:38:01Z">
              <w:r>
                <w:rPr>
                  <w:rFonts w:hint="eastAsia"/>
                  <w:sz w:val="18"/>
                  <w:szCs w:val="18"/>
                  <w:lang w:eastAsia="zh-CN"/>
                </w:rPr>
                <w:t>）</w:t>
              </w:r>
            </w:ins>
          </w:p>
        </w:tc>
        <w:tc>
          <w:tcPr>
            <w:tcW w:w="1215" w:type="dxa"/>
            <w:vAlign w:val="top"/>
            <w:tcPrChange w:id="884" w:author="LKY" w:date="2026-07-07T14:11:32Z">
              <w:tcPr>
                <w:tcW w:w="1210" w:type="dxa"/>
                <w:vAlign w:val="top"/>
              </w:tcPr>
            </w:tcPrChange>
          </w:tcPr>
          <w:p w14:paraId="5C91159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BCM2712</w:t>
            </w:r>
          </w:p>
        </w:tc>
        <w:tc>
          <w:tcPr>
            <w:tcW w:w="810" w:type="dxa"/>
            <w:vAlign w:val="top"/>
            <w:tcPrChange w:id="885" w:author="LKY" w:date="2026-07-07T14:11:32Z">
              <w:tcPr>
                <w:tcW w:w="970" w:type="dxa"/>
                <w:vAlign w:val="top"/>
              </w:tcPr>
            </w:tcPrChange>
          </w:tcPr>
          <w:p w14:paraId="7B65B3E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rPr>
              <w:t>2.4</w:t>
            </w:r>
            <w:r>
              <w:rPr>
                <w:sz w:val="18"/>
                <w:szCs w:val="18"/>
              </w:rPr>
              <w:t>GHz</w:t>
            </w:r>
          </w:p>
        </w:tc>
        <w:tc>
          <w:tcPr>
            <w:tcW w:w="1095" w:type="dxa"/>
            <w:shd w:val="clear" w:color="auto" w:fill="auto"/>
            <w:vAlign w:val="top"/>
            <w:tcPrChange w:id="886" w:author="LKY" w:date="2026-07-07T14:11:32Z">
              <w:tcPr>
                <w:tcW w:w="1040" w:type="dxa"/>
                <w:shd w:val="clear" w:color="auto" w:fill="auto"/>
                <w:vAlign w:val="top"/>
              </w:tcPr>
            </w:tcPrChange>
          </w:tcPr>
          <w:p w14:paraId="60E024E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24"/>
                <w:szCs w:val="24"/>
                <w:lang w:val="en-US" w:eastAsia="zh-CN"/>
              </w:rPr>
            </w:pPr>
            <w:r>
              <w:rPr>
                <w:rFonts w:hint="eastAsia"/>
                <w:sz w:val="24"/>
                <w:szCs w:val="24"/>
                <w:lang w:val="en-US" w:eastAsia="zh-CN"/>
              </w:rPr>
              <w:t>x</w:t>
            </w:r>
          </w:p>
        </w:tc>
        <w:tc>
          <w:tcPr>
            <w:tcW w:w="1065" w:type="dxa"/>
            <w:vAlign w:val="top"/>
            <w:tcPrChange w:id="887" w:author="LKY" w:date="2026-07-07T14:11:32Z">
              <w:tcPr>
                <w:tcW w:w="1230" w:type="dxa"/>
                <w:vAlign w:val="top"/>
              </w:tcPr>
            </w:tcPrChange>
          </w:tcPr>
          <w:p w14:paraId="1474840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rPr>
            </w:pPr>
            <w:r>
              <w:rPr>
                <w:rFonts w:hint="eastAsia"/>
                <w:sz w:val="18"/>
                <w:szCs w:val="18"/>
                <w:lang w:val="en-US" w:eastAsia="zh-CN"/>
              </w:rPr>
              <w:t>64</w:t>
            </w:r>
            <w:r>
              <w:rPr>
                <w:rFonts w:hint="eastAsia"/>
                <w:sz w:val="18"/>
                <w:szCs w:val="18"/>
              </w:rPr>
              <w:t>GB</w:t>
            </w:r>
          </w:p>
        </w:tc>
        <w:tc>
          <w:tcPr>
            <w:tcW w:w="1080" w:type="dxa"/>
            <w:vAlign w:val="top"/>
            <w:tcPrChange w:id="888" w:author="LKY" w:date="2026-07-07T14:11:32Z">
              <w:tcPr>
                <w:tcW w:w="1130" w:type="dxa"/>
                <w:vAlign w:val="top"/>
              </w:tcPr>
            </w:tcPrChange>
          </w:tcPr>
          <w:p w14:paraId="4591655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sz w:val="18"/>
                <w:szCs w:val="18"/>
                <w:lang w:val="en-US" w:eastAsia="zh-CN"/>
              </w:rPr>
            </w:pPr>
            <w:r>
              <w:rPr>
                <w:rFonts w:hint="eastAsia"/>
                <w:sz w:val="18"/>
                <w:szCs w:val="18"/>
                <w:lang w:val="en-US" w:eastAsia="zh-CN"/>
              </w:rPr>
              <w:t>16</w:t>
            </w:r>
            <w:r>
              <w:rPr>
                <w:rFonts w:hint="eastAsia"/>
                <w:sz w:val="18"/>
                <w:szCs w:val="18"/>
              </w:rPr>
              <w:t>GB</w:t>
            </w:r>
          </w:p>
        </w:tc>
        <w:tc>
          <w:tcPr>
            <w:tcW w:w="1206" w:type="dxa"/>
            <w:vAlign w:val="top"/>
            <w:tcPrChange w:id="889" w:author="LKY" w:date="2026-07-07T14:11:32Z">
              <w:tcPr>
                <w:tcW w:w="1537" w:type="dxa"/>
                <w:vAlign w:val="top"/>
              </w:tcPr>
            </w:tcPrChange>
          </w:tcPr>
          <w:p w14:paraId="7CBE9515">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E91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90"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890" w:author="LKY" w:date="2026-07-07T14:11:32Z">
            <w:trPr>
              <w:jc w:val="right"/>
            </w:trPr>
          </w:trPrChange>
        </w:trPr>
        <w:tc>
          <w:tcPr>
            <w:tcW w:w="1941" w:type="dxa"/>
            <w:shd w:val="clear" w:color="auto" w:fill="D8D8D8" w:themeFill="background1" w:themeFillShade="D9"/>
            <w:vAlign w:val="top"/>
            <w:tcPrChange w:id="891" w:author="LKY" w:date="2026-07-07T14:11:32Z">
              <w:tcPr>
                <w:tcW w:w="1295" w:type="dxa"/>
                <w:shd w:val="clear" w:color="auto" w:fill="D8D8D8" w:themeFill="background1" w:themeFillShade="D9"/>
                <w:vAlign w:val="top"/>
              </w:tcPr>
            </w:tcPrChange>
          </w:tcPr>
          <w:p w14:paraId="397C5D4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02000</w:t>
            </w:r>
            <w:ins w:id="892" w:author="LKY" w:date="2026-07-07T11:39:26Z">
              <w:r>
                <w:rPr>
                  <w:rFonts w:hint="eastAsia"/>
                  <w:sz w:val="18"/>
                  <w:szCs w:val="18"/>
                  <w:lang w:eastAsia="zh-CN"/>
                </w:rPr>
                <w:t>（</w:t>
              </w:r>
            </w:ins>
            <w:ins w:id="893" w:author="LKY" w:date="2026-07-07T11:39:26Z">
              <w:r>
                <w:rPr>
                  <w:rFonts w:hint="eastAsia"/>
                  <w:sz w:val="18"/>
                  <w:szCs w:val="18"/>
                  <w:lang w:val="en-US" w:eastAsia="zh-CN"/>
                </w:rPr>
                <w:t>可选</w:t>
              </w:r>
            </w:ins>
            <w:ins w:id="894" w:author="LKY" w:date="2026-07-07T11:39:26Z">
              <w:r>
                <w:rPr>
                  <w:rFonts w:hint="eastAsia"/>
                  <w:sz w:val="18"/>
                  <w:szCs w:val="18"/>
                  <w:lang w:eastAsia="zh-CN"/>
                </w:rPr>
                <w:t>）</w:t>
              </w:r>
            </w:ins>
          </w:p>
        </w:tc>
        <w:tc>
          <w:tcPr>
            <w:tcW w:w="1215" w:type="dxa"/>
            <w:shd w:val="clear" w:color="auto" w:fill="auto"/>
            <w:vAlign w:val="top"/>
            <w:tcPrChange w:id="895" w:author="LKY" w:date="2026-07-07T14:11:32Z">
              <w:tcPr>
                <w:tcW w:w="1210" w:type="dxa"/>
                <w:shd w:val="clear" w:color="auto" w:fill="auto"/>
                <w:vAlign w:val="top"/>
              </w:tcPr>
            </w:tcPrChange>
          </w:tcPr>
          <w:p w14:paraId="155F253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896" w:author="LKY" w:date="2026-07-07T14:11:32Z">
              <w:tcPr>
                <w:tcW w:w="970" w:type="dxa"/>
                <w:shd w:val="clear" w:color="auto" w:fill="auto"/>
                <w:vAlign w:val="top"/>
              </w:tcPr>
            </w:tcPrChange>
          </w:tcPr>
          <w:p w14:paraId="49650B5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897" w:author="LKY" w:date="2026-07-07T14:11:32Z">
              <w:tcPr>
                <w:tcW w:w="1040" w:type="dxa"/>
                <w:shd w:val="clear" w:color="auto" w:fill="auto"/>
                <w:vAlign w:val="top"/>
              </w:tcPr>
            </w:tcPrChange>
          </w:tcPr>
          <w:p w14:paraId="2EAD09D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898" w:author="LKY" w:date="2026-07-07T14:11:32Z">
              <w:tcPr>
                <w:tcW w:w="1230" w:type="dxa"/>
                <w:shd w:val="clear" w:color="auto" w:fill="auto"/>
                <w:vAlign w:val="top"/>
              </w:tcPr>
            </w:tcPrChange>
          </w:tcPr>
          <w:p w14:paraId="1FF56C6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0GB (Lite)</w:t>
            </w:r>
          </w:p>
        </w:tc>
        <w:tc>
          <w:tcPr>
            <w:tcW w:w="1080" w:type="dxa"/>
            <w:shd w:val="clear" w:color="auto" w:fill="auto"/>
            <w:vAlign w:val="top"/>
            <w:tcPrChange w:id="899" w:author="LKY" w:date="2026-07-07T14:11:32Z">
              <w:tcPr>
                <w:tcW w:w="1130" w:type="dxa"/>
                <w:shd w:val="clear" w:color="auto" w:fill="auto"/>
                <w:vAlign w:val="top"/>
              </w:tcPr>
            </w:tcPrChange>
          </w:tcPr>
          <w:p w14:paraId="09A6830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2GB</w:t>
            </w:r>
          </w:p>
        </w:tc>
        <w:tc>
          <w:tcPr>
            <w:tcW w:w="1206" w:type="dxa"/>
            <w:shd w:val="clear" w:color="auto" w:fill="auto"/>
            <w:vAlign w:val="top"/>
            <w:tcPrChange w:id="900" w:author="LKY" w:date="2026-07-07T14:11:32Z">
              <w:tcPr>
                <w:tcW w:w="1537" w:type="dxa"/>
                <w:shd w:val="clear" w:color="auto" w:fill="auto"/>
                <w:vAlign w:val="top"/>
              </w:tcPr>
            </w:tcPrChange>
          </w:tcPr>
          <w:p w14:paraId="1913C95A">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03F6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01"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01" w:author="LKY" w:date="2026-07-07T14:11:32Z">
            <w:trPr>
              <w:jc w:val="right"/>
            </w:trPr>
          </w:trPrChange>
        </w:trPr>
        <w:tc>
          <w:tcPr>
            <w:tcW w:w="1941" w:type="dxa"/>
            <w:shd w:val="clear" w:color="auto" w:fill="D8D8D8" w:themeFill="background1" w:themeFillShade="D9"/>
            <w:vAlign w:val="top"/>
            <w:tcPrChange w:id="902" w:author="LKY" w:date="2026-07-07T14:11:32Z">
              <w:tcPr>
                <w:tcW w:w="1295" w:type="dxa"/>
                <w:shd w:val="clear" w:color="auto" w:fill="D8D8D8" w:themeFill="background1" w:themeFillShade="D9"/>
                <w:vAlign w:val="top"/>
              </w:tcPr>
            </w:tcPrChange>
          </w:tcPr>
          <w:p w14:paraId="17D8D3F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020</w:t>
            </w:r>
            <w:r>
              <w:rPr>
                <w:rFonts w:hint="eastAsia"/>
                <w:sz w:val="18"/>
                <w:szCs w:val="18"/>
                <w:lang w:val="en-US" w:eastAsia="zh-CN"/>
              </w:rPr>
              <w:t>16</w:t>
            </w:r>
            <w:ins w:id="903" w:author="LKY" w:date="2026-07-07T11:39:24Z">
              <w:r>
                <w:rPr>
                  <w:rFonts w:hint="eastAsia"/>
                  <w:sz w:val="18"/>
                  <w:szCs w:val="18"/>
                  <w:lang w:eastAsia="zh-CN"/>
                </w:rPr>
                <w:t>（</w:t>
              </w:r>
            </w:ins>
            <w:ins w:id="904" w:author="LKY" w:date="2026-07-07T11:39:24Z">
              <w:r>
                <w:rPr>
                  <w:rFonts w:hint="eastAsia"/>
                  <w:sz w:val="18"/>
                  <w:szCs w:val="18"/>
                  <w:lang w:val="en-US" w:eastAsia="zh-CN"/>
                </w:rPr>
                <w:t>可选</w:t>
              </w:r>
            </w:ins>
            <w:ins w:id="905" w:author="LKY" w:date="2026-07-07T11:39:24Z">
              <w:r>
                <w:rPr>
                  <w:rFonts w:hint="eastAsia"/>
                  <w:sz w:val="18"/>
                  <w:szCs w:val="18"/>
                  <w:lang w:eastAsia="zh-CN"/>
                </w:rPr>
                <w:t>）</w:t>
              </w:r>
            </w:ins>
          </w:p>
        </w:tc>
        <w:tc>
          <w:tcPr>
            <w:tcW w:w="1215" w:type="dxa"/>
            <w:shd w:val="clear" w:color="auto" w:fill="auto"/>
            <w:vAlign w:val="top"/>
            <w:tcPrChange w:id="906" w:author="LKY" w:date="2026-07-07T14:11:32Z">
              <w:tcPr>
                <w:tcW w:w="1210" w:type="dxa"/>
                <w:shd w:val="clear" w:color="auto" w:fill="auto"/>
                <w:vAlign w:val="top"/>
              </w:tcPr>
            </w:tcPrChange>
          </w:tcPr>
          <w:p w14:paraId="58AA5DE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07" w:author="LKY" w:date="2026-07-07T14:11:32Z">
              <w:tcPr>
                <w:tcW w:w="970" w:type="dxa"/>
                <w:shd w:val="clear" w:color="auto" w:fill="auto"/>
                <w:vAlign w:val="top"/>
              </w:tcPr>
            </w:tcPrChange>
          </w:tcPr>
          <w:p w14:paraId="30E5CB2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08" w:author="LKY" w:date="2026-07-07T14:11:32Z">
              <w:tcPr>
                <w:tcW w:w="1040" w:type="dxa"/>
                <w:shd w:val="clear" w:color="auto" w:fill="auto"/>
                <w:vAlign w:val="top"/>
              </w:tcPr>
            </w:tcPrChange>
          </w:tcPr>
          <w:p w14:paraId="5C4E852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09" w:author="LKY" w:date="2026-07-07T14:11:32Z">
              <w:tcPr>
                <w:tcW w:w="1230" w:type="dxa"/>
                <w:shd w:val="clear" w:color="auto" w:fill="auto"/>
                <w:vAlign w:val="top"/>
              </w:tcPr>
            </w:tcPrChange>
          </w:tcPr>
          <w:p w14:paraId="72E76CE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16GB</w:t>
            </w:r>
          </w:p>
        </w:tc>
        <w:tc>
          <w:tcPr>
            <w:tcW w:w="1080" w:type="dxa"/>
            <w:shd w:val="clear" w:color="auto" w:fill="auto"/>
            <w:vAlign w:val="top"/>
            <w:tcPrChange w:id="910" w:author="LKY" w:date="2026-07-07T14:11:32Z">
              <w:tcPr>
                <w:tcW w:w="1130" w:type="dxa"/>
                <w:shd w:val="clear" w:color="auto" w:fill="auto"/>
                <w:vAlign w:val="top"/>
              </w:tcPr>
            </w:tcPrChange>
          </w:tcPr>
          <w:p w14:paraId="0794F96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2GB</w:t>
            </w:r>
          </w:p>
        </w:tc>
        <w:tc>
          <w:tcPr>
            <w:tcW w:w="1206" w:type="dxa"/>
            <w:shd w:val="clear" w:color="auto" w:fill="auto"/>
            <w:vAlign w:val="top"/>
            <w:tcPrChange w:id="911" w:author="LKY" w:date="2026-07-07T14:11:32Z">
              <w:tcPr>
                <w:tcW w:w="1537" w:type="dxa"/>
                <w:shd w:val="clear" w:color="auto" w:fill="auto"/>
                <w:vAlign w:val="top"/>
              </w:tcPr>
            </w:tcPrChange>
          </w:tcPr>
          <w:p w14:paraId="00A51EAB">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FC3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12"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12" w:author="LKY" w:date="2026-07-07T14:11:32Z">
            <w:trPr>
              <w:jc w:val="right"/>
            </w:trPr>
          </w:trPrChange>
        </w:trPr>
        <w:tc>
          <w:tcPr>
            <w:tcW w:w="1941" w:type="dxa"/>
            <w:shd w:val="clear" w:color="auto" w:fill="D8D8D8" w:themeFill="background1" w:themeFillShade="D9"/>
            <w:vAlign w:val="top"/>
            <w:tcPrChange w:id="913" w:author="LKY" w:date="2026-07-07T14:11:32Z">
              <w:tcPr>
                <w:tcW w:w="1295" w:type="dxa"/>
                <w:shd w:val="clear" w:color="auto" w:fill="D8D8D8" w:themeFill="background1" w:themeFillShade="D9"/>
                <w:vAlign w:val="top"/>
              </w:tcPr>
            </w:tcPrChange>
          </w:tcPr>
          <w:p w14:paraId="79B7B0E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020</w:t>
            </w:r>
            <w:r>
              <w:rPr>
                <w:rFonts w:hint="eastAsia"/>
                <w:sz w:val="18"/>
                <w:szCs w:val="18"/>
                <w:lang w:val="en-US" w:eastAsia="zh-CN"/>
              </w:rPr>
              <w:t>32</w:t>
            </w:r>
            <w:ins w:id="914" w:author="LKY" w:date="2026-07-07T11:39:23Z">
              <w:r>
                <w:rPr>
                  <w:rFonts w:hint="eastAsia"/>
                  <w:sz w:val="18"/>
                  <w:szCs w:val="18"/>
                  <w:lang w:eastAsia="zh-CN"/>
                </w:rPr>
                <w:t>（</w:t>
              </w:r>
            </w:ins>
            <w:ins w:id="915" w:author="LKY" w:date="2026-07-07T11:39:23Z">
              <w:r>
                <w:rPr>
                  <w:rFonts w:hint="eastAsia"/>
                  <w:sz w:val="18"/>
                  <w:szCs w:val="18"/>
                  <w:lang w:val="en-US" w:eastAsia="zh-CN"/>
                </w:rPr>
                <w:t>可选</w:t>
              </w:r>
            </w:ins>
            <w:ins w:id="916" w:author="LKY" w:date="2026-07-07T11:39:23Z">
              <w:r>
                <w:rPr>
                  <w:rFonts w:hint="eastAsia"/>
                  <w:sz w:val="18"/>
                  <w:szCs w:val="18"/>
                  <w:lang w:eastAsia="zh-CN"/>
                </w:rPr>
                <w:t>）</w:t>
              </w:r>
            </w:ins>
          </w:p>
        </w:tc>
        <w:tc>
          <w:tcPr>
            <w:tcW w:w="1215" w:type="dxa"/>
            <w:shd w:val="clear" w:color="auto" w:fill="auto"/>
            <w:vAlign w:val="top"/>
            <w:tcPrChange w:id="917" w:author="LKY" w:date="2026-07-07T14:11:32Z">
              <w:tcPr>
                <w:tcW w:w="1210" w:type="dxa"/>
                <w:shd w:val="clear" w:color="auto" w:fill="auto"/>
                <w:vAlign w:val="top"/>
              </w:tcPr>
            </w:tcPrChange>
          </w:tcPr>
          <w:p w14:paraId="5CE5E86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18" w:author="LKY" w:date="2026-07-07T14:11:32Z">
              <w:tcPr>
                <w:tcW w:w="970" w:type="dxa"/>
                <w:shd w:val="clear" w:color="auto" w:fill="auto"/>
                <w:vAlign w:val="top"/>
              </w:tcPr>
            </w:tcPrChange>
          </w:tcPr>
          <w:p w14:paraId="63FC8E9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19" w:author="LKY" w:date="2026-07-07T14:11:32Z">
              <w:tcPr>
                <w:tcW w:w="1040" w:type="dxa"/>
                <w:shd w:val="clear" w:color="auto" w:fill="auto"/>
                <w:vAlign w:val="top"/>
              </w:tcPr>
            </w:tcPrChange>
          </w:tcPr>
          <w:p w14:paraId="2C573CD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20" w:author="LKY" w:date="2026-07-07T14:11:32Z">
              <w:tcPr>
                <w:tcW w:w="1230" w:type="dxa"/>
                <w:shd w:val="clear" w:color="auto" w:fill="auto"/>
                <w:vAlign w:val="top"/>
              </w:tcPr>
            </w:tcPrChange>
          </w:tcPr>
          <w:p w14:paraId="4BA87F3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32</w:t>
            </w:r>
            <w:r>
              <w:rPr>
                <w:rFonts w:hint="eastAsia"/>
                <w:sz w:val="18"/>
                <w:szCs w:val="18"/>
              </w:rPr>
              <w:t>GB</w:t>
            </w:r>
          </w:p>
        </w:tc>
        <w:tc>
          <w:tcPr>
            <w:tcW w:w="1080" w:type="dxa"/>
            <w:shd w:val="clear" w:color="auto" w:fill="auto"/>
            <w:vAlign w:val="top"/>
            <w:tcPrChange w:id="921" w:author="LKY" w:date="2026-07-07T14:11:32Z">
              <w:tcPr>
                <w:tcW w:w="1130" w:type="dxa"/>
                <w:shd w:val="clear" w:color="auto" w:fill="auto"/>
                <w:vAlign w:val="top"/>
              </w:tcPr>
            </w:tcPrChange>
          </w:tcPr>
          <w:p w14:paraId="1656835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2GB</w:t>
            </w:r>
          </w:p>
        </w:tc>
        <w:tc>
          <w:tcPr>
            <w:tcW w:w="1206" w:type="dxa"/>
            <w:shd w:val="clear" w:color="auto" w:fill="auto"/>
            <w:vAlign w:val="top"/>
            <w:tcPrChange w:id="922" w:author="LKY" w:date="2026-07-07T14:11:32Z">
              <w:tcPr>
                <w:tcW w:w="1537" w:type="dxa"/>
                <w:shd w:val="clear" w:color="auto" w:fill="auto"/>
                <w:vAlign w:val="top"/>
              </w:tcPr>
            </w:tcPrChange>
          </w:tcPr>
          <w:p w14:paraId="32062A47">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70D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23"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23" w:author="LKY" w:date="2026-07-07T14:11:32Z">
            <w:trPr>
              <w:jc w:val="right"/>
            </w:trPr>
          </w:trPrChange>
        </w:trPr>
        <w:tc>
          <w:tcPr>
            <w:tcW w:w="1941" w:type="dxa"/>
            <w:shd w:val="clear" w:color="auto" w:fill="D8D8D8" w:themeFill="background1" w:themeFillShade="D9"/>
            <w:vAlign w:val="top"/>
            <w:tcPrChange w:id="924" w:author="LKY" w:date="2026-07-07T14:11:32Z">
              <w:tcPr>
                <w:tcW w:w="1295" w:type="dxa"/>
                <w:shd w:val="clear" w:color="auto" w:fill="D8D8D8" w:themeFill="background1" w:themeFillShade="D9"/>
                <w:vAlign w:val="top"/>
              </w:tcPr>
            </w:tcPrChange>
          </w:tcPr>
          <w:p w14:paraId="5A8B2BA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w:t>
            </w:r>
            <w:r>
              <w:rPr>
                <w:rFonts w:hint="eastAsia"/>
                <w:sz w:val="18"/>
                <w:szCs w:val="18"/>
                <w:lang w:val="en-US" w:eastAsia="zh-CN"/>
              </w:rPr>
              <w:t>4</w:t>
            </w:r>
            <w:r>
              <w:rPr>
                <w:rFonts w:hint="eastAsia"/>
                <w:sz w:val="18"/>
                <w:szCs w:val="18"/>
              </w:rPr>
              <w:t>000</w:t>
            </w:r>
            <w:ins w:id="925" w:author="LKY" w:date="2026-07-07T11:39:22Z">
              <w:r>
                <w:rPr>
                  <w:rFonts w:hint="eastAsia"/>
                  <w:sz w:val="18"/>
                  <w:szCs w:val="18"/>
                  <w:lang w:eastAsia="zh-CN"/>
                </w:rPr>
                <w:t>（</w:t>
              </w:r>
            </w:ins>
            <w:ins w:id="926" w:author="LKY" w:date="2026-07-07T11:39:22Z">
              <w:r>
                <w:rPr>
                  <w:rFonts w:hint="eastAsia"/>
                  <w:sz w:val="18"/>
                  <w:szCs w:val="18"/>
                  <w:lang w:val="en-US" w:eastAsia="zh-CN"/>
                </w:rPr>
                <w:t>可选</w:t>
              </w:r>
            </w:ins>
            <w:ins w:id="927" w:author="LKY" w:date="2026-07-07T11:39:22Z">
              <w:r>
                <w:rPr>
                  <w:rFonts w:hint="eastAsia"/>
                  <w:sz w:val="18"/>
                  <w:szCs w:val="18"/>
                  <w:lang w:eastAsia="zh-CN"/>
                </w:rPr>
                <w:t>）</w:t>
              </w:r>
            </w:ins>
          </w:p>
        </w:tc>
        <w:tc>
          <w:tcPr>
            <w:tcW w:w="1215" w:type="dxa"/>
            <w:shd w:val="clear" w:color="auto" w:fill="auto"/>
            <w:vAlign w:val="top"/>
            <w:tcPrChange w:id="928" w:author="LKY" w:date="2026-07-07T14:11:32Z">
              <w:tcPr>
                <w:tcW w:w="1210" w:type="dxa"/>
                <w:shd w:val="clear" w:color="auto" w:fill="auto"/>
                <w:vAlign w:val="top"/>
              </w:tcPr>
            </w:tcPrChange>
          </w:tcPr>
          <w:p w14:paraId="55AC1B6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29" w:author="LKY" w:date="2026-07-07T14:11:32Z">
              <w:tcPr>
                <w:tcW w:w="970" w:type="dxa"/>
                <w:shd w:val="clear" w:color="auto" w:fill="auto"/>
                <w:vAlign w:val="top"/>
              </w:tcPr>
            </w:tcPrChange>
          </w:tcPr>
          <w:p w14:paraId="5E01BC6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30" w:author="LKY" w:date="2026-07-07T14:11:32Z">
              <w:tcPr>
                <w:tcW w:w="1040" w:type="dxa"/>
                <w:shd w:val="clear" w:color="auto" w:fill="auto"/>
                <w:vAlign w:val="top"/>
              </w:tcPr>
            </w:tcPrChange>
          </w:tcPr>
          <w:p w14:paraId="4820AB5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31" w:author="LKY" w:date="2026-07-07T14:11:32Z">
              <w:tcPr>
                <w:tcW w:w="1230" w:type="dxa"/>
                <w:shd w:val="clear" w:color="auto" w:fill="auto"/>
                <w:vAlign w:val="top"/>
              </w:tcPr>
            </w:tcPrChange>
          </w:tcPr>
          <w:p w14:paraId="1309490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0GB (Lite)</w:t>
            </w:r>
          </w:p>
        </w:tc>
        <w:tc>
          <w:tcPr>
            <w:tcW w:w="1080" w:type="dxa"/>
            <w:shd w:val="clear" w:color="auto" w:fill="auto"/>
            <w:vAlign w:val="top"/>
            <w:tcPrChange w:id="932" w:author="LKY" w:date="2026-07-07T14:11:32Z">
              <w:tcPr>
                <w:tcW w:w="1130" w:type="dxa"/>
                <w:shd w:val="clear" w:color="auto" w:fill="auto"/>
                <w:vAlign w:val="top"/>
              </w:tcPr>
            </w:tcPrChange>
          </w:tcPr>
          <w:p w14:paraId="0CEE5F4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4GB</w:t>
            </w:r>
          </w:p>
        </w:tc>
        <w:tc>
          <w:tcPr>
            <w:tcW w:w="1206" w:type="dxa"/>
            <w:shd w:val="clear" w:color="auto" w:fill="auto"/>
            <w:vAlign w:val="top"/>
            <w:tcPrChange w:id="933" w:author="LKY" w:date="2026-07-07T14:11:32Z">
              <w:tcPr>
                <w:tcW w:w="1537" w:type="dxa"/>
                <w:shd w:val="clear" w:color="auto" w:fill="auto"/>
                <w:vAlign w:val="top"/>
              </w:tcPr>
            </w:tcPrChange>
          </w:tcPr>
          <w:p w14:paraId="7DEB99A4">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7D2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34"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34" w:author="LKY" w:date="2026-07-07T14:11:32Z">
            <w:trPr>
              <w:jc w:val="right"/>
            </w:trPr>
          </w:trPrChange>
        </w:trPr>
        <w:tc>
          <w:tcPr>
            <w:tcW w:w="1941" w:type="dxa"/>
            <w:shd w:val="clear" w:color="auto" w:fill="D8D8D8" w:themeFill="background1" w:themeFillShade="D9"/>
            <w:vAlign w:val="top"/>
            <w:tcPrChange w:id="935" w:author="LKY" w:date="2026-07-07T14:11:32Z">
              <w:tcPr>
                <w:tcW w:w="1295" w:type="dxa"/>
                <w:shd w:val="clear" w:color="auto" w:fill="D8D8D8" w:themeFill="background1" w:themeFillShade="D9"/>
                <w:vAlign w:val="top"/>
              </w:tcPr>
            </w:tcPrChange>
          </w:tcPr>
          <w:p w14:paraId="72BD276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w:t>
            </w:r>
            <w:r>
              <w:rPr>
                <w:rFonts w:hint="eastAsia"/>
                <w:sz w:val="18"/>
                <w:szCs w:val="18"/>
                <w:lang w:val="en-US" w:eastAsia="zh-CN"/>
              </w:rPr>
              <w:t>4</w:t>
            </w:r>
            <w:r>
              <w:rPr>
                <w:rFonts w:hint="eastAsia"/>
                <w:sz w:val="18"/>
                <w:szCs w:val="18"/>
              </w:rPr>
              <w:t>0</w:t>
            </w:r>
            <w:r>
              <w:rPr>
                <w:rFonts w:hint="eastAsia"/>
                <w:sz w:val="18"/>
                <w:szCs w:val="18"/>
                <w:lang w:val="en-US" w:eastAsia="zh-CN"/>
              </w:rPr>
              <w:t>16</w:t>
            </w:r>
            <w:ins w:id="936" w:author="LKY" w:date="2026-07-07T11:39:21Z">
              <w:r>
                <w:rPr>
                  <w:rFonts w:hint="eastAsia"/>
                  <w:sz w:val="18"/>
                  <w:szCs w:val="18"/>
                  <w:lang w:eastAsia="zh-CN"/>
                </w:rPr>
                <w:t>（</w:t>
              </w:r>
            </w:ins>
            <w:ins w:id="937" w:author="LKY" w:date="2026-07-07T11:39:21Z">
              <w:r>
                <w:rPr>
                  <w:rFonts w:hint="eastAsia"/>
                  <w:sz w:val="18"/>
                  <w:szCs w:val="18"/>
                  <w:lang w:val="en-US" w:eastAsia="zh-CN"/>
                </w:rPr>
                <w:t>可选</w:t>
              </w:r>
            </w:ins>
            <w:ins w:id="938" w:author="LKY" w:date="2026-07-07T11:39:21Z">
              <w:r>
                <w:rPr>
                  <w:rFonts w:hint="eastAsia"/>
                  <w:sz w:val="18"/>
                  <w:szCs w:val="18"/>
                  <w:lang w:eastAsia="zh-CN"/>
                </w:rPr>
                <w:t>）</w:t>
              </w:r>
            </w:ins>
          </w:p>
        </w:tc>
        <w:tc>
          <w:tcPr>
            <w:tcW w:w="1215" w:type="dxa"/>
            <w:shd w:val="clear" w:color="auto" w:fill="auto"/>
            <w:vAlign w:val="top"/>
            <w:tcPrChange w:id="939" w:author="LKY" w:date="2026-07-07T14:11:32Z">
              <w:tcPr>
                <w:tcW w:w="1210" w:type="dxa"/>
                <w:shd w:val="clear" w:color="auto" w:fill="auto"/>
                <w:vAlign w:val="top"/>
              </w:tcPr>
            </w:tcPrChange>
          </w:tcPr>
          <w:p w14:paraId="7641095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40" w:author="LKY" w:date="2026-07-07T14:11:32Z">
              <w:tcPr>
                <w:tcW w:w="970" w:type="dxa"/>
                <w:shd w:val="clear" w:color="auto" w:fill="auto"/>
                <w:vAlign w:val="top"/>
              </w:tcPr>
            </w:tcPrChange>
          </w:tcPr>
          <w:p w14:paraId="3C5A799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41" w:author="LKY" w:date="2026-07-07T14:11:32Z">
              <w:tcPr>
                <w:tcW w:w="1040" w:type="dxa"/>
                <w:shd w:val="clear" w:color="auto" w:fill="auto"/>
                <w:vAlign w:val="top"/>
              </w:tcPr>
            </w:tcPrChange>
          </w:tcPr>
          <w:p w14:paraId="4AA92D5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42" w:author="LKY" w:date="2026-07-07T14:11:32Z">
              <w:tcPr>
                <w:tcW w:w="1230" w:type="dxa"/>
                <w:shd w:val="clear" w:color="auto" w:fill="auto"/>
                <w:vAlign w:val="top"/>
              </w:tcPr>
            </w:tcPrChange>
          </w:tcPr>
          <w:p w14:paraId="12BF5C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16GB</w:t>
            </w:r>
          </w:p>
        </w:tc>
        <w:tc>
          <w:tcPr>
            <w:tcW w:w="1080" w:type="dxa"/>
            <w:shd w:val="clear" w:color="auto" w:fill="auto"/>
            <w:vAlign w:val="top"/>
            <w:tcPrChange w:id="943" w:author="LKY" w:date="2026-07-07T14:11:32Z">
              <w:tcPr>
                <w:tcW w:w="1130" w:type="dxa"/>
                <w:shd w:val="clear" w:color="auto" w:fill="auto"/>
                <w:vAlign w:val="top"/>
              </w:tcPr>
            </w:tcPrChange>
          </w:tcPr>
          <w:p w14:paraId="4DBA01E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4</w:t>
            </w:r>
            <w:r>
              <w:rPr>
                <w:rFonts w:hint="eastAsia"/>
                <w:sz w:val="18"/>
                <w:szCs w:val="18"/>
              </w:rPr>
              <w:t>GB</w:t>
            </w:r>
          </w:p>
        </w:tc>
        <w:tc>
          <w:tcPr>
            <w:tcW w:w="1206" w:type="dxa"/>
            <w:shd w:val="clear" w:color="auto" w:fill="auto"/>
            <w:vAlign w:val="top"/>
            <w:tcPrChange w:id="944" w:author="LKY" w:date="2026-07-07T14:11:32Z">
              <w:tcPr>
                <w:tcW w:w="1537" w:type="dxa"/>
                <w:shd w:val="clear" w:color="auto" w:fill="auto"/>
                <w:vAlign w:val="top"/>
              </w:tcPr>
            </w:tcPrChange>
          </w:tcPr>
          <w:p w14:paraId="6CBA14C9">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0A6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45"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45" w:author="LKY" w:date="2026-07-07T14:11:32Z">
            <w:trPr>
              <w:jc w:val="right"/>
            </w:trPr>
          </w:trPrChange>
        </w:trPr>
        <w:tc>
          <w:tcPr>
            <w:tcW w:w="1941" w:type="dxa"/>
            <w:shd w:val="clear" w:color="auto" w:fill="D8D8D8" w:themeFill="background1" w:themeFillShade="D9"/>
            <w:vAlign w:val="top"/>
            <w:tcPrChange w:id="946" w:author="LKY" w:date="2026-07-07T14:11:32Z">
              <w:tcPr>
                <w:tcW w:w="1295" w:type="dxa"/>
                <w:shd w:val="clear" w:color="auto" w:fill="D8D8D8" w:themeFill="background1" w:themeFillShade="D9"/>
                <w:vAlign w:val="top"/>
              </w:tcPr>
            </w:tcPrChange>
          </w:tcPr>
          <w:p w14:paraId="7ED69D5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w:t>
            </w:r>
            <w:r>
              <w:rPr>
                <w:rFonts w:hint="eastAsia"/>
                <w:sz w:val="18"/>
                <w:szCs w:val="18"/>
                <w:lang w:val="en-US" w:eastAsia="zh-CN"/>
              </w:rPr>
              <w:t>4</w:t>
            </w:r>
            <w:r>
              <w:rPr>
                <w:rFonts w:hint="eastAsia"/>
                <w:sz w:val="18"/>
                <w:szCs w:val="18"/>
              </w:rPr>
              <w:t>0</w:t>
            </w:r>
            <w:r>
              <w:rPr>
                <w:rFonts w:hint="eastAsia"/>
                <w:sz w:val="18"/>
                <w:szCs w:val="18"/>
                <w:lang w:val="en-US" w:eastAsia="zh-CN"/>
              </w:rPr>
              <w:t>32</w:t>
            </w:r>
            <w:ins w:id="947" w:author="LKY" w:date="2026-07-07T11:39:19Z">
              <w:r>
                <w:rPr>
                  <w:rFonts w:hint="eastAsia"/>
                  <w:sz w:val="18"/>
                  <w:szCs w:val="18"/>
                  <w:lang w:eastAsia="zh-CN"/>
                </w:rPr>
                <w:t>（</w:t>
              </w:r>
            </w:ins>
            <w:ins w:id="948" w:author="LKY" w:date="2026-07-07T11:39:19Z">
              <w:r>
                <w:rPr>
                  <w:rFonts w:hint="eastAsia"/>
                  <w:sz w:val="18"/>
                  <w:szCs w:val="18"/>
                  <w:lang w:val="en-US" w:eastAsia="zh-CN"/>
                </w:rPr>
                <w:t>可选</w:t>
              </w:r>
            </w:ins>
            <w:ins w:id="949" w:author="LKY" w:date="2026-07-07T11:39:19Z">
              <w:r>
                <w:rPr>
                  <w:rFonts w:hint="eastAsia"/>
                  <w:sz w:val="18"/>
                  <w:szCs w:val="18"/>
                  <w:lang w:eastAsia="zh-CN"/>
                </w:rPr>
                <w:t>）</w:t>
              </w:r>
            </w:ins>
          </w:p>
        </w:tc>
        <w:tc>
          <w:tcPr>
            <w:tcW w:w="1215" w:type="dxa"/>
            <w:shd w:val="clear" w:color="auto" w:fill="auto"/>
            <w:vAlign w:val="top"/>
            <w:tcPrChange w:id="950" w:author="LKY" w:date="2026-07-07T14:11:32Z">
              <w:tcPr>
                <w:tcW w:w="1210" w:type="dxa"/>
                <w:shd w:val="clear" w:color="auto" w:fill="auto"/>
                <w:vAlign w:val="top"/>
              </w:tcPr>
            </w:tcPrChange>
          </w:tcPr>
          <w:p w14:paraId="0F8592A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51" w:author="LKY" w:date="2026-07-07T14:11:32Z">
              <w:tcPr>
                <w:tcW w:w="970" w:type="dxa"/>
                <w:shd w:val="clear" w:color="auto" w:fill="auto"/>
                <w:vAlign w:val="top"/>
              </w:tcPr>
            </w:tcPrChange>
          </w:tcPr>
          <w:p w14:paraId="466E236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52" w:author="LKY" w:date="2026-07-07T14:11:32Z">
              <w:tcPr>
                <w:tcW w:w="1040" w:type="dxa"/>
                <w:shd w:val="clear" w:color="auto" w:fill="auto"/>
                <w:vAlign w:val="top"/>
              </w:tcPr>
            </w:tcPrChange>
          </w:tcPr>
          <w:p w14:paraId="5735CCC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53" w:author="LKY" w:date="2026-07-07T14:11:32Z">
              <w:tcPr>
                <w:tcW w:w="1230" w:type="dxa"/>
                <w:shd w:val="clear" w:color="auto" w:fill="auto"/>
                <w:vAlign w:val="top"/>
              </w:tcPr>
            </w:tcPrChange>
          </w:tcPr>
          <w:p w14:paraId="5286BC3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32</w:t>
            </w:r>
            <w:r>
              <w:rPr>
                <w:rFonts w:hint="eastAsia"/>
                <w:sz w:val="18"/>
                <w:szCs w:val="18"/>
              </w:rPr>
              <w:t>GB</w:t>
            </w:r>
          </w:p>
        </w:tc>
        <w:tc>
          <w:tcPr>
            <w:tcW w:w="1080" w:type="dxa"/>
            <w:shd w:val="clear" w:color="auto" w:fill="auto"/>
            <w:vAlign w:val="top"/>
            <w:tcPrChange w:id="954" w:author="LKY" w:date="2026-07-07T14:11:32Z">
              <w:tcPr>
                <w:tcW w:w="1130" w:type="dxa"/>
                <w:shd w:val="clear" w:color="auto" w:fill="auto"/>
                <w:vAlign w:val="top"/>
              </w:tcPr>
            </w:tcPrChange>
          </w:tcPr>
          <w:p w14:paraId="3D15321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4</w:t>
            </w:r>
            <w:r>
              <w:rPr>
                <w:rFonts w:hint="eastAsia"/>
                <w:sz w:val="18"/>
                <w:szCs w:val="18"/>
              </w:rPr>
              <w:t>GB</w:t>
            </w:r>
          </w:p>
        </w:tc>
        <w:tc>
          <w:tcPr>
            <w:tcW w:w="1206" w:type="dxa"/>
            <w:shd w:val="clear" w:color="auto" w:fill="auto"/>
            <w:vAlign w:val="top"/>
            <w:tcPrChange w:id="955" w:author="LKY" w:date="2026-07-07T14:11:32Z">
              <w:tcPr>
                <w:tcW w:w="1537" w:type="dxa"/>
                <w:shd w:val="clear" w:color="auto" w:fill="auto"/>
                <w:vAlign w:val="top"/>
              </w:tcPr>
            </w:tcPrChange>
          </w:tcPr>
          <w:p w14:paraId="6C7BA1AC">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475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56"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56" w:author="LKY" w:date="2026-07-07T14:11:32Z">
            <w:trPr>
              <w:jc w:val="right"/>
            </w:trPr>
          </w:trPrChange>
        </w:trPr>
        <w:tc>
          <w:tcPr>
            <w:tcW w:w="1941" w:type="dxa"/>
            <w:shd w:val="clear" w:color="auto" w:fill="D8D8D8" w:themeFill="background1" w:themeFillShade="D9"/>
            <w:vAlign w:val="top"/>
            <w:tcPrChange w:id="957" w:author="LKY" w:date="2026-07-07T14:11:32Z">
              <w:tcPr>
                <w:tcW w:w="1295" w:type="dxa"/>
                <w:shd w:val="clear" w:color="auto" w:fill="D8D8D8" w:themeFill="background1" w:themeFillShade="D9"/>
                <w:vAlign w:val="top"/>
              </w:tcPr>
            </w:tcPrChange>
          </w:tcPr>
          <w:p w14:paraId="2655460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w:t>
            </w:r>
            <w:r>
              <w:rPr>
                <w:rFonts w:hint="eastAsia"/>
                <w:sz w:val="18"/>
                <w:szCs w:val="18"/>
                <w:lang w:val="en-US" w:eastAsia="zh-CN"/>
              </w:rPr>
              <w:t>8</w:t>
            </w:r>
            <w:r>
              <w:rPr>
                <w:rFonts w:hint="eastAsia"/>
                <w:sz w:val="18"/>
                <w:szCs w:val="18"/>
              </w:rPr>
              <w:t>000</w:t>
            </w:r>
            <w:ins w:id="958" w:author="LKY" w:date="2026-07-07T11:39:17Z">
              <w:r>
                <w:rPr>
                  <w:rFonts w:hint="eastAsia"/>
                  <w:sz w:val="18"/>
                  <w:szCs w:val="18"/>
                  <w:lang w:eastAsia="zh-CN"/>
                </w:rPr>
                <w:t>（</w:t>
              </w:r>
            </w:ins>
            <w:ins w:id="959" w:author="LKY" w:date="2026-07-07T11:39:17Z">
              <w:r>
                <w:rPr>
                  <w:rFonts w:hint="eastAsia"/>
                  <w:sz w:val="18"/>
                  <w:szCs w:val="18"/>
                  <w:lang w:val="en-US" w:eastAsia="zh-CN"/>
                </w:rPr>
                <w:t>可选</w:t>
              </w:r>
            </w:ins>
            <w:ins w:id="960" w:author="LKY" w:date="2026-07-07T11:39:17Z">
              <w:r>
                <w:rPr>
                  <w:rFonts w:hint="eastAsia"/>
                  <w:sz w:val="18"/>
                  <w:szCs w:val="18"/>
                  <w:lang w:eastAsia="zh-CN"/>
                </w:rPr>
                <w:t>）</w:t>
              </w:r>
            </w:ins>
          </w:p>
        </w:tc>
        <w:tc>
          <w:tcPr>
            <w:tcW w:w="1215" w:type="dxa"/>
            <w:shd w:val="clear" w:color="auto" w:fill="auto"/>
            <w:vAlign w:val="top"/>
            <w:tcPrChange w:id="961" w:author="LKY" w:date="2026-07-07T14:11:32Z">
              <w:tcPr>
                <w:tcW w:w="1210" w:type="dxa"/>
                <w:shd w:val="clear" w:color="auto" w:fill="auto"/>
                <w:vAlign w:val="top"/>
              </w:tcPr>
            </w:tcPrChange>
          </w:tcPr>
          <w:p w14:paraId="7458DB0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62" w:author="LKY" w:date="2026-07-07T14:11:32Z">
              <w:tcPr>
                <w:tcW w:w="970" w:type="dxa"/>
                <w:shd w:val="clear" w:color="auto" w:fill="auto"/>
                <w:vAlign w:val="top"/>
              </w:tcPr>
            </w:tcPrChange>
          </w:tcPr>
          <w:p w14:paraId="2B63CDC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63" w:author="LKY" w:date="2026-07-07T14:11:32Z">
              <w:tcPr>
                <w:tcW w:w="1040" w:type="dxa"/>
                <w:shd w:val="clear" w:color="auto" w:fill="auto"/>
                <w:vAlign w:val="top"/>
              </w:tcPr>
            </w:tcPrChange>
          </w:tcPr>
          <w:p w14:paraId="5E6BC51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64" w:author="LKY" w:date="2026-07-07T14:11:32Z">
              <w:tcPr>
                <w:tcW w:w="1230" w:type="dxa"/>
                <w:shd w:val="clear" w:color="auto" w:fill="auto"/>
                <w:vAlign w:val="top"/>
              </w:tcPr>
            </w:tcPrChange>
          </w:tcPr>
          <w:p w14:paraId="16EA2D4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0GB (Lite)</w:t>
            </w:r>
          </w:p>
        </w:tc>
        <w:tc>
          <w:tcPr>
            <w:tcW w:w="1080" w:type="dxa"/>
            <w:shd w:val="clear" w:color="auto" w:fill="auto"/>
            <w:vAlign w:val="top"/>
            <w:tcPrChange w:id="965" w:author="LKY" w:date="2026-07-07T14:11:32Z">
              <w:tcPr>
                <w:tcW w:w="1130" w:type="dxa"/>
                <w:shd w:val="clear" w:color="auto" w:fill="auto"/>
                <w:vAlign w:val="top"/>
              </w:tcPr>
            </w:tcPrChange>
          </w:tcPr>
          <w:p w14:paraId="3207BC1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8</w:t>
            </w:r>
            <w:r>
              <w:rPr>
                <w:rFonts w:hint="eastAsia"/>
                <w:sz w:val="18"/>
                <w:szCs w:val="18"/>
              </w:rPr>
              <w:t>GB</w:t>
            </w:r>
          </w:p>
        </w:tc>
        <w:tc>
          <w:tcPr>
            <w:tcW w:w="1206" w:type="dxa"/>
            <w:shd w:val="clear" w:color="auto" w:fill="auto"/>
            <w:vAlign w:val="top"/>
            <w:tcPrChange w:id="966" w:author="LKY" w:date="2026-07-07T14:11:32Z">
              <w:tcPr>
                <w:tcW w:w="1537" w:type="dxa"/>
                <w:shd w:val="clear" w:color="auto" w:fill="auto"/>
                <w:vAlign w:val="top"/>
              </w:tcPr>
            </w:tcPrChange>
          </w:tcPr>
          <w:p w14:paraId="21CCC0B3">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6591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67"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67" w:author="LKY" w:date="2026-07-07T14:11:32Z">
            <w:trPr>
              <w:jc w:val="right"/>
            </w:trPr>
          </w:trPrChange>
        </w:trPr>
        <w:tc>
          <w:tcPr>
            <w:tcW w:w="1941" w:type="dxa"/>
            <w:shd w:val="clear" w:color="auto" w:fill="D8D8D8" w:themeFill="background1" w:themeFillShade="D9"/>
            <w:vAlign w:val="top"/>
            <w:tcPrChange w:id="968" w:author="LKY" w:date="2026-07-07T14:11:32Z">
              <w:tcPr>
                <w:tcW w:w="1295" w:type="dxa"/>
                <w:shd w:val="clear" w:color="auto" w:fill="D8D8D8" w:themeFill="background1" w:themeFillShade="D9"/>
                <w:vAlign w:val="top"/>
              </w:tcPr>
            </w:tcPrChange>
          </w:tcPr>
          <w:p w14:paraId="5719A2A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w:t>
            </w:r>
            <w:r>
              <w:rPr>
                <w:rFonts w:hint="eastAsia"/>
                <w:sz w:val="18"/>
                <w:szCs w:val="18"/>
                <w:lang w:val="en-US" w:eastAsia="zh-CN"/>
              </w:rPr>
              <w:t>8</w:t>
            </w:r>
            <w:r>
              <w:rPr>
                <w:rFonts w:hint="eastAsia"/>
                <w:sz w:val="18"/>
                <w:szCs w:val="18"/>
              </w:rPr>
              <w:t>0</w:t>
            </w:r>
            <w:r>
              <w:rPr>
                <w:rFonts w:hint="eastAsia"/>
                <w:sz w:val="18"/>
                <w:szCs w:val="18"/>
                <w:lang w:val="en-US" w:eastAsia="zh-CN"/>
              </w:rPr>
              <w:t>16</w:t>
            </w:r>
            <w:ins w:id="969" w:author="LKY" w:date="2026-07-07T11:39:16Z">
              <w:r>
                <w:rPr>
                  <w:rFonts w:hint="eastAsia"/>
                  <w:sz w:val="18"/>
                  <w:szCs w:val="18"/>
                  <w:lang w:eastAsia="zh-CN"/>
                </w:rPr>
                <w:t>（</w:t>
              </w:r>
            </w:ins>
            <w:ins w:id="970" w:author="LKY" w:date="2026-07-07T11:39:16Z">
              <w:r>
                <w:rPr>
                  <w:rFonts w:hint="eastAsia"/>
                  <w:sz w:val="18"/>
                  <w:szCs w:val="18"/>
                  <w:lang w:val="en-US" w:eastAsia="zh-CN"/>
                </w:rPr>
                <w:t>可选</w:t>
              </w:r>
            </w:ins>
            <w:ins w:id="971" w:author="LKY" w:date="2026-07-07T11:39:16Z">
              <w:r>
                <w:rPr>
                  <w:rFonts w:hint="eastAsia"/>
                  <w:sz w:val="18"/>
                  <w:szCs w:val="18"/>
                  <w:lang w:eastAsia="zh-CN"/>
                </w:rPr>
                <w:t>）</w:t>
              </w:r>
            </w:ins>
          </w:p>
        </w:tc>
        <w:tc>
          <w:tcPr>
            <w:tcW w:w="1215" w:type="dxa"/>
            <w:shd w:val="clear" w:color="auto" w:fill="auto"/>
            <w:vAlign w:val="top"/>
            <w:tcPrChange w:id="972" w:author="LKY" w:date="2026-07-07T14:11:32Z">
              <w:tcPr>
                <w:tcW w:w="1210" w:type="dxa"/>
                <w:shd w:val="clear" w:color="auto" w:fill="auto"/>
                <w:vAlign w:val="top"/>
              </w:tcPr>
            </w:tcPrChange>
          </w:tcPr>
          <w:p w14:paraId="1444632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73" w:author="LKY" w:date="2026-07-07T14:11:32Z">
              <w:tcPr>
                <w:tcW w:w="970" w:type="dxa"/>
                <w:shd w:val="clear" w:color="auto" w:fill="auto"/>
                <w:vAlign w:val="top"/>
              </w:tcPr>
            </w:tcPrChange>
          </w:tcPr>
          <w:p w14:paraId="61433C4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74" w:author="LKY" w:date="2026-07-07T14:11:32Z">
              <w:tcPr>
                <w:tcW w:w="1040" w:type="dxa"/>
                <w:shd w:val="clear" w:color="auto" w:fill="auto"/>
                <w:vAlign w:val="top"/>
              </w:tcPr>
            </w:tcPrChange>
          </w:tcPr>
          <w:p w14:paraId="23FCFB3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75" w:author="LKY" w:date="2026-07-07T14:11:32Z">
              <w:tcPr>
                <w:tcW w:w="1230" w:type="dxa"/>
                <w:shd w:val="clear" w:color="auto" w:fill="auto"/>
                <w:vAlign w:val="top"/>
              </w:tcPr>
            </w:tcPrChange>
          </w:tcPr>
          <w:p w14:paraId="7C8E88C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16GB</w:t>
            </w:r>
          </w:p>
        </w:tc>
        <w:tc>
          <w:tcPr>
            <w:tcW w:w="1080" w:type="dxa"/>
            <w:shd w:val="clear" w:color="auto" w:fill="auto"/>
            <w:vAlign w:val="top"/>
            <w:tcPrChange w:id="976" w:author="LKY" w:date="2026-07-07T14:11:32Z">
              <w:tcPr>
                <w:tcW w:w="1130" w:type="dxa"/>
                <w:shd w:val="clear" w:color="auto" w:fill="auto"/>
                <w:vAlign w:val="top"/>
              </w:tcPr>
            </w:tcPrChange>
          </w:tcPr>
          <w:p w14:paraId="01555FF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8</w:t>
            </w:r>
            <w:r>
              <w:rPr>
                <w:rFonts w:hint="eastAsia"/>
                <w:sz w:val="18"/>
                <w:szCs w:val="18"/>
              </w:rPr>
              <w:t>GB</w:t>
            </w:r>
          </w:p>
        </w:tc>
        <w:tc>
          <w:tcPr>
            <w:tcW w:w="1206" w:type="dxa"/>
            <w:shd w:val="clear" w:color="auto" w:fill="auto"/>
            <w:vAlign w:val="top"/>
            <w:tcPrChange w:id="977" w:author="LKY" w:date="2026-07-07T14:11:32Z">
              <w:tcPr>
                <w:tcW w:w="1537" w:type="dxa"/>
                <w:shd w:val="clear" w:color="auto" w:fill="auto"/>
                <w:vAlign w:val="top"/>
              </w:tcPr>
            </w:tcPrChange>
          </w:tcPr>
          <w:p w14:paraId="06B35B4B">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4176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78"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78" w:author="LKY" w:date="2026-07-07T14:11:32Z">
            <w:trPr>
              <w:jc w:val="right"/>
            </w:trPr>
          </w:trPrChange>
        </w:trPr>
        <w:tc>
          <w:tcPr>
            <w:tcW w:w="1941" w:type="dxa"/>
            <w:shd w:val="clear" w:color="auto" w:fill="D8D8D8" w:themeFill="background1" w:themeFillShade="D9"/>
            <w:vAlign w:val="top"/>
            <w:tcPrChange w:id="979" w:author="LKY" w:date="2026-07-07T14:11:32Z">
              <w:tcPr>
                <w:tcW w:w="1295" w:type="dxa"/>
                <w:shd w:val="clear" w:color="auto" w:fill="D8D8D8" w:themeFill="background1" w:themeFillShade="D9"/>
                <w:vAlign w:val="top"/>
              </w:tcPr>
            </w:tcPrChange>
          </w:tcPr>
          <w:p w14:paraId="7E95FEA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w:t>
            </w:r>
            <w:r>
              <w:rPr>
                <w:rFonts w:hint="eastAsia"/>
                <w:sz w:val="18"/>
                <w:szCs w:val="18"/>
              </w:rPr>
              <w:t>0</w:t>
            </w:r>
            <w:r>
              <w:rPr>
                <w:rFonts w:hint="eastAsia"/>
                <w:sz w:val="18"/>
                <w:szCs w:val="18"/>
                <w:lang w:val="en-US" w:eastAsia="zh-CN"/>
              </w:rPr>
              <w:t>8</w:t>
            </w:r>
            <w:r>
              <w:rPr>
                <w:rFonts w:hint="eastAsia"/>
                <w:sz w:val="18"/>
                <w:szCs w:val="18"/>
              </w:rPr>
              <w:t>0</w:t>
            </w:r>
            <w:r>
              <w:rPr>
                <w:rFonts w:hint="eastAsia"/>
                <w:sz w:val="18"/>
                <w:szCs w:val="18"/>
                <w:lang w:val="en-US" w:eastAsia="zh-CN"/>
              </w:rPr>
              <w:t>32</w:t>
            </w:r>
            <w:ins w:id="980" w:author="LKY" w:date="2026-07-07T11:39:14Z">
              <w:r>
                <w:rPr>
                  <w:rFonts w:hint="eastAsia"/>
                  <w:sz w:val="18"/>
                  <w:szCs w:val="18"/>
                  <w:lang w:eastAsia="zh-CN"/>
                </w:rPr>
                <w:t>（</w:t>
              </w:r>
            </w:ins>
            <w:ins w:id="981" w:author="LKY" w:date="2026-07-07T11:39:14Z">
              <w:r>
                <w:rPr>
                  <w:rFonts w:hint="eastAsia"/>
                  <w:sz w:val="18"/>
                  <w:szCs w:val="18"/>
                  <w:lang w:val="en-US" w:eastAsia="zh-CN"/>
                </w:rPr>
                <w:t>可选</w:t>
              </w:r>
            </w:ins>
            <w:ins w:id="982" w:author="LKY" w:date="2026-07-07T11:39:14Z">
              <w:r>
                <w:rPr>
                  <w:rFonts w:hint="eastAsia"/>
                  <w:sz w:val="18"/>
                  <w:szCs w:val="18"/>
                  <w:lang w:eastAsia="zh-CN"/>
                </w:rPr>
                <w:t>）</w:t>
              </w:r>
            </w:ins>
          </w:p>
        </w:tc>
        <w:tc>
          <w:tcPr>
            <w:tcW w:w="1215" w:type="dxa"/>
            <w:shd w:val="clear" w:color="auto" w:fill="auto"/>
            <w:vAlign w:val="top"/>
            <w:tcPrChange w:id="983" w:author="LKY" w:date="2026-07-07T14:11:32Z">
              <w:tcPr>
                <w:tcW w:w="1210" w:type="dxa"/>
                <w:shd w:val="clear" w:color="auto" w:fill="auto"/>
                <w:vAlign w:val="top"/>
              </w:tcPr>
            </w:tcPrChange>
          </w:tcPr>
          <w:p w14:paraId="6156595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84" w:author="LKY" w:date="2026-07-07T14:11:32Z">
              <w:tcPr>
                <w:tcW w:w="970" w:type="dxa"/>
                <w:shd w:val="clear" w:color="auto" w:fill="auto"/>
                <w:vAlign w:val="top"/>
              </w:tcPr>
            </w:tcPrChange>
          </w:tcPr>
          <w:p w14:paraId="7F7AFE4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85" w:author="LKY" w:date="2026-07-07T14:11:32Z">
              <w:tcPr>
                <w:tcW w:w="1040" w:type="dxa"/>
                <w:shd w:val="clear" w:color="auto" w:fill="auto"/>
                <w:vAlign w:val="top"/>
              </w:tcPr>
            </w:tcPrChange>
          </w:tcPr>
          <w:p w14:paraId="542D06E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86" w:author="LKY" w:date="2026-07-07T14:11:32Z">
              <w:tcPr>
                <w:tcW w:w="1230" w:type="dxa"/>
                <w:shd w:val="clear" w:color="auto" w:fill="auto"/>
                <w:vAlign w:val="top"/>
              </w:tcPr>
            </w:tcPrChange>
          </w:tcPr>
          <w:p w14:paraId="19B1570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32</w:t>
            </w:r>
            <w:r>
              <w:rPr>
                <w:rFonts w:hint="eastAsia"/>
                <w:sz w:val="18"/>
                <w:szCs w:val="18"/>
              </w:rPr>
              <w:t>GB</w:t>
            </w:r>
          </w:p>
        </w:tc>
        <w:tc>
          <w:tcPr>
            <w:tcW w:w="1080" w:type="dxa"/>
            <w:shd w:val="clear" w:color="auto" w:fill="auto"/>
            <w:vAlign w:val="top"/>
            <w:tcPrChange w:id="987" w:author="LKY" w:date="2026-07-07T14:11:32Z">
              <w:tcPr>
                <w:tcW w:w="1130" w:type="dxa"/>
                <w:shd w:val="clear" w:color="auto" w:fill="auto"/>
                <w:vAlign w:val="top"/>
              </w:tcPr>
            </w:tcPrChange>
          </w:tcPr>
          <w:p w14:paraId="38F3930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8</w:t>
            </w:r>
            <w:r>
              <w:rPr>
                <w:rFonts w:hint="eastAsia"/>
                <w:sz w:val="18"/>
                <w:szCs w:val="18"/>
              </w:rPr>
              <w:t>GB</w:t>
            </w:r>
          </w:p>
        </w:tc>
        <w:tc>
          <w:tcPr>
            <w:tcW w:w="1206" w:type="dxa"/>
            <w:shd w:val="clear" w:color="auto" w:fill="auto"/>
            <w:vAlign w:val="top"/>
            <w:tcPrChange w:id="988" w:author="LKY" w:date="2026-07-07T14:11:32Z">
              <w:tcPr>
                <w:tcW w:w="1537" w:type="dxa"/>
                <w:shd w:val="clear" w:color="auto" w:fill="auto"/>
                <w:vAlign w:val="top"/>
              </w:tcPr>
            </w:tcPrChange>
          </w:tcPr>
          <w:p w14:paraId="796DA892">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936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89"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989" w:author="LKY" w:date="2026-07-07T14:11:32Z">
            <w:trPr>
              <w:jc w:val="right"/>
            </w:trPr>
          </w:trPrChange>
        </w:trPr>
        <w:tc>
          <w:tcPr>
            <w:tcW w:w="1941" w:type="dxa"/>
            <w:shd w:val="clear" w:color="auto" w:fill="D8D8D8" w:themeFill="background1" w:themeFillShade="D9"/>
            <w:vAlign w:val="top"/>
            <w:tcPrChange w:id="990" w:author="LKY" w:date="2026-07-07T14:11:32Z">
              <w:tcPr>
                <w:tcW w:w="1295" w:type="dxa"/>
                <w:shd w:val="clear" w:color="auto" w:fill="D8D8D8" w:themeFill="background1" w:themeFillShade="D9"/>
                <w:vAlign w:val="top"/>
              </w:tcPr>
            </w:tcPrChange>
          </w:tcPr>
          <w:p w14:paraId="05D9547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108</w:t>
            </w:r>
            <w:r>
              <w:rPr>
                <w:rFonts w:hint="eastAsia"/>
                <w:sz w:val="18"/>
                <w:szCs w:val="18"/>
              </w:rPr>
              <w:t>0</w:t>
            </w:r>
            <w:r>
              <w:rPr>
                <w:rFonts w:hint="eastAsia"/>
                <w:sz w:val="18"/>
                <w:szCs w:val="18"/>
                <w:lang w:val="en-US" w:eastAsia="zh-CN"/>
              </w:rPr>
              <w:t>64</w:t>
            </w:r>
            <w:ins w:id="991" w:author="LKY" w:date="2026-07-07T11:39:06Z">
              <w:r>
                <w:rPr>
                  <w:rFonts w:hint="eastAsia"/>
                  <w:sz w:val="18"/>
                  <w:szCs w:val="18"/>
                  <w:lang w:eastAsia="zh-CN"/>
                </w:rPr>
                <w:t>（</w:t>
              </w:r>
            </w:ins>
            <w:ins w:id="992" w:author="LKY" w:date="2026-07-07T11:39:06Z">
              <w:r>
                <w:rPr>
                  <w:rFonts w:hint="eastAsia"/>
                  <w:sz w:val="18"/>
                  <w:szCs w:val="18"/>
                  <w:lang w:val="en-US" w:eastAsia="zh-CN"/>
                </w:rPr>
                <w:t>可选</w:t>
              </w:r>
            </w:ins>
            <w:ins w:id="993" w:author="LKY" w:date="2026-07-07T11:39:06Z">
              <w:r>
                <w:rPr>
                  <w:rFonts w:hint="eastAsia"/>
                  <w:sz w:val="18"/>
                  <w:szCs w:val="18"/>
                  <w:lang w:eastAsia="zh-CN"/>
                </w:rPr>
                <w:t>）</w:t>
              </w:r>
            </w:ins>
          </w:p>
        </w:tc>
        <w:tc>
          <w:tcPr>
            <w:tcW w:w="1215" w:type="dxa"/>
            <w:shd w:val="clear" w:color="auto" w:fill="auto"/>
            <w:vAlign w:val="top"/>
            <w:tcPrChange w:id="994" w:author="LKY" w:date="2026-07-07T14:11:32Z">
              <w:tcPr>
                <w:tcW w:w="1210" w:type="dxa"/>
                <w:shd w:val="clear" w:color="auto" w:fill="auto"/>
                <w:vAlign w:val="top"/>
              </w:tcPr>
            </w:tcPrChange>
          </w:tcPr>
          <w:p w14:paraId="2871BFA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995" w:author="LKY" w:date="2026-07-07T14:11:32Z">
              <w:tcPr>
                <w:tcW w:w="970" w:type="dxa"/>
                <w:shd w:val="clear" w:color="auto" w:fill="auto"/>
                <w:vAlign w:val="top"/>
              </w:tcPr>
            </w:tcPrChange>
          </w:tcPr>
          <w:p w14:paraId="01261F7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996" w:author="LKY" w:date="2026-07-07T14:11:32Z">
              <w:tcPr>
                <w:tcW w:w="1040" w:type="dxa"/>
                <w:shd w:val="clear" w:color="auto" w:fill="auto"/>
                <w:vAlign w:val="top"/>
              </w:tcPr>
            </w:tcPrChange>
          </w:tcPr>
          <w:p w14:paraId="7CDEC9C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997" w:author="LKY" w:date="2026-07-07T14:11:32Z">
              <w:tcPr>
                <w:tcW w:w="1230" w:type="dxa"/>
                <w:shd w:val="clear" w:color="auto" w:fill="auto"/>
                <w:vAlign w:val="top"/>
              </w:tcPr>
            </w:tcPrChange>
          </w:tcPr>
          <w:p w14:paraId="4471445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64</w:t>
            </w:r>
            <w:r>
              <w:rPr>
                <w:rFonts w:hint="eastAsia"/>
                <w:sz w:val="18"/>
                <w:szCs w:val="18"/>
              </w:rPr>
              <w:t>GB</w:t>
            </w:r>
          </w:p>
        </w:tc>
        <w:tc>
          <w:tcPr>
            <w:tcW w:w="1080" w:type="dxa"/>
            <w:shd w:val="clear" w:color="auto" w:fill="auto"/>
            <w:vAlign w:val="top"/>
            <w:tcPrChange w:id="998" w:author="LKY" w:date="2026-07-07T14:11:32Z">
              <w:tcPr>
                <w:tcW w:w="1130" w:type="dxa"/>
                <w:shd w:val="clear" w:color="auto" w:fill="auto"/>
                <w:vAlign w:val="top"/>
              </w:tcPr>
            </w:tcPrChange>
          </w:tcPr>
          <w:p w14:paraId="7AC675D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8</w:t>
            </w:r>
            <w:r>
              <w:rPr>
                <w:rFonts w:hint="eastAsia"/>
                <w:sz w:val="18"/>
                <w:szCs w:val="18"/>
              </w:rPr>
              <w:t>GB</w:t>
            </w:r>
          </w:p>
        </w:tc>
        <w:tc>
          <w:tcPr>
            <w:tcW w:w="1206" w:type="dxa"/>
            <w:shd w:val="clear" w:color="auto" w:fill="auto"/>
            <w:vAlign w:val="top"/>
            <w:tcPrChange w:id="999" w:author="LKY" w:date="2026-07-07T14:11:32Z">
              <w:tcPr>
                <w:tcW w:w="1537" w:type="dxa"/>
                <w:shd w:val="clear" w:color="auto" w:fill="auto"/>
                <w:vAlign w:val="top"/>
              </w:tcPr>
            </w:tcPrChange>
          </w:tcPr>
          <w:p w14:paraId="5AB6A94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71F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00"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1000" w:author="LKY" w:date="2026-07-07T14:11:32Z">
            <w:trPr>
              <w:jc w:val="right"/>
            </w:trPr>
          </w:trPrChange>
        </w:trPr>
        <w:tc>
          <w:tcPr>
            <w:tcW w:w="1941" w:type="dxa"/>
            <w:shd w:val="clear" w:color="auto" w:fill="D8D8D8" w:themeFill="background1" w:themeFillShade="D9"/>
            <w:vAlign w:val="top"/>
            <w:tcPrChange w:id="1001" w:author="LKY" w:date="2026-07-07T14:11:32Z">
              <w:tcPr>
                <w:tcW w:w="1295" w:type="dxa"/>
                <w:shd w:val="clear" w:color="auto" w:fill="D8D8D8" w:themeFill="background1" w:themeFillShade="D9"/>
                <w:vAlign w:val="top"/>
              </w:tcPr>
            </w:tcPrChange>
          </w:tcPr>
          <w:p w14:paraId="79782FE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116</w:t>
            </w:r>
            <w:r>
              <w:rPr>
                <w:rFonts w:hint="eastAsia"/>
                <w:sz w:val="18"/>
                <w:szCs w:val="18"/>
              </w:rPr>
              <w:t>000</w:t>
            </w:r>
            <w:ins w:id="1002" w:author="LKY" w:date="2026-07-07T11:39:04Z">
              <w:r>
                <w:rPr>
                  <w:rFonts w:hint="eastAsia"/>
                  <w:sz w:val="18"/>
                  <w:szCs w:val="18"/>
                  <w:lang w:eastAsia="zh-CN"/>
                </w:rPr>
                <w:t>（</w:t>
              </w:r>
            </w:ins>
            <w:ins w:id="1003" w:author="LKY" w:date="2026-07-07T11:39:04Z">
              <w:r>
                <w:rPr>
                  <w:rFonts w:hint="eastAsia"/>
                  <w:sz w:val="18"/>
                  <w:szCs w:val="18"/>
                  <w:lang w:val="en-US" w:eastAsia="zh-CN"/>
                </w:rPr>
                <w:t>可选</w:t>
              </w:r>
            </w:ins>
            <w:ins w:id="1004" w:author="LKY" w:date="2026-07-07T11:39:04Z">
              <w:r>
                <w:rPr>
                  <w:rFonts w:hint="eastAsia"/>
                  <w:sz w:val="18"/>
                  <w:szCs w:val="18"/>
                  <w:lang w:eastAsia="zh-CN"/>
                </w:rPr>
                <w:t>）</w:t>
              </w:r>
            </w:ins>
          </w:p>
        </w:tc>
        <w:tc>
          <w:tcPr>
            <w:tcW w:w="1215" w:type="dxa"/>
            <w:shd w:val="clear" w:color="auto" w:fill="auto"/>
            <w:vAlign w:val="top"/>
            <w:tcPrChange w:id="1005" w:author="LKY" w:date="2026-07-07T14:11:32Z">
              <w:tcPr>
                <w:tcW w:w="1210" w:type="dxa"/>
                <w:shd w:val="clear" w:color="auto" w:fill="auto"/>
                <w:vAlign w:val="top"/>
              </w:tcPr>
            </w:tcPrChange>
          </w:tcPr>
          <w:p w14:paraId="4CC0CD4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1006" w:author="LKY" w:date="2026-07-07T14:11:32Z">
              <w:tcPr>
                <w:tcW w:w="970" w:type="dxa"/>
                <w:shd w:val="clear" w:color="auto" w:fill="auto"/>
                <w:vAlign w:val="top"/>
              </w:tcPr>
            </w:tcPrChange>
          </w:tcPr>
          <w:p w14:paraId="7848398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1007" w:author="LKY" w:date="2026-07-07T14:11:32Z">
              <w:tcPr>
                <w:tcW w:w="1040" w:type="dxa"/>
                <w:shd w:val="clear" w:color="auto" w:fill="auto"/>
                <w:vAlign w:val="top"/>
              </w:tcPr>
            </w:tcPrChange>
          </w:tcPr>
          <w:p w14:paraId="709637B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1008" w:author="LKY" w:date="2026-07-07T14:11:32Z">
              <w:tcPr>
                <w:tcW w:w="1230" w:type="dxa"/>
                <w:shd w:val="clear" w:color="auto" w:fill="auto"/>
                <w:vAlign w:val="top"/>
              </w:tcPr>
            </w:tcPrChange>
          </w:tcPr>
          <w:p w14:paraId="45236D2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0GB (Lite)</w:t>
            </w:r>
          </w:p>
        </w:tc>
        <w:tc>
          <w:tcPr>
            <w:tcW w:w="1080" w:type="dxa"/>
            <w:shd w:val="clear" w:color="auto" w:fill="auto"/>
            <w:vAlign w:val="top"/>
            <w:tcPrChange w:id="1009" w:author="LKY" w:date="2026-07-07T14:11:32Z">
              <w:tcPr>
                <w:tcW w:w="1130" w:type="dxa"/>
                <w:shd w:val="clear" w:color="auto" w:fill="auto"/>
                <w:vAlign w:val="top"/>
              </w:tcPr>
            </w:tcPrChange>
          </w:tcPr>
          <w:p w14:paraId="4545CDC3">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16</w:t>
            </w:r>
            <w:r>
              <w:rPr>
                <w:rFonts w:hint="eastAsia"/>
                <w:sz w:val="18"/>
                <w:szCs w:val="18"/>
              </w:rPr>
              <w:t>GB</w:t>
            </w:r>
          </w:p>
        </w:tc>
        <w:tc>
          <w:tcPr>
            <w:tcW w:w="1206" w:type="dxa"/>
            <w:shd w:val="clear" w:color="auto" w:fill="auto"/>
            <w:vAlign w:val="top"/>
            <w:tcPrChange w:id="1010" w:author="LKY" w:date="2026-07-07T14:11:32Z">
              <w:tcPr>
                <w:tcW w:w="1537" w:type="dxa"/>
                <w:shd w:val="clear" w:color="auto" w:fill="auto"/>
                <w:vAlign w:val="top"/>
              </w:tcPr>
            </w:tcPrChange>
          </w:tcPr>
          <w:p w14:paraId="1A786EC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3657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11"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1011" w:author="LKY" w:date="2026-07-07T14:11:32Z">
            <w:trPr>
              <w:jc w:val="right"/>
            </w:trPr>
          </w:trPrChange>
        </w:trPr>
        <w:tc>
          <w:tcPr>
            <w:tcW w:w="1941" w:type="dxa"/>
            <w:shd w:val="clear" w:color="auto" w:fill="D8D8D8" w:themeFill="background1" w:themeFillShade="D9"/>
            <w:vAlign w:val="top"/>
            <w:tcPrChange w:id="1012" w:author="LKY" w:date="2026-07-07T14:11:32Z">
              <w:tcPr>
                <w:tcW w:w="1295" w:type="dxa"/>
                <w:shd w:val="clear" w:color="auto" w:fill="D8D8D8" w:themeFill="background1" w:themeFillShade="D9"/>
                <w:vAlign w:val="top"/>
              </w:tcPr>
            </w:tcPrChange>
          </w:tcPr>
          <w:p w14:paraId="7F68773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116</w:t>
            </w:r>
            <w:r>
              <w:rPr>
                <w:rFonts w:hint="eastAsia"/>
                <w:sz w:val="18"/>
                <w:szCs w:val="18"/>
              </w:rPr>
              <w:t>0</w:t>
            </w:r>
            <w:r>
              <w:rPr>
                <w:rFonts w:hint="eastAsia"/>
                <w:sz w:val="18"/>
                <w:szCs w:val="18"/>
                <w:lang w:val="en-US" w:eastAsia="zh-CN"/>
              </w:rPr>
              <w:t>16</w:t>
            </w:r>
            <w:ins w:id="1013" w:author="LKY" w:date="2026-07-07T11:39:02Z">
              <w:r>
                <w:rPr>
                  <w:rFonts w:hint="eastAsia"/>
                  <w:sz w:val="18"/>
                  <w:szCs w:val="18"/>
                  <w:lang w:eastAsia="zh-CN"/>
                </w:rPr>
                <w:t>（</w:t>
              </w:r>
            </w:ins>
            <w:ins w:id="1014" w:author="LKY" w:date="2026-07-07T11:39:02Z">
              <w:r>
                <w:rPr>
                  <w:rFonts w:hint="eastAsia"/>
                  <w:sz w:val="18"/>
                  <w:szCs w:val="18"/>
                  <w:lang w:val="en-US" w:eastAsia="zh-CN"/>
                </w:rPr>
                <w:t>可选</w:t>
              </w:r>
            </w:ins>
            <w:ins w:id="1015" w:author="LKY" w:date="2026-07-07T11:39:02Z">
              <w:r>
                <w:rPr>
                  <w:rFonts w:hint="eastAsia"/>
                  <w:sz w:val="18"/>
                  <w:szCs w:val="18"/>
                  <w:lang w:eastAsia="zh-CN"/>
                </w:rPr>
                <w:t>）</w:t>
              </w:r>
            </w:ins>
          </w:p>
        </w:tc>
        <w:tc>
          <w:tcPr>
            <w:tcW w:w="1215" w:type="dxa"/>
            <w:shd w:val="clear" w:color="auto" w:fill="auto"/>
            <w:vAlign w:val="top"/>
            <w:tcPrChange w:id="1016" w:author="LKY" w:date="2026-07-07T14:11:32Z">
              <w:tcPr>
                <w:tcW w:w="1210" w:type="dxa"/>
                <w:shd w:val="clear" w:color="auto" w:fill="auto"/>
                <w:vAlign w:val="top"/>
              </w:tcPr>
            </w:tcPrChange>
          </w:tcPr>
          <w:p w14:paraId="5ACCA73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1017" w:author="LKY" w:date="2026-07-07T14:11:32Z">
              <w:tcPr>
                <w:tcW w:w="970" w:type="dxa"/>
                <w:shd w:val="clear" w:color="auto" w:fill="auto"/>
                <w:vAlign w:val="top"/>
              </w:tcPr>
            </w:tcPrChange>
          </w:tcPr>
          <w:p w14:paraId="0F96739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1018" w:author="LKY" w:date="2026-07-07T14:11:32Z">
              <w:tcPr>
                <w:tcW w:w="1040" w:type="dxa"/>
                <w:shd w:val="clear" w:color="auto" w:fill="auto"/>
                <w:vAlign w:val="top"/>
              </w:tcPr>
            </w:tcPrChange>
          </w:tcPr>
          <w:p w14:paraId="4F38E8C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1019" w:author="LKY" w:date="2026-07-07T14:11:32Z">
              <w:tcPr>
                <w:tcW w:w="1230" w:type="dxa"/>
                <w:shd w:val="clear" w:color="auto" w:fill="auto"/>
                <w:vAlign w:val="top"/>
              </w:tcPr>
            </w:tcPrChange>
          </w:tcPr>
          <w:p w14:paraId="59AB2F5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16GB</w:t>
            </w:r>
          </w:p>
        </w:tc>
        <w:tc>
          <w:tcPr>
            <w:tcW w:w="1080" w:type="dxa"/>
            <w:shd w:val="clear" w:color="auto" w:fill="auto"/>
            <w:vAlign w:val="top"/>
            <w:tcPrChange w:id="1020" w:author="LKY" w:date="2026-07-07T14:11:32Z">
              <w:tcPr>
                <w:tcW w:w="1130" w:type="dxa"/>
                <w:shd w:val="clear" w:color="auto" w:fill="auto"/>
                <w:vAlign w:val="top"/>
              </w:tcPr>
            </w:tcPrChange>
          </w:tcPr>
          <w:p w14:paraId="0FA70EB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16</w:t>
            </w:r>
            <w:r>
              <w:rPr>
                <w:rFonts w:hint="eastAsia"/>
                <w:sz w:val="18"/>
                <w:szCs w:val="18"/>
              </w:rPr>
              <w:t>GB</w:t>
            </w:r>
          </w:p>
        </w:tc>
        <w:tc>
          <w:tcPr>
            <w:tcW w:w="1206" w:type="dxa"/>
            <w:shd w:val="clear" w:color="auto" w:fill="auto"/>
            <w:vAlign w:val="top"/>
            <w:tcPrChange w:id="1021" w:author="LKY" w:date="2026-07-07T14:11:32Z">
              <w:tcPr>
                <w:tcW w:w="1537" w:type="dxa"/>
                <w:shd w:val="clear" w:color="auto" w:fill="auto"/>
                <w:vAlign w:val="top"/>
              </w:tcPr>
            </w:tcPrChange>
          </w:tcPr>
          <w:p w14:paraId="77DE1546">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785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22"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1022" w:author="LKY" w:date="2026-07-07T14:11:32Z">
            <w:trPr>
              <w:jc w:val="right"/>
            </w:trPr>
          </w:trPrChange>
        </w:trPr>
        <w:tc>
          <w:tcPr>
            <w:tcW w:w="1941" w:type="dxa"/>
            <w:shd w:val="clear" w:color="auto" w:fill="D8D8D8" w:themeFill="background1" w:themeFillShade="D9"/>
            <w:vAlign w:val="top"/>
            <w:tcPrChange w:id="1023" w:author="LKY" w:date="2026-07-07T14:11:32Z">
              <w:tcPr>
                <w:tcW w:w="1295" w:type="dxa"/>
                <w:shd w:val="clear" w:color="auto" w:fill="D8D8D8" w:themeFill="background1" w:themeFillShade="D9"/>
                <w:vAlign w:val="top"/>
              </w:tcPr>
            </w:tcPrChange>
          </w:tcPr>
          <w:p w14:paraId="109FCE0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116</w:t>
            </w:r>
            <w:r>
              <w:rPr>
                <w:rFonts w:hint="eastAsia"/>
                <w:sz w:val="18"/>
                <w:szCs w:val="18"/>
              </w:rPr>
              <w:t>0</w:t>
            </w:r>
            <w:r>
              <w:rPr>
                <w:rFonts w:hint="eastAsia"/>
                <w:sz w:val="18"/>
                <w:szCs w:val="18"/>
                <w:lang w:val="en-US" w:eastAsia="zh-CN"/>
              </w:rPr>
              <w:t>32</w:t>
            </w:r>
            <w:ins w:id="1024" w:author="LKY" w:date="2026-07-07T11:38:36Z">
              <w:r>
                <w:rPr>
                  <w:rFonts w:hint="eastAsia"/>
                  <w:sz w:val="18"/>
                  <w:szCs w:val="18"/>
                  <w:lang w:eastAsia="zh-CN"/>
                </w:rPr>
                <w:t>（</w:t>
              </w:r>
            </w:ins>
            <w:ins w:id="1025" w:author="LKY" w:date="2026-07-07T11:38:36Z">
              <w:r>
                <w:rPr>
                  <w:rFonts w:hint="eastAsia"/>
                  <w:sz w:val="18"/>
                  <w:szCs w:val="18"/>
                  <w:lang w:val="en-US" w:eastAsia="zh-CN"/>
                </w:rPr>
                <w:t>可选</w:t>
              </w:r>
            </w:ins>
            <w:ins w:id="1026" w:author="LKY" w:date="2026-07-07T11:38:36Z">
              <w:r>
                <w:rPr>
                  <w:rFonts w:hint="eastAsia"/>
                  <w:sz w:val="18"/>
                  <w:szCs w:val="18"/>
                  <w:lang w:eastAsia="zh-CN"/>
                </w:rPr>
                <w:t>）</w:t>
              </w:r>
            </w:ins>
          </w:p>
        </w:tc>
        <w:tc>
          <w:tcPr>
            <w:tcW w:w="1215" w:type="dxa"/>
            <w:shd w:val="clear" w:color="auto" w:fill="auto"/>
            <w:vAlign w:val="top"/>
            <w:tcPrChange w:id="1027" w:author="LKY" w:date="2026-07-07T14:11:32Z">
              <w:tcPr>
                <w:tcW w:w="1210" w:type="dxa"/>
                <w:shd w:val="clear" w:color="auto" w:fill="auto"/>
                <w:vAlign w:val="top"/>
              </w:tcPr>
            </w:tcPrChange>
          </w:tcPr>
          <w:p w14:paraId="3EEB46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1028" w:author="LKY" w:date="2026-07-07T14:11:32Z">
              <w:tcPr>
                <w:tcW w:w="970" w:type="dxa"/>
                <w:shd w:val="clear" w:color="auto" w:fill="auto"/>
                <w:vAlign w:val="top"/>
              </w:tcPr>
            </w:tcPrChange>
          </w:tcPr>
          <w:p w14:paraId="62880FC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1029" w:author="LKY" w:date="2026-07-07T14:11:32Z">
              <w:tcPr>
                <w:tcW w:w="1040" w:type="dxa"/>
                <w:shd w:val="clear" w:color="auto" w:fill="auto"/>
                <w:vAlign w:val="top"/>
              </w:tcPr>
            </w:tcPrChange>
          </w:tcPr>
          <w:p w14:paraId="3548D76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1030" w:author="LKY" w:date="2026-07-07T14:11:32Z">
              <w:tcPr>
                <w:tcW w:w="1230" w:type="dxa"/>
                <w:shd w:val="clear" w:color="auto" w:fill="auto"/>
                <w:vAlign w:val="top"/>
              </w:tcPr>
            </w:tcPrChange>
          </w:tcPr>
          <w:p w14:paraId="21B8997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32</w:t>
            </w:r>
            <w:r>
              <w:rPr>
                <w:rFonts w:hint="eastAsia"/>
                <w:sz w:val="18"/>
                <w:szCs w:val="18"/>
              </w:rPr>
              <w:t>GB</w:t>
            </w:r>
          </w:p>
        </w:tc>
        <w:tc>
          <w:tcPr>
            <w:tcW w:w="1080" w:type="dxa"/>
            <w:shd w:val="clear" w:color="auto" w:fill="auto"/>
            <w:vAlign w:val="top"/>
            <w:tcPrChange w:id="1031" w:author="LKY" w:date="2026-07-07T14:11:32Z">
              <w:tcPr>
                <w:tcW w:w="1130" w:type="dxa"/>
                <w:shd w:val="clear" w:color="auto" w:fill="auto"/>
                <w:vAlign w:val="top"/>
              </w:tcPr>
            </w:tcPrChange>
          </w:tcPr>
          <w:p w14:paraId="2470B34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16</w:t>
            </w:r>
            <w:r>
              <w:rPr>
                <w:rFonts w:hint="eastAsia"/>
                <w:sz w:val="18"/>
                <w:szCs w:val="18"/>
              </w:rPr>
              <w:t>GB</w:t>
            </w:r>
          </w:p>
        </w:tc>
        <w:tc>
          <w:tcPr>
            <w:tcW w:w="1206" w:type="dxa"/>
            <w:shd w:val="clear" w:color="auto" w:fill="auto"/>
            <w:vAlign w:val="top"/>
            <w:tcPrChange w:id="1032" w:author="LKY" w:date="2026-07-07T14:11:32Z">
              <w:tcPr>
                <w:tcW w:w="1537" w:type="dxa"/>
                <w:shd w:val="clear" w:color="auto" w:fill="auto"/>
                <w:vAlign w:val="top"/>
              </w:tcPr>
            </w:tcPrChange>
          </w:tcPr>
          <w:p w14:paraId="0ABB1B1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r w14:paraId="69CA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33" w:author="LKY" w:date="2026-07-07T14:11:3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24" w:hRule="atLeast"/>
          <w:jc w:val="right"/>
          <w:trPrChange w:id="1033" w:author="LKY" w:date="2026-07-07T14:11:32Z">
            <w:trPr>
              <w:jc w:val="right"/>
            </w:trPr>
          </w:trPrChange>
        </w:trPr>
        <w:tc>
          <w:tcPr>
            <w:tcW w:w="1941" w:type="dxa"/>
            <w:shd w:val="clear" w:color="auto" w:fill="D8D8D8" w:themeFill="background1" w:themeFillShade="D9"/>
            <w:vAlign w:val="top"/>
            <w:tcPrChange w:id="1034" w:author="LKY" w:date="2026-07-07T14:11:32Z">
              <w:tcPr>
                <w:tcW w:w="1295" w:type="dxa"/>
                <w:shd w:val="clear" w:color="auto" w:fill="D8D8D8" w:themeFill="background1" w:themeFillShade="D9"/>
                <w:vAlign w:val="top"/>
              </w:tcPr>
            </w:tcPrChange>
          </w:tcPr>
          <w:p w14:paraId="15E152A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CM5</w:t>
            </w:r>
            <w:r>
              <w:rPr>
                <w:rFonts w:hint="eastAsia"/>
                <w:sz w:val="18"/>
                <w:szCs w:val="18"/>
                <w:lang w:val="en-US" w:eastAsia="zh-CN"/>
              </w:rPr>
              <w:t>116</w:t>
            </w:r>
            <w:r>
              <w:rPr>
                <w:rFonts w:hint="eastAsia"/>
                <w:sz w:val="18"/>
                <w:szCs w:val="18"/>
              </w:rPr>
              <w:t>0</w:t>
            </w:r>
            <w:r>
              <w:rPr>
                <w:rFonts w:hint="eastAsia"/>
                <w:sz w:val="18"/>
                <w:szCs w:val="18"/>
                <w:lang w:val="en-US" w:eastAsia="zh-CN"/>
              </w:rPr>
              <w:t>64</w:t>
            </w:r>
            <w:ins w:id="1035" w:author="LKY" w:date="2026-07-07T11:38:34Z">
              <w:r>
                <w:rPr>
                  <w:rFonts w:hint="eastAsia"/>
                  <w:sz w:val="18"/>
                  <w:szCs w:val="18"/>
                  <w:lang w:eastAsia="zh-CN"/>
                </w:rPr>
                <w:t>（</w:t>
              </w:r>
            </w:ins>
            <w:ins w:id="1036" w:author="LKY" w:date="2026-07-07T11:38:34Z">
              <w:r>
                <w:rPr>
                  <w:rFonts w:hint="eastAsia"/>
                  <w:sz w:val="18"/>
                  <w:szCs w:val="18"/>
                  <w:lang w:val="en-US" w:eastAsia="zh-CN"/>
                </w:rPr>
                <w:t>可选</w:t>
              </w:r>
            </w:ins>
            <w:ins w:id="1037" w:author="LKY" w:date="2026-07-07T11:38:34Z">
              <w:r>
                <w:rPr>
                  <w:rFonts w:hint="eastAsia"/>
                  <w:sz w:val="18"/>
                  <w:szCs w:val="18"/>
                  <w:lang w:eastAsia="zh-CN"/>
                </w:rPr>
                <w:t>）</w:t>
              </w:r>
            </w:ins>
          </w:p>
        </w:tc>
        <w:tc>
          <w:tcPr>
            <w:tcW w:w="1215" w:type="dxa"/>
            <w:shd w:val="clear" w:color="auto" w:fill="auto"/>
            <w:vAlign w:val="top"/>
            <w:tcPrChange w:id="1038" w:author="LKY" w:date="2026-07-07T14:11:32Z">
              <w:tcPr>
                <w:tcW w:w="1210" w:type="dxa"/>
                <w:shd w:val="clear" w:color="auto" w:fill="auto"/>
                <w:vAlign w:val="top"/>
              </w:tcPr>
            </w:tcPrChange>
          </w:tcPr>
          <w:p w14:paraId="7329888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BCM2712</w:t>
            </w:r>
          </w:p>
        </w:tc>
        <w:tc>
          <w:tcPr>
            <w:tcW w:w="810" w:type="dxa"/>
            <w:shd w:val="clear" w:color="auto" w:fill="auto"/>
            <w:vAlign w:val="top"/>
            <w:tcPrChange w:id="1039" w:author="LKY" w:date="2026-07-07T14:11:32Z">
              <w:tcPr>
                <w:tcW w:w="970" w:type="dxa"/>
                <w:shd w:val="clear" w:color="auto" w:fill="auto"/>
                <w:vAlign w:val="top"/>
              </w:tcPr>
            </w:tcPrChange>
          </w:tcPr>
          <w:p w14:paraId="55A5241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rPr>
              <w:t>2.4</w:t>
            </w:r>
            <w:r>
              <w:rPr>
                <w:sz w:val="18"/>
                <w:szCs w:val="18"/>
              </w:rPr>
              <w:t>GHz</w:t>
            </w:r>
          </w:p>
        </w:tc>
        <w:tc>
          <w:tcPr>
            <w:tcW w:w="1095" w:type="dxa"/>
            <w:shd w:val="clear" w:color="auto" w:fill="auto"/>
            <w:vAlign w:val="top"/>
            <w:tcPrChange w:id="1040" w:author="LKY" w:date="2026-07-07T14:11:32Z">
              <w:tcPr>
                <w:tcW w:w="1040" w:type="dxa"/>
                <w:shd w:val="clear" w:color="auto" w:fill="auto"/>
                <w:vAlign w:val="top"/>
              </w:tcPr>
            </w:tcPrChange>
          </w:tcPr>
          <w:p w14:paraId="7C8D204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PCB/ext</w:t>
            </w:r>
          </w:p>
        </w:tc>
        <w:tc>
          <w:tcPr>
            <w:tcW w:w="1065" w:type="dxa"/>
            <w:shd w:val="clear" w:color="auto" w:fill="auto"/>
            <w:vAlign w:val="top"/>
            <w:tcPrChange w:id="1041" w:author="LKY" w:date="2026-07-07T14:11:32Z">
              <w:tcPr>
                <w:tcW w:w="1230" w:type="dxa"/>
                <w:shd w:val="clear" w:color="auto" w:fill="auto"/>
                <w:vAlign w:val="top"/>
              </w:tcPr>
            </w:tcPrChange>
          </w:tcPr>
          <w:p w14:paraId="560C618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64</w:t>
            </w:r>
            <w:r>
              <w:rPr>
                <w:rFonts w:hint="eastAsia"/>
                <w:sz w:val="18"/>
                <w:szCs w:val="18"/>
              </w:rPr>
              <w:t>GB</w:t>
            </w:r>
          </w:p>
        </w:tc>
        <w:tc>
          <w:tcPr>
            <w:tcW w:w="1080" w:type="dxa"/>
            <w:shd w:val="clear" w:color="auto" w:fill="auto"/>
            <w:vAlign w:val="top"/>
            <w:tcPrChange w:id="1042" w:author="LKY" w:date="2026-07-07T14:11:32Z">
              <w:tcPr>
                <w:tcW w:w="1130" w:type="dxa"/>
                <w:shd w:val="clear" w:color="auto" w:fill="auto"/>
                <w:vAlign w:val="top"/>
              </w:tcPr>
            </w:tcPrChange>
          </w:tcPr>
          <w:p w14:paraId="7B7492B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center"/>
              <w:textAlignment w:val="auto"/>
              <w:rPr>
                <w:rFonts w:hint="eastAsia" w:ascii="Times New Roman" w:hAnsi="Times New Roman" w:eastAsiaTheme="minorEastAsia" w:cstheme="minorBidi"/>
                <w:kern w:val="2"/>
                <w:sz w:val="18"/>
                <w:szCs w:val="18"/>
                <w:lang w:val="en-US" w:eastAsia="zh-CN" w:bidi="ar-SA"/>
              </w:rPr>
            </w:pPr>
            <w:r>
              <w:rPr>
                <w:rFonts w:hint="eastAsia"/>
                <w:sz w:val="18"/>
                <w:szCs w:val="18"/>
                <w:lang w:val="en-US" w:eastAsia="zh-CN"/>
              </w:rPr>
              <w:t>16</w:t>
            </w:r>
            <w:r>
              <w:rPr>
                <w:rFonts w:hint="eastAsia"/>
                <w:sz w:val="18"/>
                <w:szCs w:val="18"/>
              </w:rPr>
              <w:t>GB</w:t>
            </w:r>
          </w:p>
        </w:tc>
        <w:tc>
          <w:tcPr>
            <w:tcW w:w="1206" w:type="dxa"/>
            <w:shd w:val="clear" w:color="auto" w:fill="auto"/>
            <w:vAlign w:val="top"/>
            <w:tcPrChange w:id="1043" w:author="LKY" w:date="2026-07-07T14:11:32Z">
              <w:tcPr>
                <w:tcW w:w="1537" w:type="dxa"/>
                <w:shd w:val="clear" w:color="auto" w:fill="auto"/>
                <w:vAlign w:val="top"/>
              </w:tcPr>
            </w:tcPrChange>
          </w:tcPr>
          <w:p w14:paraId="73BE11ED">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-20~85℃</w:t>
            </w:r>
          </w:p>
        </w:tc>
      </w:tr>
    </w:tbl>
    <w:p w14:paraId="09342033">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p>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25" w:name="_Toc26203"/>
      <w:bookmarkStart w:id="26" w:name="_Toc19948"/>
      <w:bookmarkStart w:id="27" w:name="_Toc13236"/>
      <w:r>
        <w:rPr>
          <w:rFonts w:hint="eastAsia" w:ascii="Times New Roman" w:hAnsi="Times New Roman" w:eastAsia="宋体" w:cs="宋体"/>
          <w:b/>
          <w:bCs/>
          <w:iCs/>
          <w:color w:val="000000"/>
          <w:kern w:val="2"/>
          <w:sz w:val="28"/>
          <w:szCs w:val="28"/>
          <w:lang w:val="en-US" w:eastAsia="zh-CN" w:bidi="ar-SA"/>
        </w:rPr>
        <w:t>1.4.3 X系列板选型</w:t>
      </w:r>
      <w:bookmarkEnd w:id="25"/>
      <w:bookmarkEnd w:id="26"/>
      <w:bookmarkEnd w:id="27"/>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36A334F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Theme="minorEastAsia"/>
          <w:color w:val="FF0000"/>
          <w:sz w:val="24"/>
          <w:szCs w:val="24"/>
          <w:lang w:val="en-US" w:eastAsia="zh-CN"/>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6106B521">
      <w:pPr>
        <w:pStyle w:val="12"/>
        <w:ind w:left="0" w:leftChars="0" w:firstLine="0" w:firstLineChars="0"/>
        <w:jc w:val="left"/>
        <w:outlineLvl w:val="9"/>
        <w:rPr>
          <w:del w:id="1044" w:author="LKY" w:date="2026-07-07T11:42:46Z"/>
          <w:rFonts w:hint="default" w:ascii="Times New Roman" w:hAnsi="Times New Roman" w:eastAsia="宋体" w:cs="宋体"/>
          <w:b/>
          <w:bCs/>
          <w:iCs/>
          <w:color w:val="000000"/>
          <w:kern w:val="2"/>
          <w:sz w:val="24"/>
          <w:szCs w:val="24"/>
          <w:lang w:val="en-US" w:eastAsia="zh-CN" w:bidi="ar-SA"/>
        </w:rPr>
      </w:pPr>
      <w:del w:id="1045" w:author="LKY" w:date="2026-07-07T11:42:35Z">
        <w:r>
          <w:rPr>
            <w:rFonts w:hint="default" w:ascii="Times New Roman" w:hAnsi="Times New Roman" w:eastAsia="宋体" w:cs="宋体"/>
            <w:b/>
            <w:bCs/>
            <w:iCs/>
            <w:color w:val="000000"/>
            <w:kern w:val="2"/>
            <w:sz w:val="24"/>
            <w:szCs w:val="24"/>
            <w:lang w:val="en-US" w:eastAsia="zh-CN" w:bidi="ar-SA"/>
          </w:rPr>
          <w:br w:type="page"/>
        </w:r>
      </w:del>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717EC72E">
            <w:pPr>
              <w:pStyle w:val="12"/>
              <w:ind w:left="0" w:leftChars="0" w:firstLine="0" w:firstLineChars="0"/>
              <w:jc w:val="left"/>
              <w:outlineLvl w:val="9"/>
              <w:rPr>
                <w:rFonts w:hint="default" w:ascii="Times New Roman" w:hAnsi="Times New Roman" w:cs="Times New Roman" w:eastAsiaTheme="minorEastAsia"/>
                <w:b/>
                <w:bCs/>
                <w:sz w:val="18"/>
                <w:szCs w:val="18"/>
              </w:rPr>
              <w:pPrChange w:id="1046" w:author="LKY" w:date="2026-07-07T11:42:46Z">
                <w:pPr>
                  <w:pStyle w:val="12"/>
                  <w:ind w:left="5" w:leftChars="-4" w:hanging="13" w:hangingChars="7"/>
                  <w:jc w:val="center"/>
                </w:pPr>
              </w:pPrChange>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37E4BD6C">
            <w:pPr>
              <w:pStyle w:val="12"/>
              <w:ind w:left="0" w:leftChars="0" w:firstLine="0" w:firstLineChars="0"/>
              <w:jc w:val="left"/>
              <w:outlineLvl w:val="9"/>
              <w:rPr>
                <w:rFonts w:hint="default" w:ascii="Times New Roman" w:hAnsi="Times New Roman" w:cs="Times New Roman" w:eastAsiaTheme="minorEastAsia"/>
                <w:b/>
                <w:bCs/>
                <w:sz w:val="18"/>
                <w:szCs w:val="18"/>
              </w:rPr>
              <w:pPrChange w:id="1047" w:author="LKY" w:date="2026-07-07T11:42:46Z">
                <w:pPr>
                  <w:pStyle w:val="12"/>
                  <w:ind w:left="5" w:leftChars="-4" w:hanging="13" w:hangingChars="7"/>
                  <w:jc w:val="center"/>
                </w:pPr>
              </w:pPrChange>
            </w:pPr>
          </w:p>
        </w:tc>
        <w:tc>
          <w:tcPr>
            <w:tcW w:w="856" w:type="pct"/>
            <w:tcBorders>
              <w:top w:val="nil"/>
              <w:left w:val="nil"/>
              <w:bottom w:val="single" w:color="auto" w:sz="4" w:space="0"/>
              <w:right w:val="nil"/>
            </w:tcBorders>
            <w:vAlign w:val="center"/>
          </w:tcPr>
          <w:p w14:paraId="325AC95D">
            <w:pPr>
              <w:pStyle w:val="12"/>
              <w:ind w:left="0" w:leftChars="0" w:firstLine="0" w:firstLineChars="0"/>
              <w:jc w:val="left"/>
              <w:outlineLvl w:val="9"/>
              <w:rPr>
                <w:rFonts w:hint="default" w:ascii="Times New Roman" w:hAnsi="Times New Roman" w:cs="Times New Roman" w:eastAsiaTheme="minorEastAsia"/>
                <w:b/>
                <w:bCs/>
                <w:sz w:val="18"/>
                <w:szCs w:val="18"/>
              </w:rPr>
              <w:pPrChange w:id="1048" w:author="LKY" w:date="2026-07-07T11:42:46Z">
                <w:pPr>
                  <w:pStyle w:val="12"/>
                  <w:ind w:left="5" w:leftChars="-4" w:hanging="13" w:hangingChars="7"/>
                  <w:jc w:val="center"/>
                </w:pPr>
              </w:pPrChange>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r>
              <w:rPr>
                <w:rFonts w:hint="eastAsia" w:ascii="Times New Roman" w:hAnsi="Times New Roman" w:cs="Times New Roman"/>
                <w:color w:val="C00000"/>
                <w:sz w:val="18"/>
                <w:szCs w:val="18"/>
                <w:lang w:val="en-US" w:eastAsia="zh-CN"/>
              </w:rPr>
              <w:t>BL246不支持</w:t>
            </w:r>
          </w:p>
        </w:tc>
      </w:tr>
    </w:tbl>
    <w:p w14:paraId="4FD4524D">
      <w:pPr>
        <w:pStyle w:val="12"/>
        <w:ind w:left="0" w:leftChars="0" w:firstLine="0" w:firstLineChars="0"/>
        <w:jc w:val="left"/>
        <w:outlineLvl w:val="2"/>
        <w:rPr>
          <w:rFonts w:hint="eastAsia" w:ascii="Times New Roman" w:hAnsi="Times New Roman" w:eastAsia="宋体" w:cs="Times New Roman"/>
          <w:b/>
          <w:bCs/>
          <w:iCs/>
          <w:color w:val="000000"/>
          <w:kern w:val="2"/>
          <w:sz w:val="28"/>
          <w:szCs w:val="28"/>
          <w:lang w:val="en-US" w:eastAsia="zh-CN" w:bidi="ar-SA"/>
        </w:rPr>
      </w:pPr>
      <w:bookmarkStart w:id="28" w:name="_Toc29499"/>
      <w:bookmarkStart w:id="29" w:name="_Toc24553"/>
      <w:bookmarkStart w:id="30" w:name="_Toc30899"/>
      <w:r>
        <w:rPr>
          <w:rFonts w:hint="eastAsia" w:ascii="Times New Roman" w:hAnsi="Times New Roman" w:eastAsia="宋体" w:cs="Times New Roman"/>
          <w:b/>
          <w:bCs/>
          <w:iCs/>
          <w:color w:val="000000"/>
          <w:kern w:val="2"/>
          <w:sz w:val="28"/>
          <w:szCs w:val="28"/>
          <w:lang w:val="en-US" w:eastAsia="zh-CN" w:bidi="ar-SA"/>
        </w:rPr>
        <w:t>1.4.4 N系列IO板选型</w:t>
      </w:r>
      <w:bookmarkEnd w:id="28"/>
      <w:bookmarkEnd w:id="29"/>
      <w:bookmarkEnd w:id="30"/>
    </w:p>
    <w:p w14:paraId="09D60AB2">
      <w:pPr>
        <w:rPr>
          <w:ins w:id="1049" w:author="L" w:date="2026-07-07T13:50:33Z"/>
          <w:rFonts w:hint="default" w:ascii="Times New Roman" w:hAnsi="Times New Roman" w:cstheme="minorBidi"/>
          <w:b w:val="0"/>
          <w:bCs w:val="0"/>
          <w:sz w:val="24"/>
          <w:szCs w:val="24"/>
          <w:lang w:val="en-US" w:eastAsia="zh-CN"/>
        </w:rPr>
      </w:pPr>
      <w:ins w:id="1050" w:author="L" w:date="2026-07-07T13:50:33Z">
        <w:r>
          <w:rPr>
            <w:rFonts w:hint="eastAsia" w:ascii="Times New Roman" w:hAnsi="Times New Roman" w:cstheme="minorBidi"/>
            <w:b w:val="0"/>
            <w:bCs w:val="0"/>
            <w:sz w:val="24"/>
            <w:szCs w:val="24"/>
            <w:lang w:val="en-US" w:eastAsia="zh-CN"/>
          </w:rPr>
          <w:t>16路以下尺寸：</w:t>
        </w:r>
      </w:ins>
      <w:ins w:id="1051" w:author="L" w:date="2026-07-07T13:50:33Z">
        <w:r>
          <w:rPr>
            <w:rFonts w:hint="eastAsia" w:ascii="Times New Roman" w:hAnsi="Times New Roman"/>
            <w:sz w:val="24"/>
            <w:lang w:val="en-US" w:eastAsia="zh-CN"/>
          </w:rPr>
          <w:t>15.4x104.6x74.9mm，32路尺寸：28.4x104.6x74.9mm</w:t>
        </w:r>
      </w:ins>
    </w:p>
    <w:p w14:paraId="23BEB5BD">
      <w:pPr>
        <w:rPr>
          <w:ins w:id="1052" w:author="L" w:date="2026-07-07T13:50:23Z"/>
          <w:rFonts w:hint="default" w:asciiTheme="minorHAnsi" w:hAnsiTheme="minorHAnsi" w:cstheme="minorBidi"/>
          <w:b w:val="0"/>
          <w:bCs w:val="0"/>
          <w:sz w:val="21"/>
          <w:szCs w:val="24"/>
          <w:lang w:val="en-US" w:eastAsia="zh-CN"/>
        </w:rPr>
      </w:pPr>
    </w:p>
    <w:p w14:paraId="09344CF3">
      <w:pPr>
        <w:pStyle w:val="12"/>
        <w:ind w:left="5" w:leftChars="-4" w:hanging="13" w:hangingChars="7"/>
        <w:jc w:val="center"/>
        <w:rPr>
          <w:ins w:id="1053" w:author="LKY" w:date="2026-05-22T20:59:54Z"/>
          <w:rFonts w:hint="eastAsia" w:ascii="Times New Roman" w:hAnsi="Times New Roman" w:cs="Times New Roman"/>
          <w:b/>
          <w:bCs/>
          <w:sz w:val="18"/>
          <w:szCs w:val="18"/>
          <w:lang w:val="en-US" w:eastAsia="zh-CN"/>
        </w:rPr>
      </w:pPr>
      <w:ins w:id="1054" w:author="LKY" w:date="2026-05-22T20:59:54Z">
        <w:r>
          <w:rPr>
            <w:rFonts w:hint="default" w:ascii="Times New Roman" w:hAnsi="Times New Roman" w:cs="Times New Roman"/>
            <w:b/>
            <w:bCs/>
            <w:sz w:val="18"/>
            <w:szCs w:val="18"/>
            <w:lang w:val="en-US" w:eastAsia="zh-CN"/>
          </w:rPr>
          <w:t>N</w:t>
        </w:r>
      </w:ins>
      <w:ins w:id="1055" w:author="LKY" w:date="2026-05-22T20:59:54Z">
        <w:r>
          <w:rPr>
            <w:rFonts w:hint="eastAsia" w:ascii="Times New Roman" w:hAnsi="Times New Roman" w:cs="Times New Roman"/>
            <w:b/>
            <w:bCs/>
            <w:sz w:val="18"/>
            <w:szCs w:val="18"/>
            <w:lang w:val="en-US" w:eastAsia="zh-CN"/>
          </w:rPr>
          <w:t>系列</w:t>
        </w:r>
      </w:ins>
      <w:ins w:id="1056" w:author="LKY" w:date="2026-05-22T20:59:54Z">
        <w:r>
          <w:rPr>
            <w:rFonts w:hint="default" w:ascii="Times New Roman" w:hAnsi="Times New Roman" w:cs="Times New Roman"/>
            <w:b/>
            <w:bCs/>
            <w:sz w:val="18"/>
            <w:szCs w:val="18"/>
            <w:lang w:val="en-US" w:eastAsia="zh-CN"/>
          </w:rPr>
          <w:t>IO</w:t>
        </w:r>
      </w:ins>
      <w:ins w:id="1057" w:author="LKY" w:date="2026-05-22T20:59:54Z">
        <w:r>
          <w:rPr>
            <w:rFonts w:hint="eastAsia" w:ascii="Times New Roman" w:hAnsi="Times New Roman" w:cs="Times New Roman"/>
            <w:b/>
            <w:bCs/>
            <w:sz w:val="18"/>
            <w:szCs w:val="18"/>
            <w:lang w:val="en-US" w:eastAsia="zh-CN"/>
          </w:rPr>
          <w:t>板选型表</w:t>
        </w:r>
      </w:ins>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1058" w:author="LKY" w:date="2026-08-26T11:40:02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1059" w:author="LKY" w:date="2026-08-26T11:40:02Z"/>
                <w:rFonts w:hint="eastAsia" w:ascii="Times New Roman" w:hAnsi="Times New Roman" w:cs="Times New Roman"/>
                <w:b/>
                <w:bCs/>
                <w:color w:val="000000"/>
                <w:sz w:val="18"/>
                <w:szCs w:val="18"/>
                <w:lang w:val="en-US" w:eastAsia="zh-CN"/>
              </w:rPr>
            </w:pPr>
            <w:ins w:id="1060" w:author="LKY" w:date="2026-08-26T11:40:02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1061" w:author="LKY" w:date="2026-08-26T11:40:02Z"/>
                <w:rFonts w:hint="eastAsia" w:ascii="Times New Roman" w:hAnsi="Times New Roman" w:cs="Times New Roman"/>
                <w:b/>
                <w:bCs/>
                <w:color w:val="000000"/>
                <w:sz w:val="18"/>
                <w:szCs w:val="18"/>
                <w:lang w:val="en-US" w:eastAsia="zh-CN"/>
              </w:rPr>
            </w:pPr>
            <w:ins w:id="1062" w:author="LKY" w:date="2026-08-26T11:40:02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1063" w:author="LKY" w:date="2026-08-26T11:40:02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1064" w:author="LKY" w:date="2026-08-26T11:40:02Z"/>
                <w:rFonts w:hint="eastAsia" w:ascii="Times New Roman" w:hAnsi="Times New Roman" w:cs="Times New Roman"/>
                <w:b/>
                <w:bCs/>
                <w:color w:val="000000"/>
                <w:sz w:val="18"/>
                <w:szCs w:val="18"/>
                <w:lang w:val="en-US" w:eastAsia="zh-CN"/>
              </w:rPr>
            </w:pPr>
            <w:ins w:id="1065" w:author="LKY" w:date="2026-08-26T11:40:02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1066" w:author="LKY" w:date="2026-08-26T11:40:02Z"/>
                <w:rFonts w:hint="eastAsia" w:ascii="Times New Roman" w:hAnsi="Times New Roman" w:cs="Times New Roman"/>
                <w:b/>
                <w:bCs/>
                <w:color w:val="000000"/>
                <w:sz w:val="18"/>
                <w:szCs w:val="18"/>
                <w:lang w:val="en-US" w:eastAsia="zh-CN"/>
              </w:rPr>
            </w:pPr>
            <w:ins w:id="1067" w:author="LKY" w:date="2026-08-26T11:40:02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06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1069" w:author="LKY" w:date="2026-08-26T11:40:02Z"/>
                <w:rFonts w:hint="eastAsia" w:ascii="Times New Roman" w:hAnsi="Times New Roman" w:cs="Times New Roman"/>
                <w:b w:val="0"/>
                <w:bCs w:val="0"/>
                <w:color w:val="000000"/>
                <w:sz w:val="18"/>
                <w:szCs w:val="18"/>
                <w:lang w:val="en-US" w:eastAsia="zh-CN"/>
              </w:rPr>
            </w:pPr>
            <w:ins w:id="1070" w:author="LKY" w:date="2026-08-26T11:40:02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1071" w:author="LKY" w:date="2026-08-26T11:40:02Z"/>
                <w:rFonts w:hint="eastAsia" w:ascii="Times New Roman" w:hAnsi="Times New Roman" w:cs="Times New Roman"/>
                <w:b w:val="0"/>
                <w:bCs w:val="0"/>
                <w:color w:val="000000"/>
                <w:sz w:val="18"/>
                <w:szCs w:val="18"/>
                <w:lang w:val="en-US" w:eastAsia="zh-CN"/>
              </w:rPr>
            </w:pPr>
            <w:ins w:id="1072" w:author="LKY" w:date="2026-08-26T11:40:02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107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1074" w:author="LKY" w:date="2026-08-26T11:40:02Z"/>
                <w:rFonts w:hint="default" w:ascii="Times New Roman" w:hAnsi="Times New Roman" w:cs="Times New Roman"/>
                <w:b w:val="0"/>
                <w:bCs w:val="0"/>
                <w:color w:val="000000"/>
                <w:sz w:val="18"/>
                <w:szCs w:val="18"/>
                <w:lang w:val="en-US" w:eastAsia="zh-CN"/>
              </w:rPr>
            </w:pPr>
            <w:ins w:id="1075" w:author="LKY" w:date="2026-08-26T11:40:02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1076" w:author="LKY" w:date="2026-08-26T11:40:02Z"/>
                <w:rFonts w:hint="default" w:ascii="Times New Roman" w:hAnsi="Times New Roman" w:cs="Times New Roman"/>
                <w:b w:val="0"/>
                <w:bCs w:val="0"/>
                <w:color w:val="000000"/>
                <w:sz w:val="18"/>
                <w:szCs w:val="18"/>
                <w:lang w:val="en-US" w:eastAsia="zh-CN"/>
              </w:rPr>
            </w:pPr>
            <w:ins w:id="1077" w:author="LKY" w:date="2026-08-26T11:40:02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07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1079" w:author="LKY" w:date="2026-08-26T11:40:02Z"/>
                <w:rFonts w:hint="eastAsia" w:ascii="Times New Roman" w:hAnsi="Times New Roman" w:cs="Times New Roman"/>
                <w:b w:val="0"/>
                <w:bCs w:val="0"/>
                <w:color w:val="000000"/>
                <w:sz w:val="18"/>
                <w:szCs w:val="18"/>
                <w:lang w:val="en-US" w:eastAsia="zh-CN"/>
              </w:rPr>
            </w:pPr>
            <w:ins w:id="1080" w:author="LKY" w:date="2026-08-26T11:40:02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1081" w:author="LKY" w:date="2026-08-26T11:40:02Z"/>
                <w:rFonts w:hint="eastAsia" w:ascii="Times New Roman" w:hAnsi="Times New Roman" w:cs="Times New Roman"/>
                <w:b w:val="0"/>
                <w:bCs w:val="0"/>
                <w:color w:val="000000"/>
                <w:sz w:val="18"/>
                <w:szCs w:val="18"/>
                <w:lang w:val="en-US" w:eastAsia="zh-CN"/>
              </w:rPr>
            </w:pPr>
            <w:ins w:id="1082" w:author="LKY" w:date="2026-08-26T11:40:02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108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6F01551">
            <w:pPr>
              <w:pStyle w:val="12"/>
              <w:ind w:left="4" w:leftChars="-4" w:hanging="12" w:hangingChars="7"/>
              <w:jc w:val="center"/>
              <w:rPr>
                <w:ins w:id="1084" w:author="LKY" w:date="2026-08-26T11:40:02Z"/>
                <w:rFonts w:hint="eastAsia" w:ascii="Times New Roman" w:hAnsi="Times New Roman" w:cs="Times New Roman"/>
                <w:b w:val="0"/>
                <w:bCs w:val="0"/>
                <w:color w:val="000000"/>
                <w:sz w:val="18"/>
                <w:szCs w:val="18"/>
                <w:lang w:val="en-US" w:eastAsia="zh-CN"/>
              </w:rPr>
            </w:pPr>
            <w:ins w:id="1085" w:author="LKY" w:date="2026-08-26T11:40:02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DD8801">
            <w:pPr>
              <w:pStyle w:val="12"/>
              <w:ind w:left="4" w:leftChars="-4" w:hanging="12" w:hangingChars="7"/>
              <w:jc w:val="center"/>
              <w:rPr>
                <w:ins w:id="1086" w:author="LKY" w:date="2026-08-26T11:40:02Z"/>
                <w:rFonts w:hint="eastAsia" w:ascii="Times New Roman" w:hAnsi="Times New Roman" w:cs="Times New Roman"/>
                <w:b w:val="0"/>
                <w:bCs w:val="0"/>
                <w:color w:val="000000"/>
                <w:sz w:val="18"/>
                <w:szCs w:val="18"/>
                <w:lang w:val="en-US" w:eastAsia="zh-CN"/>
              </w:rPr>
            </w:pPr>
            <w:ins w:id="1087" w:author="LKY" w:date="2026-08-26T11:40:02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08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1089" w:author="LKY" w:date="2026-08-26T11:40:02Z"/>
                <w:rFonts w:hint="eastAsia" w:ascii="Times New Roman" w:hAnsi="Times New Roman" w:cs="Times New Roman"/>
                <w:b w:val="0"/>
                <w:bCs w:val="0"/>
                <w:color w:val="000000"/>
                <w:sz w:val="18"/>
                <w:szCs w:val="18"/>
                <w:lang w:val="en-US" w:eastAsia="zh-CN"/>
              </w:rPr>
            </w:pPr>
            <w:ins w:id="1090" w:author="LKY" w:date="2026-08-26T11:40:02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1091" w:author="LKY" w:date="2026-08-26T11:40:02Z"/>
                <w:rFonts w:hint="eastAsia" w:ascii="Times New Roman" w:hAnsi="Times New Roman" w:cs="Times New Roman"/>
                <w:b w:val="0"/>
                <w:bCs w:val="0"/>
                <w:color w:val="000000"/>
                <w:sz w:val="18"/>
                <w:szCs w:val="18"/>
                <w:lang w:val="en-US" w:eastAsia="zh-CN"/>
              </w:rPr>
            </w:pPr>
            <w:ins w:id="1092" w:author="LKY" w:date="2026-08-26T11:40:02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109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0B0BAFC">
            <w:pPr>
              <w:pStyle w:val="12"/>
              <w:ind w:left="4" w:leftChars="-4" w:hanging="12" w:hangingChars="7"/>
              <w:jc w:val="center"/>
              <w:rPr>
                <w:ins w:id="1094" w:author="LKY" w:date="2026-08-26T11:40:02Z"/>
                <w:rFonts w:hint="default" w:ascii="Times New Roman" w:hAnsi="Times New Roman" w:cs="Times New Roman"/>
                <w:b w:val="0"/>
                <w:bCs w:val="0"/>
                <w:color w:val="000000"/>
                <w:sz w:val="18"/>
                <w:szCs w:val="18"/>
                <w:lang w:val="en-US" w:eastAsia="zh-CN"/>
              </w:rPr>
            </w:pPr>
            <w:ins w:id="1095" w:author="LKY" w:date="2026-08-26T11:40:02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AA848E">
            <w:pPr>
              <w:pStyle w:val="12"/>
              <w:ind w:left="4" w:leftChars="-4" w:hanging="12" w:hangingChars="7"/>
              <w:jc w:val="center"/>
              <w:rPr>
                <w:ins w:id="1096" w:author="LKY" w:date="2026-08-26T11:40:02Z"/>
                <w:rFonts w:hint="eastAsia" w:ascii="Times New Roman" w:hAnsi="Times New Roman" w:cs="Times New Roman"/>
                <w:b w:val="0"/>
                <w:bCs w:val="0"/>
                <w:color w:val="000000"/>
                <w:sz w:val="18"/>
                <w:szCs w:val="18"/>
                <w:lang w:val="en-US" w:eastAsia="zh-CN"/>
              </w:rPr>
            </w:pPr>
            <w:ins w:id="1097" w:author="LKY" w:date="2026-08-26T11:40:02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09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1099" w:author="LKY" w:date="2026-08-26T11:40:02Z"/>
                <w:rFonts w:hint="default" w:ascii="Times New Roman" w:hAnsi="Times New Roman" w:cs="Times New Roman"/>
                <w:b w:val="0"/>
                <w:bCs w:val="0"/>
                <w:color w:val="000000"/>
                <w:sz w:val="18"/>
                <w:szCs w:val="18"/>
                <w:lang w:val="en-US" w:eastAsia="zh-CN"/>
              </w:rPr>
            </w:pPr>
            <w:ins w:id="1100" w:author="LKY" w:date="2026-08-26T11:40:02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1101" w:author="LKY" w:date="2026-08-26T11:40:02Z"/>
                <w:rFonts w:hint="eastAsia" w:ascii="Times New Roman" w:hAnsi="Times New Roman" w:cs="Times New Roman"/>
                <w:b w:val="0"/>
                <w:bCs w:val="0"/>
                <w:color w:val="000000"/>
                <w:sz w:val="18"/>
                <w:szCs w:val="18"/>
                <w:lang w:val="en-US" w:eastAsia="zh-CN"/>
              </w:rPr>
            </w:pPr>
            <w:ins w:id="1102" w:author="LKY" w:date="2026-08-26T11:40:02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110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E0D27F9">
            <w:pPr>
              <w:pStyle w:val="12"/>
              <w:ind w:left="4" w:leftChars="-4" w:hanging="12" w:hangingChars="7"/>
              <w:jc w:val="center"/>
              <w:rPr>
                <w:ins w:id="1104" w:author="LKY" w:date="2026-08-26T11:40:02Z"/>
                <w:rFonts w:hint="eastAsia" w:ascii="Times New Roman" w:hAnsi="Times New Roman" w:cs="Times New Roman"/>
                <w:b w:val="0"/>
                <w:bCs w:val="0"/>
                <w:color w:val="000000"/>
                <w:sz w:val="18"/>
                <w:szCs w:val="18"/>
                <w:lang w:val="en-US" w:eastAsia="zh-CN"/>
              </w:rPr>
            </w:pPr>
            <w:ins w:id="1105" w:author="LKY" w:date="2026-08-26T11:40:02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13791F">
            <w:pPr>
              <w:pStyle w:val="12"/>
              <w:ind w:left="4" w:leftChars="-4" w:hanging="12" w:hangingChars="7"/>
              <w:jc w:val="center"/>
              <w:rPr>
                <w:ins w:id="1106" w:author="LKY" w:date="2026-08-26T11:40:02Z"/>
                <w:rFonts w:hint="eastAsia" w:ascii="Times New Roman" w:hAnsi="Times New Roman" w:cs="Times New Roman"/>
                <w:b w:val="0"/>
                <w:bCs w:val="0"/>
                <w:color w:val="000000"/>
                <w:sz w:val="18"/>
                <w:szCs w:val="18"/>
                <w:lang w:val="en-US" w:eastAsia="zh-CN"/>
              </w:rPr>
            </w:pPr>
            <w:ins w:id="1107" w:author="LKY" w:date="2026-08-26T11:40:02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0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1109" w:author="LKY" w:date="2026-08-26T11:40:02Z"/>
                <w:rFonts w:hint="eastAsia" w:ascii="Times New Roman" w:hAnsi="Times New Roman" w:cs="Times New Roman"/>
                <w:b w:val="0"/>
                <w:bCs w:val="0"/>
                <w:color w:val="000000"/>
                <w:sz w:val="18"/>
                <w:szCs w:val="18"/>
                <w:lang w:val="en-US" w:eastAsia="zh-CN"/>
              </w:rPr>
            </w:pPr>
            <w:ins w:id="1110" w:author="LKY" w:date="2026-08-26T11:40:02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1111" w:author="LKY" w:date="2026-08-26T11:40:02Z"/>
                <w:rFonts w:hint="eastAsia" w:ascii="Times New Roman" w:hAnsi="Times New Roman" w:cs="Times New Roman"/>
                <w:b w:val="0"/>
                <w:bCs w:val="0"/>
                <w:color w:val="000000"/>
                <w:sz w:val="18"/>
                <w:szCs w:val="18"/>
                <w:lang w:val="en-US" w:eastAsia="zh-CN"/>
              </w:rPr>
            </w:pPr>
            <w:ins w:id="1112" w:author="LKY" w:date="2026-08-26T11:40:02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111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94285CC">
            <w:pPr>
              <w:pStyle w:val="12"/>
              <w:ind w:left="4" w:leftChars="-4" w:hanging="12" w:hangingChars="7"/>
              <w:jc w:val="center"/>
              <w:rPr>
                <w:ins w:id="1114" w:author="LKY" w:date="2026-08-26T11:40:02Z"/>
                <w:rFonts w:hint="default" w:ascii="Times New Roman" w:hAnsi="Times New Roman" w:cs="Times New Roman"/>
                <w:b w:val="0"/>
                <w:bCs w:val="0"/>
                <w:color w:val="000000"/>
                <w:sz w:val="18"/>
                <w:szCs w:val="18"/>
                <w:lang w:val="en-US" w:eastAsia="zh-CN"/>
              </w:rPr>
            </w:pPr>
            <w:ins w:id="1115" w:author="LKY" w:date="2026-08-26T11:40:02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32ED4B">
            <w:pPr>
              <w:pStyle w:val="12"/>
              <w:ind w:left="4" w:leftChars="-4" w:hanging="12" w:hangingChars="7"/>
              <w:jc w:val="center"/>
              <w:rPr>
                <w:ins w:id="1116" w:author="LKY" w:date="2026-08-26T11:40:02Z"/>
                <w:rFonts w:hint="eastAsia" w:ascii="Times New Roman" w:hAnsi="Times New Roman" w:cs="Times New Roman"/>
                <w:b w:val="0"/>
                <w:bCs w:val="0"/>
                <w:color w:val="000000"/>
                <w:sz w:val="18"/>
                <w:szCs w:val="18"/>
                <w:lang w:val="en-US" w:eastAsia="zh-CN"/>
              </w:rPr>
            </w:pPr>
            <w:ins w:id="1117" w:author="LKY" w:date="2026-08-26T11:40:02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1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1119" w:author="LKY" w:date="2026-08-26T11:40:02Z"/>
                <w:rFonts w:hint="eastAsia" w:ascii="Times New Roman" w:hAnsi="Times New Roman" w:cs="Times New Roman"/>
                <w:b w:val="0"/>
                <w:bCs w:val="0"/>
                <w:color w:val="000000"/>
                <w:sz w:val="18"/>
                <w:szCs w:val="18"/>
                <w:lang w:val="en-US" w:eastAsia="zh-CN"/>
              </w:rPr>
            </w:pPr>
            <w:ins w:id="1120" w:author="LKY" w:date="2026-08-26T11:40:02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1121" w:author="LKY" w:date="2026-08-26T11:40:02Z"/>
                <w:rFonts w:hint="eastAsia" w:ascii="Times New Roman" w:hAnsi="Times New Roman" w:cs="Times New Roman"/>
                <w:b w:val="0"/>
                <w:bCs w:val="0"/>
                <w:color w:val="000000"/>
                <w:sz w:val="18"/>
                <w:szCs w:val="18"/>
                <w:lang w:val="en-US" w:eastAsia="zh-CN"/>
              </w:rPr>
            </w:pPr>
            <w:ins w:id="1122" w:author="LKY" w:date="2026-08-26T11:40:02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112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550180B">
            <w:pPr>
              <w:pStyle w:val="12"/>
              <w:ind w:left="4" w:leftChars="-4" w:hanging="12" w:hangingChars="7"/>
              <w:jc w:val="center"/>
              <w:rPr>
                <w:ins w:id="1124" w:author="LKY" w:date="2026-08-26T11:40:02Z"/>
                <w:rFonts w:hint="eastAsia" w:ascii="Times New Roman" w:hAnsi="Times New Roman" w:cs="Times New Roman"/>
                <w:b w:val="0"/>
                <w:bCs w:val="0"/>
                <w:color w:val="000000"/>
                <w:sz w:val="18"/>
                <w:szCs w:val="18"/>
                <w:lang w:val="en-US" w:eastAsia="zh-CN"/>
              </w:rPr>
            </w:pPr>
            <w:ins w:id="1125" w:author="LKY" w:date="2026-08-26T11:40:02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53DC1C">
            <w:pPr>
              <w:pStyle w:val="12"/>
              <w:ind w:left="4" w:leftChars="-4" w:hanging="12" w:hangingChars="7"/>
              <w:jc w:val="center"/>
              <w:rPr>
                <w:ins w:id="1126" w:author="LKY" w:date="2026-08-26T11:40:02Z"/>
                <w:rFonts w:hint="eastAsia" w:ascii="Times New Roman" w:hAnsi="Times New Roman" w:cs="Times New Roman"/>
                <w:b w:val="0"/>
                <w:bCs w:val="0"/>
                <w:color w:val="000000"/>
                <w:sz w:val="18"/>
                <w:szCs w:val="18"/>
                <w:lang w:val="en-US" w:eastAsia="zh-CN"/>
              </w:rPr>
            </w:pPr>
            <w:ins w:id="1127" w:author="LKY" w:date="2026-08-26T11:40:02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2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1129" w:author="LKY" w:date="2026-08-26T11:40:02Z"/>
                <w:rFonts w:hint="default" w:ascii="Times New Roman" w:hAnsi="Times New Roman" w:cs="Times New Roman"/>
                <w:b w:val="0"/>
                <w:bCs w:val="0"/>
                <w:color w:val="000000"/>
                <w:sz w:val="18"/>
                <w:szCs w:val="18"/>
                <w:lang w:val="en-US" w:eastAsia="zh-CN"/>
              </w:rPr>
            </w:pPr>
            <w:ins w:id="1130" w:author="LKY" w:date="2026-08-26T11:40:02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1131" w:author="LKY" w:date="2026-08-26T11:40:02Z"/>
                <w:rFonts w:hint="eastAsia" w:ascii="Times New Roman" w:hAnsi="Times New Roman" w:cs="Times New Roman"/>
                <w:b w:val="0"/>
                <w:bCs w:val="0"/>
                <w:color w:val="000000"/>
                <w:sz w:val="18"/>
                <w:szCs w:val="18"/>
                <w:lang w:val="en-US" w:eastAsia="zh-CN"/>
              </w:rPr>
            </w:pPr>
            <w:ins w:id="1132" w:author="LKY" w:date="2026-08-26T11:40:02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113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9563BA9">
            <w:pPr>
              <w:pStyle w:val="12"/>
              <w:ind w:left="4" w:leftChars="-4" w:hanging="12" w:hangingChars="7"/>
              <w:jc w:val="center"/>
              <w:rPr>
                <w:ins w:id="1134" w:author="LKY" w:date="2026-08-26T11:40:02Z"/>
                <w:rFonts w:hint="eastAsia" w:ascii="Times New Roman" w:hAnsi="Times New Roman" w:cs="Times New Roman"/>
                <w:b w:val="0"/>
                <w:bCs w:val="0"/>
                <w:color w:val="000000"/>
                <w:sz w:val="18"/>
                <w:szCs w:val="18"/>
                <w:lang w:val="en-US" w:eastAsia="zh-CN"/>
              </w:rPr>
            </w:pPr>
            <w:ins w:id="1135" w:author="LKY" w:date="2026-08-26T11:40:02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7A8845">
            <w:pPr>
              <w:pStyle w:val="12"/>
              <w:ind w:left="4" w:leftChars="-4" w:hanging="12" w:hangingChars="7"/>
              <w:jc w:val="center"/>
              <w:rPr>
                <w:ins w:id="1136" w:author="LKY" w:date="2026-08-26T11:40:02Z"/>
                <w:rFonts w:hint="eastAsia" w:ascii="Times New Roman" w:hAnsi="Times New Roman" w:cs="Times New Roman"/>
                <w:b w:val="0"/>
                <w:bCs w:val="0"/>
                <w:color w:val="000000"/>
                <w:sz w:val="18"/>
                <w:szCs w:val="18"/>
                <w:lang w:val="en-US" w:eastAsia="zh-CN"/>
              </w:rPr>
            </w:pPr>
            <w:ins w:id="1137" w:author="LKY" w:date="2026-08-26T11:40:02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3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1139" w:author="LKY" w:date="2026-08-26T11:40:02Z"/>
                <w:rFonts w:hint="eastAsia" w:ascii="Times New Roman" w:hAnsi="Times New Roman" w:cs="Times New Roman"/>
                <w:b w:val="0"/>
                <w:bCs w:val="0"/>
                <w:color w:val="000000"/>
                <w:sz w:val="18"/>
                <w:szCs w:val="18"/>
                <w:lang w:val="en-US" w:eastAsia="zh-CN"/>
              </w:rPr>
            </w:pPr>
            <w:ins w:id="1140" w:author="LKY" w:date="2026-08-26T11:40:02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1141" w:author="LKY" w:date="2026-08-26T11:40:02Z"/>
                <w:rFonts w:hint="eastAsia" w:ascii="Times New Roman" w:hAnsi="Times New Roman" w:cs="Times New Roman"/>
                <w:b w:val="0"/>
                <w:bCs w:val="0"/>
                <w:color w:val="000000"/>
                <w:sz w:val="18"/>
                <w:szCs w:val="18"/>
                <w:lang w:val="en-US" w:eastAsia="zh-CN"/>
              </w:rPr>
            </w:pPr>
            <w:ins w:id="1142" w:author="LKY" w:date="2026-08-26T11:40:02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114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4007C56">
            <w:pPr>
              <w:pStyle w:val="12"/>
              <w:ind w:left="4" w:leftChars="-4" w:hanging="12" w:hangingChars="7"/>
              <w:jc w:val="center"/>
              <w:rPr>
                <w:ins w:id="1144" w:author="LKY" w:date="2026-08-26T11:40:02Z"/>
                <w:rFonts w:hint="eastAsia" w:ascii="Times New Roman" w:hAnsi="Times New Roman" w:cs="Times New Roman"/>
                <w:b w:val="0"/>
                <w:bCs w:val="0"/>
                <w:color w:val="000000"/>
                <w:sz w:val="18"/>
                <w:szCs w:val="18"/>
                <w:lang w:val="en-US" w:eastAsia="zh-CN"/>
              </w:rPr>
            </w:pPr>
            <w:ins w:id="1145" w:author="LKY" w:date="2026-08-26T11:40:02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3714B6">
            <w:pPr>
              <w:pStyle w:val="12"/>
              <w:ind w:left="4" w:leftChars="-4" w:hanging="12" w:hangingChars="7"/>
              <w:jc w:val="center"/>
              <w:rPr>
                <w:ins w:id="1146" w:author="LKY" w:date="2026-08-26T11:40:02Z"/>
                <w:rFonts w:hint="eastAsia" w:ascii="Times New Roman" w:hAnsi="Times New Roman" w:cs="Times New Roman"/>
                <w:b w:val="0"/>
                <w:bCs w:val="0"/>
                <w:color w:val="000000"/>
                <w:sz w:val="18"/>
                <w:szCs w:val="18"/>
                <w:lang w:val="en-US" w:eastAsia="zh-CN"/>
              </w:rPr>
            </w:pPr>
            <w:ins w:id="1147" w:author="LKY" w:date="2026-08-26T11:40:02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4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1149" w:author="LKY" w:date="2026-08-26T11:40:02Z"/>
                <w:rFonts w:hint="default" w:ascii="Times New Roman" w:hAnsi="Times New Roman" w:cs="Times New Roman"/>
                <w:b w:val="0"/>
                <w:bCs w:val="0"/>
                <w:color w:val="000000"/>
                <w:sz w:val="18"/>
                <w:szCs w:val="18"/>
                <w:lang w:val="en-US" w:eastAsia="zh-CN"/>
              </w:rPr>
            </w:pPr>
            <w:ins w:id="1150" w:author="LKY" w:date="2026-08-26T11:40:02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1151" w:author="LKY" w:date="2026-08-26T11:40:02Z"/>
                <w:rFonts w:hint="eastAsia" w:ascii="Times New Roman" w:hAnsi="Times New Roman" w:cs="Times New Roman"/>
                <w:b w:val="0"/>
                <w:bCs w:val="0"/>
                <w:color w:val="000000"/>
                <w:sz w:val="18"/>
                <w:szCs w:val="18"/>
                <w:lang w:val="en-US" w:eastAsia="zh-CN"/>
              </w:rPr>
            </w:pPr>
            <w:ins w:id="1152" w:author="LKY" w:date="2026-08-26T11:40:02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115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56CB393">
            <w:pPr>
              <w:pStyle w:val="12"/>
              <w:ind w:left="4" w:leftChars="-4" w:hanging="12" w:hangingChars="7"/>
              <w:jc w:val="center"/>
              <w:rPr>
                <w:ins w:id="1154" w:author="LKY" w:date="2026-08-26T11:40:02Z"/>
                <w:rFonts w:hint="default" w:ascii="Times New Roman" w:hAnsi="Times New Roman" w:cs="Times New Roman"/>
                <w:b w:val="0"/>
                <w:bCs w:val="0"/>
                <w:color w:val="000000"/>
                <w:sz w:val="18"/>
                <w:szCs w:val="18"/>
                <w:lang w:val="en-US" w:eastAsia="zh-CN"/>
              </w:rPr>
            </w:pPr>
            <w:ins w:id="1155" w:author="LKY" w:date="2026-08-26T11:40:02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6C7131">
            <w:pPr>
              <w:pStyle w:val="12"/>
              <w:ind w:left="4" w:leftChars="-4" w:hanging="12" w:hangingChars="7"/>
              <w:jc w:val="center"/>
              <w:rPr>
                <w:ins w:id="1156" w:author="LKY" w:date="2026-08-26T11:40:02Z"/>
                <w:rFonts w:hint="default" w:ascii="Times New Roman" w:hAnsi="Times New Roman" w:cs="Times New Roman"/>
                <w:b w:val="0"/>
                <w:bCs w:val="0"/>
                <w:color w:val="000000"/>
                <w:sz w:val="18"/>
                <w:szCs w:val="18"/>
                <w:lang w:val="en-US" w:eastAsia="zh-CN"/>
              </w:rPr>
            </w:pPr>
            <w:ins w:id="1157" w:author="LKY" w:date="2026-08-26T11:40:02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5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1159" w:author="LKY" w:date="2026-08-26T11:40:02Z"/>
                <w:rFonts w:hint="eastAsia" w:ascii="Times New Roman" w:hAnsi="Times New Roman" w:cs="Times New Roman"/>
                <w:b w:val="0"/>
                <w:bCs w:val="0"/>
                <w:color w:val="000000"/>
                <w:sz w:val="18"/>
                <w:szCs w:val="18"/>
                <w:lang w:val="en-US" w:eastAsia="zh-CN"/>
              </w:rPr>
            </w:pPr>
            <w:ins w:id="1160" w:author="LKY" w:date="2026-08-26T11:40:02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1161" w:author="LKY" w:date="2026-08-26T11:40:02Z"/>
                <w:rFonts w:hint="eastAsia" w:ascii="Times New Roman" w:hAnsi="Times New Roman" w:cs="Times New Roman"/>
                <w:b w:val="0"/>
                <w:bCs w:val="0"/>
                <w:color w:val="000000"/>
                <w:sz w:val="18"/>
                <w:szCs w:val="18"/>
                <w:lang w:val="en-US" w:eastAsia="zh-CN"/>
              </w:rPr>
            </w:pPr>
            <w:ins w:id="1162" w:author="LKY" w:date="2026-08-26T11:40:02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116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0FEA9BD">
            <w:pPr>
              <w:pStyle w:val="12"/>
              <w:ind w:left="4" w:leftChars="-4" w:hanging="12" w:hangingChars="7"/>
              <w:jc w:val="center"/>
              <w:rPr>
                <w:ins w:id="1164" w:author="LKY" w:date="2026-08-26T11:40:02Z"/>
                <w:rFonts w:hint="default" w:ascii="Times New Roman" w:hAnsi="Times New Roman" w:cs="Times New Roman"/>
                <w:b w:val="0"/>
                <w:bCs w:val="0"/>
                <w:color w:val="000000"/>
                <w:sz w:val="18"/>
                <w:szCs w:val="18"/>
                <w:lang w:val="en-US" w:eastAsia="zh-CN"/>
              </w:rPr>
            </w:pPr>
            <w:ins w:id="1165" w:author="LKY" w:date="2026-08-26T11:40:02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68DC0E">
            <w:pPr>
              <w:pStyle w:val="12"/>
              <w:ind w:left="4" w:leftChars="-4" w:hanging="12" w:hangingChars="7"/>
              <w:jc w:val="center"/>
              <w:rPr>
                <w:ins w:id="1166" w:author="LKY" w:date="2026-08-26T11:40:02Z"/>
                <w:rFonts w:hint="eastAsia" w:ascii="Times New Roman" w:hAnsi="Times New Roman" w:cs="Times New Roman"/>
                <w:b w:val="0"/>
                <w:bCs w:val="0"/>
                <w:color w:val="000000"/>
                <w:sz w:val="18"/>
                <w:szCs w:val="18"/>
                <w:lang w:val="en-US" w:eastAsia="zh-CN"/>
              </w:rPr>
            </w:pPr>
            <w:ins w:id="1167" w:author="LKY" w:date="2026-08-26T11:40:02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16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1169" w:author="LKY" w:date="2026-08-26T11:40:02Z"/>
                <w:rFonts w:hint="default" w:ascii="Times New Roman" w:hAnsi="Times New Roman" w:cs="Times New Roman"/>
                <w:b w:val="0"/>
                <w:bCs w:val="0"/>
                <w:color w:val="000000"/>
                <w:sz w:val="18"/>
                <w:szCs w:val="18"/>
                <w:lang w:val="en-US" w:eastAsia="zh-CN"/>
              </w:rPr>
            </w:pPr>
            <w:ins w:id="1170" w:author="LKY" w:date="2026-08-26T11:40:02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1171" w:author="LKY" w:date="2026-08-26T11:40:02Z"/>
                <w:rFonts w:hint="eastAsia" w:ascii="Times New Roman" w:hAnsi="Times New Roman" w:cs="Times New Roman"/>
                <w:b w:val="0"/>
                <w:bCs w:val="0"/>
                <w:color w:val="000000"/>
                <w:sz w:val="18"/>
                <w:szCs w:val="18"/>
                <w:lang w:val="en-US" w:eastAsia="zh-CN"/>
              </w:rPr>
            </w:pPr>
            <w:ins w:id="1172" w:author="LKY" w:date="2026-08-26T11:40:02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117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0C0CA77">
            <w:pPr>
              <w:pStyle w:val="12"/>
              <w:ind w:left="4" w:leftChars="-4" w:hanging="12" w:hangingChars="7"/>
              <w:jc w:val="center"/>
              <w:rPr>
                <w:ins w:id="1174" w:author="LKY" w:date="2026-08-26T11:40:02Z"/>
                <w:rFonts w:hint="default" w:ascii="Times New Roman" w:hAnsi="Times New Roman" w:cs="Times New Roman"/>
                <w:b w:val="0"/>
                <w:bCs w:val="0"/>
                <w:color w:val="000000"/>
                <w:sz w:val="18"/>
                <w:szCs w:val="18"/>
                <w:lang w:val="en-US" w:eastAsia="zh-CN"/>
              </w:rPr>
            </w:pPr>
            <w:ins w:id="1175" w:author="LKY" w:date="2026-08-26T11:40:02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7591AA">
            <w:pPr>
              <w:pStyle w:val="12"/>
              <w:ind w:left="4" w:leftChars="-4" w:hanging="12" w:hangingChars="7"/>
              <w:jc w:val="center"/>
              <w:rPr>
                <w:ins w:id="1176" w:author="LKY" w:date="2026-08-26T11:40:02Z"/>
                <w:rFonts w:hint="eastAsia" w:ascii="Times New Roman" w:hAnsi="Times New Roman" w:cs="Times New Roman"/>
                <w:b w:val="0"/>
                <w:bCs w:val="0"/>
                <w:color w:val="000000"/>
                <w:sz w:val="18"/>
                <w:szCs w:val="18"/>
                <w:lang w:val="en-US" w:eastAsia="zh-CN"/>
              </w:rPr>
            </w:pPr>
            <w:ins w:id="1177" w:author="LKY" w:date="2026-08-26T11:40:02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117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1179" w:author="LKY" w:date="2026-08-26T11:40:02Z"/>
                <w:rFonts w:hint="eastAsia" w:ascii="Times New Roman" w:hAnsi="Times New Roman" w:cs="Times New Roman"/>
                <w:b w:val="0"/>
                <w:bCs w:val="0"/>
                <w:color w:val="000000"/>
                <w:sz w:val="18"/>
                <w:szCs w:val="18"/>
                <w:lang w:val="en-US" w:eastAsia="zh-CN"/>
              </w:rPr>
            </w:pPr>
            <w:ins w:id="1180" w:author="LKY" w:date="2026-08-26T11:40:02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1181" w:author="LKY" w:date="2026-08-26T11:40:02Z"/>
                <w:rFonts w:hint="eastAsia" w:ascii="Times New Roman" w:hAnsi="Times New Roman" w:cs="Times New Roman"/>
                <w:b w:val="0"/>
                <w:bCs w:val="0"/>
                <w:color w:val="000000"/>
                <w:sz w:val="18"/>
                <w:szCs w:val="18"/>
                <w:lang w:val="en-US" w:eastAsia="zh-CN"/>
              </w:rPr>
            </w:pPr>
            <w:ins w:id="1182" w:author="LKY" w:date="2026-08-26T11:40:02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118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6DBF858">
            <w:pPr>
              <w:pStyle w:val="12"/>
              <w:ind w:left="4" w:leftChars="-4" w:hanging="12" w:hangingChars="7"/>
              <w:jc w:val="center"/>
              <w:rPr>
                <w:ins w:id="1184" w:author="LKY" w:date="2026-08-26T11:40:02Z"/>
                <w:rFonts w:hint="default" w:ascii="Times New Roman" w:hAnsi="Times New Roman" w:cs="Times New Roman"/>
                <w:b w:val="0"/>
                <w:bCs w:val="0"/>
                <w:color w:val="000000"/>
                <w:sz w:val="18"/>
                <w:szCs w:val="18"/>
                <w:lang w:val="en-US" w:eastAsia="zh-CN"/>
              </w:rPr>
            </w:pPr>
            <w:ins w:id="1185" w:author="LKY" w:date="2026-08-26T11:40:02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E121E1">
            <w:pPr>
              <w:pStyle w:val="12"/>
              <w:ind w:left="4" w:leftChars="-4" w:hanging="12" w:hangingChars="7"/>
              <w:jc w:val="center"/>
              <w:rPr>
                <w:ins w:id="1186" w:author="LKY" w:date="2026-08-26T11:40:02Z"/>
                <w:rFonts w:hint="default" w:ascii="Times New Roman" w:hAnsi="Times New Roman" w:cs="Times New Roman"/>
                <w:b w:val="0"/>
                <w:bCs w:val="0"/>
                <w:color w:val="000000"/>
                <w:sz w:val="18"/>
                <w:szCs w:val="18"/>
                <w:lang w:val="en-US" w:eastAsia="zh-CN"/>
              </w:rPr>
            </w:pPr>
            <w:ins w:id="1187" w:author="LKY" w:date="2026-08-26T11:40:02Z">
              <w:r>
                <w:rPr>
                  <w:rFonts w:hint="eastAsia" w:ascii="Times New Roman" w:hAnsi="Times New Roman" w:cs="Times New Roman"/>
                  <w:b w:val="0"/>
                  <w:bCs w:val="0"/>
                  <w:color w:val="000000"/>
                  <w:sz w:val="18"/>
                  <w:szCs w:val="18"/>
                  <w:lang w:val="en-US" w:eastAsia="zh-CN"/>
                </w:rPr>
                <w:t>6路脉冲输出+2DO</w:t>
              </w:r>
            </w:ins>
          </w:p>
        </w:tc>
      </w:tr>
      <w:tr w14:paraId="08945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1188" w:author="LKY" w:date="2026-08-26T11:40:0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8EAC45A">
            <w:pPr>
              <w:pStyle w:val="12"/>
              <w:ind w:left="4" w:leftChars="-4" w:hanging="12" w:hangingChars="7"/>
              <w:jc w:val="center"/>
              <w:rPr>
                <w:ins w:id="1189" w:author="LKY" w:date="2026-08-26T11:40:02Z"/>
                <w:rFonts w:hint="eastAsia" w:ascii="Times New Roman" w:hAnsi="Times New Roman" w:cs="Times New Roman"/>
                <w:b w:val="0"/>
                <w:bCs w:val="0"/>
                <w:color w:val="000000"/>
                <w:sz w:val="18"/>
                <w:szCs w:val="18"/>
                <w:lang w:val="en-US" w:eastAsia="zh-CN"/>
              </w:rPr>
            </w:pPr>
            <w:ins w:id="1190" w:author="LKY" w:date="2026-08-26T11:40:02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4DE843">
            <w:pPr>
              <w:pStyle w:val="12"/>
              <w:ind w:left="4" w:leftChars="-4" w:hanging="12" w:hangingChars="7"/>
              <w:jc w:val="center"/>
              <w:rPr>
                <w:ins w:id="1191" w:author="LKY" w:date="2026-08-26T11:40:02Z"/>
                <w:rFonts w:hint="eastAsia" w:ascii="Times New Roman" w:hAnsi="Times New Roman" w:cs="Times New Roman"/>
                <w:b w:val="0"/>
                <w:bCs w:val="0"/>
                <w:color w:val="000000"/>
                <w:sz w:val="18"/>
                <w:szCs w:val="18"/>
                <w:lang w:val="en-US" w:eastAsia="zh-CN"/>
              </w:rPr>
            </w:pPr>
            <w:ins w:id="1192" w:author="LKY" w:date="2026-08-26T11:40:02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C5B7C2">
            <w:pPr>
              <w:pStyle w:val="12"/>
              <w:ind w:left="4" w:leftChars="-4" w:hanging="12" w:hangingChars="7"/>
              <w:jc w:val="center"/>
              <w:rPr>
                <w:ins w:id="1193" w:author="LKY" w:date="2026-08-26T11:40:0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9DE3CB4">
            <w:pPr>
              <w:pStyle w:val="12"/>
              <w:ind w:left="4" w:leftChars="-4" w:hanging="12" w:hangingChars="7"/>
              <w:jc w:val="center"/>
              <w:rPr>
                <w:ins w:id="1194" w:author="LKY" w:date="2026-08-26T11:40:02Z"/>
                <w:rFonts w:hint="eastAsia" w:ascii="Times New Roman" w:hAnsi="Times New Roman" w:cs="Times New Roman"/>
                <w:b w:val="0"/>
                <w:bCs w:val="0"/>
                <w:color w:val="000000"/>
                <w:sz w:val="18"/>
                <w:szCs w:val="18"/>
                <w:lang w:val="en-US" w:eastAsia="zh-CN"/>
              </w:rPr>
            </w:pPr>
            <w:ins w:id="1195" w:author="LKY" w:date="2026-08-26T11:40:02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6CC6AD">
            <w:pPr>
              <w:pStyle w:val="12"/>
              <w:ind w:left="4" w:leftChars="-4" w:hanging="12" w:hangingChars="7"/>
              <w:jc w:val="center"/>
              <w:rPr>
                <w:ins w:id="1196" w:author="LKY" w:date="2026-08-26T11:40:02Z"/>
                <w:rFonts w:hint="default" w:ascii="Times New Roman" w:hAnsi="Times New Roman" w:cs="Times New Roman"/>
                <w:b w:val="0"/>
                <w:bCs w:val="0"/>
                <w:color w:val="000000"/>
                <w:sz w:val="18"/>
                <w:szCs w:val="18"/>
                <w:lang w:val="en-US" w:eastAsia="zh-CN"/>
              </w:rPr>
            </w:pPr>
            <w:ins w:id="1197" w:author="LKY" w:date="2026-08-26T11:40:02Z">
              <w:r>
                <w:rPr>
                  <w:rFonts w:hint="eastAsia" w:ascii="Times New Roman" w:hAnsi="Times New Roman" w:cs="Times New Roman"/>
                  <w:b w:val="0"/>
                  <w:bCs w:val="0"/>
                  <w:color w:val="000000"/>
                  <w:sz w:val="18"/>
                  <w:szCs w:val="18"/>
                  <w:lang w:val="en-US" w:eastAsia="zh-CN"/>
                </w:rPr>
                <w:t>2路脉冲输出（脉冲个数控制）+4DI+2DO</w:t>
              </w:r>
            </w:ins>
          </w:p>
        </w:tc>
      </w:tr>
    </w:tbl>
    <w:p w14:paraId="3B98E4AE">
      <w:pPr>
        <w:rPr>
          <w:rFonts w:hint="default"/>
          <w:lang w:val="en-US" w:eastAsia="zh-CN"/>
        </w:rPr>
      </w:pPr>
    </w:p>
    <w:p w14:paraId="7A58AFBF">
      <w:pPr>
        <w:pStyle w:val="3"/>
        <w:numPr>
          <w:ilvl w:val="0"/>
          <w:numId w:val="1"/>
        </w:numPr>
        <w:bidi w:val="0"/>
        <w:ind w:left="0" w:leftChars="0" w:firstLine="0" w:firstLineChars="0"/>
        <w:outlineLvl w:val="0"/>
        <w:rPr>
          <w:rFonts w:hint="eastAsia" w:ascii="Times New Roman" w:hAnsi="Times New Roman"/>
          <w:sz w:val="44"/>
          <w:szCs w:val="44"/>
          <w:lang w:val="en-US" w:eastAsia="zh-CN"/>
        </w:rPr>
      </w:pPr>
      <w:bookmarkStart w:id="31" w:name="_Toc16434"/>
      <w:bookmarkStart w:id="32" w:name="_Toc2366"/>
      <w:bookmarkStart w:id="33" w:name="_Toc3260"/>
      <w:r>
        <w:rPr>
          <w:rFonts w:hint="eastAsia" w:ascii="Times New Roman" w:hAnsi="Times New Roman"/>
          <w:sz w:val="44"/>
          <w:szCs w:val="44"/>
          <w:lang w:val="en-US" w:eastAsia="zh-CN"/>
        </w:rPr>
        <w:t>硬件说明</w:t>
      </w:r>
      <w:bookmarkEnd w:id="31"/>
      <w:bookmarkEnd w:id="32"/>
      <w:bookmarkEnd w:id="33"/>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34" w:name="_Toc31595"/>
      <w:bookmarkStart w:id="35" w:name="_Toc13333"/>
      <w:bookmarkStart w:id="36" w:name="_Toc17602"/>
      <w:bookmarkStart w:id="37" w:name="_Toc27410"/>
      <w:r>
        <w:rPr>
          <w:rFonts w:hint="eastAsia" w:ascii="Times New Roman" w:hAnsi="Times New Roman" w:cs="宋体"/>
          <w:b/>
          <w:color w:val="000000"/>
          <w:sz w:val="32"/>
          <w:szCs w:val="32"/>
          <w:lang w:val="en-US" w:eastAsia="zh-CN" w:bidi="en-US"/>
        </w:rPr>
        <w:t>2.1 N板介绍</w:t>
      </w:r>
      <w:bookmarkEnd w:id="34"/>
      <w:bookmarkEnd w:id="35"/>
      <w:bookmarkEnd w:id="36"/>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38" w:name="_Toc12510"/>
      <w:bookmarkStart w:id="39" w:name="_Toc11444"/>
      <w:bookmarkStart w:id="40" w:name="_Toc10433"/>
      <w:r>
        <w:rPr>
          <w:rFonts w:hint="eastAsia" w:ascii="Times New Roman" w:hAnsi="Times New Roman" w:cs="宋体"/>
          <w:b/>
          <w:color w:val="000000"/>
          <w:sz w:val="32"/>
          <w:szCs w:val="32"/>
          <w:lang w:val="en-US" w:eastAsia="zh-CN" w:bidi="en-US"/>
        </w:rPr>
        <w:t>2.2电源接口</w:t>
      </w:r>
      <w:bookmarkEnd w:id="37"/>
      <w:bookmarkEnd w:id="38"/>
      <w:bookmarkEnd w:id="39"/>
      <w:bookmarkEnd w:id="40"/>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41" w:name="_Toc19054"/>
      <w:bookmarkStart w:id="42" w:name="_Toc14022"/>
      <w:bookmarkStart w:id="43" w:name="_Toc24381"/>
      <w:r>
        <w:rPr>
          <w:rFonts w:hint="eastAsia" w:ascii="Times New Roman" w:hAnsi="Times New Roman"/>
          <w:b/>
          <w:bCs/>
          <w:sz w:val="32"/>
          <w:szCs w:val="32"/>
          <w:lang w:val="en-US" w:eastAsia="zh-CN"/>
        </w:rPr>
        <w:t>2.3模块端口说明</w:t>
      </w:r>
      <w:bookmarkEnd w:id="41"/>
      <w:bookmarkEnd w:id="42"/>
      <w:bookmarkEnd w:id="43"/>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4C36267A">
      <w:pPr>
        <w:pStyle w:val="12"/>
        <w:ind w:left="0" w:leftChars="0" w:firstLine="0" w:firstLineChars="0"/>
        <w:outlineLvl w:val="2"/>
        <w:rPr>
          <w:rFonts w:hint="default"/>
          <w:lang w:val="en-US" w:eastAsia="zh-CN"/>
        </w:rPr>
      </w:pPr>
      <w:bookmarkStart w:id="44" w:name="_Toc5047"/>
      <w:bookmarkStart w:id="45" w:name="_Toc3377"/>
      <w:bookmarkStart w:id="46" w:name="_Toc16459"/>
      <w:r>
        <w:rPr>
          <w:rFonts w:hint="eastAsia" w:ascii="Times New Roman" w:hAnsi="Times New Roman"/>
          <w:b/>
          <w:bCs/>
          <w:sz w:val="28"/>
          <w:szCs w:val="28"/>
          <w:lang w:val="en-US" w:eastAsia="zh-CN"/>
        </w:rPr>
        <w:t>2.3.1RS</w:t>
      </w:r>
      <w:del w:id="1198" w:author="LKY" w:date="2026-09-15T17:15:57Z">
        <w:r>
          <w:rPr>
            <w:rFonts w:hint="eastAsia" w:ascii="Times New Roman" w:hAnsi="Times New Roman"/>
            <w:b/>
            <w:bCs/>
            <w:sz w:val="28"/>
            <w:szCs w:val="28"/>
            <w:lang w:val="en-US" w:eastAsia="zh-CN"/>
          </w:rPr>
          <w:delText>232</w:delText>
        </w:r>
      </w:del>
      <w:del w:id="1199" w:author="LKY" w:date="2026-09-15T17:15:56Z">
        <w:r>
          <w:rPr>
            <w:rFonts w:hint="eastAsia" w:ascii="Times New Roman" w:hAnsi="Times New Roman"/>
            <w:b/>
            <w:bCs/>
            <w:sz w:val="28"/>
            <w:szCs w:val="28"/>
            <w:lang w:val="en-US" w:eastAsia="zh-CN"/>
          </w:rPr>
          <w:delText>/</w:delText>
        </w:r>
      </w:del>
      <w:r>
        <w:rPr>
          <w:rFonts w:hint="eastAsia" w:ascii="Times New Roman" w:hAnsi="Times New Roman"/>
          <w:b/>
          <w:bCs/>
          <w:sz w:val="28"/>
          <w:szCs w:val="28"/>
          <w:lang w:val="en-US" w:eastAsia="zh-CN"/>
        </w:rPr>
        <w:t>485模块</w:t>
      </w:r>
      <w:bookmarkEnd w:id="44"/>
      <w:bookmarkEnd w:id="45"/>
      <w:bookmarkEnd w:id="46"/>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2"/>
        <w:gridCol w:w="1243"/>
        <w:gridCol w:w="1232"/>
        <w:gridCol w:w="1182"/>
        <w:gridCol w:w="1255"/>
        <w:gridCol w:w="1243"/>
        <w:gridCol w:w="1185"/>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ttyACM0-A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ttyACM0-B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ttyAMA2-A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ttyAMA2-B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483936B6">
      <w:pPr>
        <w:pStyle w:val="12"/>
        <w:ind w:left="0" w:leftChars="0" w:firstLine="0" w:firstLineChars="0"/>
        <w:outlineLvl w:val="9"/>
        <w:rPr>
          <w:rFonts w:hint="eastAsia" w:ascii="Times New Roman" w:hAnsi="Times New Roman"/>
          <w:b w:val="0"/>
          <w:bCs w:val="0"/>
          <w:sz w:val="24"/>
          <w:szCs w:val="24"/>
          <w:lang w:val="en-US" w:eastAsia="zh-CN"/>
        </w:rPr>
      </w:pPr>
    </w:p>
    <w:p w14:paraId="3535EC16">
      <w:pPr>
        <w:pStyle w:val="12"/>
        <w:ind w:left="0" w:leftChars="0" w:firstLine="0" w:firstLineChars="0"/>
        <w:outlineLvl w:val="9"/>
        <w:rPr>
          <w:rFonts w:hint="eastAsia" w:ascii="Times New Roman" w:hAnsi="Times New Roman" w:eastAsiaTheme="minorEastAsia"/>
          <w:b w:val="0"/>
          <w:bCs w:val="0"/>
          <w:sz w:val="24"/>
          <w:szCs w:val="24"/>
          <w:lang w:val="en-US" w:eastAsia="zh-CN"/>
        </w:rPr>
      </w:pPr>
    </w:p>
    <w:p w14:paraId="55A09243">
      <w:pPr>
        <w:pStyle w:val="12"/>
        <w:ind w:left="0" w:leftChars="0" w:firstLine="0" w:firstLineChars="0"/>
        <w:outlineLvl w:val="2"/>
        <w:rPr>
          <w:rFonts w:hint="default"/>
          <w:lang w:val="en-US" w:eastAsia="zh-CN"/>
        </w:rPr>
      </w:pPr>
      <w:bookmarkStart w:id="47" w:name="_Toc18072"/>
      <w:bookmarkStart w:id="48" w:name="_Toc7936"/>
      <w:bookmarkStart w:id="49" w:name="_Toc19405"/>
      <w:r>
        <w:rPr>
          <w:rFonts w:hint="eastAsia" w:ascii="Times New Roman" w:hAnsi="Times New Roman"/>
          <w:b/>
          <w:bCs/>
          <w:sz w:val="28"/>
          <w:szCs w:val="28"/>
          <w:lang w:val="en-US" w:eastAsia="zh-CN"/>
        </w:rPr>
        <w:t>2.3.2 DI模块</w:t>
      </w:r>
      <w:bookmarkEnd w:id="47"/>
      <w:bookmarkEnd w:id="48"/>
      <w:bookmarkEnd w:id="49"/>
    </w:p>
    <w:p w14:paraId="4CE7B709">
      <w:pPr>
        <w:jc w:val="center"/>
        <w:rPr>
          <w:rFonts w:hint="default" w:ascii="Times New Roman" w:hAnsi="Times New Roman"/>
          <w:vertAlign w:val="baseline"/>
          <w:lang w:val="en-US" w:eastAsia="zh-CN"/>
        </w:rPr>
      </w:pPr>
    </w:p>
    <w:p w14:paraId="603AED5B">
      <w:pPr>
        <w:jc w:val="center"/>
        <w:rPr>
          <w:rFonts w:hint="default" w:ascii="Times New Roman" w:hAnsi="Times New Roman"/>
          <w:vertAlign w:val="baseline"/>
          <w:lang w:val="en-US" w:eastAsia="zh-CN"/>
        </w:rPr>
      </w:pPr>
    </w:p>
    <w:p w14:paraId="1AC6840C">
      <w:pPr>
        <w:jc w:val="left"/>
        <w:rPr>
          <w:rFonts w:hint="default" w:ascii="Times New Roman" w:hAnsi="Times New Roman"/>
          <w:sz w:val="24"/>
          <w:vertAlign w:val="baseline"/>
          <w:lang w:val="en-US" w:eastAsia="zh-CN"/>
          <w:rPrChange w:id="1201" w:author="L" w:date="2026-05-20T14:36:09Z">
            <w:rPr>
              <w:rFonts w:hint="default" w:ascii="Times New Roman" w:hAnsi="Times New Roman"/>
              <w:vertAlign w:val="baseline"/>
              <w:lang w:val="en-US" w:eastAsia="zh-CN"/>
            </w:rPr>
          </w:rPrChange>
        </w:rPr>
        <w:pPrChange w:id="1200" w:author="L" w:date="2026-05-20T14:35:16Z">
          <w:pPr>
            <w:jc w:val="center"/>
          </w:pPr>
        </w:pPrChange>
      </w:pPr>
      <w:ins w:id="1202" w:author="L" w:date="2026-05-20T14:34:36Z">
        <w:r>
          <w:rPr>
            <w:rFonts w:hint="default" w:ascii="Times New Roman" w:hAnsi="Times New Roman"/>
            <w:sz w:val="24"/>
            <w:vertAlign w:val="baseline"/>
            <w:lang w:val="en-US" w:eastAsia="zh-CN"/>
            <w:rPrChange w:id="1203" w:author="L" w:date="2026-05-20T14:36:09Z">
              <w:rPr>
                <w:rFonts w:hint="default" w:ascii="Times New Roman" w:hAnsi="Times New Roman"/>
                <w:vertAlign w:val="baseline"/>
                <w:lang w:val="en-US" w:eastAsia="zh-CN"/>
              </w:rPr>
            </w:rPrChange>
          </w:rPr>
          <w:t>注意</w:t>
        </w:r>
      </w:ins>
      <w:ins w:id="1204" w:author="L" w:date="2026-05-20T14:35:20Z">
        <w:r>
          <w:rPr>
            <w:rFonts w:hint="eastAsia" w:ascii="Times New Roman" w:hAnsi="Times New Roman"/>
            <w:sz w:val="24"/>
            <w:vertAlign w:val="baseline"/>
            <w:lang w:val="en-US" w:eastAsia="zh-CN"/>
            <w:rPrChange w:id="1205" w:author="L" w:date="2026-05-20T14:36:09Z">
              <w:rPr>
                <w:rFonts w:hint="eastAsia" w:ascii="Times New Roman" w:hAnsi="Times New Roman"/>
                <w:vertAlign w:val="baseline"/>
                <w:lang w:val="en-US" w:eastAsia="zh-CN"/>
              </w:rPr>
            </w:rPrChange>
          </w:rPr>
          <w:t>：</w:t>
        </w:r>
      </w:ins>
      <w:ins w:id="1206" w:author="L" w:date="2026-05-20T14:35:29Z">
        <w:r>
          <w:rPr>
            <w:rFonts w:hint="eastAsia" w:ascii="Times New Roman" w:hAnsi="Times New Roman"/>
            <w:sz w:val="24"/>
            <w:vertAlign w:val="baseline"/>
            <w:lang w:val="en-US" w:eastAsia="zh-CN"/>
            <w:rPrChange w:id="1207" w:author="L" w:date="2026-05-20T14:36:09Z">
              <w:rPr>
                <w:rFonts w:hint="eastAsia" w:ascii="Times New Roman" w:hAnsi="Times New Roman"/>
                <w:vertAlign w:val="baseline"/>
                <w:lang w:val="en-US" w:eastAsia="zh-CN"/>
              </w:rPr>
            </w:rPrChange>
          </w:rPr>
          <w:t>DI</w:t>
        </w:r>
      </w:ins>
      <w:ins w:id="1208" w:author="L" w:date="2026-05-20T14:35:31Z">
        <w:r>
          <w:rPr>
            <w:rFonts w:hint="eastAsia" w:ascii="Times New Roman" w:hAnsi="Times New Roman"/>
            <w:sz w:val="24"/>
            <w:vertAlign w:val="baseline"/>
            <w:lang w:val="en-US" w:eastAsia="zh-CN"/>
            <w:rPrChange w:id="1209" w:author="L" w:date="2026-05-20T14:36:09Z">
              <w:rPr>
                <w:rFonts w:hint="eastAsia" w:ascii="Times New Roman" w:hAnsi="Times New Roman"/>
                <w:vertAlign w:val="baseline"/>
                <w:lang w:val="en-US" w:eastAsia="zh-CN"/>
              </w:rPr>
            </w:rPrChange>
          </w:rPr>
          <w:t>模块</w:t>
        </w:r>
      </w:ins>
      <w:ins w:id="1210" w:author="L" w:date="2026-05-20T14:35:34Z">
        <w:r>
          <w:rPr>
            <w:rFonts w:hint="eastAsia" w:ascii="Times New Roman" w:hAnsi="Times New Roman"/>
            <w:sz w:val="24"/>
            <w:vertAlign w:val="baseline"/>
            <w:lang w:val="en-US" w:eastAsia="zh-CN"/>
            <w:rPrChange w:id="1211" w:author="L" w:date="2026-05-20T14:36:09Z">
              <w:rPr>
                <w:rFonts w:hint="eastAsia" w:ascii="Times New Roman" w:hAnsi="Times New Roman"/>
                <w:vertAlign w:val="baseline"/>
                <w:lang w:val="en-US" w:eastAsia="zh-CN"/>
              </w:rPr>
            </w:rPrChange>
          </w:rPr>
          <w:t>默认</w:t>
        </w:r>
      </w:ins>
      <w:ins w:id="1212" w:author="L" w:date="2026-05-20T14:35:37Z">
        <w:r>
          <w:rPr>
            <w:rFonts w:hint="eastAsia" w:ascii="Times New Roman" w:hAnsi="Times New Roman"/>
            <w:sz w:val="24"/>
            <w:vertAlign w:val="baseline"/>
            <w:lang w:val="en-US" w:eastAsia="zh-CN"/>
            <w:rPrChange w:id="1213" w:author="L" w:date="2026-05-20T14:36:09Z">
              <w:rPr>
                <w:rFonts w:hint="eastAsia" w:ascii="Times New Roman" w:hAnsi="Times New Roman"/>
                <w:vertAlign w:val="baseline"/>
                <w:lang w:val="en-US" w:eastAsia="zh-CN"/>
              </w:rPr>
            </w:rPrChange>
          </w:rPr>
          <w:t>供电2</w:t>
        </w:r>
      </w:ins>
      <w:ins w:id="1214" w:author="L" w:date="2026-05-20T14:35:38Z">
        <w:r>
          <w:rPr>
            <w:rFonts w:hint="eastAsia" w:ascii="Times New Roman" w:hAnsi="Times New Roman"/>
            <w:sz w:val="24"/>
            <w:vertAlign w:val="baseline"/>
            <w:lang w:val="en-US" w:eastAsia="zh-CN"/>
            <w:rPrChange w:id="1215" w:author="L" w:date="2026-05-20T14:36:09Z">
              <w:rPr>
                <w:rFonts w:hint="eastAsia" w:ascii="Times New Roman" w:hAnsi="Times New Roman"/>
                <w:vertAlign w:val="baseline"/>
                <w:lang w:val="en-US" w:eastAsia="zh-CN"/>
              </w:rPr>
            </w:rPrChange>
          </w:rPr>
          <w:t>4</w:t>
        </w:r>
      </w:ins>
      <w:ins w:id="1216" w:author="L" w:date="2026-05-20T14:35:40Z">
        <w:r>
          <w:rPr>
            <w:rFonts w:hint="eastAsia" w:ascii="Times New Roman" w:hAnsi="Times New Roman"/>
            <w:sz w:val="24"/>
            <w:vertAlign w:val="baseline"/>
            <w:lang w:val="en-US" w:eastAsia="zh-CN"/>
            <w:rPrChange w:id="1217" w:author="L" w:date="2026-05-20T14:36:09Z">
              <w:rPr>
                <w:rFonts w:hint="eastAsia" w:ascii="Times New Roman" w:hAnsi="Times New Roman"/>
                <w:vertAlign w:val="baseline"/>
                <w:lang w:val="en-US" w:eastAsia="zh-CN"/>
              </w:rPr>
            </w:rPrChange>
          </w:rPr>
          <w:t>V</w:t>
        </w:r>
      </w:ins>
    </w:p>
    <w:p w14:paraId="5C1D29EA">
      <w:pPr>
        <w:jc w:val="center"/>
        <w:rPr>
          <w:rFonts w:hint="default" w:ascii="Times New Roman" w:hAnsi="Times New Roman"/>
          <w:vertAlign w:val="baseline"/>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18" w:author="LKY" w:date="2026-05-22T21:01:00Z"/>
        </w:trPr>
        <w:tc>
          <w:tcPr>
            <w:tcW w:w="5000" w:type="pct"/>
            <w:gridSpan w:val="10"/>
            <w:tcBorders>
              <w:top w:val="single" w:color="auto" w:sz="4" w:space="0"/>
            </w:tcBorders>
            <w:noWrap w:val="0"/>
            <w:vAlign w:val="top"/>
          </w:tcPr>
          <w:p w14:paraId="59777541">
            <w:pPr>
              <w:jc w:val="center"/>
              <w:rPr>
                <w:ins w:id="1219" w:author="LKY" w:date="2026-05-22T21:01:00Z"/>
                <w:rFonts w:hint="default" w:ascii="Times New Roman" w:hAnsi="Times New Roman"/>
                <w:vertAlign w:val="baseline"/>
                <w:lang w:val="en-US" w:eastAsia="zh-CN"/>
              </w:rPr>
            </w:pPr>
            <w:ins w:id="1220" w:author="LKY" w:date="2026-05-22T21:01:00Z">
              <w:r>
                <w:rPr>
                  <w:rFonts w:hint="eastAsia" w:ascii="Times New Roman" w:hAnsi="Times New Roman"/>
                  <w:vertAlign w:val="baseline"/>
                  <w:lang w:val="en-US" w:eastAsia="zh-CN"/>
                </w:rPr>
                <w:t>N1161/N1162/N1163模块</w:t>
              </w:r>
            </w:ins>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21" w:author="LKY" w:date="2026-05-22T21:01:00Z"/>
        </w:trPr>
        <w:tc>
          <w:tcPr>
            <w:tcW w:w="639" w:type="pct"/>
            <w:tcBorders>
              <w:top w:val="single" w:color="auto" w:sz="4" w:space="0"/>
            </w:tcBorders>
            <w:noWrap w:val="0"/>
            <w:vAlign w:val="top"/>
          </w:tcPr>
          <w:p w14:paraId="3F4E4084">
            <w:pPr>
              <w:jc w:val="center"/>
              <w:rPr>
                <w:ins w:id="1222" w:author="LKY" w:date="2026-05-22T21:01:00Z"/>
                <w:rFonts w:hint="default" w:ascii="Times New Roman" w:hAnsi="Times New Roman"/>
                <w:vertAlign w:val="baseline"/>
                <w:lang w:val="en-US" w:eastAsia="zh-CN"/>
              </w:rPr>
            </w:pPr>
            <w:ins w:id="1223" w:author="LKY" w:date="2026-05-22T21:01:00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F9DC1E2">
            <w:pPr>
              <w:jc w:val="center"/>
              <w:rPr>
                <w:ins w:id="1224" w:author="LKY" w:date="2026-05-22T21:01:00Z"/>
                <w:rFonts w:hint="default" w:ascii="Times New Roman" w:hAnsi="Times New Roman" w:eastAsiaTheme="minorEastAsia" w:cstheme="minorBidi"/>
                <w:kern w:val="2"/>
                <w:sz w:val="21"/>
                <w:szCs w:val="24"/>
                <w:vertAlign w:val="baseline"/>
                <w:lang w:val="en-US" w:eastAsia="zh-CN" w:bidi="ar-SA"/>
              </w:rPr>
            </w:pPr>
            <w:ins w:id="1225" w:author="LKY" w:date="2026-05-22T21:01:00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5227053">
            <w:pPr>
              <w:jc w:val="center"/>
              <w:rPr>
                <w:ins w:id="1226" w:author="LKY" w:date="2026-05-22T21:01:00Z"/>
                <w:rFonts w:hint="default" w:ascii="Times New Roman" w:hAnsi="Times New Roman" w:eastAsiaTheme="minorEastAsia" w:cstheme="minorBidi"/>
                <w:kern w:val="2"/>
                <w:sz w:val="21"/>
                <w:szCs w:val="24"/>
                <w:vertAlign w:val="baseline"/>
                <w:lang w:val="en-US" w:eastAsia="zh-CN" w:bidi="ar-SA"/>
              </w:rPr>
            </w:pPr>
            <w:ins w:id="1227" w:author="LKY" w:date="2026-05-22T21:01:00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77F6E51">
            <w:pPr>
              <w:jc w:val="center"/>
              <w:rPr>
                <w:ins w:id="1228" w:author="LKY" w:date="2026-05-22T21:01:00Z"/>
                <w:rFonts w:hint="default" w:ascii="Times New Roman" w:hAnsi="Times New Roman" w:eastAsiaTheme="minorEastAsia" w:cstheme="minorBidi"/>
                <w:kern w:val="2"/>
                <w:sz w:val="21"/>
                <w:szCs w:val="24"/>
                <w:vertAlign w:val="baseline"/>
                <w:lang w:val="en-US" w:eastAsia="zh-CN" w:bidi="ar-SA"/>
              </w:rPr>
            </w:pPr>
            <w:ins w:id="1229" w:author="LKY" w:date="2026-05-22T21:01:00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5628AF4">
            <w:pPr>
              <w:jc w:val="center"/>
              <w:rPr>
                <w:ins w:id="1230" w:author="LKY" w:date="2026-05-22T21:01:00Z"/>
                <w:rFonts w:hint="default" w:ascii="Times New Roman" w:hAnsi="Times New Roman" w:eastAsiaTheme="minorEastAsia" w:cstheme="minorBidi"/>
                <w:kern w:val="2"/>
                <w:sz w:val="21"/>
                <w:szCs w:val="24"/>
                <w:vertAlign w:val="baseline"/>
                <w:lang w:val="en-US" w:eastAsia="zh-CN" w:bidi="ar-SA"/>
              </w:rPr>
            </w:pPr>
            <w:ins w:id="1231" w:author="LKY" w:date="2026-05-22T21:01:00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7C91210">
            <w:pPr>
              <w:jc w:val="center"/>
              <w:rPr>
                <w:ins w:id="1232" w:author="LKY" w:date="2026-05-22T21:01:00Z"/>
                <w:rFonts w:hint="default" w:ascii="Times New Roman" w:hAnsi="Times New Roman" w:eastAsiaTheme="minorEastAsia" w:cstheme="minorBidi"/>
                <w:kern w:val="2"/>
                <w:sz w:val="21"/>
                <w:szCs w:val="24"/>
                <w:vertAlign w:val="baseline"/>
                <w:lang w:val="en-US" w:eastAsia="zh-CN" w:bidi="ar-SA"/>
              </w:rPr>
            </w:pPr>
            <w:ins w:id="1233" w:author="LKY" w:date="2026-05-22T21:01:00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96E782E">
            <w:pPr>
              <w:jc w:val="center"/>
              <w:rPr>
                <w:ins w:id="1234" w:author="LKY" w:date="2026-05-22T21:01:00Z"/>
                <w:rFonts w:hint="default" w:ascii="Times New Roman" w:hAnsi="Times New Roman" w:eastAsiaTheme="minorEastAsia" w:cstheme="minorBidi"/>
                <w:kern w:val="2"/>
                <w:sz w:val="21"/>
                <w:szCs w:val="24"/>
                <w:vertAlign w:val="baseline"/>
                <w:lang w:val="en-US" w:eastAsia="zh-CN" w:bidi="ar-SA"/>
              </w:rPr>
            </w:pPr>
            <w:ins w:id="1235" w:author="LKY" w:date="2026-05-22T21:01:00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4E4DD22">
            <w:pPr>
              <w:jc w:val="center"/>
              <w:rPr>
                <w:ins w:id="1236" w:author="LKY" w:date="2026-05-22T21:01:00Z"/>
                <w:rFonts w:hint="default" w:ascii="Times New Roman" w:hAnsi="Times New Roman"/>
                <w:vertAlign w:val="baseline"/>
                <w:lang w:val="en-US" w:eastAsia="zh-CN"/>
              </w:rPr>
            </w:pPr>
            <w:ins w:id="1237" w:author="LKY" w:date="2026-05-22T21:01:00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2EB34DC">
            <w:pPr>
              <w:jc w:val="center"/>
              <w:rPr>
                <w:ins w:id="1238" w:author="LKY" w:date="2026-05-22T21:01:00Z"/>
                <w:rFonts w:hint="default" w:ascii="Times New Roman" w:hAnsi="Times New Roman"/>
                <w:vertAlign w:val="baseline"/>
                <w:lang w:val="en-US" w:eastAsia="zh-CN"/>
              </w:rPr>
            </w:pPr>
            <w:ins w:id="1239" w:author="LKY" w:date="2026-05-22T21:01:00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4366FA26">
            <w:pPr>
              <w:jc w:val="center"/>
              <w:rPr>
                <w:ins w:id="1240" w:author="LKY" w:date="2026-05-22T21:01:00Z"/>
                <w:rFonts w:hint="default" w:ascii="Times New Roman" w:hAnsi="Times New Roman"/>
                <w:vertAlign w:val="baseline"/>
                <w:lang w:val="en-US" w:eastAsia="zh-CN"/>
              </w:rPr>
            </w:pPr>
            <w:ins w:id="1241" w:author="LKY" w:date="2026-05-22T21:01:00Z">
              <w:r>
                <w:rPr>
                  <w:rFonts w:hint="eastAsia" w:ascii="Times New Roman" w:hAnsi="Times New Roman"/>
                  <w:vertAlign w:val="baseline"/>
                  <w:lang w:val="en-US" w:eastAsia="zh-CN"/>
                </w:rPr>
                <w:t>B9</w:t>
              </w:r>
            </w:ins>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42" w:author="LKY" w:date="2026-05-22T21:01:00Z"/>
        </w:trPr>
        <w:tc>
          <w:tcPr>
            <w:tcW w:w="639" w:type="pct"/>
            <w:noWrap w:val="0"/>
            <w:vAlign w:val="top"/>
          </w:tcPr>
          <w:p w14:paraId="5A22634F">
            <w:pPr>
              <w:jc w:val="center"/>
              <w:rPr>
                <w:ins w:id="1243" w:author="LKY" w:date="2026-05-22T21:01:00Z"/>
                <w:rFonts w:hint="default" w:ascii="Times New Roman" w:hAnsi="Times New Roman"/>
                <w:vertAlign w:val="baseline"/>
                <w:lang w:val="en-US" w:eastAsia="zh-CN"/>
              </w:rPr>
            </w:pPr>
            <w:ins w:id="1244" w:author="LKY" w:date="2026-05-22T21:01:00Z">
              <w:r>
                <w:rPr>
                  <w:rFonts w:hint="eastAsia" w:ascii="Times New Roman" w:hAnsi="Times New Roman"/>
                  <w:vertAlign w:val="baseline"/>
                  <w:lang w:val="en-US" w:eastAsia="zh-CN"/>
                </w:rPr>
                <w:t>名称</w:t>
              </w:r>
            </w:ins>
          </w:p>
        </w:tc>
        <w:tc>
          <w:tcPr>
            <w:tcW w:w="489" w:type="pct"/>
            <w:noWrap w:val="0"/>
            <w:vAlign w:val="top"/>
          </w:tcPr>
          <w:p w14:paraId="0CDD25A7">
            <w:pPr>
              <w:jc w:val="center"/>
              <w:rPr>
                <w:ins w:id="1245" w:author="LKY" w:date="2026-05-22T21:01:00Z"/>
                <w:rFonts w:hint="default" w:ascii="Times New Roman" w:hAnsi="Times New Roman"/>
                <w:vertAlign w:val="baseline"/>
                <w:lang w:val="en-US" w:eastAsia="zh-CN"/>
              </w:rPr>
            </w:pPr>
            <w:ins w:id="1246" w:author="LKY" w:date="2026-05-22T21:01:00Z">
              <w:r>
                <w:rPr>
                  <w:rFonts w:hint="eastAsia" w:ascii="Times New Roman" w:hAnsi="Times New Roman"/>
                  <w:vertAlign w:val="baseline"/>
                  <w:lang w:val="en-US" w:eastAsia="zh-CN"/>
                </w:rPr>
                <w:t>DI2</w:t>
              </w:r>
            </w:ins>
          </w:p>
        </w:tc>
        <w:tc>
          <w:tcPr>
            <w:tcW w:w="483" w:type="pct"/>
            <w:noWrap w:val="0"/>
            <w:vAlign w:val="top"/>
          </w:tcPr>
          <w:p w14:paraId="6E9269F3">
            <w:pPr>
              <w:jc w:val="center"/>
              <w:rPr>
                <w:ins w:id="1247" w:author="LKY" w:date="2026-05-22T21:01:00Z"/>
                <w:rFonts w:hint="default" w:ascii="Times New Roman" w:hAnsi="Times New Roman"/>
                <w:vertAlign w:val="baseline"/>
                <w:lang w:val="en-US" w:eastAsia="zh-CN"/>
              </w:rPr>
            </w:pPr>
            <w:ins w:id="1248" w:author="LKY" w:date="2026-05-22T21:01:00Z">
              <w:r>
                <w:rPr>
                  <w:rFonts w:hint="eastAsia" w:ascii="Times New Roman" w:hAnsi="Times New Roman"/>
                  <w:vertAlign w:val="baseline"/>
                  <w:lang w:val="en-US" w:eastAsia="zh-CN"/>
                </w:rPr>
                <w:t>DI4</w:t>
              </w:r>
            </w:ins>
          </w:p>
        </w:tc>
        <w:tc>
          <w:tcPr>
            <w:tcW w:w="489" w:type="pct"/>
            <w:noWrap w:val="0"/>
            <w:vAlign w:val="top"/>
          </w:tcPr>
          <w:p w14:paraId="7C5B65FC">
            <w:pPr>
              <w:jc w:val="center"/>
              <w:rPr>
                <w:ins w:id="1249" w:author="LKY" w:date="2026-05-22T21:01:00Z"/>
                <w:rFonts w:hint="default" w:ascii="Times New Roman" w:hAnsi="Times New Roman" w:eastAsiaTheme="minorEastAsia" w:cstheme="minorBidi"/>
                <w:kern w:val="2"/>
                <w:sz w:val="21"/>
                <w:szCs w:val="24"/>
                <w:vertAlign w:val="baseline"/>
                <w:lang w:val="en-US" w:eastAsia="zh-CN" w:bidi="ar-SA"/>
              </w:rPr>
            </w:pPr>
            <w:ins w:id="1250" w:author="LKY" w:date="2026-05-22T21:01:00Z">
              <w:r>
                <w:rPr>
                  <w:rFonts w:hint="eastAsia" w:ascii="Times New Roman" w:hAnsi="Times New Roman"/>
                  <w:vertAlign w:val="baseline"/>
                  <w:lang w:val="en-US" w:eastAsia="zh-CN"/>
                </w:rPr>
                <w:t>DI6</w:t>
              </w:r>
            </w:ins>
          </w:p>
        </w:tc>
        <w:tc>
          <w:tcPr>
            <w:tcW w:w="489" w:type="pct"/>
            <w:noWrap w:val="0"/>
            <w:vAlign w:val="top"/>
          </w:tcPr>
          <w:p w14:paraId="1286BB26">
            <w:pPr>
              <w:jc w:val="center"/>
              <w:rPr>
                <w:ins w:id="1251" w:author="LKY" w:date="2026-05-22T21:01:00Z"/>
                <w:rFonts w:hint="default" w:ascii="Times New Roman" w:hAnsi="Times New Roman" w:eastAsiaTheme="minorEastAsia" w:cstheme="minorBidi"/>
                <w:kern w:val="2"/>
                <w:sz w:val="21"/>
                <w:szCs w:val="24"/>
                <w:vertAlign w:val="baseline"/>
                <w:lang w:val="en-US" w:eastAsia="zh-CN" w:bidi="ar-SA"/>
              </w:rPr>
            </w:pPr>
            <w:ins w:id="1252" w:author="LKY" w:date="2026-05-22T21:01:00Z">
              <w:r>
                <w:rPr>
                  <w:rFonts w:hint="eastAsia" w:ascii="Times New Roman" w:hAnsi="Times New Roman"/>
                  <w:vertAlign w:val="baseline"/>
                  <w:lang w:val="en-US" w:eastAsia="zh-CN"/>
                </w:rPr>
                <w:t>DI8</w:t>
              </w:r>
            </w:ins>
          </w:p>
        </w:tc>
        <w:tc>
          <w:tcPr>
            <w:tcW w:w="489" w:type="pct"/>
            <w:noWrap w:val="0"/>
            <w:vAlign w:val="top"/>
          </w:tcPr>
          <w:p w14:paraId="1690E1FA">
            <w:pPr>
              <w:jc w:val="center"/>
              <w:rPr>
                <w:ins w:id="1253" w:author="LKY" w:date="2026-05-22T21:01:00Z"/>
                <w:rFonts w:hint="default" w:ascii="Times New Roman" w:hAnsi="Times New Roman"/>
                <w:vertAlign w:val="baseline"/>
                <w:lang w:val="en-US" w:eastAsia="zh-CN"/>
              </w:rPr>
            </w:pPr>
            <w:ins w:id="1254" w:author="LKY" w:date="2026-05-22T21:01:00Z">
              <w:r>
                <w:rPr>
                  <w:rFonts w:hint="eastAsia" w:ascii="Times New Roman" w:hAnsi="Times New Roman"/>
                  <w:vertAlign w:val="baseline"/>
                  <w:lang w:val="en-US" w:eastAsia="zh-CN"/>
                </w:rPr>
                <w:t>DI10</w:t>
              </w:r>
            </w:ins>
          </w:p>
        </w:tc>
        <w:tc>
          <w:tcPr>
            <w:tcW w:w="489" w:type="pct"/>
            <w:noWrap w:val="0"/>
            <w:vAlign w:val="top"/>
          </w:tcPr>
          <w:p w14:paraId="129C3F00">
            <w:pPr>
              <w:jc w:val="center"/>
              <w:rPr>
                <w:ins w:id="1255" w:author="LKY" w:date="2026-05-22T21:01:00Z"/>
                <w:rFonts w:hint="default" w:ascii="Times New Roman" w:hAnsi="Times New Roman"/>
                <w:vertAlign w:val="baseline"/>
                <w:lang w:val="en-US" w:eastAsia="zh-CN"/>
              </w:rPr>
            </w:pPr>
            <w:ins w:id="1256" w:author="LKY" w:date="2026-05-22T21:01:00Z">
              <w:r>
                <w:rPr>
                  <w:rFonts w:hint="eastAsia" w:ascii="Times New Roman" w:hAnsi="Times New Roman"/>
                  <w:vertAlign w:val="baseline"/>
                  <w:lang w:val="en-US" w:eastAsia="zh-CN"/>
                </w:rPr>
                <w:t>DI12</w:t>
              </w:r>
            </w:ins>
          </w:p>
        </w:tc>
        <w:tc>
          <w:tcPr>
            <w:tcW w:w="489" w:type="pct"/>
            <w:noWrap w:val="0"/>
            <w:vAlign w:val="top"/>
          </w:tcPr>
          <w:p w14:paraId="44B14C88">
            <w:pPr>
              <w:jc w:val="center"/>
              <w:rPr>
                <w:ins w:id="1257" w:author="LKY" w:date="2026-05-22T21:01:00Z"/>
                <w:rFonts w:hint="default" w:ascii="Times New Roman" w:hAnsi="Times New Roman"/>
                <w:vertAlign w:val="baseline"/>
                <w:lang w:val="en-US" w:eastAsia="zh-CN"/>
              </w:rPr>
            </w:pPr>
            <w:ins w:id="1258" w:author="LKY" w:date="2026-05-22T21:01:00Z">
              <w:r>
                <w:rPr>
                  <w:rFonts w:hint="eastAsia" w:ascii="Times New Roman" w:hAnsi="Times New Roman"/>
                  <w:vertAlign w:val="baseline"/>
                  <w:lang w:val="en-US" w:eastAsia="zh-CN"/>
                </w:rPr>
                <w:t>DI14</w:t>
              </w:r>
            </w:ins>
          </w:p>
        </w:tc>
        <w:tc>
          <w:tcPr>
            <w:tcW w:w="525" w:type="pct"/>
            <w:noWrap w:val="0"/>
            <w:vAlign w:val="top"/>
          </w:tcPr>
          <w:p w14:paraId="71441D3C">
            <w:pPr>
              <w:jc w:val="center"/>
              <w:rPr>
                <w:ins w:id="1259" w:author="LKY" w:date="2026-05-22T21:01:00Z"/>
                <w:rFonts w:hint="default" w:ascii="Times New Roman" w:hAnsi="Times New Roman"/>
                <w:vertAlign w:val="baseline"/>
                <w:lang w:val="en-US" w:eastAsia="zh-CN"/>
              </w:rPr>
            </w:pPr>
            <w:ins w:id="1260" w:author="LKY" w:date="2026-05-22T21:01:00Z">
              <w:r>
                <w:rPr>
                  <w:rFonts w:hint="eastAsia" w:ascii="Times New Roman" w:hAnsi="Times New Roman"/>
                  <w:vertAlign w:val="baseline"/>
                  <w:lang w:val="en-US" w:eastAsia="zh-CN"/>
                </w:rPr>
                <w:t>DI16</w:t>
              </w:r>
            </w:ins>
          </w:p>
        </w:tc>
        <w:tc>
          <w:tcPr>
            <w:tcW w:w="412" w:type="pct"/>
            <w:noWrap w:val="0"/>
            <w:vAlign w:val="top"/>
          </w:tcPr>
          <w:p w14:paraId="1A3C33B0">
            <w:pPr>
              <w:jc w:val="center"/>
              <w:rPr>
                <w:ins w:id="1261" w:author="LKY" w:date="2026-05-22T21:01:00Z"/>
                <w:rFonts w:hint="default" w:ascii="Times New Roman" w:hAnsi="Times New Roman"/>
                <w:vertAlign w:val="baseline"/>
                <w:lang w:val="en-US" w:eastAsia="zh-CN"/>
              </w:rPr>
            </w:pPr>
            <w:ins w:id="1262" w:author="LKY" w:date="2026-05-22T21:01:00Z">
              <w:r>
                <w:rPr>
                  <w:rFonts w:hint="eastAsia" w:ascii="Times New Roman" w:hAnsi="Times New Roman"/>
                  <w:vertAlign w:val="baseline"/>
                  <w:lang w:val="en-US" w:eastAsia="zh-CN"/>
                </w:rPr>
                <w:t>PE</w:t>
              </w:r>
            </w:ins>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63" w:author="LKY" w:date="2026-05-22T21:01:00Z"/>
        </w:trPr>
        <w:tc>
          <w:tcPr>
            <w:tcW w:w="639" w:type="pct"/>
            <w:noWrap w:val="0"/>
            <w:vAlign w:val="top"/>
          </w:tcPr>
          <w:p w14:paraId="3FDA32B8">
            <w:pPr>
              <w:jc w:val="center"/>
              <w:rPr>
                <w:ins w:id="1264" w:author="LKY" w:date="2026-05-22T21:01:00Z"/>
                <w:rFonts w:hint="default" w:ascii="Times New Roman" w:hAnsi="Times New Roman"/>
                <w:vertAlign w:val="baseline"/>
                <w:lang w:val="en-US" w:eastAsia="zh-CN"/>
              </w:rPr>
            </w:pPr>
            <w:ins w:id="1265" w:author="LKY" w:date="2026-05-22T21:01:00Z">
              <w:r>
                <w:rPr>
                  <w:rFonts w:hint="eastAsia" w:ascii="Times New Roman" w:hAnsi="Times New Roman"/>
                  <w:vertAlign w:val="baseline"/>
                  <w:lang w:val="en-US" w:eastAsia="zh-CN"/>
                </w:rPr>
                <w:t>端口号</w:t>
              </w:r>
            </w:ins>
          </w:p>
        </w:tc>
        <w:tc>
          <w:tcPr>
            <w:tcW w:w="489" w:type="pct"/>
            <w:noWrap w:val="0"/>
            <w:vAlign w:val="top"/>
          </w:tcPr>
          <w:p w14:paraId="18365C0C">
            <w:pPr>
              <w:jc w:val="center"/>
              <w:rPr>
                <w:ins w:id="1266" w:author="LKY" w:date="2026-05-22T21:01:00Z"/>
                <w:rFonts w:hint="default" w:ascii="Times New Roman" w:hAnsi="Times New Roman"/>
                <w:vertAlign w:val="baseline"/>
                <w:lang w:val="en-US" w:eastAsia="zh-CN"/>
              </w:rPr>
            </w:pPr>
            <w:ins w:id="1267" w:author="LKY" w:date="2026-05-22T21:01:00Z">
              <w:r>
                <w:rPr>
                  <w:rFonts w:hint="eastAsia" w:ascii="Times New Roman" w:hAnsi="Times New Roman"/>
                  <w:vertAlign w:val="baseline"/>
                  <w:lang w:val="en-US" w:eastAsia="zh-CN"/>
                </w:rPr>
                <w:t>A1</w:t>
              </w:r>
            </w:ins>
          </w:p>
        </w:tc>
        <w:tc>
          <w:tcPr>
            <w:tcW w:w="483" w:type="pct"/>
            <w:noWrap w:val="0"/>
            <w:vAlign w:val="top"/>
          </w:tcPr>
          <w:p w14:paraId="6A9E0B25">
            <w:pPr>
              <w:jc w:val="center"/>
              <w:rPr>
                <w:ins w:id="1268" w:author="LKY" w:date="2026-05-22T21:01:00Z"/>
                <w:rFonts w:hint="default" w:ascii="Times New Roman" w:hAnsi="Times New Roman"/>
                <w:vertAlign w:val="baseline"/>
                <w:lang w:val="en-US" w:eastAsia="zh-CN"/>
              </w:rPr>
            </w:pPr>
            <w:ins w:id="1269" w:author="LKY" w:date="2026-05-22T21:01:00Z">
              <w:r>
                <w:rPr>
                  <w:rFonts w:hint="eastAsia" w:ascii="Times New Roman" w:hAnsi="Times New Roman"/>
                  <w:vertAlign w:val="baseline"/>
                  <w:lang w:val="en-US" w:eastAsia="zh-CN"/>
                </w:rPr>
                <w:t>A2</w:t>
              </w:r>
            </w:ins>
          </w:p>
        </w:tc>
        <w:tc>
          <w:tcPr>
            <w:tcW w:w="489" w:type="pct"/>
            <w:noWrap w:val="0"/>
            <w:vAlign w:val="top"/>
          </w:tcPr>
          <w:p w14:paraId="115AF11E">
            <w:pPr>
              <w:jc w:val="center"/>
              <w:rPr>
                <w:ins w:id="1270" w:author="LKY" w:date="2026-05-22T21:01:00Z"/>
                <w:rFonts w:hint="default" w:ascii="Times New Roman" w:hAnsi="Times New Roman"/>
                <w:vertAlign w:val="baseline"/>
                <w:lang w:val="en-US" w:eastAsia="zh-CN"/>
              </w:rPr>
            </w:pPr>
            <w:ins w:id="1271" w:author="LKY" w:date="2026-05-22T21:01:00Z">
              <w:r>
                <w:rPr>
                  <w:rFonts w:hint="eastAsia" w:ascii="Times New Roman" w:hAnsi="Times New Roman"/>
                  <w:vertAlign w:val="baseline"/>
                  <w:lang w:val="en-US" w:eastAsia="zh-CN"/>
                </w:rPr>
                <w:t>A3</w:t>
              </w:r>
            </w:ins>
          </w:p>
        </w:tc>
        <w:tc>
          <w:tcPr>
            <w:tcW w:w="489" w:type="pct"/>
            <w:noWrap w:val="0"/>
            <w:vAlign w:val="top"/>
          </w:tcPr>
          <w:p w14:paraId="1D521873">
            <w:pPr>
              <w:jc w:val="center"/>
              <w:rPr>
                <w:ins w:id="1272" w:author="LKY" w:date="2026-05-22T21:01:00Z"/>
                <w:rFonts w:hint="default" w:ascii="Times New Roman" w:hAnsi="Times New Roman"/>
                <w:vertAlign w:val="baseline"/>
                <w:lang w:val="en-US" w:eastAsia="zh-CN"/>
              </w:rPr>
            </w:pPr>
            <w:ins w:id="1273" w:author="LKY" w:date="2026-05-22T21:01:00Z">
              <w:r>
                <w:rPr>
                  <w:rFonts w:hint="eastAsia" w:ascii="Times New Roman" w:hAnsi="Times New Roman"/>
                  <w:vertAlign w:val="baseline"/>
                  <w:lang w:val="en-US" w:eastAsia="zh-CN"/>
                </w:rPr>
                <w:t>A4</w:t>
              </w:r>
            </w:ins>
          </w:p>
        </w:tc>
        <w:tc>
          <w:tcPr>
            <w:tcW w:w="489" w:type="pct"/>
            <w:noWrap w:val="0"/>
            <w:vAlign w:val="top"/>
          </w:tcPr>
          <w:p w14:paraId="6E64CD29">
            <w:pPr>
              <w:jc w:val="center"/>
              <w:rPr>
                <w:ins w:id="1274" w:author="LKY" w:date="2026-05-22T21:01:00Z"/>
                <w:rFonts w:hint="default" w:ascii="Times New Roman" w:hAnsi="Times New Roman"/>
                <w:vertAlign w:val="baseline"/>
                <w:lang w:val="en-US" w:eastAsia="zh-CN"/>
              </w:rPr>
            </w:pPr>
            <w:ins w:id="1275" w:author="LKY" w:date="2026-05-22T21:01:00Z">
              <w:r>
                <w:rPr>
                  <w:rFonts w:hint="eastAsia" w:ascii="Times New Roman" w:hAnsi="Times New Roman"/>
                  <w:vertAlign w:val="baseline"/>
                  <w:lang w:val="en-US" w:eastAsia="zh-CN"/>
                </w:rPr>
                <w:t>A5</w:t>
              </w:r>
            </w:ins>
          </w:p>
        </w:tc>
        <w:tc>
          <w:tcPr>
            <w:tcW w:w="489" w:type="pct"/>
            <w:noWrap w:val="0"/>
            <w:vAlign w:val="top"/>
          </w:tcPr>
          <w:p w14:paraId="71683DA5">
            <w:pPr>
              <w:jc w:val="center"/>
              <w:rPr>
                <w:ins w:id="1276" w:author="LKY" w:date="2026-05-22T21:01:00Z"/>
                <w:rFonts w:hint="default" w:ascii="Times New Roman" w:hAnsi="Times New Roman"/>
                <w:vertAlign w:val="baseline"/>
                <w:lang w:val="en-US" w:eastAsia="zh-CN"/>
              </w:rPr>
            </w:pPr>
            <w:ins w:id="1277" w:author="LKY" w:date="2026-05-22T21:01:00Z">
              <w:r>
                <w:rPr>
                  <w:rFonts w:hint="eastAsia" w:ascii="Times New Roman" w:hAnsi="Times New Roman"/>
                  <w:vertAlign w:val="baseline"/>
                  <w:lang w:val="en-US" w:eastAsia="zh-CN"/>
                </w:rPr>
                <w:t>A6</w:t>
              </w:r>
            </w:ins>
          </w:p>
        </w:tc>
        <w:tc>
          <w:tcPr>
            <w:tcW w:w="489" w:type="pct"/>
            <w:noWrap w:val="0"/>
            <w:vAlign w:val="top"/>
          </w:tcPr>
          <w:p w14:paraId="3608ECFF">
            <w:pPr>
              <w:jc w:val="center"/>
              <w:rPr>
                <w:ins w:id="1278" w:author="LKY" w:date="2026-05-22T21:01:00Z"/>
                <w:rFonts w:hint="default" w:ascii="Times New Roman" w:hAnsi="Times New Roman"/>
                <w:vertAlign w:val="baseline"/>
                <w:lang w:val="en-US" w:eastAsia="zh-CN"/>
              </w:rPr>
            </w:pPr>
            <w:ins w:id="1279" w:author="LKY" w:date="2026-05-22T21:01:00Z">
              <w:r>
                <w:rPr>
                  <w:rFonts w:hint="eastAsia" w:ascii="Times New Roman" w:hAnsi="Times New Roman"/>
                  <w:vertAlign w:val="baseline"/>
                  <w:lang w:val="en-US" w:eastAsia="zh-CN"/>
                </w:rPr>
                <w:t>A7</w:t>
              </w:r>
            </w:ins>
          </w:p>
        </w:tc>
        <w:tc>
          <w:tcPr>
            <w:tcW w:w="525" w:type="pct"/>
            <w:noWrap w:val="0"/>
            <w:vAlign w:val="top"/>
          </w:tcPr>
          <w:p w14:paraId="387B7869">
            <w:pPr>
              <w:jc w:val="center"/>
              <w:rPr>
                <w:ins w:id="1280" w:author="LKY" w:date="2026-05-22T21:01:00Z"/>
                <w:rFonts w:hint="default" w:ascii="Times New Roman" w:hAnsi="Times New Roman"/>
                <w:vertAlign w:val="baseline"/>
                <w:lang w:val="en-US" w:eastAsia="zh-CN"/>
              </w:rPr>
            </w:pPr>
            <w:ins w:id="1281" w:author="LKY" w:date="2026-05-22T21:01:00Z">
              <w:r>
                <w:rPr>
                  <w:rFonts w:hint="eastAsia" w:ascii="Times New Roman" w:hAnsi="Times New Roman"/>
                  <w:vertAlign w:val="baseline"/>
                  <w:lang w:val="en-US" w:eastAsia="zh-CN"/>
                </w:rPr>
                <w:t>A8</w:t>
              </w:r>
            </w:ins>
          </w:p>
        </w:tc>
        <w:tc>
          <w:tcPr>
            <w:tcW w:w="412" w:type="pct"/>
            <w:noWrap w:val="0"/>
            <w:vAlign w:val="top"/>
          </w:tcPr>
          <w:p w14:paraId="687B334D">
            <w:pPr>
              <w:jc w:val="center"/>
              <w:rPr>
                <w:ins w:id="1282" w:author="LKY" w:date="2026-05-22T21:01:00Z"/>
                <w:rFonts w:hint="default" w:ascii="Times New Roman" w:hAnsi="Times New Roman"/>
                <w:vertAlign w:val="baseline"/>
                <w:lang w:val="en-US" w:eastAsia="zh-CN"/>
              </w:rPr>
            </w:pPr>
            <w:ins w:id="1283" w:author="LKY" w:date="2026-05-22T21:01:00Z">
              <w:r>
                <w:rPr>
                  <w:rFonts w:hint="eastAsia" w:ascii="Times New Roman" w:hAnsi="Times New Roman"/>
                  <w:vertAlign w:val="baseline"/>
                  <w:lang w:val="en-US" w:eastAsia="zh-CN"/>
                </w:rPr>
                <w:t>A9</w:t>
              </w:r>
            </w:ins>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84" w:author="LKY" w:date="2026-05-22T21:01:00Z"/>
        </w:trPr>
        <w:tc>
          <w:tcPr>
            <w:tcW w:w="639" w:type="pct"/>
            <w:noWrap w:val="0"/>
            <w:vAlign w:val="top"/>
          </w:tcPr>
          <w:p w14:paraId="634FDDBF">
            <w:pPr>
              <w:jc w:val="center"/>
              <w:rPr>
                <w:ins w:id="1285" w:author="LKY" w:date="2026-05-22T21:01:00Z"/>
                <w:rFonts w:hint="default" w:ascii="Times New Roman" w:hAnsi="Times New Roman"/>
                <w:vertAlign w:val="baseline"/>
                <w:lang w:val="en-US" w:eastAsia="zh-CN"/>
              </w:rPr>
            </w:pPr>
            <w:ins w:id="1286" w:author="LKY" w:date="2026-05-22T21:01:00Z">
              <w:r>
                <w:rPr>
                  <w:rFonts w:hint="eastAsia" w:ascii="Times New Roman" w:hAnsi="Times New Roman"/>
                  <w:vertAlign w:val="baseline"/>
                  <w:lang w:val="en-US" w:eastAsia="zh-CN"/>
                </w:rPr>
                <w:t>名称</w:t>
              </w:r>
            </w:ins>
          </w:p>
        </w:tc>
        <w:tc>
          <w:tcPr>
            <w:tcW w:w="489" w:type="pct"/>
            <w:noWrap w:val="0"/>
            <w:vAlign w:val="top"/>
          </w:tcPr>
          <w:p w14:paraId="4020C2F3">
            <w:pPr>
              <w:jc w:val="center"/>
              <w:rPr>
                <w:ins w:id="1287" w:author="LKY" w:date="2026-05-22T21:01:00Z"/>
                <w:rFonts w:hint="default" w:ascii="Times New Roman" w:hAnsi="Times New Roman"/>
                <w:vertAlign w:val="baseline"/>
                <w:lang w:val="en-US" w:eastAsia="zh-CN"/>
              </w:rPr>
            </w:pPr>
            <w:ins w:id="1288" w:author="LKY" w:date="2026-05-22T21:01:00Z">
              <w:r>
                <w:rPr>
                  <w:rFonts w:hint="eastAsia" w:ascii="Times New Roman" w:hAnsi="Times New Roman"/>
                  <w:vertAlign w:val="baseline"/>
                  <w:lang w:val="en-US" w:eastAsia="zh-CN"/>
                </w:rPr>
                <w:t>DI1</w:t>
              </w:r>
            </w:ins>
          </w:p>
        </w:tc>
        <w:tc>
          <w:tcPr>
            <w:tcW w:w="483" w:type="pct"/>
            <w:noWrap w:val="0"/>
            <w:vAlign w:val="top"/>
          </w:tcPr>
          <w:p w14:paraId="0C05B036">
            <w:pPr>
              <w:jc w:val="center"/>
              <w:rPr>
                <w:ins w:id="1289" w:author="LKY" w:date="2026-05-22T21:01:00Z"/>
                <w:rFonts w:hint="default" w:ascii="Times New Roman" w:hAnsi="Times New Roman"/>
                <w:vertAlign w:val="baseline"/>
                <w:lang w:val="en-US" w:eastAsia="zh-CN"/>
              </w:rPr>
            </w:pPr>
            <w:ins w:id="1290" w:author="LKY" w:date="2026-05-22T21:01:00Z">
              <w:r>
                <w:rPr>
                  <w:rFonts w:hint="eastAsia" w:ascii="Times New Roman" w:hAnsi="Times New Roman"/>
                  <w:vertAlign w:val="baseline"/>
                  <w:lang w:val="en-US" w:eastAsia="zh-CN"/>
                </w:rPr>
                <w:t>DI3</w:t>
              </w:r>
            </w:ins>
          </w:p>
        </w:tc>
        <w:tc>
          <w:tcPr>
            <w:tcW w:w="489" w:type="pct"/>
            <w:noWrap w:val="0"/>
            <w:vAlign w:val="top"/>
          </w:tcPr>
          <w:p w14:paraId="51ED30E9">
            <w:pPr>
              <w:jc w:val="center"/>
              <w:rPr>
                <w:ins w:id="1291" w:author="LKY" w:date="2026-05-22T21:01:00Z"/>
                <w:rFonts w:hint="default" w:ascii="Times New Roman" w:hAnsi="Times New Roman"/>
                <w:vertAlign w:val="baseline"/>
                <w:lang w:val="en-US" w:eastAsia="zh-CN"/>
              </w:rPr>
            </w:pPr>
            <w:ins w:id="1292" w:author="LKY" w:date="2026-05-22T21:01:00Z">
              <w:r>
                <w:rPr>
                  <w:rFonts w:hint="eastAsia" w:ascii="Times New Roman" w:hAnsi="Times New Roman"/>
                  <w:vertAlign w:val="baseline"/>
                  <w:lang w:val="en-US" w:eastAsia="zh-CN"/>
                </w:rPr>
                <w:t>DI5</w:t>
              </w:r>
            </w:ins>
          </w:p>
        </w:tc>
        <w:tc>
          <w:tcPr>
            <w:tcW w:w="489" w:type="pct"/>
            <w:noWrap w:val="0"/>
            <w:vAlign w:val="top"/>
          </w:tcPr>
          <w:p w14:paraId="590B1D82">
            <w:pPr>
              <w:jc w:val="center"/>
              <w:rPr>
                <w:ins w:id="1293" w:author="LKY" w:date="2026-05-22T21:01:00Z"/>
                <w:rFonts w:hint="default" w:ascii="Times New Roman" w:hAnsi="Times New Roman"/>
                <w:vertAlign w:val="baseline"/>
                <w:lang w:val="en-US" w:eastAsia="zh-CN"/>
              </w:rPr>
            </w:pPr>
            <w:ins w:id="1294" w:author="LKY" w:date="2026-05-22T21:01:00Z">
              <w:r>
                <w:rPr>
                  <w:rFonts w:hint="eastAsia" w:ascii="Times New Roman" w:hAnsi="Times New Roman"/>
                  <w:vertAlign w:val="baseline"/>
                  <w:lang w:val="en-US" w:eastAsia="zh-CN"/>
                </w:rPr>
                <w:t>DI7</w:t>
              </w:r>
            </w:ins>
          </w:p>
        </w:tc>
        <w:tc>
          <w:tcPr>
            <w:tcW w:w="489" w:type="pct"/>
            <w:noWrap w:val="0"/>
            <w:vAlign w:val="top"/>
          </w:tcPr>
          <w:p w14:paraId="22EEDF54">
            <w:pPr>
              <w:jc w:val="center"/>
              <w:rPr>
                <w:ins w:id="1295" w:author="LKY" w:date="2026-05-22T21:01:00Z"/>
                <w:rFonts w:hint="default" w:ascii="Times New Roman" w:hAnsi="Times New Roman"/>
                <w:vertAlign w:val="baseline"/>
                <w:lang w:val="en-US" w:eastAsia="zh-CN"/>
              </w:rPr>
            </w:pPr>
            <w:ins w:id="1296" w:author="LKY" w:date="2026-05-22T21:01:00Z">
              <w:r>
                <w:rPr>
                  <w:rFonts w:hint="eastAsia" w:ascii="Times New Roman" w:hAnsi="Times New Roman"/>
                  <w:vertAlign w:val="baseline"/>
                  <w:lang w:val="en-US" w:eastAsia="zh-CN"/>
                </w:rPr>
                <w:t>DI9</w:t>
              </w:r>
            </w:ins>
          </w:p>
        </w:tc>
        <w:tc>
          <w:tcPr>
            <w:tcW w:w="489" w:type="pct"/>
            <w:noWrap w:val="0"/>
            <w:vAlign w:val="top"/>
          </w:tcPr>
          <w:p w14:paraId="5773CA70">
            <w:pPr>
              <w:jc w:val="center"/>
              <w:rPr>
                <w:ins w:id="1297" w:author="LKY" w:date="2026-05-22T21:01:00Z"/>
                <w:rFonts w:hint="default" w:ascii="Times New Roman" w:hAnsi="Times New Roman"/>
                <w:vertAlign w:val="baseline"/>
                <w:lang w:val="en-US" w:eastAsia="zh-CN"/>
              </w:rPr>
            </w:pPr>
            <w:ins w:id="1298" w:author="LKY" w:date="2026-05-22T21:01:00Z">
              <w:r>
                <w:rPr>
                  <w:rFonts w:hint="eastAsia" w:ascii="Times New Roman" w:hAnsi="Times New Roman"/>
                  <w:vertAlign w:val="baseline"/>
                  <w:lang w:val="en-US" w:eastAsia="zh-CN"/>
                </w:rPr>
                <w:t>DI11</w:t>
              </w:r>
            </w:ins>
          </w:p>
        </w:tc>
        <w:tc>
          <w:tcPr>
            <w:tcW w:w="489" w:type="pct"/>
            <w:noWrap w:val="0"/>
            <w:vAlign w:val="top"/>
          </w:tcPr>
          <w:p w14:paraId="3D017ABC">
            <w:pPr>
              <w:jc w:val="center"/>
              <w:rPr>
                <w:ins w:id="1299" w:author="LKY" w:date="2026-05-22T21:01:00Z"/>
                <w:rFonts w:hint="default" w:ascii="Times New Roman" w:hAnsi="Times New Roman"/>
                <w:vertAlign w:val="baseline"/>
                <w:lang w:val="en-US" w:eastAsia="zh-CN"/>
              </w:rPr>
            </w:pPr>
            <w:ins w:id="1300" w:author="LKY" w:date="2026-05-22T21:01:00Z">
              <w:r>
                <w:rPr>
                  <w:rFonts w:hint="eastAsia" w:ascii="Times New Roman" w:hAnsi="Times New Roman"/>
                  <w:vertAlign w:val="baseline"/>
                  <w:lang w:val="en-US" w:eastAsia="zh-CN"/>
                </w:rPr>
                <w:t>DI13</w:t>
              </w:r>
            </w:ins>
          </w:p>
        </w:tc>
        <w:tc>
          <w:tcPr>
            <w:tcW w:w="525" w:type="pct"/>
            <w:noWrap w:val="0"/>
            <w:vAlign w:val="top"/>
          </w:tcPr>
          <w:p w14:paraId="47732252">
            <w:pPr>
              <w:jc w:val="center"/>
              <w:rPr>
                <w:ins w:id="1301" w:author="LKY" w:date="2026-05-22T21:01:00Z"/>
                <w:rFonts w:hint="default" w:ascii="Times New Roman" w:hAnsi="Times New Roman"/>
                <w:vertAlign w:val="baseline"/>
                <w:lang w:val="en-US" w:eastAsia="zh-CN"/>
              </w:rPr>
            </w:pPr>
            <w:ins w:id="1302" w:author="LKY" w:date="2026-05-22T21:01:00Z">
              <w:r>
                <w:rPr>
                  <w:rFonts w:hint="eastAsia" w:ascii="Times New Roman" w:hAnsi="Times New Roman"/>
                  <w:vertAlign w:val="baseline"/>
                  <w:lang w:val="en-US" w:eastAsia="zh-CN"/>
                </w:rPr>
                <w:t>DI15</w:t>
              </w:r>
            </w:ins>
          </w:p>
        </w:tc>
        <w:tc>
          <w:tcPr>
            <w:tcW w:w="412" w:type="pct"/>
            <w:noWrap w:val="0"/>
            <w:vAlign w:val="top"/>
          </w:tcPr>
          <w:p w14:paraId="2A6AEC55">
            <w:pPr>
              <w:jc w:val="center"/>
              <w:rPr>
                <w:ins w:id="1303" w:author="LKY" w:date="2026-05-22T21:01:00Z"/>
                <w:rFonts w:hint="default" w:ascii="Times New Roman" w:hAnsi="Times New Roman"/>
                <w:vertAlign w:val="baseline"/>
                <w:lang w:val="en-US" w:eastAsia="zh-CN"/>
              </w:rPr>
            </w:pPr>
            <w:ins w:id="1304" w:author="LKY" w:date="2026-05-22T21:01:00Z">
              <w:r>
                <w:rPr>
                  <w:rFonts w:hint="eastAsia" w:ascii="Times New Roman" w:hAnsi="Times New Roman"/>
                  <w:vertAlign w:val="baseline"/>
                  <w:lang w:val="en-US" w:eastAsia="zh-CN"/>
                </w:rPr>
                <w:t>COM</w:t>
              </w:r>
            </w:ins>
          </w:p>
        </w:tc>
      </w:tr>
    </w:tbl>
    <w:p w14:paraId="5F210663">
      <w:pPr>
        <w:rPr>
          <w:ins w:id="1305" w:author="LKY" w:date="2026-05-22T21:01:00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06" w:author="LKY" w:date="2026-05-22T21:01:00Z"/>
        </w:trPr>
        <w:tc>
          <w:tcPr>
            <w:tcW w:w="5000" w:type="pct"/>
            <w:gridSpan w:val="10"/>
            <w:tcBorders>
              <w:top w:val="single" w:color="auto" w:sz="4" w:space="0"/>
            </w:tcBorders>
            <w:noWrap w:val="0"/>
            <w:vAlign w:val="top"/>
          </w:tcPr>
          <w:p w14:paraId="76119C05">
            <w:pPr>
              <w:jc w:val="center"/>
              <w:rPr>
                <w:ins w:id="1307" w:author="LKY" w:date="2026-05-22T21:01:00Z"/>
                <w:rFonts w:hint="eastAsia" w:ascii="Times New Roman" w:hAnsi="Times New Roman"/>
                <w:vertAlign w:val="baseline"/>
                <w:lang w:val="en-US" w:eastAsia="zh-CN"/>
              </w:rPr>
            </w:pPr>
            <w:ins w:id="1308" w:author="LKY" w:date="2026-05-22T21:01:00Z">
              <w:r>
                <w:rPr>
                  <w:rFonts w:hint="eastAsia" w:ascii="Times New Roman" w:hAnsi="Times New Roman"/>
                  <w:vertAlign w:val="baseline"/>
                  <w:lang w:val="en-US" w:eastAsia="zh-CN"/>
                </w:rPr>
                <w:t>N1321/N1322/N1323模块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09" w:author="LKY" w:date="2026-05-22T21:01:00Z"/>
        </w:trPr>
        <w:tc>
          <w:tcPr>
            <w:tcW w:w="637" w:type="pct"/>
            <w:tcBorders>
              <w:top w:val="single" w:color="auto" w:sz="4" w:space="0"/>
            </w:tcBorders>
            <w:noWrap w:val="0"/>
            <w:vAlign w:val="top"/>
          </w:tcPr>
          <w:p w14:paraId="566DE4F8">
            <w:pPr>
              <w:jc w:val="center"/>
              <w:rPr>
                <w:ins w:id="1310" w:author="LKY" w:date="2026-05-22T21:01:00Z"/>
                <w:rFonts w:hint="default" w:ascii="Times New Roman" w:hAnsi="Times New Roman"/>
                <w:vertAlign w:val="baseline"/>
                <w:lang w:val="en-US" w:eastAsia="zh-CN"/>
              </w:rPr>
            </w:pPr>
            <w:ins w:id="1311" w:author="LKY" w:date="2026-05-22T21:01:00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1766B281">
            <w:pPr>
              <w:jc w:val="center"/>
              <w:rPr>
                <w:ins w:id="1312" w:author="LKY" w:date="2026-05-22T21:01:00Z"/>
                <w:rFonts w:hint="default" w:ascii="Times New Roman" w:hAnsi="Times New Roman" w:eastAsiaTheme="minorEastAsia" w:cstheme="minorBidi"/>
                <w:kern w:val="2"/>
                <w:sz w:val="21"/>
                <w:szCs w:val="24"/>
                <w:vertAlign w:val="baseline"/>
                <w:lang w:val="en-US" w:eastAsia="zh-CN" w:bidi="ar-SA"/>
              </w:rPr>
            </w:pPr>
            <w:ins w:id="1313" w:author="LKY" w:date="2026-05-22T21:01:00Z">
              <w:r>
                <w:rPr>
                  <w:rFonts w:hint="eastAsia" w:ascii="Times New Roman" w:hAnsi="Times New Roman" w:cstheme="minorBidi"/>
                  <w:kern w:val="2"/>
                  <w:sz w:val="21"/>
                  <w:szCs w:val="24"/>
                  <w:vertAlign w:val="baseline"/>
                  <w:lang w:val="en-US" w:eastAsia="zh-CN" w:bidi="ar-SA"/>
                </w:rPr>
                <w:t>B1</w:t>
              </w:r>
            </w:ins>
          </w:p>
        </w:tc>
        <w:tc>
          <w:tcPr>
            <w:tcW w:w="482" w:type="pct"/>
            <w:tcBorders>
              <w:top w:val="single" w:color="auto" w:sz="4" w:space="0"/>
            </w:tcBorders>
            <w:noWrap w:val="0"/>
            <w:vAlign w:val="top"/>
          </w:tcPr>
          <w:p w14:paraId="7A3C8AF3">
            <w:pPr>
              <w:jc w:val="center"/>
              <w:rPr>
                <w:ins w:id="1314" w:author="LKY" w:date="2026-05-22T21:01:00Z"/>
                <w:rFonts w:hint="default" w:ascii="Times New Roman" w:hAnsi="Times New Roman" w:eastAsiaTheme="minorEastAsia" w:cstheme="minorBidi"/>
                <w:kern w:val="2"/>
                <w:sz w:val="21"/>
                <w:szCs w:val="24"/>
                <w:vertAlign w:val="baseline"/>
                <w:lang w:val="en-US" w:eastAsia="zh-CN" w:bidi="ar-SA"/>
              </w:rPr>
            </w:pPr>
            <w:ins w:id="1315" w:author="LKY" w:date="2026-05-22T21:01:00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7D380EE6">
            <w:pPr>
              <w:jc w:val="center"/>
              <w:rPr>
                <w:ins w:id="1316" w:author="LKY" w:date="2026-05-22T21:01:00Z"/>
                <w:rFonts w:hint="default" w:ascii="Times New Roman" w:hAnsi="Times New Roman" w:eastAsiaTheme="minorEastAsia" w:cstheme="minorBidi"/>
                <w:kern w:val="2"/>
                <w:sz w:val="21"/>
                <w:szCs w:val="24"/>
                <w:vertAlign w:val="baseline"/>
                <w:lang w:val="en-US" w:eastAsia="zh-CN" w:bidi="ar-SA"/>
              </w:rPr>
            </w:pPr>
            <w:ins w:id="1317" w:author="LKY" w:date="2026-05-22T21:01:00Z">
              <w:r>
                <w:rPr>
                  <w:rFonts w:hint="eastAsia" w:ascii="Times New Roman" w:hAnsi="Times New Roman" w:cstheme="minorBidi"/>
                  <w:kern w:val="2"/>
                  <w:sz w:val="21"/>
                  <w:szCs w:val="24"/>
                  <w:vertAlign w:val="baseline"/>
                  <w:lang w:val="en-US" w:eastAsia="zh-CN" w:bidi="ar-SA"/>
                </w:rPr>
                <w:t>B3</w:t>
              </w:r>
            </w:ins>
          </w:p>
        </w:tc>
        <w:tc>
          <w:tcPr>
            <w:tcW w:w="488" w:type="pct"/>
            <w:tcBorders>
              <w:top w:val="single" w:color="auto" w:sz="4" w:space="0"/>
            </w:tcBorders>
            <w:noWrap w:val="0"/>
            <w:vAlign w:val="top"/>
          </w:tcPr>
          <w:p w14:paraId="454EB940">
            <w:pPr>
              <w:jc w:val="center"/>
              <w:rPr>
                <w:ins w:id="1318" w:author="LKY" w:date="2026-05-22T21:01:00Z"/>
                <w:rFonts w:hint="default" w:ascii="Times New Roman" w:hAnsi="Times New Roman" w:eastAsiaTheme="minorEastAsia" w:cstheme="minorBidi"/>
                <w:kern w:val="2"/>
                <w:sz w:val="21"/>
                <w:szCs w:val="24"/>
                <w:vertAlign w:val="baseline"/>
                <w:lang w:val="en-US" w:eastAsia="zh-CN" w:bidi="ar-SA"/>
              </w:rPr>
            </w:pPr>
            <w:ins w:id="1319" w:author="LKY" w:date="2026-05-22T21:01:00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0D672FCD">
            <w:pPr>
              <w:jc w:val="center"/>
              <w:rPr>
                <w:ins w:id="1320" w:author="LKY" w:date="2026-05-22T21:01:00Z"/>
                <w:rFonts w:hint="default" w:ascii="Times New Roman" w:hAnsi="Times New Roman" w:eastAsiaTheme="minorEastAsia" w:cstheme="minorBidi"/>
                <w:kern w:val="2"/>
                <w:sz w:val="21"/>
                <w:szCs w:val="24"/>
                <w:vertAlign w:val="baseline"/>
                <w:lang w:val="en-US" w:eastAsia="zh-CN" w:bidi="ar-SA"/>
              </w:rPr>
            </w:pPr>
            <w:ins w:id="1321" w:author="LKY" w:date="2026-05-22T21:01:00Z">
              <w:r>
                <w:rPr>
                  <w:rFonts w:hint="eastAsia" w:ascii="Times New Roman" w:hAnsi="Times New Roman" w:cstheme="minorBidi"/>
                  <w:kern w:val="2"/>
                  <w:sz w:val="21"/>
                  <w:szCs w:val="24"/>
                  <w:vertAlign w:val="baseline"/>
                  <w:lang w:val="en-US" w:eastAsia="zh-CN" w:bidi="ar-SA"/>
                </w:rPr>
                <w:t>B5</w:t>
              </w:r>
            </w:ins>
          </w:p>
        </w:tc>
        <w:tc>
          <w:tcPr>
            <w:tcW w:w="488" w:type="pct"/>
            <w:tcBorders>
              <w:top w:val="single" w:color="auto" w:sz="4" w:space="0"/>
            </w:tcBorders>
            <w:noWrap w:val="0"/>
            <w:vAlign w:val="top"/>
          </w:tcPr>
          <w:p w14:paraId="5C8AF274">
            <w:pPr>
              <w:jc w:val="center"/>
              <w:rPr>
                <w:ins w:id="1322" w:author="LKY" w:date="2026-05-22T21:01:00Z"/>
                <w:rFonts w:hint="default" w:ascii="Times New Roman" w:hAnsi="Times New Roman" w:eastAsiaTheme="minorEastAsia" w:cstheme="minorBidi"/>
                <w:kern w:val="2"/>
                <w:sz w:val="21"/>
                <w:szCs w:val="24"/>
                <w:vertAlign w:val="baseline"/>
                <w:lang w:val="en-US" w:eastAsia="zh-CN" w:bidi="ar-SA"/>
              </w:rPr>
            </w:pPr>
            <w:ins w:id="1323" w:author="LKY" w:date="2026-05-22T21:01:00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tcBorders>
            <w:noWrap w:val="0"/>
            <w:vAlign w:val="top"/>
          </w:tcPr>
          <w:p w14:paraId="7316E652">
            <w:pPr>
              <w:jc w:val="center"/>
              <w:rPr>
                <w:ins w:id="1324" w:author="LKY" w:date="2026-05-22T21:01:00Z"/>
                <w:rFonts w:hint="default" w:ascii="Times New Roman" w:hAnsi="Times New Roman"/>
                <w:vertAlign w:val="baseline"/>
                <w:lang w:val="en-US" w:eastAsia="zh-CN"/>
              </w:rPr>
            </w:pPr>
            <w:ins w:id="1325" w:author="LKY" w:date="2026-05-22T21:01:00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3C64671">
            <w:pPr>
              <w:jc w:val="center"/>
              <w:rPr>
                <w:ins w:id="1326" w:author="LKY" w:date="2026-05-22T21:01:00Z"/>
                <w:rFonts w:hint="default" w:ascii="Times New Roman" w:hAnsi="Times New Roman"/>
                <w:vertAlign w:val="baseline"/>
                <w:lang w:val="en-US" w:eastAsia="zh-CN"/>
              </w:rPr>
            </w:pPr>
            <w:ins w:id="1327" w:author="LKY" w:date="2026-05-22T21:01:00Z">
              <w:r>
                <w:rPr>
                  <w:rFonts w:hint="eastAsia" w:ascii="Times New Roman" w:hAnsi="Times New Roman"/>
                  <w:vertAlign w:val="baseline"/>
                  <w:lang w:val="en-US" w:eastAsia="zh-CN"/>
                </w:rPr>
                <w:t>B8</w:t>
              </w:r>
            </w:ins>
          </w:p>
        </w:tc>
        <w:tc>
          <w:tcPr>
            <w:tcW w:w="425" w:type="pct"/>
            <w:tcBorders>
              <w:top w:val="single" w:color="auto" w:sz="4" w:space="0"/>
            </w:tcBorders>
            <w:noWrap w:val="0"/>
            <w:vAlign w:val="top"/>
          </w:tcPr>
          <w:p w14:paraId="07570D9F">
            <w:pPr>
              <w:jc w:val="center"/>
              <w:rPr>
                <w:ins w:id="1328" w:author="LKY" w:date="2026-05-22T21:01:00Z"/>
                <w:rFonts w:hint="default" w:ascii="Times New Roman" w:hAnsi="Times New Roman"/>
                <w:vertAlign w:val="baseline"/>
                <w:lang w:val="en-US" w:eastAsia="zh-CN"/>
              </w:rPr>
            </w:pPr>
            <w:ins w:id="1329" w:author="LKY" w:date="2026-05-22T21:01:00Z">
              <w:r>
                <w:rPr>
                  <w:rFonts w:hint="eastAsia" w:ascii="Times New Roman" w:hAnsi="Times New Roman"/>
                  <w:vertAlign w:val="baseline"/>
                  <w:lang w:val="en-US" w:eastAsia="zh-CN"/>
                </w:rPr>
                <w:t>B9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30" w:author="LKY" w:date="2026-05-22T21:01:00Z"/>
        </w:trPr>
        <w:tc>
          <w:tcPr>
            <w:tcW w:w="637" w:type="pct"/>
            <w:noWrap w:val="0"/>
            <w:vAlign w:val="top"/>
          </w:tcPr>
          <w:p w14:paraId="3EEF22ED">
            <w:pPr>
              <w:jc w:val="center"/>
              <w:rPr>
                <w:ins w:id="1331" w:author="LKY" w:date="2026-05-22T21:01:00Z"/>
                <w:rFonts w:hint="default" w:ascii="Times New Roman" w:hAnsi="Times New Roman"/>
                <w:vertAlign w:val="baseline"/>
                <w:lang w:val="en-US" w:eastAsia="zh-CN"/>
              </w:rPr>
            </w:pPr>
            <w:ins w:id="1332" w:author="LKY" w:date="2026-05-22T21:01:00Z">
              <w:r>
                <w:rPr>
                  <w:rFonts w:hint="eastAsia" w:ascii="Times New Roman" w:hAnsi="Times New Roman"/>
                  <w:vertAlign w:val="baseline"/>
                  <w:lang w:val="en-US" w:eastAsia="zh-CN"/>
                </w:rPr>
                <w:t>名称</w:t>
              </w:r>
            </w:ins>
          </w:p>
        </w:tc>
        <w:tc>
          <w:tcPr>
            <w:tcW w:w="488" w:type="pct"/>
            <w:noWrap w:val="0"/>
            <w:vAlign w:val="top"/>
          </w:tcPr>
          <w:p w14:paraId="2318C21D">
            <w:pPr>
              <w:jc w:val="center"/>
              <w:rPr>
                <w:ins w:id="1333" w:author="LKY" w:date="2026-05-22T21:01:00Z"/>
                <w:rFonts w:hint="default" w:ascii="Times New Roman" w:hAnsi="Times New Roman"/>
                <w:vertAlign w:val="baseline"/>
                <w:lang w:val="en-US" w:eastAsia="zh-CN"/>
              </w:rPr>
            </w:pPr>
            <w:ins w:id="1334" w:author="LKY" w:date="2026-05-22T21:01:00Z">
              <w:r>
                <w:rPr>
                  <w:rFonts w:hint="eastAsia" w:ascii="Times New Roman" w:hAnsi="Times New Roman"/>
                  <w:vertAlign w:val="baseline"/>
                  <w:lang w:val="en-US" w:eastAsia="zh-CN"/>
                </w:rPr>
                <w:t>DI17</w:t>
              </w:r>
            </w:ins>
          </w:p>
        </w:tc>
        <w:tc>
          <w:tcPr>
            <w:tcW w:w="482" w:type="pct"/>
            <w:noWrap w:val="0"/>
            <w:vAlign w:val="top"/>
          </w:tcPr>
          <w:p w14:paraId="2F27614E">
            <w:pPr>
              <w:jc w:val="center"/>
              <w:rPr>
                <w:ins w:id="1335" w:author="LKY" w:date="2026-05-22T21:01:00Z"/>
                <w:rFonts w:hint="default" w:ascii="Times New Roman" w:hAnsi="Times New Roman"/>
                <w:vertAlign w:val="baseline"/>
                <w:lang w:val="en-US" w:eastAsia="zh-CN"/>
              </w:rPr>
            </w:pPr>
            <w:ins w:id="1336" w:author="LKY" w:date="2026-05-22T21:01:00Z">
              <w:r>
                <w:rPr>
                  <w:rFonts w:hint="eastAsia" w:ascii="Times New Roman" w:hAnsi="Times New Roman"/>
                  <w:vertAlign w:val="baseline"/>
                  <w:lang w:val="en-US" w:eastAsia="zh-CN"/>
                </w:rPr>
                <w:t>DI19</w:t>
              </w:r>
            </w:ins>
          </w:p>
        </w:tc>
        <w:tc>
          <w:tcPr>
            <w:tcW w:w="488" w:type="pct"/>
            <w:noWrap w:val="0"/>
            <w:vAlign w:val="top"/>
          </w:tcPr>
          <w:p w14:paraId="2C80898F">
            <w:pPr>
              <w:jc w:val="center"/>
              <w:rPr>
                <w:ins w:id="1337" w:author="LKY" w:date="2026-05-22T21:01:00Z"/>
                <w:rFonts w:hint="default" w:ascii="Times New Roman" w:hAnsi="Times New Roman" w:eastAsiaTheme="minorEastAsia" w:cstheme="minorBidi"/>
                <w:kern w:val="2"/>
                <w:sz w:val="21"/>
                <w:szCs w:val="24"/>
                <w:vertAlign w:val="baseline"/>
                <w:lang w:val="en-US" w:eastAsia="zh-CN" w:bidi="ar-SA"/>
              </w:rPr>
            </w:pPr>
            <w:ins w:id="1338" w:author="LKY" w:date="2026-05-22T21:01:00Z">
              <w:r>
                <w:rPr>
                  <w:rFonts w:hint="eastAsia" w:ascii="Times New Roman" w:hAnsi="Times New Roman" w:cstheme="minorBidi"/>
                  <w:kern w:val="2"/>
                  <w:sz w:val="21"/>
                  <w:szCs w:val="24"/>
                  <w:vertAlign w:val="baseline"/>
                  <w:lang w:val="en-US" w:eastAsia="zh-CN" w:bidi="ar-SA"/>
                </w:rPr>
                <w:t>DI21</w:t>
              </w:r>
            </w:ins>
          </w:p>
        </w:tc>
        <w:tc>
          <w:tcPr>
            <w:tcW w:w="488" w:type="pct"/>
            <w:noWrap w:val="0"/>
            <w:vAlign w:val="top"/>
          </w:tcPr>
          <w:p w14:paraId="50C83267">
            <w:pPr>
              <w:jc w:val="center"/>
              <w:rPr>
                <w:ins w:id="1339" w:author="LKY" w:date="2026-05-22T21:01:00Z"/>
                <w:rFonts w:hint="default" w:ascii="Times New Roman" w:hAnsi="Times New Roman" w:eastAsiaTheme="minorEastAsia" w:cstheme="minorBidi"/>
                <w:kern w:val="2"/>
                <w:sz w:val="21"/>
                <w:szCs w:val="24"/>
                <w:vertAlign w:val="baseline"/>
                <w:lang w:val="en-US" w:eastAsia="zh-CN" w:bidi="ar-SA"/>
              </w:rPr>
            </w:pPr>
            <w:ins w:id="1340" w:author="LKY" w:date="2026-05-22T21:01:00Z">
              <w:r>
                <w:rPr>
                  <w:rFonts w:hint="eastAsia" w:ascii="Times New Roman" w:hAnsi="Times New Roman" w:cstheme="minorBidi"/>
                  <w:kern w:val="2"/>
                  <w:sz w:val="21"/>
                  <w:szCs w:val="24"/>
                  <w:vertAlign w:val="baseline"/>
                  <w:lang w:val="en-US" w:eastAsia="zh-CN" w:bidi="ar-SA"/>
                </w:rPr>
                <w:t>DI23</w:t>
              </w:r>
            </w:ins>
          </w:p>
        </w:tc>
        <w:tc>
          <w:tcPr>
            <w:tcW w:w="488" w:type="pct"/>
            <w:noWrap w:val="0"/>
            <w:vAlign w:val="top"/>
          </w:tcPr>
          <w:p w14:paraId="210C48F2">
            <w:pPr>
              <w:jc w:val="center"/>
              <w:rPr>
                <w:ins w:id="1341" w:author="LKY" w:date="2026-05-22T21:01:00Z"/>
                <w:rFonts w:hint="default" w:ascii="Times New Roman" w:hAnsi="Times New Roman"/>
                <w:vertAlign w:val="baseline"/>
                <w:lang w:val="en-US" w:eastAsia="zh-CN"/>
              </w:rPr>
            </w:pPr>
            <w:ins w:id="1342" w:author="LKY" w:date="2026-05-22T21:01:00Z">
              <w:r>
                <w:rPr>
                  <w:rFonts w:hint="eastAsia" w:ascii="Times New Roman" w:hAnsi="Times New Roman"/>
                  <w:vertAlign w:val="baseline"/>
                  <w:lang w:val="en-US" w:eastAsia="zh-CN"/>
                </w:rPr>
                <w:t>DI25</w:t>
              </w:r>
            </w:ins>
          </w:p>
        </w:tc>
        <w:tc>
          <w:tcPr>
            <w:tcW w:w="488" w:type="pct"/>
            <w:noWrap w:val="0"/>
            <w:vAlign w:val="top"/>
          </w:tcPr>
          <w:p w14:paraId="390F3F72">
            <w:pPr>
              <w:jc w:val="center"/>
              <w:rPr>
                <w:ins w:id="1343" w:author="LKY" w:date="2026-05-22T21:01:00Z"/>
                <w:rFonts w:hint="default" w:ascii="Times New Roman" w:hAnsi="Times New Roman"/>
                <w:vertAlign w:val="baseline"/>
                <w:lang w:val="en-US" w:eastAsia="zh-CN"/>
              </w:rPr>
            </w:pPr>
            <w:ins w:id="1344" w:author="LKY" w:date="2026-05-22T21:01:00Z">
              <w:r>
                <w:rPr>
                  <w:rFonts w:hint="eastAsia" w:ascii="Times New Roman" w:hAnsi="Times New Roman"/>
                  <w:vertAlign w:val="baseline"/>
                  <w:lang w:val="en-US" w:eastAsia="zh-CN"/>
                </w:rPr>
                <w:t>DI27</w:t>
              </w:r>
            </w:ins>
          </w:p>
        </w:tc>
        <w:tc>
          <w:tcPr>
            <w:tcW w:w="488" w:type="pct"/>
            <w:noWrap w:val="0"/>
            <w:vAlign w:val="top"/>
          </w:tcPr>
          <w:p w14:paraId="4713B5E7">
            <w:pPr>
              <w:jc w:val="center"/>
              <w:rPr>
                <w:ins w:id="1345" w:author="LKY" w:date="2026-05-22T21:01:00Z"/>
                <w:rFonts w:hint="default" w:ascii="Times New Roman" w:hAnsi="Times New Roman"/>
                <w:vertAlign w:val="baseline"/>
                <w:lang w:val="en-US" w:eastAsia="zh-CN"/>
              </w:rPr>
            </w:pPr>
            <w:ins w:id="1346" w:author="LKY" w:date="2026-05-22T21:01:00Z">
              <w:r>
                <w:rPr>
                  <w:rFonts w:hint="eastAsia" w:ascii="Times New Roman" w:hAnsi="Times New Roman"/>
                  <w:vertAlign w:val="baseline"/>
                  <w:lang w:val="en-US" w:eastAsia="zh-CN"/>
                </w:rPr>
                <w:t>DI29</w:t>
              </w:r>
            </w:ins>
          </w:p>
        </w:tc>
        <w:tc>
          <w:tcPr>
            <w:tcW w:w="525" w:type="pct"/>
            <w:noWrap w:val="0"/>
            <w:vAlign w:val="top"/>
          </w:tcPr>
          <w:p w14:paraId="7D46A67B">
            <w:pPr>
              <w:jc w:val="center"/>
              <w:rPr>
                <w:ins w:id="1347" w:author="LKY" w:date="2026-05-22T21:01:00Z"/>
                <w:rFonts w:hint="default" w:ascii="Times New Roman" w:hAnsi="Times New Roman"/>
                <w:vertAlign w:val="baseline"/>
                <w:lang w:val="en-US" w:eastAsia="zh-CN"/>
              </w:rPr>
            </w:pPr>
            <w:ins w:id="1348" w:author="LKY" w:date="2026-05-22T21:01:00Z">
              <w:r>
                <w:rPr>
                  <w:rFonts w:hint="eastAsia" w:ascii="Times New Roman" w:hAnsi="Times New Roman"/>
                  <w:vertAlign w:val="baseline"/>
                  <w:lang w:val="en-US" w:eastAsia="zh-CN"/>
                </w:rPr>
                <w:t>DI31</w:t>
              </w:r>
            </w:ins>
          </w:p>
        </w:tc>
        <w:tc>
          <w:tcPr>
            <w:tcW w:w="425" w:type="pct"/>
            <w:noWrap w:val="0"/>
            <w:vAlign w:val="top"/>
          </w:tcPr>
          <w:p w14:paraId="2EDFAB87">
            <w:pPr>
              <w:jc w:val="center"/>
              <w:rPr>
                <w:ins w:id="1349" w:author="LKY" w:date="2026-05-22T21:01:00Z"/>
                <w:rFonts w:hint="default" w:ascii="Times New Roman" w:hAnsi="Times New Roman"/>
                <w:vertAlign w:val="baseline"/>
                <w:lang w:val="en-US" w:eastAsia="zh-CN"/>
              </w:rPr>
            </w:pPr>
            <w:ins w:id="1350" w:author="LKY" w:date="2026-05-22T21:01:00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51" w:author="LKY" w:date="2026-05-22T21:01:00Z"/>
        </w:trPr>
        <w:tc>
          <w:tcPr>
            <w:tcW w:w="637" w:type="pct"/>
            <w:noWrap w:val="0"/>
            <w:vAlign w:val="top"/>
          </w:tcPr>
          <w:p w14:paraId="0E577F9F">
            <w:pPr>
              <w:jc w:val="center"/>
              <w:rPr>
                <w:ins w:id="1352" w:author="LKY" w:date="2026-05-22T21:01:00Z"/>
                <w:rFonts w:hint="default" w:ascii="Times New Roman" w:hAnsi="Times New Roman"/>
                <w:vertAlign w:val="baseline"/>
                <w:lang w:val="en-US" w:eastAsia="zh-CN"/>
              </w:rPr>
            </w:pPr>
            <w:ins w:id="1353" w:author="LKY" w:date="2026-05-22T21:01:00Z">
              <w:r>
                <w:rPr>
                  <w:rFonts w:hint="eastAsia" w:ascii="Times New Roman" w:hAnsi="Times New Roman"/>
                  <w:vertAlign w:val="baseline"/>
                  <w:lang w:val="en-US" w:eastAsia="zh-CN"/>
                </w:rPr>
                <w:t>端口号</w:t>
              </w:r>
            </w:ins>
          </w:p>
        </w:tc>
        <w:tc>
          <w:tcPr>
            <w:tcW w:w="488" w:type="pct"/>
            <w:noWrap w:val="0"/>
            <w:vAlign w:val="top"/>
          </w:tcPr>
          <w:p w14:paraId="1FD56701">
            <w:pPr>
              <w:jc w:val="center"/>
              <w:rPr>
                <w:ins w:id="1354" w:author="LKY" w:date="2026-05-22T21:01:00Z"/>
                <w:rFonts w:hint="default" w:ascii="Times New Roman" w:hAnsi="Times New Roman"/>
                <w:vertAlign w:val="baseline"/>
                <w:lang w:val="en-US" w:eastAsia="zh-CN"/>
              </w:rPr>
            </w:pPr>
            <w:ins w:id="1355" w:author="LKY" w:date="2026-05-22T21:01:00Z">
              <w:r>
                <w:rPr>
                  <w:rFonts w:hint="eastAsia" w:ascii="Times New Roman" w:hAnsi="Times New Roman"/>
                  <w:vertAlign w:val="baseline"/>
                  <w:lang w:val="en-US" w:eastAsia="zh-CN"/>
                </w:rPr>
                <w:t>A1</w:t>
              </w:r>
            </w:ins>
          </w:p>
        </w:tc>
        <w:tc>
          <w:tcPr>
            <w:tcW w:w="482" w:type="pct"/>
            <w:noWrap w:val="0"/>
            <w:vAlign w:val="top"/>
          </w:tcPr>
          <w:p w14:paraId="58EAE4F6">
            <w:pPr>
              <w:jc w:val="center"/>
              <w:rPr>
                <w:ins w:id="1356" w:author="LKY" w:date="2026-05-22T21:01:00Z"/>
                <w:rFonts w:hint="default" w:ascii="Times New Roman" w:hAnsi="Times New Roman"/>
                <w:vertAlign w:val="baseline"/>
                <w:lang w:val="en-US" w:eastAsia="zh-CN"/>
              </w:rPr>
            </w:pPr>
            <w:ins w:id="1357" w:author="LKY" w:date="2026-05-22T21:01:00Z">
              <w:r>
                <w:rPr>
                  <w:rFonts w:hint="eastAsia" w:ascii="Times New Roman" w:hAnsi="Times New Roman"/>
                  <w:vertAlign w:val="baseline"/>
                  <w:lang w:val="en-US" w:eastAsia="zh-CN"/>
                </w:rPr>
                <w:t>A2</w:t>
              </w:r>
            </w:ins>
          </w:p>
        </w:tc>
        <w:tc>
          <w:tcPr>
            <w:tcW w:w="488" w:type="pct"/>
            <w:noWrap w:val="0"/>
            <w:vAlign w:val="top"/>
          </w:tcPr>
          <w:p w14:paraId="1D1C584F">
            <w:pPr>
              <w:jc w:val="center"/>
              <w:rPr>
                <w:ins w:id="1358" w:author="LKY" w:date="2026-05-22T21:01:00Z"/>
                <w:rFonts w:hint="default" w:ascii="Times New Roman" w:hAnsi="Times New Roman"/>
                <w:vertAlign w:val="baseline"/>
                <w:lang w:val="en-US" w:eastAsia="zh-CN"/>
              </w:rPr>
            </w:pPr>
            <w:ins w:id="1359" w:author="LKY" w:date="2026-05-22T21:01:00Z">
              <w:r>
                <w:rPr>
                  <w:rFonts w:hint="eastAsia" w:ascii="Times New Roman" w:hAnsi="Times New Roman"/>
                  <w:vertAlign w:val="baseline"/>
                  <w:lang w:val="en-US" w:eastAsia="zh-CN"/>
                </w:rPr>
                <w:t>A3</w:t>
              </w:r>
            </w:ins>
          </w:p>
        </w:tc>
        <w:tc>
          <w:tcPr>
            <w:tcW w:w="488" w:type="pct"/>
            <w:noWrap w:val="0"/>
            <w:vAlign w:val="top"/>
          </w:tcPr>
          <w:p w14:paraId="6C9A82DE">
            <w:pPr>
              <w:jc w:val="center"/>
              <w:rPr>
                <w:ins w:id="1360" w:author="LKY" w:date="2026-05-22T21:01:00Z"/>
                <w:rFonts w:hint="default" w:ascii="Times New Roman" w:hAnsi="Times New Roman"/>
                <w:vertAlign w:val="baseline"/>
                <w:lang w:val="en-US" w:eastAsia="zh-CN"/>
              </w:rPr>
            </w:pPr>
            <w:ins w:id="1361" w:author="LKY" w:date="2026-05-22T21:01:00Z">
              <w:r>
                <w:rPr>
                  <w:rFonts w:hint="eastAsia" w:ascii="Times New Roman" w:hAnsi="Times New Roman"/>
                  <w:vertAlign w:val="baseline"/>
                  <w:lang w:val="en-US" w:eastAsia="zh-CN"/>
                </w:rPr>
                <w:t>A4</w:t>
              </w:r>
            </w:ins>
          </w:p>
        </w:tc>
        <w:tc>
          <w:tcPr>
            <w:tcW w:w="488" w:type="pct"/>
            <w:noWrap w:val="0"/>
            <w:vAlign w:val="top"/>
          </w:tcPr>
          <w:p w14:paraId="51FEDFED">
            <w:pPr>
              <w:jc w:val="center"/>
              <w:rPr>
                <w:ins w:id="1362" w:author="LKY" w:date="2026-05-22T21:01:00Z"/>
                <w:rFonts w:hint="default" w:ascii="Times New Roman" w:hAnsi="Times New Roman"/>
                <w:vertAlign w:val="baseline"/>
                <w:lang w:val="en-US" w:eastAsia="zh-CN"/>
              </w:rPr>
            </w:pPr>
            <w:ins w:id="1363" w:author="LKY" w:date="2026-05-22T21:01:00Z">
              <w:r>
                <w:rPr>
                  <w:rFonts w:hint="eastAsia" w:ascii="Times New Roman" w:hAnsi="Times New Roman"/>
                  <w:vertAlign w:val="baseline"/>
                  <w:lang w:val="en-US" w:eastAsia="zh-CN"/>
                </w:rPr>
                <w:t>A5</w:t>
              </w:r>
            </w:ins>
          </w:p>
        </w:tc>
        <w:tc>
          <w:tcPr>
            <w:tcW w:w="488" w:type="pct"/>
            <w:noWrap w:val="0"/>
            <w:vAlign w:val="top"/>
          </w:tcPr>
          <w:p w14:paraId="13597D5E">
            <w:pPr>
              <w:jc w:val="center"/>
              <w:rPr>
                <w:ins w:id="1364" w:author="LKY" w:date="2026-05-22T21:01:00Z"/>
                <w:rFonts w:hint="default" w:ascii="Times New Roman" w:hAnsi="Times New Roman"/>
                <w:vertAlign w:val="baseline"/>
                <w:lang w:val="en-US" w:eastAsia="zh-CN"/>
              </w:rPr>
            </w:pPr>
            <w:ins w:id="1365" w:author="LKY" w:date="2026-05-22T21:01:00Z">
              <w:r>
                <w:rPr>
                  <w:rFonts w:hint="eastAsia" w:ascii="Times New Roman" w:hAnsi="Times New Roman"/>
                  <w:vertAlign w:val="baseline"/>
                  <w:lang w:val="en-US" w:eastAsia="zh-CN"/>
                </w:rPr>
                <w:t>A6</w:t>
              </w:r>
            </w:ins>
          </w:p>
        </w:tc>
        <w:tc>
          <w:tcPr>
            <w:tcW w:w="488" w:type="pct"/>
            <w:noWrap w:val="0"/>
            <w:vAlign w:val="top"/>
          </w:tcPr>
          <w:p w14:paraId="632B1367">
            <w:pPr>
              <w:jc w:val="center"/>
              <w:rPr>
                <w:ins w:id="1366" w:author="LKY" w:date="2026-05-22T21:01:00Z"/>
                <w:rFonts w:hint="default" w:ascii="Times New Roman" w:hAnsi="Times New Roman"/>
                <w:vertAlign w:val="baseline"/>
                <w:lang w:val="en-US" w:eastAsia="zh-CN"/>
              </w:rPr>
            </w:pPr>
            <w:ins w:id="1367" w:author="LKY" w:date="2026-05-22T21:01:00Z">
              <w:r>
                <w:rPr>
                  <w:rFonts w:hint="eastAsia" w:ascii="Times New Roman" w:hAnsi="Times New Roman"/>
                  <w:vertAlign w:val="baseline"/>
                  <w:lang w:val="en-US" w:eastAsia="zh-CN"/>
                </w:rPr>
                <w:t>A7</w:t>
              </w:r>
            </w:ins>
          </w:p>
        </w:tc>
        <w:tc>
          <w:tcPr>
            <w:tcW w:w="525" w:type="pct"/>
            <w:noWrap w:val="0"/>
            <w:vAlign w:val="top"/>
          </w:tcPr>
          <w:p w14:paraId="6559D6A7">
            <w:pPr>
              <w:jc w:val="center"/>
              <w:rPr>
                <w:ins w:id="1368" w:author="LKY" w:date="2026-05-22T21:01:00Z"/>
                <w:rFonts w:hint="default" w:ascii="Times New Roman" w:hAnsi="Times New Roman"/>
                <w:vertAlign w:val="baseline"/>
                <w:lang w:val="en-US" w:eastAsia="zh-CN"/>
              </w:rPr>
            </w:pPr>
            <w:ins w:id="1369" w:author="LKY" w:date="2026-05-22T21:01:00Z">
              <w:r>
                <w:rPr>
                  <w:rFonts w:hint="eastAsia" w:ascii="Times New Roman" w:hAnsi="Times New Roman"/>
                  <w:vertAlign w:val="baseline"/>
                  <w:lang w:val="en-US" w:eastAsia="zh-CN"/>
                </w:rPr>
                <w:t>A8</w:t>
              </w:r>
            </w:ins>
          </w:p>
        </w:tc>
        <w:tc>
          <w:tcPr>
            <w:tcW w:w="425" w:type="pct"/>
            <w:noWrap w:val="0"/>
            <w:vAlign w:val="top"/>
          </w:tcPr>
          <w:p w14:paraId="4D830845">
            <w:pPr>
              <w:jc w:val="center"/>
              <w:rPr>
                <w:ins w:id="1370" w:author="LKY" w:date="2026-05-22T21:01:00Z"/>
                <w:rFonts w:hint="default" w:ascii="Times New Roman" w:hAnsi="Times New Roman"/>
                <w:vertAlign w:val="baseline"/>
                <w:lang w:val="en-US" w:eastAsia="zh-CN"/>
              </w:rPr>
            </w:pPr>
            <w:ins w:id="1371" w:author="LKY" w:date="2026-05-22T21:01:00Z">
              <w:r>
                <w:rPr>
                  <w:rFonts w:hint="eastAsia" w:ascii="Times New Roman" w:hAnsi="Times New Roman"/>
                  <w:vertAlign w:val="baseline"/>
                  <w:lang w:val="en-US" w:eastAsia="zh-CN"/>
                </w:rPr>
                <w:t>A9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72" w:author="LKY" w:date="2026-05-22T21:01:00Z"/>
        </w:trPr>
        <w:tc>
          <w:tcPr>
            <w:tcW w:w="637" w:type="pct"/>
            <w:noWrap w:val="0"/>
            <w:vAlign w:val="top"/>
          </w:tcPr>
          <w:p w14:paraId="5CF14462">
            <w:pPr>
              <w:jc w:val="center"/>
              <w:rPr>
                <w:ins w:id="1373" w:author="LKY" w:date="2026-05-22T21:01:00Z"/>
                <w:rFonts w:hint="default" w:ascii="Times New Roman" w:hAnsi="Times New Roman"/>
                <w:vertAlign w:val="baseline"/>
                <w:lang w:val="en-US" w:eastAsia="zh-CN"/>
              </w:rPr>
            </w:pPr>
            <w:ins w:id="1374" w:author="LKY" w:date="2026-05-22T21:01:00Z">
              <w:r>
                <w:rPr>
                  <w:rFonts w:hint="eastAsia" w:ascii="Times New Roman" w:hAnsi="Times New Roman"/>
                  <w:vertAlign w:val="baseline"/>
                  <w:lang w:val="en-US" w:eastAsia="zh-CN"/>
                </w:rPr>
                <w:t>名称</w:t>
              </w:r>
            </w:ins>
          </w:p>
        </w:tc>
        <w:tc>
          <w:tcPr>
            <w:tcW w:w="488" w:type="pct"/>
            <w:noWrap w:val="0"/>
            <w:vAlign w:val="top"/>
          </w:tcPr>
          <w:p w14:paraId="5CD1A90B">
            <w:pPr>
              <w:jc w:val="center"/>
              <w:rPr>
                <w:ins w:id="1375" w:author="LKY" w:date="2026-05-22T21:01:00Z"/>
                <w:rFonts w:hint="default" w:ascii="Times New Roman" w:hAnsi="Times New Roman"/>
                <w:vertAlign w:val="baseline"/>
                <w:lang w:val="en-US" w:eastAsia="zh-CN"/>
              </w:rPr>
            </w:pPr>
            <w:ins w:id="1376" w:author="LKY" w:date="2026-05-22T21:01:00Z">
              <w:r>
                <w:rPr>
                  <w:rFonts w:hint="eastAsia" w:ascii="Times New Roman" w:hAnsi="Times New Roman"/>
                  <w:vertAlign w:val="baseline"/>
                  <w:lang w:val="en-US" w:eastAsia="zh-CN"/>
                </w:rPr>
                <w:t>DI16</w:t>
              </w:r>
            </w:ins>
          </w:p>
        </w:tc>
        <w:tc>
          <w:tcPr>
            <w:tcW w:w="482" w:type="pct"/>
            <w:noWrap w:val="0"/>
            <w:vAlign w:val="top"/>
          </w:tcPr>
          <w:p w14:paraId="4F23113D">
            <w:pPr>
              <w:jc w:val="center"/>
              <w:rPr>
                <w:ins w:id="1377" w:author="LKY" w:date="2026-05-22T21:01:00Z"/>
                <w:rFonts w:hint="default" w:ascii="Times New Roman" w:hAnsi="Times New Roman"/>
                <w:vertAlign w:val="baseline"/>
                <w:lang w:val="en-US" w:eastAsia="zh-CN"/>
              </w:rPr>
            </w:pPr>
            <w:ins w:id="1378" w:author="LKY" w:date="2026-05-22T21:01:00Z">
              <w:r>
                <w:rPr>
                  <w:rFonts w:hint="eastAsia" w:ascii="Times New Roman" w:hAnsi="Times New Roman"/>
                  <w:vertAlign w:val="baseline"/>
                  <w:lang w:val="en-US" w:eastAsia="zh-CN"/>
                </w:rPr>
                <w:t>DI18</w:t>
              </w:r>
            </w:ins>
          </w:p>
        </w:tc>
        <w:tc>
          <w:tcPr>
            <w:tcW w:w="488" w:type="pct"/>
            <w:noWrap w:val="0"/>
            <w:vAlign w:val="top"/>
          </w:tcPr>
          <w:p w14:paraId="0B2C5732">
            <w:pPr>
              <w:jc w:val="center"/>
              <w:rPr>
                <w:ins w:id="1379" w:author="LKY" w:date="2026-05-22T21:01:00Z"/>
                <w:rFonts w:hint="default" w:ascii="Times New Roman" w:hAnsi="Times New Roman"/>
                <w:vertAlign w:val="baseline"/>
                <w:lang w:val="en-US" w:eastAsia="zh-CN"/>
              </w:rPr>
            </w:pPr>
            <w:ins w:id="1380" w:author="LKY" w:date="2026-05-22T21:01:00Z">
              <w:r>
                <w:rPr>
                  <w:rFonts w:hint="eastAsia" w:ascii="Times New Roman" w:hAnsi="Times New Roman"/>
                  <w:vertAlign w:val="baseline"/>
                  <w:lang w:val="en-US" w:eastAsia="zh-CN"/>
                </w:rPr>
                <w:t>DI20</w:t>
              </w:r>
            </w:ins>
          </w:p>
        </w:tc>
        <w:tc>
          <w:tcPr>
            <w:tcW w:w="488" w:type="pct"/>
            <w:noWrap w:val="0"/>
            <w:vAlign w:val="top"/>
          </w:tcPr>
          <w:p w14:paraId="2BD6EC6D">
            <w:pPr>
              <w:jc w:val="center"/>
              <w:rPr>
                <w:ins w:id="1381" w:author="LKY" w:date="2026-05-22T21:01:00Z"/>
                <w:rFonts w:hint="default" w:ascii="Times New Roman" w:hAnsi="Times New Roman"/>
                <w:vertAlign w:val="baseline"/>
                <w:lang w:val="en-US" w:eastAsia="zh-CN"/>
              </w:rPr>
            </w:pPr>
            <w:ins w:id="1382" w:author="LKY" w:date="2026-05-22T21:01:00Z">
              <w:r>
                <w:rPr>
                  <w:rFonts w:hint="eastAsia" w:ascii="Times New Roman" w:hAnsi="Times New Roman"/>
                  <w:vertAlign w:val="baseline"/>
                  <w:lang w:val="en-US" w:eastAsia="zh-CN"/>
                </w:rPr>
                <w:t>DI22</w:t>
              </w:r>
            </w:ins>
          </w:p>
        </w:tc>
        <w:tc>
          <w:tcPr>
            <w:tcW w:w="488" w:type="pct"/>
            <w:noWrap w:val="0"/>
            <w:vAlign w:val="top"/>
          </w:tcPr>
          <w:p w14:paraId="45687CA3">
            <w:pPr>
              <w:jc w:val="center"/>
              <w:rPr>
                <w:ins w:id="1383" w:author="LKY" w:date="2026-05-22T21:01:00Z"/>
                <w:rFonts w:hint="default" w:ascii="Times New Roman" w:hAnsi="Times New Roman"/>
                <w:vertAlign w:val="baseline"/>
                <w:lang w:val="en-US" w:eastAsia="zh-CN"/>
              </w:rPr>
            </w:pPr>
            <w:ins w:id="1384" w:author="LKY" w:date="2026-05-22T21:01:00Z">
              <w:r>
                <w:rPr>
                  <w:rFonts w:hint="eastAsia" w:ascii="Times New Roman" w:hAnsi="Times New Roman"/>
                  <w:vertAlign w:val="baseline"/>
                  <w:lang w:val="en-US" w:eastAsia="zh-CN"/>
                </w:rPr>
                <w:t>DI24</w:t>
              </w:r>
            </w:ins>
          </w:p>
        </w:tc>
        <w:tc>
          <w:tcPr>
            <w:tcW w:w="488" w:type="pct"/>
            <w:noWrap w:val="0"/>
            <w:vAlign w:val="top"/>
          </w:tcPr>
          <w:p w14:paraId="0401BCE0">
            <w:pPr>
              <w:jc w:val="center"/>
              <w:rPr>
                <w:ins w:id="1385" w:author="LKY" w:date="2026-05-22T21:01:00Z"/>
                <w:rFonts w:hint="default" w:ascii="Times New Roman" w:hAnsi="Times New Roman"/>
                <w:vertAlign w:val="baseline"/>
                <w:lang w:val="en-US" w:eastAsia="zh-CN"/>
              </w:rPr>
            </w:pPr>
            <w:ins w:id="1386" w:author="LKY" w:date="2026-05-22T21:01:00Z">
              <w:r>
                <w:rPr>
                  <w:rFonts w:hint="eastAsia" w:ascii="Times New Roman" w:hAnsi="Times New Roman"/>
                  <w:vertAlign w:val="baseline"/>
                  <w:lang w:val="en-US" w:eastAsia="zh-CN"/>
                </w:rPr>
                <w:t>DI26</w:t>
              </w:r>
            </w:ins>
          </w:p>
        </w:tc>
        <w:tc>
          <w:tcPr>
            <w:tcW w:w="488" w:type="pct"/>
            <w:noWrap w:val="0"/>
            <w:vAlign w:val="top"/>
          </w:tcPr>
          <w:p w14:paraId="50F6B454">
            <w:pPr>
              <w:jc w:val="center"/>
              <w:rPr>
                <w:ins w:id="1387" w:author="LKY" w:date="2026-05-22T21:01:00Z"/>
                <w:rFonts w:hint="default" w:ascii="Times New Roman" w:hAnsi="Times New Roman"/>
                <w:vertAlign w:val="baseline"/>
                <w:lang w:val="en-US" w:eastAsia="zh-CN"/>
              </w:rPr>
            </w:pPr>
            <w:ins w:id="1388" w:author="LKY" w:date="2026-05-22T21:01:00Z">
              <w:r>
                <w:rPr>
                  <w:rFonts w:hint="eastAsia" w:ascii="Times New Roman" w:hAnsi="Times New Roman"/>
                  <w:vertAlign w:val="baseline"/>
                  <w:lang w:val="en-US" w:eastAsia="zh-CN"/>
                </w:rPr>
                <w:t>DI28</w:t>
              </w:r>
            </w:ins>
          </w:p>
        </w:tc>
        <w:tc>
          <w:tcPr>
            <w:tcW w:w="525" w:type="pct"/>
            <w:noWrap w:val="0"/>
            <w:vAlign w:val="top"/>
          </w:tcPr>
          <w:p w14:paraId="53C71881">
            <w:pPr>
              <w:jc w:val="center"/>
              <w:rPr>
                <w:ins w:id="1389" w:author="LKY" w:date="2026-05-22T21:01:00Z"/>
                <w:rFonts w:hint="default" w:ascii="Times New Roman" w:hAnsi="Times New Roman"/>
                <w:vertAlign w:val="baseline"/>
                <w:lang w:val="en-US" w:eastAsia="zh-CN"/>
              </w:rPr>
            </w:pPr>
            <w:ins w:id="1390" w:author="LKY" w:date="2026-05-22T21:01:00Z">
              <w:r>
                <w:rPr>
                  <w:rFonts w:hint="eastAsia" w:ascii="Times New Roman" w:hAnsi="Times New Roman"/>
                  <w:vertAlign w:val="baseline"/>
                  <w:lang w:val="en-US" w:eastAsia="zh-CN"/>
                </w:rPr>
                <w:t>DI30</w:t>
              </w:r>
            </w:ins>
          </w:p>
        </w:tc>
        <w:tc>
          <w:tcPr>
            <w:tcW w:w="425" w:type="pct"/>
            <w:noWrap w:val="0"/>
            <w:vAlign w:val="top"/>
          </w:tcPr>
          <w:p w14:paraId="60C13FF9">
            <w:pPr>
              <w:jc w:val="center"/>
              <w:rPr>
                <w:ins w:id="1391" w:author="LKY" w:date="2026-05-22T21:01:00Z"/>
                <w:rFonts w:hint="default" w:ascii="Times New Roman" w:hAnsi="Times New Roman"/>
                <w:vertAlign w:val="baseline"/>
                <w:lang w:val="en-US" w:eastAsia="zh-CN"/>
              </w:rPr>
            </w:pPr>
            <w:ins w:id="1392" w:author="LKY" w:date="2026-05-22T21:01:00Z">
              <w:r>
                <w:rPr>
                  <w:rFonts w:hint="eastAsia" w:ascii="Times New Roman" w:hAnsi="Times New Roman"/>
                  <w:vertAlign w:val="baseline"/>
                  <w:lang w:val="en-US" w:eastAsia="zh-CN"/>
                </w:rPr>
                <w:t>COM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93" w:author="LKY" w:date="2026-05-22T21:01:00Z"/>
        </w:trPr>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ins w:id="1394" w:author="LKY" w:date="2026-05-22T21:01:00Z"/>
                <w:rFonts w:hint="default" w:ascii="Times New Roman" w:hAnsi="Times New Roman"/>
                <w:vertAlign w:val="baseline"/>
                <w:lang w:val="en-US" w:eastAsia="zh-CN"/>
              </w:rPr>
            </w:pPr>
            <w:ins w:id="1395" w:author="LKY" w:date="2026-05-22T21:01:00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ins w:id="1396" w:author="LKY" w:date="2026-05-22T21:01:00Z"/>
                <w:rFonts w:hint="default" w:ascii="Times New Roman" w:hAnsi="Times New Roman" w:eastAsiaTheme="minorEastAsia" w:cstheme="minorBidi"/>
                <w:kern w:val="2"/>
                <w:sz w:val="21"/>
                <w:szCs w:val="24"/>
                <w:vertAlign w:val="baseline"/>
                <w:lang w:val="en-US" w:eastAsia="zh-CN" w:bidi="ar-SA"/>
              </w:rPr>
            </w:pPr>
            <w:ins w:id="1397" w:author="LKY" w:date="2026-05-22T21:01:00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ins w:id="1398" w:author="LKY" w:date="2026-05-22T21:01:00Z"/>
                <w:rFonts w:hint="default" w:ascii="Times New Roman" w:hAnsi="Times New Roman" w:eastAsiaTheme="minorEastAsia" w:cstheme="minorBidi"/>
                <w:kern w:val="2"/>
                <w:sz w:val="21"/>
                <w:szCs w:val="24"/>
                <w:vertAlign w:val="baseline"/>
                <w:lang w:val="en-US" w:eastAsia="zh-CN" w:bidi="ar-SA"/>
              </w:rPr>
            </w:pPr>
            <w:ins w:id="1399" w:author="LKY" w:date="2026-05-22T21:01:00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ins w:id="1400" w:author="LKY" w:date="2026-05-22T21:01:00Z"/>
                <w:rFonts w:hint="default" w:ascii="Times New Roman" w:hAnsi="Times New Roman" w:eastAsiaTheme="minorEastAsia" w:cstheme="minorBidi"/>
                <w:kern w:val="2"/>
                <w:sz w:val="21"/>
                <w:szCs w:val="24"/>
                <w:vertAlign w:val="baseline"/>
                <w:lang w:val="en-US" w:eastAsia="zh-CN" w:bidi="ar-SA"/>
              </w:rPr>
            </w:pPr>
            <w:ins w:id="1401" w:author="LKY" w:date="2026-05-22T21:01:00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ins w:id="1402" w:author="LKY" w:date="2026-05-22T21:01:00Z"/>
                <w:rFonts w:hint="default" w:ascii="Times New Roman" w:hAnsi="Times New Roman" w:eastAsiaTheme="minorEastAsia" w:cstheme="minorBidi"/>
                <w:kern w:val="2"/>
                <w:sz w:val="21"/>
                <w:szCs w:val="24"/>
                <w:vertAlign w:val="baseline"/>
                <w:lang w:val="en-US" w:eastAsia="zh-CN" w:bidi="ar-SA"/>
              </w:rPr>
            </w:pPr>
            <w:ins w:id="1403" w:author="LKY" w:date="2026-05-22T21:01:00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ins w:id="1404" w:author="LKY" w:date="2026-05-22T21:01:00Z"/>
                <w:rFonts w:hint="default" w:ascii="Times New Roman" w:hAnsi="Times New Roman" w:eastAsiaTheme="minorEastAsia" w:cstheme="minorBidi"/>
                <w:kern w:val="2"/>
                <w:sz w:val="21"/>
                <w:szCs w:val="24"/>
                <w:vertAlign w:val="baseline"/>
                <w:lang w:val="en-US" w:eastAsia="zh-CN" w:bidi="ar-SA"/>
              </w:rPr>
            </w:pPr>
            <w:ins w:id="1405" w:author="LKY" w:date="2026-05-22T21:01:00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ins w:id="1406" w:author="LKY" w:date="2026-05-22T21:01:00Z"/>
                <w:rFonts w:hint="default" w:ascii="Times New Roman" w:hAnsi="Times New Roman" w:eastAsiaTheme="minorEastAsia" w:cstheme="minorBidi"/>
                <w:kern w:val="2"/>
                <w:sz w:val="21"/>
                <w:szCs w:val="24"/>
                <w:vertAlign w:val="baseline"/>
                <w:lang w:val="en-US" w:eastAsia="zh-CN" w:bidi="ar-SA"/>
              </w:rPr>
            </w:pPr>
            <w:ins w:id="1407" w:author="LKY" w:date="2026-05-22T21:01:00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ins w:id="1408" w:author="LKY" w:date="2026-05-22T21:01:00Z"/>
                <w:rFonts w:hint="default" w:ascii="Times New Roman" w:hAnsi="Times New Roman"/>
                <w:vertAlign w:val="baseline"/>
                <w:lang w:val="en-US" w:eastAsia="zh-CN"/>
              </w:rPr>
            </w:pPr>
            <w:ins w:id="1409" w:author="LKY" w:date="2026-05-22T21:01:00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ins w:id="1410" w:author="LKY" w:date="2026-05-22T21:01:00Z"/>
                <w:rFonts w:hint="default" w:ascii="Times New Roman" w:hAnsi="Times New Roman"/>
                <w:vertAlign w:val="baseline"/>
                <w:lang w:val="en-US" w:eastAsia="zh-CN"/>
              </w:rPr>
            </w:pPr>
            <w:ins w:id="1411" w:author="LKY" w:date="2026-05-22T21:01:00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ins w:id="1412" w:author="LKY" w:date="2026-05-22T21:01:00Z"/>
                <w:rFonts w:hint="default" w:ascii="Times New Roman" w:hAnsi="Times New Roman"/>
                <w:vertAlign w:val="baseline"/>
                <w:lang w:val="en-US" w:eastAsia="zh-CN"/>
              </w:rPr>
            </w:pPr>
            <w:ins w:id="1413" w:author="LKY" w:date="2026-05-22T21:01:00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414" w:author="LKY" w:date="2026-05-22T21:01:00Z"/>
        </w:trPr>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ins w:id="1415" w:author="LKY" w:date="2026-05-22T21:01:00Z"/>
                <w:rFonts w:hint="default" w:ascii="Times New Roman" w:hAnsi="Times New Roman"/>
                <w:vertAlign w:val="baseline"/>
                <w:lang w:val="en-US" w:eastAsia="zh-CN"/>
              </w:rPr>
            </w:pPr>
            <w:ins w:id="1416" w:author="LKY" w:date="2026-05-22T21:01:00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ins w:id="1417" w:author="LKY" w:date="2026-05-22T21:01:00Z"/>
                <w:rFonts w:hint="default" w:ascii="Times New Roman" w:hAnsi="Times New Roman"/>
                <w:vertAlign w:val="baseline"/>
                <w:lang w:val="en-US" w:eastAsia="zh-CN"/>
              </w:rPr>
            </w:pPr>
            <w:ins w:id="1418" w:author="LKY" w:date="2026-05-22T21:01:00Z">
              <w:r>
                <w:rPr>
                  <w:rFonts w:hint="eastAsia" w:ascii="Times New Roman" w:hAnsi="Times New Roman"/>
                  <w:vertAlign w:val="baseline"/>
                  <w:lang w:val="en-US" w:eastAsia="zh-CN"/>
                </w:rPr>
                <w:t>DI1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ins w:id="1419" w:author="LKY" w:date="2026-05-22T21:01:00Z"/>
                <w:rFonts w:hint="default" w:ascii="Times New Roman" w:hAnsi="Times New Roman"/>
                <w:vertAlign w:val="baseline"/>
                <w:lang w:val="en-US" w:eastAsia="zh-CN"/>
              </w:rPr>
            </w:pPr>
            <w:ins w:id="1420" w:author="LKY" w:date="2026-05-22T21:01:00Z">
              <w:r>
                <w:rPr>
                  <w:rFonts w:hint="eastAsia" w:ascii="Times New Roman" w:hAnsi="Times New Roman"/>
                  <w:vertAlign w:val="baseline"/>
                  <w:lang w:val="en-US" w:eastAsia="zh-CN"/>
                </w:rPr>
                <w:t>DI3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ins w:id="1421" w:author="LKY" w:date="2026-05-22T21:01:00Z"/>
                <w:rFonts w:hint="default" w:ascii="Times New Roman" w:hAnsi="Times New Roman" w:eastAsiaTheme="minorEastAsia" w:cstheme="minorBidi"/>
                <w:kern w:val="2"/>
                <w:sz w:val="21"/>
                <w:szCs w:val="24"/>
                <w:vertAlign w:val="baseline"/>
                <w:lang w:val="en-US" w:eastAsia="zh-CN" w:bidi="ar-SA"/>
              </w:rPr>
            </w:pPr>
            <w:ins w:id="1422" w:author="LKY" w:date="2026-05-22T21:01:00Z">
              <w:r>
                <w:rPr>
                  <w:rFonts w:hint="eastAsia" w:ascii="Times New Roman" w:hAnsi="Times New Roman"/>
                  <w:vertAlign w:val="baseline"/>
                  <w:lang w:val="en-US" w:eastAsia="zh-CN"/>
                </w:rPr>
                <w:t>DI5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ins w:id="1423" w:author="LKY" w:date="2026-05-22T21:01:00Z"/>
                <w:rFonts w:hint="default" w:ascii="Times New Roman" w:hAnsi="Times New Roman" w:eastAsiaTheme="minorEastAsia" w:cstheme="minorBidi"/>
                <w:kern w:val="2"/>
                <w:sz w:val="21"/>
                <w:szCs w:val="24"/>
                <w:vertAlign w:val="baseline"/>
                <w:lang w:val="en-US" w:eastAsia="zh-CN" w:bidi="ar-SA"/>
              </w:rPr>
            </w:pPr>
            <w:ins w:id="1424" w:author="LKY" w:date="2026-05-22T21:01:00Z">
              <w:r>
                <w:rPr>
                  <w:rFonts w:hint="eastAsia" w:ascii="Times New Roman" w:hAnsi="Times New Roman"/>
                  <w:vertAlign w:val="baseline"/>
                  <w:lang w:val="en-US" w:eastAsia="zh-CN"/>
                </w:rPr>
                <w:t>DI7</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ins w:id="1425" w:author="LKY" w:date="2026-05-22T21:01:00Z"/>
                <w:rFonts w:hint="default" w:ascii="Times New Roman" w:hAnsi="Times New Roman"/>
                <w:vertAlign w:val="baseline"/>
                <w:lang w:val="en-US" w:eastAsia="zh-CN"/>
              </w:rPr>
            </w:pPr>
            <w:ins w:id="1426" w:author="LKY" w:date="2026-05-22T21:01:00Z">
              <w:r>
                <w:rPr>
                  <w:rFonts w:hint="eastAsia" w:ascii="Times New Roman" w:hAnsi="Times New Roman"/>
                  <w:vertAlign w:val="baseline"/>
                  <w:lang w:val="en-US" w:eastAsia="zh-CN"/>
                </w:rPr>
                <w:t>DI9</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ins w:id="1427" w:author="LKY" w:date="2026-05-22T21:01:00Z"/>
                <w:rFonts w:hint="default" w:ascii="Times New Roman" w:hAnsi="Times New Roman"/>
                <w:vertAlign w:val="baseline"/>
                <w:lang w:val="en-US" w:eastAsia="zh-CN"/>
              </w:rPr>
            </w:pPr>
            <w:ins w:id="1428" w:author="LKY" w:date="2026-05-22T21:01:00Z">
              <w:r>
                <w:rPr>
                  <w:rFonts w:hint="eastAsia" w:ascii="Times New Roman" w:hAnsi="Times New Roman"/>
                  <w:vertAlign w:val="baseline"/>
                  <w:lang w:val="en-US" w:eastAsia="zh-CN"/>
                </w:rPr>
                <w:t>DI11</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ins w:id="1429" w:author="LKY" w:date="2026-05-22T21:01:00Z"/>
                <w:rFonts w:hint="default" w:ascii="Times New Roman" w:hAnsi="Times New Roman"/>
                <w:vertAlign w:val="baseline"/>
                <w:lang w:val="en-US" w:eastAsia="zh-CN"/>
              </w:rPr>
            </w:pPr>
            <w:ins w:id="1430" w:author="LKY" w:date="2026-05-22T21:01:00Z">
              <w:r>
                <w:rPr>
                  <w:rFonts w:hint="eastAsia" w:ascii="Times New Roman" w:hAnsi="Times New Roman"/>
                  <w:vertAlign w:val="baseline"/>
                  <w:lang w:val="en-US" w:eastAsia="zh-CN"/>
                </w:rPr>
                <w:t>DI13</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ins w:id="1431" w:author="LKY" w:date="2026-05-22T21:01:00Z"/>
                <w:rFonts w:hint="default" w:ascii="Times New Roman" w:hAnsi="Times New Roman"/>
                <w:vertAlign w:val="baseline"/>
                <w:lang w:val="en-US" w:eastAsia="zh-CN"/>
              </w:rPr>
            </w:pPr>
            <w:ins w:id="1432" w:author="LKY" w:date="2026-05-22T21:01:00Z">
              <w:r>
                <w:rPr>
                  <w:rFonts w:hint="eastAsia" w:ascii="Times New Roman" w:hAnsi="Times New Roman"/>
                  <w:vertAlign w:val="baseline"/>
                  <w:lang w:val="en-US" w:eastAsia="zh-CN"/>
                </w:rPr>
                <w:t>DI15</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ins w:id="1433" w:author="LKY" w:date="2026-05-22T21:01:00Z"/>
                <w:rFonts w:hint="default" w:ascii="Times New Roman" w:hAnsi="Times New Roman"/>
                <w:vertAlign w:val="baseline"/>
                <w:lang w:val="en-US" w:eastAsia="zh-CN"/>
              </w:rPr>
            </w:pPr>
            <w:ins w:id="1434" w:author="LKY" w:date="2026-05-22T21:01:00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435" w:author="LKY" w:date="2026-05-22T21:01:00Z"/>
        </w:trPr>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ins w:id="1436" w:author="LKY" w:date="2026-05-22T21:01:00Z"/>
                <w:rFonts w:hint="default" w:ascii="Times New Roman" w:hAnsi="Times New Roman"/>
                <w:vertAlign w:val="baseline"/>
                <w:lang w:val="en-US" w:eastAsia="zh-CN"/>
              </w:rPr>
            </w:pPr>
            <w:ins w:id="1437" w:author="LKY" w:date="2026-05-22T21:01:00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ins w:id="1438" w:author="LKY" w:date="2026-05-22T21:01:00Z"/>
                <w:rFonts w:hint="default" w:ascii="Times New Roman" w:hAnsi="Times New Roman"/>
                <w:vertAlign w:val="baseline"/>
                <w:lang w:val="en-US" w:eastAsia="zh-CN"/>
              </w:rPr>
            </w:pPr>
            <w:ins w:id="1439" w:author="LKY" w:date="2026-05-22T21:01:00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ins w:id="1440" w:author="LKY" w:date="2026-05-22T21:01:00Z"/>
                <w:rFonts w:hint="default" w:ascii="Times New Roman" w:hAnsi="Times New Roman"/>
                <w:vertAlign w:val="baseline"/>
                <w:lang w:val="en-US" w:eastAsia="zh-CN"/>
              </w:rPr>
            </w:pPr>
            <w:ins w:id="1441" w:author="LKY" w:date="2026-05-22T21:01:00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ins w:id="1442" w:author="LKY" w:date="2026-05-22T21:01:00Z"/>
                <w:rFonts w:hint="default" w:ascii="Times New Roman" w:hAnsi="Times New Roman"/>
                <w:vertAlign w:val="baseline"/>
                <w:lang w:val="en-US" w:eastAsia="zh-CN"/>
              </w:rPr>
            </w:pPr>
            <w:ins w:id="1443" w:author="LKY" w:date="2026-05-22T21:01:00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ins w:id="1444" w:author="LKY" w:date="2026-05-22T21:01:00Z"/>
                <w:rFonts w:hint="default" w:ascii="Times New Roman" w:hAnsi="Times New Roman"/>
                <w:vertAlign w:val="baseline"/>
                <w:lang w:val="en-US" w:eastAsia="zh-CN"/>
              </w:rPr>
            </w:pPr>
            <w:ins w:id="1445" w:author="LKY" w:date="2026-05-22T21:01:00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ins w:id="1446" w:author="LKY" w:date="2026-05-22T21:01:00Z"/>
                <w:rFonts w:hint="default" w:ascii="Times New Roman" w:hAnsi="Times New Roman"/>
                <w:vertAlign w:val="baseline"/>
                <w:lang w:val="en-US" w:eastAsia="zh-CN"/>
              </w:rPr>
            </w:pPr>
            <w:ins w:id="1447" w:author="LKY" w:date="2026-05-22T21:01:00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ins w:id="1448" w:author="LKY" w:date="2026-05-22T21:01:00Z"/>
                <w:rFonts w:hint="default" w:ascii="Times New Roman" w:hAnsi="Times New Roman"/>
                <w:vertAlign w:val="baseline"/>
                <w:lang w:val="en-US" w:eastAsia="zh-CN"/>
              </w:rPr>
            </w:pPr>
            <w:ins w:id="1449" w:author="LKY" w:date="2026-05-22T21:01:00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ins w:id="1450" w:author="LKY" w:date="2026-05-22T21:01:00Z"/>
                <w:rFonts w:hint="default" w:ascii="Times New Roman" w:hAnsi="Times New Roman"/>
                <w:vertAlign w:val="baseline"/>
                <w:lang w:val="en-US" w:eastAsia="zh-CN"/>
              </w:rPr>
            </w:pPr>
            <w:ins w:id="1451" w:author="LKY" w:date="2026-05-22T21:01:00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ins w:id="1452" w:author="LKY" w:date="2026-05-22T21:01:00Z"/>
                <w:rFonts w:hint="default" w:ascii="Times New Roman" w:hAnsi="Times New Roman"/>
                <w:vertAlign w:val="baseline"/>
                <w:lang w:val="en-US" w:eastAsia="zh-CN"/>
              </w:rPr>
            </w:pPr>
            <w:ins w:id="1453" w:author="LKY" w:date="2026-05-22T21:01:00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ins w:id="1454" w:author="LKY" w:date="2026-05-22T21:01:00Z"/>
                <w:rFonts w:hint="default" w:ascii="Times New Roman" w:hAnsi="Times New Roman"/>
                <w:vertAlign w:val="baseline"/>
                <w:lang w:val="en-US" w:eastAsia="zh-CN"/>
              </w:rPr>
            </w:pPr>
            <w:ins w:id="1455" w:author="LKY" w:date="2026-05-22T21:01:00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456" w:author="LKY" w:date="2026-05-22T21:01:00Z"/>
        </w:trPr>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ins w:id="1457" w:author="LKY" w:date="2026-05-22T21:01:00Z"/>
                <w:rFonts w:hint="default" w:ascii="Times New Roman" w:hAnsi="Times New Roman"/>
                <w:vertAlign w:val="baseline"/>
                <w:lang w:val="en-US" w:eastAsia="zh-CN"/>
              </w:rPr>
            </w:pPr>
            <w:ins w:id="1458" w:author="LKY" w:date="2026-05-22T21:01:00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ins w:id="1459" w:author="LKY" w:date="2026-05-22T21:01:00Z"/>
                <w:rFonts w:hint="default" w:ascii="Times New Roman" w:hAnsi="Times New Roman"/>
                <w:vertAlign w:val="baseline"/>
                <w:lang w:val="en-US" w:eastAsia="zh-CN"/>
              </w:rPr>
            </w:pPr>
            <w:ins w:id="1460" w:author="LKY" w:date="2026-05-22T21:01:00Z">
              <w:r>
                <w:rPr>
                  <w:rFonts w:hint="eastAsia" w:ascii="Times New Roman" w:hAnsi="Times New Roman"/>
                  <w:vertAlign w:val="baseline"/>
                  <w:lang w:val="en-US" w:eastAsia="zh-CN"/>
                </w:rPr>
                <w:t>DI0</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ins w:id="1461" w:author="LKY" w:date="2026-05-22T21:01:00Z"/>
                <w:rFonts w:hint="default" w:ascii="Times New Roman" w:hAnsi="Times New Roman"/>
                <w:vertAlign w:val="baseline"/>
                <w:lang w:val="en-US" w:eastAsia="zh-CN"/>
              </w:rPr>
            </w:pPr>
            <w:ins w:id="1462" w:author="LKY" w:date="2026-05-22T21:01:00Z">
              <w:r>
                <w:rPr>
                  <w:rFonts w:hint="eastAsia" w:ascii="Times New Roman" w:hAnsi="Times New Roman"/>
                  <w:vertAlign w:val="baseline"/>
                  <w:lang w:val="en-US" w:eastAsia="zh-CN"/>
                </w:rPr>
                <w:t>DI2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ins w:id="1463" w:author="LKY" w:date="2026-05-22T21:01:00Z"/>
                <w:rFonts w:hint="default" w:ascii="Times New Roman" w:hAnsi="Times New Roman"/>
                <w:vertAlign w:val="baseline"/>
                <w:lang w:val="en-US" w:eastAsia="zh-CN"/>
              </w:rPr>
            </w:pPr>
            <w:ins w:id="1464" w:author="LKY" w:date="2026-05-22T21:01:00Z">
              <w:r>
                <w:rPr>
                  <w:rFonts w:hint="eastAsia" w:ascii="Times New Roman" w:hAnsi="Times New Roman"/>
                  <w:vertAlign w:val="baseline"/>
                  <w:lang w:val="en-US" w:eastAsia="zh-CN"/>
                </w:rPr>
                <w:t>DI4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ins w:id="1465" w:author="LKY" w:date="2026-05-22T21:01:00Z"/>
                <w:rFonts w:hint="default" w:ascii="Times New Roman" w:hAnsi="Times New Roman"/>
                <w:vertAlign w:val="baseline"/>
                <w:lang w:val="en-US" w:eastAsia="zh-CN"/>
              </w:rPr>
            </w:pPr>
            <w:ins w:id="1466" w:author="LKY" w:date="2026-05-22T21:01:00Z">
              <w:r>
                <w:rPr>
                  <w:rFonts w:hint="eastAsia" w:ascii="Times New Roman" w:hAnsi="Times New Roman"/>
                  <w:vertAlign w:val="baseline"/>
                  <w:lang w:val="en-US" w:eastAsia="zh-CN"/>
                </w:rPr>
                <w:t>DI6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ins w:id="1467" w:author="LKY" w:date="2026-05-22T21:01:00Z"/>
                <w:rFonts w:hint="default" w:ascii="Times New Roman" w:hAnsi="Times New Roman"/>
                <w:vertAlign w:val="baseline"/>
                <w:lang w:val="en-US" w:eastAsia="zh-CN"/>
              </w:rPr>
            </w:pPr>
            <w:ins w:id="1468" w:author="LKY" w:date="2026-05-22T21:01:00Z">
              <w:r>
                <w:rPr>
                  <w:rFonts w:hint="eastAsia" w:ascii="Times New Roman" w:hAnsi="Times New Roman"/>
                  <w:vertAlign w:val="baseline"/>
                  <w:lang w:val="en-US" w:eastAsia="zh-CN"/>
                </w:rPr>
                <w:t>DI8</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ins w:id="1469" w:author="LKY" w:date="2026-05-22T21:01:00Z"/>
                <w:rFonts w:hint="default" w:ascii="Times New Roman" w:hAnsi="Times New Roman"/>
                <w:vertAlign w:val="baseline"/>
                <w:lang w:val="en-US" w:eastAsia="zh-CN"/>
              </w:rPr>
            </w:pPr>
            <w:ins w:id="1470" w:author="LKY" w:date="2026-05-22T21:01:00Z">
              <w:r>
                <w:rPr>
                  <w:rFonts w:hint="eastAsia" w:ascii="Times New Roman" w:hAnsi="Times New Roman"/>
                  <w:vertAlign w:val="baseline"/>
                  <w:lang w:val="en-US" w:eastAsia="zh-CN"/>
                </w:rPr>
                <w:t>DI10</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ins w:id="1471" w:author="LKY" w:date="2026-05-22T21:01:00Z"/>
                <w:rFonts w:hint="default" w:ascii="Times New Roman" w:hAnsi="Times New Roman"/>
                <w:vertAlign w:val="baseline"/>
                <w:lang w:val="en-US" w:eastAsia="zh-CN"/>
              </w:rPr>
            </w:pPr>
            <w:ins w:id="1472" w:author="LKY" w:date="2026-05-22T21:01:00Z">
              <w:r>
                <w:rPr>
                  <w:rFonts w:hint="eastAsia" w:ascii="Times New Roman" w:hAnsi="Times New Roman"/>
                  <w:vertAlign w:val="baseline"/>
                  <w:lang w:val="en-US" w:eastAsia="zh-CN"/>
                </w:rPr>
                <w:t>DI12</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ins w:id="1473" w:author="LKY" w:date="2026-05-22T21:01:00Z"/>
                <w:rFonts w:hint="default" w:ascii="Times New Roman" w:hAnsi="Times New Roman"/>
                <w:vertAlign w:val="baseline"/>
                <w:lang w:val="en-US" w:eastAsia="zh-CN"/>
              </w:rPr>
            </w:pPr>
            <w:ins w:id="1474" w:author="LKY" w:date="2026-05-22T21:01:00Z">
              <w:r>
                <w:rPr>
                  <w:rFonts w:hint="eastAsia" w:ascii="Times New Roman" w:hAnsi="Times New Roman"/>
                  <w:vertAlign w:val="baseline"/>
                  <w:lang w:val="en-US" w:eastAsia="zh-CN"/>
                </w:rPr>
                <w:t>DI14</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ins w:id="1475" w:author="LKY" w:date="2026-05-22T21:01:00Z"/>
                <w:rFonts w:hint="default" w:ascii="Times New Roman" w:hAnsi="Times New Roman"/>
                <w:vertAlign w:val="baseline"/>
                <w:lang w:val="en-US" w:eastAsia="zh-CN"/>
              </w:rPr>
            </w:pPr>
            <w:ins w:id="1476" w:author="LKY" w:date="2026-05-22T21:01:00Z">
              <w:r>
                <w:rPr>
                  <w:rFonts w:hint="eastAsia" w:ascii="Times New Roman" w:hAnsi="Times New Roman"/>
                  <w:vertAlign w:val="baseline"/>
                  <w:lang w:val="en-US" w:eastAsia="zh-CN"/>
                </w:rPr>
                <w:t>COM</w:t>
              </w:r>
            </w:ins>
          </w:p>
        </w:tc>
      </w:tr>
    </w:tbl>
    <w:p w14:paraId="6388EB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1477" w:author="LKY" w:date="2026-05-22T21:01:00Z"/>
          <w:rFonts w:hint="eastAsia" w:ascii="Times New Roman" w:hAnsi="Times New Roman" w:eastAsia="宋体" w:cs="宋体"/>
          <w:b w:val="0"/>
          <w:bCs w:val="0"/>
          <w:iCs/>
          <w:color w:val="FF0000"/>
          <w:kern w:val="2"/>
          <w:sz w:val="24"/>
          <w:szCs w:val="24"/>
          <w:lang w:val="en-US" w:eastAsia="zh-CN" w:bidi="ar-SA"/>
        </w:rPr>
      </w:pPr>
    </w:p>
    <w:p w14:paraId="2A10E25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ins w:id="1478" w:author="LKY" w:date="2026-05-22T21:01:00Z">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p>
    <w:p w14:paraId="1E52BEE6">
      <w:pPr>
        <w:pStyle w:val="12"/>
        <w:ind w:left="0" w:leftChars="0" w:firstLine="0" w:firstLineChars="0"/>
        <w:outlineLvl w:val="9"/>
        <w:rPr>
          <w:rFonts w:hint="default" w:ascii="Times New Roman" w:hAnsi="Times New Roman"/>
          <w:b w:val="0"/>
          <w:bCs w:val="0"/>
          <w:sz w:val="24"/>
          <w:szCs w:val="24"/>
          <w:lang w:val="en-US" w:eastAsia="zh-CN"/>
        </w:rPr>
      </w:pPr>
    </w:p>
    <w:p w14:paraId="07412DA0">
      <w:pPr>
        <w:pStyle w:val="12"/>
        <w:ind w:left="0" w:leftChars="0" w:firstLine="0" w:firstLineChars="0"/>
        <w:outlineLvl w:val="2"/>
        <w:rPr>
          <w:rFonts w:hint="eastAsia" w:ascii="Times New Roman" w:hAnsi="Times New Roman"/>
          <w:b w:val="0"/>
          <w:bCs w:val="0"/>
          <w:sz w:val="24"/>
          <w:szCs w:val="24"/>
          <w:lang w:val="en-US" w:eastAsia="zh-CN"/>
        </w:rPr>
      </w:pPr>
      <w:bookmarkStart w:id="50" w:name="_Toc20427"/>
      <w:bookmarkStart w:id="51" w:name="_Toc4477"/>
      <w:bookmarkStart w:id="52" w:name="_Toc10420"/>
      <w:r>
        <w:rPr>
          <w:rFonts w:hint="eastAsia" w:ascii="Times New Roman" w:hAnsi="Times New Roman"/>
          <w:b/>
          <w:bCs/>
          <w:sz w:val="28"/>
          <w:szCs w:val="28"/>
          <w:lang w:val="en-US" w:eastAsia="zh-CN"/>
        </w:rPr>
        <w:t>2.3.3 DO模块</w:t>
      </w:r>
      <w:bookmarkEnd w:id="50"/>
      <w:bookmarkEnd w:id="51"/>
      <w:bookmarkEnd w:id="52"/>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688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479" w:author="LKY" w:date="2026-05-22T21:01:16Z"/>
        </w:trPr>
        <w:tc>
          <w:tcPr>
            <w:tcW w:w="5000" w:type="pct"/>
            <w:gridSpan w:val="10"/>
            <w:tcBorders>
              <w:top w:val="single" w:color="auto" w:sz="4" w:space="0"/>
            </w:tcBorders>
            <w:noWrap w:val="0"/>
            <w:vAlign w:val="top"/>
          </w:tcPr>
          <w:p w14:paraId="4A3CFAC7">
            <w:pPr>
              <w:jc w:val="center"/>
              <w:rPr>
                <w:ins w:id="1480" w:author="LKY" w:date="2026-05-22T21:01:16Z"/>
                <w:rFonts w:hint="eastAsia" w:ascii="Times New Roman" w:hAnsi="Times New Roman"/>
                <w:vertAlign w:val="baseline"/>
                <w:lang w:val="en-US" w:eastAsia="zh-CN"/>
              </w:rPr>
            </w:pPr>
            <w:ins w:id="1481" w:author="LKY" w:date="2026-05-22T21:01:16Z">
              <w:r>
                <w:rPr>
                  <w:rFonts w:hint="eastAsia" w:ascii="Times New Roman" w:hAnsi="Times New Roman"/>
                  <w:vertAlign w:val="baseline"/>
                  <w:lang w:val="en-US" w:eastAsia="zh-CN"/>
                </w:rPr>
                <w:t>N2161模块（PNP）</w:t>
              </w:r>
            </w:ins>
          </w:p>
        </w:tc>
      </w:tr>
      <w:tr w14:paraId="7F8D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482" w:author="LKY" w:date="2026-05-22T21:01:16Z"/>
        </w:trPr>
        <w:tc>
          <w:tcPr>
            <w:tcW w:w="639" w:type="pct"/>
            <w:tcBorders>
              <w:top w:val="single" w:color="auto" w:sz="4" w:space="0"/>
            </w:tcBorders>
            <w:noWrap w:val="0"/>
            <w:vAlign w:val="top"/>
          </w:tcPr>
          <w:p w14:paraId="07A3306C">
            <w:pPr>
              <w:jc w:val="center"/>
              <w:rPr>
                <w:ins w:id="1483" w:author="LKY" w:date="2026-05-22T21:01:16Z"/>
                <w:rFonts w:hint="default" w:ascii="Times New Roman" w:hAnsi="Times New Roman"/>
                <w:vertAlign w:val="baseline"/>
                <w:lang w:val="en-US" w:eastAsia="zh-CN"/>
              </w:rPr>
            </w:pPr>
            <w:ins w:id="1484" w:author="LKY" w:date="2026-05-22T21:01:1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9501585">
            <w:pPr>
              <w:jc w:val="center"/>
              <w:rPr>
                <w:ins w:id="1485" w:author="LKY" w:date="2026-05-22T21:01:16Z"/>
                <w:rFonts w:hint="default" w:ascii="Times New Roman" w:hAnsi="Times New Roman" w:eastAsiaTheme="minorEastAsia" w:cstheme="minorBidi"/>
                <w:kern w:val="2"/>
                <w:sz w:val="21"/>
                <w:szCs w:val="24"/>
                <w:vertAlign w:val="baseline"/>
                <w:lang w:val="en-US" w:eastAsia="zh-CN" w:bidi="ar-SA"/>
              </w:rPr>
            </w:pPr>
            <w:ins w:id="1486" w:author="LKY" w:date="2026-05-22T21:01:1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0939CA46">
            <w:pPr>
              <w:jc w:val="center"/>
              <w:rPr>
                <w:ins w:id="1487" w:author="LKY" w:date="2026-05-22T21:01:16Z"/>
                <w:rFonts w:hint="default" w:ascii="Times New Roman" w:hAnsi="Times New Roman" w:eastAsiaTheme="minorEastAsia" w:cstheme="minorBidi"/>
                <w:kern w:val="2"/>
                <w:sz w:val="21"/>
                <w:szCs w:val="24"/>
                <w:vertAlign w:val="baseline"/>
                <w:lang w:val="en-US" w:eastAsia="zh-CN" w:bidi="ar-SA"/>
              </w:rPr>
            </w:pPr>
            <w:ins w:id="1488" w:author="LKY" w:date="2026-05-22T21:01:1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6FC1FF1">
            <w:pPr>
              <w:jc w:val="center"/>
              <w:rPr>
                <w:ins w:id="1489" w:author="LKY" w:date="2026-05-22T21:01:16Z"/>
                <w:rFonts w:hint="default" w:ascii="Times New Roman" w:hAnsi="Times New Roman" w:eastAsiaTheme="minorEastAsia" w:cstheme="minorBidi"/>
                <w:kern w:val="2"/>
                <w:sz w:val="21"/>
                <w:szCs w:val="24"/>
                <w:vertAlign w:val="baseline"/>
                <w:lang w:val="en-US" w:eastAsia="zh-CN" w:bidi="ar-SA"/>
              </w:rPr>
            </w:pPr>
            <w:ins w:id="1490" w:author="LKY" w:date="2026-05-22T21:01:1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9DF8E17">
            <w:pPr>
              <w:jc w:val="center"/>
              <w:rPr>
                <w:ins w:id="1491" w:author="LKY" w:date="2026-05-22T21:01:16Z"/>
                <w:rFonts w:hint="default" w:ascii="Times New Roman" w:hAnsi="Times New Roman" w:eastAsiaTheme="minorEastAsia" w:cstheme="minorBidi"/>
                <w:kern w:val="2"/>
                <w:sz w:val="21"/>
                <w:szCs w:val="24"/>
                <w:vertAlign w:val="baseline"/>
                <w:lang w:val="en-US" w:eastAsia="zh-CN" w:bidi="ar-SA"/>
              </w:rPr>
            </w:pPr>
            <w:ins w:id="1492" w:author="LKY" w:date="2026-05-22T21:01:1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1536776">
            <w:pPr>
              <w:jc w:val="center"/>
              <w:rPr>
                <w:ins w:id="1493" w:author="LKY" w:date="2026-05-22T21:01:16Z"/>
                <w:rFonts w:hint="default" w:ascii="Times New Roman" w:hAnsi="Times New Roman" w:eastAsiaTheme="minorEastAsia" w:cstheme="minorBidi"/>
                <w:kern w:val="2"/>
                <w:sz w:val="21"/>
                <w:szCs w:val="24"/>
                <w:vertAlign w:val="baseline"/>
                <w:lang w:val="en-US" w:eastAsia="zh-CN" w:bidi="ar-SA"/>
              </w:rPr>
            </w:pPr>
            <w:ins w:id="1494" w:author="LKY" w:date="2026-05-22T21:01:1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074379C">
            <w:pPr>
              <w:jc w:val="center"/>
              <w:rPr>
                <w:ins w:id="1495" w:author="LKY" w:date="2026-05-22T21:01:16Z"/>
                <w:rFonts w:hint="default" w:ascii="Times New Roman" w:hAnsi="Times New Roman" w:eastAsiaTheme="minorEastAsia" w:cstheme="minorBidi"/>
                <w:kern w:val="2"/>
                <w:sz w:val="21"/>
                <w:szCs w:val="24"/>
                <w:vertAlign w:val="baseline"/>
                <w:lang w:val="en-US" w:eastAsia="zh-CN" w:bidi="ar-SA"/>
              </w:rPr>
            </w:pPr>
            <w:ins w:id="1496" w:author="LKY" w:date="2026-05-22T21:01:1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5E3E2102">
            <w:pPr>
              <w:jc w:val="center"/>
              <w:rPr>
                <w:ins w:id="1497" w:author="LKY" w:date="2026-05-22T21:01:16Z"/>
                <w:rFonts w:hint="default" w:ascii="Times New Roman" w:hAnsi="Times New Roman"/>
                <w:vertAlign w:val="baseline"/>
                <w:lang w:val="en-US" w:eastAsia="zh-CN"/>
              </w:rPr>
            </w:pPr>
            <w:ins w:id="1498" w:author="LKY" w:date="2026-05-22T21:01:1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0BFEB829">
            <w:pPr>
              <w:jc w:val="center"/>
              <w:rPr>
                <w:ins w:id="1499" w:author="LKY" w:date="2026-05-22T21:01:16Z"/>
                <w:rFonts w:hint="default" w:ascii="Times New Roman" w:hAnsi="Times New Roman"/>
                <w:vertAlign w:val="baseline"/>
                <w:lang w:val="en-US" w:eastAsia="zh-CN"/>
              </w:rPr>
            </w:pPr>
            <w:ins w:id="1500" w:author="LKY" w:date="2026-05-22T21:01:1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70A8BEDD">
            <w:pPr>
              <w:jc w:val="center"/>
              <w:rPr>
                <w:ins w:id="1501" w:author="LKY" w:date="2026-05-22T21:01:16Z"/>
                <w:rFonts w:hint="default" w:ascii="Times New Roman" w:hAnsi="Times New Roman"/>
                <w:vertAlign w:val="baseline"/>
                <w:lang w:val="en-US" w:eastAsia="zh-CN"/>
              </w:rPr>
            </w:pPr>
            <w:ins w:id="1502" w:author="LKY" w:date="2026-05-22T21:01:16Z">
              <w:r>
                <w:rPr>
                  <w:rFonts w:hint="eastAsia" w:ascii="Times New Roman" w:hAnsi="Times New Roman"/>
                  <w:vertAlign w:val="baseline"/>
                  <w:lang w:val="en-US" w:eastAsia="zh-CN"/>
                </w:rPr>
                <w:t>B9</w:t>
              </w:r>
            </w:ins>
          </w:p>
        </w:tc>
      </w:tr>
      <w:tr w14:paraId="7644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503" w:author="LKY" w:date="2026-05-22T21:01:16Z"/>
        </w:trPr>
        <w:tc>
          <w:tcPr>
            <w:tcW w:w="639" w:type="pct"/>
            <w:noWrap w:val="0"/>
            <w:vAlign w:val="top"/>
          </w:tcPr>
          <w:p w14:paraId="0FAB1CD4">
            <w:pPr>
              <w:jc w:val="center"/>
              <w:rPr>
                <w:ins w:id="1504" w:author="LKY" w:date="2026-05-22T21:01:16Z"/>
                <w:rFonts w:hint="default" w:ascii="Times New Roman" w:hAnsi="Times New Roman"/>
                <w:vertAlign w:val="baseline"/>
                <w:lang w:val="en-US" w:eastAsia="zh-CN"/>
              </w:rPr>
            </w:pPr>
            <w:ins w:id="1505" w:author="LKY" w:date="2026-05-22T21:01:16Z">
              <w:r>
                <w:rPr>
                  <w:rFonts w:hint="eastAsia" w:ascii="Times New Roman" w:hAnsi="Times New Roman"/>
                  <w:vertAlign w:val="baseline"/>
                  <w:lang w:val="en-US" w:eastAsia="zh-CN"/>
                </w:rPr>
                <w:t>名称</w:t>
              </w:r>
            </w:ins>
          </w:p>
        </w:tc>
        <w:tc>
          <w:tcPr>
            <w:tcW w:w="489" w:type="pct"/>
            <w:noWrap w:val="0"/>
            <w:vAlign w:val="top"/>
          </w:tcPr>
          <w:p w14:paraId="46E5A2F2">
            <w:pPr>
              <w:jc w:val="center"/>
              <w:rPr>
                <w:ins w:id="1506" w:author="LKY" w:date="2026-05-22T21:01:16Z"/>
                <w:rFonts w:hint="default" w:ascii="Times New Roman" w:hAnsi="Times New Roman"/>
                <w:vertAlign w:val="baseline"/>
                <w:lang w:val="en-US" w:eastAsia="zh-CN"/>
              </w:rPr>
            </w:pPr>
            <w:ins w:id="1507" w:author="LKY" w:date="2026-05-22T21:01:16Z">
              <w:r>
                <w:rPr>
                  <w:rFonts w:hint="eastAsia" w:ascii="Times New Roman" w:hAnsi="Times New Roman"/>
                  <w:vertAlign w:val="baseline"/>
                  <w:lang w:val="en-US" w:eastAsia="zh-CN"/>
                </w:rPr>
                <w:t>DO2</w:t>
              </w:r>
            </w:ins>
          </w:p>
        </w:tc>
        <w:tc>
          <w:tcPr>
            <w:tcW w:w="483" w:type="pct"/>
            <w:noWrap w:val="0"/>
            <w:vAlign w:val="top"/>
          </w:tcPr>
          <w:p w14:paraId="7952A0B2">
            <w:pPr>
              <w:jc w:val="center"/>
              <w:rPr>
                <w:ins w:id="1508" w:author="LKY" w:date="2026-05-22T21:01:16Z"/>
                <w:rFonts w:hint="default" w:ascii="Times New Roman" w:hAnsi="Times New Roman"/>
                <w:vertAlign w:val="baseline"/>
                <w:lang w:val="en-US" w:eastAsia="zh-CN"/>
              </w:rPr>
            </w:pPr>
            <w:ins w:id="1509" w:author="LKY" w:date="2026-05-22T21:01:16Z">
              <w:r>
                <w:rPr>
                  <w:rFonts w:hint="eastAsia" w:ascii="Times New Roman" w:hAnsi="Times New Roman"/>
                  <w:vertAlign w:val="baseline"/>
                  <w:lang w:val="en-US" w:eastAsia="zh-CN"/>
                </w:rPr>
                <w:t>DO4</w:t>
              </w:r>
            </w:ins>
          </w:p>
        </w:tc>
        <w:tc>
          <w:tcPr>
            <w:tcW w:w="489" w:type="pct"/>
            <w:noWrap w:val="0"/>
            <w:vAlign w:val="top"/>
          </w:tcPr>
          <w:p w14:paraId="06C35DDE">
            <w:pPr>
              <w:jc w:val="center"/>
              <w:rPr>
                <w:ins w:id="1510" w:author="LKY" w:date="2026-05-22T21:01:16Z"/>
                <w:rFonts w:hint="default" w:ascii="Times New Roman" w:hAnsi="Times New Roman" w:eastAsiaTheme="minorEastAsia" w:cstheme="minorBidi"/>
                <w:kern w:val="2"/>
                <w:sz w:val="21"/>
                <w:szCs w:val="24"/>
                <w:vertAlign w:val="baseline"/>
                <w:lang w:val="en-US" w:eastAsia="zh-CN" w:bidi="ar-SA"/>
              </w:rPr>
            </w:pPr>
            <w:ins w:id="1511" w:author="LKY" w:date="2026-05-22T21:01:16Z">
              <w:r>
                <w:rPr>
                  <w:rFonts w:hint="eastAsia" w:ascii="Times New Roman" w:hAnsi="Times New Roman"/>
                  <w:vertAlign w:val="baseline"/>
                  <w:lang w:val="en-US" w:eastAsia="zh-CN"/>
                </w:rPr>
                <w:t>DO6</w:t>
              </w:r>
            </w:ins>
          </w:p>
        </w:tc>
        <w:tc>
          <w:tcPr>
            <w:tcW w:w="489" w:type="pct"/>
            <w:noWrap w:val="0"/>
            <w:vAlign w:val="top"/>
          </w:tcPr>
          <w:p w14:paraId="4BEF5D90">
            <w:pPr>
              <w:jc w:val="center"/>
              <w:rPr>
                <w:ins w:id="1512" w:author="LKY" w:date="2026-05-22T21:01:16Z"/>
                <w:rFonts w:hint="default" w:ascii="Times New Roman" w:hAnsi="Times New Roman" w:eastAsiaTheme="minorEastAsia" w:cstheme="minorBidi"/>
                <w:kern w:val="2"/>
                <w:sz w:val="21"/>
                <w:szCs w:val="24"/>
                <w:vertAlign w:val="baseline"/>
                <w:lang w:val="en-US" w:eastAsia="zh-CN" w:bidi="ar-SA"/>
              </w:rPr>
            </w:pPr>
            <w:ins w:id="1513" w:author="LKY" w:date="2026-05-22T21:01:16Z">
              <w:r>
                <w:rPr>
                  <w:rFonts w:hint="eastAsia" w:ascii="Times New Roman" w:hAnsi="Times New Roman"/>
                  <w:vertAlign w:val="baseline"/>
                  <w:lang w:val="en-US" w:eastAsia="zh-CN"/>
                </w:rPr>
                <w:t>DO8</w:t>
              </w:r>
            </w:ins>
          </w:p>
        </w:tc>
        <w:tc>
          <w:tcPr>
            <w:tcW w:w="489" w:type="pct"/>
            <w:noWrap w:val="0"/>
            <w:vAlign w:val="top"/>
          </w:tcPr>
          <w:p w14:paraId="4A91F0B8">
            <w:pPr>
              <w:jc w:val="center"/>
              <w:rPr>
                <w:ins w:id="1514" w:author="LKY" w:date="2026-05-22T21:01:16Z"/>
                <w:rFonts w:hint="default" w:ascii="Times New Roman" w:hAnsi="Times New Roman"/>
                <w:vertAlign w:val="baseline"/>
                <w:lang w:val="en-US" w:eastAsia="zh-CN"/>
              </w:rPr>
            </w:pPr>
            <w:ins w:id="1515" w:author="LKY" w:date="2026-05-22T21:01:16Z">
              <w:r>
                <w:rPr>
                  <w:rFonts w:hint="eastAsia" w:ascii="Times New Roman" w:hAnsi="Times New Roman"/>
                  <w:vertAlign w:val="baseline"/>
                  <w:lang w:val="en-US" w:eastAsia="zh-CN"/>
                </w:rPr>
                <w:t>DO10</w:t>
              </w:r>
            </w:ins>
          </w:p>
        </w:tc>
        <w:tc>
          <w:tcPr>
            <w:tcW w:w="489" w:type="pct"/>
            <w:noWrap w:val="0"/>
            <w:vAlign w:val="top"/>
          </w:tcPr>
          <w:p w14:paraId="66B458A5">
            <w:pPr>
              <w:jc w:val="center"/>
              <w:rPr>
                <w:ins w:id="1516" w:author="LKY" w:date="2026-05-22T21:01:16Z"/>
                <w:rFonts w:hint="default" w:ascii="Times New Roman" w:hAnsi="Times New Roman"/>
                <w:vertAlign w:val="baseline"/>
                <w:lang w:val="en-US" w:eastAsia="zh-CN"/>
              </w:rPr>
            </w:pPr>
            <w:ins w:id="1517" w:author="LKY" w:date="2026-05-22T21:01:16Z">
              <w:r>
                <w:rPr>
                  <w:rFonts w:hint="eastAsia" w:ascii="Times New Roman" w:hAnsi="Times New Roman"/>
                  <w:vertAlign w:val="baseline"/>
                  <w:lang w:val="en-US" w:eastAsia="zh-CN"/>
                </w:rPr>
                <w:t>DO12</w:t>
              </w:r>
            </w:ins>
          </w:p>
        </w:tc>
        <w:tc>
          <w:tcPr>
            <w:tcW w:w="489" w:type="pct"/>
            <w:noWrap w:val="0"/>
            <w:vAlign w:val="top"/>
          </w:tcPr>
          <w:p w14:paraId="7E4F457B">
            <w:pPr>
              <w:jc w:val="center"/>
              <w:rPr>
                <w:ins w:id="1518" w:author="LKY" w:date="2026-05-22T21:01:16Z"/>
                <w:rFonts w:hint="default" w:ascii="Times New Roman" w:hAnsi="Times New Roman"/>
                <w:vertAlign w:val="baseline"/>
                <w:lang w:val="en-US" w:eastAsia="zh-CN"/>
              </w:rPr>
            </w:pPr>
            <w:ins w:id="1519" w:author="LKY" w:date="2026-05-22T21:01:16Z">
              <w:r>
                <w:rPr>
                  <w:rFonts w:hint="eastAsia" w:ascii="Times New Roman" w:hAnsi="Times New Roman"/>
                  <w:vertAlign w:val="baseline"/>
                  <w:lang w:val="en-US" w:eastAsia="zh-CN"/>
                </w:rPr>
                <w:t>DO14</w:t>
              </w:r>
            </w:ins>
          </w:p>
        </w:tc>
        <w:tc>
          <w:tcPr>
            <w:tcW w:w="525" w:type="pct"/>
            <w:noWrap w:val="0"/>
            <w:vAlign w:val="top"/>
          </w:tcPr>
          <w:p w14:paraId="3C7EDBF0">
            <w:pPr>
              <w:jc w:val="center"/>
              <w:rPr>
                <w:ins w:id="1520" w:author="LKY" w:date="2026-05-22T21:01:16Z"/>
                <w:rFonts w:hint="default" w:ascii="Times New Roman" w:hAnsi="Times New Roman"/>
                <w:vertAlign w:val="baseline"/>
                <w:lang w:val="en-US" w:eastAsia="zh-CN"/>
              </w:rPr>
            </w:pPr>
            <w:ins w:id="1521" w:author="LKY" w:date="2026-05-22T21:01:16Z">
              <w:r>
                <w:rPr>
                  <w:rFonts w:hint="eastAsia" w:ascii="Times New Roman" w:hAnsi="Times New Roman"/>
                  <w:vertAlign w:val="baseline"/>
                  <w:lang w:val="en-US" w:eastAsia="zh-CN"/>
                </w:rPr>
                <w:t>DO16</w:t>
              </w:r>
            </w:ins>
          </w:p>
        </w:tc>
        <w:tc>
          <w:tcPr>
            <w:tcW w:w="412" w:type="pct"/>
            <w:noWrap w:val="0"/>
            <w:vAlign w:val="top"/>
          </w:tcPr>
          <w:p w14:paraId="07D3B649">
            <w:pPr>
              <w:jc w:val="center"/>
              <w:rPr>
                <w:ins w:id="1522" w:author="LKY" w:date="2026-05-22T21:01:16Z"/>
                <w:rFonts w:hint="default" w:ascii="Times New Roman" w:hAnsi="Times New Roman"/>
                <w:vertAlign w:val="baseline"/>
                <w:lang w:val="en-US" w:eastAsia="zh-CN"/>
              </w:rPr>
            </w:pPr>
            <w:ins w:id="1523" w:author="LKY" w:date="2026-05-22T21:01:16Z">
              <w:r>
                <w:rPr>
                  <w:rFonts w:hint="eastAsia" w:ascii="Times New Roman" w:hAnsi="Times New Roman"/>
                  <w:vertAlign w:val="baseline"/>
                  <w:lang w:val="en-US" w:eastAsia="zh-CN"/>
                </w:rPr>
                <w:t>PE</w:t>
              </w:r>
            </w:ins>
          </w:p>
        </w:tc>
      </w:tr>
      <w:tr w14:paraId="00D4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524" w:author="LKY" w:date="2026-05-22T21:01:16Z"/>
        </w:trPr>
        <w:tc>
          <w:tcPr>
            <w:tcW w:w="639" w:type="pct"/>
            <w:noWrap w:val="0"/>
            <w:vAlign w:val="top"/>
          </w:tcPr>
          <w:p w14:paraId="24EF8723">
            <w:pPr>
              <w:jc w:val="center"/>
              <w:rPr>
                <w:ins w:id="1525" w:author="LKY" w:date="2026-05-22T21:01:16Z"/>
                <w:rFonts w:hint="default" w:ascii="Times New Roman" w:hAnsi="Times New Roman"/>
                <w:vertAlign w:val="baseline"/>
                <w:lang w:val="en-US" w:eastAsia="zh-CN"/>
              </w:rPr>
            </w:pPr>
            <w:ins w:id="1526" w:author="LKY" w:date="2026-05-22T21:01:16Z">
              <w:r>
                <w:rPr>
                  <w:rFonts w:hint="eastAsia" w:ascii="Times New Roman" w:hAnsi="Times New Roman"/>
                  <w:vertAlign w:val="baseline"/>
                  <w:lang w:val="en-US" w:eastAsia="zh-CN"/>
                </w:rPr>
                <w:t>端口号</w:t>
              </w:r>
            </w:ins>
          </w:p>
        </w:tc>
        <w:tc>
          <w:tcPr>
            <w:tcW w:w="489" w:type="pct"/>
            <w:noWrap w:val="0"/>
            <w:vAlign w:val="top"/>
          </w:tcPr>
          <w:p w14:paraId="6777A82C">
            <w:pPr>
              <w:jc w:val="center"/>
              <w:rPr>
                <w:ins w:id="1527" w:author="LKY" w:date="2026-05-22T21:01:16Z"/>
                <w:rFonts w:hint="default" w:ascii="Times New Roman" w:hAnsi="Times New Roman"/>
                <w:vertAlign w:val="baseline"/>
                <w:lang w:val="en-US" w:eastAsia="zh-CN"/>
              </w:rPr>
            </w:pPr>
            <w:ins w:id="1528" w:author="LKY" w:date="2026-05-22T21:01:16Z">
              <w:r>
                <w:rPr>
                  <w:rFonts w:hint="eastAsia" w:ascii="Times New Roman" w:hAnsi="Times New Roman"/>
                  <w:vertAlign w:val="baseline"/>
                  <w:lang w:val="en-US" w:eastAsia="zh-CN"/>
                </w:rPr>
                <w:t>A1</w:t>
              </w:r>
            </w:ins>
          </w:p>
        </w:tc>
        <w:tc>
          <w:tcPr>
            <w:tcW w:w="483" w:type="pct"/>
            <w:noWrap w:val="0"/>
            <w:vAlign w:val="top"/>
          </w:tcPr>
          <w:p w14:paraId="4686DC58">
            <w:pPr>
              <w:jc w:val="center"/>
              <w:rPr>
                <w:ins w:id="1529" w:author="LKY" w:date="2026-05-22T21:01:16Z"/>
                <w:rFonts w:hint="default" w:ascii="Times New Roman" w:hAnsi="Times New Roman"/>
                <w:vertAlign w:val="baseline"/>
                <w:lang w:val="en-US" w:eastAsia="zh-CN"/>
              </w:rPr>
            </w:pPr>
            <w:ins w:id="1530" w:author="LKY" w:date="2026-05-22T21:01:16Z">
              <w:r>
                <w:rPr>
                  <w:rFonts w:hint="eastAsia" w:ascii="Times New Roman" w:hAnsi="Times New Roman"/>
                  <w:vertAlign w:val="baseline"/>
                  <w:lang w:val="en-US" w:eastAsia="zh-CN"/>
                </w:rPr>
                <w:t>A2</w:t>
              </w:r>
            </w:ins>
          </w:p>
        </w:tc>
        <w:tc>
          <w:tcPr>
            <w:tcW w:w="489" w:type="pct"/>
            <w:noWrap w:val="0"/>
            <w:vAlign w:val="top"/>
          </w:tcPr>
          <w:p w14:paraId="1C633115">
            <w:pPr>
              <w:jc w:val="center"/>
              <w:rPr>
                <w:ins w:id="1531" w:author="LKY" w:date="2026-05-22T21:01:16Z"/>
                <w:rFonts w:hint="default" w:ascii="Times New Roman" w:hAnsi="Times New Roman"/>
                <w:vertAlign w:val="baseline"/>
                <w:lang w:val="en-US" w:eastAsia="zh-CN"/>
              </w:rPr>
            </w:pPr>
            <w:ins w:id="1532" w:author="LKY" w:date="2026-05-22T21:01:16Z">
              <w:r>
                <w:rPr>
                  <w:rFonts w:hint="eastAsia" w:ascii="Times New Roman" w:hAnsi="Times New Roman"/>
                  <w:vertAlign w:val="baseline"/>
                  <w:lang w:val="en-US" w:eastAsia="zh-CN"/>
                </w:rPr>
                <w:t>A3</w:t>
              </w:r>
            </w:ins>
          </w:p>
        </w:tc>
        <w:tc>
          <w:tcPr>
            <w:tcW w:w="489" w:type="pct"/>
            <w:noWrap w:val="0"/>
            <w:vAlign w:val="top"/>
          </w:tcPr>
          <w:p w14:paraId="3629B522">
            <w:pPr>
              <w:jc w:val="center"/>
              <w:rPr>
                <w:ins w:id="1533" w:author="LKY" w:date="2026-05-22T21:01:16Z"/>
                <w:rFonts w:hint="default" w:ascii="Times New Roman" w:hAnsi="Times New Roman"/>
                <w:vertAlign w:val="baseline"/>
                <w:lang w:val="en-US" w:eastAsia="zh-CN"/>
              </w:rPr>
            </w:pPr>
            <w:ins w:id="1534" w:author="LKY" w:date="2026-05-22T21:01:16Z">
              <w:r>
                <w:rPr>
                  <w:rFonts w:hint="eastAsia" w:ascii="Times New Roman" w:hAnsi="Times New Roman"/>
                  <w:vertAlign w:val="baseline"/>
                  <w:lang w:val="en-US" w:eastAsia="zh-CN"/>
                </w:rPr>
                <w:t>A4</w:t>
              </w:r>
            </w:ins>
          </w:p>
        </w:tc>
        <w:tc>
          <w:tcPr>
            <w:tcW w:w="489" w:type="pct"/>
            <w:noWrap w:val="0"/>
            <w:vAlign w:val="top"/>
          </w:tcPr>
          <w:p w14:paraId="2CE083CF">
            <w:pPr>
              <w:jc w:val="center"/>
              <w:rPr>
                <w:ins w:id="1535" w:author="LKY" w:date="2026-05-22T21:01:16Z"/>
                <w:rFonts w:hint="default" w:ascii="Times New Roman" w:hAnsi="Times New Roman"/>
                <w:vertAlign w:val="baseline"/>
                <w:lang w:val="en-US" w:eastAsia="zh-CN"/>
              </w:rPr>
            </w:pPr>
            <w:ins w:id="1536" w:author="LKY" w:date="2026-05-22T21:01:16Z">
              <w:r>
                <w:rPr>
                  <w:rFonts w:hint="eastAsia" w:ascii="Times New Roman" w:hAnsi="Times New Roman"/>
                  <w:vertAlign w:val="baseline"/>
                  <w:lang w:val="en-US" w:eastAsia="zh-CN"/>
                </w:rPr>
                <w:t>A5</w:t>
              </w:r>
            </w:ins>
          </w:p>
        </w:tc>
        <w:tc>
          <w:tcPr>
            <w:tcW w:w="489" w:type="pct"/>
            <w:noWrap w:val="0"/>
            <w:vAlign w:val="top"/>
          </w:tcPr>
          <w:p w14:paraId="36A66AE7">
            <w:pPr>
              <w:jc w:val="center"/>
              <w:rPr>
                <w:ins w:id="1537" w:author="LKY" w:date="2026-05-22T21:01:16Z"/>
                <w:rFonts w:hint="default" w:ascii="Times New Roman" w:hAnsi="Times New Roman"/>
                <w:vertAlign w:val="baseline"/>
                <w:lang w:val="en-US" w:eastAsia="zh-CN"/>
              </w:rPr>
            </w:pPr>
            <w:ins w:id="1538" w:author="LKY" w:date="2026-05-22T21:01:16Z">
              <w:r>
                <w:rPr>
                  <w:rFonts w:hint="eastAsia" w:ascii="Times New Roman" w:hAnsi="Times New Roman"/>
                  <w:vertAlign w:val="baseline"/>
                  <w:lang w:val="en-US" w:eastAsia="zh-CN"/>
                </w:rPr>
                <w:t>A6</w:t>
              </w:r>
            </w:ins>
          </w:p>
        </w:tc>
        <w:tc>
          <w:tcPr>
            <w:tcW w:w="489" w:type="pct"/>
            <w:noWrap w:val="0"/>
            <w:vAlign w:val="top"/>
          </w:tcPr>
          <w:p w14:paraId="58CCF0B9">
            <w:pPr>
              <w:jc w:val="center"/>
              <w:rPr>
                <w:ins w:id="1539" w:author="LKY" w:date="2026-05-22T21:01:16Z"/>
                <w:rFonts w:hint="default" w:ascii="Times New Roman" w:hAnsi="Times New Roman"/>
                <w:vertAlign w:val="baseline"/>
                <w:lang w:val="en-US" w:eastAsia="zh-CN"/>
              </w:rPr>
            </w:pPr>
            <w:ins w:id="1540" w:author="LKY" w:date="2026-05-22T21:01:16Z">
              <w:r>
                <w:rPr>
                  <w:rFonts w:hint="eastAsia" w:ascii="Times New Roman" w:hAnsi="Times New Roman"/>
                  <w:vertAlign w:val="baseline"/>
                  <w:lang w:val="en-US" w:eastAsia="zh-CN"/>
                </w:rPr>
                <w:t>A7</w:t>
              </w:r>
            </w:ins>
          </w:p>
        </w:tc>
        <w:tc>
          <w:tcPr>
            <w:tcW w:w="525" w:type="pct"/>
            <w:noWrap w:val="0"/>
            <w:vAlign w:val="top"/>
          </w:tcPr>
          <w:p w14:paraId="0CB36738">
            <w:pPr>
              <w:jc w:val="center"/>
              <w:rPr>
                <w:ins w:id="1541" w:author="LKY" w:date="2026-05-22T21:01:16Z"/>
                <w:rFonts w:hint="default" w:ascii="Times New Roman" w:hAnsi="Times New Roman"/>
                <w:vertAlign w:val="baseline"/>
                <w:lang w:val="en-US" w:eastAsia="zh-CN"/>
              </w:rPr>
            </w:pPr>
            <w:ins w:id="1542" w:author="LKY" w:date="2026-05-22T21:01:16Z">
              <w:r>
                <w:rPr>
                  <w:rFonts w:hint="eastAsia" w:ascii="Times New Roman" w:hAnsi="Times New Roman"/>
                  <w:vertAlign w:val="baseline"/>
                  <w:lang w:val="en-US" w:eastAsia="zh-CN"/>
                </w:rPr>
                <w:t>A8</w:t>
              </w:r>
            </w:ins>
          </w:p>
        </w:tc>
        <w:tc>
          <w:tcPr>
            <w:tcW w:w="412" w:type="pct"/>
            <w:noWrap w:val="0"/>
            <w:vAlign w:val="top"/>
          </w:tcPr>
          <w:p w14:paraId="640FCF6E">
            <w:pPr>
              <w:jc w:val="center"/>
              <w:rPr>
                <w:ins w:id="1543" w:author="LKY" w:date="2026-05-22T21:01:16Z"/>
                <w:rFonts w:hint="default" w:ascii="Times New Roman" w:hAnsi="Times New Roman"/>
                <w:vertAlign w:val="baseline"/>
                <w:lang w:val="en-US" w:eastAsia="zh-CN"/>
              </w:rPr>
            </w:pPr>
            <w:ins w:id="1544" w:author="LKY" w:date="2026-05-22T21:01:16Z">
              <w:r>
                <w:rPr>
                  <w:rFonts w:hint="eastAsia" w:ascii="Times New Roman" w:hAnsi="Times New Roman"/>
                  <w:vertAlign w:val="baseline"/>
                  <w:lang w:val="en-US" w:eastAsia="zh-CN"/>
                </w:rPr>
                <w:t>A9</w:t>
              </w:r>
            </w:ins>
          </w:p>
        </w:tc>
      </w:tr>
      <w:tr w14:paraId="3AEA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545" w:author="LKY" w:date="2026-05-22T21:01:16Z"/>
        </w:trPr>
        <w:tc>
          <w:tcPr>
            <w:tcW w:w="639" w:type="pct"/>
            <w:noWrap w:val="0"/>
            <w:vAlign w:val="top"/>
          </w:tcPr>
          <w:p w14:paraId="497C222C">
            <w:pPr>
              <w:jc w:val="center"/>
              <w:rPr>
                <w:ins w:id="1546" w:author="LKY" w:date="2026-05-22T21:01:16Z"/>
                <w:rFonts w:hint="default" w:ascii="Times New Roman" w:hAnsi="Times New Roman"/>
                <w:vertAlign w:val="baseline"/>
                <w:lang w:val="en-US" w:eastAsia="zh-CN"/>
              </w:rPr>
            </w:pPr>
            <w:ins w:id="1547" w:author="LKY" w:date="2026-05-22T21:01:16Z">
              <w:r>
                <w:rPr>
                  <w:rFonts w:hint="eastAsia" w:ascii="Times New Roman" w:hAnsi="Times New Roman"/>
                  <w:vertAlign w:val="baseline"/>
                  <w:lang w:val="en-US" w:eastAsia="zh-CN"/>
                </w:rPr>
                <w:t>名称</w:t>
              </w:r>
            </w:ins>
          </w:p>
        </w:tc>
        <w:tc>
          <w:tcPr>
            <w:tcW w:w="489" w:type="pct"/>
            <w:noWrap w:val="0"/>
            <w:vAlign w:val="top"/>
          </w:tcPr>
          <w:p w14:paraId="478E8EA3">
            <w:pPr>
              <w:jc w:val="center"/>
              <w:rPr>
                <w:ins w:id="1548" w:author="LKY" w:date="2026-05-22T21:01:16Z"/>
                <w:rFonts w:hint="default" w:ascii="Times New Roman" w:hAnsi="Times New Roman"/>
                <w:vertAlign w:val="baseline"/>
                <w:lang w:val="en-US" w:eastAsia="zh-CN"/>
              </w:rPr>
            </w:pPr>
            <w:ins w:id="1549" w:author="LKY" w:date="2026-05-22T21:01:16Z">
              <w:r>
                <w:rPr>
                  <w:rFonts w:hint="eastAsia" w:ascii="Times New Roman" w:hAnsi="Times New Roman"/>
                  <w:vertAlign w:val="baseline"/>
                  <w:lang w:val="en-US" w:eastAsia="zh-CN"/>
                </w:rPr>
                <w:t>DO1</w:t>
              </w:r>
            </w:ins>
          </w:p>
        </w:tc>
        <w:tc>
          <w:tcPr>
            <w:tcW w:w="483" w:type="pct"/>
            <w:noWrap w:val="0"/>
            <w:vAlign w:val="top"/>
          </w:tcPr>
          <w:p w14:paraId="5EBD7661">
            <w:pPr>
              <w:jc w:val="center"/>
              <w:rPr>
                <w:ins w:id="1550" w:author="LKY" w:date="2026-05-22T21:01:16Z"/>
                <w:rFonts w:hint="default" w:ascii="Times New Roman" w:hAnsi="Times New Roman"/>
                <w:vertAlign w:val="baseline"/>
                <w:lang w:val="en-US" w:eastAsia="zh-CN"/>
              </w:rPr>
            </w:pPr>
            <w:ins w:id="1551" w:author="LKY" w:date="2026-05-22T21:01:16Z">
              <w:r>
                <w:rPr>
                  <w:rFonts w:hint="eastAsia" w:ascii="Times New Roman" w:hAnsi="Times New Roman"/>
                  <w:vertAlign w:val="baseline"/>
                  <w:lang w:val="en-US" w:eastAsia="zh-CN"/>
                </w:rPr>
                <w:t>DO3</w:t>
              </w:r>
            </w:ins>
          </w:p>
        </w:tc>
        <w:tc>
          <w:tcPr>
            <w:tcW w:w="489" w:type="pct"/>
            <w:noWrap w:val="0"/>
            <w:vAlign w:val="top"/>
          </w:tcPr>
          <w:p w14:paraId="6B27EF35">
            <w:pPr>
              <w:jc w:val="center"/>
              <w:rPr>
                <w:ins w:id="1552" w:author="LKY" w:date="2026-05-22T21:01:16Z"/>
                <w:rFonts w:hint="default" w:ascii="Times New Roman" w:hAnsi="Times New Roman"/>
                <w:vertAlign w:val="baseline"/>
                <w:lang w:val="en-US" w:eastAsia="zh-CN"/>
              </w:rPr>
            </w:pPr>
            <w:ins w:id="1553" w:author="LKY" w:date="2026-05-22T21:01:16Z">
              <w:r>
                <w:rPr>
                  <w:rFonts w:hint="eastAsia" w:ascii="Times New Roman" w:hAnsi="Times New Roman"/>
                  <w:vertAlign w:val="baseline"/>
                  <w:lang w:val="en-US" w:eastAsia="zh-CN"/>
                </w:rPr>
                <w:t>DO5</w:t>
              </w:r>
            </w:ins>
          </w:p>
        </w:tc>
        <w:tc>
          <w:tcPr>
            <w:tcW w:w="489" w:type="pct"/>
            <w:noWrap w:val="0"/>
            <w:vAlign w:val="top"/>
          </w:tcPr>
          <w:p w14:paraId="619F3736">
            <w:pPr>
              <w:jc w:val="center"/>
              <w:rPr>
                <w:ins w:id="1554" w:author="LKY" w:date="2026-05-22T21:01:16Z"/>
                <w:rFonts w:hint="default" w:ascii="Times New Roman" w:hAnsi="Times New Roman"/>
                <w:vertAlign w:val="baseline"/>
                <w:lang w:val="en-US" w:eastAsia="zh-CN"/>
              </w:rPr>
            </w:pPr>
            <w:ins w:id="1555" w:author="LKY" w:date="2026-05-22T21:01:16Z">
              <w:r>
                <w:rPr>
                  <w:rFonts w:hint="eastAsia" w:ascii="Times New Roman" w:hAnsi="Times New Roman"/>
                  <w:vertAlign w:val="baseline"/>
                  <w:lang w:val="en-US" w:eastAsia="zh-CN"/>
                </w:rPr>
                <w:t>DO7</w:t>
              </w:r>
            </w:ins>
          </w:p>
        </w:tc>
        <w:tc>
          <w:tcPr>
            <w:tcW w:w="489" w:type="pct"/>
            <w:noWrap w:val="0"/>
            <w:vAlign w:val="top"/>
          </w:tcPr>
          <w:p w14:paraId="502A3622">
            <w:pPr>
              <w:jc w:val="center"/>
              <w:rPr>
                <w:ins w:id="1556" w:author="LKY" w:date="2026-05-22T21:01:16Z"/>
                <w:rFonts w:hint="default" w:ascii="Times New Roman" w:hAnsi="Times New Roman"/>
                <w:vertAlign w:val="baseline"/>
                <w:lang w:val="en-US" w:eastAsia="zh-CN"/>
              </w:rPr>
            </w:pPr>
            <w:ins w:id="1557" w:author="LKY" w:date="2026-05-22T21:01:16Z">
              <w:r>
                <w:rPr>
                  <w:rFonts w:hint="eastAsia" w:ascii="Times New Roman" w:hAnsi="Times New Roman"/>
                  <w:vertAlign w:val="baseline"/>
                  <w:lang w:val="en-US" w:eastAsia="zh-CN"/>
                </w:rPr>
                <w:t>DO9</w:t>
              </w:r>
            </w:ins>
          </w:p>
        </w:tc>
        <w:tc>
          <w:tcPr>
            <w:tcW w:w="489" w:type="pct"/>
            <w:noWrap w:val="0"/>
            <w:vAlign w:val="top"/>
          </w:tcPr>
          <w:p w14:paraId="66CC4177">
            <w:pPr>
              <w:jc w:val="center"/>
              <w:rPr>
                <w:ins w:id="1558" w:author="LKY" w:date="2026-05-22T21:01:16Z"/>
                <w:rFonts w:hint="default" w:ascii="Times New Roman" w:hAnsi="Times New Roman"/>
                <w:vertAlign w:val="baseline"/>
                <w:lang w:val="en-US" w:eastAsia="zh-CN"/>
              </w:rPr>
            </w:pPr>
            <w:ins w:id="1559" w:author="LKY" w:date="2026-05-22T21:01:16Z">
              <w:r>
                <w:rPr>
                  <w:rFonts w:hint="eastAsia" w:ascii="Times New Roman" w:hAnsi="Times New Roman"/>
                  <w:vertAlign w:val="baseline"/>
                  <w:lang w:val="en-US" w:eastAsia="zh-CN"/>
                </w:rPr>
                <w:t>DO11</w:t>
              </w:r>
            </w:ins>
          </w:p>
        </w:tc>
        <w:tc>
          <w:tcPr>
            <w:tcW w:w="489" w:type="pct"/>
            <w:noWrap w:val="0"/>
            <w:vAlign w:val="top"/>
          </w:tcPr>
          <w:p w14:paraId="57458185">
            <w:pPr>
              <w:jc w:val="center"/>
              <w:rPr>
                <w:ins w:id="1560" w:author="LKY" w:date="2026-05-22T21:01:16Z"/>
                <w:rFonts w:hint="default" w:ascii="Times New Roman" w:hAnsi="Times New Roman"/>
                <w:vertAlign w:val="baseline"/>
                <w:lang w:val="en-US" w:eastAsia="zh-CN"/>
              </w:rPr>
            </w:pPr>
            <w:ins w:id="1561" w:author="LKY" w:date="2026-05-22T21:01:16Z">
              <w:r>
                <w:rPr>
                  <w:rFonts w:hint="eastAsia" w:ascii="Times New Roman" w:hAnsi="Times New Roman"/>
                  <w:vertAlign w:val="baseline"/>
                  <w:lang w:val="en-US" w:eastAsia="zh-CN"/>
                </w:rPr>
                <w:t>DO13</w:t>
              </w:r>
            </w:ins>
          </w:p>
        </w:tc>
        <w:tc>
          <w:tcPr>
            <w:tcW w:w="525" w:type="pct"/>
            <w:noWrap w:val="0"/>
            <w:vAlign w:val="top"/>
          </w:tcPr>
          <w:p w14:paraId="11A695CC">
            <w:pPr>
              <w:jc w:val="center"/>
              <w:rPr>
                <w:ins w:id="1562" w:author="LKY" w:date="2026-05-22T21:01:16Z"/>
                <w:rFonts w:hint="default" w:ascii="Times New Roman" w:hAnsi="Times New Roman"/>
                <w:vertAlign w:val="baseline"/>
                <w:lang w:val="en-US" w:eastAsia="zh-CN"/>
              </w:rPr>
            </w:pPr>
            <w:ins w:id="1563" w:author="LKY" w:date="2026-05-22T21:01:16Z">
              <w:r>
                <w:rPr>
                  <w:rFonts w:hint="eastAsia" w:ascii="Times New Roman" w:hAnsi="Times New Roman"/>
                  <w:vertAlign w:val="baseline"/>
                  <w:lang w:val="en-US" w:eastAsia="zh-CN"/>
                </w:rPr>
                <w:t>DO15</w:t>
              </w:r>
            </w:ins>
          </w:p>
        </w:tc>
        <w:tc>
          <w:tcPr>
            <w:tcW w:w="412" w:type="pct"/>
            <w:noWrap w:val="0"/>
            <w:vAlign w:val="top"/>
          </w:tcPr>
          <w:p w14:paraId="579C7668">
            <w:pPr>
              <w:jc w:val="center"/>
              <w:rPr>
                <w:ins w:id="1564" w:author="LKY" w:date="2026-05-22T21:01:16Z"/>
                <w:rFonts w:hint="default" w:ascii="Times New Roman" w:hAnsi="Times New Roman"/>
                <w:vertAlign w:val="baseline"/>
                <w:lang w:val="en-US" w:eastAsia="zh-CN"/>
              </w:rPr>
            </w:pPr>
            <w:ins w:id="1565" w:author="LKY" w:date="2026-05-22T21:01:16Z">
              <w:r>
                <w:rPr>
                  <w:rFonts w:hint="eastAsia" w:ascii="Times New Roman" w:hAnsi="Times New Roman"/>
                  <w:vertAlign w:val="baseline"/>
                  <w:lang w:val="en-US" w:eastAsia="zh-CN"/>
                </w:rPr>
                <w:t>COM</w:t>
              </w:r>
            </w:ins>
          </w:p>
        </w:tc>
      </w:tr>
    </w:tbl>
    <w:p w14:paraId="58E65B75">
      <w:pPr>
        <w:rPr>
          <w:ins w:id="1566" w:author="LKY" w:date="2026-05-22T21:01:16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85A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567" w:author="LKY" w:date="2026-05-22T21:01:16Z"/>
        </w:trPr>
        <w:tc>
          <w:tcPr>
            <w:tcW w:w="5000" w:type="pct"/>
            <w:gridSpan w:val="10"/>
            <w:tcBorders>
              <w:top w:val="single" w:color="auto" w:sz="4" w:space="0"/>
            </w:tcBorders>
            <w:noWrap w:val="0"/>
            <w:vAlign w:val="top"/>
          </w:tcPr>
          <w:p w14:paraId="781DCE89">
            <w:pPr>
              <w:jc w:val="center"/>
              <w:rPr>
                <w:ins w:id="1568" w:author="LKY" w:date="2026-05-22T21:01:16Z"/>
                <w:rFonts w:hint="eastAsia" w:ascii="Times New Roman" w:hAnsi="Times New Roman"/>
                <w:vertAlign w:val="baseline"/>
                <w:lang w:val="en-US" w:eastAsia="zh-CN"/>
              </w:rPr>
            </w:pPr>
            <w:ins w:id="1569" w:author="LKY" w:date="2026-05-22T21:01:16Z">
              <w:r>
                <w:rPr>
                  <w:rFonts w:hint="eastAsia" w:ascii="Times New Roman" w:hAnsi="Times New Roman"/>
                  <w:vertAlign w:val="baseline"/>
                  <w:lang w:val="en-US" w:eastAsia="zh-CN"/>
                </w:rPr>
                <w:t>N2162模块（NPN）</w:t>
              </w:r>
            </w:ins>
          </w:p>
        </w:tc>
      </w:tr>
      <w:tr w14:paraId="73C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570" w:author="LKY" w:date="2026-05-22T21:01:16Z"/>
        </w:trPr>
        <w:tc>
          <w:tcPr>
            <w:tcW w:w="639" w:type="pct"/>
            <w:tcBorders>
              <w:top w:val="single" w:color="auto" w:sz="4" w:space="0"/>
            </w:tcBorders>
            <w:noWrap w:val="0"/>
            <w:vAlign w:val="top"/>
          </w:tcPr>
          <w:p w14:paraId="3F62BAE7">
            <w:pPr>
              <w:jc w:val="center"/>
              <w:rPr>
                <w:ins w:id="1571" w:author="LKY" w:date="2026-05-22T21:01:16Z"/>
                <w:rFonts w:hint="default" w:ascii="Times New Roman" w:hAnsi="Times New Roman"/>
                <w:vertAlign w:val="baseline"/>
                <w:lang w:val="en-US" w:eastAsia="zh-CN"/>
              </w:rPr>
            </w:pPr>
            <w:ins w:id="1572" w:author="LKY" w:date="2026-05-22T21:01:1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36FEE6">
            <w:pPr>
              <w:jc w:val="center"/>
              <w:rPr>
                <w:ins w:id="1573" w:author="LKY" w:date="2026-05-22T21:01:16Z"/>
                <w:rFonts w:hint="default" w:ascii="Times New Roman" w:hAnsi="Times New Roman" w:eastAsiaTheme="minorEastAsia" w:cstheme="minorBidi"/>
                <w:kern w:val="2"/>
                <w:sz w:val="21"/>
                <w:szCs w:val="24"/>
                <w:vertAlign w:val="baseline"/>
                <w:lang w:val="en-US" w:eastAsia="zh-CN" w:bidi="ar-SA"/>
              </w:rPr>
            </w:pPr>
            <w:ins w:id="1574" w:author="LKY" w:date="2026-05-22T21:01:1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A531788">
            <w:pPr>
              <w:jc w:val="center"/>
              <w:rPr>
                <w:ins w:id="1575" w:author="LKY" w:date="2026-05-22T21:01:16Z"/>
                <w:rFonts w:hint="default" w:ascii="Times New Roman" w:hAnsi="Times New Roman" w:eastAsiaTheme="minorEastAsia" w:cstheme="minorBidi"/>
                <w:kern w:val="2"/>
                <w:sz w:val="21"/>
                <w:szCs w:val="24"/>
                <w:vertAlign w:val="baseline"/>
                <w:lang w:val="en-US" w:eastAsia="zh-CN" w:bidi="ar-SA"/>
              </w:rPr>
            </w:pPr>
            <w:ins w:id="1576" w:author="LKY" w:date="2026-05-22T21:01:1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29A0E497">
            <w:pPr>
              <w:jc w:val="center"/>
              <w:rPr>
                <w:ins w:id="1577" w:author="LKY" w:date="2026-05-22T21:01:16Z"/>
                <w:rFonts w:hint="default" w:ascii="Times New Roman" w:hAnsi="Times New Roman" w:eastAsiaTheme="minorEastAsia" w:cstheme="minorBidi"/>
                <w:kern w:val="2"/>
                <w:sz w:val="21"/>
                <w:szCs w:val="24"/>
                <w:vertAlign w:val="baseline"/>
                <w:lang w:val="en-US" w:eastAsia="zh-CN" w:bidi="ar-SA"/>
              </w:rPr>
            </w:pPr>
            <w:ins w:id="1578" w:author="LKY" w:date="2026-05-22T21:01:1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3E47E0A0">
            <w:pPr>
              <w:jc w:val="center"/>
              <w:rPr>
                <w:ins w:id="1579" w:author="LKY" w:date="2026-05-22T21:01:16Z"/>
                <w:rFonts w:hint="default" w:ascii="Times New Roman" w:hAnsi="Times New Roman" w:eastAsiaTheme="minorEastAsia" w:cstheme="minorBidi"/>
                <w:kern w:val="2"/>
                <w:sz w:val="21"/>
                <w:szCs w:val="24"/>
                <w:vertAlign w:val="baseline"/>
                <w:lang w:val="en-US" w:eastAsia="zh-CN" w:bidi="ar-SA"/>
              </w:rPr>
            </w:pPr>
            <w:ins w:id="1580" w:author="LKY" w:date="2026-05-22T21:01:1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660AF34C">
            <w:pPr>
              <w:jc w:val="center"/>
              <w:rPr>
                <w:ins w:id="1581" w:author="LKY" w:date="2026-05-22T21:01:16Z"/>
                <w:rFonts w:hint="default" w:ascii="Times New Roman" w:hAnsi="Times New Roman" w:eastAsiaTheme="minorEastAsia" w:cstheme="minorBidi"/>
                <w:kern w:val="2"/>
                <w:sz w:val="21"/>
                <w:szCs w:val="24"/>
                <w:vertAlign w:val="baseline"/>
                <w:lang w:val="en-US" w:eastAsia="zh-CN" w:bidi="ar-SA"/>
              </w:rPr>
            </w:pPr>
            <w:ins w:id="1582" w:author="LKY" w:date="2026-05-22T21:01:1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1636F07D">
            <w:pPr>
              <w:jc w:val="center"/>
              <w:rPr>
                <w:ins w:id="1583" w:author="LKY" w:date="2026-05-22T21:01:16Z"/>
                <w:rFonts w:hint="default" w:ascii="Times New Roman" w:hAnsi="Times New Roman" w:eastAsiaTheme="minorEastAsia" w:cstheme="minorBidi"/>
                <w:kern w:val="2"/>
                <w:sz w:val="21"/>
                <w:szCs w:val="24"/>
                <w:vertAlign w:val="baseline"/>
                <w:lang w:val="en-US" w:eastAsia="zh-CN" w:bidi="ar-SA"/>
              </w:rPr>
            </w:pPr>
            <w:ins w:id="1584" w:author="LKY" w:date="2026-05-22T21:01:1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3E2CF4F0">
            <w:pPr>
              <w:jc w:val="center"/>
              <w:rPr>
                <w:ins w:id="1585" w:author="LKY" w:date="2026-05-22T21:01:16Z"/>
                <w:rFonts w:hint="default" w:ascii="Times New Roman" w:hAnsi="Times New Roman"/>
                <w:vertAlign w:val="baseline"/>
                <w:lang w:val="en-US" w:eastAsia="zh-CN"/>
              </w:rPr>
            </w:pPr>
            <w:ins w:id="1586" w:author="LKY" w:date="2026-05-22T21:01:1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143F37D8">
            <w:pPr>
              <w:jc w:val="center"/>
              <w:rPr>
                <w:ins w:id="1587" w:author="LKY" w:date="2026-05-22T21:01:16Z"/>
                <w:rFonts w:hint="default" w:ascii="Times New Roman" w:hAnsi="Times New Roman"/>
                <w:vertAlign w:val="baseline"/>
                <w:lang w:val="en-US" w:eastAsia="zh-CN"/>
              </w:rPr>
            </w:pPr>
            <w:ins w:id="1588" w:author="LKY" w:date="2026-05-22T21:01:1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09706E6">
            <w:pPr>
              <w:jc w:val="center"/>
              <w:rPr>
                <w:ins w:id="1589" w:author="LKY" w:date="2026-05-22T21:01:16Z"/>
                <w:rFonts w:hint="default" w:ascii="Times New Roman" w:hAnsi="Times New Roman"/>
                <w:vertAlign w:val="baseline"/>
                <w:lang w:val="en-US" w:eastAsia="zh-CN"/>
              </w:rPr>
            </w:pPr>
            <w:ins w:id="1590" w:author="LKY" w:date="2026-05-22T21:01:16Z">
              <w:r>
                <w:rPr>
                  <w:rFonts w:hint="eastAsia" w:ascii="Times New Roman" w:hAnsi="Times New Roman"/>
                  <w:vertAlign w:val="baseline"/>
                  <w:lang w:val="en-US" w:eastAsia="zh-CN"/>
                </w:rPr>
                <w:t>B9</w:t>
              </w:r>
            </w:ins>
          </w:p>
        </w:tc>
      </w:tr>
      <w:tr w14:paraId="25E9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591" w:author="LKY" w:date="2026-05-22T21:01:16Z"/>
        </w:trPr>
        <w:tc>
          <w:tcPr>
            <w:tcW w:w="639" w:type="pct"/>
            <w:noWrap w:val="0"/>
            <w:vAlign w:val="top"/>
          </w:tcPr>
          <w:p w14:paraId="21B98E52">
            <w:pPr>
              <w:jc w:val="center"/>
              <w:rPr>
                <w:ins w:id="1592" w:author="LKY" w:date="2026-05-22T21:01:16Z"/>
                <w:rFonts w:hint="default" w:ascii="Times New Roman" w:hAnsi="Times New Roman"/>
                <w:vertAlign w:val="baseline"/>
                <w:lang w:val="en-US" w:eastAsia="zh-CN"/>
              </w:rPr>
            </w:pPr>
            <w:ins w:id="1593" w:author="LKY" w:date="2026-05-22T21:01:16Z">
              <w:r>
                <w:rPr>
                  <w:rFonts w:hint="eastAsia" w:ascii="Times New Roman" w:hAnsi="Times New Roman"/>
                  <w:vertAlign w:val="baseline"/>
                  <w:lang w:val="en-US" w:eastAsia="zh-CN"/>
                </w:rPr>
                <w:t>名称</w:t>
              </w:r>
            </w:ins>
          </w:p>
        </w:tc>
        <w:tc>
          <w:tcPr>
            <w:tcW w:w="489" w:type="pct"/>
            <w:noWrap w:val="0"/>
            <w:vAlign w:val="top"/>
          </w:tcPr>
          <w:p w14:paraId="67D3E529">
            <w:pPr>
              <w:jc w:val="center"/>
              <w:rPr>
                <w:ins w:id="1594" w:author="LKY" w:date="2026-05-22T21:01:16Z"/>
                <w:rFonts w:hint="default" w:ascii="Times New Roman" w:hAnsi="Times New Roman"/>
                <w:vertAlign w:val="baseline"/>
                <w:lang w:val="en-US" w:eastAsia="zh-CN"/>
              </w:rPr>
            </w:pPr>
            <w:ins w:id="1595" w:author="LKY" w:date="2026-05-22T21:01:16Z">
              <w:r>
                <w:rPr>
                  <w:rFonts w:hint="eastAsia" w:ascii="Times New Roman" w:hAnsi="Times New Roman"/>
                  <w:vertAlign w:val="baseline"/>
                  <w:lang w:val="en-US" w:eastAsia="zh-CN"/>
                </w:rPr>
                <w:t>DO2</w:t>
              </w:r>
            </w:ins>
          </w:p>
        </w:tc>
        <w:tc>
          <w:tcPr>
            <w:tcW w:w="483" w:type="pct"/>
            <w:noWrap w:val="0"/>
            <w:vAlign w:val="top"/>
          </w:tcPr>
          <w:p w14:paraId="5BB4A05C">
            <w:pPr>
              <w:jc w:val="center"/>
              <w:rPr>
                <w:ins w:id="1596" w:author="LKY" w:date="2026-05-22T21:01:16Z"/>
                <w:rFonts w:hint="default" w:ascii="Times New Roman" w:hAnsi="Times New Roman"/>
                <w:vertAlign w:val="baseline"/>
                <w:lang w:val="en-US" w:eastAsia="zh-CN"/>
              </w:rPr>
            </w:pPr>
            <w:ins w:id="1597" w:author="LKY" w:date="2026-05-22T21:01:16Z">
              <w:r>
                <w:rPr>
                  <w:rFonts w:hint="eastAsia" w:ascii="Times New Roman" w:hAnsi="Times New Roman"/>
                  <w:vertAlign w:val="baseline"/>
                  <w:lang w:val="en-US" w:eastAsia="zh-CN"/>
                </w:rPr>
                <w:t>DO4</w:t>
              </w:r>
            </w:ins>
          </w:p>
        </w:tc>
        <w:tc>
          <w:tcPr>
            <w:tcW w:w="489" w:type="pct"/>
            <w:noWrap w:val="0"/>
            <w:vAlign w:val="top"/>
          </w:tcPr>
          <w:p w14:paraId="6ADA380E">
            <w:pPr>
              <w:jc w:val="center"/>
              <w:rPr>
                <w:ins w:id="1598" w:author="LKY" w:date="2026-05-22T21:01:16Z"/>
                <w:rFonts w:hint="default" w:ascii="Times New Roman" w:hAnsi="Times New Roman" w:eastAsiaTheme="minorEastAsia" w:cstheme="minorBidi"/>
                <w:kern w:val="2"/>
                <w:sz w:val="21"/>
                <w:szCs w:val="24"/>
                <w:vertAlign w:val="baseline"/>
                <w:lang w:val="en-US" w:eastAsia="zh-CN" w:bidi="ar-SA"/>
              </w:rPr>
            </w:pPr>
            <w:ins w:id="1599" w:author="LKY" w:date="2026-05-22T21:01:16Z">
              <w:r>
                <w:rPr>
                  <w:rFonts w:hint="eastAsia" w:ascii="Times New Roman" w:hAnsi="Times New Roman"/>
                  <w:vertAlign w:val="baseline"/>
                  <w:lang w:val="en-US" w:eastAsia="zh-CN"/>
                </w:rPr>
                <w:t>DO6</w:t>
              </w:r>
            </w:ins>
          </w:p>
        </w:tc>
        <w:tc>
          <w:tcPr>
            <w:tcW w:w="489" w:type="pct"/>
            <w:noWrap w:val="0"/>
            <w:vAlign w:val="top"/>
          </w:tcPr>
          <w:p w14:paraId="3AB893E2">
            <w:pPr>
              <w:jc w:val="center"/>
              <w:rPr>
                <w:ins w:id="1600" w:author="LKY" w:date="2026-05-22T21:01:16Z"/>
                <w:rFonts w:hint="default" w:ascii="Times New Roman" w:hAnsi="Times New Roman" w:eastAsiaTheme="minorEastAsia" w:cstheme="minorBidi"/>
                <w:kern w:val="2"/>
                <w:sz w:val="21"/>
                <w:szCs w:val="24"/>
                <w:vertAlign w:val="baseline"/>
                <w:lang w:val="en-US" w:eastAsia="zh-CN" w:bidi="ar-SA"/>
              </w:rPr>
            </w:pPr>
            <w:ins w:id="1601" w:author="LKY" w:date="2026-05-22T21:01:16Z">
              <w:r>
                <w:rPr>
                  <w:rFonts w:hint="eastAsia" w:ascii="Times New Roman" w:hAnsi="Times New Roman"/>
                  <w:vertAlign w:val="baseline"/>
                  <w:lang w:val="en-US" w:eastAsia="zh-CN"/>
                </w:rPr>
                <w:t>DO8</w:t>
              </w:r>
            </w:ins>
          </w:p>
        </w:tc>
        <w:tc>
          <w:tcPr>
            <w:tcW w:w="489" w:type="pct"/>
            <w:noWrap w:val="0"/>
            <w:vAlign w:val="top"/>
          </w:tcPr>
          <w:p w14:paraId="232C2F7A">
            <w:pPr>
              <w:jc w:val="center"/>
              <w:rPr>
                <w:ins w:id="1602" w:author="LKY" w:date="2026-05-22T21:01:16Z"/>
                <w:rFonts w:hint="default" w:ascii="Times New Roman" w:hAnsi="Times New Roman"/>
                <w:vertAlign w:val="baseline"/>
                <w:lang w:val="en-US" w:eastAsia="zh-CN"/>
              </w:rPr>
            </w:pPr>
            <w:ins w:id="1603" w:author="LKY" w:date="2026-05-22T21:01:16Z">
              <w:r>
                <w:rPr>
                  <w:rFonts w:hint="eastAsia" w:ascii="Times New Roman" w:hAnsi="Times New Roman"/>
                  <w:vertAlign w:val="baseline"/>
                  <w:lang w:val="en-US" w:eastAsia="zh-CN"/>
                </w:rPr>
                <w:t>DO10</w:t>
              </w:r>
            </w:ins>
          </w:p>
        </w:tc>
        <w:tc>
          <w:tcPr>
            <w:tcW w:w="489" w:type="pct"/>
            <w:noWrap w:val="0"/>
            <w:vAlign w:val="top"/>
          </w:tcPr>
          <w:p w14:paraId="5814B2CD">
            <w:pPr>
              <w:jc w:val="center"/>
              <w:rPr>
                <w:ins w:id="1604" w:author="LKY" w:date="2026-05-22T21:01:16Z"/>
                <w:rFonts w:hint="default" w:ascii="Times New Roman" w:hAnsi="Times New Roman"/>
                <w:vertAlign w:val="baseline"/>
                <w:lang w:val="en-US" w:eastAsia="zh-CN"/>
              </w:rPr>
            </w:pPr>
            <w:ins w:id="1605" w:author="LKY" w:date="2026-05-22T21:01:16Z">
              <w:r>
                <w:rPr>
                  <w:rFonts w:hint="eastAsia" w:ascii="Times New Roman" w:hAnsi="Times New Roman"/>
                  <w:vertAlign w:val="baseline"/>
                  <w:lang w:val="en-US" w:eastAsia="zh-CN"/>
                </w:rPr>
                <w:t>DO12</w:t>
              </w:r>
            </w:ins>
          </w:p>
        </w:tc>
        <w:tc>
          <w:tcPr>
            <w:tcW w:w="489" w:type="pct"/>
            <w:noWrap w:val="0"/>
            <w:vAlign w:val="top"/>
          </w:tcPr>
          <w:p w14:paraId="390D605E">
            <w:pPr>
              <w:jc w:val="center"/>
              <w:rPr>
                <w:ins w:id="1606" w:author="LKY" w:date="2026-05-22T21:01:16Z"/>
                <w:rFonts w:hint="default" w:ascii="Times New Roman" w:hAnsi="Times New Roman"/>
                <w:vertAlign w:val="baseline"/>
                <w:lang w:val="en-US" w:eastAsia="zh-CN"/>
              </w:rPr>
            </w:pPr>
            <w:ins w:id="1607" w:author="LKY" w:date="2026-05-22T21:01:16Z">
              <w:r>
                <w:rPr>
                  <w:rFonts w:hint="eastAsia" w:ascii="Times New Roman" w:hAnsi="Times New Roman"/>
                  <w:vertAlign w:val="baseline"/>
                  <w:lang w:val="en-US" w:eastAsia="zh-CN"/>
                </w:rPr>
                <w:t>DO14</w:t>
              </w:r>
            </w:ins>
          </w:p>
        </w:tc>
        <w:tc>
          <w:tcPr>
            <w:tcW w:w="525" w:type="pct"/>
            <w:noWrap w:val="0"/>
            <w:vAlign w:val="top"/>
          </w:tcPr>
          <w:p w14:paraId="4B31B0A4">
            <w:pPr>
              <w:jc w:val="center"/>
              <w:rPr>
                <w:ins w:id="1608" w:author="LKY" w:date="2026-05-22T21:01:16Z"/>
                <w:rFonts w:hint="default" w:ascii="Times New Roman" w:hAnsi="Times New Roman"/>
                <w:vertAlign w:val="baseline"/>
                <w:lang w:val="en-US" w:eastAsia="zh-CN"/>
              </w:rPr>
            </w:pPr>
            <w:ins w:id="1609" w:author="LKY" w:date="2026-05-22T21:01:16Z">
              <w:r>
                <w:rPr>
                  <w:rFonts w:hint="eastAsia" w:ascii="Times New Roman" w:hAnsi="Times New Roman"/>
                  <w:vertAlign w:val="baseline"/>
                  <w:lang w:val="en-US" w:eastAsia="zh-CN"/>
                </w:rPr>
                <w:t>DO16</w:t>
              </w:r>
            </w:ins>
          </w:p>
        </w:tc>
        <w:tc>
          <w:tcPr>
            <w:tcW w:w="412" w:type="pct"/>
            <w:noWrap w:val="0"/>
            <w:vAlign w:val="top"/>
          </w:tcPr>
          <w:p w14:paraId="02D11469">
            <w:pPr>
              <w:jc w:val="center"/>
              <w:rPr>
                <w:ins w:id="1610" w:author="LKY" w:date="2026-05-22T21:01:16Z"/>
                <w:rFonts w:hint="default" w:ascii="Times New Roman" w:hAnsi="Times New Roman"/>
                <w:vertAlign w:val="baseline"/>
                <w:lang w:val="en-US" w:eastAsia="zh-CN"/>
              </w:rPr>
            </w:pPr>
            <w:ins w:id="1611" w:author="LKY" w:date="2026-05-22T21:01:16Z">
              <w:r>
                <w:rPr>
                  <w:rFonts w:hint="eastAsia" w:ascii="Times New Roman" w:hAnsi="Times New Roman"/>
                  <w:vertAlign w:val="baseline"/>
                  <w:lang w:val="en-US" w:eastAsia="zh-CN"/>
                </w:rPr>
                <w:t>PE</w:t>
              </w:r>
            </w:ins>
          </w:p>
        </w:tc>
      </w:tr>
      <w:tr w14:paraId="063E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12" w:author="LKY" w:date="2026-05-22T21:01:16Z"/>
        </w:trPr>
        <w:tc>
          <w:tcPr>
            <w:tcW w:w="639" w:type="pct"/>
            <w:noWrap w:val="0"/>
            <w:vAlign w:val="top"/>
          </w:tcPr>
          <w:p w14:paraId="46CC3559">
            <w:pPr>
              <w:jc w:val="center"/>
              <w:rPr>
                <w:ins w:id="1613" w:author="LKY" w:date="2026-05-22T21:01:16Z"/>
                <w:rFonts w:hint="default" w:ascii="Times New Roman" w:hAnsi="Times New Roman"/>
                <w:vertAlign w:val="baseline"/>
                <w:lang w:val="en-US" w:eastAsia="zh-CN"/>
              </w:rPr>
            </w:pPr>
            <w:ins w:id="1614" w:author="LKY" w:date="2026-05-22T21:01:16Z">
              <w:r>
                <w:rPr>
                  <w:rFonts w:hint="eastAsia" w:ascii="Times New Roman" w:hAnsi="Times New Roman"/>
                  <w:vertAlign w:val="baseline"/>
                  <w:lang w:val="en-US" w:eastAsia="zh-CN"/>
                </w:rPr>
                <w:t>端口号</w:t>
              </w:r>
            </w:ins>
          </w:p>
        </w:tc>
        <w:tc>
          <w:tcPr>
            <w:tcW w:w="489" w:type="pct"/>
            <w:noWrap w:val="0"/>
            <w:vAlign w:val="top"/>
          </w:tcPr>
          <w:p w14:paraId="6EBDE4FA">
            <w:pPr>
              <w:jc w:val="center"/>
              <w:rPr>
                <w:ins w:id="1615" w:author="LKY" w:date="2026-05-22T21:01:16Z"/>
                <w:rFonts w:hint="default" w:ascii="Times New Roman" w:hAnsi="Times New Roman"/>
                <w:vertAlign w:val="baseline"/>
                <w:lang w:val="en-US" w:eastAsia="zh-CN"/>
              </w:rPr>
            </w:pPr>
            <w:ins w:id="1616" w:author="LKY" w:date="2026-05-22T21:01:16Z">
              <w:r>
                <w:rPr>
                  <w:rFonts w:hint="eastAsia" w:ascii="Times New Roman" w:hAnsi="Times New Roman"/>
                  <w:vertAlign w:val="baseline"/>
                  <w:lang w:val="en-US" w:eastAsia="zh-CN"/>
                </w:rPr>
                <w:t>A1</w:t>
              </w:r>
            </w:ins>
          </w:p>
        </w:tc>
        <w:tc>
          <w:tcPr>
            <w:tcW w:w="483" w:type="pct"/>
            <w:noWrap w:val="0"/>
            <w:vAlign w:val="top"/>
          </w:tcPr>
          <w:p w14:paraId="55773407">
            <w:pPr>
              <w:jc w:val="center"/>
              <w:rPr>
                <w:ins w:id="1617" w:author="LKY" w:date="2026-05-22T21:01:16Z"/>
                <w:rFonts w:hint="default" w:ascii="Times New Roman" w:hAnsi="Times New Roman"/>
                <w:vertAlign w:val="baseline"/>
                <w:lang w:val="en-US" w:eastAsia="zh-CN"/>
              </w:rPr>
            </w:pPr>
            <w:ins w:id="1618" w:author="LKY" w:date="2026-05-22T21:01:16Z">
              <w:r>
                <w:rPr>
                  <w:rFonts w:hint="eastAsia" w:ascii="Times New Roman" w:hAnsi="Times New Roman"/>
                  <w:vertAlign w:val="baseline"/>
                  <w:lang w:val="en-US" w:eastAsia="zh-CN"/>
                </w:rPr>
                <w:t>A2</w:t>
              </w:r>
            </w:ins>
          </w:p>
        </w:tc>
        <w:tc>
          <w:tcPr>
            <w:tcW w:w="489" w:type="pct"/>
            <w:noWrap w:val="0"/>
            <w:vAlign w:val="top"/>
          </w:tcPr>
          <w:p w14:paraId="2FC2E6A6">
            <w:pPr>
              <w:jc w:val="center"/>
              <w:rPr>
                <w:ins w:id="1619" w:author="LKY" w:date="2026-05-22T21:01:16Z"/>
                <w:rFonts w:hint="default" w:ascii="Times New Roman" w:hAnsi="Times New Roman"/>
                <w:vertAlign w:val="baseline"/>
                <w:lang w:val="en-US" w:eastAsia="zh-CN"/>
              </w:rPr>
            </w:pPr>
            <w:ins w:id="1620" w:author="LKY" w:date="2026-05-22T21:01:16Z">
              <w:r>
                <w:rPr>
                  <w:rFonts w:hint="eastAsia" w:ascii="Times New Roman" w:hAnsi="Times New Roman"/>
                  <w:vertAlign w:val="baseline"/>
                  <w:lang w:val="en-US" w:eastAsia="zh-CN"/>
                </w:rPr>
                <w:t>A3</w:t>
              </w:r>
            </w:ins>
          </w:p>
        </w:tc>
        <w:tc>
          <w:tcPr>
            <w:tcW w:w="489" w:type="pct"/>
            <w:noWrap w:val="0"/>
            <w:vAlign w:val="top"/>
          </w:tcPr>
          <w:p w14:paraId="44AEA786">
            <w:pPr>
              <w:jc w:val="center"/>
              <w:rPr>
                <w:ins w:id="1621" w:author="LKY" w:date="2026-05-22T21:01:16Z"/>
                <w:rFonts w:hint="default" w:ascii="Times New Roman" w:hAnsi="Times New Roman"/>
                <w:vertAlign w:val="baseline"/>
                <w:lang w:val="en-US" w:eastAsia="zh-CN"/>
              </w:rPr>
            </w:pPr>
            <w:ins w:id="1622" w:author="LKY" w:date="2026-05-22T21:01:16Z">
              <w:r>
                <w:rPr>
                  <w:rFonts w:hint="eastAsia" w:ascii="Times New Roman" w:hAnsi="Times New Roman"/>
                  <w:vertAlign w:val="baseline"/>
                  <w:lang w:val="en-US" w:eastAsia="zh-CN"/>
                </w:rPr>
                <w:t>A4</w:t>
              </w:r>
            </w:ins>
          </w:p>
        </w:tc>
        <w:tc>
          <w:tcPr>
            <w:tcW w:w="489" w:type="pct"/>
            <w:noWrap w:val="0"/>
            <w:vAlign w:val="top"/>
          </w:tcPr>
          <w:p w14:paraId="49DFA493">
            <w:pPr>
              <w:jc w:val="center"/>
              <w:rPr>
                <w:ins w:id="1623" w:author="LKY" w:date="2026-05-22T21:01:16Z"/>
                <w:rFonts w:hint="default" w:ascii="Times New Roman" w:hAnsi="Times New Roman"/>
                <w:vertAlign w:val="baseline"/>
                <w:lang w:val="en-US" w:eastAsia="zh-CN"/>
              </w:rPr>
            </w:pPr>
            <w:ins w:id="1624" w:author="LKY" w:date="2026-05-22T21:01:16Z">
              <w:r>
                <w:rPr>
                  <w:rFonts w:hint="eastAsia" w:ascii="Times New Roman" w:hAnsi="Times New Roman"/>
                  <w:vertAlign w:val="baseline"/>
                  <w:lang w:val="en-US" w:eastAsia="zh-CN"/>
                </w:rPr>
                <w:t>A5</w:t>
              </w:r>
            </w:ins>
          </w:p>
        </w:tc>
        <w:tc>
          <w:tcPr>
            <w:tcW w:w="489" w:type="pct"/>
            <w:noWrap w:val="0"/>
            <w:vAlign w:val="top"/>
          </w:tcPr>
          <w:p w14:paraId="535E1963">
            <w:pPr>
              <w:jc w:val="center"/>
              <w:rPr>
                <w:ins w:id="1625" w:author="LKY" w:date="2026-05-22T21:01:16Z"/>
                <w:rFonts w:hint="default" w:ascii="Times New Roman" w:hAnsi="Times New Roman"/>
                <w:vertAlign w:val="baseline"/>
                <w:lang w:val="en-US" w:eastAsia="zh-CN"/>
              </w:rPr>
            </w:pPr>
            <w:ins w:id="1626" w:author="LKY" w:date="2026-05-22T21:01:16Z">
              <w:r>
                <w:rPr>
                  <w:rFonts w:hint="eastAsia" w:ascii="Times New Roman" w:hAnsi="Times New Roman"/>
                  <w:vertAlign w:val="baseline"/>
                  <w:lang w:val="en-US" w:eastAsia="zh-CN"/>
                </w:rPr>
                <w:t>A6</w:t>
              </w:r>
            </w:ins>
          </w:p>
        </w:tc>
        <w:tc>
          <w:tcPr>
            <w:tcW w:w="489" w:type="pct"/>
            <w:noWrap w:val="0"/>
            <w:vAlign w:val="top"/>
          </w:tcPr>
          <w:p w14:paraId="2138FEAF">
            <w:pPr>
              <w:jc w:val="center"/>
              <w:rPr>
                <w:ins w:id="1627" w:author="LKY" w:date="2026-05-22T21:01:16Z"/>
                <w:rFonts w:hint="default" w:ascii="Times New Roman" w:hAnsi="Times New Roman"/>
                <w:vertAlign w:val="baseline"/>
                <w:lang w:val="en-US" w:eastAsia="zh-CN"/>
              </w:rPr>
            </w:pPr>
            <w:ins w:id="1628" w:author="LKY" w:date="2026-05-22T21:01:16Z">
              <w:r>
                <w:rPr>
                  <w:rFonts w:hint="eastAsia" w:ascii="Times New Roman" w:hAnsi="Times New Roman"/>
                  <w:vertAlign w:val="baseline"/>
                  <w:lang w:val="en-US" w:eastAsia="zh-CN"/>
                </w:rPr>
                <w:t>A7</w:t>
              </w:r>
            </w:ins>
          </w:p>
        </w:tc>
        <w:tc>
          <w:tcPr>
            <w:tcW w:w="525" w:type="pct"/>
            <w:noWrap w:val="0"/>
            <w:vAlign w:val="top"/>
          </w:tcPr>
          <w:p w14:paraId="06A7F622">
            <w:pPr>
              <w:jc w:val="center"/>
              <w:rPr>
                <w:ins w:id="1629" w:author="LKY" w:date="2026-05-22T21:01:16Z"/>
                <w:rFonts w:hint="default" w:ascii="Times New Roman" w:hAnsi="Times New Roman"/>
                <w:vertAlign w:val="baseline"/>
                <w:lang w:val="en-US" w:eastAsia="zh-CN"/>
              </w:rPr>
            </w:pPr>
            <w:ins w:id="1630" w:author="LKY" w:date="2026-05-22T21:01:16Z">
              <w:r>
                <w:rPr>
                  <w:rFonts w:hint="eastAsia" w:ascii="Times New Roman" w:hAnsi="Times New Roman"/>
                  <w:vertAlign w:val="baseline"/>
                  <w:lang w:val="en-US" w:eastAsia="zh-CN"/>
                </w:rPr>
                <w:t>A8</w:t>
              </w:r>
            </w:ins>
          </w:p>
        </w:tc>
        <w:tc>
          <w:tcPr>
            <w:tcW w:w="412" w:type="pct"/>
            <w:noWrap w:val="0"/>
            <w:vAlign w:val="top"/>
          </w:tcPr>
          <w:p w14:paraId="02905A2C">
            <w:pPr>
              <w:jc w:val="center"/>
              <w:rPr>
                <w:ins w:id="1631" w:author="LKY" w:date="2026-05-22T21:01:16Z"/>
                <w:rFonts w:hint="default" w:ascii="Times New Roman" w:hAnsi="Times New Roman"/>
                <w:vertAlign w:val="baseline"/>
                <w:lang w:val="en-US" w:eastAsia="zh-CN"/>
              </w:rPr>
            </w:pPr>
            <w:ins w:id="1632" w:author="LKY" w:date="2026-05-22T21:01:16Z">
              <w:r>
                <w:rPr>
                  <w:rFonts w:hint="eastAsia" w:ascii="Times New Roman" w:hAnsi="Times New Roman"/>
                  <w:vertAlign w:val="baseline"/>
                  <w:lang w:val="en-US" w:eastAsia="zh-CN"/>
                </w:rPr>
                <w:t>A9</w:t>
              </w:r>
            </w:ins>
          </w:p>
        </w:tc>
      </w:tr>
      <w:tr w14:paraId="0FC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33" w:author="LKY" w:date="2026-05-22T21:01:16Z"/>
        </w:trPr>
        <w:tc>
          <w:tcPr>
            <w:tcW w:w="639" w:type="pct"/>
            <w:noWrap w:val="0"/>
            <w:vAlign w:val="top"/>
          </w:tcPr>
          <w:p w14:paraId="10AEE828">
            <w:pPr>
              <w:jc w:val="center"/>
              <w:rPr>
                <w:ins w:id="1634" w:author="LKY" w:date="2026-05-22T21:01:16Z"/>
                <w:rFonts w:hint="default" w:ascii="Times New Roman" w:hAnsi="Times New Roman"/>
                <w:vertAlign w:val="baseline"/>
                <w:lang w:val="en-US" w:eastAsia="zh-CN"/>
              </w:rPr>
            </w:pPr>
            <w:ins w:id="1635" w:author="LKY" w:date="2026-05-22T21:01:16Z">
              <w:r>
                <w:rPr>
                  <w:rFonts w:hint="eastAsia" w:ascii="Times New Roman" w:hAnsi="Times New Roman"/>
                  <w:vertAlign w:val="baseline"/>
                  <w:lang w:val="en-US" w:eastAsia="zh-CN"/>
                </w:rPr>
                <w:t>名称</w:t>
              </w:r>
            </w:ins>
          </w:p>
        </w:tc>
        <w:tc>
          <w:tcPr>
            <w:tcW w:w="489" w:type="pct"/>
            <w:noWrap w:val="0"/>
            <w:vAlign w:val="top"/>
          </w:tcPr>
          <w:p w14:paraId="72EA4A0D">
            <w:pPr>
              <w:jc w:val="center"/>
              <w:rPr>
                <w:ins w:id="1636" w:author="LKY" w:date="2026-05-22T21:01:16Z"/>
                <w:rFonts w:hint="default" w:ascii="Times New Roman" w:hAnsi="Times New Roman"/>
                <w:vertAlign w:val="baseline"/>
                <w:lang w:val="en-US" w:eastAsia="zh-CN"/>
              </w:rPr>
            </w:pPr>
            <w:ins w:id="1637" w:author="LKY" w:date="2026-05-22T21:01:16Z">
              <w:r>
                <w:rPr>
                  <w:rFonts w:hint="eastAsia" w:ascii="Times New Roman" w:hAnsi="Times New Roman"/>
                  <w:vertAlign w:val="baseline"/>
                  <w:lang w:val="en-US" w:eastAsia="zh-CN"/>
                </w:rPr>
                <w:t>DO1</w:t>
              </w:r>
            </w:ins>
          </w:p>
        </w:tc>
        <w:tc>
          <w:tcPr>
            <w:tcW w:w="483" w:type="pct"/>
            <w:noWrap w:val="0"/>
            <w:vAlign w:val="top"/>
          </w:tcPr>
          <w:p w14:paraId="6DEE467B">
            <w:pPr>
              <w:jc w:val="center"/>
              <w:rPr>
                <w:ins w:id="1638" w:author="LKY" w:date="2026-05-22T21:01:16Z"/>
                <w:rFonts w:hint="default" w:ascii="Times New Roman" w:hAnsi="Times New Roman"/>
                <w:vertAlign w:val="baseline"/>
                <w:lang w:val="en-US" w:eastAsia="zh-CN"/>
              </w:rPr>
            </w:pPr>
            <w:ins w:id="1639" w:author="LKY" w:date="2026-05-22T21:01:16Z">
              <w:r>
                <w:rPr>
                  <w:rFonts w:hint="eastAsia" w:ascii="Times New Roman" w:hAnsi="Times New Roman"/>
                  <w:vertAlign w:val="baseline"/>
                  <w:lang w:val="en-US" w:eastAsia="zh-CN"/>
                </w:rPr>
                <w:t>DO3</w:t>
              </w:r>
            </w:ins>
          </w:p>
        </w:tc>
        <w:tc>
          <w:tcPr>
            <w:tcW w:w="489" w:type="pct"/>
            <w:noWrap w:val="0"/>
            <w:vAlign w:val="top"/>
          </w:tcPr>
          <w:p w14:paraId="64C42AD8">
            <w:pPr>
              <w:jc w:val="center"/>
              <w:rPr>
                <w:ins w:id="1640" w:author="LKY" w:date="2026-05-22T21:01:16Z"/>
                <w:rFonts w:hint="default" w:ascii="Times New Roman" w:hAnsi="Times New Roman"/>
                <w:vertAlign w:val="baseline"/>
                <w:lang w:val="en-US" w:eastAsia="zh-CN"/>
              </w:rPr>
            </w:pPr>
            <w:ins w:id="1641" w:author="LKY" w:date="2026-05-22T21:01:16Z">
              <w:r>
                <w:rPr>
                  <w:rFonts w:hint="eastAsia" w:ascii="Times New Roman" w:hAnsi="Times New Roman"/>
                  <w:vertAlign w:val="baseline"/>
                  <w:lang w:val="en-US" w:eastAsia="zh-CN"/>
                </w:rPr>
                <w:t>DO5</w:t>
              </w:r>
            </w:ins>
          </w:p>
        </w:tc>
        <w:tc>
          <w:tcPr>
            <w:tcW w:w="489" w:type="pct"/>
            <w:noWrap w:val="0"/>
            <w:vAlign w:val="top"/>
          </w:tcPr>
          <w:p w14:paraId="140017DB">
            <w:pPr>
              <w:jc w:val="center"/>
              <w:rPr>
                <w:ins w:id="1642" w:author="LKY" w:date="2026-05-22T21:01:16Z"/>
                <w:rFonts w:hint="default" w:ascii="Times New Roman" w:hAnsi="Times New Roman"/>
                <w:vertAlign w:val="baseline"/>
                <w:lang w:val="en-US" w:eastAsia="zh-CN"/>
              </w:rPr>
            </w:pPr>
            <w:ins w:id="1643" w:author="LKY" w:date="2026-05-22T21:01:16Z">
              <w:r>
                <w:rPr>
                  <w:rFonts w:hint="eastAsia" w:ascii="Times New Roman" w:hAnsi="Times New Roman"/>
                  <w:vertAlign w:val="baseline"/>
                  <w:lang w:val="en-US" w:eastAsia="zh-CN"/>
                </w:rPr>
                <w:t>DO7</w:t>
              </w:r>
            </w:ins>
          </w:p>
        </w:tc>
        <w:tc>
          <w:tcPr>
            <w:tcW w:w="489" w:type="pct"/>
            <w:noWrap w:val="0"/>
            <w:vAlign w:val="top"/>
          </w:tcPr>
          <w:p w14:paraId="1A9481D7">
            <w:pPr>
              <w:jc w:val="center"/>
              <w:rPr>
                <w:ins w:id="1644" w:author="LKY" w:date="2026-05-22T21:01:16Z"/>
                <w:rFonts w:hint="default" w:ascii="Times New Roman" w:hAnsi="Times New Roman"/>
                <w:vertAlign w:val="baseline"/>
                <w:lang w:val="en-US" w:eastAsia="zh-CN"/>
              </w:rPr>
            </w:pPr>
            <w:ins w:id="1645" w:author="LKY" w:date="2026-05-22T21:01:16Z">
              <w:r>
                <w:rPr>
                  <w:rFonts w:hint="eastAsia" w:ascii="Times New Roman" w:hAnsi="Times New Roman"/>
                  <w:vertAlign w:val="baseline"/>
                  <w:lang w:val="en-US" w:eastAsia="zh-CN"/>
                </w:rPr>
                <w:t>DO9</w:t>
              </w:r>
            </w:ins>
          </w:p>
        </w:tc>
        <w:tc>
          <w:tcPr>
            <w:tcW w:w="489" w:type="pct"/>
            <w:noWrap w:val="0"/>
            <w:vAlign w:val="top"/>
          </w:tcPr>
          <w:p w14:paraId="086403A3">
            <w:pPr>
              <w:jc w:val="center"/>
              <w:rPr>
                <w:ins w:id="1646" w:author="LKY" w:date="2026-05-22T21:01:16Z"/>
                <w:rFonts w:hint="default" w:ascii="Times New Roman" w:hAnsi="Times New Roman"/>
                <w:vertAlign w:val="baseline"/>
                <w:lang w:val="en-US" w:eastAsia="zh-CN"/>
              </w:rPr>
            </w:pPr>
            <w:ins w:id="1647" w:author="LKY" w:date="2026-05-22T21:01:16Z">
              <w:r>
                <w:rPr>
                  <w:rFonts w:hint="eastAsia" w:ascii="Times New Roman" w:hAnsi="Times New Roman"/>
                  <w:vertAlign w:val="baseline"/>
                  <w:lang w:val="en-US" w:eastAsia="zh-CN"/>
                </w:rPr>
                <w:t>DO11</w:t>
              </w:r>
            </w:ins>
          </w:p>
        </w:tc>
        <w:tc>
          <w:tcPr>
            <w:tcW w:w="489" w:type="pct"/>
            <w:noWrap w:val="0"/>
            <w:vAlign w:val="top"/>
          </w:tcPr>
          <w:p w14:paraId="509BBE6A">
            <w:pPr>
              <w:jc w:val="center"/>
              <w:rPr>
                <w:ins w:id="1648" w:author="LKY" w:date="2026-05-22T21:01:16Z"/>
                <w:rFonts w:hint="default" w:ascii="Times New Roman" w:hAnsi="Times New Roman"/>
                <w:vertAlign w:val="baseline"/>
                <w:lang w:val="en-US" w:eastAsia="zh-CN"/>
              </w:rPr>
            </w:pPr>
            <w:ins w:id="1649" w:author="LKY" w:date="2026-05-22T21:01:16Z">
              <w:r>
                <w:rPr>
                  <w:rFonts w:hint="eastAsia" w:ascii="Times New Roman" w:hAnsi="Times New Roman"/>
                  <w:vertAlign w:val="baseline"/>
                  <w:lang w:val="en-US" w:eastAsia="zh-CN"/>
                </w:rPr>
                <w:t>DO13</w:t>
              </w:r>
            </w:ins>
          </w:p>
        </w:tc>
        <w:tc>
          <w:tcPr>
            <w:tcW w:w="525" w:type="pct"/>
            <w:noWrap w:val="0"/>
            <w:vAlign w:val="top"/>
          </w:tcPr>
          <w:p w14:paraId="121CDD4F">
            <w:pPr>
              <w:jc w:val="center"/>
              <w:rPr>
                <w:ins w:id="1650" w:author="LKY" w:date="2026-05-22T21:01:16Z"/>
                <w:rFonts w:hint="default" w:ascii="Times New Roman" w:hAnsi="Times New Roman"/>
                <w:vertAlign w:val="baseline"/>
                <w:lang w:val="en-US" w:eastAsia="zh-CN"/>
              </w:rPr>
            </w:pPr>
            <w:ins w:id="1651" w:author="LKY" w:date="2026-05-22T21:01:16Z">
              <w:r>
                <w:rPr>
                  <w:rFonts w:hint="eastAsia" w:ascii="Times New Roman" w:hAnsi="Times New Roman"/>
                  <w:vertAlign w:val="baseline"/>
                  <w:lang w:val="en-US" w:eastAsia="zh-CN"/>
                </w:rPr>
                <w:t>DO15</w:t>
              </w:r>
            </w:ins>
          </w:p>
        </w:tc>
        <w:tc>
          <w:tcPr>
            <w:tcW w:w="412" w:type="pct"/>
            <w:noWrap w:val="0"/>
            <w:vAlign w:val="top"/>
          </w:tcPr>
          <w:p w14:paraId="1B85A6B7">
            <w:pPr>
              <w:jc w:val="center"/>
              <w:rPr>
                <w:ins w:id="1652" w:author="LKY" w:date="2026-05-22T21:01:16Z"/>
                <w:rFonts w:hint="default" w:ascii="Times New Roman" w:hAnsi="Times New Roman"/>
                <w:vertAlign w:val="baseline"/>
                <w:lang w:val="en-US" w:eastAsia="zh-CN"/>
              </w:rPr>
            </w:pPr>
            <w:ins w:id="1653" w:author="LKY" w:date="2026-05-22T21:01:16Z">
              <w:r>
                <w:rPr>
                  <w:rFonts w:hint="eastAsia" w:ascii="Times New Roman" w:hAnsi="Times New Roman"/>
                  <w:vertAlign w:val="baseline"/>
                  <w:lang w:val="en-US" w:eastAsia="zh-CN"/>
                </w:rPr>
                <w:t>COM</w:t>
              </w:r>
            </w:ins>
          </w:p>
        </w:tc>
      </w:tr>
    </w:tbl>
    <w:p w14:paraId="24EB8B88">
      <w:pPr>
        <w:pStyle w:val="12"/>
        <w:ind w:left="0" w:leftChars="0" w:firstLine="0" w:firstLineChars="0"/>
        <w:outlineLvl w:val="9"/>
        <w:rPr>
          <w:ins w:id="1654" w:author="LKY" w:date="2026-05-22T21:01:16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112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55" w:author="LKY" w:date="2026-05-22T21:01:16Z"/>
        </w:trPr>
        <w:tc>
          <w:tcPr>
            <w:tcW w:w="5000" w:type="pct"/>
            <w:gridSpan w:val="10"/>
            <w:tcBorders>
              <w:top w:val="single" w:color="auto" w:sz="4" w:space="0"/>
            </w:tcBorders>
            <w:noWrap w:val="0"/>
            <w:vAlign w:val="top"/>
          </w:tcPr>
          <w:p w14:paraId="3D4EC852">
            <w:pPr>
              <w:pBdr>
                <w:top w:val="none" w:color="auto" w:sz="0" w:space="0"/>
                <w:left w:val="none" w:color="auto" w:sz="0" w:space="0"/>
                <w:bottom w:val="none" w:color="auto" w:sz="0" w:space="0"/>
                <w:right w:val="none" w:color="auto" w:sz="0" w:space="0"/>
                <w:between w:val="none" w:color="auto" w:sz="0" w:space="0"/>
              </w:pBdr>
              <w:jc w:val="center"/>
              <w:rPr>
                <w:ins w:id="1656" w:author="LKY" w:date="2026-05-22T21:01:16Z"/>
                <w:rFonts w:hint="eastAsia" w:ascii="Times New Roman" w:hAnsi="Times New Roman"/>
                <w:vertAlign w:val="baseline"/>
                <w:lang w:val="en-US" w:eastAsia="zh-CN"/>
              </w:rPr>
            </w:pPr>
            <w:ins w:id="1657" w:author="LKY" w:date="2026-05-22T21:01:16Z">
              <w:r>
                <w:rPr>
                  <w:rFonts w:hint="eastAsia" w:ascii="Times New Roman" w:hAnsi="Times New Roman"/>
                  <w:vertAlign w:val="baseline"/>
                  <w:lang w:val="en-US" w:eastAsia="zh-CN"/>
                </w:rPr>
                <w:t>N2321模块（PNP）</w:t>
              </w:r>
            </w:ins>
          </w:p>
        </w:tc>
      </w:tr>
      <w:tr w14:paraId="126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58" w:author="LKY" w:date="2026-05-22T21:01:16Z"/>
        </w:trPr>
        <w:tc>
          <w:tcPr>
            <w:tcW w:w="552" w:type="pct"/>
            <w:tcBorders>
              <w:top w:val="single" w:color="auto" w:sz="4" w:space="0"/>
            </w:tcBorders>
            <w:noWrap w:val="0"/>
            <w:vAlign w:val="top"/>
          </w:tcPr>
          <w:p w14:paraId="70BCFEB8">
            <w:pPr>
              <w:jc w:val="center"/>
              <w:rPr>
                <w:ins w:id="1659" w:author="LKY" w:date="2026-05-22T21:01:16Z"/>
                <w:rFonts w:hint="default" w:ascii="Times New Roman" w:hAnsi="Times New Roman"/>
                <w:vertAlign w:val="baseline"/>
                <w:lang w:val="en-US" w:eastAsia="zh-CN"/>
              </w:rPr>
            </w:pPr>
            <w:ins w:id="1660" w:author="LKY" w:date="2026-05-22T21:01:16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3C2D107B">
            <w:pPr>
              <w:jc w:val="center"/>
              <w:rPr>
                <w:ins w:id="1661" w:author="LKY" w:date="2026-05-22T21:01:16Z"/>
                <w:rFonts w:hint="default" w:ascii="Times New Roman" w:hAnsi="Times New Roman" w:eastAsiaTheme="minorEastAsia" w:cstheme="minorBidi"/>
                <w:kern w:val="2"/>
                <w:sz w:val="21"/>
                <w:szCs w:val="24"/>
                <w:vertAlign w:val="baseline"/>
                <w:lang w:val="en-US" w:eastAsia="zh-CN" w:bidi="ar-SA"/>
              </w:rPr>
            </w:pPr>
            <w:ins w:id="1662" w:author="LKY" w:date="2026-05-22T21:01:16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2630330C">
            <w:pPr>
              <w:jc w:val="center"/>
              <w:rPr>
                <w:ins w:id="1663" w:author="LKY" w:date="2026-05-22T21:01:16Z"/>
                <w:rFonts w:hint="default" w:ascii="Times New Roman" w:hAnsi="Times New Roman" w:eastAsiaTheme="minorEastAsia" w:cstheme="minorBidi"/>
                <w:kern w:val="2"/>
                <w:sz w:val="21"/>
                <w:szCs w:val="24"/>
                <w:vertAlign w:val="baseline"/>
                <w:lang w:val="en-US" w:eastAsia="zh-CN" w:bidi="ar-SA"/>
              </w:rPr>
            </w:pPr>
            <w:ins w:id="1664" w:author="LKY" w:date="2026-05-22T21:01:16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37869BDB">
            <w:pPr>
              <w:jc w:val="center"/>
              <w:rPr>
                <w:ins w:id="1665" w:author="LKY" w:date="2026-05-22T21:01:16Z"/>
                <w:rFonts w:hint="default" w:ascii="Times New Roman" w:hAnsi="Times New Roman" w:eastAsiaTheme="minorEastAsia" w:cstheme="minorBidi"/>
                <w:kern w:val="2"/>
                <w:sz w:val="21"/>
                <w:szCs w:val="24"/>
                <w:vertAlign w:val="baseline"/>
                <w:lang w:val="en-US" w:eastAsia="zh-CN" w:bidi="ar-SA"/>
              </w:rPr>
            </w:pPr>
            <w:ins w:id="1666" w:author="LKY" w:date="2026-05-22T21:01:16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0C32CAC4">
            <w:pPr>
              <w:jc w:val="center"/>
              <w:rPr>
                <w:ins w:id="1667" w:author="LKY" w:date="2026-05-22T21:01:16Z"/>
                <w:rFonts w:hint="default" w:ascii="Times New Roman" w:hAnsi="Times New Roman" w:eastAsiaTheme="minorEastAsia" w:cstheme="minorBidi"/>
                <w:kern w:val="2"/>
                <w:sz w:val="21"/>
                <w:szCs w:val="24"/>
                <w:vertAlign w:val="baseline"/>
                <w:lang w:val="en-US" w:eastAsia="zh-CN" w:bidi="ar-SA"/>
              </w:rPr>
            </w:pPr>
            <w:ins w:id="1668" w:author="LKY" w:date="2026-05-22T21:01:16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147BD965">
            <w:pPr>
              <w:jc w:val="center"/>
              <w:rPr>
                <w:ins w:id="1669" w:author="LKY" w:date="2026-05-22T21:01:16Z"/>
                <w:rFonts w:hint="default" w:ascii="Times New Roman" w:hAnsi="Times New Roman" w:eastAsiaTheme="minorEastAsia" w:cstheme="minorBidi"/>
                <w:kern w:val="2"/>
                <w:sz w:val="21"/>
                <w:szCs w:val="24"/>
                <w:vertAlign w:val="baseline"/>
                <w:lang w:val="en-US" w:eastAsia="zh-CN" w:bidi="ar-SA"/>
              </w:rPr>
            </w:pPr>
            <w:ins w:id="1670" w:author="LKY" w:date="2026-05-22T21:01:16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5AB5AD02">
            <w:pPr>
              <w:jc w:val="center"/>
              <w:rPr>
                <w:ins w:id="1671" w:author="LKY" w:date="2026-05-22T21:01:16Z"/>
                <w:rFonts w:hint="default" w:ascii="Times New Roman" w:hAnsi="Times New Roman" w:eastAsiaTheme="minorEastAsia" w:cstheme="minorBidi"/>
                <w:kern w:val="2"/>
                <w:sz w:val="21"/>
                <w:szCs w:val="24"/>
                <w:vertAlign w:val="baseline"/>
                <w:lang w:val="en-US" w:eastAsia="zh-CN" w:bidi="ar-SA"/>
              </w:rPr>
            </w:pPr>
            <w:ins w:id="1672" w:author="LKY" w:date="2026-05-22T21:01:16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66C46E7F">
            <w:pPr>
              <w:jc w:val="center"/>
              <w:rPr>
                <w:ins w:id="1673" w:author="LKY" w:date="2026-05-22T21:01:16Z"/>
                <w:rFonts w:hint="default" w:ascii="Times New Roman" w:hAnsi="Times New Roman"/>
                <w:vertAlign w:val="baseline"/>
                <w:lang w:val="en-US" w:eastAsia="zh-CN"/>
              </w:rPr>
            </w:pPr>
            <w:ins w:id="1674" w:author="LKY" w:date="2026-05-22T21:01:16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28F73FD3">
            <w:pPr>
              <w:jc w:val="center"/>
              <w:rPr>
                <w:ins w:id="1675" w:author="LKY" w:date="2026-05-22T21:01:16Z"/>
                <w:rFonts w:hint="default" w:ascii="Times New Roman" w:hAnsi="Times New Roman"/>
                <w:vertAlign w:val="baseline"/>
                <w:lang w:val="en-US" w:eastAsia="zh-CN"/>
              </w:rPr>
            </w:pPr>
            <w:ins w:id="1676" w:author="LKY" w:date="2026-05-22T21:01:16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72CA1362">
            <w:pPr>
              <w:jc w:val="center"/>
              <w:rPr>
                <w:ins w:id="1677" w:author="LKY" w:date="2026-05-22T21:01:16Z"/>
                <w:rFonts w:hint="default" w:ascii="Times New Roman" w:hAnsi="Times New Roman"/>
                <w:vertAlign w:val="baseline"/>
                <w:lang w:val="en-US" w:eastAsia="zh-CN"/>
              </w:rPr>
            </w:pPr>
            <w:ins w:id="1678" w:author="LKY" w:date="2026-05-22T21:01:16Z">
              <w:r>
                <w:rPr>
                  <w:rFonts w:hint="eastAsia" w:ascii="Times New Roman" w:hAnsi="Times New Roman"/>
                  <w:vertAlign w:val="baseline"/>
                  <w:lang w:val="en-US" w:eastAsia="zh-CN"/>
                </w:rPr>
                <w:t>B9</w:t>
              </w:r>
            </w:ins>
          </w:p>
        </w:tc>
      </w:tr>
      <w:tr w14:paraId="774E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79" w:author="LKY" w:date="2026-05-22T21:01:16Z"/>
        </w:trPr>
        <w:tc>
          <w:tcPr>
            <w:tcW w:w="552" w:type="pct"/>
            <w:noWrap w:val="0"/>
            <w:vAlign w:val="top"/>
          </w:tcPr>
          <w:p w14:paraId="1E5833F3">
            <w:pPr>
              <w:jc w:val="center"/>
              <w:rPr>
                <w:ins w:id="1680" w:author="LKY" w:date="2026-05-22T21:01:16Z"/>
                <w:rFonts w:hint="default" w:ascii="Times New Roman" w:hAnsi="Times New Roman"/>
                <w:vertAlign w:val="baseline"/>
                <w:lang w:val="en-US" w:eastAsia="zh-CN"/>
              </w:rPr>
            </w:pPr>
            <w:ins w:id="1681" w:author="LKY" w:date="2026-05-22T21:01:16Z">
              <w:r>
                <w:rPr>
                  <w:rFonts w:hint="eastAsia" w:ascii="Times New Roman" w:hAnsi="Times New Roman"/>
                  <w:vertAlign w:val="baseline"/>
                  <w:lang w:val="en-US" w:eastAsia="zh-CN"/>
                </w:rPr>
                <w:t>名称</w:t>
              </w:r>
            </w:ins>
          </w:p>
        </w:tc>
        <w:tc>
          <w:tcPr>
            <w:tcW w:w="475" w:type="pct"/>
            <w:noWrap w:val="0"/>
            <w:vAlign w:val="top"/>
          </w:tcPr>
          <w:p w14:paraId="08EF784A">
            <w:pPr>
              <w:jc w:val="center"/>
              <w:rPr>
                <w:ins w:id="1682" w:author="LKY" w:date="2026-05-22T21:01:16Z"/>
                <w:rFonts w:hint="default" w:ascii="Times New Roman" w:hAnsi="Times New Roman"/>
                <w:vertAlign w:val="baseline"/>
                <w:lang w:val="en-US" w:eastAsia="zh-CN"/>
              </w:rPr>
            </w:pPr>
            <w:ins w:id="1683" w:author="LKY" w:date="2026-05-22T21:01:16Z">
              <w:r>
                <w:rPr>
                  <w:rFonts w:hint="eastAsia" w:ascii="Times New Roman" w:hAnsi="Times New Roman"/>
                  <w:vertAlign w:val="baseline"/>
                  <w:lang w:val="en-US" w:eastAsia="zh-CN"/>
                </w:rPr>
                <w:t>DO17</w:t>
              </w:r>
            </w:ins>
          </w:p>
        </w:tc>
        <w:tc>
          <w:tcPr>
            <w:tcW w:w="475" w:type="pct"/>
            <w:noWrap w:val="0"/>
            <w:vAlign w:val="top"/>
          </w:tcPr>
          <w:p w14:paraId="5368D14A">
            <w:pPr>
              <w:jc w:val="center"/>
              <w:rPr>
                <w:ins w:id="1684" w:author="LKY" w:date="2026-05-22T21:01:16Z"/>
                <w:rFonts w:hint="default" w:ascii="Times New Roman" w:hAnsi="Times New Roman"/>
                <w:vertAlign w:val="baseline"/>
                <w:lang w:val="en-US" w:eastAsia="zh-CN"/>
              </w:rPr>
            </w:pPr>
            <w:ins w:id="1685" w:author="LKY" w:date="2026-05-22T21:01:16Z">
              <w:r>
                <w:rPr>
                  <w:rFonts w:hint="eastAsia" w:ascii="Times New Roman" w:hAnsi="Times New Roman"/>
                  <w:vertAlign w:val="baseline"/>
                  <w:lang w:val="en-US" w:eastAsia="zh-CN"/>
                </w:rPr>
                <w:t>DO19</w:t>
              </w:r>
            </w:ins>
          </w:p>
        </w:tc>
        <w:tc>
          <w:tcPr>
            <w:tcW w:w="475" w:type="pct"/>
            <w:noWrap w:val="0"/>
            <w:vAlign w:val="top"/>
          </w:tcPr>
          <w:p w14:paraId="112B4A00">
            <w:pPr>
              <w:jc w:val="center"/>
              <w:rPr>
                <w:ins w:id="1686" w:author="LKY" w:date="2026-05-22T21:01:16Z"/>
                <w:rFonts w:hint="default" w:ascii="Times New Roman" w:hAnsi="Times New Roman" w:eastAsiaTheme="minorEastAsia" w:cstheme="minorBidi"/>
                <w:kern w:val="2"/>
                <w:sz w:val="21"/>
                <w:szCs w:val="24"/>
                <w:vertAlign w:val="baseline"/>
                <w:lang w:val="en-US" w:eastAsia="zh-CN" w:bidi="ar-SA"/>
              </w:rPr>
            </w:pPr>
            <w:ins w:id="1687" w:author="LKY" w:date="2026-05-22T21:01:16Z">
              <w:r>
                <w:rPr>
                  <w:rFonts w:hint="eastAsia" w:ascii="Times New Roman" w:hAnsi="Times New Roman"/>
                  <w:vertAlign w:val="baseline"/>
                  <w:lang w:val="en-US" w:eastAsia="zh-CN"/>
                </w:rPr>
                <w:t>DO21</w:t>
              </w:r>
            </w:ins>
          </w:p>
        </w:tc>
        <w:tc>
          <w:tcPr>
            <w:tcW w:w="475" w:type="pct"/>
            <w:noWrap w:val="0"/>
            <w:vAlign w:val="top"/>
          </w:tcPr>
          <w:p w14:paraId="2DE601AD">
            <w:pPr>
              <w:jc w:val="center"/>
              <w:rPr>
                <w:ins w:id="1688" w:author="LKY" w:date="2026-05-22T21:01:16Z"/>
                <w:rFonts w:hint="default" w:ascii="Times New Roman" w:hAnsi="Times New Roman" w:eastAsiaTheme="minorEastAsia" w:cstheme="minorBidi"/>
                <w:kern w:val="2"/>
                <w:sz w:val="21"/>
                <w:szCs w:val="24"/>
                <w:vertAlign w:val="baseline"/>
                <w:lang w:val="en-US" w:eastAsia="zh-CN" w:bidi="ar-SA"/>
              </w:rPr>
            </w:pPr>
            <w:ins w:id="1689" w:author="LKY" w:date="2026-05-22T21:01:16Z">
              <w:r>
                <w:rPr>
                  <w:rFonts w:hint="eastAsia" w:ascii="Times New Roman" w:hAnsi="Times New Roman"/>
                  <w:vertAlign w:val="baseline"/>
                  <w:lang w:val="en-US" w:eastAsia="zh-CN"/>
                </w:rPr>
                <w:t>DO23</w:t>
              </w:r>
            </w:ins>
          </w:p>
        </w:tc>
        <w:tc>
          <w:tcPr>
            <w:tcW w:w="475" w:type="pct"/>
            <w:noWrap w:val="0"/>
            <w:vAlign w:val="top"/>
          </w:tcPr>
          <w:p w14:paraId="06AA5F0B">
            <w:pPr>
              <w:jc w:val="center"/>
              <w:rPr>
                <w:ins w:id="1690" w:author="LKY" w:date="2026-05-22T21:01:16Z"/>
                <w:rFonts w:hint="default" w:ascii="Times New Roman" w:hAnsi="Times New Roman"/>
                <w:vertAlign w:val="baseline"/>
                <w:lang w:val="en-US" w:eastAsia="zh-CN"/>
              </w:rPr>
            </w:pPr>
            <w:ins w:id="1691" w:author="LKY" w:date="2026-05-22T21:01:16Z">
              <w:r>
                <w:rPr>
                  <w:rFonts w:hint="eastAsia" w:ascii="Times New Roman" w:hAnsi="Times New Roman"/>
                  <w:vertAlign w:val="baseline"/>
                  <w:lang w:val="en-US" w:eastAsia="zh-CN"/>
                </w:rPr>
                <w:t>DO25</w:t>
              </w:r>
            </w:ins>
          </w:p>
        </w:tc>
        <w:tc>
          <w:tcPr>
            <w:tcW w:w="475" w:type="pct"/>
            <w:noWrap w:val="0"/>
            <w:vAlign w:val="top"/>
          </w:tcPr>
          <w:p w14:paraId="5372CDE9">
            <w:pPr>
              <w:jc w:val="center"/>
              <w:rPr>
                <w:ins w:id="1692" w:author="LKY" w:date="2026-05-22T21:01:16Z"/>
                <w:rFonts w:hint="default" w:ascii="Times New Roman" w:hAnsi="Times New Roman"/>
                <w:vertAlign w:val="baseline"/>
                <w:lang w:val="en-US" w:eastAsia="zh-CN"/>
              </w:rPr>
            </w:pPr>
            <w:ins w:id="1693" w:author="LKY" w:date="2026-05-22T21:01:16Z">
              <w:r>
                <w:rPr>
                  <w:rFonts w:hint="eastAsia" w:ascii="Times New Roman" w:hAnsi="Times New Roman"/>
                  <w:vertAlign w:val="baseline"/>
                  <w:lang w:val="en-US" w:eastAsia="zh-CN"/>
                </w:rPr>
                <w:t>DO27</w:t>
              </w:r>
            </w:ins>
          </w:p>
        </w:tc>
        <w:tc>
          <w:tcPr>
            <w:tcW w:w="475" w:type="pct"/>
            <w:noWrap w:val="0"/>
            <w:vAlign w:val="top"/>
          </w:tcPr>
          <w:p w14:paraId="7901AD27">
            <w:pPr>
              <w:jc w:val="center"/>
              <w:rPr>
                <w:ins w:id="1694" w:author="LKY" w:date="2026-05-22T21:01:16Z"/>
                <w:rFonts w:hint="default" w:ascii="Times New Roman" w:hAnsi="Times New Roman"/>
                <w:vertAlign w:val="baseline"/>
                <w:lang w:val="en-US" w:eastAsia="zh-CN"/>
              </w:rPr>
            </w:pPr>
            <w:ins w:id="1695" w:author="LKY" w:date="2026-05-22T21:01:16Z">
              <w:r>
                <w:rPr>
                  <w:rFonts w:hint="eastAsia" w:ascii="Times New Roman" w:hAnsi="Times New Roman"/>
                  <w:vertAlign w:val="baseline"/>
                  <w:lang w:val="en-US" w:eastAsia="zh-CN"/>
                </w:rPr>
                <w:t>DO29</w:t>
              </w:r>
            </w:ins>
          </w:p>
        </w:tc>
        <w:tc>
          <w:tcPr>
            <w:tcW w:w="620" w:type="pct"/>
            <w:noWrap w:val="0"/>
            <w:vAlign w:val="top"/>
          </w:tcPr>
          <w:p w14:paraId="0B578350">
            <w:pPr>
              <w:jc w:val="center"/>
              <w:rPr>
                <w:ins w:id="1696" w:author="LKY" w:date="2026-05-22T21:01:16Z"/>
                <w:rFonts w:hint="default" w:ascii="Times New Roman" w:hAnsi="Times New Roman"/>
                <w:vertAlign w:val="baseline"/>
                <w:lang w:val="en-US" w:eastAsia="zh-CN"/>
              </w:rPr>
            </w:pPr>
            <w:ins w:id="1697" w:author="LKY" w:date="2026-05-22T21:01:16Z">
              <w:r>
                <w:rPr>
                  <w:rFonts w:hint="eastAsia" w:ascii="Times New Roman" w:hAnsi="Times New Roman"/>
                  <w:vertAlign w:val="baseline"/>
                  <w:lang w:val="en-US" w:eastAsia="zh-CN"/>
                </w:rPr>
                <w:t>DO31</w:t>
              </w:r>
            </w:ins>
          </w:p>
        </w:tc>
        <w:tc>
          <w:tcPr>
            <w:tcW w:w="495" w:type="pct"/>
            <w:noWrap w:val="0"/>
            <w:vAlign w:val="top"/>
          </w:tcPr>
          <w:p w14:paraId="3F5B462C">
            <w:pPr>
              <w:jc w:val="center"/>
              <w:rPr>
                <w:ins w:id="1698" w:author="LKY" w:date="2026-05-22T21:01:16Z"/>
                <w:rFonts w:hint="default" w:ascii="Times New Roman" w:hAnsi="Times New Roman"/>
                <w:vertAlign w:val="baseline"/>
                <w:lang w:val="en-US" w:eastAsia="zh-CN"/>
              </w:rPr>
            </w:pPr>
            <w:ins w:id="1699" w:author="LKY" w:date="2026-05-22T21:01:16Z">
              <w:r>
                <w:rPr>
                  <w:rFonts w:hint="eastAsia" w:ascii="Times New Roman" w:hAnsi="Times New Roman"/>
                  <w:vertAlign w:val="baseline"/>
                  <w:lang w:val="en-US" w:eastAsia="zh-CN"/>
                </w:rPr>
                <w:t>PE</w:t>
              </w:r>
            </w:ins>
          </w:p>
        </w:tc>
      </w:tr>
      <w:tr w14:paraId="6E26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00" w:author="LKY" w:date="2026-05-22T21:01:16Z"/>
        </w:trPr>
        <w:tc>
          <w:tcPr>
            <w:tcW w:w="552" w:type="pct"/>
            <w:noWrap w:val="0"/>
            <w:vAlign w:val="top"/>
          </w:tcPr>
          <w:p w14:paraId="12442926">
            <w:pPr>
              <w:jc w:val="center"/>
              <w:rPr>
                <w:ins w:id="1701" w:author="LKY" w:date="2026-05-22T21:01:16Z"/>
                <w:rFonts w:hint="default" w:ascii="Times New Roman" w:hAnsi="Times New Roman"/>
                <w:vertAlign w:val="baseline"/>
                <w:lang w:val="en-US" w:eastAsia="zh-CN"/>
              </w:rPr>
            </w:pPr>
            <w:ins w:id="1702" w:author="LKY" w:date="2026-05-22T21:01:16Z">
              <w:r>
                <w:rPr>
                  <w:rFonts w:hint="eastAsia" w:ascii="Times New Roman" w:hAnsi="Times New Roman"/>
                  <w:vertAlign w:val="baseline"/>
                  <w:lang w:val="en-US" w:eastAsia="zh-CN"/>
                </w:rPr>
                <w:t>端口号</w:t>
              </w:r>
            </w:ins>
          </w:p>
        </w:tc>
        <w:tc>
          <w:tcPr>
            <w:tcW w:w="475" w:type="pct"/>
            <w:noWrap w:val="0"/>
            <w:vAlign w:val="top"/>
          </w:tcPr>
          <w:p w14:paraId="199ABD1E">
            <w:pPr>
              <w:jc w:val="center"/>
              <w:rPr>
                <w:ins w:id="1703" w:author="LKY" w:date="2026-05-22T21:01:16Z"/>
                <w:rFonts w:hint="default" w:ascii="Times New Roman" w:hAnsi="Times New Roman"/>
                <w:vertAlign w:val="baseline"/>
                <w:lang w:val="en-US" w:eastAsia="zh-CN"/>
              </w:rPr>
            </w:pPr>
            <w:ins w:id="1704" w:author="LKY" w:date="2026-05-22T21:01:16Z">
              <w:r>
                <w:rPr>
                  <w:rFonts w:hint="eastAsia" w:ascii="Times New Roman" w:hAnsi="Times New Roman"/>
                  <w:vertAlign w:val="baseline"/>
                  <w:lang w:val="en-US" w:eastAsia="zh-CN"/>
                </w:rPr>
                <w:t>A1</w:t>
              </w:r>
            </w:ins>
          </w:p>
        </w:tc>
        <w:tc>
          <w:tcPr>
            <w:tcW w:w="475" w:type="pct"/>
            <w:noWrap w:val="0"/>
            <w:vAlign w:val="top"/>
          </w:tcPr>
          <w:p w14:paraId="60C99D16">
            <w:pPr>
              <w:jc w:val="center"/>
              <w:rPr>
                <w:ins w:id="1705" w:author="LKY" w:date="2026-05-22T21:01:16Z"/>
                <w:rFonts w:hint="default" w:ascii="Times New Roman" w:hAnsi="Times New Roman"/>
                <w:vertAlign w:val="baseline"/>
                <w:lang w:val="en-US" w:eastAsia="zh-CN"/>
              </w:rPr>
            </w:pPr>
            <w:ins w:id="1706" w:author="LKY" w:date="2026-05-22T21:01:16Z">
              <w:r>
                <w:rPr>
                  <w:rFonts w:hint="eastAsia" w:ascii="Times New Roman" w:hAnsi="Times New Roman"/>
                  <w:vertAlign w:val="baseline"/>
                  <w:lang w:val="en-US" w:eastAsia="zh-CN"/>
                </w:rPr>
                <w:t>A2</w:t>
              </w:r>
            </w:ins>
          </w:p>
        </w:tc>
        <w:tc>
          <w:tcPr>
            <w:tcW w:w="475" w:type="pct"/>
            <w:noWrap w:val="0"/>
            <w:vAlign w:val="top"/>
          </w:tcPr>
          <w:p w14:paraId="534B6FDD">
            <w:pPr>
              <w:jc w:val="center"/>
              <w:rPr>
                <w:ins w:id="1707" w:author="LKY" w:date="2026-05-22T21:01:16Z"/>
                <w:rFonts w:hint="default" w:ascii="Times New Roman" w:hAnsi="Times New Roman"/>
                <w:vertAlign w:val="baseline"/>
                <w:lang w:val="en-US" w:eastAsia="zh-CN"/>
              </w:rPr>
            </w:pPr>
            <w:ins w:id="1708" w:author="LKY" w:date="2026-05-22T21:01:16Z">
              <w:r>
                <w:rPr>
                  <w:rFonts w:hint="eastAsia" w:ascii="Times New Roman" w:hAnsi="Times New Roman"/>
                  <w:vertAlign w:val="baseline"/>
                  <w:lang w:val="en-US" w:eastAsia="zh-CN"/>
                </w:rPr>
                <w:t>A3</w:t>
              </w:r>
            </w:ins>
          </w:p>
        </w:tc>
        <w:tc>
          <w:tcPr>
            <w:tcW w:w="475" w:type="pct"/>
            <w:noWrap w:val="0"/>
            <w:vAlign w:val="top"/>
          </w:tcPr>
          <w:p w14:paraId="5B37191A">
            <w:pPr>
              <w:jc w:val="center"/>
              <w:rPr>
                <w:ins w:id="1709" w:author="LKY" w:date="2026-05-22T21:01:16Z"/>
                <w:rFonts w:hint="default" w:ascii="Times New Roman" w:hAnsi="Times New Roman"/>
                <w:vertAlign w:val="baseline"/>
                <w:lang w:val="en-US" w:eastAsia="zh-CN"/>
              </w:rPr>
            </w:pPr>
            <w:ins w:id="1710" w:author="LKY" w:date="2026-05-22T21:01:16Z">
              <w:r>
                <w:rPr>
                  <w:rFonts w:hint="eastAsia" w:ascii="Times New Roman" w:hAnsi="Times New Roman"/>
                  <w:vertAlign w:val="baseline"/>
                  <w:lang w:val="en-US" w:eastAsia="zh-CN"/>
                </w:rPr>
                <w:t>A4</w:t>
              </w:r>
            </w:ins>
          </w:p>
        </w:tc>
        <w:tc>
          <w:tcPr>
            <w:tcW w:w="475" w:type="pct"/>
            <w:noWrap w:val="0"/>
            <w:vAlign w:val="top"/>
          </w:tcPr>
          <w:p w14:paraId="0FE3B028">
            <w:pPr>
              <w:jc w:val="center"/>
              <w:rPr>
                <w:ins w:id="1711" w:author="LKY" w:date="2026-05-22T21:01:16Z"/>
                <w:rFonts w:hint="default" w:ascii="Times New Roman" w:hAnsi="Times New Roman"/>
                <w:vertAlign w:val="baseline"/>
                <w:lang w:val="en-US" w:eastAsia="zh-CN"/>
              </w:rPr>
            </w:pPr>
            <w:ins w:id="1712" w:author="LKY" w:date="2026-05-22T21:01:16Z">
              <w:r>
                <w:rPr>
                  <w:rFonts w:hint="eastAsia" w:ascii="Times New Roman" w:hAnsi="Times New Roman"/>
                  <w:vertAlign w:val="baseline"/>
                  <w:lang w:val="en-US" w:eastAsia="zh-CN"/>
                </w:rPr>
                <w:t>A5</w:t>
              </w:r>
            </w:ins>
          </w:p>
        </w:tc>
        <w:tc>
          <w:tcPr>
            <w:tcW w:w="475" w:type="pct"/>
            <w:noWrap w:val="0"/>
            <w:vAlign w:val="top"/>
          </w:tcPr>
          <w:p w14:paraId="29C68F7B">
            <w:pPr>
              <w:jc w:val="center"/>
              <w:rPr>
                <w:ins w:id="1713" w:author="LKY" w:date="2026-05-22T21:01:16Z"/>
                <w:rFonts w:hint="default" w:ascii="Times New Roman" w:hAnsi="Times New Roman"/>
                <w:vertAlign w:val="baseline"/>
                <w:lang w:val="en-US" w:eastAsia="zh-CN"/>
              </w:rPr>
            </w:pPr>
            <w:ins w:id="1714" w:author="LKY" w:date="2026-05-22T21:01:16Z">
              <w:r>
                <w:rPr>
                  <w:rFonts w:hint="eastAsia" w:ascii="Times New Roman" w:hAnsi="Times New Roman"/>
                  <w:vertAlign w:val="baseline"/>
                  <w:lang w:val="en-US" w:eastAsia="zh-CN"/>
                </w:rPr>
                <w:t>A6</w:t>
              </w:r>
            </w:ins>
          </w:p>
        </w:tc>
        <w:tc>
          <w:tcPr>
            <w:tcW w:w="475" w:type="pct"/>
            <w:noWrap w:val="0"/>
            <w:vAlign w:val="top"/>
          </w:tcPr>
          <w:p w14:paraId="34046D28">
            <w:pPr>
              <w:jc w:val="center"/>
              <w:rPr>
                <w:ins w:id="1715" w:author="LKY" w:date="2026-05-22T21:01:16Z"/>
                <w:rFonts w:hint="default" w:ascii="Times New Roman" w:hAnsi="Times New Roman"/>
                <w:vertAlign w:val="baseline"/>
                <w:lang w:val="en-US" w:eastAsia="zh-CN"/>
              </w:rPr>
            </w:pPr>
            <w:ins w:id="1716" w:author="LKY" w:date="2026-05-22T21:01:16Z">
              <w:r>
                <w:rPr>
                  <w:rFonts w:hint="eastAsia" w:ascii="Times New Roman" w:hAnsi="Times New Roman"/>
                  <w:vertAlign w:val="baseline"/>
                  <w:lang w:val="en-US" w:eastAsia="zh-CN"/>
                </w:rPr>
                <w:t>A7</w:t>
              </w:r>
            </w:ins>
          </w:p>
        </w:tc>
        <w:tc>
          <w:tcPr>
            <w:tcW w:w="620" w:type="pct"/>
            <w:noWrap w:val="0"/>
            <w:vAlign w:val="top"/>
          </w:tcPr>
          <w:p w14:paraId="173985ED">
            <w:pPr>
              <w:jc w:val="center"/>
              <w:rPr>
                <w:ins w:id="1717" w:author="LKY" w:date="2026-05-22T21:01:16Z"/>
                <w:rFonts w:hint="default" w:ascii="Times New Roman" w:hAnsi="Times New Roman"/>
                <w:vertAlign w:val="baseline"/>
                <w:lang w:val="en-US" w:eastAsia="zh-CN"/>
              </w:rPr>
            </w:pPr>
            <w:ins w:id="1718" w:author="LKY" w:date="2026-05-22T21:01:16Z">
              <w:r>
                <w:rPr>
                  <w:rFonts w:hint="eastAsia" w:ascii="Times New Roman" w:hAnsi="Times New Roman"/>
                  <w:vertAlign w:val="baseline"/>
                  <w:lang w:val="en-US" w:eastAsia="zh-CN"/>
                </w:rPr>
                <w:t>A8</w:t>
              </w:r>
            </w:ins>
          </w:p>
        </w:tc>
        <w:tc>
          <w:tcPr>
            <w:tcW w:w="495" w:type="pct"/>
            <w:noWrap w:val="0"/>
            <w:vAlign w:val="top"/>
          </w:tcPr>
          <w:p w14:paraId="2702E164">
            <w:pPr>
              <w:jc w:val="center"/>
              <w:rPr>
                <w:ins w:id="1719" w:author="LKY" w:date="2026-05-22T21:01:16Z"/>
                <w:rFonts w:hint="default" w:ascii="Times New Roman" w:hAnsi="Times New Roman"/>
                <w:vertAlign w:val="baseline"/>
                <w:lang w:val="en-US" w:eastAsia="zh-CN"/>
              </w:rPr>
            </w:pPr>
            <w:ins w:id="1720" w:author="LKY" w:date="2026-05-22T21:01:16Z">
              <w:r>
                <w:rPr>
                  <w:rFonts w:hint="eastAsia" w:ascii="Times New Roman" w:hAnsi="Times New Roman"/>
                  <w:vertAlign w:val="baseline"/>
                  <w:lang w:val="en-US" w:eastAsia="zh-CN"/>
                </w:rPr>
                <w:t>A9</w:t>
              </w:r>
            </w:ins>
          </w:p>
        </w:tc>
      </w:tr>
      <w:tr w14:paraId="4F00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21" w:author="LKY" w:date="2026-05-22T21:01:16Z"/>
        </w:trPr>
        <w:tc>
          <w:tcPr>
            <w:tcW w:w="552" w:type="pct"/>
            <w:noWrap w:val="0"/>
            <w:vAlign w:val="top"/>
          </w:tcPr>
          <w:p w14:paraId="02AB8933">
            <w:pPr>
              <w:jc w:val="center"/>
              <w:rPr>
                <w:ins w:id="1722" w:author="LKY" w:date="2026-05-22T21:01:16Z"/>
                <w:rFonts w:hint="default" w:ascii="Times New Roman" w:hAnsi="Times New Roman"/>
                <w:vertAlign w:val="baseline"/>
                <w:lang w:val="en-US" w:eastAsia="zh-CN"/>
              </w:rPr>
            </w:pPr>
            <w:ins w:id="1723" w:author="LKY" w:date="2026-05-22T21:01:16Z">
              <w:r>
                <w:rPr>
                  <w:rFonts w:hint="eastAsia" w:ascii="Times New Roman" w:hAnsi="Times New Roman"/>
                  <w:vertAlign w:val="baseline"/>
                  <w:lang w:val="en-US" w:eastAsia="zh-CN"/>
                </w:rPr>
                <w:t>名称</w:t>
              </w:r>
            </w:ins>
          </w:p>
        </w:tc>
        <w:tc>
          <w:tcPr>
            <w:tcW w:w="475" w:type="pct"/>
            <w:noWrap w:val="0"/>
            <w:vAlign w:val="top"/>
          </w:tcPr>
          <w:p w14:paraId="2B639FF6">
            <w:pPr>
              <w:jc w:val="center"/>
              <w:rPr>
                <w:ins w:id="1724" w:author="LKY" w:date="2026-05-22T21:01:16Z"/>
                <w:rFonts w:hint="default" w:ascii="Times New Roman" w:hAnsi="Times New Roman"/>
                <w:vertAlign w:val="baseline"/>
                <w:lang w:val="en-US" w:eastAsia="zh-CN"/>
              </w:rPr>
            </w:pPr>
            <w:ins w:id="1725" w:author="LKY" w:date="2026-05-22T21:01:16Z">
              <w:r>
                <w:rPr>
                  <w:rFonts w:hint="eastAsia" w:ascii="Times New Roman" w:hAnsi="Times New Roman"/>
                  <w:vertAlign w:val="baseline"/>
                  <w:lang w:val="en-US" w:eastAsia="zh-CN"/>
                </w:rPr>
                <w:t>DO16</w:t>
              </w:r>
            </w:ins>
          </w:p>
        </w:tc>
        <w:tc>
          <w:tcPr>
            <w:tcW w:w="475" w:type="pct"/>
            <w:noWrap w:val="0"/>
            <w:vAlign w:val="top"/>
          </w:tcPr>
          <w:p w14:paraId="6B8C393C">
            <w:pPr>
              <w:jc w:val="center"/>
              <w:rPr>
                <w:ins w:id="1726" w:author="LKY" w:date="2026-05-22T21:01:16Z"/>
                <w:rFonts w:hint="default" w:ascii="Times New Roman" w:hAnsi="Times New Roman"/>
                <w:vertAlign w:val="baseline"/>
                <w:lang w:val="en-US" w:eastAsia="zh-CN"/>
              </w:rPr>
            </w:pPr>
            <w:ins w:id="1727" w:author="LKY" w:date="2026-05-22T21:01:16Z">
              <w:r>
                <w:rPr>
                  <w:rFonts w:hint="eastAsia" w:ascii="Times New Roman" w:hAnsi="Times New Roman"/>
                  <w:vertAlign w:val="baseline"/>
                  <w:lang w:val="en-US" w:eastAsia="zh-CN"/>
                </w:rPr>
                <w:t>DO18</w:t>
              </w:r>
            </w:ins>
          </w:p>
        </w:tc>
        <w:tc>
          <w:tcPr>
            <w:tcW w:w="475" w:type="pct"/>
            <w:noWrap w:val="0"/>
            <w:vAlign w:val="top"/>
          </w:tcPr>
          <w:p w14:paraId="5AF10249">
            <w:pPr>
              <w:jc w:val="center"/>
              <w:rPr>
                <w:ins w:id="1728" w:author="LKY" w:date="2026-05-22T21:01:16Z"/>
                <w:rFonts w:hint="default" w:ascii="Times New Roman" w:hAnsi="Times New Roman"/>
                <w:vertAlign w:val="baseline"/>
                <w:lang w:val="en-US" w:eastAsia="zh-CN"/>
              </w:rPr>
            </w:pPr>
            <w:ins w:id="1729" w:author="LKY" w:date="2026-05-22T21:01:16Z">
              <w:r>
                <w:rPr>
                  <w:rFonts w:hint="eastAsia" w:ascii="Times New Roman" w:hAnsi="Times New Roman"/>
                  <w:vertAlign w:val="baseline"/>
                  <w:lang w:val="en-US" w:eastAsia="zh-CN"/>
                </w:rPr>
                <w:t>DO20</w:t>
              </w:r>
            </w:ins>
          </w:p>
        </w:tc>
        <w:tc>
          <w:tcPr>
            <w:tcW w:w="475" w:type="pct"/>
            <w:noWrap w:val="0"/>
            <w:vAlign w:val="top"/>
          </w:tcPr>
          <w:p w14:paraId="0F7ADE7F">
            <w:pPr>
              <w:jc w:val="center"/>
              <w:rPr>
                <w:ins w:id="1730" w:author="LKY" w:date="2026-05-22T21:01:16Z"/>
                <w:rFonts w:hint="default" w:ascii="Times New Roman" w:hAnsi="Times New Roman"/>
                <w:vertAlign w:val="baseline"/>
                <w:lang w:val="en-US" w:eastAsia="zh-CN"/>
              </w:rPr>
            </w:pPr>
            <w:ins w:id="1731" w:author="LKY" w:date="2026-05-22T21:01:16Z">
              <w:r>
                <w:rPr>
                  <w:rFonts w:hint="eastAsia" w:ascii="Times New Roman" w:hAnsi="Times New Roman"/>
                  <w:vertAlign w:val="baseline"/>
                  <w:lang w:val="en-US" w:eastAsia="zh-CN"/>
                </w:rPr>
                <w:t>DO22</w:t>
              </w:r>
            </w:ins>
          </w:p>
        </w:tc>
        <w:tc>
          <w:tcPr>
            <w:tcW w:w="475" w:type="pct"/>
            <w:noWrap w:val="0"/>
            <w:vAlign w:val="top"/>
          </w:tcPr>
          <w:p w14:paraId="3C8FDE90">
            <w:pPr>
              <w:jc w:val="center"/>
              <w:rPr>
                <w:ins w:id="1732" w:author="LKY" w:date="2026-05-22T21:01:16Z"/>
                <w:rFonts w:hint="default" w:ascii="Times New Roman" w:hAnsi="Times New Roman"/>
                <w:vertAlign w:val="baseline"/>
                <w:lang w:val="en-US" w:eastAsia="zh-CN"/>
              </w:rPr>
            </w:pPr>
            <w:ins w:id="1733" w:author="LKY" w:date="2026-05-22T21:01:16Z">
              <w:r>
                <w:rPr>
                  <w:rFonts w:hint="eastAsia" w:ascii="Times New Roman" w:hAnsi="Times New Roman"/>
                  <w:vertAlign w:val="baseline"/>
                  <w:lang w:val="en-US" w:eastAsia="zh-CN"/>
                </w:rPr>
                <w:t>DO24</w:t>
              </w:r>
            </w:ins>
          </w:p>
        </w:tc>
        <w:tc>
          <w:tcPr>
            <w:tcW w:w="475" w:type="pct"/>
            <w:noWrap w:val="0"/>
            <w:vAlign w:val="top"/>
          </w:tcPr>
          <w:p w14:paraId="1CBE5B57">
            <w:pPr>
              <w:jc w:val="center"/>
              <w:rPr>
                <w:ins w:id="1734" w:author="LKY" w:date="2026-05-22T21:01:16Z"/>
                <w:rFonts w:hint="default" w:ascii="Times New Roman" w:hAnsi="Times New Roman"/>
                <w:vertAlign w:val="baseline"/>
                <w:lang w:val="en-US" w:eastAsia="zh-CN"/>
              </w:rPr>
            </w:pPr>
            <w:ins w:id="1735" w:author="LKY" w:date="2026-05-22T21:01:16Z">
              <w:r>
                <w:rPr>
                  <w:rFonts w:hint="eastAsia" w:ascii="Times New Roman" w:hAnsi="Times New Roman"/>
                  <w:vertAlign w:val="baseline"/>
                  <w:lang w:val="en-US" w:eastAsia="zh-CN"/>
                </w:rPr>
                <w:t>DO26</w:t>
              </w:r>
            </w:ins>
          </w:p>
        </w:tc>
        <w:tc>
          <w:tcPr>
            <w:tcW w:w="475" w:type="pct"/>
            <w:noWrap w:val="0"/>
            <w:vAlign w:val="top"/>
          </w:tcPr>
          <w:p w14:paraId="5555D524">
            <w:pPr>
              <w:jc w:val="center"/>
              <w:rPr>
                <w:ins w:id="1736" w:author="LKY" w:date="2026-05-22T21:01:16Z"/>
                <w:rFonts w:hint="default" w:ascii="Times New Roman" w:hAnsi="Times New Roman"/>
                <w:vertAlign w:val="baseline"/>
                <w:lang w:val="en-US" w:eastAsia="zh-CN"/>
              </w:rPr>
            </w:pPr>
            <w:ins w:id="1737" w:author="LKY" w:date="2026-05-22T21:01:16Z">
              <w:r>
                <w:rPr>
                  <w:rFonts w:hint="eastAsia" w:ascii="Times New Roman" w:hAnsi="Times New Roman"/>
                  <w:vertAlign w:val="baseline"/>
                  <w:lang w:val="en-US" w:eastAsia="zh-CN"/>
                </w:rPr>
                <w:t>DO28</w:t>
              </w:r>
            </w:ins>
          </w:p>
        </w:tc>
        <w:tc>
          <w:tcPr>
            <w:tcW w:w="620" w:type="pct"/>
            <w:noWrap w:val="0"/>
            <w:vAlign w:val="top"/>
          </w:tcPr>
          <w:p w14:paraId="2BFF270C">
            <w:pPr>
              <w:jc w:val="center"/>
              <w:rPr>
                <w:ins w:id="1738" w:author="LKY" w:date="2026-05-22T21:01:16Z"/>
                <w:rFonts w:hint="default" w:ascii="Times New Roman" w:hAnsi="Times New Roman"/>
                <w:vertAlign w:val="baseline"/>
                <w:lang w:val="en-US" w:eastAsia="zh-CN"/>
              </w:rPr>
            </w:pPr>
            <w:ins w:id="1739" w:author="LKY" w:date="2026-05-22T21:01:16Z">
              <w:r>
                <w:rPr>
                  <w:rFonts w:hint="eastAsia" w:ascii="Times New Roman" w:hAnsi="Times New Roman"/>
                  <w:vertAlign w:val="baseline"/>
                  <w:lang w:val="en-US" w:eastAsia="zh-CN"/>
                </w:rPr>
                <w:t>DO30</w:t>
              </w:r>
            </w:ins>
          </w:p>
        </w:tc>
        <w:tc>
          <w:tcPr>
            <w:tcW w:w="495" w:type="pct"/>
            <w:noWrap w:val="0"/>
            <w:vAlign w:val="top"/>
          </w:tcPr>
          <w:p w14:paraId="3EA33C97">
            <w:pPr>
              <w:jc w:val="center"/>
              <w:rPr>
                <w:ins w:id="1740" w:author="LKY" w:date="2026-05-22T21:01:16Z"/>
                <w:rFonts w:hint="default" w:ascii="Times New Roman" w:hAnsi="Times New Roman"/>
                <w:vertAlign w:val="baseline"/>
                <w:lang w:val="en-US" w:eastAsia="zh-CN"/>
              </w:rPr>
            </w:pPr>
            <w:ins w:id="1741" w:author="LKY" w:date="2026-05-22T21:01:16Z">
              <w:r>
                <w:rPr>
                  <w:rFonts w:hint="eastAsia" w:ascii="Times New Roman" w:hAnsi="Times New Roman"/>
                  <w:vertAlign w:val="baseline"/>
                  <w:lang w:val="en-US" w:eastAsia="zh-CN"/>
                </w:rPr>
                <w:t>COM</w:t>
              </w:r>
            </w:ins>
          </w:p>
        </w:tc>
      </w:tr>
      <w:tr w14:paraId="286E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42" w:author="LKY" w:date="2026-05-22T21:01:16Z"/>
        </w:trPr>
        <w:tc>
          <w:tcPr>
            <w:tcW w:w="552" w:type="pct"/>
            <w:noWrap w:val="0"/>
            <w:vAlign w:val="top"/>
          </w:tcPr>
          <w:p w14:paraId="322B6BA3">
            <w:pPr>
              <w:jc w:val="center"/>
              <w:rPr>
                <w:ins w:id="1743" w:author="LKY" w:date="2026-05-22T21:01:16Z"/>
                <w:rFonts w:hint="default" w:ascii="Times New Roman" w:hAnsi="Times New Roman"/>
                <w:vertAlign w:val="baseline"/>
                <w:lang w:val="en-US" w:eastAsia="zh-CN"/>
              </w:rPr>
            </w:pPr>
            <w:ins w:id="1744" w:author="LKY" w:date="2026-05-22T21:01:16Z">
              <w:r>
                <w:rPr>
                  <w:rFonts w:hint="eastAsia" w:ascii="Times New Roman" w:hAnsi="Times New Roman"/>
                  <w:vertAlign w:val="baseline"/>
                  <w:lang w:val="en-US" w:eastAsia="zh-CN"/>
                </w:rPr>
                <w:t>端口号</w:t>
              </w:r>
            </w:ins>
          </w:p>
        </w:tc>
        <w:tc>
          <w:tcPr>
            <w:tcW w:w="475" w:type="pct"/>
            <w:noWrap w:val="0"/>
            <w:vAlign w:val="top"/>
          </w:tcPr>
          <w:p w14:paraId="09DACF52">
            <w:pPr>
              <w:jc w:val="center"/>
              <w:rPr>
                <w:ins w:id="1745" w:author="LKY" w:date="2026-05-22T21:01:16Z"/>
                <w:rFonts w:hint="default" w:ascii="Times New Roman" w:hAnsi="Times New Roman"/>
                <w:vertAlign w:val="baseline"/>
                <w:lang w:val="en-US" w:eastAsia="zh-CN"/>
              </w:rPr>
            </w:pPr>
            <w:ins w:id="1746" w:author="LKY" w:date="2026-05-22T21:01:16Z">
              <w:r>
                <w:rPr>
                  <w:rFonts w:hint="eastAsia" w:ascii="Times New Roman" w:hAnsi="Times New Roman"/>
                  <w:vertAlign w:val="baseline"/>
                  <w:lang w:val="en-US" w:eastAsia="zh-CN"/>
                </w:rPr>
                <w:t>B1</w:t>
              </w:r>
            </w:ins>
          </w:p>
        </w:tc>
        <w:tc>
          <w:tcPr>
            <w:tcW w:w="475" w:type="pct"/>
            <w:noWrap w:val="0"/>
            <w:vAlign w:val="top"/>
          </w:tcPr>
          <w:p w14:paraId="23B8940C">
            <w:pPr>
              <w:jc w:val="center"/>
              <w:rPr>
                <w:ins w:id="1747" w:author="LKY" w:date="2026-05-22T21:01:16Z"/>
                <w:rFonts w:hint="default" w:ascii="Times New Roman" w:hAnsi="Times New Roman"/>
                <w:vertAlign w:val="baseline"/>
                <w:lang w:val="en-US" w:eastAsia="zh-CN"/>
              </w:rPr>
            </w:pPr>
            <w:ins w:id="1748" w:author="LKY" w:date="2026-05-22T21:01:16Z">
              <w:r>
                <w:rPr>
                  <w:rFonts w:hint="eastAsia" w:ascii="Times New Roman" w:hAnsi="Times New Roman"/>
                  <w:vertAlign w:val="baseline"/>
                  <w:lang w:val="en-US" w:eastAsia="zh-CN"/>
                </w:rPr>
                <w:t>B2</w:t>
              </w:r>
            </w:ins>
          </w:p>
        </w:tc>
        <w:tc>
          <w:tcPr>
            <w:tcW w:w="475" w:type="pct"/>
            <w:noWrap w:val="0"/>
            <w:vAlign w:val="top"/>
          </w:tcPr>
          <w:p w14:paraId="50EFCFA4">
            <w:pPr>
              <w:jc w:val="center"/>
              <w:rPr>
                <w:ins w:id="1749" w:author="LKY" w:date="2026-05-22T21:01:16Z"/>
                <w:rFonts w:hint="default" w:ascii="Times New Roman" w:hAnsi="Times New Roman"/>
                <w:vertAlign w:val="baseline"/>
                <w:lang w:val="en-US" w:eastAsia="zh-CN"/>
              </w:rPr>
            </w:pPr>
            <w:ins w:id="1750" w:author="LKY" w:date="2026-05-22T21:01:16Z">
              <w:r>
                <w:rPr>
                  <w:rFonts w:hint="eastAsia" w:ascii="Times New Roman" w:hAnsi="Times New Roman"/>
                  <w:vertAlign w:val="baseline"/>
                  <w:lang w:val="en-US" w:eastAsia="zh-CN"/>
                </w:rPr>
                <w:t>B3</w:t>
              </w:r>
            </w:ins>
          </w:p>
        </w:tc>
        <w:tc>
          <w:tcPr>
            <w:tcW w:w="475" w:type="pct"/>
            <w:noWrap w:val="0"/>
            <w:vAlign w:val="top"/>
          </w:tcPr>
          <w:p w14:paraId="56067CEE">
            <w:pPr>
              <w:jc w:val="center"/>
              <w:rPr>
                <w:ins w:id="1751" w:author="LKY" w:date="2026-05-22T21:01:16Z"/>
                <w:rFonts w:hint="default" w:ascii="Times New Roman" w:hAnsi="Times New Roman"/>
                <w:vertAlign w:val="baseline"/>
                <w:lang w:val="en-US" w:eastAsia="zh-CN"/>
              </w:rPr>
            </w:pPr>
            <w:ins w:id="1752" w:author="LKY" w:date="2026-05-22T21:01:16Z">
              <w:r>
                <w:rPr>
                  <w:rFonts w:hint="eastAsia" w:ascii="Times New Roman" w:hAnsi="Times New Roman"/>
                  <w:vertAlign w:val="baseline"/>
                  <w:lang w:val="en-US" w:eastAsia="zh-CN"/>
                </w:rPr>
                <w:t>B4</w:t>
              </w:r>
            </w:ins>
          </w:p>
        </w:tc>
        <w:tc>
          <w:tcPr>
            <w:tcW w:w="475" w:type="pct"/>
            <w:noWrap w:val="0"/>
            <w:vAlign w:val="top"/>
          </w:tcPr>
          <w:p w14:paraId="7559FA8C">
            <w:pPr>
              <w:jc w:val="center"/>
              <w:rPr>
                <w:ins w:id="1753" w:author="LKY" w:date="2026-05-22T21:01:16Z"/>
                <w:rFonts w:hint="default" w:ascii="Times New Roman" w:hAnsi="Times New Roman"/>
                <w:vertAlign w:val="baseline"/>
                <w:lang w:val="en-US" w:eastAsia="zh-CN"/>
              </w:rPr>
            </w:pPr>
            <w:ins w:id="1754" w:author="LKY" w:date="2026-05-22T21:01:16Z">
              <w:r>
                <w:rPr>
                  <w:rFonts w:hint="eastAsia" w:ascii="Times New Roman" w:hAnsi="Times New Roman"/>
                  <w:vertAlign w:val="baseline"/>
                  <w:lang w:val="en-US" w:eastAsia="zh-CN"/>
                </w:rPr>
                <w:t>B5</w:t>
              </w:r>
            </w:ins>
          </w:p>
        </w:tc>
        <w:tc>
          <w:tcPr>
            <w:tcW w:w="475" w:type="pct"/>
            <w:noWrap w:val="0"/>
            <w:vAlign w:val="top"/>
          </w:tcPr>
          <w:p w14:paraId="7D6A7367">
            <w:pPr>
              <w:jc w:val="center"/>
              <w:rPr>
                <w:ins w:id="1755" w:author="LKY" w:date="2026-05-22T21:01:16Z"/>
                <w:rFonts w:hint="default" w:ascii="Times New Roman" w:hAnsi="Times New Roman"/>
                <w:vertAlign w:val="baseline"/>
                <w:lang w:val="en-US" w:eastAsia="zh-CN"/>
              </w:rPr>
            </w:pPr>
            <w:ins w:id="1756" w:author="LKY" w:date="2026-05-22T21:01:16Z">
              <w:r>
                <w:rPr>
                  <w:rFonts w:hint="eastAsia" w:ascii="Times New Roman" w:hAnsi="Times New Roman"/>
                  <w:vertAlign w:val="baseline"/>
                  <w:lang w:val="en-US" w:eastAsia="zh-CN"/>
                </w:rPr>
                <w:t>B6</w:t>
              </w:r>
            </w:ins>
          </w:p>
        </w:tc>
        <w:tc>
          <w:tcPr>
            <w:tcW w:w="475" w:type="pct"/>
            <w:noWrap w:val="0"/>
            <w:vAlign w:val="top"/>
          </w:tcPr>
          <w:p w14:paraId="6CA488E3">
            <w:pPr>
              <w:jc w:val="center"/>
              <w:rPr>
                <w:ins w:id="1757" w:author="LKY" w:date="2026-05-22T21:01:16Z"/>
                <w:rFonts w:hint="default" w:ascii="Times New Roman" w:hAnsi="Times New Roman"/>
                <w:vertAlign w:val="baseline"/>
                <w:lang w:val="en-US" w:eastAsia="zh-CN"/>
              </w:rPr>
            </w:pPr>
            <w:ins w:id="1758" w:author="LKY" w:date="2026-05-22T21:01:16Z">
              <w:r>
                <w:rPr>
                  <w:rFonts w:hint="eastAsia" w:ascii="Times New Roman" w:hAnsi="Times New Roman"/>
                  <w:vertAlign w:val="baseline"/>
                  <w:lang w:val="en-US" w:eastAsia="zh-CN"/>
                </w:rPr>
                <w:t>B7</w:t>
              </w:r>
            </w:ins>
          </w:p>
        </w:tc>
        <w:tc>
          <w:tcPr>
            <w:tcW w:w="620" w:type="pct"/>
            <w:noWrap w:val="0"/>
            <w:vAlign w:val="top"/>
          </w:tcPr>
          <w:p w14:paraId="6AA27739">
            <w:pPr>
              <w:jc w:val="center"/>
              <w:rPr>
                <w:ins w:id="1759" w:author="LKY" w:date="2026-05-22T21:01:16Z"/>
                <w:rFonts w:hint="default" w:ascii="Times New Roman" w:hAnsi="Times New Roman"/>
                <w:vertAlign w:val="baseline"/>
                <w:lang w:val="en-US" w:eastAsia="zh-CN"/>
              </w:rPr>
            </w:pPr>
            <w:ins w:id="1760" w:author="LKY" w:date="2026-05-22T21:01:16Z">
              <w:r>
                <w:rPr>
                  <w:rFonts w:hint="eastAsia" w:ascii="Times New Roman" w:hAnsi="Times New Roman"/>
                  <w:vertAlign w:val="baseline"/>
                  <w:lang w:val="en-US" w:eastAsia="zh-CN"/>
                </w:rPr>
                <w:t>B8</w:t>
              </w:r>
            </w:ins>
          </w:p>
        </w:tc>
        <w:tc>
          <w:tcPr>
            <w:tcW w:w="495" w:type="pct"/>
            <w:noWrap w:val="0"/>
            <w:vAlign w:val="top"/>
          </w:tcPr>
          <w:p w14:paraId="7CCD33DD">
            <w:pPr>
              <w:jc w:val="center"/>
              <w:rPr>
                <w:ins w:id="1761" w:author="LKY" w:date="2026-05-22T21:01:16Z"/>
                <w:rFonts w:hint="default" w:ascii="Times New Roman" w:hAnsi="Times New Roman"/>
                <w:vertAlign w:val="baseline"/>
                <w:lang w:val="en-US" w:eastAsia="zh-CN"/>
              </w:rPr>
            </w:pPr>
            <w:ins w:id="1762" w:author="LKY" w:date="2026-05-22T21:01:16Z">
              <w:r>
                <w:rPr>
                  <w:rFonts w:hint="eastAsia" w:ascii="Times New Roman" w:hAnsi="Times New Roman"/>
                  <w:vertAlign w:val="baseline"/>
                  <w:lang w:val="en-US" w:eastAsia="zh-CN"/>
                </w:rPr>
                <w:t>B9</w:t>
              </w:r>
            </w:ins>
          </w:p>
        </w:tc>
      </w:tr>
      <w:tr w14:paraId="3484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63" w:author="LKY" w:date="2026-05-22T21:01:16Z"/>
        </w:trPr>
        <w:tc>
          <w:tcPr>
            <w:tcW w:w="552" w:type="pct"/>
            <w:noWrap w:val="0"/>
            <w:vAlign w:val="top"/>
          </w:tcPr>
          <w:p w14:paraId="0CAAE236">
            <w:pPr>
              <w:jc w:val="center"/>
              <w:rPr>
                <w:ins w:id="1764" w:author="LKY" w:date="2026-05-22T21:01:16Z"/>
                <w:rFonts w:hint="default" w:ascii="Times New Roman" w:hAnsi="Times New Roman"/>
                <w:vertAlign w:val="baseline"/>
                <w:lang w:val="en-US" w:eastAsia="zh-CN"/>
              </w:rPr>
            </w:pPr>
            <w:ins w:id="1765" w:author="LKY" w:date="2026-05-22T21:01:16Z">
              <w:r>
                <w:rPr>
                  <w:rFonts w:hint="eastAsia" w:ascii="Times New Roman" w:hAnsi="Times New Roman"/>
                  <w:vertAlign w:val="baseline"/>
                  <w:lang w:val="en-US" w:eastAsia="zh-CN"/>
                </w:rPr>
                <w:t>名称</w:t>
              </w:r>
            </w:ins>
          </w:p>
        </w:tc>
        <w:tc>
          <w:tcPr>
            <w:tcW w:w="475" w:type="pct"/>
            <w:noWrap w:val="0"/>
            <w:vAlign w:val="top"/>
          </w:tcPr>
          <w:p w14:paraId="09DCE957">
            <w:pPr>
              <w:jc w:val="center"/>
              <w:rPr>
                <w:ins w:id="1766" w:author="LKY" w:date="2026-05-22T21:01:16Z"/>
                <w:rFonts w:hint="default" w:ascii="Times New Roman" w:hAnsi="Times New Roman"/>
                <w:vertAlign w:val="baseline"/>
                <w:lang w:val="en-US" w:eastAsia="zh-CN"/>
              </w:rPr>
            </w:pPr>
            <w:ins w:id="1767" w:author="LKY" w:date="2026-05-22T21:01:16Z">
              <w:r>
                <w:rPr>
                  <w:rFonts w:hint="eastAsia" w:ascii="Times New Roman" w:hAnsi="Times New Roman"/>
                  <w:vertAlign w:val="baseline"/>
                  <w:lang w:val="en-US" w:eastAsia="zh-CN"/>
                </w:rPr>
                <w:t>DO1</w:t>
              </w:r>
            </w:ins>
          </w:p>
        </w:tc>
        <w:tc>
          <w:tcPr>
            <w:tcW w:w="475" w:type="pct"/>
            <w:noWrap w:val="0"/>
            <w:vAlign w:val="top"/>
          </w:tcPr>
          <w:p w14:paraId="46094F3B">
            <w:pPr>
              <w:jc w:val="center"/>
              <w:rPr>
                <w:ins w:id="1768" w:author="LKY" w:date="2026-05-22T21:01:16Z"/>
                <w:rFonts w:hint="default" w:ascii="Times New Roman" w:hAnsi="Times New Roman"/>
                <w:vertAlign w:val="baseline"/>
                <w:lang w:val="en-US" w:eastAsia="zh-CN"/>
              </w:rPr>
            </w:pPr>
            <w:ins w:id="1769" w:author="LKY" w:date="2026-05-22T21:01:16Z">
              <w:r>
                <w:rPr>
                  <w:rFonts w:hint="eastAsia" w:ascii="Times New Roman" w:hAnsi="Times New Roman"/>
                  <w:vertAlign w:val="baseline"/>
                  <w:lang w:val="en-US" w:eastAsia="zh-CN"/>
                </w:rPr>
                <w:t>DO3</w:t>
              </w:r>
            </w:ins>
          </w:p>
        </w:tc>
        <w:tc>
          <w:tcPr>
            <w:tcW w:w="475" w:type="pct"/>
            <w:noWrap w:val="0"/>
            <w:vAlign w:val="top"/>
          </w:tcPr>
          <w:p w14:paraId="168CBBB6">
            <w:pPr>
              <w:jc w:val="center"/>
              <w:rPr>
                <w:ins w:id="1770" w:author="LKY" w:date="2026-05-22T21:01:16Z"/>
                <w:rFonts w:hint="default" w:ascii="Times New Roman" w:hAnsi="Times New Roman"/>
                <w:vertAlign w:val="baseline"/>
                <w:lang w:val="en-US" w:eastAsia="zh-CN"/>
              </w:rPr>
            </w:pPr>
            <w:ins w:id="1771" w:author="LKY" w:date="2026-05-22T21:01:16Z">
              <w:r>
                <w:rPr>
                  <w:rFonts w:hint="eastAsia" w:ascii="Times New Roman" w:hAnsi="Times New Roman"/>
                  <w:vertAlign w:val="baseline"/>
                  <w:lang w:val="en-US" w:eastAsia="zh-CN"/>
                </w:rPr>
                <w:t>DO5</w:t>
              </w:r>
            </w:ins>
          </w:p>
        </w:tc>
        <w:tc>
          <w:tcPr>
            <w:tcW w:w="475" w:type="pct"/>
            <w:noWrap w:val="0"/>
            <w:vAlign w:val="top"/>
          </w:tcPr>
          <w:p w14:paraId="4610CD69">
            <w:pPr>
              <w:jc w:val="center"/>
              <w:rPr>
                <w:ins w:id="1772" w:author="LKY" w:date="2026-05-22T21:01:16Z"/>
                <w:rFonts w:hint="default" w:ascii="Times New Roman" w:hAnsi="Times New Roman"/>
                <w:vertAlign w:val="baseline"/>
                <w:lang w:val="en-US" w:eastAsia="zh-CN"/>
              </w:rPr>
            </w:pPr>
            <w:ins w:id="1773" w:author="LKY" w:date="2026-05-22T21:01:16Z">
              <w:r>
                <w:rPr>
                  <w:rFonts w:hint="eastAsia" w:ascii="Times New Roman" w:hAnsi="Times New Roman"/>
                  <w:vertAlign w:val="baseline"/>
                  <w:lang w:val="en-US" w:eastAsia="zh-CN"/>
                </w:rPr>
                <w:t>DO7</w:t>
              </w:r>
            </w:ins>
          </w:p>
        </w:tc>
        <w:tc>
          <w:tcPr>
            <w:tcW w:w="475" w:type="pct"/>
            <w:noWrap w:val="0"/>
            <w:vAlign w:val="top"/>
          </w:tcPr>
          <w:p w14:paraId="4DBAF06C">
            <w:pPr>
              <w:jc w:val="center"/>
              <w:rPr>
                <w:ins w:id="1774" w:author="LKY" w:date="2026-05-22T21:01:16Z"/>
                <w:rFonts w:hint="default" w:ascii="Times New Roman" w:hAnsi="Times New Roman"/>
                <w:vertAlign w:val="baseline"/>
                <w:lang w:val="en-US" w:eastAsia="zh-CN"/>
              </w:rPr>
            </w:pPr>
            <w:ins w:id="1775" w:author="LKY" w:date="2026-05-22T21:01:16Z">
              <w:r>
                <w:rPr>
                  <w:rFonts w:hint="eastAsia" w:ascii="Times New Roman" w:hAnsi="Times New Roman"/>
                  <w:vertAlign w:val="baseline"/>
                  <w:lang w:val="en-US" w:eastAsia="zh-CN"/>
                </w:rPr>
                <w:t>DO9</w:t>
              </w:r>
            </w:ins>
          </w:p>
        </w:tc>
        <w:tc>
          <w:tcPr>
            <w:tcW w:w="475" w:type="pct"/>
            <w:noWrap w:val="0"/>
            <w:vAlign w:val="top"/>
          </w:tcPr>
          <w:p w14:paraId="4BE54AE9">
            <w:pPr>
              <w:jc w:val="center"/>
              <w:rPr>
                <w:ins w:id="1776" w:author="LKY" w:date="2026-05-22T21:01:16Z"/>
                <w:rFonts w:hint="default" w:ascii="Times New Roman" w:hAnsi="Times New Roman"/>
                <w:vertAlign w:val="baseline"/>
                <w:lang w:val="en-US" w:eastAsia="zh-CN"/>
              </w:rPr>
            </w:pPr>
            <w:ins w:id="1777" w:author="LKY" w:date="2026-05-22T21:01:16Z">
              <w:r>
                <w:rPr>
                  <w:rFonts w:hint="eastAsia" w:ascii="Times New Roman" w:hAnsi="Times New Roman"/>
                  <w:vertAlign w:val="baseline"/>
                  <w:lang w:val="en-US" w:eastAsia="zh-CN"/>
                </w:rPr>
                <w:t>DO11</w:t>
              </w:r>
            </w:ins>
          </w:p>
        </w:tc>
        <w:tc>
          <w:tcPr>
            <w:tcW w:w="475" w:type="pct"/>
            <w:noWrap w:val="0"/>
            <w:vAlign w:val="top"/>
          </w:tcPr>
          <w:p w14:paraId="466BCEE7">
            <w:pPr>
              <w:jc w:val="center"/>
              <w:rPr>
                <w:ins w:id="1778" w:author="LKY" w:date="2026-05-22T21:01:16Z"/>
                <w:rFonts w:hint="default" w:ascii="Times New Roman" w:hAnsi="Times New Roman"/>
                <w:vertAlign w:val="baseline"/>
                <w:lang w:val="en-US" w:eastAsia="zh-CN"/>
              </w:rPr>
            </w:pPr>
            <w:ins w:id="1779" w:author="LKY" w:date="2026-05-22T21:01:16Z">
              <w:r>
                <w:rPr>
                  <w:rFonts w:hint="eastAsia" w:ascii="Times New Roman" w:hAnsi="Times New Roman"/>
                  <w:vertAlign w:val="baseline"/>
                  <w:lang w:val="en-US" w:eastAsia="zh-CN"/>
                </w:rPr>
                <w:t>DO13</w:t>
              </w:r>
            </w:ins>
          </w:p>
        </w:tc>
        <w:tc>
          <w:tcPr>
            <w:tcW w:w="620" w:type="pct"/>
            <w:noWrap w:val="0"/>
            <w:vAlign w:val="top"/>
          </w:tcPr>
          <w:p w14:paraId="4286CDD2">
            <w:pPr>
              <w:jc w:val="center"/>
              <w:rPr>
                <w:ins w:id="1780" w:author="LKY" w:date="2026-05-22T21:01:16Z"/>
                <w:rFonts w:hint="default" w:ascii="Times New Roman" w:hAnsi="Times New Roman"/>
                <w:vertAlign w:val="baseline"/>
                <w:lang w:val="en-US" w:eastAsia="zh-CN"/>
              </w:rPr>
            </w:pPr>
            <w:ins w:id="1781" w:author="LKY" w:date="2026-05-22T21:01:16Z">
              <w:r>
                <w:rPr>
                  <w:rFonts w:hint="eastAsia" w:ascii="Times New Roman" w:hAnsi="Times New Roman"/>
                  <w:vertAlign w:val="baseline"/>
                  <w:lang w:val="en-US" w:eastAsia="zh-CN"/>
                </w:rPr>
                <w:t>DO15</w:t>
              </w:r>
            </w:ins>
          </w:p>
        </w:tc>
        <w:tc>
          <w:tcPr>
            <w:tcW w:w="495" w:type="pct"/>
            <w:noWrap w:val="0"/>
            <w:vAlign w:val="top"/>
          </w:tcPr>
          <w:p w14:paraId="3372CA15">
            <w:pPr>
              <w:jc w:val="center"/>
              <w:rPr>
                <w:ins w:id="1782" w:author="LKY" w:date="2026-05-22T21:01:16Z"/>
                <w:rFonts w:hint="default" w:ascii="Times New Roman" w:hAnsi="Times New Roman"/>
                <w:vertAlign w:val="baseline"/>
                <w:lang w:val="en-US" w:eastAsia="zh-CN"/>
              </w:rPr>
            </w:pPr>
            <w:ins w:id="1783" w:author="LKY" w:date="2026-05-22T21:01:16Z">
              <w:r>
                <w:rPr>
                  <w:rFonts w:hint="eastAsia" w:ascii="Times New Roman" w:hAnsi="Times New Roman"/>
                  <w:vertAlign w:val="baseline"/>
                  <w:lang w:val="en-US" w:eastAsia="zh-CN"/>
                </w:rPr>
                <w:t>PE</w:t>
              </w:r>
            </w:ins>
          </w:p>
        </w:tc>
      </w:tr>
      <w:tr w14:paraId="138C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84" w:author="LKY" w:date="2026-05-22T21:01:16Z"/>
        </w:trPr>
        <w:tc>
          <w:tcPr>
            <w:tcW w:w="552" w:type="pct"/>
            <w:noWrap w:val="0"/>
            <w:vAlign w:val="top"/>
          </w:tcPr>
          <w:p w14:paraId="113B2D46">
            <w:pPr>
              <w:jc w:val="center"/>
              <w:rPr>
                <w:ins w:id="1785" w:author="LKY" w:date="2026-05-22T21:01:16Z"/>
                <w:rFonts w:hint="default" w:ascii="Times New Roman" w:hAnsi="Times New Roman"/>
                <w:vertAlign w:val="baseline"/>
                <w:lang w:val="en-US" w:eastAsia="zh-CN"/>
              </w:rPr>
            </w:pPr>
            <w:ins w:id="1786" w:author="LKY" w:date="2026-05-22T21:01:16Z">
              <w:r>
                <w:rPr>
                  <w:rFonts w:hint="eastAsia" w:ascii="Times New Roman" w:hAnsi="Times New Roman"/>
                  <w:vertAlign w:val="baseline"/>
                  <w:lang w:val="en-US" w:eastAsia="zh-CN"/>
                </w:rPr>
                <w:t>端口号</w:t>
              </w:r>
            </w:ins>
          </w:p>
        </w:tc>
        <w:tc>
          <w:tcPr>
            <w:tcW w:w="475" w:type="pct"/>
            <w:noWrap w:val="0"/>
            <w:vAlign w:val="top"/>
          </w:tcPr>
          <w:p w14:paraId="16D41C73">
            <w:pPr>
              <w:jc w:val="center"/>
              <w:rPr>
                <w:ins w:id="1787" w:author="LKY" w:date="2026-05-22T21:01:16Z"/>
                <w:rFonts w:hint="default" w:ascii="Times New Roman" w:hAnsi="Times New Roman"/>
                <w:vertAlign w:val="baseline"/>
                <w:lang w:val="en-US" w:eastAsia="zh-CN"/>
              </w:rPr>
            </w:pPr>
            <w:ins w:id="1788" w:author="LKY" w:date="2026-05-22T21:01:16Z">
              <w:r>
                <w:rPr>
                  <w:rFonts w:hint="eastAsia" w:ascii="Times New Roman" w:hAnsi="Times New Roman"/>
                  <w:vertAlign w:val="baseline"/>
                  <w:lang w:val="en-US" w:eastAsia="zh-CN"/>
                </w:rPr>
                <w:t>A1</w:t>
              </w:r>
            </w:ins>
          </w:p>
        </w:tc>
        <w:tc>
          <w:tcPr>
            <w:tcW w:w="475" w:type="pct"/>
            <w:noWrap w:val="0"/>
            <w:vAlign w:val="top"/>
          </w:tcPr>
          <w:p w14:paraId="2FECD691">
            <w:pPr>
              <w:jc w:val="center"/>
              <w:rPr>
                <w:ins w:id="1789" w:author="LKY" w:date="2026-05-22T21:01:16Z"/>
                <w:rFonts w:hint="default" w:ascii="Times New Roman" w:hAnsi="Times New Roman"/>
                <w:vertAlign w:val="baseline"/>
                <w:lang w:val="en-US" w:eastAsia="zh-CN"/>
              </w:rPr>
            </w:pPr>
            <w:ins w:id="1790" w:author="LKY" w:date="2026-05-22T21:01:16Z">
              <w:r>
                <w:rPr>
                  <w:rFonts w:hint="eastAsia" w:ascii="Times New Roman" w:hAnsi="Times New Roman"/>
                  <w:vertAlign w:val="baseline"/>
                  <w:lang w:val="en-US" w:eastAsia="zh-CN"/>
                </w:rPr>
                <w:t>A2</w:t>
              </w:r>
            </w:ins>
          </w:p>
        </w:tc>
        <w:tc>
          <w:tcPr>
            <w:tcW w:w="475" w:type="pct"/>
            <w:noWrap w:val="0"/>
            <w:vAlign w:val="top"/>
          </w:tcPr>
          <w:p w14:paraId="1612A223">
            <w:pPr>
              <w:jc w:val="center"/>
              <w:rPr>
                <w:ins w:id="1791" w:author="LKY" w:date="2026-05-22T21:01:16Z"/>
                <w:rFonts w:hint="default" w:ascii="Times New Roman" w:hAnsi="Times New Roman"/>
                <w:vertAlign w:val="baseline"/>
                <w:lang w:val="en-US" w:eastAsia="zh-CN"/>
              </w:rPr>
            </w:pPr>
            <w:ins w:id="1792" w:author="LKY" w:date="2026-05-22T21:01:16Z">
              <w:r>
                <w:rPr>
                  <w:rFonts w:hint="eastAsia" w:ascii="Times New Roman" w:hAnsi="Times New Roman"/>
                  <w:vertAlign w:val="baseline"/>
                  <w:lang w:val="en-US" w:eastAsia="zh-CN"/>
                </w:rPr>
                <w:t>A3</w:t>
              </w:r>
            </w:ins>
          </w:p>
        </w:tc>
        <w:tc>
          <w:tcPr>
            <w:tcW w:w="475" w:type="pct"/>
            <w:noWrap w:val="0"/>
            <w:vAlign w:val="top"/>
          </w:tcPr>
          <w:p w14:paraId="66372E08">
            <w:pPr>
              <w:jc w:val="center"/>
              <w:rPr>
                <w:ins w:id="1793" w:author="LKY" w:date="2026-05-22T21:01:16Z"/>
                <w:rFonts w:hint="default" w:ascii="Times New Roman" w:hAnsi="Times New Roman"/>
                <w:vertAlign w:val="baseline"/>
                <w:lang w:val="en-US" w:eastAsia="zh-CN"/>
              </w:rPr>
            </w:pPr>
            <w:ins w:id="1794" w:author="LKY" w:date="2026-05-22T21:01:16Z">
              <w:r>
                <w:rPr>
                  <w:rFonts w:hint="eastAsia" w:ascii="Times New Roman" w:hAnsi="Times New Roman"/>
                  <w:vertAlign w:val="baseline"/>
                  <w:lang w:val="en-US" w:eastAsia="zh-CN"/>
                </w:rPr>
                <w:t>A4</w:t>
              </w:r>
            </w:ins>
          </w:p>
        </w:tc>
        <w:tc>
          <w:tcPr>
            <w:tcW w:w="475" w:type="pct"/>
            <w:noWrap w:val="0"/>
            <w:vAlign w:val="top"/>
          </w:tcPr>
          <w:p w14:paraId="5E311078">
            <w:pPr>
              <w:jc w:val="center"/>
              <w:rPr>
                <w:ins w:id="1795" w:author="LKY" w:date="2026-05-22T21:01:16Z"/>
                <w:rFonts w:hint="default" w:ascii="Times New Roman" w:hAnsi="Times New Roman"/>
                <w:vertAlign w:val="baseline"/>
                <w:lang w:val="en-US" w:eastAsia="zh-CN"/>
              </w:rPr>
            </w:pPr>
            <w:ins w:id="1796" w:author="LKY" w:date="2026-05-22T21:01:16Z">
              <w:r>
                <w:rPr>
                  <w:rFonts w:hint="eastAsia" w:ascii="Times New Roman" w:hAnsi="Times New Roman"/>
                  <w:vertAlign w:val="baseline"/>
                  <w:lang w:val="en-US" w:eastAsia="zh-CN"/>
                </w:rPr>
                <w:t>A5</w:t>
              </w:r>
            </w:ins>
          </w:p>
        </w:tc>
        <w:tc>
          <w:tcPr>
            <w:tcW w:w="475" w:type="pct"/>
            <w:noWrap w:val="0"/>
            <w:vAlign w:val="top"/>
          </w:tcPr>
          <w:p w14:paraId="4265676D">
            <w:pPr>
              <w:jc w:val="center"/>
              <w:rPr>
                <w:ins w:id="1797" w:author="LKY" w:date="2026-05-22T21:01:16Z"/>
                <w:rFonts w:hint="default" w:ascii="Times New Roman" w:hAnsi="Times New Roman"/>
                <w:vertAlign w:val="baseline"/>
                <w:lang w:val="en-US" w:eastAsia="zh-CN"/>
              </w:rPr>
            </w:pPr>
            <w:ins w:id="1798" w:author="LKY" w:date="2026-05-22T21:01:16Z">
              <w:r>
                <w:rPr>
                  <w:rFonts w:hint="eastAsia" w:ascii="Times New Roman" w:hAnsi="Times New Roman"/>
                  <w:vertAlign w:val="baseline"/>
                  <w:lang w:val="en-US" w:eastAsia="zh-CN"/>
                </w:rPr>
                <w:t>A6</w:t>
              </w:r>
            </w:ins>
          </w:p>
        </w:tc>
        <w:tc>
          <w:tcPr>
            <w:tcW w:w="475" w:type="pct"/>
            <w:noWrap w:val="0"/>
            <w:vAlign w:val="top"/>
          </w:tcPr>
          <w:p w14:paraId="35A0EBCB">
            <w:pPr>
              <w:jc w:val="center"/>
              <w:rPr>
                <w:ins w:id="1799" w:author="LKY" w:date="2026-05-22T21:01:16Z"/>
                <w:rFonts w:hint="default" w:ascii="Times New Roman" w:hAnsi="Times New Roman"/>
                <w:vertAlign w:val="baseline"/>
                <w:lang w:val="en-US" w:eastAsia="zh-CN"/>
              </w:rPr>
            </w:pPr>
            <w:ins w:id="1800" w:author="LKY" w:date="2026-05-22T21:01:16Z">
              <w:r>
                <w:rPr>
                  <w:rFonts w:hint="eastAsia" w:ascii="Times New Roman" w:hAnsi="Times New Roman"/>
                  <w:vertAlign w:val="baseline"/>
                  <w:lang w:val="en-US" w:eastAsia="zh-CN"/>
                </w:rPr>
                <w:t>A7</w:t>
              </w:r>
            </w:ins>
          </w:p>
        </w:tc>
        <w:tc>
          <w:tcPr>
            <w:tcW w:w="620" w:type="pct"/>
            <w:noWrap w:val="0"/>
            <w:vAlign w:val="top"/>
          </w:tcPr>
          <w:p w14:paraId="0A6A9EE4">
            <w:pPr>
              <w:jc w:val="center"/>
              <w:rPr>
                <w:ins w:id="1801" w:author="LKY" w:date="2026-05-22T21:01:16Z"/>
                <w:rFonts w:hint="default" w:ascii="Times New Roman" w:hAnsi="Times New Roman"/>
                <w:vertAlign w:val="baseline"/>
                <w:lang w:val="en-US" w:eastAsia="zh-CN"/>
              </w:rPr>
            </w:pPr>
            <w:ins w:id="1802" w:author="LKY" w:date="2026-05-22T21:01:16Z">
              <w:r>
                <w:rPr>
                  <w:rFonts w:hint="eastAsia" w:ascii="Times New Roman" w:hAnsi="Times New Roman"/>
                  <w:vertAlign w:val="baseline"/>
                  <w:lang w:val="en-US" w:eastAsia="zh-CN"/>
                </w:rPr>
                <w:t>A8</w:t>
              </w:r>
            </w:ins>
          </w:p>
        </w:tc>
        <w:tc>
          <w:tcPr>
            <w:tcW w:w="495" w:type="pct"/>
            <w:noWrap w:val="0"/>
            <w:vAlign w:val="top"/>
          </w:tcPr>
          <w:p w14:paraId="294BB0AF">
            <w:pPr>
              <w:jc w:val="center"/>
              <w:rPr>
                <w:ins w:id="1803" w:author="LKY" w:date="2026-05-22T21:01:16Z"/>
                <w:rFonts w:hint="default" w:ascii="Times New Roman" w:hAnsi="Times New Roman"/>
                <w:vertAlign w:val="baseline"/>
                <w:lang w:val="en-US" w:eastAsia="zh-CN"/>
              </w:rPr>
            </w:pPr>
            <w:ins w:id="1804" w:author="LKY" w:date="2026-05-22T21:01:16Z">
              <w:r>
                <w:rPr>
                  <w:rFonts w:hint="eastAsia" w:ascii="Times New Roman" w:hAnsi="Times New Roman"/>
                  <w:vertAlign w:val="baseline"/>
                  <w:lang w:val="en-US" w:eastAsia="zh-CN"/>
                </w:rPr>
                <w:t>A9</w:t>
              </w:r>
            </w:ins>
          </w:p>
        </w:tc>
      </w:tr>
      <w:tr w14:paraId="25C7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05" w:author="LKY" w:date="2026-05-22T21:01:16Z"/>
        </w:trPr>
        <w:tc>
          <w:tcPr>
            <w:tcW w:w="552" w:type="pct"/>
            <w:noWrap w:val="0"/>
            <w:vAlign w:val="top"/>
          </w:tcPr>
          <w:p w14:paraId="578BABCA">
            <w:pPr>
              <w:jc w:val="center"/>
              <w:rPr>
                <w:ins w:id="1806" w:author="LKY" w:date="2026-05-22T21:01:16Z"/>
                <w:rFonts w:hint="default" w:ascii="Times New Roman" w:hAnsi="Times New Roman"/>
                <w:vertAlign w:val="baseline"/>
                <w:lang w:val="en-US" w:eastAsia="zh-CN"/>
              </w:rPr>
            </w:pPr>
            <w:ins w:id="1807" w:author="LKY" w:date="2026-05-22T21:01:16Z">
              <w:r>
                <w:rPr>
                  <w:rFonts w:hint="eastAsia" w:ascii="Times New Roman" w:hAnsi="Times New Roman"/>
                  <w:vertAlign w:val="baseline"/>
                  <w:lang w:val="en-US" w:eastAsia="zh-CN"/>
                </w:rPr>
                <w:t>名称</w:t>
              </w:r>
            </w:ins>
          </w:p>
        </w:tc>
        <w:tc>
          <w:tcPr>
            <w:tcW w:w="475" w:type="pct"/>
            <w:noWrap w:val="0"/>
            <w:vAlign w:val="top"/>
          </w:tcPr>
          <w:p w14:paraId="59FC0255">
            <w:pPr>
              <w:jc w:val="center"/>
              <w:rPr>
                <w:ins w:id="1808" w:author="LKY" w:date="2026-05-22T21:01:16Z"/>
                <w:rFonts w:hint="default" w:ascii="Times New Roman" w:hAnsi="Times New Roman"/>
                <w:vertAlign w:val="baseline"/>
                <w:lang w:val="en-US" w:eastAsia="zh-CN"/>
              </w:rPr>
            </w:pPr>
            <w:ins w:id="1809" w:author="LKY" w:date="2026-05-22T21:01:16Z">
              <w:r>
                <w:rPr>
                  <w:rFonts w:hint="eastAsia" w:ascii="Times New Roman" w:hAnsi="Times New Roman"/>
                  <w:vertAlign w:val="baseline"/>
                  <w:lang w:val="en-US" w:eastAsia="zh-CN"/>
                </w:rPr>
                <w:t>DO0</w:t>
              </w:r>
            </w:ins>
          </w:p>
        </w:tc>
        <w:tc>
          <w:tcPr>
            <w:tcW w:w="475" w:type="pct"/>
            <w:noWrap w:val="0"/>
            <w:vAlign w:val="top"/>
          </w:tcPr>
          <w:p w14:paraId="556F76EA">
            <w:pPr>
              <w:jc w:val="center"/>
              <w:rPr>
                <w:ins w:id="1810" w:author="LKY" w:date="2026-05-22T21:01:16Z"/>
                <w:rFonts w:hint="default" w:ascii="Times New Roman" w:hAnsi="Times New Roman"/>
                <w:vertAlign w:val="baseline"/>
                <w:lang w:val="en-US" w:eastAsia="zh-CN"/>
              </w:rPr>
            </w:pPr>
            <w:ins w:id="1811" w:author="LKY" w:date="2026-05-22T21:01:16Z">
              <w:r>
                <w:rPr>
                  <w:rFonts w:hint="eastAsia" w:ascii="Times New Roman" w:hAnsi="Times New Roman"/>
                  <w:vertAlign w:val="baseline"/>
                  <w:lang w:val="en-US" w:eastAsia="zh-CN"/>
                </w:rPr>
                <w:t>DO2</w:t>
              </w:r>
            </w:ins>
          </w:p>
        </w:tc>
        <w:tc>
          <w:tcPr>
            <w:tcW w:w="475" w:type="pct"/>
            <w:noWrap w:val="0"/>
            <w:vAlign w:val="top"/>
          </w:tcPr>
          <w:p w14:paraId="230A5470">
            <w:pPr>
              <w:jc w:val="center"/>
              <w:rPr>
                <w:ins w:id="1812" w:author="LKY" w:date="2026-05-22T21:01:16Z"/>
                <w:rFonts w:hint="default" w:ascii="Times New Roman" w:hAnsi="Times New Roman"/>
                <w:vertAlign w:val="baseline"/>
                <w:lang w:val="en-US" w:eastAsia="zh-CN"/>
              </w:rPr>
            </w:pPr>
            <w:ins w:id="1813" w:author="LKY" w:date="2026-05-22T21:01:16Z">
              <w:r>
                <w:rPr>
                  <w:rFonts w:hint="eastAsia" w:ascii="Times New Roman" w:hAnsi="Times New Roman"/>
                  <w:vertAlign w:val="baseline"/>
                  <w:lang w:val="en-US" w:eastAsia="zh-CN"/>
                </w:rPr>
                <w:t>DO4</w:t>
              </w:r>
            </w:ins>
          </w:p>
        </w:tc>
        <w:tc>
          <w:tcPr>
            <w:tcW w:w="475" w:type="pct"/>
            <w:noWrap w:val="0"/>
            <w:vAlign w:val="top"/>
          </w:tcPr>
          <w:p w14:paraId="2593436F">
            <w:pPr>
              <w:jc w:val="center"/>
              <w:rPr>
                <w:ins w:id="1814" w:author="LKY" w:date="2026-05-22T21:01:16Z"/>
                <w:rFonts w:hint="default" w:ascii="Times New Roman" w:hAnsi="Times New Roman"/>
                <w:vertAlign w:val="baseline"/>
                <w:lang w:val="en-US" w:eastAsia="zh-CN"/>
              </w:rPr>
            </w:pPr>
            <w:ins w:id="1815" w:author="LKY" w:date="2026-05-22T21:01:16Z">
              <w:r>
                <w:rPr>
                  <w:rFonts w:hint="eastAsia" w:ascii="Times New Roman" w:hAnsi="Times New Roman"/>
                  <w:vertAlign w:val="baseline"/>
                  <w:lang w:val="en-US" w:eastAsia="zh-CN"/>
                </w:rPr>
                <w:t>DO6</w:t>
              </w:r>
            </w:ins>
          </w:p>
        </w:tc>
        <w:tc>
          <w:tcPr>
            <w:tcW w:w="475" w:type="pct"/>
            <w:noWrap w:val="0"/>
            <w:vAlign w:val="top"/>
          </w:tcPr>
          <w:p w14:paraId="2723EC40">
            <w:pPr>
              <w:jc w:val="center"/>
              <w:rPr>
                <w:ins w:id="1816" w:author="LKY" w:date="2026-05-22T21:01:16Z"/>
                <w:rFonts w:hint="default" w:ascii="Times New Roman" w:hAnsi="Times New Roman"/>
                <w:vertAlign w:val="baseline"/>
                <w:lang w:val="en-US" w:eastAsia="zh-CN"/>
              </w:rPr>
            </w:pPr>
            <w:ins w:id="1817" w:author="LKY" w:date="2026-05-22T21:01:16Z">
              <w:r>
                <w:rPr>
                  <w:rFonts w:hint="eastAsia" w:ascii="Times New Roman" w:hAnsi="Times New Roman"/>
                  <w:vertAlign w:val="baseline"/>
                  <w:lang w:val="en-US" w:eastAsia="zh-CN"/>
                </w:rPr>
                <w:t>DO8</w:t>
              </w:r>
            </w:ins>
          </w:p>
        </w:tc>
        <w:tc>
          <w:tcPr>
            <w:tcW w:w="475" w:type="pct"/>
            <w:noWrap w:val="0"/>
            <w:vAlign w:val="top"/>
          </w:tcPr>
          <w:p w14:paraId="00C18A8C">
            <w:pPr>
              <w:jc w:val="center"/>
              <w:rPr>
                <w:ins w:id="1818" w:author="LKY" w:date="2026-05-22T21:01:16Z"/>
                <w:rFonts w:hint="default" w:ascii="Times New Roman" w:hAnsi="Times New Roman"/>
                <w:vertAlign w:val="baseline"/>
                <w:lang w:val="en-US" w:eastAsia="zh-CN"/>
              </w:rPr>
            </w:pPr>
            <w:ins w:id="1819" w:author="LKY" w:date="2026-05-22T21:01:16Z">
              <w:r>
                <w:rPr>
                  <w:rFonts w:hint="eastAsia" w:ascii="Times New Roman" w:hAnsi="Times New Roman"/>
                  <w:vertAlign w:val="baseline"/>
                  <w:lang w:val="en-US" w:eastAsia="zh-CN"/>
                </w:rPr>
                <w:t>DO10</w:t>
              </w:r>
            </w:ins>
          </w:p>
        </w:tc>
        <w:tc>
          <w:tcPr>
            <w:tcW w:w="475" w:type="pct"/>
            <w:noWrap w:val="0"/>
            <w:vAlign w:val="top"/>
          </w:tcPr>
          <w:p w14:paraId="0C423992">
            <w:pPr>
              <w:jc w:val="center"/>
              <w:rPr>
                <w:ins w:id="1820" w:author="LKY" w:date="2026-05-22T21:01:16Z"/>
                <w:rFonts w:hint="default" w:ascii="Times New Roman" w:hAnsi="Times New Roman"/>
                <w:vertAlign w:val="baseline"/>
                <w:lang w:val="en-US" w:eastAsia="zh-CN"/>
              </w:rPr>
            </w:pPr>
            <w:ins w:id="1821" w:author="LKY" w:date="2026-05-22T21:01:16Z">
              <w:r>
                <w:rPr>
                  <w:rFonts w:hint="eastAsia" w:ascii="Times New Roman" w:hAnsi="Times New Roman"/>
                  <w:vertAlign w:val="baseline"/>
                  <w:lang w:val="en-US" w:eastAsia="zh-CN"/>
                </w:rPr>
                <w:t>DO12</w:t>
              </w:r>
            </w:ins>
          </w:p>
        </w:tc>
        <w:tc>
          <w:tcPr>
            <w:tcW w:w="620" w:type="pct"/>
            <w:noWrap w:val="0"/>
            <w:vAlign w:val="top"/>
          </w:tcPr>
          <w:p w14:paraId="1451EDF5">
            <w:pPr>
              <w:jc w:val="center"/>
              <w:rPr>
                <w:ins w:id="1822" w:author="LKY" w:date="2026-05-22T21:01:16Z"/>
                <w:rFonts w:hint="default" w:ascii="Times New Roman" w:hAnsi="Times New Roman"/>
                <w:vertAlign w:val="baseline"/>
                <w:lang w:val="en-US" w:eastAsia="zh-CN"/>
              </w:rPr>
            </w:pPr>
            <w:ins w:id="1823" w:author="LKY" w:date="2026-05-22T21:01:16Z">
              <w:r>
                <w:rPr>
                  <w:rFonts w:hint="eastAsia" w:ascii="Times New Roman" w:hAnsi="Times New Roman"/>
                  <w:vertAlign w:val="baseline"/>
                  <w:lang w:val="en-US" w:eastAsia="zh-CN"/>
                </w:rPr>
                <w:t>DO14</w:t>
              </w:r>
            </w:ins>
          </w:p>
        </w:tc>
        <w:tc>
          <w:tcPr>
            <w:tcW w:w="495" w:type="pct"/>
            <w:noWrap w:val="0"/>
            <w:vAlign w:val="top"/>
          </w:tcPr>
          <w:p w14:paraId="1443C715">
            <w:pPr>
              <w:jc w:val="center"/>
              <w:rPr>
                <w:ins w:id="1824" w:author="LKY" w:date="2026-05-22T21:01:16Z"/>
                <w:rFonts w:hint="default" w:ascii="Times New Roman" w:hAnsi="Times New Roman"/>
                <w:vertAlign w:val="baseline"/>
                <w:lang w:val="en-US" w:eastAsia="zh-CN"/>
              </w:rPr>
            </w:pPr>
            <w:ins w:id="1825" w:author="LKY" w:date="2026-05-22T21:01:16Z">
              <w:r>
                <w:rPr>
                  <w:rFonts w:hint="eastAsia" w:ascii="Times New Roman" w:hAnsi="Times New Roman"/>
                  <w:vertAlign w:val="baseline"/>
                  <w:lang w:val="en-US" w:eastAsia="zh-CN"/>
                </w:rPr>
                <w:t>COM</w:t>
              </w:r>
            </w:ins>
          </w:p>
        </w:tc>
      </w:tr>
    </w:tbl>
    <w:p w14:paraId="2DFD9313">
      <w:pPr>
        <w:pStyle w:val="12"/>
        <w:ind w:left="0" w:leftChars="0" w:firstLine="0" w:firstLineChars="0"/>
        <w:outlineLvl w:val="9"/>
        <w:rPr>
          <w:ins w:id="1826" w:author="LKY" w:date="2026-05-22T21:01:16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607C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27" w:author="LKY" w:date="2026-05-22T21:01:16Z"/>
        </w:trPr>
        <w:tc>
          <w:tcPr>
            <w:tcW w:w="5000" w:type="pct"/>
            <w:gridSpan w:val="10"/>
            <w:tcBorders>
              <w:top w:val="single" w:color="auto" w:sz="4" w:space="0"/>
            </w:tcBorders>
            <w:noWrap w:val="0"/>
            <w:vAlign w:val="top"/>
          </w:tcPr>
          <w:p w14:paraId="7AA1C0CB">
            <w:pPr>
              <w:pBdr>
                <w:top w:val="none" w:color="auto" w:sz="0" w:space="0"/>
                <w:left w:val="none" w:color="auto" w:sz="0" w:space="0"/>
                <w:bottom w:val="none" w:color="auto" w:sz="0" w:space="0"/>
                <w:right w:val="none" w:color="auto" w:sz="0" w:space="0"/>
                <w:between w:val="none" w:color="auto" w:sz="0" w:space="0"/>
              </w:pBdr>
              <w:jc w:val="center"/>
              <w:rPr>
                <w:ins w:id="1828" w:author="LKY" w:date="2026-05-22T21:01:16Z"/>
                <w:rFonts w:hint="eastAsia" w:ascii="Times New Roman" w:hAnsi="Times New Roman"/>
                <w:vertAlign w:val="baseline"/>
                <w:lang w:val="en-US" w:eastAsia="zh-CN"/>
              </w:rPr>
            </w:pPr>
            <w:ins w:id="1829" w:author="LKY" w:date="2026-05-22T21:01:16Z">
              <w:r>
                <w:rPr>
                  <w:rFonts w:hint="eastAsia" w:ascii="Times New Roman" w:hAnsi="Times New Roman"/>
                  <w:vertAlign w:val="baseline"/>
                  <w:lang w:val="en-US" w:eastAsia="zh-CN"/>
                </w:rPr>
                <w:t>N2322模块（NPN）</w:t>
              </w:r>
            </w:ins>
          </w:p>
        </w:tc>
      </w:tr>
      <w:tr w14:paraId="77DB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30" w:author="LKY" w:date="2026-05-22T21:01:16Z"/>
        </w:trPr>
        <w:tc>
          <w:tcPr>
            <w:tcW w:w="552" w:type="pct"/>
            <w:tcBorders>
              <w:top w:val="single" w:color="auto" w:sz="4" w:space="0"/>
            </w:tcBorders>
            <w:noWrap w:val="0"/>
            <w:vAlign w:val="top"/>
          </w:tcPr>
          <w:p w14:paraId="3B7634A3">
            <w:pPr>
              <w:jc w:val="center"/>
              <w:rPr>
                <w:ins w:id="1831" w:author="LKY" w:date="2026-05-22T21:01:16Z"/>
                <w:rFonts w:hint="default" w:ascii="Times New Roman" w:hAnsi="Times New Roman"/>
                <w:vertAlign w:val="baseline"/>
                <w:lang w:val="en-US" w:eastAsia="zh-CN"/>
              </w:rPr>
            </w:pPr>
            <w:ins w:id="1832" w:author="LKY" w:date="2026-05-22T21:01:16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130CD34E">
            <w:pPr>
              <w:jc w:val="center"/>
              <w:rPr>
                <w:ins w:id="1833" w:author="LKY" w:date="2026-05-22T21:01:16Z"/>
                <w:rFonts w:hint="default" w:ascii="Times New Roman" w:hAnsi="Times New Roman" w:eastAsiaTheme="minorEastAsia" w:cstheme="minorBidi"/>
                <w:kern w:val="2"/>
                <w:sz w:val="21"/>
                <w:szCs w:val="24"/>
                <w:vertAlign w:val="baseline"/>
                <w:lang w:val="en-US" w:eastAsia="zh-CN" w:bidi="ar-SA"/>
              </w:rPr>
            </w:pPr>
            <w:ins w:id="1834" w:author="LKY" w:date="2026-05-22T21:01:16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79D9CA2B">
            <w:pPr>
              <w:jc w:val="center"/>
              <w:rPr>
                <w:ins w:id="1835" w:author="LKY" w:date="2026-05-22T21:01:16Z"/>
                <w:rFonts w:hint="default" w:ascii="Times New Roman" w:hAnsi="Times New Roman" w:eastAsiaTheme="minorEastAsia" w:cstheme="minorBidi"/>
                <w:kern w:val="2"/>
                <w:sz w:val="21"/>
                <w:szCs w:val="24"/>
                <w:vertAlign w:val="baseline"/>
                <w:lang w:val="en-US" w:eastAsia="zh-CN" w:bidi="ar-SA"/>
              </w:rPr>
            </w:pPr>
            <w:ins w:id="1836" w:author="LKY" w:date="2026-05-22T21:01:16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5CFA2A4E">
            <w:pPr>
              <w:jc w:val="center"/>
              <w:rPr>
                <w:ins w:id="1837" w:author="LKY" w:date="2026-05-22T21:01:16Z"/>
                <w:rFonts w:hint="default" w:ascii="Times New Roman" w:hAnsi="Times New Roman" w:eastAsiaTheme="minorEastAsia" w:cstheme="minorBidi"/>
                <w:kern w:val="2"/>
                <w:sz w:val="21"/>
                <w:szCs w:val="24"/>
                <w:vertAlign w:val="baseline"/>
                <w:lang w:val="en-US" w:eastAsia="zh-CN" w:bidi="ar-SA"/>
              </w:rPr>
            </w:pPr>
            <w:ins w:id="1838" w:author="LKY" w:date="2026-05-22T21:01:16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6139BD16">
            <w:pPr>
              <w:jc w:val="center"/>
              <w:rPr>
                <w:ins w:id="1839" w:author="LKY" w:date="2026-05-22T21:01:16Z"/>
                <w:rFonts w:hint="default" w:ascii="Times New Roman" w:hAnsi="Times New Roman" w:eastAsiaTheme="minorEastAsia" w:cstheme="minorBidi"/>
                <w:kern w:val="2"/>
                <w:sz w:val="21"/>
                <w:szCs w:val="24"/>
                <w:vertAlign w:val="baseline"/>
                <w:lang w:val="en-US" w:eastAsia="zh-CN" w:bidi="ar-SA"/>
              </w:rPr>
            </w:pPr>
            <w:ins w:id="1840" w:author="LKY" w:date="2026-05-22T21:01:16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4192227C">
            <w:pPr>
              <w:jc w:val="center"/>
              <w:rPr>
                <w:ins w:id="1841" w:author="LKY" w:date="2026-05-22T21:01:16Z"/>
                <w:rFonts w:hint="default" w:ascii="Times New Roman" w:hAnsi="Times New Roman" w:eastAsiaTheme="minorEastAsia" w:cstheme="minorBidi"/>
                <w:kern w:val="2"/>
                <w:sz w:val="21"/>
                <w:szCs w:val="24"/>
                <w:vertAlign w:val="baseline"/>
                <w:lang w:val="en-US" w:eastAsia="zh-CN" w:bidi="ar-SA"/>
              </w:rPr>
            </w:pPr>
            <w:ins w:id="1842" w:author="LKY" w:date="2026-05-22T21:01:16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2E72182F">
            <w:pPr>
              <w:jc w:val="center"/>
              <w:rPr>
                <w:ins w:id="1843" w:author="LKY" w:date="2026-05-22T21:01:16Z"/>
                <w:rFonts w:hint="default" w:ascii="Times New Roman" w:hAnsi="Times New Roman" w:eastAsiaTheme="minorEastAsia" w:cstheme="minorBidi"/>
                <w:kern w:val="2"/>
                <w:sz w:val="21"/>
                <w:szCs w:val="24"/>
                <w:vertAlign w:val="baseline"/>
                <w:lang w:val="en-US" w:eastAsia="zh-CN" w:bidi="ar-SA"/>
              </w:rPr>
            </w:pPr>
            <w:ins w:id="1844" w:author="LKY" w:date="2026-05-22T21:01:16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43AD2B55">
            <w:pPr>
              <w:jc w:val="center"/>
              <w:rPr>
                <w:ins w:id="1845" w:author="LKY" w:date="2026-05-22T21:01:16Z"/>
                <w:rFonts w:hint="default" w:ascii="Times New Roman" w:hAnsi="Times New Roman"/>
                <w:vertAlign w:val="baseline"/>
                <w:lang w:val="en-US" w:eastAsia="zh-CN"/>
              </w:rPr>
            </w:pPr>
            <w:ins w:id="1846" w:author="LKY" w:date="2026-05-22T21:01:16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699B916B">
            <w:pPr>
              <w:jc w:val="center"/>
              <w:rPr>
                <w:ins w:id="1847" w:author="LKY" w:date="2026-05-22T21:01:16Z"/>
                <w:rFonts w:hint="default" w:ascii="Times New Roman" w:hAnsi="Times New Roman"/>
                <w:vertAlign w:val="baseline"/>
                <w:lang w:val="en-US" w:eastAsia="zh-CN"/>
              </w:rPr>
            </w:pPr>
            <w:ins w:id="1848" w:author="LKY" w:date="2026-05-22T21:01:16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4650CCB7">
            <w:pPr>
              <w:jc w:val="center"/>
              <w:rPr>
                <w:ins w:id="1849" w:author="LKY" w:date="2026-05-22T21:01:16Z"/>
                <w:rFonts w:hint="default" w:ascii="Times New Roman" w:hAnsi="Times New Roman"/>
                <w:vertAlign w:val="baseline"/>
                <w:lang w:val="en-US" w:eastAsia="zh-CN"/>
              </w:rPr>
            </w:pPr>
            <w:ins w:id="1850" w:author="LKY" w:date="2026-05-22T21:01:16Z">
              <w:r>
                <w:rPr>
                  <w:rFonts w:hint="eastAsia" w:ascii="Times New Roman" w:hAnsi="Times New Roman"/>
                  <w:vertAlign w:val="baseline"/>
                  <w:lang w:val="en-US" w:eastAsia="zh-CN"/>
                </w:rPr>
                <w:t>B9</w:t>
              </w:r>
            </w:ins>
          </w:p>
        </w:tc>
      </w:tr>
      <w:tr w14:paraId="6E3B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51" w:author="LKY" w:date="2026-05-22T21:01:16Z"/>
        </w:trPr>
        <w:tc>
          <w:tcPr>
            <w:tcW w:w="552" w:type="pct"/>
            <w:noWrap w:val="0"/>
            <w:vAlign w:val="top"/>
          </w:tcPr>
          <w:p w14:paraId="5AD2BBC2">
            <w:pPr>
              <w:jc w:val="center"/>
              <w:rPr>
                <w:ins w:id="1852" w:author="LKY" w:date="2026-05-22T21:01:16Z"/>
                <w:rFonts w:hint="default" w:ascii="Times New Roman" w:hAnsi="Times New Roman"/>
                <w:vertAlign w:val="baseline"/>
                <w:lang w:val="en-US" w:eastAsia="zh-CN"/>
              </w:rPr>
            </w:pPr>
            <w:ins w:id="1853" w:author="LKY" w:date="2026-05-22T21:01:16Z">
              <w:r>
                <w:rPr>
                  <w:rFonts w:hint="eastAsia" w:ascii="Times New Roman" w:hAnsi="Times New Roman"/>
                  <w:vertAlign w:val="baseline"/>
                  <w:lang w:val="en-US" w:eastAsia="zh-CN"/>
                </w:rPr>
                <w:t>名称</w:t>
              </w:r>
            </w:ins>
          </w:p>
        </w:tc>
        <w:tc>
          <w:tcPr>
            <w:tcW w:w="475" w:type="pct"/>
            <w:noWrap w:val="0"/>
            <w:vAlign w:val="top"/>
          </w:tcPr>
          <w:p w14:paraId="39F9B8F5">
            <w:pPr>
              <w:jc w:val="center"/>
              <w:rPr>
                <w:ins w:id="1854" w:author="LKY" w:date="2026-05-22T21:01:16Z"/>
                <w:rFonts w:hint="default" w:ascii="Times New Roman" w:hAnsi="Times New Roman"/>
                <w:vertAlign w:val="baseline"/>
                <w:lang w:val="en-US" w:eastAsia="zh-CN"/>
              </w:rPr>
            </w:pPr>
            <w:ins w:id="1855" w:author="LKY" w:date="2026-05-22T21:01:16Z">
              <w:r>
                <w:rPr>
                  <w:rFonts w:hint="eastAsia" w:ascii="Times New Roman" w:hAnsi="Times New Roman"/>
                  <w:vertAlign w:val="baseline"/>
                  <w:lang w:val="en-US" w:eastAsia="zh-CN"/>
                </w:rPr>
                <w:t>DO17</w:t>
              </w:r>
            </w:ins>
          </w:p>
        </w:tc>
        <w:tc>
          <w:tcPr>
            <w:tcW w:w="475" w:type="pct"/>
            <w:noWrap w:val="0"/>
            <w:vAlign w:val="top"/>
          </w:tcPr>
          <w:p w14:paraId="66267278">
            <w:pPr>
              <w:jc w:val="center"/>
              <w:rPr>
                <w:ins w:id="1856" w:author="LKY" w:date="2026-05-22T21:01:16Z"/>
                <w:rFonts w:hint="default" w:ascii="Times New Roman" w:hAnsi="Times New Roman"/>
                <w:vertAlign w:val="baseline"/>
                <w:lang w:val="en-US" w:eastAsia="zh-CN"/>
              </w:rPr>
            </w:pPr>
            <w:ins w:id="1857" w:author="LKY" w:date="2026-05-22T21:01:16Z">
              <w:r>
                <w:rPr>
                  <w:rFonts w:hint="eastAsia" w:ascii="Times New Roman" w:hAnsi="Times New Roman"/>
                  <w:vertAlign w:val="baseline"/>
                  <w:lang w:val="en-US" w:eastAsia="zh-CN"/>
                </w:rPr>
                <w:t>DO19</w:t>
              </w:r>
            </w:ins>
          </w:p>
        </w:tc>
        <w:tc>
          <w:tcPr>
            <w:tcW w:w="475" w:type="pct"/>
            <w:noWrap w:val="0"/>
            <w:vAlign w:val="top"/>
          </w:tcPr>
          <w:p w14:paraId="6C01BC72">
            <w:pPr>
              <w:jc w:val="center"/>
              <w:rPr>
                <w:ins w:id="1858" w:author="LKY" w:date="2026-05-22T21:01:16Z"/>
                <w:rFonts w:hint="default" w:ascii="Times New Roman" w:hAnsi="Times New Roman" w:eastAsiaTheme="minorEastAsia" w:cstheme="minorBidi"/>
                <w:kern w:val="2"/>
                <w:sz w:val="21"/>
                <w:szCs w:val="24"/>
                <w:vertAlign w:val="baseline"/>
                <w:lang w:val="en-US" w:eastAsia="zh-CN" w:bidi="ar-SA"/>
              </w:rPr>
            </w:pPr>
            <w:ins w:id="1859" w:author="LKY" w:date="2026-05-22T21:01:16Z">
              <w:r>
                <w:rPr>
                  <w:rFonts w:hint="eastAsia" w:ascii="Times New Roman" w:hAnsi="Times New Roman"/>
                  <w:vertAlign w:val="baseline"/>
                  <w:lang w:val="en-US" w:eastAsia="zh-CN"/>
                </w:rPr>
                <w:t>DO21</w:t>
              </w:r>
            </w:ins>
          </w:p>
        </w:tc>
        <w:tc>
          <w:tcPr>
            <w:tcW w:w="475" w:type="pct"/>
            <w:noWrap w:val="0"/>
            <w:vAlign w:val="top"/>
          </w:tcPr>
          <w:p w14:paraId="22DD9A27">
            <w:pPr>
              <w:jc w:val="center"/>
              <w:rPr>
                <w:ins w:id="1860" w:author="LKY" w:date="2026-05-22T21:01:16Z"/>
                <w:rFonts w:hint="default" w:ascii="Times New Roman" w:hAnsi="Times New Roman" w:eastAsiaTheme="minorEastAsia" w:cstheme="minorBidi"/>
                <w:kern w:val="2"/>
                <w:sz w:val="21"/>
                <w:szCs w:val="24"/>
                <w:vertAlign w:val="baseline"/>
                <w:lang w:val="en-US" w:eastAsia="zh-CN" w:bidi="ar-SA"/>
              </w:rPr>
            </w:pPr>
            <w:ins w:id="1861" w:author="LKY" w:date="2026-05-22T21:01:16Z">
              <w:r>
                <w:rPr>
                  <w:rFonts w:hint="eastAsia" w:ascii="Times New Roman" w:hAnsi="Times New Roman"/>
                  <w:vertAlign w:val="baseline"/>
                  <w:lang w:val="en-US" w:eastAsia="zh-CN"/>
                </w:rPr>
                <w:t>DO23</w:t>
              </w:r>
            </w:ins>
          </w:p>
        </w:tc>
        <w:tc>
          <w:tcPr>
            <w:tcW w:w="475" w:type="pct"/>
            <w:noWrap w:val="0"/>
            <w:vAlign w:val="top"/>
          </w:tcPr>
          <w:p w14:paraId="453CEB36">
            <w:pPr>
              <w:jc w:val="center"/>
              <w:rPr>
                <w:ins w:id="1862" w:author="LKY" w:date="2026-05-22T21:01:16Z"/>
                <w:rFonts w:hint="default" w:ascii="Times New Roman" w:hAnsi="Times New Roman"/>
                <w:vertAlign w:val="baseline"/>
                <w:lang w:val="en-US" w:eastAsia="zh-CN"/>
              </w:rPr>
            </w:pPr>
            <w:ins w:id="1863" w:author="LKY" w:date="2026-05-22T21:01:16Z">
              <w:r>
                <w:rPr>
                  <w:rFonts w:hint="eastAsia" w:ascii="Times New Roman" w:hAnsi="Times New Roman"/>
                  <w:vertAlign w:val="baseline"/>
                  <w:lang w:val="en-US" w:eastAsia="zh-CN"/>
                </w:rPr>
                <w:t>DO25</w:t>
              </w:r>
            </w:ins>
          </w:p>
        </w:tc>
        <w:tc>
          <w:tcPr>
            <w:tcW w:w="475" w:type="pct"/>
            <w:noWrap w:val="0"/>
            <w:vAlign w:val="top"/>
          </w:tcPr>
          <w:p w14:paraId="233A3285">
            <w:pPr>
              <w:jc w:val="center"/>
              <w:rPr>
                <w:ins w:id="1864" w:author="LKY" w:date="2026-05-22T21:01:16Z"/>
                <w:rFonts w:hint="default" w:ascii="Times New Roman" w:hAnsi="Times New Roman"/>
                <w:vertAlign w:val="baseline"/>
                <w:lang w:val="en-US" w:eastAsia="zh-CN"/>
              </w:rPr>
            </w:pPr>
            <w:ins w:id="1865" w:author="LKY" w:date="2026-05-22T21:01:16Z">
              <w:r>
                <w:rPr>
                  <w:rFonts w:hint="eastAsia" w:ascii="Times New Roman" w:hAnsi="Times New Roman"/>
                  <w:vertAlign w:val="baseline"/>
                  <w:lang w:val="en-US" w:eastAsia="zh-CN"/>
                </w:rPr>
                <w:t>DO27</w:t>
              </w:r>
            </w:ins>
          </w:p>
        </w:tc>
        <w:tc>
          <w:tcPr>
            <w:tcW w:w="475" w:type="pct"/>
            <w:noWrap w:val="0"/>
            <w:vAlign w:val="top"/>
          </w:tcPr>
          <w:p w14:paraId="44524656">
            <w:pPr>
              <w:jc w:val="center"/>
              <w:rPr>
                <w:ins w:id="1866" w:author="LKY" w:date="2026-05-22T21:01:16Z"/>
                <w:rFonts w:hint="default" w:ascii="Times New Roman" w:hAnsi="Times New Roman"/>
                <w:vertAlign w:val="baseline"/>
                <w:lang w:val="en-US" w:eastAsia="zh-CN"/>
              </w:rPr>
            </w:pPr>
            <w:ins w:id="1867" w:author="LKY" w:date="2026-05-22T21:01:16Z">
              <w:r>
                <w:rPr>
                  <w:rFonts w:hint="eastAsia" w:ascii="Times New Roman" w:hAnsi="Times New Roman"/>
                  <w:vertAlign w:val="baseline"/>
                  <w:lang w:val="en-US" w:eastAsia="zh-CN"/>
                </w:rPr>
                <w:t>DO29</w:t>
              </w:r>
            </w:ins>
          </w:p>
        </w:tc>
        <w:tc>
          <w:tcPr>
            <w:tcW w:w="620" w:type="pct"/>
            <w:noWrap w:val="0"/>
            <w:vAlign w:val="top"/>
          </w:tcPr>
          <w:p w14:paraId="46B45A27">
            <w:pPr>
              <w:jc w:val="center"/>
              <w:rPr>
                <w:ins w:id="1868" w:author="LKY" w:date="2026-05-22T21:01:16Z"/>
                <w:rFonts w:hint="default" w:ascii="Times New Roman" w:hAnsi="Times New Roman"/>
                <w:vertAlign w:val="baseline"/>
                <w:lang w:val="en-US" w:eastAsia="zh-CN"/>
              </w:rPr>
            </w:pPr>
            <w:ins w:id="1869" w:author="LKY" w:date="2026-05-22T21:01:16Z">
              <w:r>
                <w:rPr>
                  <w:rFonts w:hint="eastAsia" w:ascii="Times New Roman" w:hAnsi="Times New Roman"/>
                  <w:vertAlign w:val="baseline"/>
                  <w:lang w:val="en-US" w:eastAsia="zh-CN"/>
                </w:rPr>
                <w:t>DO31</w:t>
              </w:r>
            </w:ins>
          </w:p>
        </w:tc>
        <w:tc>
          <w:tcPr>
            <w:tcW w:w="495" w:type="pct"/>
            <w:noWrap w:val="0"/>
            <w:vAlign w:val="top"/>
          </w:tcPr>
          <w:p w14:paraId="38C00345">
            <w:pPr>
              <w:jc w:val="center"/>
              <w:rPr>
                <w:ins w:id="1870" w:author="LKY" w:date="2026-05-22T21:01:16Z"/>
                <w:rFonts w:hint="default" w:ascii="Times New Roman" w:hAnsi="Times New Roman"/>
                <w:vertAlign w:val="baseline"/>
                <w:lang w:val="en-US" w:eastAsia="zh-CN"/>
              </w:rPr>
            </w:pPr>
            <w:ins w:id="1871" w:author="LKY" w:date="2026-05-22T21:01:16Z">
              <w:r>
                <w:rPr>
                  <w:rFonts w:hint="eastAsia" w:ascii="Times New Roman" w:hAnsi="Times New Roman"/>
                  <w:vertAlign w:val="baseline"/>
                  <w:lang w:val="en-US" w:eastAsia="zh-CN"/>
                </w:rPr>
                <w:t>PE</w:t>
              </w:r>
            </w:ins>
          </w:p>
        </w:tc>
      </w:tr>
      <w:tr w14:paraId="7412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72" w:author="LKY" w:date="2026-05-22T21:01:16Z"/>
        </w:trPr>
        <w:tc>
          <w:tcPr>
            <w:tcW w:w="552" w:type="pct"/>
            <w:noWrap w:val="0"/>
            <w:vAlign w:val="top"/>
          </w:tcPr>
          <w:p w14:paraId="2CA0646C">
            <w:pPr>
              <w:jc w:val="center"/>
              <w:rPr>
                <w:ins w:id="1873" w:author="LKY" w:date="2026-05-22T21:01:16Z"/>
                <w:rFonts w:hint="default" w:ascii="Times New Roman" w:hAnsi="Times New Roman"/>
                <w:vertAlign w:val="baseline"/>
                <w:lang w:val="en-US" w:eastAsia="zh-CN"/>
              </w:rPr>
            </w:pPr>
            <w:ins w:id="1874" w:author="LKY" w:date="2026-05-22T21:01:16Z">
              <w:r>
                <w:rPr>
                  <w:rFonts w:hint="eastAsia" w:ascii="Times New Roman" w:hAnsi="Times New Roman"/>
                  <w:vertAlign w:val="baseline"/>
                  <w:lang w:val="en-US" w:eastAsia="zh-CN"/>
                </w:rPr>
                <w:t>端口号</w:t>
              </w:r>
            </w:ins>
          </w:p>
        </w:tc>
        <w:tc>
          <w:tcPr>
            <w:tcW w:w="475" w:type="pct"/>
            <w:noWrap w:val="0"/>
            <w:vAlign w:val="top"/>
          </w:tcPr>
          <w:p w14:paraId="737ECD07">
            <w:pPr>
              <w:jc w:val="center"/>
              <w:rPr>
                <w:ins w:id="1875" w:author="LKY" w:date="2026-05-22T21:01:16Z"/>
                <w:rFonts w:hint="default" w:ascii="Times New Roman" w:hAnsi="Times New Roman"/>
                <w:vertAlign w:val="baseline"/>
                <w:lang w:val="en-US" w:eastAsia="zh-CN"/>
              </w:rPr>
            </w:pPr>
            <w:ins w:id="1876" w:author="LKY" w:date="2026-05-22T21:01:16Z">
              <w:r>
                <w:rPr>
                  <w:rFonts w:hint="eastAsia" w:ascii="Times New Roman" w:hAnsi="Times New Roman"/>
                  <w:vertAlign w:val="baseline"/>
                  <w:lang w:val="en-US" w:eastAsia="zh-CN"/>
                </w:rPr>
                <w:t>A1</w:t>
              </w:r>
            </w:ins>
          </w:p>
        </w:tc>
        <w:tc>
          <w:tcPr>
            <w:tcW w:w="475" w:type="pct"/>
            <w:noWrap w:val="0"/>
            <w:vAlign w:val="top"/>
          </w:tcPr>
          <w:p w14:paraId="4A9689DE">
            <w:pPr>
              <w:jc w:val="center"/>
              <w:rPr>
                <w:ins w:id="1877" w:author="LKY" w:date="2026-05-22T21:01:16Z"/>
                <w:rFonts w:hint="default" w:ascii="Times New Roman" w:hAnsi="Times New Roman"/>
                <w:vertAlign w:val="baseline"/>
                <w:lang w:val="en-US" w:eastAsia="zh-CN"/>
              </w:rPr>
            </w:pPr>
            <w:ins w:id="1878" w:author="LKY" w:date="2026-05-22T21:01:16Z">
              <w:r>
                <w:rPr>
                  <w:rFonts w:hint="eastAsia" w:ascii="Times New Roman" w:hAnsi="Times New Roman"/>
                  <w:vertAlign w:val="baseline"/>
                  <w:lang w:val="en-US" w:eastAsia="zh-CN"/>
                </w:rPr>
                <w:t>A2</w:t>
              </w:r>
            </w:ins>
          </w:p>
        </w:tc>
        <w:tc>
          <w:tcPr>
            <w:tcW w:w="475" w:type="pct"/>
            <w:noWrap w:val="0"/>
            <w:vAlign w:val="top"/>
          </w:tcPr>
          <w:p w14:paraId="5C765CC9">
            <w:pPr>
              <w:jc w:val="center"/>
              <w:rPr>
                <w:ins w:id="1879" w:author="LKY" w:date="2026-05-22T21:01:16Z"/>
                <w:rFonts w:hint="default" w:ascii="Times New Roman" w:hAnsi="Times New Roman"/>
                <w:vertAlign w:val="baseline"/>
                <w:lang w:val="en-US" w:eastAsia="zh-CN"/>
              </w:rPr>
            </w:pPr>
            <w:ins w:id="1880" w:author="LKY" w:date="2026-05-22T21:01:16Z">
              <w:r>
                <w:rPr>
                  <w:rFonts w:hint="eastAsia" w:ascii="Times New Roman" w:hAnsi="Times New Roman"/>
                  <w:vertAlign w:val="baseline"/>
                  <w:lang w:val="en-US" w:eastAsia="zh-CN"/>
                </w:rPr>
                <w:t>A3</w:t>
              </w:r>
            </w:ins>
          </w:p>
        </w:tc>
        <w:tc>
          <w:tcPr>
            <w:tcW w:w="475" w:type="pct"/>
            <w:noWrap w:val="0"/>
            <w:vAlign w:val="top"/>
          </w:tcPr>
          <w:p w14:paraId="63A9F17F">
            <w:pPr>
              <w:jc w:val="center"/>
              <w:rPr>
                <w:ins w:id="1881" w:author="LKY" w:date="2026-05-22T21:01:16Z"/>
                <w:rFonts w:hint="default" w:ascii="Times New Roman" w:hAnsi="Times New Roman"/>
                <w:vertAlign w:val="baseline"/>
                <w:lang w:val="en-US" w:eastAsia="zh-CN"/>
              </w:rPr>
            </w:pPr>
            <w:ins w:id="1882" w:author="LKY" w:date="2026-05-22T21:01:16Z">
              <w:r>
                <w:rPr>
                  <w:rFonts w:hint="eastAsia" w:ascii="Times New Roman" w:hAnsi="Times New Roman"/>
                  <w:vertAlign w:val="baseline"/>
                  <w:lang w:val="en-US" w:eastAsia="zh-CN"/>
                </w:rPr>
                <w:t>A4</w:t>
              </w:r>
            </w:ins>
          </w:p>
        </w:tc>
        <w:tc>
          <w:tcPr>
            <w:tcW w:w="475" w:type="pct"/>
            <w:noWrap w:val="0"/>
            <w:vAlign w:val="top"/>
          </w:tcPr>
          <w:p w14:paraId="2E085D3F">
            <w:pPr>
              <w:jc w:val="center"/>
              <w:rPr>
                <w:ins w:id="1883" w:author="LKY" w:date="2026-05-22T21:01:16Z"/>
                <w:rFonts w:hint="default" w:ascii="Times New Roman" w:hAnsi="Times New Roman"/>
                <w:vertAlign w:val="baseline"/>
                <w:lang w:val="en-US" w:eastAsia="zh-CN"/>
              </w:rPr>
            </w:pPr>
            <w:ins w:id="1884" w:author="LKY" w:date="2026-05-22T21:01:16Z">
              <w:r>
                <w:rPr>
                  <w:rFonts w:hint="eastAsia" w:ascii="Times New Roman" w:hAnsi="Times New Roman"/>
                  <w:vertAlign w:val="baseline"/>
                  <w:lang w:val="en-US" w:eastAsia="zh-CN"/>
                </w:rPr>
                <w:t>A5</w:t>
              </w:r>
            </w:ins>
          </w:p>
        </w:tc>
        <w:tc>
          <w:tcPr>
            <w:tcW w:w="475" w:type="pct"/>
            <w:noWrap w:val="0"/>
            <w:vAlign w:val="top"/>
          </w:tcPr>
          <w:p w14:paraId="4DFCFE06">
            <w:pPr>
              <w:jc w:val="center"/>
              <w:rPr>
                <w:ins w:id="1885" w:author="LKY" w:date="2026-05-22T21:01:16Z"/>
                <w:rFonts w:hint="default" w:ascii="Times New Roman" w:hAnsi="Times New Roman"/>
                <w:vertAlign w:val="baseline"/>
                <w:lang w:val="en-US" w:eastAsia="zh-CN"/>
              </w:rPr>
            </w:pPr>
            <w:ins w:id="1886" w:author="LKY" w:date="2026-05-22T21:01:16Z">
              <w:r>
                <w:rPr>
                  <w:rFonts w:hint="eastAsia" w:ascii="Times New Roman" w:hAnsi="Times New Roman"/>
                  <w:vertAlign w:val="baseline"/>
                  <w:lang w:val="en-US" w:eastAsia="zh-CN"/>
                </w:rPr>
                <w:t>A6</w:t>
              </w:r>
            </w:ins>
          </w:p>
        </w:tc>
        <w:tc>
          <w:tcPr>
            <w:tcW w:w="475" w:type="pct"/>
            <w:noWrap w:val="0"/>
            <w:vAlign w:val="top"/>
          </w:tcPr>
          <w:p w14:paraId="7A622171">
            <w:pPr>
              <w:jc w:val="center"/>
              <w:rPr>
                <w:ins w:id="1887" w:author="LKY" w:date="2026-05-22T21:01:16Z"/>
                <w:rFonts w:hint="default" w:ascii="Times New Roman" w:hAnsi="Times New Roman"/>
                <w:vertAlign w:val="baseline"/>
                <w:lang w:val="en-US" w:eastAsia="zh-CN"/>
              </w:rPr>
            </w:pPr>
            <w:ins w:id="1888" w:author="LKY" w:date="2026-05-22T21:01:16Z">
              <w:r>
                <w:rPr>
                  <w:rFonts w:hint="eastAsia" w:ascii="Times New Roman" w:hAnsi="Times New Roman"/>
                  <w:vertAlign w:val="baseline"/>
                  <w:lang w:val="en-US" w:eastAsia="zh-CN"/>
                </w:rPr>
                <w:t>A7</w:t>
              </w:r>
            </w:ins>
          </w:p>
        </w:tc>
        <w:tc>
          <w:tcPr>
            <w:tcW w:w="620" w:type="pct"/>
            <w:noWrap w:val="0"/>
            <w:vAlign w:val="top"/>
          </w:tcPr>
          <w:p w14:paraId="3E53A6D5">
            <w:pPr>
              <w:jc w:val="center"/>
              <w:rPr>
                <w:ins w:id="1889" w:author="LKY" w:date="2026-05-22T21:01:16Z"/>
                <w:rFonts w:hint="default" w:ascii="Times New Roman" w:hAnsi="Times New Roman"/>
                <w:vertAlign w:val="baseline"/>
                <w:lang w:val="en-US" w:eastAsia="zh-CN"/>
              </w:rPr>
            </w:pPr>
            <w:ins w:id="1890" w:author="LKY" w:date="2026-05-22T21:01:16Z">
              <w:r>
                <w:rPr>
                  <w:rFonts w:hint="eastAsia" w:ascii="Times New Roman" w:hAnsi="Times New Roman"/>
                  <w:vertAlign w:val="baseline"/>
                  <w:lang w:val="en-US" w:eastAsia="zh-CN"/>
                </w:rPr>
                <w:t>A8</w:t>
              </w:r>
            </w:ins>
          </w:p>
        </w:tc>
        <w:tc>
          <w:tcPr>
            <w:tcW w:w="495" w:type="pct"/>
            <w:noWrap w:val="0"/>
            <w:vAlign w:val="top"/>
          </w:tcPr>
          <w:p w14:paraId="737951C3">
            <w:pPr>
              <w:jc w:val="center"/>
              <w:rPr>
                <w:ins w:id="1891" w:author="LKY" w:date="2026-05-22T21:01:16Z"/>
                <w:rFonts w:hint="default" w:ascii="Times New Roman" w:hAnsi="Times New Roman"/>
                <w:vertAlign w:val="baseline"/>
                <w:lang w:val="en-US" w:eastAsia="zh-CN"/>
              </w:rPr>
            </w:pPr>
            <w:ins w:id="1892" w:author="LKY" w:date="2026-05-22T21:01:16Z">
              <w:r>
                <w:rPr>
                  <w:rFonts w:hint="eastAsia" w:ascii="Times New Roman" w:hAnsi="Times New Roman"/>
                  <w:vertAlign w:val="baseline"/>
                  <w:lang w:val="en-US" w:eastAsia="zh-CN"/>
                </w:rPr>
                <w:t>A9</w:t>
              </w:r>
            </w:ins>
          </w:p>
        </w:tc>
      </w:tr>
      <w:tr w14:paraId="4565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93" w:author="LKY" w:date="2026-05-22T21:01:16Z"/>
        </w:trPr>
        <w:tc>
          <w:tcPr>
            <w:tcW w:w="552" w:type="pct"/>
            <w:noWrap w:val="0"/>
            <w:vAlign w:val="top"/>
          </w:tcPr>
          <w:p w14:paraId="1C15AAC9">
            <w:pPr>
              <w:jc w:val="center"/>
              <w:rPr>
                <w:ins w:id="1894" w:author="LKY" w:date="2026-05-22T21:01:16Z"/>
                <w:rFonts w:hint="default" w:ascii="Times New Roman" w:hAnsi="Times New Roman"/>
                <w:vertAlign w:val="baseline"/>
                <w:lang w:val="en-US" w:eastAsia="zh-CN"/>
              </w:rPr>
            </w:pPr>
            <w:ins w:id="1895" w:author="LKY" w:date="2026-05-22T21:01:16Z">
              <w:r>
                <w:rPr>
                  <w:rFonts w:hint="eastAsia" w:ascii="Times New Roman" w:hAnsi="Times New Roman"/>
                  <w:vertAlign w:val="baseline"/>
                  <w:lang w:val="en-US" w:eastAsia="zh-CN"/>
                </w:rPr>
                <w:t>名称</w:t>
              </w:r>
            </w:ins>
          </w:p>
        </w:tc>
        <w:tc>
          <w:tcPr>
            <w:tcW w:w="475" w:type="pct"/>
            <w:noWrap w:val="0"/>
            <w:vAlign w:val="top"/>
          </w:tcPr>
          <w:p w14:paraId="5236DA7F">
            <w:pPr>
              <w:jc w:val="center"/>
              <w:rPr>
                <w:ins w:id="1896" w:author="LKY" w:date="2026-05-22T21:01:16Z"/>
                <w:rFonts w:hint="default" w:ascii="Times New Roman" w:hAnsi="Times New Roman"/>
                <w:vertAlign w:val="baseline"/>
                <w:lang w:val="en-US" w:eastAsia="zh-CN"/>
              </w:rPr>
            </w:pPr>
            <w:ins w:id="1897" w:author="LKY" w:date="2026-05-22T21:01:16Z">
              <w:r>
                <w:rPr>
                  <w:rFonts w:hint="eastAsia" w:ascii="Times New Roman" w:hAnsi="Times New Roman"/>
                  <w:vertAlign w:val="baseline"/>
                  <w:lang w:val="en-US" w:eastAsia="zh-CN"/>
                </w:rPr>
                <w:t>DO16</w:t>
              </w:r>
            </w:ins>
          </w:p>
        </w:tc>
        <w:tc>
          <w:tcPr>
            <w:tcW w:w="475" w:type="pct"/>
            <w:noWrap w:val="0"/>
            <w:vAlign w:val="top"/>
          </w:tcPr>
          <w:p w14:paraId="67EF6B54">
            <w:pPr>
              <w:jc w:val="center"/>
              <w:rPr>
                <w:ins w:id="1898" w:author="LKY" w:date="2026-05-22T21:01:16Z"/>
                <w:rFonts w:hint="default" w:ascii="Times New Roman" w:hAnsi="Times New Roman"/>
                <w:vertAlign w:val="baseline"/>
                <w:lang w:val="en-US" w:eastAsia="zh-CN"/>
              </w:rPr>
            </w:pPr>
            <w:ins w:id="1899" w:author="LKY" w:date="2026-05-22T21:01:16Z">
              <w:r>
                <w:rPr>
                  <w:rFonts w:hint="eastAsia" w:ascii="Times New Roman" w:hAnsi="Times New Roman"/>
                  <w:vertAlign w:val="baseline"/>
                  <w:lang w:val="en-US" w:eastAsia="zh-CN"/>
                </w:rPr>
                <w:t>DO18</w:t>
              </w:r>
            </w:ins>
          </w:p>
        </w:tc>
        <w:tc>
          <w:tcPr>
            <w:tcW w:w="475" w:type="pct"/>
            <w:noWrap w:val="0"/>
            <w:vAlign w:val="top"/>
          </w:tcPr>
          <w:p w14:paraId="4D293B38">
            <w:pPr>
              <w:jc w:val="center"/>
              <w:rPr>
                <w:ins w:id="1900" w:author="LKY" w:date="2026-05-22T21:01:16Z"/>
                <w:rFonts w:hint="default" w:ascii="Times New Roman" w:hAnsi="Times New Roman"/>
                <w:vertAlign w:val="baseline"/>
                <w:lang w:val="en-US" w:eastAsia="zh-CN"/>
              </w:rPr>
            </w:pPr>
            <w:ins w:id="1901" w:author="LKY" w:date="2026-05-22T21:01:16Z">
              <w:r>
                <w:rPr>
                  <w:rFonts w:hint="eastAsia" w:ascii="Times New Roman" w:hAnsi="Times New Roman"/>
                  <w:vertAlign w:val="baseline"/>
                  <w:lang w:val="en-US" w:eastAsia="zh-CN"/>
                </w:rPr>
                <w:t>DO20</w:t>
              </w:r>
            </w:ins>
          </w:p>
        </w:tc>
        <w:tc>
          <w:tcPr>
            <w:tcW w:w="475" w:type="pct"/>
            <w:noWrap w:val="0"/>
            <w:vAlign w:val="top"/>
          </w:tcPr>
          <w:p w14:paraId="05D8A654">
            <w:pPr>
              <w:jc w:val="center"/>
              <w:rPr>
                <w:ins w:id="1902" w:author="LKY" w:date="2026-05-22T21:01:16Z"/>
                <w:rFonts w:hint="default" w:ascii="Times New Roman" w:hAnsi="Times New Roman"/>
                <w:vertAlign w:val="baseline"/>
                <w:lang w:val="en-US" w:eastAsia="zh-CN"/>
              </w:rPr>
            </w:pPr>
            <w:ins w:id="1903" w:author="LKY" w:date="2026-05-22T21:01:16Z">
              <w:r>
                <w:rPr>
                  <w:rFonts w:hint="eastAsia" w:ascii="Times New Roman" w:hAnsi="Times New Roman"/>
                  <w:vertAlign w:val="baseline"/>
                  <w:lang w:val="en-US" w:eastAsia="zh-CN"/>
                </w:rPr>
                <w:t>DO22</w:t>
              </w:r>
            </w:ins>
          </w:p>
        </w:tc>
        <w:tc>
          <w:tcPr>
            <w:tcW w:w="475" w:type="pct"/>
            <w:noWrap w:val="0"/>
            <w:vAlign w:val="top"/>
          </w:tcPr>
          <w:p w14:paraId="246BF7AA">
            <w:pPr>
              <w:jc w:val="center"/>
              <w:rPr>
                <w:ins w:id="1904" w:author="LKY" w:date="2026-05-22T21:01:16Z"/>
                <w:rFonts w:hint="default" w:ascii="Times New Roman" w:hAnsi="Times New Roman"/>
                <w:vertAlign w:val="baseline"/>
                <w:lang w:val="en-US" w:eastAsia="zh-CN"/>
              </w:rPr>
            </w:pPr>
            <w:ins w:id="1905" w:author="LKY" w:date="2026-05-22T21:01:16Z">
              <w:r>
                <w:rPr>
                  <w:rFonts w:hint="eastAsia" w:ascii="Times New Roman" w:hAnsi="Times New Roman"/>
                  <w:vertAlign w:val="baseline"/>
                  <w:lang w:val="en-US" w:eastAsia="zh-CN"/>
                </w:rPr>
                <w:t>DO24</w:t>
              </w:r>
            </w:ins>
          </w:p>
        </w:tc>
        <w:tc>
          <w:tcPr>
            <w:tcW w:w="475" w:type="pct"/>
            <w:noWrap w:val="0"/>
            <w:vAlign w:val="top"/>
          </w:tcPr>
          <w:p w14:paraId="3DE40707">
            <w:pPr>
              <w:jc w:val="center"/>
              <w:rPr>
                <w:ins w:id="1906" w:author="LKY" w:date="2026-05-22T21:01:16Z"/>
                <w:rFonts w:hint="default" w:ascii="Times New Roman" w:hAnsi="Times New Roman"/>
                <w:vertAlign w:val="baseline"/>
                <w:lang w:val="en-US" w:eastAsia="zh-CN"/>
              </w:rPr>
            </w:pPr>
            <w:ins w:id="1907" w:author="LKY" w:date="2026-05-22T21:01:16Z">
              <w:r>
                <w:rPr>
                  <w:rFonts w:hint="eastAsia" w:ascii="Times New Roman" w:hAnsi="Times New Roman"/>
                  <w:vertAlign w:val="baseline"/>
                  <w:lang w:val="en-US" w:eastAsia="zh-CN"/>
                </w:rPr>
                <w:t>DO26</w:t>
              </w:r>
            </w:ins>
          </w:p>
        </w:tc>
        <w:tc>
          <w:tcPr>
            <w:tcW w:w="475" w:type="pct"/>
            <w:noWrap w:val="0"/>
            <w:vAlign w:val="top"/>
          </w:tcPr>
          <w:p w14:paraId="50BEBDBA">
            <w:pPr>
              <w:jc w:val="center"/>
              <w:rPr>
                <w:ins w:id="1908" w:author="LKY" w:date="2026-05-22T21:01:16Z"/>
                <w:rFonts w:hint="default" w:ascii="Times New Roman" w:hAnsi="Times New Roman"/>
                <w:vertAlign w:val="baseline"/>
                <w:lang w:val="en-US" w:eastAsia="zh-CN"/>
              </w:rPr>
            </w:pPr>
            <w:ins w:id="1909" w:author="LKY" w:date="2026-05-22T21:01:16Z">
              <w:r>
                <w:rPr>
                  <w:rFonts w:hint="eastAsia" w:ascii="Times New Roman" w:hAnsi="Times New Roman"/>
                  <w:vertAlign w:val="baseline"/>
                  <w:lang w:val="en-US" w:eastAsia="zh-CN"/>
                </w:rPr>
                <w:t>DO28</w:t>
              </w:r>
            </w:ins>
          </w:p>
        </w:tc>
        <w:tc>
          <w:tcPr>
            <w:tcW w:w="620" w:type="pct"/>
            <w:noWrap w:val="0"/>
            <w:vAlign w:val="top"/>
          </w:tcPr>
          <w:p w14:paraId="10988FEF">
            <w:pPr>
              <w:jc w:val="center"/>
              <w:rPr>
                <w:ins w:id="1910" w:author="LKY" w:date="2026-05-22T21:01:16Z"/>
                <w:rFonts w:hint="default" w:ascii="Times New Roman" w:hAnsi="Times New Roman"/>
                <w:vertAlign w:val="baseline"/>
                <w:lang w:val="en-US" w:eastAsia="zh-CN"/>
              </w:rPr>
            </w:pPr>
            <w:ins w:id="1911" w:author="LKY" w:date="2026-05-22T21:01:16Z">
              <w:r>
                <w:rPr>
                  <w:rFonts w:hint="eastAsia" w:ascii="Times New Roman" w:hAnsi="Times New Roman"/>
                  <w:vertAlign w:val="baseline"/>
                  <w:lang w:val="en-US" w:eastAsia="zh-CN"/>
                </w:rPr>
                <w:t>DO30</w:t>
              </w:r>
            </w:ins>
          </w:p>
        </w:tc>
        <w:tc>
          <w:tcPr>
            <w:tcW w:w="495" w:type="pct"/>
            <w:noWrap w:val="0"/>
            <w:vAlign w:val="top"/>
          </w:tcPr>
          <w:p w14:paraId="409410BA">
            <w:pPr>
              <w:jc w:val="center"/>
              <w:rPr>
                <w:ins w:id="1912" w:author="LKY" w:date="2026-05-22T21:01:16Z"/>
                <w:rFonts w:hint="default" w:ascii="Times New Roman" w:hAnsi="Times New Roman"/>
                <w:vertAlign w:val="baseline"/>
                <w:lang w:val="en-US" w:eastAsia="zh-CN"/>
              </w:rPr>
            </w:pPr>
            <w:ins w:id="1913" w:author="LKY" w:date="2026-05-22T21:01:16Z">
              <w:r>
                <w:rPr>
                  <w:rFonts w:hint="eastAsia" w:ascii="Times New Roman" w:hAnsi="Times New Roman"/>
                  <w:vertAlign w:val="baseline"/>
                  <w:lang w:val="en-US" w:eastAsia="zh-CN"/>
                </w:rPr>
                <w:t>COM</w:t>
              </w:r>
            </w:ins>
          </w:p>
        </w:tc>
      </w:tr>
      <w:tr w14:paraId="6CB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914" w:author="LKY" w:date="2026-05-22T21:01:16Z"/>
        </w:trPr>
        <w:tc>
          <w:tcPr>
            <w:tcW w:w="552" w:type="pct"/>
            <w:noWrap w:val="0"/>
            <w:vAlign w:val="top"/>
          </w:tcPr>
          <w:p w14:paraId="3A993CA6">
            <w:pPr>
              <w:jc w:val="center"/>
              <w:rPr>
                <w:ins w:id="1915" w:author="LKY" w:date="2026-05-22T21:01:16Z"/>
                <w:rFonts w:hint="default" w:ascii="Times New Roman" w:hAnsi="Times New Roman"/>
                <w:vertAlign w:val="baseline"/>
                <w:lang w:val="en-US" w:eastAsia="zh-CN"/>
              </w:rPr>
            </w:pPr>
            <w:ins w:id="1916" w:author="LKY" w:date="2026-05-22T21:01:16Z">
              <w:r>
                <w:rPr>
                  <w:rFonts w:hint="eastAsia" w:ascii="Times New Roman" w:hAnsi="Times New Roman"/>
                  <w:vertAlign w:val="baseline"/>
                  <w:lang w:val="en-US" w:eastAsia="zh-CN"/>
                </w:rPr>
                <w:t>端口号</w:t>
              </w:r>
            </w:ins>
          </w:p>
        </w:tc>
        <w:tc>
          <w:tcPr>
            <w:tcW w:w="475" w:type="pct"/>
            <w:noWrap w:val="0"/>
            <w:vAlign w:val="top"/>
          </w:tcPr>
          <w:p w14:paraId="2A7E3F59">
            <w:pPr>
              <w:jc w:val="center"/>
              <w:rPr>
                <w:ins w:id="1917" w:author="LKY" w:date="2026-05-22T21:01:16Z"/>
                <w:rFonts w:hint="default" w:ascii="Times New Roman" w:hAnsi="Times New Roman"/>
                <w:vertAlign w:val="baseline"/>
                <w:lang w:val="en-US" w:eastAsia="zh-CN"/>
              </w:rPr>
            </w:pPr>
            <w:ins w:id="1918" w:author="LKY" w:date="2026-05-22T21:01:16Z">
              <w:r>
                <w:rPr>
                  <w:rFonts w:hint="eastAsia" w:ascii="Times New Roman" w:hAnsi="Times New Roman"/>
                  <w:vertAlign w:val="baseline"/>
                  <w:lang w:val="en-US" w:eastAsia="zh-CN"/>
                </w:rPr>
                <w:t>B1</w:t>
              </w:r>
            </w:ins>
          </w:p>
        </w:tc>
        <w:tc>
          <w:tcPr>
            <w:tcW w:w="475" w:type="pct"/>
            <w:noWrap w:val="0"/>
            <w:vAlign w:val="top"/>
          </w:tcPr>
          <w:p w14:paraId="3A68AA08">
            <w:pPr>
              <w:jc w:val="center"/>
              <w:rPr>
                <w:ins w:id="1919" w:author="LKY" w:date="2026-05-22T21:01:16Z"/>
                <w:rFonts w:hint="default" w:ascii="Times New Roman" w:hAnsi="Times New Roman"/>
                <w:vertAlign w:val="baseline"/>
                <w:lang w:val="en-US" w:eastAsia="zh-CN"/>
              </w:rPr>
            </w:pPr>
            <w:ins w:id="1920" w:author="LKY" w:date="2026-05-22T21:01:16Z">
              <w:r>
                <w:rPr>
                  <w:rFonts w:hint="eastAsia" w:ascii="Times New Roman" w:hAnsi="Times New Roman"/>
                  <w:vertAlign w:val="baseline"/>
                  <w:lang w:val="en-US" w:eastAsia="zh-CN"/>
                </w:rPr>
                <w:t>B2</w:t>
              </w:r>
            </w:ins>
          </w:p>
        </w:tc>
        <w:tc>
          <w:tcPr>
            <w:tcW w:w="475" w:type="pct"/>
            <w:noWrap w:val="0"/>
            <w:vAlign w:val="top"/>
          </w:tcPr>
          <w:p w14:paraId="0F0B5CD4">
            <w:pPr>
              <w:jc w:val="center"/>
              <w:rPr>
                <w:ins w:id="1921" w:author="LKY" w:date="2026-05-22T21:01:16Z"/>
                <w:rFonts w:hint="default" w:ascii="Times New Roman" w:hAnsi="Times New Roman"/>
                <w:vertAlign w:val="baseline"/>
                <w:lang w:val="en-US" w:eastAsia="zh-CN"/>
              </w:rPr>
            </w:pPr>
            <w:ins w:id="1922" w:author="LKY" w:date="2026-05-22T21:01:16Z">
              <w:r>
                <w:rPr>
                  <w:rFonts w:hint="eastAsia" w:ascii="Times New Roman" w:hAnsi="Times New Roman"/>
                  <w:vertAlign w:val="baseline"/>
                  <w:lang w:val="en-US" w:eastAsia="zh-CN"/>
                </w:rPr>
                <w:t>B3</w:t>
              </w:r>
            </w:ins>
          </w:p>
        </w:tc>
        <w:tc>
          <w:tcPr>
            <w:tcW w:w="475" w:type="pct"/>
            <w:noWrap w:val="0"/>
            <w:vAlign w:val="top"/>
          </w:tcPr>
          <w:p w14:paraId="68E85442">
            <w:pPr>
              <w:jc w:val="center"/>
              <w:rPr>
                <w:ins w:id="1923" w:author="LKY" w:date="2026-05-22T21:01:16Z"/>
                <w:rFonts w:hint="default" w:ascii="Times New Roman" w:hAnsi="Times New Roman"/>
                <w:vertAlign w:val="baseline"/>
                <w:lang w:val="en-US" w:eastAsia="zh-CN"/>
              </w:rPr>
            </w:pPr>
            <w:ins w:id="1924" w:author="LKY" w:date="2026-05-22T21:01:16Z">
              <w:r>
                <w:rPr>
                  <w:rFonts w:hint="eastAsia" w:ascii="Times New Roman" w:hAnsi="Times New Roman"/>
                  <w:vertAlign w:val="baseline"/>
                  <w:lang w:val="en-US" w:eastAsia="zh-CN"/>
                </w:rPr>
                <w:t>B4</w:t>
              </w:r>
            </w:ins>
          </w:p>
        </w:tc>
        <w:tc>
          <w:tcPr>
            <w:tcW w:w="475" w:type="pct"/>
            <w:noWrap w:val="0"/>
            <w:vAlign w:val="top"/>
          </w:tcPr>
          <w:p w14:paraId="3D120448">
            <w:pPr>
              <w:jc w:val="center"/>
              <w:rPr>
                <w:ins w:id="1925" w:author="LKY" w:date="2026-05-22T21:01:16Z"/>
                <w:rFonts w:hint="default" w:ascii="Times New Roman" w:hAnsi="Times New Roman"/>
                <w:vertAlign w:val="baseline"/>
                <w:lang w:val="en-US" w:eastAsia="zh-CN"/>
              </w:rPr>
            </w:pPr>
            <w:ins w:id="1926" w:author="LKY" w:date="2026-05-22T21:01:16Z">
              <w:r>
                <w:rPr>
                  <w:rFonts w:hint="eastAsia" w:ascii="Times New Roman" w:hAnsi="Times New Roman"/>
                  <w:vertAlign w:val="baseline"/>
                  <w:lang w:val="en-US" w:eastAsia="zh-CN"/>
                </w:rPr>
                <w:t>B5</w:t>
              </w:r>
            </w:ins>
          </w:p>
        </w:tc>
        <w:tc>
          <w:tcPr>
            <w:tcW w:w="475" w:type="pct"/>
            <w:noWrap w:val="0"/>
            <w:vAlign w:val="top"/>
          </w:tcPr>
          <w:p w14:paraId="000A9B44">
            <w:pPr>
              <w:jc w:val="center"/>
              <w:rPr>
                <w:ins w:id="1927" w:author="LKY" w:date="2026-05-22T21:01:16Z"/>
                <w:rFonts w:hint="default" w:ascii="Times New Roman" w:hAnsi="Times New Roman"/>
                <w:vertAlign w:val="baseline"/>
                <w:lang w:val="en-US" w:eastAsia="zh-CN"/>
              </w:rPr>
            </w:pPr>
            <w:ins w:id="1928" w:author="LKY" w:date="2026-05-22T21:01:16Z">
              <w:r>
                <w:rPr>
                  <w:rFonts w:hint="eastAsia" w:ascii="Times New Roman" w:hAnsi="Times New Roman"/>
                  <w:vertAlign w:val="baseline"/>
                  <w:lang w:val="en-US" w:eastAsia="zh-CN"/>
                </w:rPr>
                <w:t>B6</w:t>
              </w:r>
            </w:ins>
          </w:p>
        </w:tc>
        <w:tc>
          <w:tcPr>
            <w:tcW w:w="475" w:type="pct"/>
            <w:noWrap w:val="0"/>
            <w:vAlign w:val="top"/>
          </w:tcPr>
          <w:p w14:paraId="755602FD">
            <w:pPr>
              <w:jc w:val="center"/>
              <w:rPr>
                <w:ins w:id="1929" w:author="LKY" w:date="2026-05-22T21:01:16Z"/>
                <w:rFonts w:hint="default" w:ascii="Times New Roman" w:hAnsi="Times New Roman"/>
                <w:vertAlign w:val="baseline"/>
                <w:lang w:val="en-US" w:eastAsia="zh-CN"/>
              </w:rPr>
            </w:pPr>
            <w:ins w:id="1930" w:author="LKY" w:date="2026-05-22T21:01:16Z">
              <w:r>
                <w:rPr>
                  <w:rFonts w:hint="eastAsia" w:ascii="Times New Roman" w:hAnsi="Times New Roman"/>
                  <w:vertAlign w:val="baseline"/>
                  <w:lang w:val="en-US" w:eastAsia="zh-CN"/>
                </w:rPr>
                <w:t>B7</w:t>
              </w:r>
            </w:ins>
          </w:p>
        </w:tc>
        <w:tc>
          <w:tcPr>
            <w:tcW w:w="620" w:type="pct"/>
            <w:noWrap w:val="0"/>
            <w:vAlign w:val="top"/>
          </w:tcPr>
          <w:p w14:paraId="1E0F2B00">
            <w:pPr>
              <w:jc w:val="center"/>
              <w:rPr>
                <w:ins w:id="1931" w:author="LKY" w:date="2026-05-22T21:01:16Z"/>
                <w:rFonts w:hint="default" w:ascii="Times New Roman" w:hAnsi="Times New Roman"/>
                <w:vertAlign w:val="baseline"/>
                <w:lang w:val="en-US" w:eastAsia="zh-CN"/>
              </w:rPr>
            </w:pPr>
            <w:ins w:id="1932" w:author="LKY" w:date="2026-05-22T21:01:16Z">
              <w:r>
                <w:rPr>
                  <w:rFonts w:hint="eastAsia" w:ascii="Times New Roman" w:hAnsi="Times New Roman"/>
                  <w:vertAlign w:val="baseline"/>
                  <w:lang w:val="en-US" w:eastAsia="zh-CN"/>
                </w:rPr>
                <w:t>B8</w:t>
              </w:r>
            </w:ins>
          </w:p>
        </w:tc>
        <w:tc>
          <w:tcPr>
            <w:tcW w:w="495" w:type="pct"/>
            <w:noWrap w:val="0"/>
            <w:vAlign w:val="top"/>
          </w:tcPr>
          <w:p w14:paraId="4E6CDC6C">
            <w:pPr>
              <w:jc w:val="center"/>
              <w:rPr>
                <w:ins w:id="1933" w:author="LKY" w:date="2026-05-22T21:01:16Z"/>
                <w:rFonts w:hint="default" w:ascii="Times New Roman" w:hAnsi="Times New Roman"/>
                <w:vertAlign w:val="baseline"/>
                <w:lang w:val="en-US" w:eastAsia="zh-CN"/>
              </w:rPr>
            </w:pPr>
            <w:ins w:id="1934" w:author="LKY" w:date="2026-05-22T21:01:16Z">
              <w:r>
                <w:rPr>
                  <w:rFonts w:hint="eastAsia" w:ascii="Times New Roman" w:hAnsi="Times New Roman"/>
                  <w:vertAlign w:val="baseline"/>
                  <w:lang w:val="en-US" w:eastAsia="zh-CN"/>
                </w:rPr>
                <w:t>B9</w:t>
              </w:r>
            </w:ins>
          </w:p>
        </w:tc>
      </w:tr>
      <w:tr w14:paraId="44AE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935" w:author="LKY" w:date="2026-05-22T21:01:16Z"/>
        </w:trPr>
        <w:tc>
          <w:tcPr>
            <w:tcW w:w="552" w:type="pct"/>
            <w:noWrap w:val="0"/>
            <w:vAlign w:val="top"/>
          </w:tcPr>
          <w:p w14:paraId="039AF52C">
            <w:pPr>
              <w:jc w:val="center"/>
              <w:rPr>
                <w:ins w:id="1936" w:author="LKY" w:date="2026-05-22T21:01:16Z"/>
                <w:rFonts w:hint="default" w:ascii="Times New Roman" w:hAnsi="Times New Roman"/>
                <w:vertAlign w:val="baseline"/>
                <w:lang w:val="en-US" w:eastAsia="zh-CN"/>
              </w:rPr>
            </w:pPr>
            <w:ins w:id="1937" w:author="LKY" w:date="2026-05-22T21:01:16Z">
              <w:r>
                <w:rPr>
                  <w:rFonts w:hint="eastAsia" w:ascii="Times New Roman" w:hAnsi="Times New Roman"/>
                  <w:vertAlign w:val="baseline"/>
                  <w:lang w:val="en-US" w:eastAsia="zh-CN"/>
                </w:rPr>
                <w:t>名称</w:t>
              </w:r>
            </w:ins>
          </w:p>
        </w:tc>
        <w:tc>
          <w:tcPr>
            <w:tcW w:w="475" w:type="pct"/>
            <w:noWrap w:val="0"/>
            <w:vAlign w:val="top"/>
          </w:tcPr>
          <w:p w14:paraId="594AA959">
            <w:pPr>
              <w:jc w:val="center"/>
              <w:rPr>
                <w:ins w:id="1938" w:author="LKY" w:date="2026-05-22T21:01:16Z"/>
                <w:rFonts w:hint="default" w:ascii="Times New Roman" w:hAnsi="Times New Roman"/>
                <w:vertAlign w:val="baseline"/>
                <w:lang w:val="en-US" w:eastAsia="zh-CN"/>
              </w:rPr>
            </w:pPr>
            <w:ins w:id="1939" w:author="LKY" w:date="2026-05-22T21:01:16Z">
              <w:r>
                <w:rPr>
                  <w:rFonts w:hint="eastAsia" w:ascii="Times New Roman" w:hAnsi="Times New Roman"/>
                  <w:vertAlign w:val="baseline"/>
                  <w:lang w:val="en-US" w:eastAsia="zh-CN"/>
                </w:rPr>
                <w:t>DO1</w:t>
              </w:r>
            </w:ins>
          </w:p>
        </w:tc>
        <w:tc>
          <w:tcPr>
            <w:tcW w:w="475" w:type="pct"/>
            <w:noWrap w:val="0"/>
            <w:vAlign w:val="top"/>
          </w:tcPr>
          <w:p w14:paraId="310A8A77">
            <w:pPr>
              <w:jc w:val="center"/>
              <w:rPr>
                <w:ins w:id="1940" w:author="LKY" w:date="2026-05-22T21:01:16Z"/>
                <w:rFonts w:hint="default" w:ascii="Times New Roman" w:hAnsi="Times New Roman"/>
                <w:vertAlign w:val="baseline"/>
                <w:lang w:val="en-US" w:eastAsia="zh-CN"/>
              </w:rPr>
            </w:pPr>
            <w:ins w:id="1941" w:author="LKY" w:date="2026-05-22T21:01:16Z">
              <w:r>
                <w:rPr>
                  <w:rFonts w:hint="eastAsia" w:ascii="Times New Roman" w:hAnsi="Times New Roman"/>
                  <w:vertAlign w:val="baseline"/>
                  <w:lang w:val="en-US" w:eastAsia="zh-CN"/>
                </w:rPr>
                <w:t>DO3</w:t>
              </w:r>
            </w:ins>
          </w:p>
        </w:tc>
        <w:tc>
          <w:tcPr>
            <w:tcW w:w="475" w:type="pct"/>
            <w:noWrap w:val="0"/>
            <w:vAlign w:val="top"/>
          </w:tcPr>
          <w:p w14:paraId="1E14E661">
            <w:pPr>
              <w:jc w:val="center"/>
              <w:rPr>
                <w:ins w:id="1942" w:author="LKY" w:date="2026-05-22T21:01:16Z"/>
                <w:rFonts w:hint="default" w:ascii="Times New Roman" w:hAnsi="Times New Roman"/>
                <w:vertAlign w:val="baseline"/>
                <w:lang w:val="en-US" w:eastAsia="zh-CN"/>
              </w:rPr>
            </w:pPr>
            <w:ins w:id="1943" w:author="LKY" w:date="2026-05-22T21:01:16Z">
              <w:r>
                <w:rPr>
                  <w:rFonts w:hint="eastAsia" w:ascii="Times New Roman" w:hAnsi="Times New Roman"/>
                  <w:vertAlign w:val="baseline"/>
                  <w:lang w:val="en-US" w:eastAsia="zh-CN"/>
                </w:rPr>
                <w:t>DO5</w:t>
              </w:r>
            </w:ins>
          </w:p>
        </w:tc>
        <w:tc>
          <w:tcPr>
            <w:tcW w:w="475" w:type="pct"/>
            <w:noWrap w:val="0"/>
            <w:vAlign w:val="top"/>
          </w:tcPr>
          <w:p w14:paraId="24DB1854">
            <w:pPr>
              <w:jc w:val="center"/>
              <w:rPr>
                <w:ins w:id="1944" w:author="LKY" w:date="2026-05-22T21:01:16Z"/>
                <w:rFonts w:hint="default" w:ascii="Times New Roman" w:hAnsi="Times New Roman"/>
                <w:vertAlign w:val="baseline"/>
                <w:lang w:val="en-US" w:eastAsia="zh-CN"/>
              </w:rPr>
            </w:pPr>
            <w:ins w:id="1945" w:author="LKY" w:date="2026-05-22T21:01:16Z">
              <w:r>
                <w:rPr>
                  <w:rFonts w:hint="eastAsia" w:ascii="Times New Roman" w:hAnsi="Times New Roman"/>
                  <w:vertAlign w:val="baseline"/>
                  <w:lang w:val="en-US" w:eastAsia="zh-CN"/>
                </w:rPr>
                <w:t>DO7</w:t>
              </w:r>
            </w:ins>
          </w:p>
        </w:tc>
        <w:tc>
          <w:tcPr>
            <w:tcW w:w="475" w:type="pct"/>
            <w:noWrap w:val="0"/>
            <w:vAlign w:val="top"/>
          </w:tcPr>
          <w:p w14:paraId="23714AA8">
            <w:pPr>
              <w:jc w:val="center"/>
              <w:rPr>
                <w:ins w:id="1946" w:author="LKY" w:date="2026-05-22T21:01:16Z"/>
                <w:rFonts w:hint="default" w:ascii="Times New Roman" w:hAnsi="Times New Roman"/>
                <w:vertAlign w:val="baseline"/>
                <w:lang w:val="en-US" w:eastAsia="zh-CN"/>
              </w:rPr>
            </w:pPr>
            <w:ins w:id="1947" w:author="LKY" w:date="2026-05-22T21:01:16Z">
              <w:r>
                <w:rPr>
                  <w:rFonts w:hint="eastAsia" w:ascii="Times New Roman" w:hAnsi="Times New Roman"/>
                  <w:vertAlign w:val="baseline"/>
                  <w:lang w:val="en-US" w:eastAsia="zh-CN"/>
                </w:rPr>
                <w:t>DO9</w:t>
              </w:r>
            </w:ins>
          </w:p>
        </w:tc>
        <w:tc>
          <w:tcPr>
            <w:tcW w:w="475" w:type="pct"/>
            <w:noWrap w:val="0"/>
            <w:vAlign w:val="top"/>
          </w:tcPr>
          <w:p w14:paraId="7CFC7B73">
            <w:pPr>
              <w:jc w:val="center"/>
              <w:rPr>
                <w:ins w:id="1948" w:author="LKY" w:date="2026-05-22T21:01:16Z"/>
                <w:rFonts w:hint="default" w:ascii="Times New Roman" w:hAnsi="Times New Roman"/>
                <w:vertAlign w:val="baseline"/>
                <w:lang w:val="en-US" w:eastAsia="zh-CN"/>
              </w:rPr>
            </w:pPr>
            <w:ins w:id="1949" w:author="LKY" w:date="2026-05-22T21:01:16Z">
              <w:r>
                <w:rPr>
                  <w:rFonts w:hint="eastAsia" w:ascii="Times New Roman" w:hAnsi="Times New Roman"/>
                  <w:vertAlign w:val="baseline"/>
                  <w:lang w:val="en-US" w:eastAsia="zh-CN"/>
                </w:rPr>
                <w:t>DO11</w:t>
              </w:r>
            </w:ins>
          </w:p>
        </w:tc>
        <w:tc>
          <w:tcPr>
            <w:tcW w:w="475" w:type="pct"/>
            <w:noWrap w:val="0"/>
            <w:vAlign w:val="top"/>
          </w:tcPr>
          <w:p w14:paraId="6D0BA119">
            <w:pPr>
              <w:jc w:val="center"/>
              <w:rPr>
                <w:ins w:id="1950" w:author="LKY" w:date="2026-05-22T21:01:16Z"/>
                <w:rFonts w:hint="default" w:ascii="Times New Roman" w:hAnsi="Times New Roman"/>
                <w:vertAlign w:val="baseline"/>
                <w:lang w:val="en-US" w:eastAsia="zh-CN"/>
              </w:rPr>
            </w:pPr>
            <w:ins w:id="1951" w:author="LKY" w:date="2026-05-22T21:01:16Z">
              <w:r>
                <w:rPr>
                  <w:rFonts w:hint="eastAsia" w:ascii="Times New Roman" w:hAnsi="Times New Roman"/>
                  <w:vertAlign w:val="baseline"/>
                  <w:lang w:val="en-US" w:eastAsia="zh-CN"/>
                </w:rPr>
                <w:t>DO13</w:t>
              </w:r>
            </w:ins>
          </w:p>
        </w:tc>
        <w:tc>
          <w:tcPr>
            <w:tcW w:w="620" w:type="pct"/>
            <w:noWrap w:val="0"/>
            <w:vAlign w:val="top"/>
          </w:tcPr>
          <w:p w14:paraId="22DBEB3B">
            <w:pPr>
              <w:jc w:val="center"/>
              <w:rPr>
                <w:ins w:id="1952" w:author="LKY" w:date="2026-05-22T21:01:16Z"/>
                <w:rFonts w:hint="default" w:ascii="Times New Roman" w:hAnsi="Times New Roman"/>
                <w:vertAlign w:val="baseline"/>
                <w:lang w:val="en-US" w:eastAsia="zh-CN"/>
              </w:rPr>
            </w:pPr>
            <w:ins w:id="1953" w:author="LKY" w:date="2026-05-22T21:01:16Z">
              <w:r>
                <w:rPr>
                  <w:rFonts w:hint="eastAsia" w:ascii="Times New Roman" w:hAnsi="Times New Roman"/>
                  <w:vertAlign w:val="baseline"/>
                  <w:lang w:val="en-US" w:eastAsia="zh-CN"/>
                </w:rPr>
                <w:t>DO15</w:t>
              </w:r>
            </w:ins>
          </w:p>
        </w:tc>
        <w:tc>
          <w:tcPr>
            <w:tcW w:w="495" w:type="pct"/>
            <w:noWrap w:val="0"/>
            <w:vAlign w:val="top"/>
          </w:tcPr>
          <w:p w14:paraId="65A274E5">
            <w:pPr>
              <w:jc w:val="center"/>
              <w:rPr>
                <w:ins w:id="1954" w:author="LKY" w:date="2026-05-22T21:01:16Z"/>
                <w:rFonts w:hint="default" w:ascii="Times New Roman" w:hAnsi="Times New Roman"/>
                <w:vertAlign w:val="baseline"/>
                <w:lang w:val="en-US" w:eastAsia="zh-CN"/>
              </w:rPr>
            </w:pPr>
            <w:ins w:id="1955" w:author="LKY" w:date="2026-05-22T21:01:16Z">
              <w:r>
                <w:rPr>
                  <w:rFonts w:hint="eastAsia" w:ascii="Times New Roman" w:hAnsi="Times New Roman"/>
                  <w:vertAlign w:val="baseline"/>
                  <w:lang w:val="en-US" w:eastAsia="zh-CN"/>
                </w:rPr>
                <w:t>PE</w:t>
              </w:r>
            </w:ins>
          </w:p>
        </w:tc>
      </w:tr>
      <w:tr w14:paraId="1A73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956" w:author="LKY" w:date="2026-05-22T21:01:16Z"/>
        </w:trPr>
        <w:tc>
          <w:tcPr>
            <w:tcW w:w="552" w:type="pct"/>
            <w:noWrap w:val="0"/>
            <w:vAlign w:val="top"/>
          </w:tcPr>
          <w:p w14:paraId="0B378BC7">
            <w:pPr>
              <w:jc w:val="center"/>
              <w:rPr>
                <w:ins w:id="1957" w:author="LKY" w:date="2026-05-22T21:01:16Z"/>
                <w:rFonts w:hint="default" w:ascii="Times New Roman" w:hAnsi="Times New Roman"/>
                <w:vertAlign w:val="baseline"/>
                <w:lang w:val="en-US" w:eastAsia="zh-CN"/>
              </w:rPr>
            </w:pPr>
            <w:ins w:id="1958" w:author="LKY" w:date="2026-05-22T21:01:16Z">
              <w:r>
                <w:rPr>
                  <w:rFonts w:hint="eastAsia" w:ascii="Times New Roman" w:hAnsi="Times New Roman"/>
                  <w:vertAlign w:val="baseline"/>
                  <w:lang w:val="en-US" w:eastAsia="zh-CN"/>
                </w:rPr>
                <w:t>端口号</w:t>
              </w:r>
            </w:ins>
          </w:p>
        </w:tc>
        <w:tc>
          <w:tcPr>
            <w:tcW w:w="475" w:type="pct"/>
            <w:noWrap w:val="0"/>
            <w:vAlign w:val="top"/>
          </w:tcPr>
          <w:p w14:paraId="38CE96D1">
            <w:pPr>
              <w:jc w:val="center"/>
              <w:rPr>
                <w:ins w:id="1959" w:author="LKY" w:date="2026-05-22T21:01:16Z"/>
                <w:rFonts w:hint="default" w:ascii="Times New Roman" w:hAnsi="Times New Roman"/>
                <w:vertAlign w:val="baseline"/>
                <w:lang w:val="en-US" w:eastAsia="zh-CN"/>
              </w:rPr>
            </w:pPr>
            <w:ins w:id="1960" w:author="LKY" w:date="2026-05-22T21:01:16Z">
              <w:r>
                <w:rPr>
                  <w:rFonts w:hint="eastAsia" w:ascii="Times New Roman" w:hAnsi="Times New Roman"/>
                  <w:vertAlign w:val="baseline"/>
                  <w:lang w:val="en-US" w:eastAsia="zh-CN"/>
                </w:rPr>
                <w:t>A1</w:t>
              </w:r>
            </w:ins>
          </w:p>
        </w:tc>
        <w:tc>
          <w:tcPr>
            <w:tcW w:w="475" w:type="pct"/>
            <w:noWrap w:val="0"/>
            <w:vAlign w:val="top"/>
          </w:tcPr>
          <w:p w14:paraId="1C3CA714">
            <w:pPr>
              <w:jc w:val="center"/>
              <w:rPr>
                <w:ins w:id="1961" w:author="LKY" w:date="2026-05-22T21:01:16Z"/>
                <w:rFonts w:hint="default" w:ascii="Times New Roman" w:hAnsi="Times New Roman"/>
                <w:vertAlign w:val="baseline"/>
                <w:lang w:val="en-US" w:eastAsia="zh-CN"/>
              </w:rPr>
            </w:pPr>
            <w:ins w:id="1962" w:author="LKY" w:date="2026-05-22T21:01:16Z">
              <w:r>
                <w:rPr>
                  <w:rFonts w:hint="eastAsia" w:ascii="Times New Roman" w:hAnsi="Times New Roman"/>
                  <w:vertAlign w:val="baseline"/>
                  <w:lang w:val="en-US" w:eastAsia="zh-CN"/>
                </w:rPr>
                <w:t>A2</w:t>
              </w:r>
            </w:ins>
          </w:p>
        </w:tc>
        <w:tc>
          <w:tcPr>
            <w:tcW w:w="475" w:type="pct"/>
            <w:noWrap w:val="0"/>
            <w:vAlign w:val="top"/>
          </w:tcPr>
          <w:p w14:paraId="77D7F616">
            <w:pPr>
              <w:jc w:val="center"/>
              <w:rPr>
                <w:ins w:id="1963" w:author="LKY" w:date="2026-05-22T21:01:16Z"/>
                <w:rFonts w:hint="default" w:ascii="Times New Roman" w:hAnsi="Times New Roman"/>
                <w:vertAlign w:val="baseline"/>
                <w:lang w:val="en-US" w:eastAsia="zh-CN"/>
              </w:rPr>
            </w:pPr>
            <w:ins w:id="1964" w:author="LKY" w:date="2026-05-22T21:01:16Z">
              <w:r>
                <w:rPr>
                  <w:rFonts w:hint="eastAsia" w:ascii="Times New Roman" w:hAnsi="Times New Roman"/>
                  <w:vertAlign w:val="baseline"/>
                  <w:lang w:val="en-US" w:eastAsia="zh-CN"/>
                </w:rPr>
                <w:t>A3</w:t>
              </w:r>
            </w:ins>
          </w:p>
        </w:tc>
        <w:tc>
          <w:tcPr>
            <w:tcW w:w="475" w:type="pct"/>
            <w:noWrap w:val="0"/>
            <w:vAlign w:val="top"/>
          </w:tcPr>
          <w:p w14:paraId="1453E930">
            <w:pPr>
              <w:jc w:val="center"/>
              <w:rPr>
                <w:ins w:id="1965" w:author="LKY" w:date="2026-05-22T21:01:16Z"/>
                <w:rFonts w:hint="default" w:ascii="Times New Roman" w:hAnsi="Times New Roman"/>
                <w:vertAlign w:val="baseline"/>
                <w:lang w:val="en-US" w:eastAsia="zh-CN"/>
              </w:rPr>
            </w:pPr>
            <w:ins w:id="1966" w:author="LKY" w:date="2026-05-22T21:01:16Z">
              <w:r>
                <w:rPr>
                  <w:rFonts w:hint="eastAsia" w:ascii="Times New Roman" w:hAnsi="Times New Roman"/>
                  <w:vertAlign w:val="baseline"/>
                  <w:lang w:val="en-US" w:eastAsia="zh-CN"/>
                </w:rPr>
                <w:t>A4</w:t>
              </w:r>
            </w:ins>
          </w:p>
        </w:tc>
        <w:tc>
          <w:tcPr>
            <w:tcW w:w="475" w:type="pct"/>
            <w:noWrap w:val="0"/>
            <w:vAlign w:val="top"/>
          </w:tcPr>
          <w:p w14:paraId="6C9C34FB">
            <w:pPr>
              <w:jc w:val="center"/>
              <w:rPr>
                <w:ins w:id="1967" w:author="LKY" w:date="2026-05-22T21:01:16Z"/>
                <w:rFonts w:hint="default" w:ascii="Times New Roman" w:hAnsi="Times New Roman"/>
                <w:vertAlign w:val="baseline"/>
                <w:lang w:val="en-US" w:eastAsia="zh-CN"/>
              </w:rPr>
            </w:pPr>
            <w:ins w:id="1968" w:author="LKY" w:date="2026-05-22T21:01:16Z">
              <w:r>
                <w:rPr>
                  <w:rFonts w:hint="eastAsia" w:ascii="Times New Roman" w:hAnsi="Times New Roman"/>
                  <w:vertAlign w:val="baseline"/>
                  <w:lang w:val="en-US" w:eastAsia="zh-CN"/>
                </w:rPr>
                <w:t>A5</w:t>
              </w:r>
            </w:ins>
          </w:p>
        </w:tc>
        <w:tc>
          <w:tcPr>
            <w:tcW w:w="475" w:type="pct"/>
            <w:noWrap w:val="0"/>
            <w:vAlign w:val="top"/>
          </w:tcPr>
          <w:p w14:paraId="59678881">
            <w:pPr>
              <w:jc w:val="center"/>
              <w:rPr>
                <w:ins w:id="1969" w:author="LKY" w:date="2026-05-22T21:01:16Z"/>
                <w:rFonts w:hint="default" w:ascii="Times New Roman" w:hAnsi="Times New Roman"/>
                <w:vertAlign w:val="baseline"/>
                <w:lang w:val="en-US" w:eastAsia="zh-CN"/>
              </w:rPr>
            </w:pPr>
            <w:ins w:id="1970" w:author="LKY" w:date="2026-05-22T21:01:16Z">
              <w:r>
                <w:rPr>
                  <w:rFonts w:hint="eastAsia" w:ascii="Times New Roman" w:hAnsi="Times New Roman"/>
                  <w:vertAlign w:val="baseline"/>
                  <w:lang w:val="en-US" w:eastAsia="zh-CN"/>
                </w:rPr>
                <w:t>A6</w:t>
              </w:r>
            </w:ins>
          </w:p>
        </w:tc>
        <w:tc>
          <w:tcPr>
            <w:tcW w:w="475" w:type="pct"/>
            <w:noWrap w:val="0"/>
            <w:vAlign w:val="top"/>
          </w:tcPr>
          <w:p w14:paraId="2284DACF">
            <w:pPr>
              <w:jc w:val="center"/>
              <w:rPr>
                <w:ins w:id="1971" w:author="LKY" w:date="2026-05-22T21:01:16Z"/>
                <w:rFonts w:hint="default" w:ascii="Times New Roman" w:hAnsi="Times New Roman"/>
                <w:vertAlign w:val="baseline"/>
                <w:lang w:val="en-US" w:eastAsia="zh-CN"/>
              </w:rPr>
            </w:pPr>
            <w:ins w:id="1972" w:author="LKY" w:date="2026-05-22T21:01:16Z">
              <w:r>
                <w:rPr>
                  <w:rFonts w:hint="eastAsia" w:ascii="Times New Roman" w:hAnsi="Times New Roman"/>
                  <w:vertAlign w:val="baseline"/>
                  <w:lang w:val="en-US" w:eastAsia="zh-CN"/>
                </w:rPr>
                <w:t>A7</w:t>
              </w:r>
            </w:ins>
          </w:p>
        </w:tc>
        <w:tc>
          <w:tcPr>
            <w:tcW w:w="620" w:type="pct"/>
            <w:noWrap w:val="0"/>
            <w:vAlign w:val="top"/>
          </w:tcPr>
          <w:p w14:paraId="6A249E64">
            <w:pPr>
              <w:jc w:val="center"/>
              <w:rPr>
                <w:ins w:id="1973" w:author="LKY" w:date="2026-05-22T21:01:16Z"/>
                <w:rFonts w:hint="default" w:ascii="Times New Roman" w:hAnsi="Times New Roman"/>
                <w:vertAlign w:val="baseline"/>
                <w:lang w:val="en-US" w:eastAsia="zh-CN"/>
              </w:rPr>
            </w:pPr>
            <w:ins w:id="1974" w:author="LKY" w:date="2026-05-22T21:01:16Z">
              <w:r>
                <w:rPr>
                  <w:rFonts w:hint="eastAsia" w:ascii="Times New Roman" w:hAnsi="Times New Roman"/>
                  <w:vertAlign w:val="baseline"/>
                  <w:lang w:val="en-US" w:eastAsia="zh-CN"/>
                </w:rPr>
                <w:t>A8</w:t>
              </w:r>
            </w:ins>
          </w:p>
        </w:tc>
        <w:tc>
          <w:tcPr>
            <w:tcW w:w="495" w:type="pct"/>
            <w:noWrap w:val="0"/>
            <w:vAlign w:val="top"/>
          </w:tcPr>
          <w:p w14:paraId="31C6A65C">
            <w:pPr>
              <w:jc w:val="center"/>
              <w:rPr>
                <w:ins w:id="1975" w:author="LKY" w:date="2026-05-22T21:01:16Z"/>
                <w:rFonts w:hint="default" w:ascii="Times New Roman" w:hAnsi="Times New Roman"/>
                <w:vertAlign w:val="baseline"/>
                <w:lang w:val="en-US" w:eastAsia="zh-CN"/>
              </w:rPr>
            </w:pPr>
            <w:ins w:id="1976" w:author="LKY" w:date="2026-05-22T21:01:16Z">
              <w:r>
                <w:rPr>
                  <w:rFonts w:hint="eastAsia" w:ascii="Times New Roman" w:hAnsi="Times New Roman"/>
                  <w:vertAlign w:val="baseline"/>
                  <w:lang w:val="en-US" w:eastAsia="zh-CN"/>
                </w:rPr>
                <w:t>A9</w:t>
              </w:r>
            </w:ins>
          </w:p>
        </w:tc>
      </w:tr>
      <w:tr w14:paraId="729D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977" w:author="LKY" w:date="2026-05-22T21:01:16Z"/>
        </w:trPr>
        <w:tc>
          <w:tcPr>
            <w:tcW w:w="552" w:type="pct"/>
            <w:noWrap w:val="0"/>
            <w:vAlign w:val="top"/>
          </w:tcPr>
          <w:p w14:paraId="750F7E00">
            <w:pPr>
              <w:jc w:val="center"/>
              <w:rPr>
                <w:ins w:id="1978" w:author="LKY" w:date="2026-05-22T21:01:16Z"/>
                <w:rFonts w:hint="default" w:ascii="Times New Roman" w:hAnsi="Times New Roman"/>
                <w:vertAlign w:val="baseline"/>
                <w:lang w:val="en-US" w:eastAsia="zh-CN"/>
              </w:rPr>
            </w:pPr>
            <w:ins w:id="1979" w:author="LKY" w:date="2026-05-22T21:01:16Z">
              <w:r>
                <w:rPr>
                  <w:rFonts w:hint="eastAsia" w:ascii="Times New Roman" w:hAnsi="Times New Roman"/>
                  <w:vertAlign w:val="baseline"/>
                  <w:lang w:val="en-US" w:eastAsia="zh-CN"/>
                </w:rPr>
                <w:t>名称</w:t>
              </w:r>
            </w:ins>
          </w:p>
        </w:tc>
        <w:tc>
          <w:tcPr>
            <w:tcW w:w="475" w:type="pct"/>
            <w:noWrap w:val="0"/>
            <w:vAlign w:val="top"/>
          </w:tcPr>
          <w:p w14:paraId="2BA12606">
            <w:pPr>
              <w:jc w:val="center"/>
              <w:rPr>
                <w:ins w:id="1980" w:author="LKY" w:date="2026-05-22T21:01:16Z"/>
                <w:rFonts w:hint="default" w:ascii="Times New Roman" w:hAnsi="Times New Roman"/>
                <w:vertAlign w:val="baseline"/>
                <w:lang w:val="en-US" w:eastAsia="zh-CN"/>
              </w:rPr>
            </w:pPr>
            <w:ins w:id="1981" w:author="LKY" w:date="2026-05-22T21:01:16Z">
              <w:r>
                <w:rPr>
                  <w:rFonts w:hint="eastAsia" w:ascii="Times New Roman" w:hAnsi="Times New Roman"/>
                  <w:vertAlign w:val="baseline"/>
                  <w:lang w:val="en-US" w:eastAsia="zh-CN"/>
                </w:rPr>
                <w:t>DO0</w:t>
              </w:r>
            </w:ins>
          </w:p>
        </w:tc>
        <w:tc>
          <w:tcPr>
            <w:tcW w:w="475" w:type="pct"/>
            <w:noWrap w:val="0"/>
            <w:vAlign w:val="top"/>
          </w:tcPr>
          <w:p w14:paraId="405BA408">
            <w:pPr>
              <w:jc w:val="center"/>
              <w:rPr>
                <w:ins w:id="1982" w:author="LKY" w:date="2026-05-22T21:01:16Z"/>
                <w:rFonts w:hint="default" w:ascii="Times New Roman" w:hAnsi="Times New Roman"/>
                <w:vertAlign w:val="baseline"/>
                <w:lang w:val="en-US" w:eastAsia="zh-CN"/>
              </w:rPr>
            </w:pPr>
            <w:ins w:id="1983" w:author="LKY" w:date="2026-05-22T21:01:16Z">
              <w:r>
                <w:rPr>
                  <w:rFonts w:hint="eastAsia" w:ascii="Times New Roman" w:hAnsi="Times New Roman"/>
                  <w:vertAlign w:val="baseline"/>
                  <w:lang w:val="en-US" w:eastAsia="zh-CN"/>
                </w:rPr>
                <w:t>DO2</w:t>
              </w:r>
            </w:ins>
          </w:p>
        </w:tc>
        <w:tc>
          <w:tcPr>
            <w:tcW w:w="475" w:type="pct"/>
            <w:noWrap w:val="0"/>
            <w:vAlign w:val="top"/>
          </w:tcPr>
          <w:p w14:paraId="70ADDFCD">
            <w:pPr>
              <w:jc w:val="center"/>
              <w:rPr>
                <w:ins w:id="1984" w:author="LKY" w:date="2026-05-22T21:01:16Z"/>
                <w:rFonts w:hint="default" w:ascii="Times New Roman" w:hAnsi="Times New Roman"/>
                <w:vertAlign w:val="baseline"/>
                <w:lang w:val="en-US" w:eastAsia="zh-CN"/>
              </w:rPr>
            </w:pPr>
            <w:ins w:id="1985" w:author="LKY" w:date="2026-05-22T21:01:16Z">
              <w:r>
                <w:rPr>
                  <w:rFonts w:hint="eastAsia" w:ascii="Times New Roman" w:hAnsi="Times New Roman"/>
                  <w:vertAlign w:val="baseline"/>
                  <w:lang w:val="en-US" w:eastAsia="zh-CN"/>
                </w:rPr>
                <w:t>DO4</w:t>
              </w:r>
            </w:ins>
          </w:p>
        </w:tc>
        <w:tc>
          <w:tcPr>
            <w:tcW w:w="475" w:type="pct"/>
            <w:noWrap w:val="0"/>
            <w:vAlign w:val="top"/>
          </w:tcPr>
          <w:p w14:paraId="24FDD2CB">
            <w:pPr>
              <w:jc w:val="center"/>
              <w:rPr>
                <w:ins w:id="1986" w:author="LKY" w:date="2026-05-22T21:01:16Z"/>
                <w:rFonts w:hint="default" w:ascii="Times New Roman" w:hAnsi="Times New Roman"/>
                <w:vertAlign w:val="baseline"/>
                <w:lang w:val="en-US" w:eastAsia="zh-CN"/>
              </w:rPr>
            </w:pPr>
            <w:ins w:id="1987" w:author="LKY" w:date="2026-05-22T21:01:16Z">
              <w:r>
                <w:rPr>
                  <w:rFonts w:hint="eastAsia" w:ascii="Times New Roman" w:hAnsi="Times New Roman"/>
                  <w:vertAlign w:val="baseline"/>
                  <w:lang w:val="en-US" w:eastAsia="zh-CN"/>
                </w:rPr>
                <w:t>DO6</w:t>
              </w:r>
            </w:ins>
          </w:p>
        </w:tc>
        <w:tc>
          <w:tcPr>
            <w:tcW w:w="475" w:type="pct"/>
            <w:noWrap w:val="0"/>
            <w:vAlign w:val="top"/>
          </w:tcPr>
          <w:p w14:paraId="18BB356B">
            <w:pPr>
              <w:jc w:val="center"/>
              <w:rPr>
                <w:ins w:id="1988" w:author="LKY" w:date="2026-05-22T21:01:16Z"/>
                <w:rFonts w:hint="default" w:ascii="Times New Roman" w:hAnsi="Times New Roman"/>
                <w:vertAlign w:val="baseline"/>
                <w:lang w:val="en-US" w:eastAsia="zh-CN"/>
              </w:rPr>
            </w:pPr>
            <w:ins w:id="1989" w:author="LKY" w:date="2026-05-22T21:01:16Z">
              <w:r>
                <w:rPr>
                  <w:rFonts w:hint="eastAsia" w:ascii="Times New Roman" w:hAnsi="Times New Roman"/>
                  <w:vertAlign w:val="baseline"/>
                  <w:lang w:val="en-US" w:eastAsia="zh-CN"/>
                </w:rPr>
                <w:t>DO8</w:t>
              </w:r>
            </w:ins>
          </w:p>
        </w:tc>
        <w:tc>
          <w:tcPr>
            <w:tcW w:w="475" w:type="pct"/>
            <w:noWrap w:val="0"/>
            <w:vAlign w:val="top"/>
          </w:tcPr>
          <w:p w14:paraId="522A6633">
            <w:pPr>
              <w:jc w:val="center"/>
              <w:rPr>
                <w:ins w:id="1990" w:author="LKY" w:date="2026-05-22T21:01:16Z"/>
                <w:rFonts w:hint="default" w:ascii="Times New Roman" w:hAnsi="Times New Roman"/>
                <w:vertAlign w:val="baseline"/>
                <w:lang w:val="en-US" w:eastAsia="zh-CN"/>
              </w:rPr>
            </w:pPr>
            <w:ins w:id="1991" w:author="LKY" w:date="2026-05-22T21:01:16Z">
              <w:r>
                <w:rPr>
                  <w:rFonts w:hint="eastAsia" w:ascii="Times New Roman" w:hAnsi="Times New Roman"/>
                  <w:vertAlign w:val="baseline"/>
                  <w:lang w:val="en-US" w:eastAsia="zh-CN"/>
                </w:rPr>
                <w:t>DO10</w:t>
              </w:r>
            </w:ins>
          </w:p>
        </w:tc>
        <w:tc>
          <w:tcPr>
            <w:tcW w:w="475" w:type="pct"/>
            <w:noWrap w:val="0"/>
            <w:vAlign w:val="top"/>
          </w:tcPr>
          <w:p w14:paraId="166F8E11">
            <w:pPr>
              <w:jc w:val="center"/>
              <w:rPr>
                <w:ins w:id="1992" w:author="LKY" w:date="2026-05-22T21:01:16Z"/>
                <w:rFonts w:hint="default" w:ascii="Times New Roman" w:hAnsi="Times New Roman"/>
                <w:vertAlign w:val="baseline"/>
                <w:lang w:val="en-US" w:eastAsia="zh-CN"/>
              </w:rPr>
            </w:pPr>
            <w:ins w:id="1993" w:author="LKY" w:date="2026-05-22T21:01:16Z">
              <w:r>
                <w:rPr>
                  <w:rFonts w:hint="eastAsia" w:ascii="Times New Roman" w:hAnsi="Times New Roman"/>
                  <w:vertAlign w:val="baseline"/>
                  <w:lang w:val="en-US" w:eastAsia="zh-CN"/>
                </w:rPr>
                <w:t>DO12</w:t>
              </w:r>
            </w:ins>
          </w:p>
        </w:tc>
        <w:tc>
          <w:tcPr>
            <w:tcW w:w="620" w:type="pct"/>
            <w:noWrap w:val="0"/>
            <w:vAlign w:val="top"/>
          </w:tcPr>
          <w:p w14:paraId="560BFA8E">
            <w:pPr>
              <w:jc w:val="center"/>
              <w:rPr>
                <w:ins w:id="1994" w:author="LKY" w:date="2026-05-22T21:01:16Z"/>
                <w:rFonts w:hint="default" w:ascii="Times New Roman" w:hAnsi="Times New Roman"/>
                <w:vertAlign w:val="baseline"/>
                <w:lang w:val="en-US" w:eastAsia="zh-CN"/>
              </w:rPr>
            </w:pPr>
            <w:ins w:id="1995" w:author="LKY" w:date="2026-05-22T21:01:16Z">
              <w:r>
                <w:rPr>
                  <w:rFonts w:hint="eastAsia" w:ascii="Times New Roman" w:hAnsi="Times New Roman"/>
                  <w:vertAlign w:val="baseline"/>
                  <w:lang w:val="en-US" w:eastAsia="zh-CN"/>
                </w:rPr>
                <w:t>DO14</w:t>
              </w:r>
            </w:ins>
          </w:p>
        </w:tc>
        <w:tc>
          <w:tcPr>
            <w:tcW w:w="495" w:type="pct"/>
            <w:noWrap w:val="0"/>
            <w:vAlign w:val="top"/>
          </w:tcPr>
          <w:p w14:paraId="3DEE76C5">
            <w:pPr>
              <w:jc w:val="center"/>
              <w:rPr>
                <w:ins w:id="1996" w:author="LKY" w:date="2026-05-22T21:01:16Z"/>
                <w:rFonts w:hint="default" w:ascii="Times New Roman" w:hAnsi="Times New Roman"/>
                <w:vertAlign w:val="baseline"/>
                <w:lang w:val="en-US" w:eastAsia="zh-CN"/>
              </w:rPr>
            </w:pPr>
            <w:ins w:id="1997" w:author="LKY" w:date="2026-05-22T21:01:16Z">
              <w:r>
                <w:rPr>
                  <w:rFonts w:hint="eastAsia" w:ascii="Times New Roman" w:hAnsi="Times New Roman"/>
                  <w:vertAlign w:val="baseline"/>
                  <w:lang w:val="en-US" w:eastAsia="zh-CN"/>
                </w:rPr>
                <w:t>COM</w:t>
              </w:r>
            </w:ins>
          </w:p>
        </w:tc>
      </w:tr>
    </w:tbl>
    <w:p w14:paraId="0A054922">
      <w:pPr>
        <w:pStyle w:val="12"/>
        <w:ind w:left="0" w:leftChars="0" w:firstLine="0" w:firstLineChars="0"/>
        <w:outlineLvl w:val="9"/>
        <w:rPr>
          <w:ins w:id="1998" w:author="LKY" w:date="2026-05-22T21:01:16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01D5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999" w:author="LKY" w:date="2026-05-22T21:01:16Z"/>
        </w:trPr>
        <w:tc>
          <w:tcPr>
            <w:tcW w:w="5000" w:type="pct"/>
            <w:gridSpan w:val="14"/>
            <w:tcBorders>
              <w:top w:val="single" w:color="auto" w:sz="4" w:space="0"/>
            </w:tcBorders>
            <w:noWrap w:val="0"/>
            <w:vAlign w:val="top"/>
          </w:tcPr>
          <w:p w14:paraId="37E543C2">
            <w:pPr>
              <w:pBdr>
                <w:top w:val="none" w:color="auto" w:sz="0" w:space="0"/>
                <w:left w:val="none" w:color="auto" w:sz="0" w:space="0"/>
                <w:bottom w:val="none" w:color="auto" w:sz="0" w:space="0"/>
                <w:right w:val="none" w:color="auto" w:sz="0" w:space="0"/>
                <w:between w:val="none" w:color="auto" w:sz="0" w:space="0"/>
              </w:pBdr>
              <w:jc w:val="center"/>
              <w:rPr>
                <w:ins w:id="2000" w:author="LKY" w:date="2026-05-22T21:01:16Z"/>
                <w:rFonts w:hint="eastAsia" w:ascii="Times New Roman" w:hAnsi="Times New Roman"/>
                <w:vertAlign w:val="baseline"/>
                <w:lang w:val="en-US" w:eastAsia="zh-CN"/>
              </w:rPr>
            </w:pPr>
            <w:ins w:id="2001" w:author="LKY" w:date="2026-05-22T21:01:16Z">
              <w:r>
                <w:rPr>
                  <w:rFonts w:hint="eastAsia" w:ascii="Times New Roman" w:hAnsi="Times New Roman"/>
                  <w:vertAlign w:val="baseline"/>
                  <w:lang w:val="en-US" w:eastAsia="zh-CN"/>
                </w:rPr>
                <w:t>N2084模块（继电器）</w:t>
              </w:r>
            </w:ins>
          </w:p>
        </w:tc>
      </w:tr>
      <w:tr w14:paraId="63C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02" w:author="LKY" w:date="2026-05-22T21:01:16Z"/>
        </w:trPr>
        <w:tc>
          <w:tcPr>
            <w:tcW w:w="836" w:type="pct"/>
            <w:tcBorders>
              <w:top w:val="single" w:color="auto" w:sz="4" w:space="0"/>
            </w:tcBorders>
            <w:noWrap w:val="0"/>
            <w:vAlign w:val="top"/>
          </w:tcPr>
          <w:p w14:paraId="7026FA62">
            <w:pPr>
              <w:jc w:val="center"/>
              <w:rPr>
                <w:ins w:id="2003" w:author="LKY" w:date="2026-05-22T21:01:16Z"/>
                <w:rFonts w:hint="default" w:ascii="Times New Roman" w:hAnsi="Times New Roman"/>
                <w:vertAlign w:val="baseline"/>
                <w:lang w:val="en-US" w:eastAsia="zh-CN"/>
              </w:rPr>
            </w:pPr>
            <w:ins w:id="2004" w:author="LKY" w:date="2026-05-22T21:01:16Z">
              <w:r>
                <w:rPr>
                  <w:rFonts w:hint="eastAsia" w:ascii="Times New Roman" w:hAnsi="Times New Roman"/>
                  <w:vertAlign w:val="baseline"/>
                  <w:lang w:val="en-US" w:eastAsia="zh-CN"/>
                </w:rPr>
                <w:t>端口号</w:t>
              </w:r>
            </w:ins>
          </w:p>
        </w:tc>
        <w:tc>
          <w:tcPr>
            <w:tcW w:w="526" w:type="pct"/>
            <w:gridSpan w:val="2"/>
            <w:tcBorders>
              <w:top w:val="single" w:color="auto" w:sz="4" w:space="0"/>
            </w:tcBorders>
            <w:noWrap w:val="0"/>
            <w:vAlign w:val="top"/>
          </w:tcPr>
          <w:p w14:paraId="22686A9F">
            <w:pPr>
              <w:jc w:val="center"/>
              <w:rPr>
                <w:ins w:id="2005" w:author="LKY" w:date="2026-05-22T21:01:16Z"/>
                <w:rFonts w:hint="default" w:ascii="Times New Roman" w:hAnsi="Times New Roman" w:eastAsiaTheme="minorEastAsia" w:cstheme="minorBidi"/>
                <w:kern w:val="2"/>
                <w:sz w:val="21"/>
                <w:szCs w:val="24"/>
                <w:vertAlign w:val="baseline"/>
                <w:lang w:val="en-US" w:eastAsia="zh-CN" w:bidi="ar-SA"/>
              </w:rPr>
            </w:pPr>
            <w:ins w:id="2006" w:author="LKY" w:date="2026-05-22T21:01:16Z">
              <w:r>
                <w:rPr>
                  <w:rFonts w:hint="eastAsia" w:ascii="Times New Roman" w:hAnsi="Times New Roman"/>
                  <w:vertAlign w:val="baseline"/>
                  <w:lang w:val="en-US" w:eastAsia="zh-CN"/>
                </w:rPr>
                <w:t>B1</w:t>
              </w:r>
            </w:ins>
          </w:p>
        </w:tc>
        <w:tc>
          <w:tcPr>
            <w:tcW w:w="396" w:type="pct"/>
            <w:tcBorders>
              <w:top w:val="single" w:color="auto" w:sz="4" w:space="0"/>
            </w:tcBorders>
            <w:noWrap w:val="0"/>
            <w:vAlign w:val="top"/>
          </w:tcPr>
          <w:p w14:paraId="268F616D">
            <w:pPr>
              <w:jc w:val="center"/>
              <w:rPr>
                <w:ins w:id="2007" w:author="LKY" w:date="2026-05-22T21:01:16Z"/>
                <w:rFonts w:hint="default" w:ascii="Times New Roman" w:hAnsi="Times New Roman" w:eastAsiaTheme="minorEastAsia" w:cstheme="minorBidi"/>
                <w:kern w:val="2"/>
                <w:sz w:val="21"/>
                <w:szCs w:val="24"/>
                <w:vertAlign w:val="baseline"/>
                <w:lang w:val="en-US" w:eastAsia="zh-CN" w:bidi="ar-SA"/>
              </w:rPr>
            </w:pPr>
            <w:ins w:id="2008" w:author="LKY" w:date="2026-05-22T21:01:16Z">
              <w:r>
                <w:rPr>
                  <w:rFonts w:hint="eastAsia" w:ascii="Times New Roman" w:hAnsi="Times New Roman" w:cstheme="minorBidi"/>
                  <w:kern w:val="2"/>
                  <w:sz w:val="21"/>
                  <w:szCs w:val="24"/>
                  <w:vertAlign w:val="baseline"/>
                  <w:lang w:val="en-US" w:eastAsia="zh-CN" w:bidi="ar-SA"/>
                </w:rPr>
                <w:t>B2</w:t>
              </w:r>
            </w:ins>
          </w:p>
        </w:tc>
        <w:tc>
          <w:tcPr>
            <w:tcW w:w="472" w:type="pct"/>
            <w:tcBorders>
              <w:top w:val="single" w:color="auto" w:sz="4" w:space="0"/>
            </w:tcBorders>
            <w:noWrap w:val="0"/>
            <w:vAlign w:val="top"/>
          </w:tcPr>
          <w:p w14:paraId="313302F8">
            <w:pPr>
              <w:jc w:val="center"/>
              <w:rPr>
                <w:ins w:id="2009" w:author="LKY" w:date="2026-05-22T21:01:16Z"/>
                <w:rFonts w:hint="default" w:ascii="Times New Roman" w:hAnsi="Times New Roman" w:eastAsiaTheme="minorEastAsia" w:cstheme="minorBidi"/>
                <w:kern w:val="2"/>
                <w:sz w:val="21"/>
                <w:szCs w:val="24"/>
                <w:vertAlign w:val="baseline"/>
                <w:lang w:val="en-US" w:eastAsia="zh-CN" w:bidi="ar-SA"/>
              </w:rPr>
            </w:pPr>
            <w:ins w:id="2010" w:author="LKY" w:date="2026-05-22T21:01:16Z">
              <w:r>
                <w:rPr>
                  <w:rFonts w:hint="eastAsia" w:ascii="Times New Roman" w:hAnsi="Times New Roman" w:cstheme="minorBidi"/>
                  <w:kern w:val="2"/>
                  <w:sz w:val="21"/>
                  <w:szCs w:val="24"/>
                  <w:vertAlign w:val="baseline"/>
                  <w:lang w:val="en-US" w:eastAsia="zh-CN" w:bidi="ar-SA"/>
                </w:rPr>
                <w:t>B3</w:t>
              </w:r>
            </w:ins>
          </w:p>
        </w:tc>
        <w:tc>
          <w:tcPr>
            <w:tcW w:w="450" w:type="pct"/>
            <w:tcBorders>
              <w:top w:val="single" w:color="auto" w:sz="4" w:space="0"/>
            </w:tcBorders>
            <w:noWrap w:val="0"/>
            <w:vAlign w:val="top"/>
          </w:tcPr>
          <w:p w14:paraId="330BC3DC">
            <w:pPr>
              <w:jc w:val="center"/>
              <w:rPr>
                <w:ins w:id="2011" w:author="LKY" w:date="2026-05-22T21:01:16Z"/>
                <w:rFonts w:hint="default" w:ascii="Times New Roman" w:hAnsi="Times New Roman" w:eastAsiaTheme="minorEastAsia" w:cstheme="minorBidi"/>
                <w:kern w:val="2"/>
                <w:sz w:val="21"/>
                <w:szCs w:val="24"/>
                <w:vertAlign w:val="baseline"/>
                <w:lang w:val="en-US" w:eastAsia="zh-CN" w:bidi="ar-SA"/>
              </w:rPr>
            </w:pPr>
            <w:ins w:id="2012" w:author="LKY" w:date="2026-05-22T21:01:16Z">
              <w:r>
                <w:rPr>
                  <w:rFonts w:hint="eastAsia" w:ascii="Times New Roman" w:hAnsi="Times New Roman" w:cstheme="minorBidi"/>
                  <w:kern w:val="2"/>
                  <w:sz w:val="21"/>
                  <w:szCs w:val="24"/>
                  <w:vertAlign w:val="baseline"/>
                  <w:lang w:val="en-US" w:eastAsia="zh-CN" w:bidi="ar-SA"/>
                </w:rPr>
                <w:t>B4</w:t>
              </w:r>
            </w:ins>
          </w:p>
        </w:tc>
        <w:tc>
          <w:tcPr>
            <w:tcW w:w="467" w:type="pct"/>
            <w:gridSpan w:val="2"/>
            <w:tcBorders>
              <w:top w:val="single" w:color="auto" w:sz="4" w:space="0"/>
            </w:tcBorders>
            <w:noWrap w:val="0"/>
            <w:vAlign w:val="top"/>
          </w:tcPr>
          <w:p w14:paraId="511F8DB4">
            <w:pPr>
              <w:jc w:val="center"/>
              <w:rPr>
                <w:ins w:id="2013" w:author="LKY" w:date="2026-05-22T21:01:16Z"/>
                <w:rFonts w:hint="default" w:ascii="Times New Roman" w:hAnsi="Times New Roman" w:eastAsiaTheme="minorEastAsia" w:cstheme="minorBidi"/>
                <w:kern w:val="2"/>
                <w:sz w:val="21"/>
                <w:szCs w:val="24"/>
                <w:vertAlign w:val="baseline"/>
                <w:lang w:val="en-US" w:eastAsia="zh-CN" w:bidi="ar-SA"/>
              </w:rPr>
            </w:pPr>
            <w:ins w:id="2014" w:author="LKY" w:date="2026-05-22T21:01:16Z">
              <w:r>
                <w:rPr>
                  <w:rFonts w:hint="eastAsia" w:ascii="Times New Roman" w:hAnsi="Times New Roman" w:cstheme="minorBidi"/>
                  <w:kern w:val="2"/>
                  <w:sz w:val="21"/>
                  <w:szCs w:val="24"/>
                  <w:vertAlign w:val="baseline"/>
                  <w:lang w:val="en-US" w:eastAsia="zh-CN" w:bidi="ar-SA"/>
                </w:rPr>
                <w:t>B5</w:t>
              </w:r>
            </w:ins>
          </w:p>
        </w:tc>
        <w:tc>
          <w:tcPr>
            <w:tcW w:w="456" w:type="pct"/>
            <w:gridSpan w:val="2"/>
            <w:tcBorders>
              <w:top w:val="single" w:color="auto" w:sz="4" w:space="0"/>
            </w:tcBorders>
            <w:noWrap w:val="0"/>
            <w:vAlign w:val="top"/>
          </w:tcPr>
          <w:p w14:paraId="7908D661">
            <w:pPr>
              <w:jc w:val="center"/>
              <w:rPr>
                <w:ins w:id="2015" w:author="LKY" w:date="2026-05-22T21:01:16Z"/>
                <w:rFonts w:hint="default" w:ascii="Times New Roman" w:hAnsi="Times New Roman" w:eastAsiaTheme="minorEastAsia" w:cstheme="minorBidi"/>
                <w:kern w:val="2"/>
                <w:sz w:val="21"/>
                <w:szCs w:val="24"/>
                <w:vertAlign w:val="baseline"/>
                <w:lang w:val="en-US" w:eastAsia="zh-CN" w:bidi="ar-SA"/>
              </w:rPr>
            </w:pPr>
            <w:ins w:id="2016" w:author="LKY" w:date="2026-05-22T21:01:16Z">
              <w:r>
                <w:rPr>
                  <w:rFonts w:hint="eastAsia" w:ascii="Times New Roman" w:hAnsi="Times New Roman" w:cstheme="minorBidi"/>
                  <w:kern w:val="2"/>
                  <w:sz w:val="21"/>
                  <w:szCs w:val="24"/>
                  <w:vertAlign w:val="baseline"/>
                  <w:lang w:val="en-US" w:eastAsia="zh-CN" w:bidi="ar-SA"/>
                </w:rPr>
                <w:t>B6</w:t>
              </w:r>
            </w:ins>
          </w:p>
        </w:tc>
        <w:tc>
          <w:tcPr>
            <w:tcW w:w="467" w:type="pct"/>
            <w:gridSpan w:val="2"/>
            <w:tcBorders>
              <w:top w:val="single" w:color="auto" w:sz="4" w:space="0"/>
            </w:tcBorders>
            <w:noWrap w:val="0"/>
            <w:vAlign w:val="top"/>
          </w:tcPr>
          <w:p w14:paraId="06E7DA56">
            <w:pPr>
              <w:jc w:val="center"/>
              <w:rPr>
                <w:ins w:id="2017" w:author="LKY" w:date="2026-05-22T21:01:16Z"/>
                <w:rFonts w:hint="default" w:ascii="Times New Roman" w:hAnsi="Times New Roman"/>
                <w:vertAlign w:val="baseline"/>
                <w:lang w:val="en-US" w:eastAsia="zh-CN"/>
              </w:rPr>
            </w:pPr>
            <w:ins w:id="2018" w:author="LKY" w:date="2026-05-22T21:01:16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
          <w:p w14:paraId="4EEF11B7">
            <w:pPr>
              <w:jc w:val="center"/>
              <w:rPr>
                <w:ins w:id="2019" w:author="LKY" w:date="2026-05-22T21:01:16Z"/>
                <w:rFonts w:hint="default" w:ascii="Times New Roman" w:hAnsi="Times New Roman"/>
                <w:vertAlign w:val="baseline"/>
                <w:lang w:val="en-US" w:eastAsia="zh-CN"/>
              </w:rPr>
            </w:pPr>
            <w:ins w:id="2020" w:author="LKY" w:date="2026-05-22T21:01:16Z">
              <w:r>
                <w:rPr>
                  <w:rFonts w:hint="eastAsia" w:ascii="Times New Roman" w:hAnsi="Times New Roman"/>
                  <w:vertAlign w:val="baseline"/>
                  <w:lang w:val="en-US" w:eastAsia="zh-CN"/>
                </w:rPr>
                <w:t>B8</w:t>
              </w:r>
            </w:ins>
          </w:p>
        </w:tc>
        <w:tc>
          <w:tcPr>
            <w:tcW w:w="471" w:type="pct"/>
            <w:tcBorders>
              <w:top w:val="single" w:color="auto" w:sz="4" w:space="0"/>
            </w:tcBorders>
            <w:noWrap w:val="0"/>
            <w:vAlign w:val="top"/>
          </w:tcPr>
          <w:p w14:paraId="4FFF655C">
            <w:pPr>
              <w:jc w:val="center"/>
              <w:rPr>
                <w:ins w:id="2021" w:author="LKY" w:date="2026-05-22T21:01:16Z"/>
                <w:rFonts w:hint="default" w:ascii="Times New Roman" w:hAnsi="Times New Roman"/>
                <w:vertAlign w:val="baseline"/>
                <w:lang w:val="en-US" w:eastAsia="zh-CN"/>
              </w:rPr>
            </w:pPr>
            <w:ins w:id="2022" w:author="LKY" w:date="2026-05-22T21:01:16Z">
              <w:r>
                <w:rPr>
                  <w:rFonts w:hint="eastAsia" w:ascii="Times New Roman" w:hAnsi="Times New Roman"/>
                  <w:vertAlign w:val="baseline"/>
                  <w:lang w:val="en-US" w:eastAsia="zh-CN"/>
                </w:rPr>
                <w:t>B9</w:t>
              </w:r>
            </w:ins>
          </w:p>
        </w:tc>
      </w:tr>
      <w:tr w14:paraId="4DDD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23" w:author="LKY" w:date="2026-05-22T21:01:16Z"/>
        </w:trPr>
        <w:tc>
          <w:tcPr>
            <w:tcW w:w="836" w:type="pct"/>
            <w:noWrap w:val="0"/>
            <w:vAlign w:val="top"/>
          </w:tcPr>
          <w:p w14:paraId="72FE3E83">
            <w:pPr>
              <w:jc w:val="center"/>
              <w:rPr>
                <w:ins w:id="2024" w:author="LKY" w:date="2026-05-22T21:01:16Z"/>
                <w:rFonts w:hint="default" w:ascii="Times New Roman" w:hAnsi="Times New Roman"/>
                <w:vertAlign w:val="baseline"/>
                <w:lang w:val="en-US" w:eastAsia="zh-CN"/>
              </w:rPr>
            </w:pPr>
            <w:ins w:id="2025" w:author="LKY" w:date="2026-05-22T21:01:16Z">
              <w:r>
                <w:rPr>
                  <w:rFonts w:hint="eastAsia" w:ascii="Times New Roman" w:hAnsi="Times New Roman"/>
                  <w:vertAlign w:val="baseline"/>
                  <w:lang w:val="en-US" w:eastAsia="zh-CN"/>
                </w:rPr>
                <w:t>名称</w:t>
              </w:r>
            </w:ins>
          </w:p>
        </w:tc>
        <w:tc>
          <w:tcPr>
            <w:tcW w:w="526" w:type="pct"/>
            <w:gridSpan w:val="2"/>
            <w:noWrap w:val="0"/>
            <w:vAlign w:val="top"/>
          </w:tcPr>
          <w:p w14:paraId="79A2F72D">
            <w:pPr>
              <w:jc w:val="center"/>
              <w:rPr>
                <w:ins w:id="2026" w:author="LKY" w:date="2026-05-22T21:01:16Z"/>
                <w:rFonts w:hint="default" w:ascii="Times New Roman" w:hAnsi="Times New Roman"/>
                <w:vertAlign w:val="baseline"/>
                <w:lang w:val="en-US" w:eastAsia="zh-CN"/>
              </w:rPr>
            </w:pPr>
            <w:ins w:id="2027" w:author="LKY" w:date="2026-05-22T21:01:16Z">
              <w:r>
                <w:rPr>
                  <w:rFonts w:hint="eastAsia" w:ascii="Times New Roman" w:hAnsi="Times New Roman"/>
                  <w:vertAlign w:val="baseline"/>
                  <w:lang w:val="en-US" w:eastAsia="zh-CN"/>
                </w:rPr>
                <w:t>SW1</w:t>
              </w:r>
            </w:ins>
          </w:p>
        </w:tc>
        <w:tc>
          <w:tcPr>
            <w:tcW w:w="396" w:type="pct"/>
            <w:noWrap w:val="0"/>
            <w:vAlign w:val="top"/>
          </w:tcPr>
          <w:p w14:paraId="30BDC7E9">
            <w:pPr>
              <w:jc w:val="center"/>
              <w:rPr>
                <w:ins w:id="2028" w:author="LKY" w:date="2026-05-22T21:01:16Z"/>
                <w:rFonts w:hint="default" w:ascii="Times New Roman" w:hAnsi="Times New Roman"/>
                <w:vertAlign w:val="baseline"/>
                <w:lang w:val="en-US" w:eastAsia="zh-CN"/>
              </w:rPr>
            </w:pPr>
            <w:ins w:id="2029" w:author="LKY" w:date="2026-05-22T21:01:16Z">
              <w:r>
                <w:rPr>
                  <w:rFonts w:hint="eastAsia" w:ascii="Times New Roman" w:hAnsi="Times New Roman"/>
                  <w:vertAlign w:val="baseline"/>
                  <w:lang w:val="en-US" w:eastAsia="zh-CN"/>
                </w:rPr>
                <w:t>SW2</w:t>
              </w:r>
            </w:ins>
          </w:p>
        </w:tc>
        <w:tc>
          <w:tcPr>
            <w:tcW w:w="472" w:type="pct"/>
            <w:noWrap w:val="0"/>
            <w:vAlign w:val="top"/>
          </w:tcPr>
          <w:p w14:paraId="3607E1D4">
            <w:pPr>
              <w:jc w:val="center"/>
              <w:rPr>
                <w:ins w:id="2030" w:author="LKY" w:date="2026-05-22T21:01:16Z"/>
                <w:rFonts w:hint="default" w:ascii="Times New Roman" w:hAnsi="Times New Roman" w:eastAsiaTheme="minorEastAsia" w:cstheme="minorBidi"/>
                <w:kern w:val="2"/>
                <w:sz w:val="21"/>
                <w:szCs w:val="24"/>
                <w:vertAlign w:val="baseline"/>
                <w:lang w:val="en-US" w:eastAsia="zh-CN" w:bidi="ar-SA"/>
              </w:rPr>
            </w:pPr>
            <w:ins w:id="2031" w:author="LKY" w:date="2026-05-22T21:01:16Z">
              <w:r>
                <w:rPr>
                  <w:rFonts w:hint="eastAsia" w:ascii="Times New Roman" w:hAnsi="Times New Roman"/>
                  <w:vertAlign w:val="baseline"/>
                  <w:lang w:val="en-US" w:eastAsia="zh-CN"/>
                </w:rPr>
                <w:t>SW3</w:t>
              </w:r>
            </w:ins>
          </w:p>
        </w:tc>
        <w:tc>
          <w:tcPr>
            <w:tcW w:w="450" w:type="pct"/>
            <w:noWrap w:val="0"/>
            <w:vAlign w:val="top"/>
          </w:tcPr>
          <w:p w14:paraId="2E2D91D0">
            <w:pPr>
              <w:jc w:val="center"/>
              <w:rPr>
                <w:ins w:id="2032" w:author="LKY" w:date="2026-05-22T21:01:16Z"/>
                <w:rFonts w:hint="default" w:ascii="Times New Roman" w:hAnsi="Times New Roman"/>
                <w:vertAlign w:val="baseline"/>
                <w:lang w:val="en-US" w:eastAsia="zh-CN"/>
              </w:rPr>
            </w:pPr>
            <w:ins w:id="2033" w:author="LKY" w:date="2026-05-22T21:01:16Z">
              <w:r>
                <w:rPr>
                  <w:rFonts w:hint="eastAsia" w:ascii="Times New Roman" w:hAnsi="Times New Roman"/>
                  <w:vertAlign w:val="baseline"/>
                  <w:lang w:val="en-US" w:eastAsia="zh-CN"/>
                </w:rPr>
                <w:t>SW4</w:t>
              </w:r>
            </w:ins>
          </w:p>
        </w:tc>
        <w:tc>
          <w:tcPr>
            <w:tcW w:w="461" w:type="pct"/>
            <w:noWrap w:val="0"/>
            <w:vAlign w:val="top"/>
          </w:tcPr>
          <w:p w14:paraId="3DBBC6C8">
            <w:pPr>
              <w:jc w:val="center"/>
              <w:rPr>
                <w:ins w:id="2034" w:author="LKY" w:date="2026-05-22T21:01:16Z"/>
                <w:rFonts w:hint="default" w:ascii="Times New Roman" w:hAnsi="Times New Roman"/>
                <w:vertAlign w:val="baseline"/>
                <w:lang w:val="en-US" w:eastAsia="zh-CN"/>
              </w:rPr>
            </w:pPr>
            <w:ins w:id="2035" w:author="LKY" w:date="2026-05-22T21:01:16Z">
              <w:r>
                <w:rPr>
                  <w:rFonts w:hint="eastAsia" w:ascii="Times New Roman" w:hAnsi="Times New Roman"/>
                  <w:vertAlign w:val="baseline"/>
                  <w:lang w:val="en-US" w:eastAsia="zh-CN"/>
                </w:rPr>
                <w:t>SW5</w:t>
              </w:r>
            </w:ins>
          </w:p>
        </w:tc>
        <w:tc>
          <w:tcPr>
            <w:tcW w:w="461" w:type="pct"/>
            <w:gridSpan w:val="2"/>
            <w:noWrap w:val="0"/>
            <w:vAlign w:val="top"/>
          </w:tcPr>
          <w:p w14:paraId="2F1B445D">
            <w:pPr>
              <w:jc w:val="center"/>
              <w:rPr>
                <w:ins w:id="2036" w:author="LKY" w:date="2026-05-22T21:01:16Z"/>
                <w:rFonts w:hint="default" w:ascii="Times New Roman" w:hAnsi="Times New Roman"/>
                <w:vertAlign w:val="baseline"/>
                <w:lang w:val="en-US" w:eastAsia="zh-CN"/>
              </w:rPr>
            </w:pPr>
            <w:ins w:id="2037" w:author="LKY" w:date="2026-05-22T21:01:16Z">
              <w:r>
                <w:rPr>
                  <w:rFonts w:hint="eastAsia" w:ascii="Times New Roman" w:hAnsi="Times New Roman"/>
                  <w:vertAlign w:val="baseline"/>
                  <w:lang w:val="en-US" w:eastAsia="zh-CN"/>
                </w:rPr>
                <w:t>SW6</w:t>
              </w:r>
            </w:ins>
          </w:p>
        </w:tc>
        <w:tc>
          <w:tcPr>
            <w:tcW w:w="461" w:type="pct"/>
            <w:gridSpan w:val="2"/>
            <w:noWrap w:val="0"/>
            <w:vAlign w:val="top"/>
          </w:tcPr>
          <w:p w14:paraId="1EE9E5FA">
            <w:pPr>
              <w:jc w:val="center"/>
              <w:rPr>
                <w:ins w:id="2038" w:author="LKY" w:date="2026-05-22T21:01:16Z"/>
                <w:rFonts w:hint="default" w:ascii="Times New Roman" w:hAnsi="Times New Roman"/>
                <w:vertAlign w:val="baseline"/>
                <w:lang w:val="en-US" w:eastAsia="zh-CN"/>
              </w:rPr>
            </w:pPr>
            <w:ins w:id="2039" w:author="LKY" w:date="2026-05-22T21:01:16Z">
              <w:r>
                <w:rPr>
                  <w:rFonts w:hint="eastAsia" w:ascii="Times New Roman" w:hAnsi="Times New Roman"/>
                  <w:vertAlign w:val="baseline"/>
                  <w:lang w:val="en-US" w:eastAsia="zh-CN"/>
                </w:rPr>
                <w:t>SW7</w:t>
              </w:r>
            </w:ins>
          </w:p>
        </w:tc>
        <w:tc>
          <w:tcPr>
            <w:tcW w:w="462" w:type="pct"/>
            <w:gridSpan w:val="2"/>
            <w:noWrap w:val="0"/>
            <w:vAlign w:val="top"/>
          </w:tcPr>
          <w:p w14:paraId="2D3CB001">
            <w:pPr>
              <w:jc w:val="center"/>
              <w:rPr>
                <w:ins w:id="2040" w:author="LKY" w:date="2026-05-22T21:01:16Z"/>
                <w:rFonts w:hint="default" w:ascii="Times New Roman" w:hAnsi="Times New Roman"/>
                <w:vertAlign w:val="baseline"/>
                <w:lang w:val="en-US" w:eastAsia="zh-CN"/>
              </w:rPr>
            </w:pPr>
            <w:ins w:id="2041" w:author="LKY" w:date="2026-05-22T21:01:16Z">
              <w:r>
                <w:rPr>
                  <w:rFonts w:hint="eastAsia" w:ascii="Times New Roman" w:hAnsi="Times New Roman"/>
                  <w:vertAlign w:val="baseline"/>
                  <w:lang w:val="en-US" w:eastAsia="zh-CN"/>
                </w:rPr>
                <w:t>SW8</w:t>
              </w:r>
            </w:ins>
          </w:p>
        </w:tc>
        <w:tc>
          <w:tcPr>
            <w:tcW w:w="471" w:type="pct"/>
            <w:noWrap w:val="0"/>
            <w:vAlign w:val="top"/>
          </w:tcPr>
          <w:p w14:paraId="5FBF6378">
            <w:pPr>
              <w:jc w:val="center"/>
              <w:rPr>
                <w:ins w:id="2042" w:author="LKY" w:date="2026-05-22T21:01:16Z"/>
                <w:rFonts w:hint="default" w:ascii="Times New Roman" w:hAnsi="Times New Roman"/>
                <w:vertAlign w:val="baseline"/>
                <w:lang w:val="en-US" w:eastAsia="zh-CN"/>
              </w:rPr>
            </w:pPr>
            <w:ins w:id="2043" w:author="LKY" w:date="2026-05-22T21:01:16Z">
              <w:r>
                <w:rPr>
                  <w:rFonts w:hint="eastAsia" w:ascii="Times New Roman" w:hAnsi="Times New Roman"/>
                  <w:vertAlign w:val="baseline"/>
                  <w:lang w:val="en-US" w:eastAsia="zh-CN"/>
                </w:rPr>
                <w:t>PE</w:t>
              </w:r>
            </w:ins>
          </w:p>
        </w:tc>
      </w:tr>
      <w:tr w14:paraId="0DD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44" w:author="LKY" w:date="2026-05-22T21:01:16Z"/>
        </w:trPr>
        <w:tc>
          <w:tcPr>
            <w:tcW w:w="836" w:type="pct"/>
            <w:noWrap w:val="0"/>
            <w:vAlign w:val="top"/>
          </w:tcPr>
          <w:p w14:paraId="79DF72EF">
            <w:pPr>
              <w:jc w:val="center"/>
              <w:rPr>
                <w:ins w:id="2045" w:author="LKY" w:date="2026-05-22T21:01:16Z"/>
                <w:rFonts w:hint="default" w:ascii="Times New Roman" w:hAnsi="Times New Roman"/>
                <w:vertAlign w:val="baseline"/>
                <w:lang w:val="en-US" w:eastAsia="zh-CN"/>
              </w:rPr>
            </w:pPr>
            <w:ins w:id="2046" w:author="LKY" w:date="2026-05-22T21:01:16Z">
              <w:r>
                <w:rPr>
                  <w:rFonts w:hint="eastAsia" w:ascii="Times New Roman" w:hAnsi="Times New Roman"/>
                  <w:vertAlign w:val="baseline"/>
                  <w:lang w:val="en-US" w:eastAsia="zh-CN"/>
                </w:rPr>
                <w:t>端口号</w:t>
              </w:r>
            </w:ins>
          </w:p>
        </w:tc>
        <w:tc>
          <w:tcPr>
            <w:tcW w:w="526" w:type="pct"/>
            <w:gridSpan w:val="2"/>
            <w:noWrap w:val="0"/>
            <w:vAlign w:val="top"/>
          </w:tcPr>
          <w:p w14:paraId="6A49B84B">
            <w:pPr>
              <w:jc w:val="center"/>
              <w:rPr>
                <w:ins w:id="2047" w:author="LKY" w:date="2026-05-22T21:01:16Z"/>
                <w:rFonts w:hint="default" w:ascii="Times New Roman" w:hAnsi="Times New Roman"/>
                <w:vertAlign w:val="baseline"/>
                <w:lang w:val="en-US" w:eastAsia="zh-CN"/>
              </w:rPr>
            </w:pPr>
            <w:ins w:id="2048" w:author="LKY" w:date="2026-05-22T21:01:16Z">
              <w:r>
                <w:rPr>
                  <w:rFonts w:hint="eastAsia" w:ascii="Times New Roman" w:hAnsi="Times New Roman"/>
                  <w:vertAlign w:val="baseline"/>
                  <w:lang w:val="en-US" w:eastAsia="zh-CN"/>
                </w:rPr>
                <w:t>A1</w:t>
              </w:r>
            </w:ins>
          </w:p>
        </w:tc>
        <w:tc>
          <w:tcPr>
            <w:tcW w:w="396" w:type="pct"/>
            <w:noWrap w:val="0"/>
            <w:vAlign w:val="top"/>
          </w:tcPr>
          <w:p w14:paraId="48D74483">
            <w:pPr>
              <w:jc w:val="center"/>
              <w:rPr>
                <w:ins w:id="2049" w:author="LKY" w:date="2026-05-22T21:01:16Z"/>
                <w:rFonts w:hint="default" w:ascii="Times New Roman" w:hAnsi="Times New Roman"/>
                <w:vertAlign w:val="baseline"/>
                <w:lang w:val="en-US" w:eastAsia="zh-CN"/>
              </w:rPr>
            </w:pPr>
            <w:ins w:id="2050" w:author="LKY" w:date="2026-05-22T21:01:16Z">
              <w:r>
                <w:rPr>
                  <w:rFonts w:hint="eastAsia" w:ascii="Times New Roman" w:hAnsi="Times New Roman"/>
                  <w:vertAlign w:val="baseline"/>
                  <w:lang w:val="en-US" w:eastAsia="zh-CN"/>
                </w:rPr>
                <w:t>A2</w:t>
              </w:r>
            </w:ins>
          </w:p>
        </w:tc>
        <w:tc>
          <w:tcPr>
            <w:tcW w:w="472" w:type="pct"/>
            <w:noWrap w:val="0"/>
            <w:vAlign w:val="top"/>
          </w:tcPr>
          <w:p w14:paraId="23DE2C89">
            <w:pPr>
              <w:jc w:val="center"/>
              <w:rPr>
                <w:ins w:id="2051" w:author="LKY" w:date="2026-05-22T21:01:16Z"/>
                <w:rFonts w:hint="default" w:ascii="Times New Roman" w:hAnsi="Times New Roman"/>
                <w:vertAlign w:val="baseline"/>
                <w:lang w:val="en-US" w:eastAsia="zh-CN"/>
              </w:rPr>
            </w:pPr>
            <w:ins w:id="2052" w:author="LKY" w:date="2026-05-22T21:01:16Z">
              <w:r>
                <w:rPr>
                  <w:rFonts w:hint="eastAsia" w:ascii="Times New Roman" w:hAnsi="Times New Roman"/>
                  <w:vertAlign w:val="baseline"/>
                  <w:lang w:val="en-US" w:eastAsia="zh-CN"/>
                </w:rPr>
                <w:t>A3</w:t>
              </w:r>
            </w:ins>
          </w:p>
        </w:tc>
        <w:tc>
          <w:tcPr>
            <w:tcW w:w="450" w:type="pct"/>
            <w:noWrap w:val="0"/>
            <w:vAlign w:val="top"/>
          </w:tcPr>
          <w:p w14:paraId="7DDC2132">
            <w:pPr>
              <w:jc w:val="center"/>
              <w:rPr>
                <w:ins w:id="2053" w:author="LKY" w:date="2026-05-22T21:01:16Z"/>
                <w:rFonts w:hint="default" w:ascii="Times New Roman" w:hAnsi="Times New Roman"/>
                <w:vertAlign w:val="baseline"/>
                <w:lang w:val="en-US" w:eastAsia="zh-CN"/>
              </w:rPr>
            </w:pPr>
            <w:ins w:id="2054" w:author="LKY" w:date="2026-05-22T21:01:16Z">
              <w:r>
                <w:rPr>
                  <w:rFonts w:hint="eastAsia" w:ascii="Times New Roman" w:hAnsi="Times New Roman"/>
                  <w:vertAlign w:val="baseline"/>
                  <w:lang w:val="en-US" w:eastAsia="zh-CN"/>
                </w:rPr>
                <w:t>A4</w:t>
              </w:r>
            </w:ins>
          </w:p>
        </w:tc>
        <w:tc>
          <w:tcPr>
            <w:tcW w:w="467" w:type="pct"/>
            <w:gridSpan w:val="2"/>
            <w:noWrap w:val="0"/>
            <w:vAlign w:val="top"/>
          </w:tcPr>
          <w:p w14:paraId="0A4461E7">
            <w:pPr>
              <w:jc w:val="center"/>
              <w:rPr>
                <w:ins w:id="2055" w:author="LKY" w:date="2026-05-22T21:01:16Z"/>
                <w:rFonts w:hint="default" w:ascii="Times New Roman" w:hAnsi="Times New Roman"/>
                <w:vertAlign w:val="baseline"/>
                <w:lang w:val="en-US" w:eastAsia="zh-CN"/>
              </w:rPr>
            </w:pPr>
            <w:ins w:id="2056" w:author="LKY" w:date="2026-05-22T21:01:16Z">
              <w:r>
                <w:rPr>
                  <w:rFonts w:hint="eastAsia" w:ascii="Times New Roman" w:hAnsi="Times New Roman"/>
                  <w:vertAlign w:val="baseline"/>
                  <w:lang w:val="en-US" w:eastAsia="zh-CN"/>
                </w:rPr>
                <w:t>A5</w:t>
              </w:r>
            </w:ins>
          </w:p>
        </w:tc>
        <w:tc>
          <w:tcPr>
            <w:tcW w:w="456" w:type="pct"/>
            <w:gridSpan w:val="2"/>
            <w:noWrap w:val="0"/>
            <w:vAlign w:val="top"/>
          </w:tcPr>
          <w:p w14:paraId="1AE573C6">
            <w:pPr>
              <w:jc w:val="center"/>
              <w:rPr>
                <w:ins w:id="2057" w:author="LKY" w:date="2026-05-22T21:01:16Z"/>
                <w:rFonts w:hint="default" w:ascii="Times New Roman" w:hAnsi="Times New Roman"/>
                <w:vertAlign w:val="baseline"/>
                <w:lang w:val="en-US" w:eastAsia="zh-CN"/>
              </w:rPr>
            </w:pPr>
            <w:ins w:id="2058" w:author="LKY" w:date="2026-05-22T21:01:16Z">
              <w:r>
                <w:rPr>
                  <w:rFonts w:hint="eastAsia" w:ascii="Times New Roman" w:hAnsi="Times New Roman"/>
                  <w:vertAlign w:val="baseline"/>
                  <w:lang w:val="en-US" w:eastAsia="zh-CN"/>
                </w:rPr>
                <w:t>A6</w:t>
              </w:r>
            </w:ins>
          </w:p>
        </w:tc>
        <w:tc>
          <w:tcPr>
            <w:tcW w:w="467" w:type="pct"/>
            <w:gridSpan w:val="2"/>
            <w:noWrap w:val="0"/>
            <w:vAlign w:val="top"/>
          </w:tcPr>
          <w:p w14:paraId="2A695795">
            <w:pPr>
              <w:jc w:val="center"/>
              <w:rPr>
                <w:ins w:id="2059" w:author="LKY" w:date="2026-05-22T21:01:16Z"/>
                <w:rFonts w:hint="default" w:ascii="Times New Roman" w:hAnsi="Times New Roman"/>
                <w:vertAlign w:val="baseline"/>
                <w:lang w:val="en-US" w:eastAsia="zh-CN"/>
              </w:rPr>
            </w:pPr>
            <w:ins w:id="2060" w:author="LKY" w:date="2026-05-22T21:01:16Z">
              <w:r>
                <w:rPr>
                  <w:rFonts w:hint="eastAsia" w:ascii="Times New Roman" w:hAnsi="Times New Roman"/>
                  <w:vertAlign w:val="baseline"/>
                  <w:lang w:val="en-US" w:eastAsia="zh-CN"/>
                </w:rPr>
                <w:t>A7</w:t>
              </w:r>
            </w:ins>
          </w:p>
        </w:tc>
        <w:tc>
          <w:tcPr>
            <w:tcW w:w="455" w:type="pct"/>
            <w:noWrap w:val="0"/>
            <w:vAlign w:val="top"/>
          </w:tcPr>
          <w:p w14:paraId="56743F6F">
            <w:pPr>
              <w:jc w:val="center"/>
              <w:rPr>
                <w:ins w:id="2061" w:author="LKY" w:date="2026-05-22T21:01:16Z"/>
                <w:rFonts w:hint="default" w:ascii="Times New Roman" w:hAnsi="Times New Roman"/>
                <w:vertAlign w:val="baseline"/>
                <w:lang w:val="en-US" w:eastAsia="zh-CN"/>
              </w:rPr>
            </w:pPr>
            <w:ins w:id="2062" w:author="LKY" w:date="2026-05-22T21:01:16Z">
              <w:r>
                <w:rPr>
                  <w:rFonts w:hint="eastAsia" w:ascii="Times New Roman" w:hAnsi="Times New Roman"/>
                  <w:vertAlign w:val="baseline"/>
                  <w:lang w:val="en-US" w:eastAsia="zh-CN"/>
                </w:rPr>
                <w:t>A8</w:t>
              </w:r>
            </w:ins>
          </w:p>
        </w:tc>
        <w:tc>
          <w:tcPr>
            <w:tcW w:w="471" w:type="pct"/>
            <w:noWrap w:val="0"/>
            <w:vAlign w:val="top"/>
          </w:tcPr>
          <w:p w14:paraId="7850F767">
            <w:pPr>
              <w:jc w:val="center"/>
              <w:rPr>
                <w:ins w:id="2063" w:author="LKY" w:date="2026-05-22T21:01:16Z"/>
                <w:rFonts w:hint="default" w:ascii="Times New Roman" w:hAnsi="Times New Roman"/>
                <w:vertAlign w:val="baseline"/>
                <w:lang w:val="en-US" w:eastAsia="zh-CN"/>
              </w:rPr>
            </w:pPr>
            <w:ins w:id="2064" w:author="LKY" w:date="2026-05-22T21:01:16Z">
              <w:r>
                <w:rPr>
                  <w:rFonts w:hint="eastAsia" w:ascii="Times New Roman" w:hAnsi="Times New Roman"/>
                  <w:vertAlign w:val="baseline"/>
                  <w:lang w:val="en-US" w:eastAsia="zh-CN"/>
                </w:rPr>
                <w:t>A9</w:t>
              </w:r>
            </w:ins>
          </w:p>
        </w:tc>
      </w:tr>
      <w:tr w14:paraId="40A3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65" w:author="LKY" w:date="2026-05-22T21:01:16Z"/>
        </w:trPr>
        <w:tc>
          <w:tcPr>
            <w:tcW w:w="836" w:type="pct"/>
            <w:noWrap w:val="0"/>
            <w:vAlign w:val="top"/>
          </w:tcPr>
          <w:p w14:paraId="0900CFED">
            <w:pPr>
              <w:jc w:val="center"/>
              <w:rPr>
                <w:ins w:id="2066" w:author="LKY" w:date="2026-05-22T21:01:16Z"/>
                <w:rFonts w:hint="default" w:ascii="Times New Roman" w:hAnsi="Times New Roman"/>
                <w:vertAlign w:val="baseline"/>
                <w:lang w:val="en-US" w:eastAsia="zh-CN"/>
              </w:rPr>
            </w:pPr>
            <w:ins w:id="2067" w:author="LKY" w:date="2026-05-22T21:01:16Z">
              <w:r>
                <w:rPr>
                  <w:rFonts w:hint="eastAsia" w:ascii="Times New Roman" w:hAnsi="Times New Roman"/>
                  <w:vertAlign w:val="baseline"/>
                  <w:lang w:val="en-US" w:eastAsia="zh-CN"/>
                </w:rPr>
                <w:t>名称</w:t>
              </w:r>
            </w:ins>
          </w:p>
        </w:tc>
        <w:tc>
          <w:tcPr>
            <w:tcW w:w="520" w:type="pct"/>
            <w:noWrap w:val="0"/>
            <w:vAlign w:val="top"/>
          </w:tcPr>
          <w:p w14:paraId="24068C4A">
            <w:pPr>
              <w:jc w:val="center"/>
              <w:rPr>
                <w:ins w:id="2068" w:author="LKY" w:date="2026-05-22T21:01:16Z"/>
                <w:rFonts w:hint="default" w:ascii="Times New Roman" w:hAnsi="Times New Roman"/>
                <w:vertAlign w:val="baseline"/>
                <w:lang w:val="en-US" w:eastAsia="zh-CN"/>
              </w:rPr>
            </w:pPr>
            <w:ins w:id="2069" w:author="LKY" w:date="2026-05-22T21:01:16Z">
              <w:r>
                <w:rPr>
                  <w:rFonts w:hint="eastAsia" w:ascii="Times New Roman" w:hAnsi="Times New Roman"/>
                  <w:vertAlign w:val="baseline"/>
                  <w:lang w:val="en-US" w:eastAsia="zh-CN"/>
                </w:rPr>
                <w:t>SW1</w:t>
              </w:r>
            </w:ins>
          </w:p>
        </w:tc>
        <w:tc>
          <w:tcPr>
            <w:tcW w:w="402" w:type="pct"/>
            <w:gridSpan w:val="2"/>
            <w:noWrap w:val="0"/>
            <w:vAlign w:val="top"/>
          </w:tcPr>
          <w:p w14:paraId="34F6FEC9">
            <w:pPr>
              <w:jc w:val="center"/>
              <w:rPr>
                <w:ins w:id="2070" w:author="LKY" w:date="2026-05-22T21:01:16Z"/>
                <w:rFonts w:hint="default" w:ascii="Times New Roman" w:hAnsi="Times New Roman"/>
                <w:vertAlign w:val="baseline"/>
                <w:lang w:val="en-US" w:eastAsia="zh-CN"/>
              </w:rPr>
            </w:pPr>
            <w:ins w:id="2071" w:author="LKY" w:date="2026-05-22T21:01:16Z">
              <w:r>
                <w:rPr>
                  <w:rFonts w:hint="eastAsia" w:ascii="Times New Roman" w:hAnsi="Times New Roman"/>
                  <w:vertAlign w:val="baseline"/>
                  <w:lang w:val="en-US" w:eastAsia="zh-CN"/>
                </w:rPr>
                <w:t>SW2</w:t>
              </w:r>
            </w:ins>
          </w:p>
        </w:tc>
        <w:tc>
          <w:tcPr>
            <w:tcW w:w="472" w:type="pct"/>
            <w:noWrap w:val="0"/>
            <w:vAlign w:val="top"/>
          </w:tcPr>
          <w:p w14:paraId="77007D5B">
            <w:pPr>
              <w:jc w:val="center"/>
              <w:rPr>
                <w:ins w:id="2072" w:author="LKY" w:date="2026-05-22T21:01:16Z"/>
                <w:rFonts w:hint="default" w:ascii="Times New Roman" w:hAnsi="Times New Roman"/>
                <w:vertAlign w:val="baseline"/>
                <w:lang w:val="en-US" w:eastAsia="zh-CN"/>
              </w:rPr>
            </w:pPr>
            <w:ins w:id="2073" w:author="LKY" w:date="2026-05-22T21:01:16Z">
              <w:r>
                <w:rPr>
                  <w:rFonts w:hint="eastAsia" w:ascii="Times New Roman" w:hAnsi="Times New Roman"/>
                  <w:vertAlign w:val="baseline"/>
                  <w:lang w:val="en-US" w:eastAsia="zh-CN"/>
                </w:rPr>
                <w:t>SW3</w:t>
              </w:r>
            </w:ins>
          </w:p>
        </w:tc>
        <w:tc>
          <w:tcPr>
            <w:tcW w:w="450" w:type="pct"/>
            <w:noWrap w:val="0"/>
            <w:vAlign w:val="top"/>
          </w:tcPr>
          <w:p w14:paraId="0EBCE468">
            <w:pPr>
              <w:jc w:val="center"/>
              <w:rPr>
                <w:ins w:id="2074" w:author="LKY" w:date="2026-05-22T21:01:16Z"/>
                <w:rFonts w:hint="default" w:ascii="Times New Roman" w:hAnsi="Times New Roman"/>
                <w:vertAlign w:val="baseline"/>
                <w:lang w:val="en-US" w:eastAsia="zh-CN"/>
              </w:rPr>
            </w:pPr>
            <w:ins w:id="2075" w:author="LKY" w:date="2026-05-22T21:01:16Z">
              <w:r>
                <w:rPr>
                  <w:rFonts w:hint="eastAsia" w:ascii="Times New Roman" w:hAnsi="Times New Roman"/>
                  <w:vertAlign w:val="baseline"/>
                  <w:lang w:val="en-US" w:eastAsia="zh-CN"/>
                </w:rPr>
                <w:t>SW4</w:t>
              </w:r>
            </w:ins>
          </w:p>
        </w:tc>
        <w:tc>
          <w:tcPr>
            <w:tcW w:w="467" w:type="pct"/>
            <w:gridSpan w:val="2"/>
            <w:noWrap w:val="0"/>
            <w:vAlign w:val="top"/>
          </w:tcPr>
          <w:p w14:paraId="51928CB3">
            <w:pPr>
              <w:jc w:val="center"/>
              <w:rPr>
                <w:ins w:id="2076" w:author="LKY" w:date="2026-05-22T21:01:16Z"/>
                <w:rFonts w:hint="default" w:ascii="Times New Roman" w:hAnsi="Times New Roman"/>
                <w:vertAlign w:val="baseline"/>
                <w:lang w:val="en-US" w:eastAsia="zh-CN"/>
              </w:rPr>
            </w:pPr>
            <w:ins w:id="2077" w:author="LKY" w:date="2026-05-22T21:01:16Z">
              <w:r>
                <w:rPr>
                  <w:rFonts w:hint="eastAsia" w:ascii="Times New Roman" w:hAnsi="Times New Roman"/>
                  <w:vertAlign w:val="baseline"/>
                  <w:lang w:val="en-US" w:eastAsia="zh-CN"/>
                </w:rPr>
                <w:t>SW5</w:t>
              </w:r>
            </w:ins>
          </w:p>
        </w:tc>
        <w:tc>
          <w:tcPr>
            <w:tcW w:w="456" w:type="pct"/>
            <w:gridSpan w:val="2"/>
            <w:noWrap w:val="0"/>
            <w:vAlign w:val="top"/>
          </w:tcPr>
          <w:p w14:paraId="61433794">
            <w:pPr>
              <w:jc w:val="center"/>
              <w:rPr>
                <w:ins w:id="2078" w:author="LKY" w:date="2026-05-22T21:01:16Z"/>
                <w:rFonts w:hint="default" w:ascii="Times New Roman" w:hAnsi="Times New Roman"/>
                <w:vertAlign w:val="baseline"/>
                <w:lang w:val="en-US" w:eastAsia="zh-CN"/>
              </w:rPr>
            </w:pPr>
            <w:ins w:id="2079" w:author="LKY" w:date="2026-05-22T21:01:16Z">
              <w:r>
                <w:rPr>
                  <w:rFonts w:hint="eastAsia" w:ascii="Times New Roman" w:hAnsi="Times New Roman"/>
                  <w:vertAlign w:val="baseline"/>
                  <w:lang w:val="en-US" w:eastAsia="zh-CN"/>
                </w:rPr>
                <w:t>SW6</w:t>
              </w:r>
            </w:ins>
          </w:p>
        </w:tc>
        <w:tc>
          <w:tcPr>
            <w:tcW w:w="467" w:type="pct"/>
            <w:gridSpan w:val="2"/>
            <w:noWrap w:val="0"/>
            <w:vAlign w:val="top"/>
          </w:tcPr>
          <w:p w14:paraId="0D248508">
            <w:pPr>
              <w:jc w:val="center"/>
              <w:rPr>
                <w:ins w:id="2080" w:author="LKY" w:date="2026-05-22T21:01:16Z"/>
                <w:rFonts w:hint="default" w:ascii="Times New Roman" w:hAnsi="Times New Roman"/>
                <w:vertAlign w:val="baseline"/>
                <w:lang w:val="en-US" w:eastAsia="zh-CN"/>
              </w:rPr>
            </w:pPr>
            <w:ins w:id="2081" w:author="LKY" w:date="2026-05-22T21:01:16Z">
              <w:r>
                <w:rPr>
                  <w:rFonts w:hint="eastAsia" w:ascii="Times New Roman" w:hAnsi="Times New Roman"/>
                  <w:vertAlign w:val="baseline"/>
                  <w:lang w:val="en-US" w:eastAsia="zh-CN"/>
                </w:rPr>
                <w:t>SW7</w:t>
              </w:r>
            </w:ins>
          </w:p>
        </w:tc>
        <w:tc>
          <w:tcPr>
            <w:tcW w:w="455" w:type="pct"/>
            <w:noWrap w:val="0"/>
            <w:vAlign w:val="top"/>
          </w:tcPr>
          <w:p w14:paraId="202CDB30">
            <w:pPr>
              <w:jc w:val="center"/>
              <w:rPr>
                <w:ins w:id="2082" w:author="LKY" w:date="2026-05-22T21:01:16Z"/>
                <w:rFonts w:hint="default" w:ascii="Times New Roman" w:hAnsi="Times New Roman"/>
                <w:vertAlign w:val="baseline"/>
                <w:lang w:val="en-US" w:eastAsia="zh-CN"/>
              </w:rPr>
            </w:pPr>
            <w:ins w:id="2083" w:author="LKY" w:date="2026-05-22T21:01:16Z">
              <w:r>
                <w:rPr>
                  <w:rFonts w:hint="eastAsia" w:ascii="Times New Roman" w:hAnsi="Times New Roman"/>
                  <w:vertAlign w:val="baseline"/>
                  <w:lang w:val="en-US" w:eastAsia="zh-CN"/>
                </w:rPr>
                <w:t>SW8</w:t>
              </w:r>
            </w:ins>
          </w:p>
        </w:tc>
        <w:tc>
          <w:tcPr>
            <w:tcW w:w="471" w:type="pct"/>
            <w:noWrap w:val="0"/>
            <w:vAlign w:val="top"/>
          </w:tcPr>
          <w:p w14:paraId="7F5F84DE">
            <w:pPr>
              <w:jc w:val="center"/>
              <w:rPr>
                <w:ins w:id="2084" w:author="LKY" w:date="2026-05-22T21:01:16Z"/>
                <w:rFonts w:hint="default" w:ascii="Times New Roman" w:hAnsi="Times New Roman"/>
                <w:vertAlign w:val="baseline"/>
                <w:lang w:val="en-US" w:eastAsia="zh-CN"/>
              </w:rPr>
            </w:pPr>
            <w:ins w:id="2085" w:author="LKY" w:date="2026-05-22T21:01:16Z">
              <w:r>
                <w:rPr>
                  <w:rFonts w:hint="eastAsia" w:ascii="Times New Roman" w:hAnsi="Times New Roman"/>
                  <w:vertAlign w:val="baseline"/>
                  <w:lang w:val="en-US" w:eastAsia="zh-CN"/>
                </w:rPr>
                <w:t>PE</w:t>
              </w:r>
            </w:ins>
          </w:p>
        </w:tc>
      </w:tr>
    </w:tbl>
    <w:p w14:paraId="039D5991">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53" w:name="_Toc4574"/>
      <w:bookmarkStart w:id="54" w:name="_Toc24506"/>
      <w:bookmarkStart w:id="55" w:name="_Toc12653"/>
      <w:r>
        <w:rPr>
          <w:rFonts w:hint="eastAsia" w:ascii="Times New Roman" w:hAnsi="Times New Roman" w:cstheme="minorBidi"/>
          <w:b/>
          <w:bCs/>
          <w:kern w:val="2"/>
          <w:sz w:val="28"/>
          <w:szCs w:val="28"/>
          <w:lang w:val="en-US" w:eastAsia="zh-CN" w:bidi="ar-SA"/>
        </w:rPr>
        <w:t>2.3.4 AO模块</w:t>
      </w:r>
      <w:bookmarkEnd w:id="53"/>
      <w:bookmarkEnd w:id="54"/>
      <w:bookmarkEnd w:id="55"/>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142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86" w:author="LKY" w:date="2026-05-22T21:01:32Z"/>
        </w:trPr>
        <w:tc>
          <w:tcPr>
            <w:tcW w:w="5000" w:type="pct"/>
            <w:gridSpan w:val="10"/>
            <w:tcBorders>
              <w:top w:val="single" w:color="auto" w:sz="4" w:space="0"/>
            </w:tcBorders>
            <w:noWrap w:val="0"/>
            <w:vAlign w:val="top"/>
          </w:tcPr>
          <w:p w14:paraId="5439406A">
            <w:pPr>
              <w:jc w:val="center"/>
              <w:rPr>
                <w:ins w:id="2087" w:author="LKY" w:date="2026-05-22T21:01:32Z"/>
                <w:rFonts w:hint="default" w:ascii="Times New Roman" w:hAnsi="Times New Roman"/>
                <w:vertAlign w:val="baseline"/>
                <w:lang w:val="en-US" w:eastAsia="zh-CN"/>
              </w:rPr>
            </w:pPr>
            <w:ins w:id="2088" w:author="LKY" w:date="2026-05-22T21:01:32Z">
              <w:r>
                <w:rPr>
                  <w:rFonts w:hint="eastAsia" w:ascii="Times New Roman" w:hAnsi="Times New Roman"/>
                  <w:vertAlign w:val="baseline"/>
                  <w:lang w:val="en-US" w:eastAsia="zh-CN"/>
                </w:rPr>
                <w:t>N4081模块（0/4~20mA）</w:t>
              </w:r>
            </w:ins>
            <w:ins w:id="2089" w:author="LKY" w:date="2026-06-04T18:47:27Z">
              <w:r>
                <w:rPr>
                  <w:rFonts w:hint="eastAsia" w:ascii="Times New Roman" w:hAnsi="Times New Roman"/>
                  <w:vertAlign w:val="baseline"/>
                  <w:lang w:val="en-US" w:eastAsia="zh-CN"/>
                </w:rPr>
                <w:t>（</w:t>
              </w:r>
            </w:ins>
            <w:ins w:id="2090" w:author="L" w:date="2026-06-15T15:39:26Z">
              <w:r>
                <w:rPr>
                  <w:rFonts w:hint="eastAsia" w:ascii="Times New Roman" w:hAnsi="Times New Roman"/>
                  <w:vertAlign w:val="baseline"/>
                  <w:lang w:val="en-US" w:eastAsia="zh-CN"/>
                </w:rPr>
                <w:t>±</w:t>
              </w:r>
            </w:ins>
            <w:ins w:id="2091" w:author="L" w:date="2026-06-15T15:39:30Z">
              <w:r>
                <w:rPr>
                  <w:rFonts w:hint="eastAsia" w:ascii="Times New Roman" w:hAnsi="Times New Roman"/>
                  <w:vertAlign w:val="baseline"/>
                  <w:lang w:val="en-US" w:eastAsia="zh-CN"/>
                </w:rPr>
                <w:t>0.1</w:t>
              </w:r>
            </w:ins>
            <w:ins w:id="2092" w:author="LKY" w:date="2026-06-04T18:48:03Z">
              <w:r>
                <w:rPr>
                  <w:rFonts w:hint="eastAsia" w:ascii="Times New Roman" w:hAnsi="Times New Roman"/>
                  <w:vertAlign w:val="baseline"/>
                  <w:lang w:val="en-US" w:eastAsia="zh-CN"/>
                </w:rPr>
                <w:t>误差</w:t>
              </w:r>
            </w:ins>
            <w:ins w:id="2093" w:author="LKY" w:date="2026-06-04T18:47:28Z">
              <w:r>
                <w:rPr>
                  <w:rFonts w:hint="eastAsia" w:ascii="Times New Roman" w:hAnsi="Times New Roman"/>
                  <w:vertAlign w:val="baseline"/>
                  <w:lang w:val="en-US" w:eastAsia="zh-CN"/>
                </w:rPr>
                <w:t>）</w:t>
              </w:r>
            </w:ins>
          </w:p>
        </w:tc>
      </w:tr>
      <w:tr w14:paraId="7EC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94" w:author="LKY" w:date="2026-05-22T21:01:32Z"/>
        </w:trPr>
        <w:tc>
          <w:tcPr>
            <w:tcW w:w="638" w:type="pct"/>
            <w:tcBorders>
              <w:top w:val="single" w:color="auto" w:sz="4" w:space="0"/>
            </w:tcBorders>
            <w:noWrap w:val="0"/>
            <w:vAlign w:val="top"/>
          </w:tcPr>
          <w:p w14:paraId="1F0ADE6F">
            <w:pPr>
              <w:jc w:val="center"/>
              <w:rPr>
                <w:ins w:id="2095" w:author="LKY" w:date="2026-05-22T21:01:32Z"/>
                <w:rFonts w:hint="default" w:ascii="Times New Roman" w:hAnsi="Times New Roman"/>
                <w:vertAlign w:val="baseline"/>
                <w:lang w:val="en-US" w:eastAsia="zh-CN"/>
              </w:rPr>
            </w:pPr>
            <w:ins w:id="2096" w:author="LKY" w:date="2026-05-22T21:01:32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4107E144">
            <w:pPr>
              <w:jc w:val="center"/>
              <w:rPr>
                <w:ins w:id="2097" w:author="LKY" w:date="2026-05-22T21:01:32Z"/>
                <w:rFonts w:hint="default" w:ascii="Times New Roman" w:hAnsi="Times New Roman" w:eastAsiaTheme="minorEastAsia" w:cstheme="minorBidi"/>
                <w:kern w:val="2"/>
                <w:sz w:val="21"/>
                <w:szCs w:val="24"/>
                <w:vertAlign w:val="baseline"/>
                <w:lang w:val="en-US" w:eastAsia="zh-CN" w:bidi="ar-SA"/>
              </w:rPr>
            </w:pPr>
            <w:ins w:id="2098" w:author="LKY" w:date="2026-05-22T21:01:32Z">
              <w:r>
                <w:rPr>
                  <w:rFonts w:hint="eastAsia" w:ascii="Times New Roman" w:hAnsi="Times New Roman"/>
                  <w:vertAlign w:val="baseline"/>
                  <w:lang w:val="en-US" w:eastAsia="zh-CN"/>
                </w:rPr>
                <w:t>B1</w:t>
              </w:r>
            </w:ins>
          </w:p>
        </w:tc>
        <w:tc>
          <w:tcPr>
            <w:tcW w:w="482" w:type="pct"/>
            <w:tcBorders>
              <w:top w:val="single" w:color="auto" w:sz="4" w:space="0"/>
            </w:tcBorders>
            <w:noWrap w:val="0"/>
            <w:vAlign w:val="top"/>
          </w:tcPr>
          <w:p w14:paraId="585A1769">
            <w:pPr>
              <w:jc w:val="center"/>
              <w:rPr>
                <w:ins w:id="2099" w:author="LKY" w:date="2026-05-22T21:01:32Z"/>
                <w:rFonts w:hint="default" w:ascii="Times New Roman" w:hAnsi="Times New Roman" w:eastAsiaTheme="minorEastAsia" w:cstheme="minorBidi"/>
                <w:kern w:val="2"/>
                <w:sz w:val="21"/>
                <w:szCs w:val="24"/>
                <w:vertAlign w:val="baseline"/>
                <w:lang w:val="en-US" w:eastAsia="zh-CN" w:bidi="ar-SA"/>
              </w:rPr>
            </w:pPr>
            <w:ins w:id="2100" w:author="LKY" w:date="2026-05-22T21:01:32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031D5FF1">
            <w:pPr>
              <w:jc w:val="center"/>
              <w:rPr>
                <w:ins w:id="2101" w:author="LKY" w:date="2026-05-22T21:01:32Z"/>
                <w:rFonts w:hint="default" w:ascii="Times New Roman" w:hAnsi="Times New Roman" w:eastAsiaTheme="minorEastAsia" w:cstheme="minorBidi"/>
                <w:kern w:val="2"/>
                <w:sz w:val="21"/>
                <w:szCs w:val="24"/>
                <w:vertAlign w:val="baseline"/>
                <w:lang w:val="en-US" w:eastAsia="zh-CN" w:bidi="ar-SA"/>
              </w:rPr>
            </w:pPr>
            <w:ins w:id="2102" w:author="LKY" w:date="2026-05-22T21:01:32Z">
              <w:r>
                <w:rPr>
                  <w:rFonts w:hint="eastAsia" w:ascii="Times New Roman" w:hAnsi="Times New Roman"/>
                  <w:sz w:val="21"/>
                  <w:vertAlign w:val="baseline"/>
                  <w:lang w:val="en-US" w:eastAsia="zh-CN" w:bidi="ar-SA"/>
                </w:rPr>
                <w:t>B3</w:t>
              </w:r>
            </w:ins>
          </w:p>
        </w:tc>
        <w:tc>
          <w:tcPr>
            <w:tcW w:w="488" w:type="pct"/>
            <w:tcBorders>
              <w:top w:val="single" w:color="auto" w:sz="4" w:space="0"/>
            </w:tcBorders>
            <w:noWrap w:val="0"/>
            <w:vAlign w:val="top"/>
          </w:tcPr>
          <w:p w14:paraId="24C3364F">
            <w:pPr>
              <w:jc w:val="center"/>
              <w:rPr>
                <w:ins w:id="2103" w:author="LKY" w:date="2026-05-22T21:01:32Z"/>
                <w:rFonts w:hint="default" w:ascii="Times New Roman" w:hAnsi="Times New Roman" w:eastAsiaTheme="minorEastAsia" w:cstheme="minorBidi"/>
                <w:kern w:val="2"/>
                <w:sz w:val="21"/>
                <w:szCs w:val="24"/>
                <w:vertAlign w:val="baseline"/>
                <w:lang w:val="en-US" w:eastAsia="zh-CN" w:bidi="ar-SA"/>
              </w:rPr>
            </w:pPr>
            <w:ins w:id="2104" w:author="LKY" w:date="2026-05-22T21:01:32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7DC3972A">
            <w:pPr>
              <w:jc w:val="center"/>
              <w:rPr>
                <w:ins w:id="2105" w:author="LKY" w:date="2026-05-22T21:01:32Z"/>
                <w:rFonts w:hint="default" w:ascii="Times New Roman" w:hAnsi="Times New Roman" w:eastAsiaTheme="minorEastAsia" w:cstheme="minorBidi"/>
                <w:kern w:val="2"/>
                <w:sz w:val="21"/>
                <w:szCs w:val="24"/>
                <w:vertAlign w:val="baseline"/>
                <w:lang w:val="en-US" w:eastAsia="zh-CN" w:bidi="ar-SA"/>
              </w:rPr>
            </w:pPr>
            <w:ins w:id="2106" w:author="LKY" w:date="2026-05-22T21:01:32Z">
              <w:r>
                <w:rPr>
                  <w:rFonts w:hint="eastAsia" w:ascii="Times New Roman" w:hAnsi="Times New Roman"/>
                  <w:vertAlign w:val="baseline"/>
                  <w:lang w:val="en-US" w:eastAsia="zh-CN"/>
                </w:rPr>
                <w:t>B5</w:t>
              </w:r>
            </w:ins>
          </w:p>
        </w:tc>
        <w:tc>
          <w:tcPr>
            <w:tcW w:w="488" w:type="pct"/>
            <w:tcBorders>
              <w:top w:val="single" w:color="auto" w:sz="4" w:space="0"/>
            </w:tcBorders>
            <w:noWrap w:val="0"/>
            <w:vAlign w:val="top"/>
          </w:tcPr>
          <w:p w14:paraId="5CE9EE86">
            <w:pPr>
              <w:jc w:val="center"/>
              <w:rPr>
                <w:ins w:id="2107" w:author="LKY" w:date="2026-05-22T21:01:32Z"/>
                <w:rFonts w:hint="default" w:ascii="Times New Roman" w:hAnsi="Times New Roman" w:eastAsiaTheme="minorEastAsia" w:cstheme="minorBidi"/>
                <w:kern w:val="2"/>
                <w:sz w:val="21"/>
                <w:szCs w:val="24"/>
                <w:vertAlign w:val="baseline"/>
                <w:lang w:val="en-US" w:eastAsia="zh-CN" w:bidi="ar-SA"/>
              </w:rPr>
            </w:pPr>
            <w:ins w:id="2108" w:author="LKY" w:date="2026-05-22T21:01:32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C02FE6B">
            <w:pPr>
              <w:jc w:val="center"/>
              <w:rPr>
                <w:ins w:id="2109" w:author="LKY" w:date="2026-05-22T21:01:32Z"/>
                <w:rFonts w:hint="default" w:ascii="Times New Roman" w:hAnsi="Times New Roman"/>
                <w:vertAlign w:val="baseline"/>
                <w:lang w:val="en-US" w:eastAsia="zh-CN"/>
              </w:rPr>
            </w:pPr>
            <w:ins w:id="2110" w:author="LKY" w:date="2026-05-22T21:01:32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46332D2">
            <w:pPr>
              <w:jc w:val="center"/>
              <w:rPr>
                <w:ins w:id="2111" w:author="LKY" w:date="2026-05-22T21:01:32Z"/>
                <w:rFonts w:hint="default" w:ascii="Times New Roman" w:hAnsi="Times New Roman"/>
                <w:vertAlign w:val="baseline"/>
                <w:lang w:val="en-US" w:eastAsia="zh-CN"/>
              </w:rPr>
            </w:pPr>
            <w:ins w:id="2112" w:author="LKY" w:date="2026-05-22T21:01:32Z">
              <w:r>
                <w:rPr>
                  <w:rFonts w:hint="eastAsia" w:ascii="Times New Roman" w:hAnsi="Times New Roman"/>
                  <w:vertAlign w:val="baseline"/>
                  <w:lang w:val="en-US" w:eastAsia="zh-CN"/>
                </w:rPr>
                <w:t>B8</w:t>
              </w:r>
            </w:ins>
          </w:p>
        </w:tc>
        <w:tc>
          <w:tcPr>
            <w:tcW w:w="419" w:type="pct"/>
            <w:tcBorders>
              <w:top w:val="single" w:color="auto" w:sz="4" w:space="0"/>
            </w:tcBorders>
            <w:noWrap w:val="0"/>
            <w:vAlign w:val="top"/>
          </w:tcPr>
          <w:p w14:paraId="104F11F6">
            <w:pPr>
              <w:jc w:val="center"/>
              <w:rPr>
                <w:ins w:id="2113" w:author="LKY" w:date="2026-05-22T21:01:32Z"/>
                <w:rFonts w:hint="default" w:ascii="Times New Roman" w:hAnsi="Times New Roman"/>
                <w:vertAlign w:val="baseline"/>
                <w:lang w:val="en-US" w:eastAsia="zh-CN"/>
              </w:rPr>
            </w:pPr>
            <w:ins w:id="2114" w:author="LKY" w:date="2026-05-22T21:01:32Z">
              <w:r>
                <w:rPr>
                  <w:rFonts w:hint="eastAsia" w:ascii="Times New Roman" w:hAnsi="Times New Roman"/>
                  <w:vertAlign w:val="baseline"/>
                  <w:lang w:val="en-US" w:eastAsia="zh-CN"/>
                </w:rPr>
                <w:t>B9</w:t>
              </w:r>
            </w:ins>
          </w:p>
        </w:tc>
      </w:tr>
      <w:tr w14:paraId="069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15" w:author="LKY" w:date="2026-05-22T21:01:32Z"/>
        </w:trPr>
        <w:tc>
          <w:tcPr>
            <w:tcW w:w="638" w:type="pct"/>
            <w:noWrap w:val="0"/>
            <w:vAlign w:val="top"/>
          </w:tcPr>
          <w:p w14:paraId="725CF44B">
            <w:pPr>
              <w:jc w:val="center"/>
              <w:rPr>
                <w:ins w:id="2116" w:author="LKY" w:date="2026-05-22T21:01:32Z"/>
                <w:rFonts w:hint="default" w:ascii="Times New Roman" w:hAnsi="Times New Roman"/>
                <w:vertAlign w:val="baseline"/>
                <w:lang w:val="en-US" w:eastAsia="zh-CN"/>
              </w:rPr>
            </w:pPr>
            <w:ins w:id="2117" w:author="LKY" w:date="2026-05-22T21:01:32Z">
              <w:r>
                <w:rPr>
                  <w:rFonts w:hint="eastAsia" w:ascii="Times New Roman" w:hAnsi="Times New Roman"/>
                  <w:vertAlign w:val="baseline"/>
                  <w:lang w:val="en-US" w:eastAsia="zh-CN"/>
                </w:rPr>
                <w:t>名称</w:t>
              </w:r>
            </w:ins>
          </w:p>
        </w:tc>
        <w:tc>
          <w:tcPr>
            <w:tcW w:w="488" w:type="pct"/>
            <w:noWrap w:val="0"/>
            <w:vAlign w:val="top"/>
          </w:tcPr>
          <w:p w14:paraId="3701719C">
            <w:pPr>
              <w:jc w:val="center"/>
              <w:rPr>
                <w:ins w:id="2118" w:author="LKY" w:date="2026-05-22T21:01:32Z"/>
                <w:rFonts w:hint="default" w:ascii="Times New Roman" w:hAnsi="Times New Roman"/>
                <w:vertAlign w:val="baseline"/>
                <w:lang w:val="en-US" w:eastAsia="zh-CN"/>
              </w:rPr>
            </w:pPr>
            <w:ins w:id="2119" w:author="LKY" w:date="2026-05-22T21:01:32Z">
              <w:r>
                <w:rPr>
                  <w:rFonts w:hint="eastAsia" w:ascii="Times New Roman" w:hAnsi="Times New Roman"/>
                  <w:vertAlign w:val="baseline"/>
                  <w:lang w:val="en-US" w:eastAsia="zh-CN"/>
                </w:rPr>
                <w:t>A1+</w:t>
              </w:r>
            </w:ins>
          </w:p>
        </w:tc>
        <w:tc>
          <w:tcPr>
            <w:tcW w:w="482" w:type="pct"/>
            <w:noWrap w:val="0"/>
            <w:vAlign w:val="top"/>
          </w:tcPr>
          <w:p w14:paraId="7C40F49E">
            <w:pPr>
              <w:jc w:val="center"/>
              <w:rPr>
                <w:ins w:id="2120" w:author="LKY" w:date="2026-05-22T21:01:32Z"/>
                <w:rFonts w:hint="default" w:ascii="Times New Roman" w:hAnsi="Times New Roman"/>
                <w:vertAlign w:val="baseline"/>
                <w:lang w:val="en-US" w:eastAsia="zh-CN"/>
              </w:rPr>
            </w:pPr>
            <w:ins w:id="2121" w:author="LKY" w:date="2026-05-22T21:01:32Z">
              <w:r>
                <w:rPr>
                  <w:rFonts w:hint="eastAsia" w:ascii="Times New Roman" w:hAnsi="Times New Roman"/>
                  <w:vertAlign w:val="baseline"/>
                  <w:lang w:val="en-US" w:eastAsia="zh-CN"/>
                </w:rPr>
                <w:t>A2+</w:t>
              </w:r>
            </w:ins>
          </w:p>
        </w:tc>
        <w:tc>
          <w:tcPr>
            <w:tcW w:w="488" w:type="pct"/>
            <w:noWrap w:val="0"/>
            <w:vAlign w:val="top"/>
          </w:tcPr>
          <w:p w14:paraId="54A26DEC">
            <w:pPr>
              <w:jc w:val="center"/>
              <w:rPr>
                <w:ins w:id="2122" w:author="LKY" w:date="2026-05-22T21:01:32Z"/>
                <w:rFonts w:hint="default" w:ascii="Times New Roman" w:hAnsi="Times New Roman" w:eastAsiaTheme="minorEastAsia" w:cstheme="minorBidi"/>
                <w:kern w:val="2"/>
                <w:sz w:val="21"/>
                <w:szCs w:val="24"/>
                <w:vertAlign w:val="baseline"/>
                <w:lang w:val="en-US" w:eastAsia="zh-CN" w:bidi="ar-SA"/>
              </w:rPr>
            </w:pPr>
            <w:ins w:id="2123" w:author="LKY" w:date="2026-05-22T21:01:32Z">
              <w:r>
                <w:rPr>
                  <w:rFonts w:hint="eastAsia" w:ascii="Times New Roman" w:hAnsi="Times New Roman"/>
                  <w:vertAlign w:val="baseline"/>
                  <w:lang w:val="en-US" w:eastAsia="zh-CN"/>
                </w:rPr>
                <w:t>A3+</w:t>
              </w:r>
            </w:ins>
          </w:p>
        </w:tc>
        <w:tc>
          <w:tcPr>
            <w:tcW w:w="488" w:type="pct"/>
            <w:noWrap w:val="0"/>
            <w:vAlign w:val="top"/>
          </w:tcPr>
          <w:p w14:paraId="63CC6347">
            <w:pPr>
              <w:jc w:val="center"/>
              <w:rPr>
                <w:ins w:id="2124" w:author="LKY" w:date="2026-05-22T21:01:32Z"/>
                <w:rFonts w:hint="default" w:ascii="Times New Roman" w:hAnsi="Times New Roman" w:eastAsiaTheme="minorEastAsia" w:cstheme="minorBidi"/>
                <w:kern w:val="2"/>
                <w:sz w:val="21"/>
                <w:szCs w:val="24"/>
                <w:vertAlign w:val="baseline"/>
                <w:lang w:val="en-US" w:eastAsia="zh-CN" w:bidi="ar-SA"/>
              </w:rPr>
            </w:pPr>
            <w:ins w:id="2125" w:author="LKY" w:date="2026-05-22T21:01:32Z">
              <w:r>
                <w:rPr>
                  <w:rFonts w:hint="eastAsia" w:ascii="Times New Roman" w:hAnsi="Times New Roman"/>
                  <w:vertAlign w:val="baseline"/>
                  <w:lang w:val="en-US" w:eastAsia="zh-CN"/>
                </w:rPr>
                <w:t>A4+</w:t>
              </w:r>
            </w:ins>
          </w:p>
        </w:tc>
        <w:tc>
          <w:tcPr>
            <w:tcW w:w="488" w:type="pct"/>
            <w:noWrap w:val="0"/>
            <w:vAlign w:val="top"/>
          </w:tcPr>
          <w:p w14:paraId="4F1B56D7">
            <w:pPr>
              <w:jc w:val="center"/>
              <w:rPr>
                <w:ins w:id="2126" w:author="LKY" w:date="2026-05-22T21:01:32Z"/>
                <w:rFonts w:hint="default" w:ascii="Times New Roman" w:hAnsi="Times New Roman"/>
                <w:vertAlign w:val="baseline"/>
                <w:lang w:val="en-US" w:eastAsia="zh-CN"/>
              </w:rPr>
            </w:pPr>
            <w:ins w:id="2127" w:author="LKY" w:date="2026-05-22T21:01:32Z">
              <w:r>
                <w:rPr>
                  <w:rFonts w:hint="eastAsia" w:ascii="Times New Roman" w:hAnsi="Times New Roman"/>
                  <w:vertAlign w:val="baseline"/>
                  <w:lang w:val="en-US" w:eastAsia="zh-CN"/>
                </w:rPr>
                <w:t>A5+</w:t>
              </w:r>
            </w:ins>
          </w:p>
        </w:tc>
        <w:tc>
          <w:tcPr>
            <w:tcW w:w="488" w:type="pct"/>
            <w:noWrap w:val="0"/>
            <w:vAlign w:val="top"/>
          </w:tcPr>
          <w:p w14:paraId="7ECF7224">
            <w:pPr>
              <w:jc w:val="center"/>
              <w:rPr>
                <w:ins w:id="2128" w:author="LKY" w:date="2026-05-22T21:01:32Z"/>
                <w:rFonts w:hint="default" w:ascii="Times New Roman" w:hAnsi="Times New Roman"/>
                <w:vertAlign w:val="baseline"/>
                <w:lang w:val="en-US" w:eastAsia="zh-CN"/>
              </w:rPr>
            </w:pPr>
            <w:ins w:id="2129" w:author="LKY" w:date="2026-05-22T21:01:32Z">
              <w:r>
                <w:rPr>
                  <w:rFonts w:hint="eastAsia" w:ascii="Times New Roman" w:hAnsi="Times New Roman"/>
                  <w:vertAlign w:val="baseline"/>
                  <w:lang w:val="en-US" w:eastAsia="zh-CN"/>
                </w:rPr>
                <w:t>A6+</w:t>
              </w:r>
            </w:ins>
          </w:p>
        </w:tc>
        <w:tc>
          <w:tcPr>
            <w:tcW w:w="489" w:type="pct"/>
            <w:noWrap w:val="0"/>
            <w:vAlign w:val="top"/>
          </w:tcPr>
          <w:p w14:paraId="0F4FDA2A">
            <w:pPr>
              <w:jc w:val="center"/>
              <w:rPr>
                <w:ins w:id="2130" w:author="LKY" w:date="2026-05-22T21:01:32Z"/>
                <w:rFonts w:hint="default" w:ascii="Times New Roman" w:hAnsi="Times New Roman"/>
                <w:vertAlign w:val="baseline"/>
                <w:lang w:val="en-US" w:eastAsia="zh-CN"/>
              </w:rPr>
            </w:pPr>
            <w:ins w:id="2131" w:author="LKY" w:date="2026-05-22T21:01:32Z">
              <w:r>
                <w:rPr>
                  <w:rFonts w:hint="eastAsia" w:ascii="Times New Roman" w:hAnsi="Times New Roman"/>
                  <w:vertAlign w:val="baseline"/>
                  <w:lang w:val="en-US" w:eastAsia="zh-CN"/>
                </w:rPr>
                <w:t>A7+</w:t>
              </w:r>
            </w:ins>
          </w:p>
        </w:tc>
        <w:tc>
          <w:tcPr>
            <w:tcW w:w="525" w:type="pct"/>
            <w:noWrap w:val="0"/>
            <w:vAlign w:val="top"/>
          </w:tcPr>
          <w:p w14:paraId="7FF20C0B">
            <w:pPr>
              <w:jc w:val="center"/>
              <w:rPr>
                <w:ins w:id="2132" w:author="LKY" w:date="2026-05-22T21:01:32Z"/>
                <w:rFonts w:hint="default" w:ascii="Times New Roman" w:hAnsi="Times New Roman"/>
                <w:vertAlign w:val="baseline"/>
                <w:lang w:val="en-US" w:eastAsia="zh-CN"/>
              </w:rPr>
            </w:pPr>
            <w:ins w:id="2133" w:author="LKY" w:date="2026-05-22T21:01:32Z">
              <w:r>
                <w:rPr>
                  <w:rFonts w:hint="eastAsia" w:ascii="Times New Roman" w:hAnsi="Times New Roman"/>
                  <w:vertAlign w:val="baseline"/>
                  <w:lang w:val="en-US" w:eastAsia="zh-CN"/>
                </w:rPr>
                <w:t>A8+</w:t>
              </w:r>
            </w:ins>
          </w:p>
        </w:tc>
        <w:tc>
          <w:tcPr>
            <w:tcW w:w="419" w:type="pct"/>
            <w:noWrap w:val="0"/>
            <w:vAlign w:val="top"/>
          </w:tcPr>
          <w:p w14:paraId="7C74DCEA">
            <w:pPr>
              <w:jc w:val="center"/>
              <w:rPr>
                <w:ins w:id="2134" w:author="LKY" w:date="2026-05-22T21:01:32Z"/>
                <w:rFonts w:hint="default" w:ascii="Times New Roman" w:hAnsi="Times New Roman"/>
                <w:vertAlign w:val="baseline"/>
                <w:lang w:val="en-US" w:eastAsia="zh-CN"/>
              </w:rPr>
            </w:pPr>
            <w:ins w:id="2135" w:author="LKY" w:date="2026-05-22T21:01:32Z">
              <w:r>
                <w:rPr>
                  <w:rFonts w:hint="eastAsia" w:ascii="Times New Roman" w:hAnsi="Times New Roman"/>
                  <w:vertAlign w:val="baseline"/>
                  <w:lang w:val="en-US" w:eastAsia="zh-CN"/>
                </w:rPr>
                <w:t>PE</w:t>
              </w:r>
            </w:ins>
          </w:p>
        </w:tc>
      </w:tr>
      <w:tr w14:paraId="5065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36" w:author="LKY" w:date="2026-05-22T21:01:32Z"/>
        </w:trPr>
        <w:tc>
          <w:tcPr>
            <w:tcW w:w="638" w:type="pct"/>
            <w:noWrap w:val="0"/>
            <w:vAlign w:val="top"/>
          </w:tcPr>
          <w:p w14:paraId="09F7C86E">
            <w:pPr>
              <w:jc w:val="center"/>
              <w:rPr>
                <w:ins w:id="2137" w:author="LKY" w:date="2026-05-22T21:01:32Z"/>
                <w:rFonts w:hint="default" w:ascii="Times New Roman" w:hAnsi="Times New Roman"/>
                <w:vertAlign w:val="baseline"/>
                <w:lang w:val="en-US" w:eastAsia="zh-CN"/>
              </w:rPr>
            </w:pPr>
            <w:ins w:id="2138" w:author="LKY" w:date="2026-05-22T21:01:32Z">
              <w:r>
                <w:rPr>
                  <w:rFonts w:hint="eastAsia" w:ascii="Times New Roman" w:hAnsi="Times New Roman"/>
                  <w:vertAlign w:val="baseline"/>
                  <w:lang w:val="en-US" w:eastAsia="zh-CN"/>
                </w:rPr>
                <w:t>端口号</w:t>
              </w:r>
            </w:ins>
          </w:p>
        </w:tc>
        <w:tc>
          <w:tcPr>
            <w:tcW w:w="488" w:type="pct"/>
            <w:noWrap w:val="0"/>
            <w:vAlign w:val="top"/>
          </w:tcPr>
          <w:p w14:paraId="5E9449E5">
            <w:pPr>
              <w:jc w:val="center"/>
              <w:rPr>
                <w:ins w:id="2139" w:author="LKY" w:date="2026-05-22T21:01:32Z"/>
                <w:rFonts w:hint="default" w:ascii="Times New Roman" w:hAnsi="Times New Roman"/>
                <w:vertAlign w:val="baseline"/>
                <w:lang w:val="en-US" w:eastAsia="zh-CN"/>
              </w:rPr>
            </w:pPr>
            <w:ins w:id="2140" w:author="LKY" w:date="2026-05-22T21:01:32Z">
              <w:r>
                <w:rPr>
                  <w:rFonts w:hint="eastAsia" w:ascii="Times New Roman" w:hAnsi="Times New Roman"/>
                  <w:vertAlign w:val="baseline"/>
                  <w:lang w:val="en-US" w:eastAsia="zh-CN"/>
                </w:rPr>
                <w:t>A1</w:t>
              </w:r>
            </w:ins>
          </w:p>
        </w:tc>
        <w:tc>
          <w:tcPr>
            <w:tcW w:w="482" w:type="pct"/>
            <w:noWrap w:val="0"/>
            <w:vAlign w:val="top"/>
          </w:tcPr>
          <w:p w14:paraId="2FA1D85D">
            <w:pPr>
              <w:jc w:val="center"/>
              <w:rPr>
                <w:ins w:id="2141" w:author="LKY" w:date="2026-05-22T21:01:32Z"/>
                <w:rFonts w:hint="default" w:ascii="Times New Roman" w:hAnsi="Times New Roman"/>
                <w:vertAlign w:val="baseline"/>
                <w:lang w:val="en-US" w:eastAsia="zh-CN"/>
              </w:rPr>
            </w:pPr>
            <w:ins w:id="2142" w:author="LKY" w:date="2026-05-22T21:01:32Z">
              <w:r>
                <w:rPr>
                  <w:rFonts w:hint="eastAsia" w:ascii="Times New Roman" w:hAnsi="Times New Roman"/>
                  <w:vertAlign w:val="baseline"/>
                  <w:lang w:val="en-US" w:eastAsia="zh-CN"/>
                </w:rPr>
                <w:t>A2</w:t>
              </w:r>
            </w:ins>
          </w:p>
        </w:tc>
        <w:tc>
          <w:tcPr>
            <w:tcW w:w="488" w:type="pct"/>
            <w:noWrap w:val="0"/>
            <w:vAlign w:val="top"/>
          </w:tcPr>
          <w:p w14:paraId="31CAFCCA">
            <w:pPr>
              <w:jc w:val="center"/>
              <w:rPr>
                <w:ins w:id="2143" w:author="LKY" w:date="2026-05-22T21:01:32Z"/>
                <w:rFonts w:hint="default" w:ascii="Times New Roman" w:hAnsi="Times New Roman"/>
                <w:vertAlign w:val="baseline"/>
                <w:lang w:val="en-US" w:eastAsia="zh-CN"/>
              </w:rPr>
            </w:pPr>
            <w:ins w:id="2144" w:author="LKY" w:date="2026-05-22T21:01:32Z">
              <w:r>
                <w:rPr>
                  <w:rFonts w:hint="eastAsia" w:ascii="Times New Roman" w:hAnsi="Times New Roman"/>
                  <w:vertAlign w:val="baseline"/>
                  <w:lang w:val="en-US" w:eastAsia="zh-CN"/>
                </w:rPr>
                <w:t>A3</w:t>
              </w:r>
            </w:ins>
          </w:p>
        </w:tc>
        <w:tc>
          <w:tcPr>
            <w:tcW w:w="488" w:type="pct"/>
            <w:noWrap w:val="0"/>
            <w:vAlign w:val="top"/>
          </w:tcPr>
          <w:p w14:paraId="1E8AAAA8">
            <w:pPr>
              <w:jc w:val="center"/>
              <w:rPr>
                <w:ins w:id="2145" w:author="LKY" w:date="2026-05-22T21:01:32Z"/>
                <w:rFonts w:hint="default" w:ascii="Times New Roman" w:hAnsi="Times New Roman"/>
                <w:vertAlign w:val="baseline"/>
                <w:lang w:val="en-US" w:eastAsia="zh-CN"/>
              </w:rPr>
            </w:pPr>
            <w:ins w:id="2146" w:author="LKY" w:date="2026-05-22T21:01:32Z">
              <w:r>
                <w:rPr>
                  <w:rFonts w:hint="eastAsia" w:ascii="Times New Roman" w:hAnsi="Times New Roman"/>
                  <w:vertAlign w:val="baseline"/>
                  <w:lang w:val="en-US" w:eastAsia="zh-CN"/>
                </w:rPr>
                <w:t>A4</w:t>
              </w:r>
            </w:ins>
          </w:p>
        </w:tc>
        <w:tc>
          <w:tcPr>
            <w:tcW w:w="488" w:type="pct"/>
            <w:noWrap w:val="0"/>
            <w:vAlign w:val="top"/>
          </w:tcPr>
          <w:p w14:paraId="1F287BC6">
            <w:pPr>
              <w:jc w:val="center"/>
              <w:rPr>
                <w:ins w:id="2147" w:author="LKY" w:date="2026-05-22T21:01:32Z"/>
                <w:rFonts w:hint="default" w:ascii="Times New Roman" w:hAnsi="Times New Roman"/>
                <w:vertAlign w:val="baseline"/>
                <w:lang w:val="en-US" w:eastAsia="zh-CN"/>
              </w:rPr>
            </w:pPr>
            <w:ins w:id="2148" w:author="LKY" w:date="2026-05-22T21:01:32Z">
              <w:r>
                <w:rPr>
                  <w:rFonts w:hint="eastAsia" w:ascii="Times New Roman" w:hAnsi="Times New Roman"/>
                  <w:vertAlign w:val="baseline"/>
                  <w:lang w:val="en-US" w:eastAsia="zh-CN"/>
                </w:rPr>
                <w:t>A5</w:t>
              </w:r>
            </w:ins>
          </w:p>
        </w:tc>
        <w:tc>
          <w:tcPr>
            <w:tcW w:w="488" w:type="pct"/>
            <w:noWrap w:val="0"/>
            <w:vAlign w:val="top"/>
          </w:tcPr>
          <w:p w14:paraId="31AC40BF">
            <w:pPr>
              <w:jc w:val="center"/>
              <w:rPr>
                <w:ins w:id="2149" w:author="LKY" w:date="2026-05-22T21:01:32Z"/>
                <w:rFonts w:hint="default" w:ascii="Times New Roman" w:hAnsi="Times New Roman"/>
                <w:vertAlign w:val="baseline"/>
                <w:lang w:val="en-US" w:eastAsia="zh-CN"/>
              </w:rPr>
            </w:pPr>
            <w:ins w:id="2150" w:author="LKY" w:date="2026-05-22T21:01:32Z">
              <w:r>
                <w:rPr>
                  <w:rFonts w:hint="eastAsia" w:ascii="Times New Roman" w:hAnsi="Times New Roman"/>
                  <w:vertAlign w:val="baseline"/>
                  <w:lang w:val="en-US" w:eastAsia="zh-CN"/>
                </w:rPr>
                <w:t>A6</w:t>
              </w:r>
            </w:ins>
          </w:p>
        </w:tc>
        <w:tc>
          <w:tcPr>
            <w:tcW w:w="489" w:type="pct"/>
            <w:noWrap w:val="0"/>
            <w:vAlign w:val="top"/>
          </w:tcPr>
          <w:p w14:paraId="53C2009E">
            <w:pPr>
              <w:jc w:val="center"/>
              <w:rPr>
                <w:ins w:id="2151" w:author="LKY" w:date="2026-05-22T21:01:32Z"/>
                <w:rFonts w:hint="default" w:ascii="Times New Roman" w:hAnsi="Times New Roman"/>
                <w:vertAlign w:val="baseline"/>
                <w:lang w:val="en-US" w:eastAsia="zh-CN"/>
              </w:rPr>
            </w:pPr>
            <w:ins w:id="2152" w:author="LKY" w:date="2026-05-22T21:01:32Z">
              <w:r>
                <w:rPr>
                  <w:rFonts w:hint="eastAsia" w:ascii="Times New Roman" w:hAnsi="Times New Roman"/>
                  <w:vertAlign w:val="baseline"/>
                  <w:lang w:val="en-US" w:eastAsia="zh-CN"/>
                </w:rPr>
                <w:t>A7</w:t>
              </w:r>
            </w:ins>
          </w:p>
        </w:tc>
        <w:tc>
          <w:tcPr>
            <w:tcW w:w="525" w:type="pct"/>
            <w:noWrap w:val="0"/>
            <w:vAlign w:val="top"/>
          </w:tcPr>
          <w:p w14:paraId="5729BF4A">
            <w:pPr>
              <w:jc w:val="center"/>
              <w:rPr>
                <w:ins w:id="2153" w:author="LKY" w:date="2026-05-22T21:01:32Z"/>
                <w:rFonts w:hint="default" w:ascii="Times New Roman" w:hAnsi="Times New Roman"/>
                <w:vertAlign w:val="baseline"/>
                <w:lang w:val="en-US" w:eastAsia="zh-CN"/>
              </w:rPr>
            </w:pPr>
            <w:ins w:id="2154" w:author="LKY" w:date="2026-05-22T21:01:32Z">
              <w:r>
                <w:rPr>
                  <w:rFonts w:hint="eastAsia" w:ascii="Times New Roman" w:hAnsi="Times New Roman"/>
                  <w:vertAlign w:val="baseline"/>
                  <w:lang w:val="en-US" w:eastAsia="zh-CN"/>
                </w:rPr>
                <w:t>A8</w:t>
              </w:r>
            </w:ins>
          </w:p>
        </w:tc>
        <w:tc>
          <w:tcPr>
            <w:tcW w:w="419" w:type="pct"/>
            <w:noWrap w:val="0"/>
            <w:vAlign w:val="top"/>
          </w:tcPr>
          <w:p w14:paraId="05548746">
            <w:pPr>
              <w:jc w:val="center"/>
              <w:rPr>
                <w:ins w:id="2155" w:author="LKY" w:date="2026-05-22T21:01:32Z"/>
                <w:rFonts w:hint="default" w:ascii="Times New Roman" w:hAnsi="Times New Roman"/>
                <w:vertAlign w:val="baseline"/>
                <w:lang w:val="en-US" w:eastAsia="zh-CN"/>
              </w:rPr>
            </w:pPr>
            <w:ins w:id="2156" w:author="LKY" w:date="2026-05-22T21:01:32Z">
              <w:r>
                <w:rPr>
                  <w:rFonts w:hint="eastAsia" w:ascii="Times New Roman" w:hAnsi="Times New Roman"/>
                  <w:vertAlign w:val="baseline"/>
                  <w:lang w:val="en-US" w:eastAsia="zh-CN"/>
                </w:rPr>
                <w:t>A9</w:t>
              </w:r>
            </w:ins>
          </w:p>
        </w:tc>
      </w:tr>
      <w:tr w14:paraId="5A60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57" w:author="LKY" w:date="2026-05-22T21:01:32Z"/>
        </w:trPr>
        <w:tc>
          <w:tcPr>
            <w:tcW w:w="638" w:type="pct"/>
            <w:noWrap w:val="0"/>
            <w:vAlign w:val="top"/>
          </w:tcPr>
          <w:p w14:paraId="43FCBD55">
            <w:pPr>
              <w:jc w:val="center"/>
              <w:rPr>
                <w:ins w:id="2158" w:author="LKY" w:date="2026-05-22T21:01:32Z"/>
                <w:rFonts w:hint="default" w:ascii="Times New Roman" w:hAnsi="Times New Roman"/>
                <w:vertAlign w:val="baseline"/>
                <w:lang w:val="en-US" w:eastAsia="zh-CN"/>
              </w:rPr>
            </w:pPr>
            <w:ins w:id="2159" w:author="LKY" w:date="2026-05-22T21:01:32Z">
              <w:r>
                <w:rPr>
                  <w:rFonts w:hint="eastAsia" w:ascii="Times New Roman" w:hAnsi="Times New Roman"/>
                  <w:vertAlign w:val="baseline"/>
                  <w:lang w:val="en-US" w:eastAsia="zh-CN"/>
                </w:rPr>
                <w:t>名称</w:t>
              </w:r>
            </w:ins>
          </w:p>
        </w:tc>
        <w:tc>
          <w:tcPr>
            <w:tcW w:w="488" w:type="pct"/>
            <w:noWrap w:val="0"/>
            <w:vAlign w:val="top"/>
          </w:tcPr>
          <w:p w14:paraId="6CF8C5DB">
            <w:pPr>
              <w:jc w:val="center"/>
              <w:rPr>
                <w:ins w:id="2160" w:author="LKY" w:date="2026-05-22T21:01:32Z"/>
                <w:rFonts w:hint="default" w:ascii="Times New Roman" w:hAnsi="Times New Roman"/>
                <w:vertAlign w:val="baseline"/>
                <w:lang w:val="en-US" w:eastAsia="zh-CN"/>
              </w:rPr>
            </w:pPr>
            <w:ins w:id="2161" w:author="LKY" w:date="2026-05-22T21:01:32Z">
              <w:r>
                <w:rPr>
                  <w:rFonts w:hint="eastAsia" w:ascii="Times New Roman" w:hAnsi="Times New Roman"/>
                  <w:vertAlign w:val="baseline"/>
                  <w:lang w:val="en-US" w:eastAsia="zh-CN"/>
                </w:rPr>
                <w:t>A1-</w:t>
              </w:r>
            </w:ins>
          </w:p>
        </w:tc>
        <w:tc>
          <w:tcPr>
            <w:tcW w:w="482" w:type="pct"/>
            <w:noWrap w:val="0"/>
            <w:vAlign w:val="top"/>
          </w:tcPr>
          <w:p w14:paraId="06CE8505">
            <w:pPr>
              <w:jc w:val="center"/>
              <w:rPr>
                <w:ins w:id="2162" w:author="LKY" w:date="2026-05-22T21:01:32Z"/>
                <w:rFonts w:hint="default" w:ascii="Times New Roman" w:hAnsi="Times New Roman"/>
                <w:vertAlign w:val="baseline"/>
                <w:lang w:val="en-US" w:eastAsia="zh-CN"/>
              </w:rPr>
            </w:pPr>
            <w:ins w:id="2163" w:author="LKY" w:date="2026-05-22T21:01:32Z">
              <w:r>
                <w:rPr>
                  <w:rFonts w:hint="eastAsia" w:ascii="Times New Roman" w:hAnsi="Times New Roman"/>
                  <w:vertAlign w:val="baseline"/>
                  <w:lang w:val="en-US" w:eastAsia="zh-CN"/>
                </w:rPr>
                <w:t>A2-</w:t>
              </w:r>
            </w:ins>
          </w:p>
        </w:tc>
        <w:tc>
          <w:tcPr>
            <w:tcW w:w="488" w:type="pct"/>
            <w:noWrap w:val="0"/>
            <w:vAlign w:val="top"/>
          </w:tcPr>
          <w:p w14:paraId="08B26D78">
            <w:pPr>
              <w:jc w:val="center"/>
              <w:rPr>
                <w:ins w:id="2164" w:author="LKY" w:date="2026-05-22T21:01:32Z"/>
                <w:rFonts w:hint="default" w:ascii="Times New Roman" w:hAnsi="Times New Roman"/>
                <w:vertAlign w:val="baseline"/>
                <w:lang w:val="en-US" w:eastAsia="zh-CN"/>
              </w:rPr>
            </w:pPr>
            <w:ins w:id="2165" w:author="LKY" w:date="2026-05-22T21:01:32Z">
              <w:r>
                <w:rPr>
                  <w:rFonts w:hint="eastAsia" w:ascii="Times New Roman" w:hAnsi="Times New Roman"/>
                  <w:vertAlign w:val="baseline"/>
                  <w:lang w:val="en-US" w:eastAsia="zh-CN"/>
                </w:rPr>
                <w:t>A3-</w:t>
              </w:r>
            </w:ins>
          </w:p>
        </w:tc>
        <w:tc>
          <w:tcPr>
            <w:tcW w:w="488" w:type="pct"/>
            <w:noWrap w:val="0"/>
            <w:vAlign w:val="top"/>
          </w:tcPr>
          <w:p w14:paraId="2E3DA717">
            <w:pPr>
              <w:jc w:val="center"/>
              <w:rPr>
                <w:ins w:id="2166" w:author="LKY" w:date="2026-05-22T21:01:32Z"/>
                <w:rFonts w:hint="default" w:ascii="Times New Roman" w:hAnsi="Times New Roman"/>
                <w:vertAlign w:val="baseline"/>
                <w:lang w:val="en-US" w:eastAsia="zh-CN"/>
              </w:rPr>
            </w:pPr>
            <w:ins w:id="2167" w:author="LKY" w:date="2026-05-22T21:01:32Z">
              <w:r>
                <w:rPr>
                  <w:rFonts w:hint="eastAsia" w:ascii="Times New Roman" w:hAnsi="Times New Roman"/>
                  <w:vertAlign w:val="baseline"/>
                  <w:lang w:val="en-US" w:eastAsia="zh-CN"/>
                </w:rPr>
                <w:t>A4-</w:t>
              </w:r>
            </w:ins>
          </w:p>
        </w:tc>
        <w:tc>
          <w:tcPr>
            <w:tcW w:w="488" w:type="pct"/>
            <w:noWrap w:val="0"/>
            <w:vAlign w:val="top"/>
          </w:tcPr>
          <w:p w14:paraId="4A3132D3">
            <w:pPr>
              <w:jc w:val="center"/>
              <w:rPr>
                <w:ins w:id="2168" w:author="LKY" w:date="2026-05-22T21:01:32Z"/>
                <w:rFonts w:hint="default" w:ascii="Times New Roman" w:hAnsi="Times New Roman"/>
                <w:vertAlign w:val="baseline"/>
                <w:lang w:val="en-US" w:eastAsia="zh-CN"/>
              </w:rPr>
            </w:pPr>
            <w:ins w:id="2169" w:author="LKY" w:date="2026-05-22T21:01:32Z">
              <w:r>
                <w:rPr>
                  <w:rFonts w:hint="eastAsia" w:ascii="Times New Roman" w:hAnsi="Times New Roman"/>
                  <w:vertAlign w:val="baseline"/>
                  <w:lang w:val="en-US" w:eastAsia="zh-CN"/>
                </w:rPr>
                <w:t>A5-</w:t>
              </w:r>
            </w:ins>
          </w:p>
        </w:tc>
        <w:tc>
          <w:tcPr>
            <w:tcW w:w="488" w:type="pct"/>
            <w:noWrap w:val="0"/>
            <w:vAlign w:val="top"/>
          </w:tcPr>
          <w:p w14:paraId="4408E82A">
            <w:pPr>
              <w:jc w:val="center"/>
              <w:rPr>
                <w:ins w:id="2170" w:author="LKY" w:date="2026-05-22T21:01:32Z"/>
                <w:rFonts w:hint="default" w:ascii="Times New Roman" w:hAnsi="Times New Roman"/>
                <w:vertAlign w:val="baseline"/>
                <w:lang w:val="en-US" w:eastAsia="zh-CN"/>
              </w:rPr>
            </w:pPr>
            <w:ins w:id="2171" w:author="LKY" w:date="2026-05-22T21:01:32Z">
              <w:r>
                <w:rPr>
                  <w:rFonts w:hint="eastAsia" w:ascii="Times New Roman" w:hAnsi="Times New Roman"/>
                  <w:vertAlign w:val="baseline"/>
                  <w:lang w:val="en-US" w:eastAsia="zh-CN"/>
                </w:rPr>
                <w:t>A6-</w:t>
              </w:r>
            </w:ins>
          </w:p>
        </w:tc>
        <w:tc>
          <w:tcPr>
            <w:tcW w:w="489" w:type="pct"/>
            <w:noWrap w:val="0"/>
            <w:vAlign w:val="top"/>
          </w:tcPr>
          <w:p w14:paraId="21F7E557">
            <w:pPr>
              <w:jc w:val="center"/>
              <w:rPr>
                <w:ins w:id="2172" w:author="LKY" w:date="2026-05-22T21:01:32Z"/>
                <w:rFonts w:hint="default" w:ascii="Times New Roman" w:hAnsi="Times New Roman"/>
                <w:vertAlign w:val="baseline"/>
                <w:lang w:val="en-US" w:eastAsia="zh-CN"/>
              </w:rPr>
            </w:pPr>
            <w:ins w:id="2173" w:author="LKY" w:date="2026-05-22T21:01:32Z">
              <w:r>
                <w:rPr>
                  <w:rFonts w:hint="eastAsia" w:ascii="Times New Roman" w:hAnsi="Times New Roman"/>
                  <w:vertAlign w:val="baseline"/>
                  <w:lang w:val="en-US" w:eastAsia="zh-CN"/>
                </w:rPr>
                <w:t>A7-</w:t>
              </w:r>
            </w:ins>
          </w:p>
        </w:tc>
        <w:tc>
          <w:tcPr>
            <w:tcW w:w="525" w:type="pct"/>
            <w:noWrap w:val="0"/>
            <w:vAlign w:val="top"/>
          </w:tcPr>
          <w:p w14:paraId="753F6CD9">
            <w:pPr>
              <w:jc w:val="center"/>
              <w:rPr>
                <w:ins w:id="2174" w:author="LKY" w:date="2026-05-22T21:01:32Z"/>
                <w:rFonts w:hint="default" w:ascii="Times New Roman" w:hAnsi="Times New Roman"/>
                <w:vertAlign w:val="baseline"/>
                <w:lang w:val="en-US" w:eastAsia="zh-CN"/>
              </w:rPr>
            </w:pPr>
            <w:ins w:id="2175" w:author="LKY" w:date="2026-05-22T21:01:32Z">
              <w:r>
                <w:rPr>
                  <w:rFonts w:hint="eastAsia" w:ascii="Times New Roman" w:hAnsi="Times New Roman"/>
                  <w:vertAlign w:val="baseline"/>
                  <w:lang w:val="en-US" w:eastAsia="zh-CN"/>
                </w:rPr>
                <w:t>A8-</w:t>
              </w:r>
            </w:ins>
          </w:p>
        </w:tc>
        <w:tc>
          <w:tcPr>
            <w:tcW w:w="419" w:type="pct"/>
            <w:noWrap w:val="0"/>
            <w:vAlign w:val="top"/>
          </w:tcPr>
          <w:p w14:paraId="60ECF564">
            <w:pPr>
              <w:jc w:val="center"/>
              <w:rPr>
                <w:ins w:id="2176" w:author="LKY" w:date="2026-05-22T21:01:32Z"/>
                <w:rFonts w:hint="default" w:ascii="Times New Roman" w:hAnsi="Times New Roman"/>
                <w:vertAlign w:val="baseline"/>
                <w:lang w:val="en-US" w:eastAsia="zh-CN"/>
              </w:rPr>
            </w:pPr>
            <w:ins w:id="2177" w:author="LKY" w:date="2026-05-22T21:01:32Z">
              <w:r>
                <w:rPr>
                  <w:rFonts w:hint="eastAsia" w:ascii="Times New Roman" w:hAnsi="Times New Roman"/>
                  <w:vertAlign w:val="baseline"/>
                  <w:lang w:val="en-US" w:eastAsia="zh-CN"/>
                </w:rPr>
                <w:t>PE</w:t>
              </w:r>
            </w:ins>
          </w:p>
        </w:tc>
      </w:tr>
    </w:tbl>
    <w:p w14:paraId="6290794D">
      <w:pPr>
        <w:rPr>
          <w:ins w:id="2178" w:author="LKY" w:date="2026-05-22T21:01:32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55C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79" w:author="LKY" w:date="2026-05-22T21:01:32Z"/>
        </w:trPr>
        <w:tc>
          <w:tcPr>
            <w:tcW w:w="5000" w:type="pct"/>
            <w:gridSpan w:val="10"/>
            <w:tcBorders>
              <w:top w:val="single" w:color="auto" w:sz="4" w:space="0"/>
            </w:tcBorders>
            <w:noWrap w:val="0"/>
            <w:vAlign w:val="top"/>
          </w:tcPr>
          <w:p w14:paraId="25F4BECE">
            <w:pPr>
              <w:jc w:val="center"/>
              <w:rPr>
                <w:ins w:id="2180" w:author="LKY" w:date="2026-05-22T21:01:32Z"/>
                <w:rFonts w:hint="default" w:ascii="Times New Roman" w:hAnsi="Times New Roman"/>
                <w:vertAlign w:val="baseline"/>
                <w:lang w:val="en-US" w:eastAsia="zh-CN"/>
              </w:rPr>
            </w:pPr>
            <w:ins w:id="2181" w:author="LKY" w:date="2026-05-22T21:01:32Z">
              <w:r>
                <w:rPr>
                  <w:rFonts w:hint="eastAsia" w:ascii="Times New Roman" w:hAnsi="Times New Roman"/>
                  <w:vertAlign w:val="baseline"/>
                  <w:lang w:val="en-US" w:eastAsia="zh-CN"/>
                </w:rPr>
                <w:t>N4086模块（±5V/±10V）</w:t>
              </w:r>
            </w:ins>
            <w:ins w:id="2182" w:author="LKY" w:date="2026-06-04T18:47:27Z">
              <w:r>
                <w:rPr>
                  <w:rFonts w:hint="eastAsia" w:ascii="Times New Roman" w:hAnsi="Times New Roman"/>
                  <w:vertAlign w:val="baseline"/>
                  <w:lang w:val="en-US" w:eastAsia="zh-CN"/>
                </w:rPr>
                <w:t>（</w:t>
              </w:r>
            </w:ins>
            <w:ins w:id="2183" w:author="L" w:date="2026-06-15T15:39:26Z">
              <w:r>
                <w:rPr>
                  <w:rFonts w:hint="eastAsia" w:ascii="Times New Roman" w:hAnsi="Times New Roman"/>
                  <w:vertAlign w:val="baseline"/>
                  <w:lang w:val="en-US" w:eastAsia="zh-CN"/>
                </w:rPr>
                <w:t>±</w:t>
              </w:r>
            </w:ins>
            <w:ins w:id="2184" w:author="L" w:date="2026-06-15T15:39:30Z">
              <w:r>
                <w:rPr>
                  <w:rFonts w:hint="eastAsia" w:ascii="Times New Roman" w:hAnsi="Times New Roman"/>
                  <w:vertAlign w:val="baseline"/>
                  <w:lang w:val="en-US" w:eastAsia="zh-CN"/>
                </w:rPr>
                <w:t>0.1</w:t>
              </w:r>
            </w:ins>
            <w:ins w:id="2185" w:author="LKY" w:date="2026-06-04T18:48:03Z">
              <w:r>
                <w:rPr>
                  <w:rFonts w:hint="eastAsia" w:ascii="Times New Roman" w:hAnsi="Times New Roman"/>
                  <w:vertAlign w:val="baseline"/>
                  <w:lang w:val="en-US" w:eastAsia="zh-CN"/>
                </w:rPr>
                <w:t>误差</w:t>
              </w:r>
            </w:ins>
            <w:ins w:id="2186" w:author="LKY" w:date="2026-06-04T18:47:28Z">
              <w:r>
                <w:rPr>
                  <w:rFonts w:hint="eastAsia" w:ascii="Times New Roman" w:hAnsi="Times New Roman"/>
                  <w:vertAlign w:val="baseline"/>
                  <w:lang w:val="en-US" w:eastAsia="zh-CN"/>
                </w:rPr>
                <w:t>）</w:t>
              </w:r>
            </w:ins>
          </w:p>
        </w:tc>
      </w:tr>
      <w:tr w14:paraId="2EE8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87" w:author="LKY" w:date="2026-05-22T21:01:32Z"/>
        </w:trPr>
        <w:tc>
          <w:tcPr>
            <w:tcW w:w="639" w:type="pct"/>
            <w:tcBorders>
              <w:top w:val="single" w:color="auto" w:sz="4" w:space="0"/>
            </w:tcBorders>
            <w:noWrap w:val="0"/>
            <w:vAlign w:val="top"/>
          </w:tcPr>
          <w:p w14:paraId="2F90B07C">
            <w:pPr>
              <w:jc w:val="center"/>
              <w:rPr>
                <w:ins w:id="2188" w:author="LKY" w:date="2026-05-22T21:01:32Z"/>
                <w:rFonts w:hint="default" w:ascii="Times New Roman" w:hAnsi="Times New Roman"/>
                <w:vertAlign w:val="baseline"/>
                <w:lang w:val="en-US" w:eastAsia="zh-CN"/>
              </w:rPr>
            </w:pPr>
            <w:ins w:id="2189" w:author="LKY" w:date="2026-05-22T21:01:32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2D8A29A">
            <w:pPr>
              <w:jc w:val="center"/>
              <w:rPr>
                <w:ins w:id="2190" w:author="LKY" w:date="2026-05-22T21:01:32Z"/>
                <w:rFonts w:hint="default" w:ascii="Times New Roman" w:hAnsi="Times New Roman" w:eastAsiaTheme="minorEastAsia" w:cstheme="minorBidi"/>
                <w:kern w:val="2"/>
                <w:sz w:val="21"/>
                <w:szCs w:val="24"/>
                <w:vertAlign w:val="baseline"/>
                <w:lang w:val="en-US" w:eastAsia="zh-CN" w:bidi="ar-SA"/>
              </w:rPr>
            </w:pPr>
            <w:ins w:id="2191" w:author="LKY" w:date="2026-05-22T21:01:32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6127E8C5">
            <w:pPr>
              <w:jc w:val="center"/>
              <w:rPr>
                <w:ins w:id="2192" w:author="LKY" w:date="2026-05-22T21:01:32Z"/>
                <w:rFonts w:hint="default" w:ascii="Times New Roman" w:hAnsi="Times New Roman" w:eastAsiaTheme="minorEastAsia" w:cstheme="minorBidi"/>
                <w:kern w:val="2"/>
                <w:sz w:val="21"/>
                <w:szCs w:val="24"/>
                <w:vertAlign w:val="baseline"/>
                <w:lang w:val="en-US" w:eastAsia="zh-CN" w:bidi="ar-SA"/>
              </w:rPr>
            </w:pPr>
            <w:ins w:id="2193" w:author="LKY" w:date="2026-05-22T21:01:32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6827735C">
            <w:pPr>
              <w:jc w:val="center"/>
              <w:rPr>
                <w:ins w:id="2194" w:author="LKY" w:date="2026-05-22T21:01:32Z"/>
                <w:rFonts w:hint="default" w:ascii="Times New Roman" w:hAnsi="Times New Roman" w:eastAsiaTheme="minorEastAsia" w:cstheme="minorBidi"/>
                <w:kern w:val="2"/>
                <w:sz w:val="21"/>
                <w:szCs w:val="24"/>
                <w:vertAlign w:val="baseline"/>
                <w:lang w:val="en-US" w:eastAsia="zh-CN" w:bidi="ar-SA"/>
              </w:rPr>
            </w:pPr>
            <w:ins w:id="2195" w:author="LKY" w:date="2026-05-22T21:01:32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479CE6C">
            <w:pPr>
              <w:jc w:val="center"/>
              <w:rPr>
                <w:ins w:id="2196" w:author="LKY" w:date="2026-05-22T21:01:32Z"/>
                <w:rFonts w:hint="default" w:ascii="Times New Roman" w:hAnsi="Times New Roman" w:eastAsiaTheme="minorEastAsia" w:cstheme="minorBidi"/>
                <w:kern w:val="2"/>
                <w:sz w:val="21"/>
                <w:szCs w:val="24"/>
                <w:vertAlign w:val="baseline"/>
                <w:lang w:val="en-US" w:eastAsia="zh-CN" w:bidi="ar-SA"/>
              </w:rPr>
            </w:pPr>
            <w:ins w:id="2197" w:author="LKY" w:date="2026-05-22T21:01:32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30F5998">
            <w:pPr>
              <w:jc w:val="center"/>
              <w:rPr>
                <w:ins w:id="2198" w:author="LKY" w:date="2026-05-22T21:01:32Z"/>
                <w:rFonts w:hint="default" w:ascii="Times New Roman" w:hAnsi="Times New Roman" w:eastAsiaTheme="minorEastAsia" w:cstheme="minorBidi"/>
                <w:kern w:val="2"/>
                <w:sz w:val="21"/>
                <w:szCs w:val="24"/>
                <w:vertAlign w:val="baseline"/>
                <w:lang w:val="en-US" w:eastAsia="zh-CN" w:bidi="ar-SA"/>
              </w:rPr>
            </w:pPr>
            <w:ins w:id="2199" w:author="LKY" w:date="2026-05-22T21:01:32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3C39DC6">
            <w:pPr>
              <w:jc w:val="center"/>
              <w:rPr>
                <w:ins w:id="2200" w:author="LKY" w:date="2026-05-22T21:01:32Z"/>
                <w:rFonts w:hint="default" w:ascii="Times New Roman" w:hAnsi="Times New Roman" w:eastAsiaTheme="minorEastAsia" w:cstheme="minorBidi"/>
                <w:kern w:val="2"/>
                <w:sz w:val="21"/>
                <w:szCs w:val="24"/>
                <w:vertAlign w:val="baseline"/>
                <w:lang w:val="en-US" w:eastAsia="zh-CN" w:bidi="ar-SA"/>
              </w:rPr>
            </w:pPr>
            <w:ins w:id="2201" w:author="LKY" w:date="2026-05-22T21:01:32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E92D221">
            <w:pPr>
              <w:jc w:val="center"/>
              <w:rPr>
                <w:ins w:id="2202" w:author="LKY" w:date="2026-05-22T21:01:32Z"/>
                <w:rFonts w:hint="default" w:ascii="Times New Roman" w:hAnsi="Times New Roman"/>
                <w:vertAlign w:val="baseline"/>
                <w:lang w:val="en-US" w:eastAsia="zh-CN"/>
              </w:rPr>
            </w:pPr>
            <w:ins w:id="2203" w:author="LKY" w:date="2026-05-22T21:01:32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3D841E7">
            <w:pPr>
              <w:jc w:val="center"/>
              <w:rPr>
                <w:ins w:id="2204" w:author="LKY" w:date="2026-05-22T21:01:32Z"/>
                <w:rFonts w:hint="default" w:ascii="Times New Roman" w:hAnsi="Times New Roman"/>
                <w:vertAlign w:val="baseline"/>
                <w:lang w:val="en-US" w:eastAsia="zh-CN"/>
              </w:rPr>
            </w:pPr>
            <w:ins w:id="2205" w:author="LKY" w:date="2026-05-22T21:01:32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D8BB79A">
            <w:pPr>
              <w:jc w:val="center"/>
              <w:rPr>
                <w:ins w:id="2206" w:author="LKY" w:date="2026-05-22T21:01:32Z"/>
                <w:rFonts w:hint="default" w:ascii="Times New Roman" w:hAnsi="Times New Roman"/>
                <w:vertAlign w:val="baseline"/>
                <w:lang w:val="en-US" w:eastAsia="zh-CN"/>
              </w:rPr>
            </w:pPr>
            <w:ins w:id="2207" w:author="LKY" w:date="2026-05-22T21:01:32Z">
              <w:r>
                <w:rPr>
                  <w:rFonts w:hint="eastAsia" w:ascii="Times New Roman" w:hAnsi="Times New Roman"/>
                  <w:vertAlign w:val="baseline"/>
                  <w:lang w:val="en-US" w:eastAsia="zh-CN"/>
                </w:rPr>
                <w:t>B9</w:t>
              </w:r>
            </w:ins>
          </w:p>
        </w:tc>
      </w:tr>
      <w:tr w14:paraId="779D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08" w:author="LKY" w:date="2026-05-22T21:01:32Z"/>
        </w:trPr>
        <w:tc>
          <w:tcPr>
            <w:tcW w:w="639" w:type="pct"/>
            <w:noWrap w:val="0"/>
            <w:vAlign w:val="top"/>
          </w:tcPr>
          <w:p w14:paraId="33547B4A">
            <w:pPr>
              <w:jc w:val="center"/>
              <w:rPr>
                <w:ins w:id="2209" w:author="LKY" w:date="2026-05-22T21:01:32Z"/>
                <w:rFonts w:hint="default" w:ascii="Times New Roman" w:hAnsi="Times New Roman"/>
                <w:vertAlign w:val="baseline"/>
                <w:lang w:val="en-US" w:eastAsia="zh-CN"/>
              </w:rPr>
            </w:pPr>
            <w:ins w:id="2210" w:author="LKY" w:date="2026-05-22T21:01:32Z">
              <w:r>
                <w:rPr>
                  <w:rFonts w:hint="eastAsia" w:ascii="Times New Roman" w:hAnsi="Times New Roman"/>
                  <w:vertAlign w:val="baseline"/>
                  <w:lang w:val="en-US" w:eastAsia="zh-CN"/>
                </w:rPr>
                <w:t>名称</w:t>
              </w:r>
            </w:ins>
          </w:p>
        </w:tc>
        <w:tc>
          <w:tcPr>
            <w:tcW w:w="489" w:type="pct"/>
            <w:noWrap w:val="0"/>
            <w:vAlign w:val="top"/>
          </w:tcPr>
          <w:p w14:paraId="50E8C74B">
            <w:pPr>
              <w:jc w:val="center"/>
              <w:rPr>
                <w:ins w:id="2211" w:author="LKY" w:date="2026-05-22T21:01:32Z"/>
                <w:rFonts w:hint="default" w:ascii="Times New Roman" w:hAnsi="Times New Roman"/>
                <w:vertAlign w:val="baseline"/>
                <w:lang w:val="en-US" w:eastAsia="zh-CN"/>
              </w:rPr>
            </w:pPr>
            <w:ins w:id="2212" w:author="LKY" w:date="2026-05-22T21:01:32Z">
              <w:r>
                <w:rPr>
                  <w:rFonts w:hint="eastAsia" w:ascii="Times New Roman" w:hAnsi="Times New Roman"/>
                  <w:vertAlign w:val="baseline"/>
                  <w:lang w:val="en-US" w:eastAsia="zh-CN"/>
                </w:rPr>
                <w:t>AO1</w:t>
              </w:r>
            </w:ins>
          </w:p>
        </w:tc>
        <w:tc>
          <w:tcPr>
            <w:tcW w:w="483" w:type="pct"/>
            <w:noWrap w:val="0"/>
            <w:vAlign w:val="top"/>
          </w:tcPr>
          <w:p w14:paraId="612B6C64">
            <w:pPr>
              <w:jc w:val="center"/>
              <w:rPr>
                <w:ins w:id="2213" w:author="LKY" w:date="2026-05-22T21:01:32Z"/>
                <w:rFonts w:hint="default" w:ascii="Times New Roman" w:hAnsi="Times New Roman"/>
                <w:vertAlign w:val="baseline"/>
                <w:lang w:val="en-US" w:eastAsia="zh-CN"/>
              </w:rPr>
            </w:pPr>
            <w:ins w:id="2214" w:author="LKY" w:date="2026-05-22T21:01:32Z">
              <w:r>
                <w:rPr>
                  <w:rFonts w:hint="eastAsia" w:ascii="Times New Roman" w:hAnsi="Times New Roman"/>
                  <w:vertAlign w:val="baseline"/>
                  <w:lang w:val="en-US" w:eastAsia="zh-CN"/>
                </w:rPr>
                <w:t>AO2</w:t>
              </w:r>
            </w:ins>
          </w:p>
        </w:tc>
        <w:tc>
          <w:tcPr>
            <w:tcW w:w="489" w:type="pct"/>
            <w:noWrap w:val="0"/>
            <w:vAlign w:val="top"/>
          </w:tcPr>
          <w:p w14:paraId="636630FF">
            <w:pPr>
              <w:jc w:val="center"/>
              <w:rPr>
                <w:ins w:id="2215" w:author="LKY" w:date="2026-05-22T21:01:32Z"/>
                <w:rFonts w:hint="default" w:ascii="Times New Roman" w:hAnsi="Times New Roman" w:eastAsiaTheme="minorEastAsia" w:cstheme="minorBidi"/>
                <w:kern w:val="2"/>
                <w:sz w:val="21"/>
                <w:szCs w:val="24"/>
                <w:vertAlign w:val="baseline"/>
                <w:lang w:val="en-US" w:eastAsia="zh-CN" w:bidi="ar-SA"/>
              </w:rPr>
            </w:pPr>
            <w:ins w:id="2216" w:author="LKY" w:date="2026-05-22T21:01:32Z">
              <w:r>
                <w:rPr>
                  <w:rFonts w:hint="eastAsia" w:ascii="Times New Roman" w:hAnsi="Times New Roman"/>
                  <w:vertAlign w:val="baseline"/>
                  <w:lang w:val="en-US" w:eastAsia="zh-CN"/>
                </w:rPr>
                <w:t>AO3</w:t>
              </w:r>
            </w:ins>
          </w:p>
        </w:tc>
        <w:tc>
          <w:tcPr>
            <w:tcW w:w="489" w:type="pct"/>
            <w:noWrap w:val="0"/>
            <w:vAlign w:val="top"/>
          </w:tcPr>
          <w:p w14:paraId="55F4987A">
            <w:pPr>
              <w:jc w:val="center"/>
              <w:rPr>
                <w:ins w:id="2217" w:author="LKY" w:date="2026-05-22T21:01:32Z"/>
                <w:rFonts w:hint="default" w:ascii="Times New Roman" w:hAnsi="Times New Roman" w:eastAsiaTheme="minorEastAsia" w:cstheme="minorBidi"/>
                <w:kern w:val="2"/>
                <w:sz w:val="21"/>
                <w:szCs w:val="24"/>
                <w:vertAlign w:val="baseline"/>
                <w:lang w:val="en-US" w:eastAsia="zh-CN" w:bidi="ar-SA"/>
              </w:rPr>
            </w:pPr>
            <w:ins w:id="2218" w:author="LKY" w:date="2026-05-22T21:01:32Z">
              <w:r>
                <w:rPr>
                  <w:rFonts w:hint="eastAsia" w:ascii="Times New Roman" w:hAnsi="Times New Roman"/>
                  <w:vertAlign w:val="baseline"/>
                  <w:lang w:val="en-US" w:eastAsia="zh-CN"/>
                </w:rPr>
                <w:t>AO4</w:t>
              </w:r>
            </w:ins>
          </w:p>
        </w:tc>
        <w:tc>
          <w:tcPr>
            <w:tcW w:w="489" w:type="pct"/>
            <w:noWrap w:val="0"/>
            <w:vAlign w:val="top"/>
          </w:tcPr>
          <w:p w14:paraId="2564FE13">
            <w:pPr>
              <w:jc w:val="center"/>
              <w:rPr>
                <w:ins w:id="2219" w:author="LKY" w:date="2026-05-22T21:01:32Z"/>
                <w:rFonts w:hint="default" w:ascii="Times New Roman" w:hAnsi="Times New Roman"/>
                <w:vertAlign w:val="baseline"/>
                <w:lang w:val="en-US" w:eastAsia="zh-CN"/>
              </w:rPr>
            </w:pPr>
            <w:ins w:id="2220" w:author="LKY" w:date="2026-05-22T21:01:32Z">
              <w:r>
                <w:rPr>
                  <w:rFonts w:hint="eastAsia" w:ascii="Times New Roman" w:hAnsi="Times New Roman"/>
                  <w:vertAlign w:val="baseline"/>
                  <w:lang w:val="en-US" w:eastAsia="zh-CN"/>
                </w:rPr>
                <w:t>AO5</w:t>
              </w:r>
            </w:ins>
          </w:p>
        </w:tc>
        <w:tc>
          <w:tcPr>
            <w:tcW w:w="489" w:type="pct"/>
            <w:noWrap w:val="0"/>
            <w:vAlign w:val="top"/>
          </w:tcPr>
          <w:p w14:paraId="5A80DA81">
            <w:pPr>
              <w:jc w:val="center"/>
              <w:rPr>
                <w:ins w:id="2221" w:author="LKY" w:date="2026-05-22T21:01:32Z"/>
                <w:rFonts w:hint="default" w:ascii="Times New Roman" w:hAnsi="Times New Roman"/>
                <w:vertAlign w:val="baseline"/>
                <w:lang w:val="en-US" w:eastAsia="zh-CN"/>
              </w:rPr>
            </w:pPr>
            <w:ins w:id="2222" w:author="LKY" w:date="2026-05-22T21:01:32Z">
              <w:r>
                <w:rPr>
                  <w:rFonts w:hint="eastAsia" w:ascii="Times New Roman" w:hAnsi="Times New Roman"/>
                  <w:vertAlign w:val="baseline"/>
                  <w:lang w:val="en-US" w:eastAsia="zh-CN"/>
                </w:rPr>
                <w:t>AO6</w:t>
              </w:r>
            </w:ins>
          </w:p>
        </w:tc>
        <w:tc>
          <w:tcPr>
            <w:tcW w:w="489" w:type="pct"/>
            <w:noWrap w:val="0"/>
            <w:vAlign w:val="top"/>
          </w:tcPr>
          <w:p w14:paraId="5AB5F109">
            <w:pPr>
              <w:jc w:val="center"/>
              <w:rPr>
                <w:ins w:id="2223" w:author="LKY" w:date="2026-05-22T21:01:32Z"/>
                <w:rFonts w:hint="default" w:ascii="Times New Roman" w:hAnsi="Times New Roman"/>
                <w:vertAlign w:val="baseline"/>
                <w:lang w:val="en-US" w:eastAsia="zh-CN"/>
              </w:rPr>
            </w:pPr>
            <w:ins w:id="2224" w:author="LKY" w:date="2026-05-22T21:01:32Z">
              <w:r>
                <w:rPr>
                  <w:rFonts w:hint="eastAsia" w:ascii="Times New Roman" w:hAnsi="Times New Roman"/>
                  <w:vertAlign w:val="baseline"/>
                  <w:lang w:val="en-US" w:eastAsia="zh-CN"/>
                </w:rPr>
                <w:t>AO7</w:t>
              </w:r>
            </w:ins>
          </w:p>
        </w:tc>
        <w:tc>
          <w:tcPr>
            <w:tcW w:w="525" w:type="pct"/>
            <w:noWrap w:val="0"/>
            <w:vAlign w:val="top"/>
          </w:tcPr>
          <w:p w14:paraId="0827D3A6">
            <w:pPr>
              <w:jc w:val="center"/>
              <w:rPr>
                <w:ins w:id="2225" w:author="LKY" w:date="2026-05-22T21:01:32Z"/>
                <w:rFonts w:hint="default" w:ascii="Times New Roman" w:hAnsi="Times New Roman"/>
                <w:vertAlign w:val="baseline"/>
                <w:lang w:val="en-US" w:eastAsia="zh-CN"/>
              </w:rPr>
            </w:pPr>
            <w:ins w:id="2226" w:author="LKY" w:date="2026-05-22T21:01:32Z">
              <w:r>
                <w:rPr>
                  <w:rFonts w:hint="eastAsia" w:ascii="Times New Roman" w:hAnsi="Times New Roman"/>
                  <w:vertAlign w:val="baseline"/>
                  <w:lang w:val="en-US" w:eastAsia="zh-CN"/>
                </w:rPr>
                <w:t>AO8</w:t>
              </w:r>
            </w:ins>
          </w:p>
        </w:tc>
        <w:tc>
          <w:tcPr>
            <w:tcW w:w="412" w:type="pct"/>
            <w:noWrap w:val="0"/>
            <w:vAlign w:val="top"/>
          </w:tcPr>
          <w:p w14:paraId="76570E99">
            <w:pPr>
              <w:jc w:val="center"/>
              <w:rPr>
                <w:ins w:id="2227" w:author="LKY" w:date="2026-05-22T21:01:32Z"/>
                <w:rFonts w:hint="default" w:ascii="Times New Roman" w:hAnsi="Times New Roman"/>
                <w:vertAlign w:val="baseline"/>
                <w:lang w:val="en-US" w:eastAsia="zh-CN"/>
              </w:rPr>
            </w:pPr>
            <w:ins w:id="2228" w:author="LKY" w:date="2026-05-22T21:01:32Z">
              <w:r>
                <w:rPr>
                  <w:rFonts w:hint="eastAsia" w:ascii="Times New Roman" w:hAnsi="Times New Roman"/>
                  <w:vertAlign w:val="baseline"/>
                  <w:lang w:val="en-US" w:eastAsia="zh-CN"/>
                </w:rPr>
                <w:t>PE</w:t>
              </w:r>
            </w:ins>
          </w:p>
        </w:tc>
      </w:tr>
      <w:tr w14:paraId="42B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29" w:author="LKY" w:date="2026-05-22T21:01:32Z"/>
        </w:trPr>
        <w:tc>
          <w:tcPr>
            <w:tcW w:w="639" w:type="pct"/>
            <w:noWrap w:val="0"/>
            <w:vAlign w:val="top"/>
          </w:tcPr>
          <w:p w14:paraId="755C8E31">
            <w:pPr>
              <w:jc w:val="center"/>
              <w:rPr>
                <w:ins w:id="2230" w:author="LKY" w:date="2026-05-22T21:01:32Z"/>
                <w:rFonts w:hint="default" w:ascii="Times New Roman" w:hAnsi="Times New Roman"/>
                <w:vertAlign w:val="baseline"/>
                <w:lang w:val="en-US" w:eastAsia="zh-CN"/>
              </w:rPr>
            </w:pPr>
            <w:ins w:id="2231" w:author="LKY" w:date="2026-05-22T21:01:32Z">
              <w:r>
                <w:rPr>
                  <w:rFonts w:hint="eastAsia" w:ascii="Times New Roman" w:hAnsi="Times New Roman"/>
                  <w:vertAlign w:val="baseline"/>
                  <w:lang w:val="en-US" w:eastAsia="zh-CN"/>
                </w:rPr>
                <w:t>端口号</w:t>
              </w:r>
            </w:ins>
          </w:p>
        </w:tc>
        <w:tc>
          <w:tcPr>
            <w:tcW w:w="489" w:type="pct"/>
            <w:noWrap w:val="0"/>
            <w:vAlign w:val="top"/>
          </w:tcPr>
          <w:p w14:paraId="26DD7297">
            <w:pPr>
              <w:jc w:val="center"/>
              <w:rPr>
                <w:ins w:id="2232" w:author="LKY" w:date="2026-05-22T21:01:32Z"/>
                <w:rFonts w:hint="default" w:ascii="Times New Roman" w:hAnsi="Times New Roman"/>
                <w:vertAlign w:val="baseline"/>
                <w:lang w:val="en-US" w:eastAsia="zh-CN"/>
              </w:rPr>
            </w:pPr>
            <w:ins w:id="2233" w:author="LKY" w:date="2026-05-22T21:01:32Z">
              <w:r>
                <w:rPr>
                  <w:rFonts w:hint="eastAsia" w:ascii="Times New Roman" w:hAnsi="Times New Roman"/>
                  <w:vertAlign w:val="baseline"/>
                  <w:lang w:val="en-US" w:eastAsia="zh-CN"/>
                </w:rPr>
                <w:t>A1</w:t>
              </w:r>
            </w:ins>
          </w:p>
        </w:tc>
        <w:tc>
          <w:tcPr>
            <w:tcW w:w="483" w:type="pct"/>
            <w:noWrap w:val="0"/>
            <w:vAlign w:val="top"/>
          </w:tcPr>
          <w:p w14:paraId="5871F70F">
            <w:pPr>
              <w:jc w:val="center"/>
              <w:rPr>
                <w:ins w:id="2234" w:author="LKY" w:date="2026-05-22T21:01:32Z"/>
                <w:rFonts w:hint="default" w:ascii="Times New Roman" w:hAnsi="Times New Roman"/>
                <w:vertAlign w:val="baseline"/>
                <w:lang w:val="en-US" w:eastAsia="zh-CN"/>
              </w:rPr>
            </w:pPr>
            <w:ins w:id="2235" w:author="LKY" w:date="2026-05-22T21:01:32Z">
              <w:r>
                <w:rPr>
                  <w:rFonts w:hint="eastAsia" w:ascii="Times New Roman" w:hAnsi="Times New Roman"/>
                  <w:vertAlign w:val="baseline"/>
                  <w:lang w:val="en-US" w:eastAsia="zh-CN"/>
                </w:rPr>
                <w:t>A2</w:t>
              </w:r>
            </w:ins>
          </w:p>
        </w:tc>
        <w:tc>
          <w:tcPr>
            <w:tcW w:w="489" w:type="pct"/>
            <w:noWrap w:val="0"/>
            <w:vAlign w:val="top"/>
          </w:tcPr>
          <w:p w14:paraId="7124BCD9">
            <w:pPr>
              <w:jc w:val="center"/>
              <w:rPr>
                <w:ins w:id="2236" w:author="LKY" w:date="2026-05-22T21:01:32Z"/>
                <w:rFonts w:hint="default" w:ascii="Times New Roman" w:hAnsi="Times New Roman"/>
                <w:vertAlign w:val="baseline"/>
                <w:lang w:val="en-US" w:eastAsia="zh-CN"/>
              </w:rPr>
            </w:pPr>
            <w:ins w:id="2237" w:author="LKY" w:date="2026-05-22T21:01:32Z">
              <w:r>
                <w:rPr>
                  <w:rFonts w:hint="eastAsia" w:ascii="Times New Roman" w:hAnsi="Times New Roman"/>
                  <w:vertAlign w:val="baseline"/>
                  <w:lang w:val="en-US" w:eastAsia="zh-CN"/>
                </w:rPr>
                <w:t>A3</w:t>
              </w:r>
            </w:ins>
          </w:p>
        </w:tc>
        <w:tc>
          <w:tcPr>
            <w:tcW w:w="489" w:type="pct"/>
            <w:noWrap w:val="0"/>
            <w:vAlign w:val="top"/>
          </w:tcPr>
          <w:p w14:paraId="3B369910">
            <w:pPr>
              <w:jc w:val="center"/>
              <w:rPr>
                <w:ins w:id="2238" w:author="LKY" w:date="2026-05-22T21:01:32Z"/>
                <w:rFonts w:hint="default" w:ascii="Times New Roman" w:hAnsi="Times New Roman"/>
                <w:vertAlign w:val="baseline"/>
                <w:lang w:val="en-US" w:eastAsia="zh-CN"/>
              </w:rPr>
            </w:pPr>
            <w:ins w:id="2239" w:author="LKY" w:date="2026-05-22T21:01:32Z">
              <w:r>
                <w:rPr>
                  <w:rFonts w:hint="eastAsia" w:ascii="Times New Roman" w:hAnsi="Times New Roman"/>
                  <w:vertAlign w:val="baseline"/>
                  <w:lang w:val="en-US" w:eastAsia="zh-CN"/>
                </w:rPr>
                <w:t>A4</w:t>
              </w:r>
            </w:ins>
          </w:p>
        </w:tc>
        <w:tc>
          <w:tcPr>
            <w:tcW w:w="489" w:type="pct"/>
            <w:noWrap w:val="0"/>
            <w:vAlign w:val="top"/>
          </w:tcPr>
          <w:p w14:paraId="283FAA61">
            <w:pPr>
              <w:jc w:val="center"/>
              <w:rPr>
                <w:ins w:id="2240" w:author="LKY" w:date="2026-05-22T21:01:32Z"/>
                <w:rFonts w:hint="default" w:ascii="Times New Roman" w:hAnsi="Times New Roman"/>
                <w:vertAlign w:val="baseline"/>
                <w:lang w:val="en-US" w:eastAsia="zh-CN"/>
              </w:rPr>
            </w:pPr>
            <w:ins w:id="2241" w:author="LKY" w:date="2026-05-22T21:01:32Z">
              <w:r>
                <w:rPr>
                  <w:rFonts w:hint="eastAsia" w:ascii="Times New Roman" w:hAnsi="Times New Roman"/>
                  <w:vertAlign w:val="baseline"/>
                  <w:lang w:val="en-US" w:eastAsia="zh-CN"/>
                </w:rPr>
                <w:t>A5</w:t>
              </w:r>
            </w:ins>
          </w:p>
        </w:tc>
        <w:tc>
          <w:tcPr>
            <w:tcW w:w="489" w:type="pct"/>
            <w:noWrap w:val="0"/>
            <w:vAlign w:val="top"/>
          </w:tcPr>
          <w:p w14:paraId="0F599773">
            <w:pPr>
              <w:jc w:val="center"/>
              <w:rPr>
                <w:ins w:id="2242" w:author="LKY" w:date="2026-05-22T21:01:32Z"/>
                <w:rFonts w:hint="default" w:ascii="Times New Roman" w:hAnsi="Times New Roman"/>
                <w:vertAlign w:val="baseline"/>
                <w:lang w:val="en-US" w:eastAsia="zh-CN"/>
              </w:rPr>
            </w:pPr>
            <w:ins w:id="2243" w:author="LKY" w:date="2026-05-22T21:01:32Z">
              <w:r>
                <w:rPr>
                  <w:rFonts w:hint="eastAsia" w:ascii="Times New Roman" w:hAnsi="Times New Roman"/>
                  <w:vertAlign w:val="baseline"/>
                  <w:lang w:val="en-US" w:eastAsia="zh-CN"/>
                </w:rPr>
                <w:t>A6</w:t>
              </w:r>
            </w:ins>
          </w:p>
        </w:tc>
        <w:tc>
          <w:tcPr>
            <w:tcW w:w="489" w:type="pct"/>
            <w:noWrap w:val="0"/>
            <w:vAlign w:val="top"/>
          </w:tcPr>
          <w:p w14:paraId="07C9A6EF">
            <w:pPr>
              <w:jc w:val="center"/>
              <w:rPr>
                <w:ins w:id="2244" w:author="LKY" w:date="2026-05-22T21:01:32Z"/>
                <w:rFonts w:hint="default" w:ascii="Times New Roman" w:hAnsi="Times New Roman"/>
                <w:vertAlign w:val="baseline"/>
                <w:lang w:val="en-US" w:eastAsia="zh-CN"/>
              </w:rPr>
            </w:pPr>
            <w:ins w:id="2245" w:author="LKY" w:date="2026-05-22T21:01:32Z">
              <w:r>
                <w:rPr>
                  <w:rFonts w:hint="eastAsia" w:ascii="Times New Roman" w:hAnsi="Times New Roman"/>
                  <w:vertAlign w:val="baseline"/>
                  <w:lang w:val="en-US" w:eastAsia="zh-CN"/>
                </w:rPr>
                <w:t>A7</w:t>
              </w:r>
            </w:ins>
          </w:p>
        </w:tc>
        <w:tc>
          <w:tcPr>
            <w:tcW w:w="525" w:type="pct"/>
            <w:noWrap w:val="0"/>
            <w:vAlign w:val="top"/>
          </w:tcPr>
          <w:p w14:paraId="5D1814B0">
            <w:pPr>
              <w:jc w:val="center"/>
              <w:rPr>
                <w:ins w:id="2246" w:author="LKY" w:date="2026-05-22T21:01:32Z"/>
                <w:rFonts w:hint="default" w:ascii="Times New Roman" w:hAnsi="Times New Roman"/>
                <w:vertAlign w:val="baseline"/>
                <w:lang w:val="en-US" w:eastAsia="zh-CN"/>
              </w:rPr>
            </w:pPr>
            <w:ins w:id="2247" w:author="LKY" w:date="2026-05-22T21:01:32Z">
              <w:r>
                <w:rPr>
                  <w:rFonts w:hint="eastAsia" w:ascii="Times New Roman" w:hAnsi="Times New Roman"/>
                  <w:vertAlign w:val="baseline"/>
                  <w:lang w:val="en-US" w:eastAsia="zh-CN"/>
                </w:rPr>
                <w:t>A8</w:t>
              </w:r>
            </w:ins>
          </w:p>
        </w:tc>
        <w:tc>
          <w:tcPr>
            <w:tcW w:w="412" w:type="pct"/>
            <w:noWrap w:val="0"/>
            <w:vAlign w:val="top"/>
          </w:tcPr>
          <w:p w14:paraId="15BDE381">
            <w:pPr>
              <w:jc w:val="center"/>
              <w:rPr>
                <w:ins w:id="2248" w:author="LKY" w:date="2026-05-22T21:01:32Z"/>
                <w:rFonts w:hint="default" w:ascii="Times New Roman" w:hAnsi="Times New Roman"/>
                <w:vertAlign w:val="baseline"/>
                <w:lang w:val="en-US" w:eastAsia="zh-CN"/>
              </w:rPr>
            </w:pPr>
            <w:ins w:id="2249" w:author="LKY" w:date="2026-05-22T21:01:32Z">
              <w:r>
                <w:rPr>
                  <w:rFonts w:hint="eastAsia" w:ascii="Times New Roman" w:hAnsi="Times New Roman"/>
                  <w:vertAlign w:val="baseline"/>
                  <w:lang w:val="en-US" w:eastAsia="zh-CN"/>
                </w:rPr>
                <w:t>A9</w:t>
              </w:r>
            </w:ins>
          </w:p>
        </w:tc>
      </w:tr>
      <w:tr w14:paraId="749E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50" w:author="LKY" w:date="2026-05-22T21:01:32Z"/>
        </w:trPr>
        <w:tc>
          <w:tcPr>
            <w:tcW w:w="639" w:type="pct"/>
            <w:noWrap w:val="0"/>
            <w:vAlign w:val="top"/>
          </w:tcPr>
          <w:p w14:paraId="762335E5">
            <w:pPr>
              <w:jc w:val="center"/>
              <w:rPr>
                <w:ins w:id="2251" w:author="LKY" w:date="2026-05-22T21:01:32Z"/>
                <w:rFonts w:hint="default" w:ascii="Times New Roman" w:hAnsi="Times New Roman"/>
                <w:vertAlign w:val="baseline"/>
                <w:lang w:val="en-US" w:eastAsia="zh-CN"/>
              </w:rPr>
            </w:pPr>
            <w:ins w:id="2252" w:author="LKY" w:date="2026-05-22T21:01:32Z">
              <w:r>
                <w:rPr>
                  <w:rFonts w:hint="eastAsia" w:ascii="Times New Roman" w:hAnsi="Times New Roman"/>
                  <w:vertAlign w:val="baseline"/>
                  <w:lang w:val="en-US" w:eastAsia="zh-CN"/>
                </w:rPr>
                <w:t>名称</w:t>
              </w:r>
            </w:ins>
          </w:p>
        </w:tc>
        <w:tc>
          <w:tcPr>
            <w:tcW w:w="489" w:type="pct"/>
            <w:noWrap w:val="0"/>
            <w:vAlign w:val="top"/>
          </w:tcPr>
          <w:p w14:paraId="7A7F9800">
            <w:pPr>
              <w:jc w:val="center"/>
              <w:rPr>
                <w:ins w:id="2253" w:author="LKY" w:date="2026-05-22T21:01:32Z"/>
                <w:rFonts w:hint="default" w:ascii="Times New Roman" w:hAnsi="Times New Roman"/>
                <w:vertAlign w:val="baseline"/>
                <w:lang w:val="en-US" w:eastAsia="zh-CN"/>
              </w:rPr>
            </w:pPr>
            <w:ins w:id="2254" w:author="LKY" w:date="2026-05-22T21:01:32Z">
              <w:r>
                <w:rPr>
                  <w:rFonts w:hint="eastAsia" w:ascii="Times New Roman" w:hAnsi="Times New Roman"/>
                  <w:vertAlign w:val="baseline"/>
                  <w:lang w:val="en-US" w:eastAsia="zh-CN"/>
                </w:rPr>
                <w:t>GND</w:t>
              </w:r>
            </w:ins>
          </w:p>
        </w:tc>
        <w:tc>
          <w:tcPr>
            <w:tcW w:w="483" w:type="pct"/>
            <w:noWrap w:val="0"/>
            <w:vAlign w:val="top"/>
          </w:tcPr>
          <w:p w14:paraId="43046F47">
            <w:pPr>
              <w:jc w:val="center"/>
              <w:rPr>
                <w:ins w:id="2255" w:author="LKY" w:date="2026-05-22T21:01:32Z"/>
                <w:rFonts w:hint="default" w:ascii="Times New Roman" w:hAnsi="Times New Roman"/>
                <w:vertAlign w:val="baseline"/>
                <w:lang w:val="en-US" w:eastAsia="zh-CN"/>
              </w:rPr>
            </w:pPr>
            <w:ins w:id="2256" w:author="LKY" w:date="2026-05-22T21:01:32Z">
              <w:r>
                <w:rPr>
                  <w:rFonts w:hint="eastAsia" w:ascii="Times New Roman" w:hAnsi="Times New Roman"/>
                  <w:vertAlign w:val="baseline"/>
                  <w:lang w:val="en-US" w:eastAsia="zh-CN"/>
                </w:rPr>
                <w:t>GND</w:t>
              </w:r>
            </w:ins>
          </w:p>
        </w:tc>
        <w:tc>
          <w:tcPr>
            <w:tcW w:w="489" w:type="pct"/>
            <w:noWrap w:val="0"/>
            <w:vAlign w:val="top"/>
          </w:tcPr>
          <w:p w14:paraId="5712BD2D">
            <w:pPr>
              <w:jc w:val="center"/>
              <w:rPr>
                <w:ins w:id="2257" w:author="LKY" w:date="2026-05-22T21:01:32Z"/>
                <w:rFonts w:hint="default" w:ascii="Times New Roman" w:hAnsi="Times New Roman"/>
                <w:vertAlign w:val="baseline"/>
                <w:lang w:val="en-US" w:eastAsia="zh-CN"/>
              </w:rPr>
            </w:pPr>
            <w:ins w:id="2258" w:author="LKY" w:date="2026-05-22T21:01:32Z">
              <w:r>
                <w:rPr>
                  <w:rFonts w:hint="eastAsia" w:ascii="Times New Roman" w:hAnsi="Times New Roman"/>
                  <w:vertAlign w:val="baseline"/>
                  <w:lang w:val="en-US" w:eastAsia="zh-CN"/>
                </w:rPr>
                <w:t>GND</w:t>
              </w:r>
            </w:ins>
          </w:p>
        </w:tc>
        <w:tc>
          <w:tcPr>
            <w:tcW w:w="489" w:type="pct"/>
            <w:noWrap w:val="0"/>
            <w:vAlign w:val="top"/>
          </w:tcPr>
          <w:p w14:paraId="4CF5CC4F">
            <w:pPr>
              <w:jc w:val="center"/>
              <w:rPr>
                <w:ins w:id="2259" w:author="LKY" w:date="2026-05-22T21:01:32Z"/>
                <w:rFonts w:hint="default" w:ascii="Times New Roman" w:hAnsi="Times New Roman"/>
                <w:vertAlign w:val="baseline"/>
                <w:lang w:val="en-US" w:eastAsia="zh-CN"/>
              </w:rPr>
            </w:pPr>
            <w:ins w:id="2260" w:author="LKY" w:date="2026-05-22T21:01:32Z">
              <w:r>
                <w:rPr>
                  <w:rFonts w:hint="eastAsia" w:ascii="Times New Roman" w:hAnsi="Times New Roman"/>
                  <w:vertAlign w:val="baseline"/>
                  <w:lang w:val="en-US" w:eastAsia="zh-CN"/>
                </w:rPr>
                <w:t>GND</w:t>
              </w:r>
            </w:ins>
          </w:p>
        </w:tc>
        <w:tc>
          <w:tcPr>
            <w:tcW w:w="489" w:type="pct"/>
            <w:noWrap w:val="0"/>
            <w:vAlign w:val="top"/>
          </w:tcPr>
          <w:p w14:paraId="2900D802">
            <w:pPr>
              <w:jc w:val="center"/>
              <w:rPr>
                <w:ins w:id="2261" w:author="LKY" w:date="2026-05-22T21:01:32Z"/>
                <w:rFonts w:hint="default" w:ascii="Times New Roman" w:hAnsi="Times New Roman"/>
                <w:vertAlign w:val="baseline"/>
                <w:lang w:val="en-US" w:eastAsia="zh-CN"/>
              </w:rPr>
            </w:pPr>
            <w:ins w:id="2262" w:author="LKY" w:date="2026-05-22T21:01:32Z">
              <w:r>
                <w:rPr>
                  <w:rFonts w:hint="eastAsia" w:ascii="Times New Roman" w:hAnsi="Times New Roman"/>
                  <w:vertAlign w:val="baseline"/>
                  <w:lang w:val="en-US" w:eastAsia="zh-CN"/>
                </w:rPr>
                <w:t>GND</w:t>
              </w:r>
            </w:ins>
          </w:p>
        </w:tc>
        <w:tc>
          <w:tcPr>
            <w:tcW w:w="489" w:type="pct"/>
            <w:noWrap w:val="0"/>
            <w:vAlign w:val="top"/>
          </w:tcPr>
          <w:p w14:paraId="7BD3201B">
            <w:pPr>
              <w:jc w:val="center"/>
              <w:rPr>
                <w:ins w:id="2263" w:author="LKY" w:date="2026-05-22T21:01:32Z"/>
                <w:rFonts w:hint="default" w:ascii="Times New Roman" w:hAnsi="Times New Roman"/>
                <w:vertAlign w:val="baseline"/>
                <w:lang w:val="en-US" w:eastAsia="zh-CN"/>
              </w:rPr>
            </w:pPr>
            <w:ins w:id="2264" w:author="LKY" w:date="2026-05-22T21:01:32Z">
              <w:r>
                <w:rPr>
                  <w:rFonts w:hint="eastAsia" w:ascii="Times New Roman" w:hAnsi="Times New Roman"/>
                  <w:vertAlign w:val="baseline"/>
                  <w:lang w:val="en-US" w:eastAsia="zh-CN"/>
                </w:rPr>
                <w:t>GND</w:t>
              </w:r>
            </w:ins>
          </w:p>
        </w:tc>
        <w:tc>
          <w:tcPr>
            <w:tcW w:w="489" w:type="pct"/>
            <w:noWrap w:val="0"/>
            <w:vAlign w:val="top"/>
          </w:tcPr>
          <w:p w14:paraId="4BEC0084">
            <w:pPr>
              <w:jc w:val="center"/>
              <w:rPr>
                <w:ins w:id="2265" w:author="LKY" w:date="2026-05-22T21:01:32Z"/>
                <w:rFonts w:hint="default" w:ascii="Times New Roman" w:hAnsi="Times New Roman"/>
                <w:vertAlign w:val="baseline"/>
                <w:lang w:val="en-US" w:eastAsia="zh-CN"/>
              </w:rPr>
            </w:pPr>
            <w:ins w:id="2266" w:author="LKY" w:date="2026-05-22T21:01:32Z">
              <w:r>
                <w:rPr>
                  <w:rFonts w:hint="eastAsia" w:ascii="Times New Roman" w:hAnsi="Times New Roman"/>
                  <w:vertAlign w:val="baseline"/>
                  <w:lang w:val="en-US" w:eastAsia="zh-CN"/>
                </w:rPr>
                <w:t>GND</w:t>
              </w:r>
            </w:ins>
          </w:p>
        </w:tc>
        <w:tc>
          <w:tcPr>
            <w:tcW w:w="525" w:type="pct"/>
            <w:noWrap w:val="0"/>
            <w:vAlign w:val="top"/>
          </w:tcPr>
          <w:p w14:paraId="3D541D12">
            <w:pPr>
              <w:jc w:val="center"/>
              <w:rPr>
                <w:ins w:id="2267" w:author="LKY" w:date="2026-05-22T21:01:32Z"/>
                <w:rFonts w:hint="default" w:ascii="Times New Roman" w:hAnsi="Times New Roman"/>
                <w:vertAlign w:val="baseline"/>
                <w:lang w:val="en-US" w:eastAsia="zh-CN"/>
              </w:rPr>
            </w:pPr>
            <w:ins w:id="2268" w:author="LKY" w:date="2026-05-22T21:01:32Z">
              <w:r>
                <w:rPr>
                  <w:rFonts w:hint="eastAsia" w:ascii="Times New Roman" w:hAnsi="Times New Roman"/>
                  <w:vertAlign w:val="baseline"/>
                  <w:lang w:val="en-US" w:eastAsia="zh-CN"/>
                </w:rPr>
                <w:t>GND</w:t>
              </w:r>
            </w:ins>
          </w:p>
        </w:tc>
        <w:tc>
          <w:tcPr>
            <w:tcW w:w="412" w:type="pct"/>
            <w:noWrap w:val="0"/>
            <w:vAlign w:val="top"/>
          </w:tcPr>
          <w:p w14:paraId="46DABA2E">
            <w:pPr>
              <w:jc w:val="center"/>
              <w:rPr>
                <w:ins w:id="2269" w:author="LKY" w:date="2026-05-22T21:01:32Z"/>
                <w:rFonts w:hint="default" w:ascii="Times New Roman" w:hAnsi="Times New Roman"/>
                <w:vertAlign w:val="baseline"/>
                <w:lang w:val="en-US" w:eastAsia="zh-CN"/>
              </w:rPr>
            </w:pPr>
            <w:ins w:id="2270" w:author="LKY" w:date="2026-05-22T21:01:32Z">
              <w:r>
                <w:rPr>
                  <w:rFonts w:hint="eastAsia" w:ascii="Times New Roman" w:hAnsi="Times New Roman"/>
                  <w:vertAlign w:val="baseline"/>
                  <w:lang w:val="en-US" w:eastAsia="zh-CN"/>
                </w:rPr>
                <w:t>PE</w:t>
              </w:r>
            </w:ins>
          </w:p>
        </w:tc>
      </w:tr>
    </w:tbl>
    <w:p w14:paraId="4F1D4FC8">
      <w:pPr>
        <w:rPr>
          <w:ins w:id="2271" w:author="L" w:date="2026-06-30T11:17:58Z"/>
          <w:rFonts w:hint="default"/>
          <w:lang w:val="en-US" w:eastAsia="zh-CN"/>
        </w:rPr>
      </w:pPr>
    </w:p>
    <w:p w14:paraId="762C51A7">
      <w:pPr>
        <w:rPr>
          <w:ins w:id="2272" w:author="L" w:date="2026-06-30T11:18:11Z"/>
          <w:rFonts w:hint="default"/>
          <w:lang w:val="en-US" w:eastAsia="zh-CN"/>
        </w:rPr>
      </w:pPr>
      <w:ins w:id="2273" w:author="L" w:date="2026-06-30T11:18:11Z">
        <w:r>
          <w:rPr>
            <w:rFonts w:hint="eastAsia" w:ascii="Times New Roman" w:hAnsi="Times New Roman" w:eastAsia="宋体" w:cs="宋体"/>
            <w:b w:val="0"/>
            <w:bCs w:val="0"/>
            <w:iCs/>
            <w:color w:val="FF0000"/>
            <w:kern w:val="2"/>
            <w:sz w:val="24"/>
            <w:szCs w:val="24"/>
            <w:lang w:val="en-US" w:eastAsia="zh-CN" w:bidi="ar-SA"/>
          </w:rPr>
          <w:t>注意：</w:t>
        </w:r>
      </w:ins>
      <w:ins w:id="2274" w:author="L" w:date="2026-06-30T11:21:48Z">
        <w:r>
          <w:rPr>
            <w:rFonts w:hint="eastAsia" w:ascii="Times New Roman" w:hAnsi="Times New Roman" w:eastAsia="宋体" w:cs="宋体"/>
            <w:b w:val="0"/>
            <w:bCs w:val="0"/>
            <w:iCs/>
            <w:color w:val="FF0000"/>
            <w:kern w:val="2"/>
            <w:sz w:val="24"/>
            <w:szCs w:val="24"/>
            <w:lang w:val="en-US" w:eastAsia="zh-CN" w:bidi="ar-SA"/>
          </w:rPr>
          <w:t>采用 24V DC 直流电源供电</w:t>
        </w:r>
      </w:ins>
      <w:ins w:id="2275" w:author="L" w:date="2026-06-30T11:18:11Z">
        <w:r>
          <w:rPr>
            <w:rFonts w:hint="eastAsia" w:ascii="Times New Roman" w:hAnsi="Times New Roman" w:eastAsia="宋体" w:cs="宋体"/>
            <w:b w:val="0"/>
            <w:bCs w:val="0"/>
            <w:iCs/>
            <w:color w:val="FF0000"/>
            <w:kern w:val="2"/>
            <w:sz w:val="24"/>
            <w:szCs w:val="24"/>
            <w:lang w:val="en-US" w:eastAsia="zh-CN" w:bidi="ar-SA"/>
          </w:rPr>
          <w:t>。</w:t>
        </w:r>
      </w:ins>
    </w:p>
    <w:p w14:paraId="7B7CDBB6">
      <w:pPr>
        <w:rPr>
          <w:rFonts w:hint="default"/>
          <w:lang w:val="en-US" w:eastAsia="zh-CN"/>
        </w:rPr>
      </w:pPr>
    </w:p>
    <w:p w14:paraId="068BA76A">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56" w:name="_Toc27537"/>
      <w:bookmarkStart w:id="57" w:name="_Toc10514"/>
      <w:bookmarkStart w:id="58" w:name="_Toc8170"/>
      <w:r>
        <w:rPr>
          <w:rFonts w:hint="eastAsia" w:ascii="Times New Roman" w:hAnsi="Times New Roman" w:cstheme="minorBidi"/>
          <w:b/>
          <w:bCs/>
          <w:kern w:val="2"/>
          <w:sz w:val="28"/>
          <w:szCs w:val="28"/>
          <w:lang w:val="en-US" w:eastAsia="zh-CN" w:bidi="ar-SA"/>
        </w:rPr>
        <w:t>2.3.5 AI模块</w:t>
      </w:r>
      <w:bookmarkEnd w:id="56"/>
      <w:bookmarkEnd w:id="57"/>
      <w:bookmarkEnd w:id="58"/>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76" w:author="LKY" w:date="2026-05-22T21:01:44Z"/>
        </w:trPr>
        <w:tc>
          <w:tcPr>
            <w:tcW w:w="5000" w:type="pct"/>
            <w:gridSpan w:val="10"/>
            <w:tcBorders>
              <w:top w:val="single" w:color="auto" w:sz="4" w:space="0"/>
            </w:tcBorders>
            <w:noWrap w:val="0"/>
            <w:vAlign w:val="top"/>
          </w:tcPr>
          <w:p w14:paraId="77A57453">
            <w:pPr>
              <w:jc w:val="center"/>
              <w:rPr>
                <w:ins w:id="2277" w:author="LKY" w:date="2026-05-22T21:01:44Z"/>
                <w:rFonts w:hint="default" w:ascii="Times New Roman" w:hAnsi="Times New Roman"/>
                <w:vertAlign w:val="baseline"/>
                <w:lang w:val="en-US" w:eastAsia="zh-CN"/>
              </w:rPr>
            </w:pPr>
            <w:ins w:id="2278" w:author="LKY" w:date="2026-05-22T21:01:44Z">
              <w:r>
                <w:rPr>
                  <w:rFonts w:hint="eastAsia" w:ascii="Times New Roman" w:hAnsi="Times New Roman"/>
                  <w:vertAlign w:val="baseline"/>
                  <w:lang w:val="en-US" w:eastAsia="zh-CN"/>
                </w:rPr>
                <w:t>N3081/N3083模块</w:t>
              </w:r>
            </w:ins>
            <w:ins w:id="2279" w:author="LKY" w:date="2026-06-04T18:47:27Z">
              <w:r>
                <w:rPr>
                  <w:rFonts w:hint="eastAsia" w:ascii="Times New Roman" w:hAnsi="Times New Roman"/>
                  <w:vertAlign w:val="baseline"/>
                  <w:lang w:val="en-US" w:eastAsia="zh-CN"/>
                </w:rPr>
                <w:t>（</w:t>
              </w:r>
            </w:ins>
            <w:ins w:id="2280" w:author="L" w:date="2026-06-15T15:39:26Z">
              <w:r>
                <w:rPr>
                  <w:rFonts w:hint="eastAsia" w:ascii="Times New Roman" w:hAnsi="Times New Roman"/>
                  <w:vertAlign w:val="baseline"/>
                  <w:lang w:val="en-US" w:eastAsia="zh-CN"/>
                </w:rPr>
                <w:t>±</w:t>
              </w:r>
            </w:ins>
            <w:ins w:id="2281" w:author="L" w:date="2026-06-15T15:39:30Z">
              <w:r>
                <w:rPr>
                  <w:rFonts w:hint="eastAsia" w:ascii="Times New Roman" w:hAnsi="Times New Roman"/>
                  <w:vertAlign w:val="baseline"/>
                  <w:lang w:val="en-US" w:eastAsia="zh-CN"/>
                </w:rPr>
                <w:t>0.1</w:t>
              </w:r>
            </w:ins>
            <w:ins w:id="2282" w:author="LKY" w:date="2026-06-04T18:48:03Z">
              <w:r>
                <w:rPr>
                  <w:rFonts w:hint="eastAsia" w:ascii="Times New Roman" w:hAnsi="Times New Roman"/>
                  <w:vertAlign w:val="baseline"/>
                  <w:lang w:val="en-US" w:eastAsia="zh-CN"/>
                </w:rPr>
                <w:t>误差</w:t>
              </w:r>
            </w:ins>
            <w:ins w:id="2283" w:author="LKY" w:date="2026-06-04T18:47:28Z">
              <w:r>
                <w:rPr>
                  <w:rFonts w:hint="eastAsia" w:ascii="Times New Roman" w:hAnsi="Times New Roman"/>
                  <w:vertAlign w:val="baseline"/>
                  <w:lang w:val="en-US" w:eastAsia="zh-CN"/>
                </w:rPr>
                <w:t>）</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84" w:author="LKY" w:date="2026-05-22T21:01:44Z"/>
        </w:trPr>
        <w:tc>
          <w:tcPr>
            <w:tcW w:w="639" w:type="pct"/>
            <w:tcBorders>
              <w:top w:val="single" w:color="auto" w:sz="4" w:space="0"/>
            </w:tcBorders>
            <w:noWrap w:val="0"/>
            <w:vAlign w:val="top"/>
          </w:tcPr>
          <w:p w14:paraId="11FAB3BE">
            <w:pPr>
              <w:jc w:val="center"/>
              <w:rPr>
                <w:ins w:id="2285" w:author="LKY" w:date="2026-05-22T21:01:44Z"/>
                <w:rFonts w:hint="default" w:ascii="Times New Roman" w:hAnsi="Times New Roman"/>
                <w:vertAlign w:val="baseline"/>
                <w:lang w:val="en-US" w:eastAsia="zh-CN"/>
              </w:rPr>
            </w:pPr>
            <w:ins w:id="2286" w:author="LKY" w:date="2026-05-22T21:01:44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9C25BC">
            <w:pPr>
              <w:jc w:val="center"/>
              <w:rPr>
                <w:ins w:id="2287" w:author="LKY" w:date="2026-05-22T21:01:44Z"/>
                <w:rFonts w:hint="default" w:ascii="Times New Roman" w:hAnsi="Times New Roman" w:eastAsiaTheme="minorEastAsia" w:cstheme="minorBidi"/>
                <w:kern w:val="2"/>
                <w:sz w:val="21"/>
                <w:szCs w:val="24"/>
                <w:vertAlign w:val="baseline"/>
                <w:lang w:val="en-US" w:eastAsia="zh-CN" w:bidi="ar-SA"/>
              </w:rPr>
            </w:pPr>
            <w:ins w:id="2288" w:author="LKY" w:date="2026-05-22T21:01:44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E20F9E4">
            <w:pPr>
              <w:jc w:val="center"/>
              <w:rPr>
                <w:ins w:id="2289" w:author="LKY" w:date="2026-05-22T21:01:44Z"/>
                <w:rFonts w:hint="default" w:ascii="Times New Roman" w:hAnsi="Times New Roman" w:eastAsiaTheme="minorEastAsia" w:cstheme="minorBidi"/>
                <w:kern w:val="2"/>
                <w:sz w:val="21"/>
                <w:szCs w:val="24"/>
                <w:vertAlign w:val="baseline"/>
                <w:lang w:val="en-US" w:eastAsia="zh-CN" w:bidi="ar-SA"/>
              </w:rPr>
            </w:pPr>
            <w:ins w:id="2290" w:author="LKY" w:date="2026-05-22T21:01:44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ACAC23C">
            <w:pPr>
              <w:jc w:val="center"/>
              <w:rPr>
                <w:ins w:id="2291" w:author="LKY" w:date="2026-05-22T21:01:44Z"/>
                <w:rFonts w:hint="default" w:ascii="Times New Roman" w:hAnsi="Times New Roman" w:eastAsiaTheme="minorEastAsia" w:cstheme="minorBidi"/>
                <w:kern w:val="2"/>
                <w:sz w:val="21"/>
                <w:szCs w:val="24"/>
                <w:vertAlign w:val="baseline"/>
                <w:lang w:val="en-US" w:eastAsia="zh-CN" w:bidi="ar-SA"/>
              </w:rPr>
            </w:pPr>
            <w:ins w:id="2292" w:author="LKY" w:date="2026-05-22T21:01:44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3BB9ECC">
            <w:pPr>
              <w:jc w:val="center"/>
              <w:rPr>
                <w:ins w:id="2293" w:author="LKY" w:date="2026-05-22T21:01:44Z"/>
                <w:rFonts w:hint="default" w:ascii="Times New Roman" w:hAnsi="Times New Roman" w:eastAsiaTheme="minorEastAsia" w:cstheme="minorBidi"/>
                <w:kern w:val="2"/>
                <w:sz w:val="21"/>
                <w:szCs w:val="24"/>
                <w:vertAlign w:val="baseline"/>
                <w:lang w:val="en-US" w:eastAsia="zh-CN" w:bidi="ar-SA"/>
              </w:rPr>
            </w:pPr>
            <w:ins w:id="2294" w:author="LKY" w:date="2026-05-22T21:01:44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5161271">
            <w:pPr>
              <w:jc w:val="center"/>
              <w:rPr>
                <w:ins w:id="2295" w:author="LKY" w:date="2026-05-22T21:01:44Z"/>
                <w:rFonts w:hint="default" w:ascii="Times New Roman" w:hAnsi="Times New Roman" w:eastAsiaTheme="minorEastAsia" w:cstheme="minorBidi"/>
                <w:kern w:val="2"/>
                <w:sz w:val="21"/>
                <w:szCs w:val="24"/>
                <w:vertAlign w:val="baseline"/>
                <w:lang w:val="en-US" w:eastAsia="zh-CN" w:bidi="ar-SA"/>
              </w:rPr>
            </w:pPr>
            <w:ins w:id="2296" w:author="LKY" w:date="2026-05-22T21:01:44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EE59821">
            <w:pPr>
              <w:jc w:val="center"/>
              <w:rPr>
                <w:ins w:id="2297" w:author="LKY" w:date="2026-05-22T21:01:44Z"/>
                <w:rFonts w:hint="default" w:ascii="Times New Roman" w:hAnsi="Times New Roman" w:eastAsiaTheme="minorEastAsia" w:cstheme="minorBidi"/>
                <w:kern w:val="2"/>
                <w:sz w:val="21"/>
                <w:szCs w:val="24"/>
                <w:vertAlign w:val="baseline"/>
                <w:lang w:val="en-US" w:eastAsia="zh-CN" w:bidi="ar-SA"/>
              </w:rPr>
            </w:pPr>
            <w:ins w:id="2298" w:author="LKY" w:date="2026-05-22T21:01:44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E7DB3B0">
            <w:pPr>
              <w:jc w:val="center"/>
              <w:rPr>
                <w:ins w:id="2299" w:author="LKY" w:date="2026-05-22T21:01:44Z"/>
                <w:rFonts w:hint="default" w:ascii="Times New Roman" w:hAnsi="Times New Roman"/>
                <w:vertAlign w:val="baseline"/>
                <w:lang w:val="en-US" w:eastAsia="zh-CN"/>
              </w:rPr>
            </w:pPr>
            <w:ins w:id="2300" w:author="LKY" w:date="2026-05-22T21:01:44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60EF945">
            <w:pPr>
              <w:jc w:val="center"/>
              <w:rPr>
                <w:ins w:id="2301" w:author="LKY" w:date="2026-05-22T21:01:44Z"/>
                <w:rFonts w:hint="default" w:ascii="Times New Roman" w:hAnsi="Times New Roman"/>
                <w:vertAlign w:val="baseline"/>
                <w:lang w:val="en-US" w:eastAsia="zh-CN"/>
              </w:rPr>
            </w:pPr>
            <w:ins w:id="2302" w:author="LKY" w:date="2026-05-22T21:01:44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0FA8C7B">
            <w:pPr>
              <w:jc w:val="center"/>
              <w:rPr>
                <w:ins w:id="2303" w:author="LKY" w:date="2026-05-22T21:01:44Z"/>
                <w:rFonts w:hint="default" w:ascii="Times New Roman" w:hAnsi="Times New Roman"/>
                <w:vertAlign w:val="baseline"/>
                <w:lang w:val="en-US" w:eastAsia="zh-CN"/>
              </w:rPr>
            </w:pPr>
            <w:ins w:id="2304" w:author="LKY" w:date="2026-05-22T21:01:44Z">
              <w:r>
                <w:rPr>
                  <w:rFonts w:hint="eastAsia" w:ascii="Times New Roman" w:hAnsi="Times New Roman"/>
                  <w:vertAlign w:val="baseline"/>
                  <w:lang w:val="en-US" w:eastAsia="zh-CN"/>
                </w:rPr>
                <w:t>B9</w:t>
              </w:r>
            </w:ins>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05" w:author="LKY" w:date="2026-05-22T21:01:44Z"/>
        </w:trPr>
        <w:tc>
          <w:tcPr>
            <w:tcW w:w="639" w:type="pct"/>
            <w:noWrap w:val="0"/>
            <w:vAlign w:val="top"/>
          </w:tcPr>
          <w:p w14:paraId="1A84D6C7">
            <w:pPr>
              <w:jc w:val="center"/>
              <w:rPr>
                <w:ins w:id="2306" w:author="LKY" w:date="2026-05-22T21:01:44Z"/>
                <w:rFonts w:hint="default" w:ascii="Times New Roman" w:hAnsi="Times New Roman"/>
                <w:vertAlign w:val="baseline"/>
                <w:lang w:val="en-US" w:eastAsia="zh-CN"/>
              </w:rPr>
            </w:pPr>
            <w:ins w:id="2307" w:author="LKY" w:date="2026-05-22T21:01:44Z">
              <w:r>
                <w:rPr>
                  <w:rFonts w:hint="eastAsia" w:ascii="Times New Roman" w:hAnsi="Times New Roman"/>
                  <w:vertAlign w:val="baseline"/>
                  <w:lang w:val="en-US" w:eastAsia="zh-CN"/>
                </w:rPr>
                <w:t>名称</w:t>
              </w:r>
            </w:ins>
          </w:p>
        </w:tc>
        <w:tc>
          <w:tcPr>
            <w:tcW w:w="489" w:type="pct"/>
            <w:noWrap w:val="0"/>
            <w:vAlign w:val="top"/>
          </w:tcPr>
          <w:p w14:paraId="4CB7E72A">
            <w:pPr>
              <w:jc w:val="center"/>
              <w:rPr>
                <w:ins w:id="2308" w:author="LKY" w:date="2026-05-22T21:01:44Z"/>
                <w:rFonts w:hint="default" w:ascii="Times New Roman" w:hAnsi="Times New Roman"/>
                <w:vertAlign w:val="baseline"/>
                <w:lang w:val="en-US" w:eastAsia="zh-CN"/>
              </w:rPr>
            </w:pPr>
            <w:ins w:id="2309" w:author="LKY" w:date="2026-05-22T21:01:44Z">
              <w:r>
                <w:rPr>
                  <w:rFonts w:hint="eastAsia" w:ascii="Times New Roman" w:hAnsi="Times New Roman"/>
                  <w:vertAlign w:val="baseline"/>
                  <w:lang w:val="en-US" w:eastAsia="zh-CN"/>
                </w:rPr>
                <w:t>AI1-</w:t>
              </w:r>
            </w:ins>
          </w:p>
        </w:tc>
        <w:tc>
          <w:tcPr>
            <w:tcW w:w="483" w:type="pct"/>
            <w:noWrap w:val="0"/>
            <w:vAlign w:val="top"/>
          </w:tcPr>
          <w:p w14:paraId="4A803B74">
            <w:pPr>
              <w:jc w:val="center"/>
              <w:rPr>
                <w:ins w:id="2310" w:author="LKY" w:date="2026-05-22T21:01:44Z"/>
                <w:rFonts w:hint="default" w:ascii="Times New Roman" w:hAnsi="Times New Roman"/>
                <w:vertAlign w:val="baseline"/>
                <w:lang w:val="en-US" w:eastAsia="zh-CN"/>
              </w:rPr>
            </w:pPr>
            <w:ins w:id="2311" w:author="LKY" w:date="2026-05-22T21:01:44Z">
              <w:r>
                <w:rPr>
                  <w:rFonts w:hint="eastAsia" w:ascii="Times New Roman" w:hAnsi="Times New Roman"/>
                  <w:vertAlign w:val="baseline"/>
                  <w:lang w:val="en-US" w:eastAsia="zh-CN"/>
                </w:rPr>
                <w:t>AI2-</w:t>
              </w:r>
            </w:ins>
          </w:p>
        </w:tc>
        <w:tc>
          <w:tcPr>
            <w:tcW w:w="489" w:type="pct"/>
            <w:noWrap w:val="0"/>
            <w:vAlign w:val="top"/>
          </w:tcPr>
          <w:p w14:paraId="42B35BB6">
            <w:pPr>
              <w:jc w:val="center"/>
              <w:rPr>
                <w:ins w:id="2312" w:author="LKY" w:date="2026-05-22T21:01:44Z"/>
                <w:rFonts w:hint="default" w:ascii="Times New Roman" w:hAnsi="Times New Roman" w:eastAsiaTheme="minorEastAsia" w:cstheme="minorBidi"/>
                <w:kern w:val="2"/>
                <w:sz w:val="21"/>
                <w:szCs w:val="24"/>
                <w:vertAlign w:val="baseline"/>
                <w:lang w:val="en-US" w:eastAsia="zh-CN" w:bidi="ar-SA"/>
              </w:rPr>
            </w:pPr>
            <w:ins w:id="2313" w:author="LKY" w:date="2026-05-22T21:01:44Z">
              <w:r>
                <w:rPr>
                  <w:rFonts w:hint="eastAsia" w:ascii="Times New Roman" w:hAnsi="Times New Roman"/>
                  <w:vertAlign w:val="baseline"/>
                  <w:lang w:val="en-US" w:eastAsia="zh-CN"/>
                </w:rPr>
                <w:t>AI3-</w:t>
              </w:r>
            </w:ins>
          </w:p>
        </w:tc>
        <w:tc>
          <w:tcPr>
            <w:tcW w:w="489" w:type="pct"/>
            <w:noWrap w:val="0"/>
            <w:vAlign w:val="top"/>
          </w:tcPr>
          <w:p w14:paraId="3E275DCA">
            <w:pPr>
              <w:jc w:val="center"/>
              <w:rPr>
                <w:ins w:id="2314" w:author="LKY" w:date="2026-05-22T21:01:44Z"/>
                <w:rFonts w:hint="default" w:ascii="Times New Roman" w:hAnsi="Times New Roman" w:eastAsiaTheme="minorEastAsia" w:cstheme="minorBidi"/>
                <w:kern w:val="2"/>
                <w:sz w:val="21"/>
                <w:szCs w:val="24"/>
                <w:vertAlign w:val="baseline"/>
                <w:lang w:val="en-US" w:eastAsia="zh-CN" w:bidi="ar-SA"/>
              </w:rPr>
            </w:pPr>
            <w:ins w:id="2315" w:author="LKY" w:date="2026-05-22T21:01:44Z">
              <w:r>
                <w:rPr>
                  <w:rFonts w:hint="eastAsia" w:ascii="Times New Roman" w:hAnsi="Times New Roman"/>
                  <w:vertAlign w:val="baseline"/>
                  <w:lang w:val="en-US" w:eastAsia="zh-CN"/>
                </w:rPr>
                <w:t>AI4-</w:t>
              </w:r>
            </w:ins>
          </w:p>
        </w:tc>
        <w:tc>
          <w:tcPr>
            <w:tcW w:w="489" w:type="pct"/>
            <w:noWrap w:val="0"/>
            <w:vAlign w:val="top"/>
          </w:tcPr>
          <w:p w14:paraId="2891E657">
            <w:pPr>
              <w:jc w:val="center"/>
              <w:rPr>
                <w:ins w:id="2316" w:author="LKY" w:date="2026-05-22T21:01:44Z"/>
                <w:rFonts w:hint="default" w:ascii="Times New Roman" w:hAnsi="Times New Roman"/>
                <w:vertAlign w:val="baseline"/>
                <w:lang w:val="en-US" w:eastAsia="zh-CN"/>
              </w:rPr>
            </w:pPr>
            <w:ins w:id="2317" w:author="LKY" w:date="2026-05-22T21:01:44Z">
              <w:r>
                <w:rPr>
                  <w:rFonts w:hint="eastAsia" w:ascii="Times New Roman" w:hAnsi="Times New Roman"/>
                  <w:vertAlign w:val="baseline"/>
                  <w:lang w:val="en-US" w:eastAsia="zh-CN"/>
                </w:rPr>
                <w:t>AI5-</w:t>
              </w:r>
            </w:ins>
          </w:p>
        </w:tc>
        <w:tc>
          <w:tcPr>
            <w:tcW w:w="489" w:type="pct"/>
            <w:noWrap w:val="0"/>
            <w:vAlign w:val="top"/>
          </w:tcPr>
          <w:p w14:paraId="4896372C">
            <w:pPr>
              <w:jc w:val="center"/>
              <w:rPr>
                <w:ins w:id="2318" w:author="LKY" w:date="2026-05-22T21:01:44Z"/>
                <w:rFonts w:hint="default" w:ascii="Times New Roman" w:hAnsi="Times New Roman"/>
                <w:vertAlign w:val="baseline"/>
                <w:lang w:val="en-US" w:eastAsia="zh-CN"/>
              </w:rPr>
            </w:pPr>
            <w:ins w:id="2319" w:author="LKY" w:date="2026-05-22T21:01:44Z">
              <w:r>
                <w:rPr>
                  <w:rFonts w:hint="eastAsia" w:ascii="Times New Roman" w:hAnsi="Times New Roman"/>
                  <w:vertAlign w:val="baseline"/>
                  <w:lang w:val="en-US" w:eastAsia="zh-CN"/>
                </w:rPr>
                <w:t>AI6-</w:t>
              </w:r>
            </w:ins>
          </w:p>
        </w:tc>
        <w:tc>
          <w:tcPr>
            <w:tcW w:w="489" w:type="pct"/>
            <w:noWrap w:val="0"/>
            <w:vAlign w:val="top"/>
          </w:tcPr>
          <w:p w14:paraId="618856E3">
            <w:pPr>
              <w:jc w:val="center"/>
              <w:rPr>
                <w:ins w:id="2320" w:author="LKY" w:date="2026-05-22T21:01:44Z"/>
                <w:rFonts w:hint="default" w:ascii="Times New Roman" w:hAnsi="Times New Roman"/>
                <w:vertAlign w:val="baseline"/>
                <w:lang w:val="en-US" w:eastAsia="zh-CN"/>
              </w:rPr>
            </w:pPr>
            <w:ins w:id="2321" w:author="LKY" w:date="2026-05-22T21:01:44Z">
              <w:r>
                <w:rPr>
                  <w:rFonts w:hint="eastAsia" w:ascii="Times New Roman" w:hAnsi="Times New Roman"/>
                  <w:vertAlign w:val="baseline"/>
                  <w:lang w:val="en-US" w:eastAsia="zh-CN"/>
                </w:rPr>
                <w:t>AI7-</w:t>
              </w:r>
            </w:ins>
          </w:p>
        </w:tc>
        <w:tc>
          <w:tcPr>
            <w:tcW w:w="525" w:type="pct"/>
            <w:noWrap w:val="0"/>
            <w:vAlign w:val="top"/>
          </w:tcPr>
          <w:p w14:paraId="091C6BAF">
            <w:pPr>
              <w:jc w:val="center"/>
              <w:rPr>
                <w:ins w:id="2322" w:author="LKY" w:date="2026-05-22T21:01:44Z"/>
                <w:rFonts w:hint="default" w:ascii="Times New Roman" w:hAnsi="Times New Roman"/>
                <w:vertAlign w:val="baseline"/>
                <w:lang w:val="en-US" w:eastAsia="zh-CN"/>
              </w:rPr>
            </w:pPr>
            <w:ins w:id="2323" w:author="LKY" w:date="2026-05-22T21:01:44Z">
              <w:r>
                <w:rPr>
                  <w:rFonts w:hint="eastAsia" w:ascii="Times New Roman" w:hAnsi="Times New Roman"/>
                  <w:vertAlign w:val="baseline"/>
                  <w:lang w:val="en-US" w:eastAsia="zh-CN"/>
                </w:rPr>
                <w:t>AI8-</w:t>
              </w:r>
            </w:ins>
          </w:p>
        </w:tc>
        <w:tc>
          <w:tcPr>
            <w:tcW w:w="412" w:type="pct"/>
            <w:noWrap w:val="0"/>
            <w:vAlign w:val="top"/>
          </w:tcPr>
          <w:p w14:paraId="571BD37D">
            <w:pPr>
              <w:jc w:val="center"/>
              <w:rPr>
                <w:ins w:id="2324" w:author="LKY" w:date="2026-05-22T21:01:44Z"/>
                <w:rFonts w:hint="default" w:ascii="Times New Roman" w:hAnsi="Times New Roman"/>
                <w:vertAlign w:val="baseline"/>
                <w:lang w:val="en-US" w:eastAsia="zh-CN"/>
              </w:rPr>
            </w:pPr>
            <w:ins w:id="2325" w:author="LKY" w:date="2026-05-22T21:01:44Z">
              <w:r>
                <w:rPr>
                  <w:rFonts w:hint="eastAsia" w:ascii="Times New Roman" w:hAnsi="Times New Roman"/>
                  <w:vertAlign w:val="baseline"/>
                  <w:lang w:val="en-US" w:eastAsia="zh-CN"/>
                </w:rPr>
                <w:t>PE</w:t>
              </w:r>
            </w:ins>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26" w:author="LKY" w:date="2026-05-22T21:01:44Z"/>
        </w:trPr>
        <w:tc>
          <w:tcPr>
            <w:tcW w:w="639" w:type="pct"/>
            <w:noWrap w:val="0"/>
            <w:vAlign w:val="top"/>
          </w:tcPr>
          <w:p w14:paraId="3C372320">
            <w:pPr>
              <w:jc w:val="center"/>
              <w:rPr>
                <w:ins w:id="2327" w:author="LKY" w:date="2026-05-22T21:01:44Z"/>
                <w:rFonts w:hint="default" w:ascii="Times New Roman" w:hAnsi="Times New Roman"/>
                <w:vertAlign w:val="baseline"/>
                <w:lang w:val="en-US" w:eastAsia="zh-CN"/>
              </w:rPr>
            </w:pPr>
            <w:ins w:id="2328" w:author="LKY" w:date="2026-05-22T21:01:44Z">
              <w:r>
                <w:rPr>
                  <w:rFonts w:hint="eastAsia" w:ascii="Times New Roman" w:hAnsi="Times New Roman"/>
                  <w:vertAlign w:val="baseline"/>
                  <w:lang w:val="en-US" w:eastAsia="zh-CN"/>
                </w:rPr>
                <w:t>端口号</w:t>
              </w:r>
            </w:ins>
          </w:p>
        </w:tc>
        <w:tc>
          <w:tcPr>
            <w:tcW w:w="489" w:type="pct"/>
            <w:noWrap w:val="0"/>
            <w:vAlign w:val="top"/>
          </w:tcPr>
          <w:p w14:paraId="23F243B0">
            <w:pPr>
              <w:jc w:val="center"/>
              <w:rPr>
                <w:ins w:id="2329" w:author="LKY" w:date="2026-05-22T21:01:44Z"/>
                <w:rFonts w:hint="default" w:ascii="Times New Roman" w:hAnsi="Times New Roman"/>
                <w:vertAlign w:val="baseline"/>
                <w:lang w:val="en-US" w:eastAsia="zh-CN"/>
              </w:rPr>
            </w:pPr>
            <w:ins w:id="2330" w:author="LKY" w:date="2026-05-22T21:01:44Z">
              <w:r>
                <w:rPr>
                  <w:rFonts w:hint="eastAsia" w:ascii="Times New Roman" w:hAnsi="Times New Roman"/>
                  <w:vertAlign w:val="baseline"/>
                  <w:lang w:val="en-US" w:eastAsia="zh-CN"/>
                </w:rPr>
                <w:t>A1</w:t>
              </w:r>
            </w:ins>
          </w:p>
        </w:tc>
        <w:tc>
          <w:tcPr>
            <w:tcW w:w="483" w:type="pct"/>
            <w:noWrap w:val="0"/>
            <w:vAlign w:val="top"/>
          </w:tcPr>
          <w:p w14:paraId="4C746411">
            <w:pPr>
              <w:jc w:val="center"/>
              <w:rPr>
                <w:ins w:id="2331" w:author="LKY" w:date="2026-05-22T21:01:44Z"/>
                <w:rFonts w:hint="default" w:ascii="Times New Roman" w:hAnsi="Times New Roman"/>
                <w:vertAlign w:val="baseline"/>
                <w:lang w:val="en-US" w:eastAsia="zh-CN"/>
              </w:rPr>
            </w:pPr>
            <w:ins w:id="2332" w:author="LKY" w:date="2026-05-22T21:01:44Z">
              <w:r>
                <w:rPr>
                  <w:rFonts w:hint="eastAsia" w:ascii="Times New Roman" w:hAnsi="Times New Roman"/>
                  <w:vertAlign w:val="baseline"/>
                  <w:lang w:val="en-US" w:eastAsia="zh-CN"/>
                </w:rPr>
                <w:t>A2</w:t>
              </w:r>
            </w:ins>
          </w:p>
        </w:tc>
        <w:tc>
          <w:tcPr>
            <w:tcW w:w="489" w:type="pct"/>
            <w:noWrap w:val="0"/>
            <w:vAlign w:val="top"/>
          </w:tcPr>
          <w:p w14:paraId="0EA3E057">
            <w:pPr>
              <w:jc w:val="center"/>
              <w:rPr>
                <w:ins w:id="2333" w:author="LKY" w:date="2026-05-22T21:01:44Z"/>
                <w:rFonts w:hint="default" w:ascii="Times New Roman" w:hAnsi="Times New Roman"/>
                <w:vertAlign w:val="baseline"/>
                <w:lang w:val="en-US" w:eastAsia="zh-CN"/>
              </w:rPr>
            </w:pPr>
            <w:ins w:id="2334" w:author="LKY" w:date="2026-05-22T21:01:44Z">
              <w:r>
                <w:rPr>
                  <w:rFonts w:hint="eastAsia" w:ascii="Times New Roman" w:hAnsi="Times New Roman"/>
                  <w:vertAlign w:val="baseline"/>
                  <w:lang w:val="en-US" w:eastAsia="zh-CN"/>
                </w:rPr>
                <w:t>A3</w:t>
              </w:r>
            </w:ins>
          </w:p>
        </w:tc>
        <w:tc>
          <w:tcPr>
            <w:tcW w:w="489" w:type="pct"/>
            <w:noWrap w:val="0"/>
            <w:vAlign w:val="top"/>
          </w:tcPr>
          <w:p w14:paraId="20AFE8E6">
            <w:pPr>
              <w:jc w:val="center"/>
              <w:rPr>
                <w:ins w:id="2335" w:author="LKY" w:date="2026-05-22T21:01:44Z"/>
                <w:rFonts w:hint="default" w:ascii="Times New Roman" w:hAnsi="Times New Roman"/>
                <w:vertAlign w:val="baseline"/>
                <w:lang w:val="en-US" w:eastAsia="zh-CN"/>
              </w:rPr>
            </w:pPr>
            <w:ins w:id="2336" w:author="LKY" w:date="2026-05-22T21:01:44Z">
              <w:r>
                <w:rPr>
                  <w:rFonts w:hint="eastAsia" w:ascii="Times New Roman" w:hAnsi="Times New Roman"/>
                  <w:vertAlign w:val="baseline"/>
                  <w:lang w:val="en-US" w:eastAsia="zh-CN"/>
                </w:rPr>
                <w:t>A4</w:t>
              </w:r>
            </w:ins>
          </w:p>
        </w:tc>
        <w:tc>
          <w:tcPr>
            <w:tcW w:w="489" w:type="pct"/>
            <w:noWrap w:val="0"/>
            <w:vAlign w:val="top"/>
          </w:tcPr>
          <w:p w14:paraId="3E0657E4">
            <w:pPr>
              <w:jc w:val="center"/>
              <w:rPr>
                <w:ins w:id="2337" w:author="LKY" w:date="2026-05-22T21:01:44Z"/>
                <w:rFonts w:hint="default" w:ascii="Times New Roman" w:hAnsi="Times New Roman"/>
                <w:vertAlign w:val="baseline"/>
                <w:lang w:val="en-US" w:eastAsia="zh-CN"/>
              </w:rPr>
            </w:pPr>
            <w:ins w:id="2338" w:author="LKY" w:date="2026-05-22T21:01:44Z">
              <w:r>
                <w:rPr>
                  <w:rFonts w:hint="eastAsia" w:ascii="Times New Roman" w:hAnsi="Times New Roman"/>
                  <w:vertAlign w:val="baseline"/>
                  <w:lang w:val="en-US" w:eastAsia="zh-CN"/>
                </w:rPr>
                <w:t>A5</w:t>
              </w:r>
            </w:ins>
          </w:p>
        </w:tc>
        <w:tc>
          <w:tcPr>
            <w:tcW w:w="489" w:type="pct"/>
            <w:noWrap w:val="0"/>
            <w:vAlign w:val="top"/>
          </w:tcPr>
          <w:p w14:paraId="53C85695">
            <w:pPr>
              <w:jc w:val="center"/>
              <w:rPr>
                <w:ins w:id="2339" w:author="LKY" w:date="2026-05-22T21:01:44Z"/>
                <w:rFonts w:hint="default" w:ascii="Times New Roman" w:hAnsi="Times New Roman"/>
                <w:vertAlign w:val="baseline"/>
                <w:lang w:val="en-US" w:eastAsia="zh-CN"/>
              </w:rPr>
            </w:pPr>
            <w:ins w:id="2340" w:author="LKY" w:date="2026-05-22T21:01:44Z">
              <w:r>
                <w:rPr>
                  <w:rFonts w:hint="eastAsia" w:ascii="Times New Roman" w:hAnsi="Times New Roman"/>
                  <w:vertAlign w:val="baseline"/>
                  <w:lang w:val="en-US" w:eastAsia="zh-CN"/>
                </w:rPr>
                <w:t>A6</w:t>
              </w:r>
            </w:ins>
          </w:p>
        </w:tc>
        <w:tc>
          <w:tcPr>
            <w:tcW w:w="489" w:type="pct"/>
            <w:noWrap w:val="0"/>
            <w:vAlign w:val="top"/>
          </w:tcPr>
          <w:p w14:paraId="23047F9E">
            <w:pPr>
              <w:jc w:val="center"/>
              <w:rPr>
                <w:ins w:id="2341" w:author="LKY" w:date="2026-05-22T21:01:44Z"/>
                <w:rFonts w:hint="default" w:ascii="Times New Roman" w:hAnsi="Times New Roman"/>
                <w:vertAlign w:val="baseline"/>
                <w:lang w:val="en-US" w:eastAsia="zh-CN"/>
              </w:rPr>
            </w:pPr>
            <w:ins w:id="2342" w:author="LKY" w:date="2026-05-22T21:01:44Z">
              <w:r>
                <w:rPr>
                  <w:rFonts w:hint="eastAsia" w:ascii="Times New Roman" w:hAnsi="Times New Roman"/>
                  <w:vertAlign w:val="baseline"/>
                  <w:lang w:val="en-US" w:eastAsia="zh-CN"/>
                </w:rPr>
                <w:t>A7</w:t>
              </w:r>
            </w:ins>
          </w:p>
        </w:tc>
        <w:tc>
          <w:tcPr>
            <w:tcW w:w="525" w:type="pct"/>
            <w:noWrap w:val="0"/>
            <w:vAlign w:val="top"/>
          </w:tcPr>
          <w:p w14:paraId="668B1CDD">
            <w:pPr>
              <w:jc w:val="center"/>
              <w:rPr>
                <w:ins w:id="2343" w:author="LKY" w:date="2026-05-22T21:01:44Z"/>
                <w:rFonts w:hint="default" w:ascii="Times New Roman" w:hAnsi="Times New Roman"/>
                <w:vertAlign w:val="baseline"/>
                <w:lang w:val="en-US" w:eastAsia="zh-CN"/>
              </w:rPr>
            </w:pPr>
            <w:ins w:id="2344" w:author="LKY" w:date="2026-05-22T21:01:44Z">
              <w:r>
                <w:rPr>
                  <w:rFonts w:hint="eastAsia" w:ascii="Times New Roman" w:hAnsi="Times New Roman"/>
                  <w:vertAlign w:val="baseline"/>
                  <w:lang w:val="en-US" w:eastAsia="zh-CN"/>
                </w:rPr>
                <w:t>A8</w:t>
              </w:r>
            </w:ins>
          </w:p>
        </w:tc>
        <w:tc>
          <w:tcPr>
            <w:tcW w:w="412" w:type="pct"/>
            <w:noWrap w:val="0"/>
            <w:vAlign w:val="top"/>
          </w:tcPr>
          <w:p w14:paraId="36D06A67">
            <w:pPr>
              <w:jc w:val="center"/>
              <w:rPr>
                <w:ins w:id="2345" w:author="LKY" w:date="2026-05-22T21:01:44Z"/>
                <w:rFonts w:hint="default" w:ascii="Times New Roman" w:hAnsi="Times New Roman"/>
                <w:vertAlign w:val="baseline"/>
                <w:lang w:val="en-US" w:eastAsia="zh-CN"/>
              </w:rPr>
            </w:pPr>
            <w:ins w:id="2346" w:author="LKY" w:date="2026-05-22T21:01:44Z">
              <w:r>
                <w:rPr>
                  <w:rFonts w:hint="eastAsia" w:ascii="Times New Roman" w:hAnsi="Times New Roman"/>
                  <w:vertAlign w:val="baseline"/>
                  <w:lang w:val="en-US" w:eastAsia="zh-CN"/>
                </w:rPr>
                <w:t>A9</w:t>
              </w:r>
            </w:ins>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47" w:author="LKY" w:date="2026-05-22T21:01:44Z"/>
        </w:trPr>
        <w:tc>
          <w:tcPr>
            <w:tcW w:w="639" w:type="pct"/>
            <w:noWrap w:val="0"/>
            <w:vAlign w:val="top"/>
          </w:tcPr>
          <w:p w14:paraId="3A9D7ABD">
            <w:pPr>
              <w:jc w:val="center"/>
              <w:rPr>
                <w:ins w:id="2348" w:author="LKY" w:date="2026-05-22T21:01:44Z"/>
                <w:rFonts w:hint="default" w:ascii="Times New Roman" w:hAnsi="Times New Roman"/>
                <w:vertAlign w:val="baseline"/>
                <w:lang w:val="en-US" w:eastAsia="zh-CN"/>
              </w:rPr>
            </w:pPr>
            <w:ins w:id="2349" w:author="LKY" w:date="2026-05-22T21:01:44Z">
              <w:r>
                <w:rPr>
                  <w:rFonts w:hint="eastAsia" w:ascii="Times New Roman" w:hAnsi="Times New Roman"/>
                  <w:vertAlign w:val="baseline"/>
                  <w:lang w:val="en-US" w:eastAsia="zh-CN"/>
                </w:rPr>
                <w:t>名称</w:t>
              </w:r>
            </w:ins>
          </w:p>
        </w:tc>
        <w:tc>
          <w:tcPr>
            <w:tcW w:w="489" w:type="pct"/>
            <w:noWrap w:val="0"/>
            <w:vAlign w:val="top"/>
          </w:tcPr>
          <w:p w14:paraId="0FF5479C">
            <w:pPr>
              <w:jc w:val="center"/>
              <w:rPr>
                <w:ins w:id="2350" w:author="LKY" w:date="2026-05-22T21:01:44Z"/>
                <w:rFonts w:hint="default" w:ascii="Times New Roman" w:hAnsi="Times New Roman"/>
                <w:vertAlign w:val="baseline"/>
                <w:lang w:val="en-US" w:eastAsia="zh-CN"/>
              </w:rPr>
            </w:pPr>
            <w:ins w:id="2351" w:author="LKY" w:date="2026-05-22T21:01:44Z">
              <w:r>
                <w:rPr>
                  <w:rFonts w:hint="eastAsia" w:ascii="Times New Roman" w:hAnsi="Times New Roman"/>
                  <w:vertAlign w:val="baseline"/>
                  <w:lang w:val="en-US" w:eastAsia="zh-CN"/>
                </w:rPr>
                <w:t>AI1+</w:t>
              </w:r>
            </w:ins>
          </w:p>
        </w:tc>
        <w:tc>
          <w:tcPr>
            <w:tcW w:w="483" w:type="pct"/>
            <w:noWrap w:val="0"/>
            <w:vAlign w:val="top"/>
          </w:tcPr>
          <w:p w14:paraId="18D055E4">
            <w:pPr>
              <w:jc w:val="center"/>
              <w:rPr>
                <w:ins w:id="2352" w:author="LKY" w:date="2026-05-22T21:01:44Z"/>
                <w:rFonts w:hint="default" w:ascii="Times New Roman" w:hAnsi="Times New Roman"/>
                <w:vertAlign w:val="baseline"/>
                <w:lang w:val="en-US" w:eastAsia="zh-CN"/>
              </w:rPr>
            </w:pPr>
            <w:ins w:id="2353" w:author="LKY" w:date="2026-05-22T21:01:44Z">
              <w:r>
                <w:rPr>
                  <w:rFonts w:hint="eastAsia" w:ascii="Times New Roman" w:hAnsi="Times New Roman"/>
                  <w:vertAlign w:val="baseline"/>
                  <w:lang w:val="en-US" w:eastAsia="zh-CN"/>
                </w:rPr>
                <w:t>AI2+</w:t>
              </w:r>
            </w:ins>
          </w:p>
        </w:tc>
        <w:tc>
          <w:tcPr>
            <w:tcW w:w="489" w:type="pct"/>
            <w:noWrap w:val="0"/>
            <w:vAlign w:val="top"/>
          </w:tcPr>
          <w:p w14:paraId="6B85F452">
            <w:pPr>
              <w:jc w:val="center"/>
              <w:rPr>
                <w:ins w:id="2354" w:author="LKY" w:date="2026-05-22T21:01:44Z"/>
                <w:rFonts w:hint="default" w:ascii="Times New Roman" w:hAnsi="Times New Roman"/>
                <w:vertAlign w:val="baseline"/>
                <w:lang w:val="en-US" w:eastAsia="zh-CN"/>
              </w:rPr>
            </w:pPr>
            <w:ins w:id="2355" w:author="LKY" w:date="2026-05-22T21:01:44Z">
              <w:r>
                <w:rPr>
                  <w:rFonts w:hint="eastAsia" w:ascii="Times New Roman" w:hAnsi="Times New Roman"/>
                  <w:vertAlign w:val="baseline"/>
                  <w:lang w:val="en-US" w:eastAsia="zh-CN"/>
                </w:rPr>
                <w:t>AI3+</w:t>
              </w:r>
            </w:ins>
          </w:p>
        </w:tc>
        <w:tc>
          <w:tcPr>
            <w:tcW w:w="489" w:type="pct"/>
            <w:noWrap w:val="0"/>
            <w:vAlign w:val="top"/>
          </w:tcPr>
          <w:p w14:paraId="495410E9">
            <w:pPr>
              <w:jc w:val="center"/>
              <w:rPr>
                <w:ins w:id="2356" w:author="LKY" w:date="2026-05-22T21:01:44Z"/>
                <w:rFonts w:hint="default" w:ascii="Times New Roman" w:hAnsi="Times New Roman"/>
                <w:vertAlign w:val="baseline"/>
                <w:lang w:val="en-US" w:eastAsia="zh-CN"/>
              </w:rPr>
            </w:pPr>
            <w:ins w:id="2357" w:author="LKY" w:date="2026-05-22T21:01:44Z">
              <w:r>
                <w:rPr>
                  <w:rFonts w:hint="eastAsia" w:ascii="Times New Roman" w:hAnsi="Times New Roman"/>
                  <w:vertAlign w:val="baseline"/>
                  <w:lang w:val="en-US" w:eastAsia="zh-CN"/>
                </w:rPr>
                <w:t>AI4+</w:t>
              </w:r>
            </w:ins>
          </w:p>
        </w:tc>
        <w:tc>
          <w:tcPr>
            <w:tcW w:w="489" w:type="pct"/>
            <w:noWrap w:val="0"/>
            <w:vAlign w:val="top"/>
          </w:tcPr>
          <w:p w14:paraId="6B3EF711">
            <w:pPr>
              <w:jc w:val="center"/>
              <w:rPr>
                <w:ins w:id="2358" w:author="LKY" w:date="2026-05-22T21:01:44Z"/>
                <w:rFonts w:hint="default" w:ascii="Times New Roman" w:hAnsi="Times New Roman"/>
                <w:vertAlign w:val="baseline"/>
                <w:lang w:val="en-US" w:eastAsia="zh-CN"/>
              </w:rPr>
            </w:pPr>
            <w:ins w:id="2359" w:author="LKY" w:date="2026-05-22T21:01:44Z">
              <w:r>
                <w:rPr>
                  <w:rFonts w:hint="eastAsia" w:ascii="Times New Roman" w:hAnsi="Times New Roman"/>
                  <w:vertAlign w:val="baseline"/>
                  <w:lang w:val="en-US" w:eastAsia="zh-CN"/>
                </w:rPr>
                <w:t>AI5+</w:t>
              </w:r>
            </w:ins>
          </w:p>
        </w:tc>
        <w:tc>
          <w:tcPr>
            <w:tcW w:w="489" w:type="pct"/>
            <w:noWrap w:val="0"/>
            <w:vAlign w:val="top"/>
          </w:tcPr>
          <w:p w14:paraId="16609771">
            <w:pPr>
              <w:jc w:val="center"/>
              <w:rPr>
                <w:ins w:id="2360" w:author="LKY" w:date="2026-05-22T21:01:44Z"/>
                <w:rFonts w:hint="default" w:ascii="Times New Roman" w:hAnsi="Times New Roman"/>
                <w:vertAlign w:val="baseline"/>
                <w:lang w:val="en-US" w:eastAsia="zh-CN"/>
              </w:rPr>
            </w:pPr>
            <w:ins w:id="2361" w:author="LKY" w:date="2026-05-22T21:01:44Z">
              <w:r>
                <w:rPr>
                  <w:rFonts w:hint="eastAsia" w:ascii="Times New Roman" w:hAnsi="Times New Roman"/>
                  <w:vertAlign w:val="baseline"/>
                  <w:lang w:val="en-US" w:eastAsia="zh-CN"/>
                </w:rPr>
                <w:t>AI6+</w:t>
              </w:r>
            </w:ins>
          </w:p>
        </w:tc>
        <w:tc>
          <w:tcPr>
            <w:tcW w:w="489" w:type="pct"/>
            <w:noWrap w:val="0"/>
            <w:vAlign w:val="top"/>
          </w:tcPr>
          <w:p w14:paraId="7D52EF50">
            <w:pPr>
              <w:jc w:val="center"/>
              <w:rPr>
                <w:ins w:id="2362" w:author="LKY" w:date="2026-05-22T21:01:44Z"/>
                <w:rFonts w:hint="default" w:ascii="Times New Roman" w:hAnsi="Times New Roman"/>
                <w:vertAlign w:val="baseline"/>
                <w:lang w:val="en-US" w:eastAsia="zh-CN"/>
              </w:rPr>
            </w:pPr>
            <w:ins w:id="2363" w:author="LKY" w:date="2026-05-22T21:01:44Z">
              <w:r>
                <w:rPr>
                  <w:rFonts w:hint="eastAsia" w:ascii="Times New Roman" w:hAnsi="Times New Roman"/>
                  <w:vertAlign w:val="baseline"/>
                  <w:lang w:val="en-US" w:eastAsia="zh-CN"/>
                </w:rPr>
                <w:t>AI7+</w:t>
              </w:r>
            </w:ins>
          </w:p>
        </w:tc>
        <w:tc>
          <w:tcPr>
            <w:tcW w:w="525" w:type="pct"/>
            <w:noWrap w:val="0"/>
            <w:vAlign w:val="top"/>
          </w:tcPr>
          <w:p w14:paraId="58AF95EB">
            <w:pPr>
              <w:jc w:val="center"/>
              <w:rPr>
                <w:ins w:id="2364" w:author="LKY" w:date="2026-05-22T21:01:44Z"/>
                <w:rFonts w:hint="default" w:ascii="Times New Roman" w:hAnsi="Times New Roman"/>
                <w:vertAlign w:val="baseline"/>
                <w:lang w:val="en-US" w:eastAsia="zh-CN"/>
              </w:rPr>
            </w:pPr>
            <w:ins w:id="2365" w:author="LKY" w:date="2026-05-22T21:01:44Z">
              <w:r>
                <w:rPr>
                  <w:rFonts w:hint="eastAsia" w:ascii="Times New Roman" w:hAnsi="Times New Roman"/>
                  <w:vertAlign w:val="baseline"/>
                  <w:lang w:val="en-US" w:eastAsia="zh-CN"/>
                </w:rPr>
                <w:t>AI8+</w:t>
              </w:r>
            </w:ins>
          </w:p>
        </w:tc>
        <w:tc>
          <w:tcPr>
            <w:tcW w:w="412" w:type="pct"/>
            <w:noWrap w:val="0"/>
            <w:vAlign w:val="top"/>
          </w:tcPr>
          <w:p w14:paraId="49D6F3E1">
            <w:pPr>
              <w:jc w:val="center"/>
              <w:rPr>
                <w:ins w:id="2366" w:author="LKY" w:date="2026-05-22T21:01:44Z"/>
                <w:rFonts w:hint="default" w:ascii="Times New Roman" w:hAnsi="Times New Roman"/>
                <w:vertAlign w:val="baseline"/>
                <w:lang w:val="en-US" w:eastAsia="zh-CN"/>
              </w:rPr>
            </w:pPr>
            <w:ins w:id="2367" w:author="LKY" w:date="2026-05-22T21:01:44Z">
              <w:r>
                <w:rPr>
                  <w:rFonts w:hint="eastAsia" w:ascii="Times New Roman" w:hAnsi="Times New Roman"/>
                  <w:vertAlign w:val="baseline"/>
                  <w:lang w:val="en-US" w:eastAsia="zh-CN"/>
                </w:rPr>
                <w:t>PE</w:t>
              </w:r>
            </w:ins>
          </w:p>
        </w:tc>
      </w:tr>
    </w:tbl>
    <w:p w14:paraId="4B3D096F">
      <w:pPr>
        <w:rPr>
          <w:ins w:id="2368" w:author="LKY" w:date="2026-05-22T21:01:44Z"/>
          <w:rFonts w:hint="default" w:asciiTheme="minorHAnsi" w:hAnsiTheme="minorHAnsi" w:cstheme="minorBidi"/>
          <w:b w:val="0"/>
          <w:bCs w:val="0"/>
          <w:kern w:val="2"/>
          <w:sz w:val="21"/>
          <w:szCs w:val="24"/>
          <w:lang w:val="en-US" w:eastAsia="zh-CN" w:bidi="ar-SA"/>
        </w:rPr>
      </w:pPr>
    </w:p>
    <w:p w14:paraId="45B7709B">
      <w:pPr>
        <w:rPr>
          <w:ins w:id="2369" w:author="LKY" w:date="2026-05-22T21:01:44Z"/>
          <w:rFonts w:hint="default"/>
          <w:lang w:val="en-US" w:eastAsia="zh-CN"/>
        </w:rPr>
      </w:pPr>
    </w:p>
    <w:p w14:paraId="78B0850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2370" w:author="L" w:date="2026-06-30T11:17:51Z"/>
          <w:rFonts w:hint="eastAsia" w:ascii="Times New Roman" w:hAnsi="Times New Roman" w:eastAsia="宋体" w:cs="宋体"/>
          <w:b w:val="0"/>
          <w:bCs w:val="0"/>
          <w:iCs/>
          <w:color w:val="FF0000"/>
          <w:kern w:val="2"/>
          <w:sz w:val="24"/>
          <w:szCs w:val="24"/>
          <w:lang w:val="en-US" w:eastAsia="zh-CN" w:bidi="ar-SA"/>
        </w:rPr>
      </w:pPr>
      <w:ins w:id="2371" w:author="LKY" w:date="2026-05-22T21:01:44Z">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ins w:id="2372" w:author="L" w:date="2026-06-30T11:17:33Z">
        <w:r>
          <w:rPr>
            <w:rFonts w:hint="eastAsia" w:ascii="Times New Roman" w:hAnsi="Times New Roman" w:eastAsia="宋体" w:cs="宋体"/>
            <w:b w:val="0"/>
            <w:bCs w:val="0"/>
            <w:iCs/>
            <w:color w:val="FF0000"/>
            <w:kern w:val="2"/>
            <w:sz w:val="24"/>
            <w:szCs w:val="24"/>
            <w:lang w:val="en-US" w:eastAsia="zh-CN" w:bidi="ar-SA"/>
          </w:rPr>
          <w:t>，</w:t>
        </w:r>
      </w:ins>
      <w:ins w:id="2373" w:author="L" w:date="2026-06-30T11:21:52Z">
        <w:r>
          <w:rPr>
            <w:rFonts w:hint="eastAsia" w:ascii="Times New Roman" w:hAnsi="Times New Roman" w:eastAsia="宋体" w:cs="宋体"/>
            <w:b w:val="0"/>
            <w:bCs w:val="0"/>
            <w:iCs/>
            <w:color w:val="FF0000"/>
            <w:kern w:val="2"/>
            <w:sz w:val="24"/>
            <w:szCs w:val="24"/>
            <w:lang w:val="en-US" w:eastAsia="zh-CN" w:bidi="ar-SA"/>
          </w:rPr>
          <w:t>采用 24V DC 直流电源供电</w:t>
        </w:r>
      </w:ins>
      <w:ins w:id="2374" w:author="L" w:date="2026-06-30T11:17:38Z">
        <w:r>
          <w:rPr>
            <w:rFonts w:hint="eastAsia" w:ascii="Times New Roman" w:hAnsi="Times New Roman" w:eastAsia="宋体" w:cs="宋体"/>
            <w:b w:val="0"/>
            <w:bCs w:val="0"/>
            <w:iCs/>
            <w:color w:val="FF0000"/>
            <w:kern w:val="2"/>
            <w:sz w:val="24"/>
            <w:szCs w:val="24"/>
            <w:lang w:val="en-US" w:eastAsia="zh-CN" w:bidi="ar-SA"/>
          </w:rPr>
          <w:t>。</w:t>
        </w:r>
      </w:ins>
    </w:p>
    <w:p w14:paraId="5969778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2375" w:author="LKY" w:date="2026-05-22T21:01:44Z"/>
          <w:rFonts w:hint="eastAsia" w:ascii="Times New Roman" w:hAnsi="Times New Roman" w:eastAsia="宋体" w:cs="宋体"/>
          <w:b w:val="0"/>
          <w:bCs w:val="0"/>
          <w:iCs/>
          <w:color w:val="FF0000"/>
          <w:kern w:val="2"/>
          <w:sz w:val="24"/>
          <w:szCs w:val="24"/>
          <w:lang w:val="en-US" w:eastAsia="zh-CN" w:bidi="ar-SA"/>
        </w:rPr>
      </w:pPr>
    </w:p>
    <w:p w14:paraId="08203ECD">
      <w:pPr>
        <w:rPr>
          <w:ins w:id="2376" w:author="LKY" w:date="2026-05-22T21:01:44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77" w:author="LKY" w:date="2026-05-22T21:01:44Z"/>
        </w:trPr>
        <w:tc>
          <w:tcPr>
            <w:tcW w:w="5000" w:type="pct"/>
            <w:gridSpan w:val="6"/>
            <w:tcBorders>
              <w:top w:val="single" w:color="auto" w:sz="4" w:space="0"/>
            </w:tcBorders>
            <w:noWrap w:val="0"/>
            <w:vAlign w:val="top"/>
          </w:tcPr>
          <w:p w14:paraId="485ECFD0">
            <w:pPr>
              <w:jc w:val="center"/>
              <w:rPr>
                <w:ins w:id="2378" w:author="LKY" w:date="2026-05-22T21:01:44Z"/>
                <w:rFonts w:hint="default" w:ascii="Times New Roman" w:hAnsi="Times New Roman"/>
                <w:vertAlign w:val="baseline"/>
                <w:lang w:val="en-US" w:eastAsia="zh-CN"/>
              </w:rPr>
            </w:pPr>
            <w:ins w:id="2379" w:author="LKY" w:date="2026-05-22T21:01:44Z">
              <w:r>
                <w:rPr>
                  <w:rFonts w:hint="eastAsia" w:ascii="Times New Roman" w:hAnsi="Times New Roman"/>
                  <w:vertAlign w:val="baseline"/>
                  <w:lang w:val="en-US" w:eastAsia="zh-CN"/>
                </w:rPr>
                <w:t>N3046模块（±5V/±10V）</w:t>
              </w:r>
            </w:ins>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80" w:author="LKY" w:date="2026-05-22T21:01:44Z"/>
        </w:trPr>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ins w:id="2381" w:author="LKY" w:date="2026-05-22T21:01:44Z"/>
                <w:rFonts w:hint="default" w:ascii="Times New Roman" w:hAnsi="Times New Roman"/>
                <w:vertAlign w:val="baseline"/>
                <w:lang w:val="en-US" w:eastAsia="zh-CN"/>
              </w:rPr>
            </w:pPr>
            <w:ins w:id="2382" w:author="LKY" w:date="2026-05-22T21:01:44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ins w:id="2383" w:author="LKY" w:date="2026-05-22T21:01:44Z"/>
                <w:rFonts w:hint="default" w:ascii="Times New Roman" w:hAnsi="Times New Roman" w:eastAsiaTheme="minorEastAsia" w:cstheme="minorBidi"/>
                <w:kern w:val="2"/>
                <w:sz w:val="21"/>
                <w:szCs w:val="24"/>
                <w:vertAlign w:val="baseline"/>
                <w:lang w:val="en-US" w:eastAsia="zh-CN" w:bidi="ar-SA"/>
              </w:rPr>
            </w:pPr>
            <w:ins w:id="2384" w:author="LKY" w:date="2026-05-22T21:01:44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ins w:id="2385" w:author="LKY" w:date="2026-05-22T21:01:44Z"/>
                <w:rFonts w:hint="default" w:ascii="Times New Roman" w:hAnsi="Times New Roman" w:eastAsiaTheme="minorEastAsia" w:cstheme="minorBidi"/>
                <w:kern w:val="2"/>
                <w:sz w:val="21"/>
                <w:szCs w:val="24"/>
                <w:vertAlign w:val="baseline"/>
                <w:lang w:val="en-US" w:eastAsia="zh-CN" w:bidi="ar-SA"/>
              </w:rPr>
            </w:pPr>
            <w:ins w:id="2386" w:author="LKY" w:date="2026-05-22T21:01:44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ins w:id="2387" w:author="LKY" w:date="2026-05-22T21:01:44Z"/>
                <w:rFonts w:hint="default" w:ascii="Times New Roman" w:hAnsi="Times New Roman" w:eastAsiaTheme="minorEastAsia" w:cstheme="minorBidi"/>
                <w:kern w:val="2"/>
                <w:sz w:val="21"/>
                <w:szCs w:val="24"/>
                <w:vertAlign w:val="baseline"/>
                <w:lang w:val="en-US" w:eastAsia="zh-CN" w:bidi="ar-SA"/>
              </w:rPr>
            </w:pPr>
            <w:ins w:id="2388" w:author="LKY" w:date="2026-05-22T21:01:44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ins w:id="2389" w:author="LKY" w:date="2026-05-22T21:01:44Z"/>
                <w:rFonts w:hint="default" w:ascii="Times New Roman" w:hAnsi="Times New Roman" w:eastAsiaTheme="minorEastAsia" w:cstheme="minorBidi"/>
                <w:kern w:val="2"/>
                <w:sz w:val="21"/>
                <w:szCs w:val="24"/>
                <w:vertAlign w:val="baseline"/>
                <w:lang w:val="en-US" w:eastAsia="zh-CN" w:bidi="ar-SA"/>
              </w:rPr>
            </w:pPr>
            <w:ins w:id="2390" w:author="LKY" w:date="2026-05-22T21:01:44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ins w:id="2391" w:author="LKY" w:date="2026-05-22T21:01:44Z"/>
                <w:rFonts w:hint="default" w:ascii="Times New Roman" w:hAnsi="Times New Roman"/>
                <w:vertAlign w:val="baseline"/>
                <w:lang w:val="en-US" w:eastAsia="zh-CN"/>
              </w:rPr>
            </w:pPr>
            <w:ins w:id="2392" w:author="LKY" w:date="2026-05-22T21:01:44Z">
              <w:r>
                <w:rPr>
                  <w:rFonts w:hint="eastAsia" w:ascii="Times New Roman" w:hAnsi="Times New Roman"/>
                  <w:vertAlign w:val="baseline"/>
                  <w:lang w:val="en-US" w:eastAsia="zh-CN"/>
                </w:rPr>
                <w:t>B9</w:t>
              </w:r>
            </w:ins>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93" w:author="LKY" w:date="2026-05-22T21:01:44Z"/>
        </w:trPr>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ins w:id="2394" w:author="LKY" w:date="2026-05-22T21:01:44Z"/>
                <w:rFonts w:hint="default" w:ascii="Times New Roman" w:hAnsi="Times New Roman"/>
                <w:vertAlign w:val="baseline"/>
                <w:lang w:val="en-US" w:eastAsia="zh-CN"/>
              </w:rPr>
            </w:pPr>
            <w:ins w:id="2395" w:author="LKY" w:date="2026-05-22T21:01:44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ins w:id="2396" w:author="LKY" w:date="2026-05-22T21:01:44Z"/>
                <w:rFonts w:hint="default" w:ascii="Times New Roman" w:hAnsi="Times New Roman"/>
                <w:vertAlign w:val="baseline"/>
                <w:lang w:val="en-US" w:eastAsia="zh-CN"/>
              </w:rPr>
            </w:pPr>
            <w:ins w:id="2397" w:author="LKY" w:date="2026-05-22T21:01:44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ins w:id="2398" w:author="LKY" w:date="2026-05-22T21:01:44Z"/>
                <w:rFonts w:hint="default" w:ascii="Times New Roman" w:hAnsi="Times New Roman"/>
                <w:vertAlign w:val="baseline"/>
                <w:lang w:val="en-US" w:eastAsia="zh-CN"/>
              </w:rPr>
            </w:pPr>
            <w:ins w:id="2399" w:author="LKY" w:date="2026-05-22T21:01:44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ins w:id="2400" w:author="LKY" w:date="2026-05-22T21:01:44Z"/>
                <w:rFonts w:hint="default" w:ascii="Times New Roman" w:hAnsi="Times New Roman" w:eastAsiaTheme="minorEastAsia" w:cstheme="minorBidi"/>
                <w:kern w:val="2"/>
                <w:sz w:val="21"/>
                <w:szCs w:val="24"/>
                <w:vertAlign w:val="baseline"/>
                <w:lang w:val="en-US" w:eastAsia="zh-CN" w:bidi="ar-SA"/>
              </w:rPr>
            </w:pPr>
            <w:ins w:id="2401" w:author="LKY" w:date="2026-05-22T21:01:44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ins w:id="2402" w:author="LKY" w:date="2026-05-22T21:01:44Z"/>
                <w:rFonts w:hint="default" w:ascii="Times New Roman" w:hAnsi="Times New Roman" w:eastAsiaTheme="minorEastAsia" w:cstheme="minorBidi"/>
                <w:kern w:val="2"/>
                <w:sz w:val="21"/>
                <w:szCs w:val="24"/>
                <w:vertAlign w:val="baseline"/>
                <w:lang w:val="en-US" w:eastAsia="zh-CN" w:bidi="ar-SA"/>
              </w:rPr>
            </w:pPr>
            <w:ins w:id="2403" w:author="LKY" w:date="2026-05-22T21:01:44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ins w:id="2404" w:author="LKY" w:date="2026-05-22T21:01:44Z"/>
                <w:rFonts w:hint="default" w:ascii="Times New Roman" w:hAnsi="Times New Roman"/>
                <w:vertAlign w:val="baseline"/>
                <w:lang w:val="en-US" w:eastAsia="zh-CN"/>
              </w:rPr>
            </w:pPr>
            <w:ins w:id="2405" w:author="LKY" w:date="2026-05-22T21:01:44Z">
              <w:r>
                <w:rPr>
                  <w:rFonts w:hint="eastAsia" w:ascii="Times New Roman" w:hAnsi="Times New Roman"/>
                  <w:vertAlign w:val="baseline"/>
                  <w:lang w:val="en-US" w:eastAsia="zh-CN"/>
                </w:rPr>
                <w:t>PE</w:t>
              </w:r>
            </w:ins>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06" w:author="LKY" w:date="2026-05-22T21:01:44Z"/>
        </w:trPr>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ins w:id="2407" w:author="LKY" w:date="2026-05-22T21:01:44Z"/>
                <w:rFonts w:hint="default" w:ascii="Times New Roman" w:hAnsi="Times New Roman"/>
                <w:vertAlign w:val="baseline"/>
                <w:lang w:val="en-US" w:eastAsia="zh-CN"/>
              </w:rPr>
            </w:pPr>
            <w:ins w:id="2408" w:author="LKY" w:date="2026-05-22T21:01:44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ins w:id="2409" w:author="LKY" w:date="2026-05-22T21:01:44Z"/>
                <w:rFonts w:hint="default" w:ascii="Times New Roman" w:hAnsi="Times New Roman"/>
                <w:vertAlign w:val="baseline"/>
                <w:lang w:val="en-US" w:eastAsia="zh-CN"/>
              </w:rPr>
            </w:pPr>
            <w:ins w:id="2410" w:author="LKY" w:date="2026-05-22T21:01:44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ins w:id="2411" w:author="LKY" w:date="2026-05-22T21:01:44Z"/>
                <w:rFonts w:hint="default" w:ascii="Times New Roman" w:hAnsi="Times New Roman"/>
                <w:vertAlign w:val="baseline"/>
                <w:lang w:val="en-US" w:eastAsia="zh-CN"/>
              </w:rPr>
            </w:pPr>
            <w:ins w:id="2412" w:author="LKY" w:date="2026-05-22T21:01:44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ins w:id="2413" w:author="LKY" w:date="2026-05-22T21:01:44Z"/>
                <w:rFonts w:hint="default" w:ascii="Times New Roman" w:hAnsi="Times New Roman"/>
                <w:vertAlign w:val="baseline"/>
                <w:lang w:val="en-US" w:eastAsia="zh-CN"/>
              </w:rPr>
            </w:pPr>
            <w:ins w:id="2414" w:author="LKY" w:date="2026-05-22T21:01:44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ins w:id="2415" w:author="LKY" w:date="2026-05-22T21:01:44Z"/>
                <w:rFonts w:hint="default" w:ascii="Times New Roman" w:hAnsi="Times New Roman"/>
                <w:vertAlign w:val="baseline"/>
                <w:lang w:val="en-US" w:eastAsia="zh-CN"/>
              </w:rPr>
            </w:pPr>
            <w:ins w:id="2416" w:author="LKY" w:date="2026-05-22T21:01:44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ins w:id="2417" w:author="LKY" w:date="2026-05-22T21:01:44Z"/>
                <w:rFonts w:hint="default" w:ascii="Times New Roman" w:hAnsi="Times New Roman"/>
                <w:vertAlign w:val="baseline"/>
                <w:lang w:val="en-US" w:eastAsia="zh-CN"/>
              </w:rPr>
            </w:pPr>
            <w:ins w:id="2418" w:author="LKY" w:date="2026-05-22T21:01:44Z">
              <w:r>
                <w:rPr>
                  <w:rFonts w:hint="eastAsia" w:ascii="Times New Roman" w:hAnsi="Times New Roman"/>
                  <w:vertAlign w:val="baseline"/>
                  <w:lang w:val="en-US" w:eastAsia="zh-CN"/>
                </w:rPr>
                <w:t>A9</w:t>
              </w:r>
            </w:ins>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19" w:author="LKY" w:date="2026-05-22T21:01:44Z"/>
        </w:trPr>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ins w:id="2420" w:author="LKY" w:date="2026-05-22T21:01:44Z"/>
                <w:rFonts w:hint="default" w:ascii="Times New Roman" w:hAnsi="Times New Roman"/>
                <w:vertAlign w:val="baseline"/>
                <w:lang w:val="en-US" w:eastAsia="zh-CN"/>
              </w:rPr>
            </w:pPr>
            <w:ins w:id="2421" w:author="LKY" w:date="2026-05-22T21:01:44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ins w:id="2422" w:author="LKY" w:date="2026-05-22T21:01:44Z"/>
                <w:rFonts w:hint="default" w:ascii="Times New Roman" w:hAnsi="Times New Roman"/>
                <w:vertAlign w:val="baseline"/>
                <w:lang w:val="en-US" w:eastAsia="zh-CN"/>
              </w:rPr>
            </w:pPr>
            <w:ins w:id="2423" w:author="LKY" w:date="2026-05-22T21:01:44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ins w:id="2424" w:author="LKY" w:date="2026-05-22T21:01:44Z"/>
                <w:rFonts w:hint="default" w:ascii="Times New Roman" w:hAnsi="Times New Roman"/>
                <w:vertAlign w:val="baseline"/>
                <w:lang w:val="en-US" w:eastAsia="zh-CN"/>
              </w:rPr>
            </w:pPr>
            <w:ins w:id="2425" w:author="LKY" w:date="2026-05-22T21:01:44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ins w:id="2426" w:author="LKY" w:date="2026-05-22T21:01:44Z"/>
                <w:rFonts w:hint="default" w:ascii="Times New Roman" w:hAnsi="Times New Roman"/>
                <w:vertAlign w:val="baseline"/>
                <w:lang w:val="en-US" w:eastAsia="zh-CN"/>
              </w:rPr>
            </w:pPr>
            <w:ins w:id="2427" w:author="LKY" w:date="2026-05-22T21:01:44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ins w:id="2428" w:author="LKY" w:date="2026-05-22T21:01:44Z"/>
                <w:rFonts w:hint="default" w:ascii="Times New Roman" w:hAnsi="Times New Roman"/>
                <w:vertAlign w:val="baseline"/>
                <w:lang w:val="en-US" w:eastAsia="zh-CN"/>
              </w:rPr>
            </w:pPr>
            <w:ins w:id="2429" w:author="LKY" w:date="2026-05-22T21:01:44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ins w:id="2430" w:author="LKY" w:date="2026-05-22T21:01:44Z"/>
                <w:rFonts w:hint="default" w:ascii="Times New Roman" w:hAnsi="Times New Roman"/>
                <w:vertAlign w:val="baseline"/>
                <w:lang w:val="en-US" w:eastAsia="zh-CN"/>
              </w:rPr>
            </w:pPr>
            <w:ins w:id="2431" w:author="LKY" w:date="2026-05-22T21:01:44Z">
              <w:r>
                <w:rPr>
                  <w:rFonts w:hint="eastAsia" w:ascii="Times New Roman" w:hAnsi="Times New Roman"/>
                  <w:vertAlign w:val="baseline"/>
                  <w:lang w:val="en-US" w:eastAsia="zh-CN"/>
                </w:rPr>
                <w:t>PE</w:t>
              </w:r>
            </w:ins>
          </w:p>
        </w:tc>
      </w:tr>
    </w:tbl>
    <w:p w14:paraId="15E957D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p>
    <w:p w14:paraId="3F10BE5C">
      <w:pPr>
        <w:rPr>
          <w:rFonts w:hint="default"/>
          <w:lang w:val="en-US" w:eastAsia="zh-CN"/>
        </w:rPr>
      </w:pPr>
    </w:p>
    <w:p w14:paraId="6FB008FA">
      <w:pPr>
        <w:pStyle w:val="12"/>
        <w:ind w:left="0" w:leftChars="0" w:firstLine="0" w:firstLineChars="0"/>
        <w:outlineLvl w:val="2"/>
        <w:rPr>
          <w:rFonts w:hint="eastAsia" w:ascii="Times New Roman" w:hAnsi="Times New Roman"/>
          <w:b/>
          <w:bCs/>
          <w:sz w:val="28"/>
          <w:szCs w:val="28"/>
          <w:lang w:val="en-US" w:eastAsia="zh-CN"/>
        </w:rPr>
      </w:pPr>
      <w:bookmarkStart w:id="59" w:name="_Toc10200"/>
      <w:bookmarkStart w:id="60" w:name="_Toc27988"/>
      <w:bookmarkStart w:id="61" w:name="_Toc17830"/>
      <w:r>
        <w:rPr>
          <w:rFonts w:hint="eastAsia" w:ascii="Times New Roman" w:hAnsi="Times New Roman"/>
          <w:b/>
          <w:bCs/>
          <w:sz w:val="28"/>
          <w:szCs w:val="28"/>
          <w:lang w:val="en-US" w:eastAsia="zh-CN"/>
        </w:rPr>
        <w:t xml:space="preserve">2.3.6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59"/>
      <w:bookmarkEnd w:id="60"/>
      <w:bookmarkEnd w:id="61"/>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32" w:author="LKY" w:date="2026-05-22T21:01:56Z"/>
        </w:trPr>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ins w:id="2433" w:author="LKY" w:date="2026-05-22T21:01:56Z"/>
                <w:rFonts w:hint="eastAsia" w:ascii="Times New Roman" w:hAnsi="Times New Roman"/>
                <w:vertAlign w:val="baseline"/>
                <w:lang w:val="en-US" w:eastAsia="zh-CN"/>
              </w:rPr>
            </w:pPr>
            <w:ins w:id="2434" w:author="LKY" w:date="2026-05-22T21:01:56Z">
              <w:r>
                <w:rPr>
                  <w:rFonts w:hint="eastAsia" w:ascii="Times New Roman" w:hAnsi="Times New Roman"/>
                  <w:vertAlign w:val="baseline"/>
                  <w:lang w:val="en-US" w:eastAsia="zh-CN"/>
                </w:rPr>
                <w:t>N5041/N5042/N5043/N5044模块</w:t>
              </w:r>
            </w:ins>
            <w:ins w:id="2435" w:author="L" w:date="2026-06-15T15:40:42Z">
              <w:r>
                <w:rPr>
                  <w:rFonts w:hint="eastAsia" w:ascii="Times New Roman" w:hAnsi="Times New Roman"/>
                  <w:vertAlign w:val="baseline"/>
                  <w:lang w:val="en-US" w:eastAsia="zh-CN"/>
                </w:rPr>
                <w:t>（±0.</w:t>
              </w:r>
            </w:ins>
            <w:ins w:id="2436" w:author="L" w:date="2026-06-15T15:40:48Z">
              <w:r>
                <w:rPr>
                  <w:rFonts w:hint="eastAsia" w:ascii="Times New Roman" w:hAnsi="Times New Roman"/>
                  <w:vertAlign w:val="baseline"/>
                  <w:lang w:val="en-US" w:eastAsia="zh-CN"/>
                </w:rPr>
                <w:t>5</w:t>
              </w:r>
            </w:ins>
            <w:ins w:id="2437" w:author="L" w:date="2026-06-15T15:40:42Z">
              <w:r>
                <w:rPr>
                  <w:rFonts w:hint="eastAsia" w:ascii="Times New Roman" w:hAnsi="Times New Roman"/>
                  <w:vertAlign w:val="baseline"/>
                  <w:lang w:val="en-US" w:eastAsia="zh-CN"/>
                </w:rPr>
                <w:t>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38" w:author="LKY" w:date="2026-05-22T21:01:56Z"/>
        </w:trPr>
        <w:tc>
          <w:tcPr>
            <w:tcW w:w="497" w:type="pct"/>
            <w:tcBorders>
              <w:top w:val="single" w:color="auto" w:sz="4" w:space="0"/>
            </w:tcBorders>
            <w:noWrap w:val="0"/>
            <w:vAlign w:val="top"/>
          </w:tcPr>
          <w:p w14:paraId="69275ECC">
            <w:pPr>
              <w:jc w:val="center"/>
              <w:rPr>
                <w:ins w:id="2439" w:author="LKY" w:date="2026-05-22T21:01:56Z"/>
                <w:rFonts w:hint="default" w:ascii="Times New Roman" w:hAnsi="Times New Roman"/>
                <w:vertAlign w:val="baseline"/>
                <w:lang w:val="en-US" w:eastAsia="zh-CN"/>
              </w:rPr>
            </w:pPr>
            <w:ins w:id="2440" w:author="LKY" w:date="2026-05-22T21:01:56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5C15A8CC">
            <w:pPr>
              <w:jc w:val="center"/>
              <w:rPr>
                <w:ins w:id="2441" w:author="LKY" w:date="2026-05-22T21:01:56Z"/>
                <w:rFonts w:hint="default" w:ascii="Times New Roman" w:hAnsi="Times New Roman" w:eastAsiaTheme="minorEastAsia" w:cstheme="minorBidi"/>
                <w:kern w:val="2"/>
                <w:sz w:val="21"/>
                <w:szCs w:val="24"/>
                <w:vertAlign w:val="baseline"/>
                <w:lang w:val="en-US" w:eastAsia="zh-CN" w:bidi="ar-SA"/>
              </w:rPr>
            </w:pPr>
            <w:ins w:id="2442" w:author="LKY" w:date="2026-05-22T21:01:56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0DAED4AE">
            <w:pPr>
              <w:jc w:val="center"/>
              <w:rPr>
                <w:ins w:id="2443" w:author="LKY" w:date="2026-05-22T21:01:56Z"/>
                <w:rFonts w:hint="default" w:ascii="Times New Roman" w:hAnsi="Times New Roman" w:eastAsiaTheme="minorEastAsia" w:cstheme="minorBidi"/>
                <w:kern w:val="2"/>
                <w:sz w:val="21"/>
                <w:szCs w:val="24"/>
                <w:vertAlign w:val="baseline"/>
                <w:lang w:val="en-US" w:eastAsia="zh-CN" w:bidi="ar-SA"/>
              </w:rPr>
            </w:pPr>
            <w:ins w:id="2444" w:author="LKY" w:date="2026-05-22T21:01:56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6B7BBF4E">
            <w:pPr>
              <w:jc w:val="center"/>
              <w:rPr>
                <w:ins w:id="2445" w:author="LKY" w:date="2026-05-22T21:01:56Z"/>
                <w:rFonts w:hint="default" w:ascii="Times New Roman" w:hAnsi="Times New Roman" w:eastAsiaTheme="minorEastAsia" w:cstheme="minorBidi"/>
                <w:kern w:val="2"/>
                <w:sz w:val="21"/>
                <w:szCs w:val="24"/>
                <w:vertAlign w:val="baseline"/>
                <w:lang w:val="en-US" w:eastAsia="zh-CN" w:bidi="ar-SA"/>
              </w:rPr>
            </w:pPr>
            <w:ins w:id="2446" w:author="LKY" w:date="2026-05-22T21:01:56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55AFB239">
            <w:pPr>
              <w:jc w:val="center"/>
              <w:rPr>
                <w:ins w:id="2447" w:author="LKY" w:date="2026-05-22T21:01:56Z"/>
                <w:rFonts w:hint="default" w:ascii="Times New Roman" w:hAnsi="Times New Roman" w:eastAsiaTheme="minorEastAsia" w:cstheme="minorBidi"/>
                <w:kern w:val="2"/>
                <w:sz w:val="21"/>
                <w:szCs w:val="24"/>
                <w:vertAlign w:val="baseline"/>
                <w:lang w:val="en-US" w:eastAsia="zh-CN" w:bidi="ar-SA"/>
              </w:rPr>
            </w:pPr>
            <w:ins w:id="2448" w:author="LKY" w:date="2026-05-22T21:01:56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764E7063">
            <w:pPr>
              <w:jc w:val="center"/>
              <w:rPr>
                <w:ins w:id="2449" w:author="LKY" w:date="2026-05-22T21:01:56Z"/>
                <w:rFonts w:hint="default" w:ascii="Times New Roman" w:hAnsi="Times New Roman" w:eastAsiaTheme="minorEastAsia" w:cstheme="minorBidi"/>
                <w:kern w:val="2"/>
                <w:sz w:val="21"/>
                <w:szCs w:val="24"/>
                <w:vertAlign w:val="baseline"/>
                <w:lang w:val="en-US" w:eastAsia="zh-CN" w:bidi="ar-SA"/>
              </w:rPr>
            </w:pPr>
            <w:ins w:id="2450" w:author="LKY" w:date="2026-05-22T21:01:56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4D36270F">
            <w:pPr>
              <w:jc w:val="center"/>
              <w:rPr>
                <w:ins w:id="2451" w:author="LKY" w:date="2026-05-22T21:01:56Z"/>
                <w:rFonts w:hint="default" w:ascii="Times New Roman" w:hAnsi="Times New Roman" w:eastAsiaTheme="minorEastAsia" w:cstheme="minorBidi"/>
                <w:kern w:val="2"/>
                <w:sz w:val="21"/>
                <w:szCs w:val="24"/>
                <w:vertAlign w:val="baseline"/>
                <w:lang w:val="en-US" w:eastAsia="zh-CN" w:bidi="ar-SA"/>
              </w:rPr>
            </w:pPr>
            <w:ins w:id="2452" w:author="LKY" w:date="2026-05-22T21:01:56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3174620F">
            <w:pPr>
              <w:jc w:val="center"/>
              <w:rPr>
                <w:ins w:id="2453" w:author="LKY" w:date="2026-05-22T21:01:56Z"/>
                <w:rFonts w:hint="default" w:ascii="Times New Roman" w:hAnsi="Times New Roman"/>
                <w:vertAlign w:val="baseline"/>
                <w:lang w:val="en-US" w:eastAsia="zh-CN"/>
              </w:rPr>
            </w:pPr>
            <w:ins w:id="2454" w:author="LKY" w:date="2026-05-22T21:01:56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461429D">
            <w:pPr>
              <w:jc w:val="center"/>
              <w:rPr>
                <w:ins w:id="2455" w:author="LKY" w:date="2026-05-22T21:01:56Z"/>
                <w:rFonts w:hint="default" w:ascii="Times New Roman" w:hAnsi="Times New Roman"/>
                <w:vertAlign w:val="baseline"/>
                <w:lang w:val="en-US" w:eastAsia="zh-CN"/>
              </w:rPr>
            </w:pPr>
            <w:ins w:id="2456" w:author="LKY" w:date="2026-05-22T21:01:56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60BFA092">
            <w:pPr>
              <w:jc w:val="center"/>
              <w:rPr>
                <w:ins w:id="2457" w:author="LKY" w:date="2026-05-22T21:01:56Z"/>
                <w:rFonts w:hint="default" w:ascii="Times New Roman" w:hAnsi="Times New Roman"/>
                <w:vertAlign w:val="baseline"/>
                <w:lang w:val="en-US" w:eastAsia="zh-CN"/>
              </w:rPr>
            </w:pPr>
            <w:ins w:id="2458" w:author="LKY" w:date="2026-05-22T21:01:56Z">
              <w:r>
                <w:rPr>
                  <w:rFonts w:hint="eastAsia" w:ascii="Times New Roman" w:hAnsi="Times New Roman"/>
                  <w:vertAlign w:val="baseline"/>
                  <w:lang w:val="en-US" w:eastAsia="zh-CN"/>
                </w:rPr>
                <w:t>B9</w:t>
              </w:r>
            </w:ins>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59" w:author="LKY" w:date="2026-05-22T21:01:56Z"/>
        </w:trPr>
        <w:tc>
          <w:tcPr>
            <w:tcW w:w="497" w:type="pct"/>
            <w:noWrap w:val="0"/>
            <w:vAlign w:val="top"/>
          </w:tcPr>
          <w:p w14:paraId="19E4D193">
            <w:pPr>
              <w:jc w:val="center"/>
              <w:rPr>
                <w:ins w:id="2460" w:author="LKY" w:date="2026-05-22T21:01:56Z"/>
                <w:rFonts w:hint="default" w:ascii="Times New Roman" w:hAnsi="Times New Roman"/>
                <w:vertAlign w:val="baseline"/>
                <w:lang w:val="en-US" w:eastAsia="zh-CN"/>
              </w:rPr>
            </w:pPr>
            <w:ins w:id="2461" w:author="LKY" w:date="2026-05-22T21:01:56Z">
              <w:r>
                <w:rPr>
                  <w:rFonts w:hint="eastAsia" w:ascii="Times New Roman" w:hAnsi="Times New Roman"/>
                  <w:vertAlign w:val="baseline"/>
                  <w:lang w:val="en-US" w:eastAsia="zh-CN"/>
                </w:rPr>
                <w:t>名称</w:t>
              </w:r>
            </w:ins>
          </w:p>
        </w:tc>
        <w:tc>
          <w:tcPr>
            <w:tcW w:w="497" w:type="pct"/>
            <w:noWrap w:val="0"/>
            <w:vAlign w:val="top"/>
          </w:tcPr>
          <w:p w14:paraId="51D058E1">
            <w:pPr>
              <w:jc w:val="center"/>
              <w:rPr>
                <w:ins w:id="2462" w:author="LKY" w:date="2026-05-22T21:01:56Z"/>
                <w:rFonts w:hint="default" w:ascii="Times New Roman" w:hAnsi="Times New Roman"/>
                <w:vertAlign w:val="baseline"/>
                <w:lang w:val="en-US" w:eastAsia="zh-CN"/>
              </w:rPr>
            </w:pPr>
            <w:ins w:id="2463" w:author="LKY" w:date="2026-05-22T21:01:56Z">
              <w:r>
                <w:rPr>
                  <w:rFonts w:hint="eastAsia" w:ascii="Times New Roman" w:hAnsi="Times New Roman"/>
                  <w:vertAlign w:val="baseline"/>
                  <w:lang w:val="en-US" w:eastAsia="zh-CN"/>
                </w:rPr>
                <w:t>RTD1+</w:t>
              </w:r>
            </w:ins>
          </w:p>
        </w:tc>
        <w:tc>
          <w:tcPr>
            <w:tcW w:w="499" w:type="pct"/>
            <w:noWrap w:val="0"/>
            <w:vAlign w:val="top"/>
          </w:tcPr>
          <w:p w14:paraId="7E863234">
            <w:pPr>
              <w:jc w:val="center"/>
              <w:rPr>
                <w:ins w:id="2464" w:author="LKY" w:date="2026-05-22T21:01:56Z"/>
                <w:rFonts w:hint="default" w:ascii="Times New Roman" w:hAnsi="Times New Roman"/>
                <w:vertAlign w:val="baseline"/>
                <w:lang w:val="en-US" w:eastAsia="zh-CN"/>
              </w:rPr>
            </w:pPr>
            <w:ins w:id="2465" w:author="LKY" w:date="2026-05-22T21:01:56Z">
              <w:r>
                <w:rPr>
                  <w:rFonts w:hint="eastAsia" w:ascii="Times New Roman" w:hAnsi="Times New Roman"/>
                  <w:vertAlign w:val="baseline"/>
                  <w:lang w:val="en-US" w:eastAsia="zh-CN"/>
                </w:rPr>
                <w:t>1+</w:t>
              </w:r>
            </w:ins>
          </w:p>
        </w:tc>
        <w:tc>
          <w:tcPr>
            <w:tcW w:w="500" w:type="pct"/>
            <w:noWrap w:val="0"/>
            <w:vAlign w:val="top"/>
          </w:tcPr>
          <w:p w14:paraId="00AA7849">
            <w:pPr>
              <w:jc w:val="center"/>
              <w:rPr>
                <w:ins w:id="2466" w:author="LKY" w:date="2026-05-22T21:01:56Z"/>
                <w:rFonts w:hint="default" w:ascii="Times New Roman" w:hAnsi="Times New Roman" w:eastAsiaTheme="minorEastAsia" w:cstheme="minorBidi"/>
                <w:kern w:val="2"/>
                <w:sz w:val="21"/>
                <w:szCs w:val="24"/>
                <w:vertAlign w:val="baseline"/>
                <w:lang w:val="en-US" w:eastAsia="zh-CN" w:bidi="ar-SA"/>
              </w:rPr>
            </w:pPr>
            <w:ins w:id="2467" w:author="LKY" w:date="2026-05-22T21:01:56Z">
              <w:r>
                <w:rPr>
                  <w:rFonts w:hint="eastAsia" w:ascii="Times New Roman" w:hAnsi="Times New Roman" w:cstheme="minorBidi"/>
                  <w:kern w:val="2"/>
                  <w:sz w:val="21"/>
                  <w:szCs w:val="24"/>
                  <w:vertAlign w:val="baseline"/>
                  <w:lang w:val="en-US" w:eastAsia="zh-CN" w:bidi="ar-SA"/>
                </w:rPr>
                <w:t>1-</w:t>
              </w:r>
            </w:ins>
          </w:p>
        </w:tc>
        <w:tc>
          <w:tcPr>
            <w:tcW w:w="500" w:type="pct"/>
            <w:noWrap w:val="0"/>
            <w:vAlign w:val="top"/>
          </w:tcPr>
          <w:p w14:paraId="4B051A94">
            <w:pPr>
              <w:jc w:val="center"/>
              <w:rPr>
                <w:ins w:id="2468" w:author="LKY" w:date="2026-05-22T21:01:56Z"/>
                <w:rFonts w:hint="default" w:ascii="Times New Roman" w:hAnsi="Times New Roman" w:eastAsiaTheme="minorEastAsia" w:cstheme="minorBidi"/>
                <w:kern w:val="2"/>
                <w:sz w:val="21"/>
                <w:szCs w:val="24"/>
                <w:vertAlign w:val="baseline"/>
                <w:lang w:val="en-US" w:eastAsia="zh-CN" w:bidi="ar-SA"/>
              </w:rPr>
            </w:pPr>
            <w:ins w:id="2469" w:author="LKY" w:date="2026-05-22T21:01:56Z">
              <w:r>
                <w:rPr>
                  <w:rFonts w:hint="eastAsia" w:ascii="Times New Roman" w:hAnsi="Times New Roman" w:cstheme="minorBidi"/>
                  <w:kern w:val="2"/>
                  <w:sz w:val="21"/>
                  <w:szCs w:val="24"/>
                  <w:vertAlign w:val="baseline"/>
                  <w:lang w:val="en-US" w:eastAsia="zh-CN" w:bidi="ar-SA"/>
                </w:rPr>
                <w:t>RTD1-</w:t>
              </w:r>
            </w:ins>
          </w:p>
        </w:tc>
        <w:tc>
          <w:tcPr>
            <w:tcW w:w="500" w:type="pct"/>
            <w:noWrap w:val="0"/>
            <w:vAlign w:val="top"/>
          </w:tcPr>
          <w:p w14:paraId="16E1BDB2">
            <w:pPr>
              <w:jc w:val="center"/>
              <w:rPr>
                <w:ins w:id="2470" w:author="LKY" w:date="2026-05-22T21:01:56Z"/>
                <w:rFonts w:hint="default" w:ascii="Times New Roman" w:hAnsi="Times New Roman"/>
                <w:vertAlign w:val="baseline"/>
                <w:lang w:val="en-US" w:eastAsia="zh-CN"/>
              </w:rPr>
            </w:pPr>
            <w:ins w:id="2471" w:author="LKY" w:date="2026-05-22T21:01:56Z">
              <w:r>
                <w:rPr>
                  <w:rFonts w:hint="eastAsia" w:ascii="Times New Roman" w:hAnsi="Times New Roman"/>
                  <w:vertAlign w:val="baseline"/>
                  <w:lang w:val="en-US" w:eastAsia="zh-CN"/>
                </w:rPr>
                <w:t>RTD3+</w:t>
              </w:r>
            </w:ins>
          </w:p>
        </w:tc>
        <w:tc>
          <w:tcPr>
            <w:tcW w:w="500" w:type="pct"/>
            <w:noWrap w:val="0"/>
            <w:vAlign w:val="top"/>
          </w:tcPr>
          <w:p w14:paraId="219548A5">
            <w:pPr>
              <w:jc w:val="center"/>
              <w:rPr>
                <w:ins w:id="2472" w:author="LKY" w:date="2026-05-22T21:01:56Z"/>
                <w:rFonts w:hint="default" w:ascii="Times New Roman" w:hAnsi="Times New Roman"/>
                <w:vertAlign w:val="baseline"/>
                <w:lang w:val="en-US" w:eastAsia="zh-CN"/>
              </w:rPr>
            </w:pPr>
            <w:ins w:id="2473" w:author="LKY" w:date="2026-05-22T21:01:56Z">
              <w:r>
                <w:rPr>
                  <w:rFonts w:hint="eastAsia" w:ascii="Times New Roman" w:hAnsi="Times New Roman"/>
                  <w:vertAlign w:val="baseline"/>
                  <w:lang w:val="en-US" w:eastAsia="zh-CN"/>
                </w:rPr>
                <w:t>3+</w:t>
              </w:r>
            </w:ins>
          </w:p>
        </w:tc>
        <w:tc>
          <w:tcPr>
            <w:tcW w:w="500" w:type="pct"/>
            <w:noWrap w:val="0"/>
            <w:vAlign w:val="top"/>
          </w:tcPr>
          <w:p w14:paraId="0A308FBB">
            <w:pPr>
              <w:jc w:val="center"/>
              <w:rPr>
                <w:ins w:id="2474" w:author="LKY" w:date="2026-05-22T21:01:56Z"/>
                <w:rFonts w:hint="default" w:ascii="Times New Roman" w:hAnsi="Times New Roman"/>
                <w:vertAlign w:val="baseline"/>
                <w:lang w:val="en-US" w:eastAsia="zh-CN"/>
              </w:rPr>
            </w:pPr>
            <w:ins w:id="2475" w:author="LKY" w:date="2026-05-22T21:01:56Z">
              <w:r>
                <w:rPr>
                  <w:rFonts w:hint="eastAsia" w:ascii="Times New Roman" w:hAnsi="Times New Roman"/>
                  <w:vertAlign w:val="baseline"/>
                  <w:lang w:val="en-US" w:eastAsia="zh-CN"/>
                </w:rPr>
                <w:t>3-</w:t>
              </w:r>
            </w:ins>
          </w:p>
        </w:tc>
        <w:tc>
          <w:tcPr>
            <w:tcW w:w="500" w:type="pct"/>
            <w:noWrap w:val="0"/>
            <w:vAlign w:val="top"/>
          </w:tcPr>
          <w:p w14:paraId="58186FDB">
            <w:pPr>
              <w:jc w:val="center"/>
              <w:rPr>
                <w:ins w:id="2476" w:author="LKY" w:date="2026-05-22T21:01:56Z"/>
                <w:rFonts w:hint="default" w:ascii="Times New Roman" w:hAnsi="Times New Roman"/>
                <w:vertAlign w:val="baseline"/>
                <w:lang w:val="en-US" w:eastAsia="zh-CN"/>
              </w:rPr>
            </w:pPr>
            <w:ins w:id="2477" w:author="LKY" w:date="2026-05-22T21:01:56Z">
              <w:r>
                <w:rPr>
                  <w:rFonts w:hint="eastAsia" w:ascii="Times New Roman" w:hAnsi="Times New Roman"/>
                  <w:vertAlign w:val="baseline"/>
                  <w:lang w:val="en-US" w:eastAsia="zh-CN"/>
                </w:rPr>
                <w:t>RTD3-</w:t>
              </w:r>
            </w:ins>
          </w:p>
        </w:tc>
        <w:tc>
          <w:tcPr>
            <w:tcW w:w="499" w:type="pct"/>
            <w:noWrap w:val="0"/>
            <w:vAlign w:val="top"/>
          </w:tcPr>
          <w:p w14:paraId="1F16889B">
            <w:pPr>
              <w:jc w:val="center"/>
              <w:rPr>
                <w:ins w:id="2478" w:author="LKY" w:date="2026-05-22T21:01:56Z"/>
                <w:rFonts w:hint="default" w:ascii="Times New Roman" w:hAnsi="Times New Roman"/>
                <w:vertAlign w:val="baseline"/>
                <w:lang w:val="en-US" w:eastAsia="zh-CN"/>
              </w:rPr>
            </w:pPr>
            <w:ins w:id="2479" w:author="LKY" w:date="2026-05-22T21:01:56Z">
              <w:r>
                <w:rPr>
                  <w:rFonts w:hint="eastAsia" w:ascii="Times New Roman" w:hAnsi="Times New Roman"/>
                  <w:vertAlign w:val="baseline"/>
                  <w:lang w:val="en-US" w:eastAsia="zh-CN"/>
                </w:rPr>
                <w:t>PE</w:t>
              </w:r>
            </w:ins>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80" w:author="LKY" w:date="2026-05-22T21:01:56Z"/>
        </w:trPr>
        <w:tc>
          <w:tcPr>
            <w:tcW w:w="497" w:type="pct"/>
            <w:noWrap w:val="0"/>
            <w:vAlign w:val="top"/>
          </w:tcPr>
          <w:p w14:paraId="1F0FF0AE">
            <w:pPr>
              <w:jc w:val="center"/>
              <w:rPr>
                <w:ins w:id="2481" w:author="LKY" w:date="2026-05-22T21:01:56Z"/>
                <w:rFonts w:hint="default" w:ascii="Times New Roman" w:hAnsi="Times New Roman"/>
                <w:vertAlign w:val="baseline"/>
                <w:lang w:val="en-US" w:eastAsia="zh-CN"/>
              </w:rPr>
            </w:pPr>
            <w:ins w:id="2482" w:author="LKY" w:date="2026-05-22T21:01:56Z">
              <w:r>
                <w:rPr>
                  <w:rFonts w:hint="eastAsia" w:ascii="Times New Roman" w:hAnsi="Times New Roman"/>
                  <w:vertAlign w:val="baseline"/>
                  <w:lang w:val="en-US" w:eastAsia="zh-CN"/>
                </w:rPr>
                <w:t>端口号</w:t>
              </w:r>
            </w:ins>
          </w:p>
        </w:tc>
        <w:tc>
          <w:tcPr>
            <w:tcW w:w="497" w:type="pct"/>
            <w:noWrap w:val="0"/>
            <w:vAlign w:val="top"/>
          </w:tcPr>
          <w:p w14:paraId="25F4A1A2">
            <w:pPr>
              <w:jc w:val="center"/>
              <w:rPr>
                <w:ins w:id="2483" w:author="LKY" w:date="2026-05-22T21:01:56Z"/>
                <w:rFonts w:hint="default" w:ascii="Times New Roman" w:hAnsi="Times New Roman"/>
                <w:vertAlign w:val="baseline"/>
                <w:lang w:val="en-US" w:eastAsia="zh-CN"/>
              </w:rPr>
            </w:pPr>
            <w:ins w:id="2484" w:author="LKY" w:date="2026-05-22T21:01:56Z">
              <w:r>
                <w:rPr>
                  <w:rFonts w:hint="eastAsia" w:ascii="Times New Roman" w:hAnsi="Times New Roman"/>
                  <w:vertAlign w:val="baseline"/>
                  <w:lang w:val="en-US" w:eastAsia="zh-CN"/>
                </w:rPr>
                <w:t>A1</w:t>
              </w:r>
            </w:ins>
          </w:p>
        </w:tc>
        <w:tc>
          <w:tcPr>
            <w:tcW w:w="499" w:type="pct"/>
            <w:noWrap w:val="0"/>
            <w:vAlign w:val="top"/>
          </w:tcPr>
          <w:p w14:paraId="733F6DFA">
            <w:pPr>
              <w:jc w:val="center"/>
              <w:rPr>
                <w:ins w:id="2485" w:author="LKY" w:date="2026-05-22T21:01:56Z"/>
                <w:rFonts w:hint="default" w:ascii="Times New Roman" w:hAnsi="Times New Roman"/>
                <w:vertAlign w:val="baseline"/>
                <w:lang w:val="en-US" w:eastAsia="zh-CN"/>
              </w:rPr>
            </w:pPr>
            <w:ins w:id="2486" w:author="LKY" w:date="2026-05-22T21:01:56Z">
              <w:r>
                <w:rPr>
                  <w:rFonts w:hint="eastAsia" w:ascii="Times New Roman" w:hAnsi="Times New Roman"/>
                  <w:vertAlign w:val="baseline"/>
                  <w:lang w:val="en-US" w:eastAsia="zh-CN"/>
                </w:rPr>
                <w:t>A2</w:t>
              </w:r>
            </w:ins>
          </w:p>
        </w:tc>
        <w:tc>
          <w:tcPr>
            <w:tcW w:w="500" w:type="pct"/>
            <w:noWrap w:val="0"/>
            <w:vAlign w:val="top"/>
          </w:tcPr>
          <w:p w14:paraId="355C612D">
            <w:pPr>
              <w:jc w:val="center"/>
              <w:rPr>
                <w:ins w:id="2487" w:author="LKY" w:date="2026-05-22T21:01:56Z"/>
                <w:rFonts w:hint="default" w:ascii="Times New Roman" w:hAnsi="Times New Roman"/>
                <w:vertAlign w:val="baseline"/>
                <w:lang w:val="en-US" w:eastAsia="zh-CN"/>
              </w:rPr>
            </w:pPr>
            <w:ins w:id="2488" w:author="LKY" w:date="2026-05-22T21:01:56Z">
              <w:r>
                <w:rPr>
                  <w:rFonts w:hint="eastAsia" w:ascii="Times New Roman" w:hAnsi="Times New Roman"/>
                  <w:vertAlign w:val="baseline"/>
                  <w:lang w:val="en-US" w:eastAsia="zh-CN"/>
                </w:rPr>
                <w:t>A3</w:t>
              </w:r>
            </w:ins>
          </w:p>
        </w:tc>
        <w:tc>
          <w:tcPr>
            <w:tcW w:w="500" w:type="pct"/>
            <w:noWrap w:val="0"/>
            <w:vAlign w:val="top"/>
          </w:tcPr>
          <w:p w14:paraId="4E36B0FF">
            <w:pPr>
              <w:jc w:val="center"/>
              <w:rPr>
                <w:ins w:id="2489" w:author="LKY" w:date="2026-05-22T21:01:56Z"/>
                <w:rFonts w:hint="default" w:ascii="Times New Roman" w:hAnsi="Times New Roman"/>
                <w:vertAlign w:val="baseline"/>
                <w:lang w:val="en-US" w:eastAsia="zh-CN"/>
              </w:rPr>
            </w:pPr>
            <w:ins w:id="2490" w:author="LKY" w:date="2026-05-22T21:01:56Z">
              <w:r>
                <w:rPr>
                  <w:rFonts w:hint="eastAsia" w:ascii="Times New Roman" w:hAnsi="Times New Roman"/>
                  <w:vertAlign w:val="baseline"/>
                  <w:lang w:val="en-US" w:eastAsia="zh-CN"/>
                </w:rPr>
                <w:t>A4</w:t>
              </w:r>
            </w:ins>
          </w:p>
        </w:tc>
        <w:tc>
          <w:tcPr>
            <w:tcW w:w="500" w:type="pct"/>
            <w:noWrap w:val="0"/>
            <w:vAlign w:val="top"/>
          </w:tcPr>
          <w:p w14:paraId="160DE9B2">
            <w:pPr>
              <w:jc w:val="center"/>
              <w:rPr>
                <w:ins w:id="2491" w:author="LKY" w:date="2026-05-22T21:01:56Z"/>
                <w:rFonts w:hint="default" w:ascii="Times New Roman" w:hAnsi="Times New Roman"/>
                <w:vertAlign w:val="baseline"/>
                <w:lang w:val="en-US" w:eastAsia="zh-CN"/>
              </w:rPr>
            </w:pPr>
            <w:ins w:id="2492" w:author="LKY" w:date="2026-05-22T21:01:56Z">
              <w:r>
                <w:rPr>
                  <w:rFonts w:hint="eastAsia" w:ascii="Times New Roman" w:hAnsi="Times New Roman"/>
                  <w:vertAlign w:val="baseline"/>
                  <w:lang w:val="en-US" w:eastAsia="zh-CN"/>
                </w:rPr>
                <w:t>A5</w:t>
              </w:r>
            </w:ins>
          </w:p>
        </w:tc>
        <w:tc>
          <w:tcPr>
            <w:tcW w:w="500" w:type="pct"/>
            <w:noWrap w:val="0"/>
            <w:vAlign w:val="top"/>
          </w:tcPr>
          <w:p w14:paraId="43463DC7">
            <w:pPr>
              <w:jc w:val="center"/>
              <w:rPr>
                <w:ins w:id="2493" w:author="LKY" w:date="2026-05-22T21:01:56Z"/>
                <w:rFonts w:hint="default" w:ascii="Times New Roman" w:hAnsi="Times New Roman"/>
                <w:vertAlign w:val="baseline"/>
                <w:lang w:val="en-US" w:eastAsia="zh-CN"/>
              </w:rPr>
            </w:pPr>
            <w:ins w:id="2494" w:author="LKY" w:date="2026-05-22T21:01:56Z">
              <w:r>
                <w:rPr>
                  <w:rFonts w:hint="eastAsia" w:ascii="Times New Roman" w:hAnsi="Times New Roman"/>
                  <w:vertAlign w:val="baseline"/>
                  <w:lang w:val="en-US" w:eastAsia="zh-CN"/>
                </w:rPr>
                <w:t>A6</w:t>
              </w:r>
            </w:ins>
          </w:p>
        </w:tc>
        <w:tc>
          <w:tcPr>
            <w:tcW w:w="500" w:type="pct"/>
            <w:noWrap w:val="0"/>
            <w:vAlign w:val="top"/>
          </w:tcPr>
          <w:p w14:paraId="042751BD">
            <w:pPr>
              <w:jc w:val="center"/>
              <w:rPr>
                <w:ins w:id="2495" w:author="LKY" w:date="2026-05-22T21:01:56Z"/>
                <w:rFonts w:hint="default" w:ascii="Times New Roman" w:hAnsi="Times New Roman"/>
                <w:vertAlign w:val="baseline"/>
                <w:lang w:val="en-US" w:eastAsia="zh-CN"/>
              </w:rPr>
            </w:pPr>
            <w:ins w:id="2496" w:author="LKY" w:date="2026-05-22T21:01:56Z">
              <w:r>
                <w:rPr>
                  <w:rFonts w:hint="eastAsia" w:ascii="Times New Roman" w:hAnsi="Times New Roman"/>
                  <w:vertAlign w:val="baseline"/>
                  <w:lang w:val="en-US" w:eastAsia="zh-CN"/>
                </w:rPr>
                <w:t>A7</w:t>
              </w:r>
            </w:ins>
          </w:p>
        </w:tc>
        <w:tc>
          <w:tcPr>
            <w:tcW w:w="500" w:type="pct"/>
            <w:noWrap w:val="0"/>
            <w:vAlign w:val="top"/>
          </w:tcPr>
          <w:p w14:paraId="1A345D3F">
            <w:pPr>
              <w:jc w:val="center"/>
              <w:rPr>
                <w:ins w:id="2497" w:author="LKY" w:date="2026-05-22T21:01:56Z"/>
                <w:rFonts w:hint="default" w:ascii="Times New Roman" w:hAnsi="Times New Roman"/>
                <w:vertAlign w:val="baseline"/>
                <w:lang w:val="en-US" w:eastAsia="zh-CN"/>
              </w:rPr>
            </w:pPr>
            <w:ins w:id="2498" w:author="LKY" w:date="2026-05-22T21:01:56Z">
              <w:r>
                <w:rPr>
                  <w:rFonts w:hint="eastAsia" w:ascii="Times New Roman" w:hAnsi="Times New Roman"/>
                  <w:vertAlign w:val="baseline"/>
                  <w:lang w:val="en-US" w:eastAsia="zh-CN"/>
                </w:rPr>
                <w:t>A8</w:t>
              </w:r>
            </w:ins>
          </w:p>
        </w:tc>
        <w:tc>
          <w:tcPr>
            <w:tcW w:w="499" w:type="pct"/>
            <w:noWrap w:val="0"/>
            <w:vAlign w:val="top"/>
          </w:tcPr>
          <w:p w14:paraId="382F6617">
            <w:pPr>
              <w:jc w:val="center"/>
              <w:rPr>
                <w:ins w:id="2499" w:author="LKY" w:date="2026-05-22T21:01:56Z"/>
                <w:rFonts w:hint="default" w:ascii="Times New Roman" w:hAnsi="Times New Roman"/>
                <w:vertAlign w:val="baseline"/>
                <w:lang w:val="en-US" w:eastAsia="zh-CN"/>
              </w:rPr>
            </w:pPr>
            <w:ins w:id="2500" w:author="LKY" w:date="2026-05-22T21:01:56Z">
              <w:r>
                <w:rPr>
                  <w:rFonts w:hint="eastAsia" w:ascii="Times New Roman" w:hAnsi="Times New Roman"/>
                  <w:vertAlign w:val="baseline"/>
                  <w:lang w:val="en-US" w:eastAsia="zh-CN"/>
                </w:rPr>
                <w:t>A9</w:t>
              </w:r>
            </w:ins>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01" w:author="LKY" w:date="2026-05-22T21:01:56Z"/>
        </w:trPr>
        <w:tc>
          <w:tcPr>
            <w:tcW w:w="497" w:type="pct"/>
            <w:noWrap w:val="0"/>
            <w:vAlign w:val="top"/>
          </w:tcPr>
          <w:p w14:paraId="4D67745C">
            <w:pPr>
              <w:jc w:val="center"/>
              <w:rPr>
                <w:ins w:id="2502" w:author="LKY" w:date="2026-05-22T21:01:56Z"/>
                <w:rFonts w:hint="default" w:ascii="Times New Roman" w:hAnsi="Times New Roman"/>
                <w:vertAlign w:val="baseline"/>
                <w:lang w:val="en-US" w:eastAsia="zh-CN"/>
              </w:rPr>
            </w:pPr>
            <w:ins w:id="2503" w:author="LKY" w:date="2026-05-22T21:01:56Z">
              <w:r>
                <w:rPr>
                  <w:rFonts w:hint="eastAsia" w:ascii="Times New Roman" w:hAnsi="Times New Roman"/>
                  <w:vertAlign w:val="baseline"/>
                  <w:lang w:val="en-US" w:eastAsia="zh-CN"/>
                </w:rPr>
                <w:t>名称</w:t>
              </w:r>
            </w:ins>
          </w:p>
        </w:tc>
        <w:tc>
          <w:tcPr>
            <w:tcW w:w="497" w:type="pct"/>
            <w:noWrap w:val="0"/>
            <w:vAlign w:val="top"/>
          </w:tcPr>
          <w:p w14:paraId="2745C6D6">
            <w:pPr>
              <w:jc w:val="center"/>
              <w:rPr>
                <w:ins w:id="2504" w:author="LKY" w:date="2026-05-22T21:01:56Z"/>
                <w:rFonts w:hint="default" w:ascii="Times New Roman" w:hAnsi="Times New Roman"/>
                <w:vertAlign w:val="baseline"/>
                <w:lang w:val="en-US" w:eastAsia="zh-CN"/>
              </w:rPr>
            </w:pPr>
            <w:ins w:id="2505" w:author="LKY" w:date="2026-05-22T21:01:56Z">
              <w:r>
                <w:rPr>
                  <w:rFonts w:hint="eastAsia" w:ascii="Times New Roman" w:hAnsi="Times New Roman"/>
                  <w:vertAlign w:val="baseline"/>
                  <w:lang w:val="en-US" w:eastAsia="zh-CN"/>
                </w:rPr>
                <w:t>RTD2+</w:t>
              </w:r>
            </w:ins>
          </w:p>
        </w:tc>
        <w:tc>
          <w:tcPr>
            <w:tcW w:w="499" w:type="pct"/>
            <w:noWrap w:val="0"/>
            <w:vAlign w:val="top"/>
          </w:tcPr>
          <w:p w14:paraId="363E9E81">
            <w:pPr>
              <w:jc w:val="center"/>
              <w:rPr>
                <w:ins w:id="2506" w:author="LKY" w:date="2026-05-22T21:01:56Z"/>
                <w:rFonts w:hint="default" w:ascii="Times New Roman" w:hAnsi="Times New Roman"/>
                <w:vertAlign w:val="baseline"/>
                <w:lang w:val="en-US" w:eastAsia="zh-CN"/>
              </w:rPr>
            </w:pPr>
            <w:ins w:id="2507" w:author="LKY" w:date="2026-05-22T21:01:56Z">
              <w:r>
                <w:rPr>
                  <w:rFonts w:hint="eastAsia" w:ascii="Times New Roman" w:hAnsi="Times New Roman"/>
                  <w:vertAlign w:val="baseline"/>
                  <w:lang w:val="en-US" w:eastAsia="zh-CN"/>
                </w:rPr>
                <w:t>2+</w:t>
              </w:r>
            </w:ins>
          </w:p>
        </w:tc>
        <w:tc>
          <w:tcPr>
            <w:tcW w:w="500" w:type="pct"/>
            <w:noWrap w:val="0"/>
            <w:vAlign w:val="top"/>
          </w:tcPr>
          <w:p w14:paraId="5FD851CD">
            <w:pPr>
              <w:jc w:val="center"/>
              <w:rPr>
                <w:ins w:id="2508" w:author="LKY" w:date="2026-05-22T21:01:56Z"/>
                <w:rFonts w:hint="default" w:ascii="Times New Roman" w:hAnsi="Times New Roman"/>
                <w:vertAlign w:val="baseline"/>
                <w:lang w:val="en-US" w:eastAsia="zh-CN"/>
              </w:rPr>
            </w:pPr>
            <w:ins w:id="2509" w:author="LKY" w:date="2026-05-22T21:01:56Z">
              <w:r>
                <w:rPr>
                  <w:rFonts w:hint="eastAsia" w:ascii="Times New Roman" w:hAnsi="Times New Roman"/>
                  <w:vertAlign w:val="baseline"/>
                  <w:lang w:val="en-US" w:eastAsia="zh-CN"/>
                </w:rPr>
                <w:t>2-</w:t>
              </w:r>
            </w:ins>
          </w:p>
        </w:tc>
        <w:tc>
          <w:tcPr>
            <w:tcW w:w="500" w:type="pct"/>
            <w:noWrap w:val="0"/>
            <w:vAlign w:val="top"/>
          </w:tcPr>
          <w:p w14:paraId="38905132">
            <w:pPr>
              <w:jc w:val="center"/>
              <w:rPr>
                <w:ins w:id="2510" w:author="LKY" w:date="2026-05-22T21:01:56Z"/>
                <w:rFonts w:hint="default" w:ascii="Times New Roman" w:hAnsi="Times New Roman"/>
                <w:vertAlign w:val="baseline"/>
                <w:lang w:val="en-US" w:eastAsia="zh-CN"/>
              </w:rPr>
            </w:pPr>
            <w:ins w:id="2511" w:author="LKY" w:date="2026-05-22T21:01:56Z">
              <w:r>
                <w:rPr>
                  <w:rFonts w:hint="eastAsia" w:ascii="Times New Roman" w:hAnsi="Times New Roman"/>
                  <w:vertAlign w:val="baseline"/>
                  <w:lang w:val="en-US" w:eastAsia="zh-CN"/>
                </w:rPr>
                <w:t>RTD2-</w:t>
              </w:r>
            </w:ins>
          </w:p>
        </w:tc>
        <w:tc>
          <w:tcPr>
            <w:tcW w:w="500" w:type="pct"/>
            <w:noWrap w:val="0"/>
            <w:vAlign w:val="top"/>
          </w:tcPr>
          <w:p w14:paraId="3042CF53">
            <w:pPr>
              <w:jc w:val="center"/>
              <w:rPr>
                <w:ins w:id="2512" w:author="LKY" w:date="2026-05-22T21:01:56Z"/>
                <w:rFonts w:hint="default" w:ascii="Times New Roman" w:hAnsi="Times New Roman"/>
                <w:vertAlign w:val="baseline"/>
                <w:lang w:val="en-US" w:eastAsia="zh-CN"/>
              </w:rPr>
            </w:pPr>
            <w:ins w:id="2513" w:author="LKY" w:date="2026-05-22T21:01:56Z">
              <w:r>
                <w:rPr>
                  <w:rFonts w:hint="eastAsia" w:ascii="Times New Roman" w:hAnsi="Times New Roman"/>
                  <w:vertAlign w:val="baseline"/>
                  <w:lang w:val="en-US" w:eastAsia="zh-CN"/>
                </w:rPr>
                <w:t>RTD4+</w:t>
              </w:r>
            </w:ins>
          </w:p>
        </w:tc>
        <w:tc>
          <w:tcPr>
            <w:tcW w:w="500" w:type="pct"/>
            <w:noWrap w:val="0"/>
            <w:vAlign w:val="top"/>
          </w:tcPr>
          <w:p w14:paraId="7054BEF6">
            <w:pPr>
              <w:jc w:val="center"/>
              <w:rPr>
                <w:ins w:id="2514" w:author="LKY" w:date="2026-05-22T21:01:56Z"/>
                <w:rFonts w:hint="default" w:ascii="Times New Roman" w:hAnsi="Times New Roman"/>
                <w:vertAlign w:val="baseline"/>
                <w:lang w:val="en-US" w:eastAsia="zh-CN"/>
              </w:rPr>
            </w:pPr>
            <w:ins w:id="2515" w:author="LKY" w:date="2026-05-22T21:01:56Z">
              <w:r>
                <w:rPr>
                  <w:rFonts w:hint="eastAsia" w:ascii="Times New Roman" w:hAnsi="Times New Roman"/>
                  <w:vertAlign w:val="baseline"/>
                  <w:lang w:val="en-US" w:eastAsia="zh-CN"/>
                </w:rPr>
                <w:t>4+</w:t>
              </w:r>
            </w:ins>
          </w:p>
        </w:tc>
        <w:tc>
          <w:tcPr>
            <w:tcW w:w="500" w:type="pct"/>
            <w:noWrap w:val="0"/>
            <w:vAlign w:val="top"/>
          </w:tcPr>
          <w:p w14:paraId="254F786F">
            <w:pPr>
              <w:jc w:val="center"/>
              <w:rPr>
                <w:ins w:id="2516" w:author="LKY" w:date="2026-05-22T21:01:56Z"/>
                <w:rFonts w:hint="default" w:ascii="Times New Roman" w:hAnsi="Times New Roman"/>
                <w:vertAlign w:val="baseline"/>
                <w:lang w:val="en-US" w:eastAsia="zh-CN"/>
              </w:rPr>
            </w:pPr>
            <w:ins w:id="2517" w:author="LKY" w:date="2026-05-22T21:01:56Z">
              <w:r>
                <w:rPr>
                  <w:rFonts w:hint="eastAsia" w:ascii="Times New Roman" w:hAnsi="Times New Roman"/>
                  <w:vertAlign w:val="baseline"/>
                  <w:lang w:val="en-US" w:eastAsia="zh-CN"/>
                </w:rPr>
                <w:t>4-</w:t>
              </w:r>
            </w:ins>
          </w:p>
        </w:tc>
        <w:tc>
          <w:tcPr>
            <w:tcW w:w="500" w:type="pct"/>
            <w:noWrap w:val="0"/>
            <w:vAlign w:val="top"/>
          </w:tcPr>
          <w:p w14:paraId="07ECCE98">
            <w:pPr>
              <w:jc w:val="center"/>
              <w:rPr>
                <w:ins w:id="2518" w:author="LKY" w:date="2026-05-22T21:01:56Z"/>
                <w:rFonts w:hint="default" w:ascii="Times New Roman" w:hAnsi="Times New Roman"/>
                <w:vertAlign w:val="baseline"/>
                <w:lang w:val="en-US" w:eastAsia="zh-CN"/>
              </w:rPr>
            </w:pPr>
            <w:ins w:id="2519" w:author="LKY" w:date="2026-05-22T21:01:56Z">
              <w:r>
                <w:rPr>
                  <w:rFonts w:hint="eastAsia" w:ascii="Times New Roman" w:hAnsi="Times New Roman"/>
                  <w:vertAlign w:val="baseline"/>
                  <w:lang w:val="en-US" w:eastAsia="zh-CN"/>
                </w:rPr>
                <w:t>RTD4-</w:t>
              </w:r>
            </w:ins>
          </w:p>
        </w:tc>
        <w:tc>
          <w:tcPr>
            <w:tcW w:w="499" w:type="pct"/>
            <w:noWrap w:val="0"/>
            <w:vAlign w:val="top"/>
          </w:tcPr>
          <w:p w14:paraId="139997CD">
            <w:pPr>
              <w:jc w:val="center"/>
              <w:rPr>
                <w:ins w:id="2520" w:author="LKY" w:date="2026-05-22T21:01:56Z"/>
                <w:rFonts w:hint="default" w:ascii="Times New Roman" w:hAnsi="Times New Roman"/>
                <w:vertAlign w:val="baseline"/>
                <w:lang w:val="en-US" w:eastAsia="zh-CN"/>
              </w:rPr>
            </w:pPr>
            <w:ins w:id="2521" w:author="LKY" w:date="2026-05-22T21:01:56Z">
              <w:r>
                <w:rPr>
                  <w:rFonts w:hint="eastAsia" w:ascii="Times New Roman" w:hAnsi="Times New Roman"/>
                  <w:vertAlign w:val="baseline"/>
                  <w:lang w:val="en-US" w:eastAsia="zh-CN"/>
                </w:rPr>
                <w:t>PE</w:t>
              </w:r>
            </w:ins>
          </w:p>
        </w:tc>
      </w:tr>
    </w:tbl>
    <w:p w14:paraId="46D3567B">
      <w:pPr>
        <w:rPr>
          <w:ins w:id="2522" w:author="LKY" w:date="2026-05-22T21:01:56Z"/>
          <w:rFonts w:hint="default"/>
          <w:lang w:val="en-US" w:eastAsia="zh-CN"/>
        </w:rPr>
      </w:pPr>
    </w:p>
    <w:p w14:paraId="79A211B2">
      <w:pPr>
        <w:rPr>
          <w:ins w:id="2523" w:author="LKY" w:date="2026-05-22T21:01:56Z"/>
          <w:rFonts w:hint="default"/>
          <w:lang w:val="en-US" w:eastAsia="zh-CN"/>
        </w:rPr>
      </w:pPr>
    </w:p>
    <w:p w14:paraId="0AD6C1B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2524" w:author="LKY" w:date="2026-05-22T21:01:56Z"/>
          <w:rFonts w:hint="default" w:ascii="Times New Roman" w:hAnsi="Times New Roman" w:eastAsia="宋体" w:cs="宋体"/>
          <w:b w:val="0"/>
          <w:bCs w:val="0"/>
          <w:iCs/>
          <w:color w:val="FF0000"/>
          <w:kern w:val="2"/>
          <w:sz w:val="24"/>
          <w:szCs w:val="24"/>
          <w:lang w:val="en-US" w:eastAsia="zh-CN" w:bidi="ar-SA"/>
        </w:rPr>
      </w:pPr>
      <w:ins w:id="2525" w:author="LKY" w:date="2026-05-22T21:01:56Z">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ins>
    </w:p>
    <w:p w14:paraId="7F912702">
      <w:pPr>
        <w:rPr>
          <w:rFonts w:hint="default"/>
          <w:lang w:val="en-US" w:eastAsia="zh-CN"/>
        </w:rPr>
      </w:pPr>
    </w:p>
    <w:p w14:paraId="54CB14EB">
      <w:pPr>
        <w:pStyle w:val="12"/>
        <w:ind w:left="0" w:leftChars="0" w:firstLine="0" w:firstLineChars="0"/>
        <w:outlineLvl w:val="2"/>
        <w:rPr>
          <w:rFonts w:hint="eastAsia" w:ascii="Times New Roman" w:hAnsi="Times New Roman"/>
          <w:b/>
          <w:bCs/>
          <w:sz w:val="28"/>
          <w:szCs w:val="28"/>
          <w:lang w:val="en-US" w:eastAsia="zh-CN"/>
        </w:rPr>
      </w:pPr>
      <w:bookmarkStart w:id="62" w:name="_Toc2129"/>
      <w:bookmarkStart w:id="63" w:name="_Toc7524"/>
      <w:bookmarkStart w:id="64" w:name="_Toc8004"/>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.7</w:t>
      </w:r>
      <w:r>
        <w:rPr>
          <w:rFonts w:hint="eastAsia" w:ascii="Times New Roman" w:hAnsi="Times New Roman"/>
          <w:b/>
          <w:bCs/>
          <w:sz w:val="28"/>
          <w:szCs w:val="28"/>
          <w:lang w:val="en-US" w:eastAsia="zh-CN"/>
        </w:rPr>
        <w:t xml:space="preserve"> TC模块</w:t>
      </w:r>
      <w:bookmarkEnd w:id="62"/>
      <w:bookmarkEnd w:id="63"/>
      <w:bookmarkEnd w:id="64"/>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398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26" w:author="LKY" w:date="2026-05-22T21:04:05Z"/>
        </w:trPr>
        <w:tc>
          <w:tcPr>
            <w:tcW w:w="5000" w:type="pct"/>
            <w:gridSpan w:val="10"/>
            <w:tcBorders>
              <w:top w:val="single" w:color="auto" w:sz="4" w:space="0"/>
            </w:tcBorders>
            <w:noWrap w:val="0"/>
            <w:vAlign w:val="top"/>
          </w:tcPr>
          <w:p w14:paraId="18657F2C">
            <w:pPr>
              <w:pBdr>
                <w:top w:val="none" w:color="auto" w:sz="0" w:space="0"/>
                <w:left w:val="none" w:color="auto" w:sz="0" w:space="0"/>
                <w:bottom w:val="none" w:color="auto" w:sz="0" w:space="0"/>
                <w:right w:val="none" w:color="auto" w:sz="0" w:space="0"/>
                <w:between w:val="none" w:color="auto" w:sz="0" w:space="0"/>
              </w:pBdr>
              <w:jc w:val="center"/>
              <w:rPr>
                <w:ins w:id="2527" w:author="LKY" w:date="2026-05-22T21:04:05Z"/>
                <w:rFonts w:hint="default" w:ascii="Times New Roman" w:hAnsi="Times New Roman"/>
                <w:vertAlign w:val="baseline"/>
                <w:lang w:val="en-US" w:eastAsia="zh-CN"/>
              </w:rPr>
            </w:pPr>
            <w:ins w:id="2528" w:author="LKY" w:date="2026-05-22T21:04:05Z">
              <w:r>
                <w:rPr>
                  <w:rFonts w:hint="eastAsia" w:ascii="Times New Roman" w:hAnsi="Times New Roman"/>
                  <w:vertAlign w:val="baseline"/>
                  <w:lang w:val="en-US" w:eastAsia="zh-CN"/>
                </w:rPr>
                <w:t>N5088模块</w:t>
              </w:r>
            </w:ins>
          </w:p>
        </w:tc>
      </w:tr>
      <w:tr w14:paraId="10A0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29" w:author="LKY" w:date="2026-05-22T21:04:05Z"/>
        </w:trPr>
        <w:tc>
          <w:tcPr>
            <w:tcW w:w="497" w:type="pct"/>
            <w:tcBorders>
              <w:top w:val="single" w:color="auto" w:sz="4" w:space="0"/>
            </w:tcBorders>
            <w:noWrap w:val="0"/>
            <w:vAlign w:val="top"/>
          </w:tcPr>
          <w:p w14:paraId="0830306C">
            <w:pPr>
              <w:jc w:val="center"/>
              <w:rPr>
                <w:ins w:id="2530" w:author="LKY" w:date="2026-05-22T21:04:05Z"/>
                <w:rFonts w:hint="default" w:ascii="Times New Roman" w:hAnsi="Times New Roman"/>
                <w:vertAlign w:val="baseline"/>
                <w:lang w:val="en-US" w:eastAsia="zh-CN"/>
              </w:rPr>
            </w:pPr>
            <w:ins w:id="2531" w:author="LKY" w:date="2026-05-22T21:04:05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77146291">
            <w:pPr>
              <w:jc w:val="center"/>
              <w:rPr>
                <w:ins w:id="2532" w:author="LKY" w:date="2026-05-22T21:04:05Z"/>
                <w:rFonts w:hint="default" w:ascii="Times New Roman" w:hAnsi="Times New Roman" w:eastAsiaTheme="minorEastAsia" w:cstheme="minorBidi"/>
                <w:kern w:val="2"/>
                <w:sz w:val="21"/>
                <w:szCs w:val="24"/>
                <w:vertAlign w:val="baseline"/>
                <w:lang w:val="en-US" w:eastAsia="zh-CN" w:bidi="ar-SA"/>
              </w:rPr>
            </w:pPr>
            <w:ins w:id="2533" w:author="LKY" w:date="2026-05-22T21:04:05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575B9076">
            <w:pPr>
              <w:jc w:val="center"/>
              <w:rPr>
                <w:ins w:id="2534" w:author="LKY" w:date="2026-05-22T21:04:05Z"/>
                <w:rFonts w:hint="default" w:ascii="Times New Roman" w:hAnsi="Times New Roman" w:eastAsiaTheme="minorEastAsia" w:cstheme="minorBidi"/>
                <w:kern w:val="2"/>
                <w:sz w:val="21"/>
                <w:szCs w:val="24"/>
                <w:vertAlign w:val="baseline"/>
                <w:lang w:val="en-US" w:eastAsia="zh-CN" w:bidi="ar-SA"/>
              </w:rPr>
            </w:pPr>
            <w:ins w:id="2535" w:author="LKY" w:date="2026-05-22T21:04:05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4CAB2197">
            <w:pPr>
              <w:jc w:val="center"/>
              <w:rPr>
                <w:ins w:id="2536" w:author="LKY" w:date="2026-05-22T21:04:05Z"/>
                <w:rFonts w:hint="default" w:ascii="Times New Roman" w:hAnsi="Times New Roman" w:eastAsiaTheme="minorEastAsia" w:cstheme="minorBidi"/>
                <w:kern w:val="2"/>
                <w:sz w:val="21"/>
                <w:szCs w:val="24"/>
                <w:vertAlign w:val="baseline"/>
                <w:lang w:val="en-US" w:eastAsia="zh-CN" w:bidi="ar-SA"/>
              </w:rPr>
            </w:pPr>
            <w:ins w:id="2537" w:author="LKY" w:date="2026-05-22T21:04:05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770DAB9D">
            <w:pPr>
              <w:jc w:val="center"/>
              <w:rPr>
                <w:ins w:id="2538" w:author="LKY" w:date="2026-05-22T21:04:05Z"/>
                <w:rFonts w:hint="default" w:ascii="Times New Roman" w:hAnsi="Times New Roman" w:eastAsiaTheme="minorEastAsia" w:cstheme="minorBidi"/>
                <w:kern w:val="2"/>
                <w:sz w:val="21"/>
                <w:szCs w:val="24"/>
                <w:vertAlign w:val="baseline"/>
                <w:lang w:val="en-US" w:eastAsia="zh-CN" w:bidi="ar-SA"/>
              </w:rPr>
            </w:pPr>
            <w:ins w:id="2539" w:author="LKY" w:date="2026-05-22T21:04:05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824F6A8">
            <w:pPr>
              <w:jc w:val="center"/>
              <w:rPr>
                <w:ins w:id="2540" w:author="LKY" w:date="2026-05-22T21:04:05Z"/>
                <w:rFonts w:hint="default" w:ascii="Times New Roman" w:hAnsi="Times New Roman" w:eastAsiaTheme="minorEastAsia" w:cstheme="minorBidi"/>
                <w:kern w:val="2"/>
                <w:sz w:val="21"/>
                <w:szCs w:val="24"/>
                <w:vertAlign w:val="baseline"/>
                <w:lang w:val="en-US" w:eastAsia="zh-CN" w:bidi="ar-SA"/>
              </w:rPr>
            </w:pPr>
            <w:ins w:id="2541" w:author="LKY" w:date="2026-05-22T21:04:05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57771B65">
            <w:pPr>
              <w:jc w:val="center"/>
              <w:rPr>
                <w:ins w:id="2542" w:author="LKY" w:date="2026-05-22T21:04:05Z"/>
                <w:rFonts w:hint="default" w:ascii="Times New Roman" w:hAnsi="Times New Roman" w:eastAsiaTheme="minorEastAsia" w:cstheme="minorBidi"/>
                <w:kern w:val="2"/>
                <w:sz w:val="21"/>
                <w:szCs w:val="24"/>
                <w:vertAlign w:val="baseline"/>
                <w:lang w:val="en-US" w:eastAsia="zh-CN" w:bidi="ar-SA"/>
              </w:rPr>
            </w:pPr>
            <w:ins w:id="2543" w:author="LKY" w:date="2026-05-22T21:04:05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5CD44631">
            <w:pPr>
              <w:jc w:val="center"/>
              <w:rPr>
                <w:ins w:id="2544" w:author="LKY" w:date="2026-05-22T21:04:05Z"/>
                <w:rFonts w:hint="default" w:ascii="Times New Roman" w:hAnsi="Times New Roman"/>
                <w:vertAlign w:val="baseline"/>
                <w:lang w:val="en-US" w:eastAsia="zh-CN"/>
              </w:rPr>
            </w:pPr>
            <w:ins w:id="2545" w:author="LKY" w:date="2026-05-22T21:04:05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10014860">
            <w:pPr>
              <w:jc w:val="center"/>
              <w:rPr>
                <w:ins w:id="2546" w:author="LKY" w:date="2026-05-22T21:04:05Z"/>
                <w:rFonts w:hint="default" w:ascii="Times New Roman" w:hAnsi="Times New Roman"/>
                <w:vertAlign w:val="baseline"/>
                <w:lang w:val="en-US" w:eastAsia="zh-CN"/>
              </w:rPr>
            </w:pPr>
            <w:ins w:id="2547" w:author="LKY" w:date="2026-05-22T21:04:05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7D667B8F">
            <w:pPr>
              <w:jc w:val="center"/>
              <w:rPr>
                <w:ins w:id="2548" w:author="LKY" w:date="2026-05-22T21:04:05Z"/>
                <w:rFonts w:hint="default" w:ascii="Times New Roman" w:hAnsi="Times New Roman"/>
                <w:vertAlign w:val="baseline"/>
                <w:lang w:val="en-US" w:eastAsia="zh-CN"/>
              </w:rPr>
            </w:pPr>
            <w:ins w:id="2549" w:author="LKY" w:date="2026-05-22T21:04:05Z">
              <w:r>
                <w:rPr>
                  <w:rFonts w:hint="eastAsia" w:ascii="Times New Roman" w:hAnsi="Times New Roman"/>
                  <w:vertAlign w:val="baseline"/>
                  <w:lang w:val="en-US" w:eastAsia="zh-CN"/>
                </w:rPr>
                <w:t>B9</w:t>
              </w:r>
            </w:ins>
          </w:p>
        </w:tc>
      </w:tr>
      <w:tr w14:paraId="5DBC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50" w:author="LKY" w:date="2026-05-22T21:04:05Z"/>
        </w:trPr>
        <w:tc>
          <w:tcPr>
            <w:tcW w:w="497" w:type="pct"/>
            <w:noWrap w:val="0"/>
            <w:vAlign w:val="top"/>
          </w:tcPr>
          <w:p w14:paraId="4580FAAA">
            <w:pPr>
              <w:jc w:val="center"/>
              <w:rPr>
                <w:ins w:id="2551" w:author="LKY" w:date="2026-05-22T21:04:05Z"/>
                <w:rFonts w:hint="default" w:ascii="Times New Roman" w:hAnsi="Times New Roman"/>
                <w:vertAlign w:val="baseline"/>
                <w:lang w:val="en-US" w:eastAsia="zh-CN"/>
              </w:rPr>
            </w:pPr>
            <w:ins w:id="2552" w:author="LKY" w:date="2026-05-22T21:04:05Z">
              <w:r>
                <w:rPr>
                  <w:rFonts w:hint="eastAsia" w:ascii="Times New Roman" w:hAnsi="Times New Roman"/>
                  <w:vertAlign w:val="baseline"/>
                  <w:lang w:val="en-US" w:eastAsia="zh-CN"/>
                </w:rPr>
                <w:t>名称</w:t>
              </w:r>
            </w:ins>
          </w:p>
        </w:tc>
        <w:tc>
          <w:tcPr>
            <w:tcW w:w="497" w:type="pct"/>
            <w:noWrap w:val="0"/>
            <w:vAlign w:val="top"/>
          </w:tcPr>
          <w:p w14:paraId="12C0856D">
            <w:pPr>
              <w:jc w:val="center"/>
              <w:rPr>
                <w:ins w:id="2553" w:author="LKY" w:date="2026-05-22T21:04:05Z"/>
                <w:rFonts w:hint="default" w:ascii="Times New Roman" w:hAnsi="Times New Roman"/>
                <w:vertAlign w:val="baseline"/>
                <w:lang w:val="en-US" w:eastAsia="zh-CN"/>
              </w:rPr>
            </w:pPr>
            <w:ins w:id="2554" w:author="LKY" w:date="2026-05-22T21:04:05Z">
              <w:r>
                <w:rPr>
                  <w:rFonts w:hint="eastAsia" w:ascii="Times New Roman" w:hAnsi="Times New Roman"/>
                  <w:vertAlign w:val="baseline"/>
                  <w:lang w:val="en-US" w:eastAsia="zh-CN"/>
                </w:rPr>
                <w:t>T1+</w:t>
              </w:r>
            </w:ins>
          </w:p>
        </w:tc>
        <w:tc>
          <w:tcPr>
            <w:tcW w:w="499" w:type="pct"/>
            <w:noWrap w:val="0"/>
            <w:vAlign w:val="top"/>
          </w:tcPr>
          <w:p w14:paraId="4FD627E2">
            <w:pPr>
              <w:jc w:val="center"/>
              <w:rPr>
                <w:ins w:id="2555" w:author="LKY" w:date="2026-05-22T21:04:05Z"/>
                <w:rFonts w:hint="default" w:ascii="Times New Roman" w:hAnsi="Times New Roman"/>
                <w:vertAlign w:val="baseline"/>
                <w:lang w:val="en-US" w:eastAsia="zh-CN"/>
              </w:rPr>
            </w:pPr>
            <w:ins w:id="2556" w:author="LKY" w:date="2026-05-22T21:04:05Z">
              <w:r>
                <w:rPr>
                  <w:rFonts w:hint="eastAsia" w:ascii="Times New Roman" w:hAnsi="Times New Roman"/>
                  <w:vertAlign w:val="baseline"/>
                  <w:lang w:val="en-US" w:eastAsia="zh-CN"/>
                </w:rPr>
                <w:t>T2+</w:t>
              </w:r>
            </w:ins>
          </w:p>
        </w:tc>
        <w:tc>
          <w:tcPr>
            <w:tcW w:w="500" w:type="pct"/>
            <w:noWrap w:val="0"/>
            <w:vAlign w:val="top"/>
          </w:tcPr>
          <w:p w14:paraId="388DE300">
            <w:pPr>
              <w:jc w:val="center"/>
              <w:rPr>
                <w:ins w:id="2557" w:author="LKY" w:date="2026-05-22T21:04:05Z"/>
                <w:rFonts w:hint="default" w:ascii="Times New Roman" w:hAnsi="Times New Roman" w:eastAsiaTheme="minorEastAsia" w:cstheme="minorBidi"/>
                <w:kern w:val="2"/>
                <w:sz w:val="21"/>
                <w:szCs w:val="24"/>
                <w:vertAlign w:val="baseline"/>
                <w:lang w:val="en-US" w:eastAsia="zh-CN" w:bidi="ar-SA"/>
              </w:rPr>
            </w:pPr>
            <w:ins w:id="2558" w:author="LKY" w:date="2026-05-22T21:04:05Z">
              <w:r>
                <w:rPr>
                  <w:rFonts w:hint="eastAsia" w:ascii="Times New Roman" w:hAnsi="Times New Roman" w:cstheme="minorBidi"/>
                  <w:kern w:val="2"/>
                  <w:sz w:val="21"/>
                  <w:szCs w:val="24"/>
                  <w:vertAlign w:val="baseline"/>
                  <w:lang w:val="en-US" w:eastAsia="zh-CN" w:bidi="ar-SA"/>
                </w:rPr>
                <w:t>T3+</w:t>
              </w:r>
            </w:ins>
          </w:p>
        </w:tc>
        <w:tc>
          <w:tcPr>
            <w:tcW w:w="500" w:type="pct"/>
            <w:noWrap w:val="0"/>
            <w:vAlign w:val="top"/>
          </w:tcPr>
          <w:p w14:paraId="7A42AFB2">
            <w:pPr>
              <w:jc w:val="center"/>
              <w:rPr>
                <w:ins w:id="2559" w:author="LKY" w:date="2026-05-22T21:04:05Z"/>
                <w:rFonts w:hint="default" w:ascii="Times New Roman" w:hAnsi="Times New Roman" w:eastAsiaTheme="minorEastAsia" w:cstheme="minorBidi"/>
                <w:kern w:val="2"/>
                <w:sz w:val="21"/>
                <w:szCs w:val="24"/>
                <w:vertAlign w:val="baseline"/>
                <w:lang w:val="en-US" w:eastAsia="zh-CN" w:bidi="ar-SA"/>
              </w:rPr>
            </w:pPr>
            <w:ins w:id="2560" w:author="LKY" w:date="2026-05-22T21:04:05Z">
              <w:r>
                <w:rPr>
                  <w:rFonts w:hint="eastAsia" w:ascii="Times New Roman" w:hAnsi="Times New Roman" w:cstheme="minorBidi"/>
                  <w:kern w:val="2"/>
                  <w:sz w:val="21"/>
                  <w:szCs w:val="24"/>
                  <w:vertAlign w:val="baseline"/>
                  <w:lang w:val="en-US" w:eastAsia="zh-CN" w:bidi="ar-SA"/>
                </w:rPr>
                <w:t>T4+</w:t>
              </w:r>
            </w:ins>
          </w:p>
        </w:tc>
        <w:tc>
          <w:tcPr>
            <w:tcW w:w="500" w:type="pct"/>
            <w:noWrap w:val="0"/>
            <w:vAlign w:val="top"/>
          </w:tcPr>
          <w:p w14:paraId="07A82078">
            <w:pPr>
              <w:jc w:val="center"/>
              <w:rPr>
                <w:ins w:id="2561" w:author="LKY" w:date="2026-05-22T21:04:05Z"/>
                <w:rFonts w:hint="default" w:ascii="Times New Roman" w:hAnsi="Times New Roman"/>
                <w:vertAlign w:val="baseline"/>
                <w:lang w:val="en-US" w:eastAsia="zh-CN"/>
              </w:rPr>
            </w:pPr>
            <w:ins w:id="2562" w:author="LKY" w:date="2026-05-22T21:04:05Z">
              <w:r>
                <w:rPr>
                  <w:rFonts w:hint="eastAsia" w:ascii="Times New Roman" w:hAnsi="Times New Roman"/>
                  <w:vertAlign w:val="baseline"/>
                  <w:lang w:val="en-US" w:eastAsia="zh-CN"/>
                </w:rPr>
                <w:t>T5+</w:t>
              </w:r>
            </w:ins>
          </w:p>
        </w:tc>
        <w:tc>
          <w:tcPr>
            <w:tcW w:w="500" w:type="pct"/>
            <w:noWrap w:val="0"/>
            <w:vAlign w:val="top"/>
          </w:tcPr>
          <w:p w14:paraId="7D6AE0F5">
            <w:pPr>
              <w:jc w:val="center"/>
              <w:rPr>
                <w:ins w:id="2563" w:author="LKY" w:date="2026-05-22T21:04:05Z"/>
                <w:rFonts w:hint="default" w:ascii="Times New Roman" w:hAnsi="Times New Roman"/>
                <w:vertAlign w:val="baseline"/>
                <w:lang w:val="en-US" w:eastAsia="zh-CN"/>
              </w:rPr>
            </w:pPr>
            <w:ins w:id="2564" w:author="LKY" w:date="2026-05-22T21:04:05Z">
              <w:r>
                <w:rPr>
                  <w:rFonts w:hint="eastAsia" w:ascii="Times New Roman" w:hAnsi="Times New Roman"/>
                  <w:vertAlign w:val="baseline"/>
                  <w:lang w:val="en-US" w:eastAsia="zh-CN"/>
                </w:rPr>
                <w:t>T6+</w:t>
              </w:r>
            </w:ins>
          </w:p>
        </w:tc>
        <w:tc>
          <w:tcPr>
            <w:tcW w:w="500" w:type="pct"/>
            <w:noWrap w:val="0"/>
            <w:vAlign w:val="top"/>
          </w:tcPr>
          <w:p w14:paraId="4AD6168B">
            <w:pPr>
              <w:jc w:val="center"/>
              <w:rPr>
                <w:ins w:id="2565" w:author="LKY" w:date="2026-05-22T21:04:05Z"/>
                <w:rFonts w:hint="default" w:ascii="Times New Roman" w:hAnsi="Times New Roman"/>
                <w:vertAlign w:val="baseline"/>
                <w:lang w:val="en-US" w:eastAsia="zh-CN"/>
              </w:rPr>
            </w:pPr>
            <w:ins w:id="2566" w:author="LKY" w:date="2026-05-22T21:04:05Z">
              <w:r>
                <w:rPr>
                  <w:rFonts w:hint="eastAsia" w:ascii="Times New Roman" w:hAnsi="Times New Roman"/>
                  <w:vertAlign w:val="baseline"/>
                  <w:lang w:val="en-US" w:eastAsia="zh-CN"/>
                </w:rPr>
                <w:t>T7+</w:t>
              </w:r>
            </w:ins>
          </w:p>
        </w:tc>
        <w:tc>
          <w:tcPr>
            <w:tcW w:w="500" w:type="pct"/>
            <w:noWrap w:val="0"/>
            <w:vAlign w:val="top"/>
          </w:tcPr>
          <w:p w14:paraId="6CDF1756">
            <w:pPr>
              <w:jc w:val="center"/>
              <w:rPr>
                <w:ins w:id="2567" w:author="LKY" w:date="2026-05-22T21:04:05Z"/>
                <w:rFonts w:hint="default" w:ascii="Times New Roman" w:hAnsi="Times New Roman"/>
                <w:vertAlign w:val="baseline"/>
                <w:lang w:val="en-US" w:eastAsia="zh-CN"/>
              </w:rPr>
            </w:pPr>
            <w:ins w:id="2568" w:author="LKY" w:date="2026-05-22T21:04:05Z">
              <w:r>
                <w:rPr>
                  <w:rFonts w:hint="eastAsia" w:ascii="Times New Roman" w:hAnsi="Times New Roman"/>
                  <w:vertAlign w:val="baseline"/>
                  <w:lang w:val="en-US" w:eastAsia="zh-CN"/>
                </w:rPr>
                <w:t>T8+</w:t>
              </w:r>
            </w:ins>
          </w:p>
        </w:tc>
        <w:tc>
          <w:tcPr>
            <w:tcW w:w="499" w:type="pct"/>
            <w:noWrap w:val="0"/>
            <w:vAlign w:val="top"/>
          </w:tcPr>
          <w:p w14:paraId="7FBB29ED">
            <w:pPr>
              <w:jc w:val="center"/>
              <w:rPr>
                <w:ins w:id="2569" w:author="LKY" w:date="2026-05-22T21:04:05Z"/>
                <w:rFonts w:hint="default" w:ascii="Times New Roman" w:hAnsi="Times New Roman"/>
                <w:vertAlign w:val="baseline"/>
                <w:lang w:val="en-US" w:eastAsia="zh-CN"/>
              </w:rPr>
            </w:pPr>
            <w:ins w:id="2570" w:author="LKY" w:date="2026-05-22T21:04:05Z">
              <w:r>
                <w:rPr>
                  <w:rFonts w:hint="eastAsia" w:ascii="Times New Roman" w:hAnsi="Times New Roman"/>
                  <w:vertAlign w:val="baseline"/>
                  <w:lang w:val="en-US" w:eastAsia="zh-CN"/>
                </w:rPr>
                <w:t>PE</w:t>
              </w:r>
            </w:ins>
          </w:p>
        </w:tc>
      </w:tr>
      <w:tr w14:paraId="1C4F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71" w:author="LKY" w:date="2026-05-22T21:04:05Z"/>
        </w:trPr>
        <w:tc>
          <w:tcPr>
            <w:tcW w:w="497" w:type="pct"/>
            <w:noWrap w:val="0"/>
            <w:vAlign w:val="top"/>
          </w:tcPr>
          <w:p w14:paraId="6B9A8FBD">
            <w:pPr>
              <w:jc w:val="center"/>
              <w:rPr>
                <w:ins w:id="2572" w:author="LKY" w:date="2026-05-22T21:04:05Z"/>
                <w:rFonts w:hint="default" w:ascii="Times New Roman" w:hAnsi="Times New Roman"/>
                <w:vertAlign w:val="baseline"/>
                <w:lang w:val="en-US" w:eastAsia="zh-CN"/>
              </w:rPr>
            </w:pPr>
            <w:ins w:id="2573" w:author="LKY" w:date="2026-05-22T21:04:05Z">
              <w:r>
                <w:rPr>
                  <w:rFonts w:hint="eastAsia" w:ascii="Times New Roman" w:hAnsi="Times New Roman"/>
                  <w:vertAlign w:val="baseline"/>
                  <w:lang w:val="en-US" w:eastAsia="zh-CN"/>
                </w:rPr>
                <w:t>端口号</w:t>
              </w:r>
            </w:ins>
          </w:p>
        </w:tc>
        <w:tc>
          <w:tcPr>
            <w:tcW w:w="497" w:type="pct"/>
            <w:noWrap w:val="0"/>
            <w:vAlign w:val="top"/>
          </w:tcPr>
          <w:p w14:paraId="6A30A726">
            <w:pPr>
              <w:jc w:val="center"/>
              <w:rPr>
                <w:ins w:id="2574" w:author="LKY" w:date="2026-05-22T21:04:05Z"/>
                <w:rFonts w:hint="default" w:ascii="Times New Roman" w:hAnsi="Times New Roman"/>
                <w:vertAlign w:val="baseline"/>
                <w:lang w:val="en-US" w:eastAsia="zh-CN"/>
              </w:rPr>
            </w:pPr>
            <w:ins w:id="2575" w:author="LKY" w:date="2026-05-22T21:04:05Z">
              <w:r>
                <w:rPr>
                  <w:rFonts w:hint="eastAsia" w:ascii="Times New Roman" w:hAnsi="Times New Roman"/>
                  <w:vertAlign w:val="baseline"/>
                  <w:lang w:val="en-US" w:eastAsia="zh-CN"/>
                </w:rPr>
                <w:t>A1</w:t>
              </w:r>
            </w:ins>
          </w:p>
        </w:tc>
        <w:tc>
          <w:tcPr>
            <w:tcW w:w="499" w:type="pct"/>
            <w:noWrap w:val="0"/>
            <w:vAlign w:val="top"/>
          </w:tcPr>
          <w:p w14:paraId="0CC227B4">
            <w:pPr>
              <w:jc w:val="center"/>
              <w:rPr>
                <w:ins w:id="2576" w:author="LKY" w:date="2026-05-22T21:04:05Z"/>
                <w:rFonts w:hint="default" w:ascii="Times New Roman" w:hAnsi="Times New Roman"/>
                <w:vertAlign w:val="baseline"/>
                <w:lang w:val="en-US" w:eastAsia="zh-CN"/>
              </w:rPr>
            </w:pPr>
            <w:ins w:id="2577" w:author="LKY" w:date="2026-05-22T21:04:05Z">
              <w:r>
                <w:rPr>
                  <w:rFonts w:hint="eastAsia" w:ascii="Times New Roman" w:hAnsi="Times New Roman"/>
                  <w:vertAlign w:val="baseline"/>
                  <w:lang w:val="en-US" w:eastAsia="zh-CN"/>
                </w:rPr>
                <w:t>A2</w:t>
              </w:r>
            </w:ins>
          </w:p>
        </w:tc>
        <w:tc>
          <w:tcPr>
            <w:tcW w:w="500" w:type="pct"/>
            <w:noWrap w:val="0"/>
            <w:vAlign w:val="top"/>
          </w:tcPr>
          <w:p w14:paraId="6322BE90">
            <w:pPr>
              <w:jc w:val="center"/>
              <w:rPr>
                <w:ins w:id="2578" w:author="LKY" w:date="2026-05-22T21:04:05Z"/>
                <w:rFonts w:hint="default" w:ascii="Times New Roman" w:hAnsi="Times New Roman"/>
                <w:vertAlign w:val="baseline"/>
                <w:lang w:val="en-US" w:eastAsia="zh-CN"/>
              </w:rPr>
            </w:pPr>
            <w:ins w:id="2579" w:author="LKY" w:date="2026-05-22T21:04:05Z">
              <w:r>
                <w:rPr>
                  <w:rFonts w:hint="eastAsia" w:ascii="Times New Roman" w:hAnsi="Times New Roman"/>
                  <w:vertAlign w:val="baseline"/>
                  <w:lang w:val="en-US" w:eastAsia="zh-CN"/>
                </w:rPr>
                <w:t>A3</w:t>
              </w:r>
            </w:ins>
          </w:p>
        </w:tc>
        <w:tc>
          <w:tcPr>
            <w:tcW w:w="500" w:type="pct"/>
            <w:noWrap w:val="0"/>
            <w:vAlign w:val="top"/>
          </w:tcPr>
          <w:p w14:paraId="093D703C">
            <w:pPr>
              <w:jc w:val="center"/>
              <w:rPr>
                <w:ins w:id="2580" w:author="LKY" w:date="2026-05-22T21:04:05Z"/>
                <w:rFonts w:hint="default" w:ascii="Times New Roman" w:hAnsi="Times New Roman"/>
                <w:vertAlign w:val="baseline"/>
                <w:lang w:val="en-US" w:eastAsia="zh-CN"/>
              </w:rPr>
            </w:pPr>
            <w:ins w:id="2581" w:author="LKY" w:date="2026-05-22T21:04:05Z">
              <w:r>
                <w:rPr>
                  <w:rFonts w:hint="eastAsia" w:ascii="Times New Roman" w:hAnsi="Times New Roman"/>
                  <w:vertAlign w:val="baseline"/>
                  <w:lang w:val="en-US" w:eastAsia="zh-CN"/>
                </w:rPr>
                <w:t>A4</w:t>
              </w:r>
            </w:ins>
          </w:p>
        </w:tc>
        <w:tc>
          <w:tcPr>
            <w:tcW w:w="500" w:type="pct"/>
            <w:noWrap w:val="0"/>
            <w:vAlign w:val="top"/>
          </w:tcPr>
          <w:p w14:paraId="00CBCB61">
            <w:pPr>
              <w:jc w:val="center"/>
              <w:rPr>
                <w:ins w:id="2582" w:author="LKY" w:date="2026-05-22T21:04:05Z"/>
                <w:rFonts w:hint="default" w:ascii="Times New Roman" w:hAnsi="Times New Roman"/>
                <w:vertAlign w:val="baseline"/>
                <w:lang w:val="en-US" w:eastAsia="zh-CN"/>
              </w:rPr>
            </w:pPr>
            <w:ins w:id="2583" w:author="LKY" w:date="2026-05-22T21:04:05Z">
              <w:r>
                <w:rPr>
                  <w:rFonts w:hint="eastAsia" w:ascii="Times New Roman" w:hAnsi="Times New Roman"/>
                  <w:vertAlign w:val="baseline"/>
                  <w:lang w:val="en-US" w:eastAsia="zh-CN"/>
                </w:rPr>
                <w:t>A5</w:t>
              </w:r>
            </w:ins>
          </w:p>
        </w:tc>
        <w:tc>
          <w:tcPr>
            <w:tcW w:w="500" w:type="pct"/>
            <w:noWrap w:val="0"/>
            <w:vAlign w:val="top"/>
          </w:tcPr>
          <w:p w14:paraId="7E26C15E">
            <w:pPr>
              <w:jc w:val="center"/>
              <w:rPr>
                <w:ins w:id="2584" w:author="LKY" w:date="2026-05-22T21:04:05Z"/>
                <w:rFonts w:hint="default" w:ascii="Times New Roman" w:hAnsi="Times New Roman"/>
                <w:vertAlign w:val="baseline"/>
                <w:lang w:val="en-US" w:eastAsia="zh-CN"/>
              </w:rPr>
            </w:pPr>
            <w:ins w:id="2585" w:author="LKY" w:date="2026-05-22T21:04:05Z">
              <w:r>
                <w:rPr>
                  <w:rFonts w:hint="eastAsia" w:ascii="Times New Roman" w:hAnsi="Times New Roman"/>
                  <w:vertAlign w:val="baseline"/>
                  <w:lang w:val="en-US" w:eastAsia="zh-CN"/>
                </w:rPr>
                <w:t>A6</w:t>
              </w:r>
            </w:ins>
          </w:p>
        </w:tc>
        <w:tc>
          <w:tcPr>
            <w:tcW w:w="500" w:type="pct"/>
            <w:noWrap w:val="0"/>
            <w:vAlign w:val="top"/>
          </w:tcPr>
          <w:p w14:paraId="080D83BC">
            <w:pPr>
              <w:jc w:val="center"/>
              <w:rPr>
                <w:ins w:id="2586" w:author="LKY" w:date="2026-05-22T21:04:05Z"/>
                <w:rFonts w:hint="default" w:ascii="Times New Roman" w:hAnsi="Times New Roman"/>
                <w:vertAlign w:val="baseline"/>
                <w:lang w:val="en-US" w:eastAsia="zh-CN"/>
              </w:rPr>
            </w:pPr>
            <w:ins w:id="2587" w:author="LKY" w:date="2026-05-22T21:04:05Z">
              <w:r>
                <w:rPr>
                  <w:rFonts w:hint="eastAsia" w:ascii="Times New Roman" w:hAnsi="Times New Roman"/>
                  <w:vertAlign w:val="baseline"/>
                  <w:lang w:val="en-US" w:eastAsia="zh-CN"/>
                </w:rPr>
                <w:t>A7</w:t>
              </w:r>
            </w:ins>
          </w:p>
        </w:tc>
        <w:tc>
          <w:tcPr>
            <w:tcW w:w="500" w:type="pct"/>
            <w:noWrap w:val="0"/>
            <w:vAlign w:val="top"/>
          </w:tcPr>
          <w:p w14:paraId="41D0F547">
            <w:pPr>
              <w:jc w:val="center"/>
              <w:rPr>
                <w:ins w:id="2588" w:author="LKY" w:date="2026-05-22T21:04:05Z"/>
                <w:rFonts w:hint="default" w:ascii="Times New Roman" w:hAnsi="Times New Roman"/>
                <w:vertAlign w:val="baseline"/>
                <w:lang w:val="en-US" w:eastAsia="zh-CN"/>
              </w:rPr>
            </w:pPr>
            <w:ins w:id="2589" w:author="LKY" w:date="2026-05-22T21:04:05Z">
              <w:r>
                <w:rPr>
                  <w:rFonts w:hint="eastAsia" w:ascii="Times New Roman" w:hAnsi="Times New Roman"/>
                  <w:vertAlign w:val="baseline"/>
                  <w:lang w:val="en-US" w:eastAsia="zh-CN"/>
                </w:rPr>
                <w:t>A8</w:t>
              </w:r>
            </w:ins>
          </w:p>
        </w:tc>
        <w:tc>
          <w:tcPr>
            <w:tcW w:w="499" w:type="pct"/>
            <w:noWrap w:val="0"/>
            <w:vAlign w:val="top"/>
          </w:tcPr>
          <w:p w14:paraId="1B700CCF">
            <w:pPr>
              <w:jc w:val="center"/>
              <w:rPr>
                <w:ins w:id="2590" w:author="LKY" w:date="2026-05-22T21:04:05Z"/>
                <w:rFonts w:hint="default" w:ascii="Times New Roman" w:hAnsi="Times New Roman"/>
                <w:vertAlign w:val="baseline"/>
                <w:lang w:val="en-US" w:eastAsia="zh-CN"/>
              </w:rPr>
            </w:pPr>
            <w:ins w:id="2591" w:author="LKY" w:date="2026-05-22T21:04:05Z">
              <w:r>
                <w:rPr>
                  <w:rFonts w:hint="eastAsia" w:ascii="Times New Roman" w:hAnsi="Times New Roman"/>
                  <w:vertAlign w:val="baseline"/>
                  <w:lang w:val="en-US" w:eastAsia="zh-CN"/>
                </w:rPr>
                <w:t>A9</w:t>
              </w:r>
            </w:ins>
          </w:p>
        </w:tc>
      </w:tr>
      <w:tr w14:paraId="0B6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92" w:author="LKY" w:date="2026-05-22T21:04:05Z"/>
        </w:trPr>
        <w:tc>
          <w:tcPr>
            <w:tcW w:w="497" w:type="pct"/>
            <w:noWrap w:val="0"/>
            <w:vAlign w:val="top"/>
          </w:tcPr>
          <w:p w14:paraId="7F95FC49">
            <w:pPr>
              <w:jc w:val="center"/>
              <w:rPr>
                <w:ins w:id="2593" w:author="LKY" w:date="2026-05-22T21:04:05Z"/>
                <w:rFonts w:hint="default" w:ascii="Times New Roman" w:hAnsi="Times New Roman"/>
                <w:vertAlign w:val="baseline"/>
                <w:lang w:val="en-US" w:eastAsia="zh-CN"/>
              </w:rPr>
            </w:pPr>
            <w:ins w:id="2594" w:author="LKY" w:date="2026-05-22T21:04:05Z">
              <w:r>
                <w:rPr>
                  <w:rFonts w:hint="eastAsia" w:ascii="Times New Roman" w:hAnsi="Times New Roman"/>
                  <w:vertAlign w:val="baseline"/>
                  <w:lang w:val="en-US" w:eastAsia="zh-CN"/>
                </w:rPr>
                <w:t>名称</w:t>
              </w:r>
            </w:ins>
          </w:p>
        </w:tc>
        <w:tc>
          <w:tcPr>
            <w:tcW w:w="497" w:type="pct"/>
            <w:noWrap w:val="0"/>
            <w:vAlign w:val="top"/>
          </w:tcPr>
          <w:p w14:paraId="08BB8A49">
            <w:pPr>
              <w:jc w:val="center"/>
              <w:rPr>
                <w:ins w:id="2595" w:author="LKY" w:date="2026-05-22T21:04:05Z"/>
                <w:rFonts w:hint="default" w:ascii="Times New Roman" w:hAnsi="Times New Roman"/>
                <w:vertAlign w:val="baseline"/>
                <w:lang w:val="en-US" w:eastAsia="zh-CN"/>
              </w:rPr>
            </w:pPr>
            <w:ins w:id="2596" w:author="LKY" w:date="2026-05-22T21:04:05Z">
              <w:r>
                <w:rPr>
                  <w:rFonts w:hint="eastAsia" w:ascii="Times New Roman" w:hAnsi="Times New Roman"/>
                  <w:vertAlign w:val="baseline"/>
                  <w:lang w:val="en-US" w:eastAsia="zh-CN"/>
                </w:rPr>
                <w:t>T1-</w:t>
              </w:r>
            </w:ins>
          </w:p>
        </w:tc>
        <w:tc>
          <w:tcPr>
            <w:tcW w:w="499" w:type="pct"/>
            <w:noWrap w:val="0"/>
            <w:vAlign w:val="top"/>
          </w:tcPr>
          <w:p w14:paraId="5BB577D1">
            <w:pPr>
              <w:jc w:val="center"/>
              <w:rPr>
                <w:ins w:id="2597" w:author="LKY" w:date="2026-05-22T21:04:05Z"/>
                <w:rFonts w:hint="default" w:ascii="Times New Roman" w:hAnsi="Times New Roman"/>
                <w:vertAlign w:val="baseline"/>
                <w:lang w:val="en-US" w:eastAsia="zh-CN"/>
              </w:rPr>
            </w:pPr>
            <w:ins w:id="2598" w:author="LKY" w:date="2026-05-22T21:04:05Z">
              <w:r>
                <w:rPr>
                  <w:rFonts w:hint="eastAsia" w:ascii="Times New Roman" w:hAnsi="Times New Roman"/>
                  <w:vertAlign w:val="baseline"/>
                  <w:lang w:val="en-US" w:eastAsia="zh-CN"/>
                </w:rPr>
                <w:t>T2-</w:t>
              </w:r>
            </w:ins>
          </w:p>
        </w:tc>
        <w:tc>
          <w:tcPr>
            <w:tcW w:w="500" w:type="pct"/>
            <w:noWrap w:val="0"/>
            <w:vAlign w:val="top"/>
          </w:tcPr>
          <w:p w14:paraId="57593FC5">
            <w:pPr>
              <w:jc w:val="center"/>
              <w:rPr>
                <w:ins w:id="2599" w:author="LKY" w:date="2026-05-22T21:04:05Z"/>
                <w:rFonts w:hint="default" w:ascii="Times New Roman" w:hAnsi="Times New Roman"/>
                <w:vertAlign w:val="baseline"/>
                <w:lang w:val="en-US" w:eastAsia="zh-CN"/>
              </w:rPr>
            </w:pPr>
            <w:ins w:id="2600" w:author="LKY" w:date="2026-05-22T21:04:05Z">
              <w:r>
                <w:rPr>
                  <w:rFonts w:hint="eastAsia" w:ascii="Times New Roman" w:hAnsi="Times New Roman"/>
                  <w:vertAlign w:val="baseline"/>
                  <w:lang w:val="en-US" w:eastAsia="zh-CN"/>
                </w:rPr>
                <w:t>T3-</w:t>
              </w:r>
            </w:ins>
          </w:p>
        </w:tc>
        <w:tc>
          <w:tcPr>
            <w:tcW w:w="500" w:type="pct"/>
            <w:noWrap w:val="0"/>
            <w:vAlign w:val="top"/>
          </w:tcPr>
          <w:p w14:paraId="56AA72DD">
            <w:pPr>
              <w:jc w:val="center"/>
              <w:rPr>
                <w:ins w:id="2601" w:author="LKY" w:date="2026-05-22T21:04:05Z"/>
                <w:rFonts w:hint="default" w:ascii="Times New Roman" w:hAnsi="Times New Roman"/>
                <w:vertAlign w:val="baseline"/>
                <w:lang w:val="en-US" w:eastAsia="zh-CN"/>
              </w:rPr>
            </w:pPr>
            <w:ins w:id="2602" w:author="LKY" w:date="2026-05-22T21:04:05Z">
              <w:r>
                <w:rPr>
                  <w:rFonts w:hint="eastAsia" w:ascii="Times New Roman" w:hAnsi="Times New Roman"/>
                  <w:vertAlign w:val="baseline"/>
                  <w:lang w:val="en-US" w:eastAsia="zh-CN"/>
                </w:rPr>
                <w:t>T4-</w:t>
              </w:r>
            </w:ins>
          </w:p>
        </w:tc>
        <w:tc>
          <w:tcPr>
            <w:tcW w:w="500" w:type="pct"/>
            <w:noWrap w:val="0"/>
            <w:vAlign w:val="top"/>
          </w:tcPr>
          <w:p w14:paraId="61A31495">
            <w:pPr>
              <w:jc w:val="center"/>
              <w:rPr>
                <w:ins w:id="2603" w:author="LKY" w:date="2026-05-22T21:04:05Z"/>
                <w:rFonts w:hint="default" w:ascii="Times New Roman" w:hAnsi="Times New Roman"/>
                <w:vertAlign w:val="baseline"/>
                <w:lang w:val="en-US" w:eastAsia="zh-CN"/>
              </w:rPr>
            </w:pPr>
            <w:ins w:id="2604" w:author="LKY" w:date="2026-05-22T21:04:05Z">
              <w:r>
                <w:rPr>
                  <w:rFonts w:hint="eastAsia" w:ascii="Times New Roman" w:hAnsi="Times New Roman"/>
                  <w:vertAlign w:val="baseline"/>
                  <w:lang w:val="en-US" w:eastAsia="zh-CN"/>
                </w:rPr>
                <w:t>T5-</w:t>
              </w:r>
            </w:ins>
          </w:p>
        </w:tc>
        <w:tc>
          <w:tcPr>
            <w:tcW w:w="500" w:type="pct"/>
            <w:noWrap w:val="0"/>
            <w:vAlign w:val="top"/>
          </w:tcPr>
          <w:p w14:paraId="273CD34F">
            <w:pPr>
              <w:jc w:val="center"/>
              <w:rPr>
                <w:ins w:id="2605" w:author="LKY" w:date="2026-05-22T21:04:05Z"/>
                <w:rFonts w:hint="default" w:ascii="Times New Roman" w:hAnsi="Times New Roman"/>
                <w:vertAlign w:val="baseline"/>
                <w:lang w:val="en-US" w:eastAsia="zh-CN"/>
              </w:rPr>
            </w:pPr>
            <w:ins w:id="2606" w:author="LKY" w:date="2026-05-22T21:04:05Z">
              <w:r>
                <w:rPr>
                  <w:rFonts w:hint="eastAsia" w:ascii="Times New Roman" w:hAnsi="Times New Roman"/>
                  <w:vertAlign w:val="baseline"/>
                  <w:lang w:val="en-US" w:eastAsia="zh-CN"/>
                </w:rPr>
                <w:t>T6-</w:t>
              </w:r>
            </w:ins>
          </w:p>
        </w:tc>
        <w:tc>
          <w:tcPr>
            <w:tcW w:w="500" w:type="pct"/>
            <w:noWrap w:val="0"/>
            <w:vAlign w:val="top"/>
          </w:tcPr>
          <w:p w14:paraId="2AB2183A">
            <w:pPr>
              <w:jc w:val="center"/>
              <w:rPr>
                <w:ins w:id="2607" w:author="LKY" w:date="2026-05-22T21:04:05Z"/>
                <w:rFonts w:hint="default" w:ascii="Times New Roman" w:hAnsi="Times New Roman"/>
                <w:vertAlign w:val="baseline"/>
                <w:lang w:val="en-US" w:eastAsia="zh-CN"/>
              </w:rPr>
            </w:pPr>
            <w:ins w:id="2608" w:author="LKY" w:date="2026-05-22T21:04:05Z">
              <w:r>
                <w:rPr>
                  <w:rFonts w:hint="eastAsia" w:ascii="Times New Roman" w:hAnsi="Times New Roman"/>
                  <w:vertAlign w:val="baseline"/>
                  <w:lang w:val="en-US" w:eastAsia="zh-CN"/>
                </w:rPr>
                <w:t>T7-</w:t>
              </w:r>
            </w:ins>
          </w:p>
        </w:tc>
        <w:tc>
          <w:tcPr>
            <w:tcW w:w="500" w:type="pct"/>
            <w:noWrap w:val="0"/>
            <w:vAlign w:val="top"/>
          </w:tcPr>
          <w:p w14:paraId="4239111E">
            <w:pPr>
              <w:jc w:val="center"/>
              <w:rPr>
                <w:ins w:id="2609" w:author="LKY" w:date="2026-05-22T21:04:05Z"/>
                <w:rFonts w:hint="default" w:ascii="Times New Roman" w:hAnsi="Times New Roman"/>
                <w:vertAlign w:val="baseline"/>
                <w:lang w:val="en-US" w:eastAsia="zh-CN"/>
              </w:rPr>
            </w:pPr>
            <w:ins w:id="2610" w:author="LKY" w:date="2026-05-22T21:04:05Z">
              <w:r>
                <w:rPr>
                  <w:rFonts w:hint="eastAsia" w:ascii="Times New Roman" w:hAnsi="Times New Roman"/>
                  <w:vertAlign w:val="baseline"/>
                  <w:lang w:val="en-US" w:eastAsia="zh-CN"/>
                </w:rPr>
                <w:t>T8-</w:t>
              </w:r>
            </w:ins>
          </w:p>
        </w:tc>
        <w:tc>
          <w:tcPr>
            <w:tcW w:w="499" w:type="pct"/>
            <w:noWrap w:val="0"/>
            <w:vAlign w:val="top"/>
          </w:tcPr>
          <w:p w14:paraId="66033C94">
            <w:pPr>
              <w:jc w:val="center"/>
              <w:rPr>
                <w:ins w:id="2611" w:author="LKY" w:date="2026-05-22T21:04:05Z"/>
                <w:rFonts w:hint="default" w:ascii="Times New Roman" w:hAnsi="Times New Roman"/>
                <w:vertAlign w:val="baseline"/>
                <w:lang w:val="en-US" w:eastAsia="zh-CN"/>
              </w:rPr>
            </w:pPr>
            <w:ins w:id="2612" w:author="LKY" w:date="2026-05-22T21:04:05Z">
              <w:r>
                <w:rPr>
                  <w:rFonts w:hint="eastAsia" w:ascii="Times New Roman" w:hAnsi="Times New Roman"/>
                  <w:vertAlign w:val="baseline"/>
                  <w:lang w:val="en-US" w:eastAsia="zh-CN"/>
                </w:rPr>
                <w:t>PE</w:t>
              </w:r>
            </w:ins>
          </w:p>
        </w:tc>
      </w:tr>
    </w:tbl>
    <w:p w14:paraId="0AD801BD">
      <w:pPr>
        <w:rPr>
          <w:ins w:id="2613" w:author="LKY" w:date="2026-05-22T21:04:05Z"/>
          <w:rFonts w:hint="default"/>
          <w:lang w:val="en-US" w:eastAsia="zh-CN"/>
        </w:rPr>
      </w:pPr>
    </w:p>
    <w:p w14:paraId="0888CE6A">
      <w:pPr>
        <w:rPr>
          <w:rFonts w:hint="default"/>
          <w:lang w:val="en-US" w:eastAsia="zh-CN"/>
        </w:rPr>
      </w:pPr>
    </w:p>
    <w:p w14:paraId="7F17FD04">
      <w:pPr>
        <w:pStyle w:val="4"/>
        <w:ind w:left="720" w:leftChars="0" w:hanging="720" w:firstLineChars="0"/>
        <w:outlineLvl w:val="2"/>
        <w:rPr>
          <w:ins w:id="2614" w:author="LKY" w:date="2026-09-15T17:16:41Z"/>
          <w:rFonts w:hint="eastAsia"/>
          <w:lang w:val="en-US" w:eastAsia="zh-CN"/>
        </w:rPr>
      </w:pPr>
      <w:ins w:id="2615" w:author="LKY" w:date="2026-09-15T17:16:41Z">
        <w:bookmarkStart w:id="65" w:name="_Toc12501"/>
        <w:bookmarkStart w:id="66" w:name="_Toc5798"/>
        <w:r>
          <w:rPr>
            <w:rFonts w:hint="default" w:ascii="Times New Roman" w:hAnsi="Times New Roman"/>
            <w:b/>
            <w:bCs/>
            <w:sz w:val="28"/>
            <w:szCs w:val="28"/>
            <w:lang w:val="en-US" w:eastAsia="zh-CN"/>
          </w:rPr>
          <w:t>2.</w:t>
        </w:r>
      </w:ins>
      <w:ins w:id="2616" w:author="LKY" w:date="2026-09-15T17:16:41Z">
        <w:r>
          <w:rPr>
            <w:rFonts w:hint="eastAsia" w:ascii="Times New Roman" w:hAnsi="Times New Roman"/>
            <w:b/>
            <w:bCs/>
            <w:sz w:val="28"/>
            <w:szCs w:val="28"/>
            <w:lang w:val="en-US" w:eastAsia="zh-CN"/>
          </w:rPr>
          <w:t>3</w:t>
        </w:r>
      </w:ins>
      <w:ins w:id="2617" w:author="LKY" w:date="2026-09-15T17:16:41Z">
        <w:r>
          <w:rPr>
            <w:rFonts w:hint="default" w:ascii="Times New Roman" w:hAnsi="Times New Roman"/>
            <w:b/>
            <w:bCs/>
            <w:sz w:val="28"/>
            <w:szCs w:val="28"/>
            <w:lang w:val="en-US" w:eastAsia="zh-CN"/>
          </w:rPr>
          <w:t>.</w:t>
        </w:r>
      </w:ins>
      <w:ins w:id="2618" w:author="LKY" w:date="2026-09-15T17:16:47Z">
        <w:r>
          <w:rPr>
            <w:rFonts w:hint="eastAsia" w:ascii="Times New Roman" w:hAnsi="Times New Roman"/>
            <w:b/>
            <w:bCs/>
            <w:sz w:val="28"/>
            <w:szCs w:val="28"/>
            <w:lang w:val="en-US" w:eastAsia="zh-CN"/>
          </w:rPr>
          <w:t>8</w:t>
        </w:r>
      </w:ins>
      <w:ins w:id="2619" w:author="LKY" w:date="2026-09-15T17:16:41Z">
        <w:r>
          <w:rPr>
            <w:rFonts w:hint="eastAsia" w:ascii="Times New Roman" w:hAnsi="Times New Roman"/>
            <w:b/>
            <w:bCs/>
            <w:sz w:val="28"/>
            <w:szCs w:val="28"/>
            <w:lang w:val="en-US" w:eastAsia="zh-CN"/>
          </w:rPr>
          <w:t xml:space="preserve"> </w:t>
        </w:r>
      </w:ins>
      <w:ins w:id="2620" w:author="LKY" w:date="2026-09-15T17:16:41Z">
        <w:r>
          <w:rPr>
            <w:rFonts w:hint="default" w:ascii="Times New Roman" w:hAnsi="Times New Roman" w:cs="Times New Roman"/>
            <w:sz w:val="28"/>
            <w:szCs w:val="28"/>
            <w:lang w:val="en-US" w:eastAsia="zh-CN"/>
          </w:rPr>
          <w:t>NTC</w:t>
        </w:r>
      </w:ins>
      <w:ins w:id="2621" w:author="LKY" w:date="2026-09-15T17:16:41Z">
        <w:r>
          <w:rPr>
            <w:rFonts w:hint="eastAsia"/>
            <w:sz w:val="28"/>
            <w:szCs w:val="28"/>
            <w:lang w:val="en-US" w:eastAsia="zh-CN"/>
          </w:rPr>
          <w:t>模块</w:t>
        </w:r>
        <w:bookmarkEnd w:id="65"/>
        <w:bookmarkEnd w:id="66"/>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22" w:author="LKY" w:date="2026-09-15T17:16:41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2623" w:author="LKY" w:date="2026-09-15T17:16:41Z"/>
                <w:rFonts w:hint="default" w:ascii="Times New Roman" w:hAnsi="Times New Roman"/>
                <w:vertAlign w:val="baseline"/>
                <w:lang w:val="en-US" w:eastAsia="zh-CN"/>
              </w:rPr>
            </w:pPr>
            <w:ins w:id="2624" w:author="LKY" w:date="2026-09-15T17:16:41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25" w:author="LKY" w:date="2026-09-15T17:16:41Z"/>
        </w:trPr>
        <w:tc>
          <w:tcPr>
            <w:tcW w:w="515" w:type="pct"/>
            <w:tcBorders>
              <w:top w:val="single" w:color="auto" w:sz="4" w:space="0"/>
            </w:tcBorders>
            <w:noWrap w:val="0"/>
            <w:vAlign w:val="top"/>
          </w:tcPr>
          <w:p w14:paraId="4ECF0876">
            <w:pPr>
              <w:jc w:val="center"/>
              <w:rPr>
                <w:ins w:id="2626" w:author="LKY" w:date="2026-09-15T17:16:41Z"/>
                <w:rFonts w:hint="default" w:ascii="Times New Roman" w:hAnsi="Times New Roman"/>
                <w:vertAlign w:val="baseline"/>
                <w:lang w:val="en-US" w:eastAsia="zh-CN"/>
              </w:rPr>
            </w:pPr>
            <w:ins w:id="2627" w:author="LKY" w:date="2026-09-15T17:16:41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2628" w:author="LKY" w:date="2026-09-15T17:16:41Z"/>
                <w:rFonts w:hint="default" w:ascii="Times New Roman" w:hAnsi="Times New Roman" w:eastAsiaTheme="minorEastAsia" w:cstheme="minorBidi"/>
                <w:kern w:val="2"/>
                <w:sz w:val="21"/>
                <w:szCs w:val="24"/>
                <w:vertAlign w:val="baseline"/>
                <w:lang w:val="en-US" w:eastAsia="zh-CN" w:bidi="ar-SA"/>
              </w:rPr>
            </w:pPr>
            <w:ins w:id="2629" w:author="LKY" w:date="2026-09-15T17:16:41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2630" w:author="LKY" w:date="2026-09-15T17:16:41Z"/>
                <w:rFonts w:hint="default" w:ascii="Times New Roman" w:hAnsi="Times New Roman" w:eastAsiaTheme="minorEastAsia" w:cstheme="minorBidi"/>
                <w:kern w:val="2"/>
                <w:sz w:val="21"/>
                <w:szCs w:val="24"/>
                <w:vertAlign w:val="baseline"/>
                <w:lang w:val="en-US" w:eastAsia="zh-CN" w:bidi="ar-SA"/>
              </w:rPr>
            </w:pPr>
            <w:ins w:id="2631" w:author="LKY" w:date="2026-09-15T17:16:41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2632" w:author="LKY" w:date="2026-09-15T17:16:41Z"/>
                <w:rFonts w:hint="default" w:ascii="Times New Roman" w:hAnsi="Times New Roman" w:eastAsiaTheme="minorEastAsia" w:cstheme="minorBidi"/>
                <w:kern w:val="2"/>
                <w:sz w:val="21"/>
                <w:szCs w:val="24"/>
                <w:vertAlign w:val="baseline"/>
                <w:lang w:val="en-US" w:eastAsia="zh-CN" w:bidi="ar-SA"/>
              </w:rPr>
            </w:pPr>
            <w:ins w:id="2633" w:author="LKY" w:date="2026-09-15T17:16:41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2634" w:author="LKY" w:date="2026-09-15T17:16:41Z"/>
                <w:rFonts w:hint="default" w:ascii="Times New Roman" w:hAnsi="Times New Roman" w:eastAsiaTheme="minorEastAsia" w:cstheme="minorBidi"/>
                <w:kern w:val="2"/>
                <w:sz w:val="21"/>
                <w:szCs w:val="24"/>
                <w:vertAlign w:val="baseline"/>
                <w:lang w:val="en-US" w:eastAsia="zh-CN" w:bidi="ar-SA"/>
              </w:rPr>
            </w:pPr>
            <w:ins w:id="2635" w:author="LKY" w:date="2026-09-15T17:16:41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2636" w:author="LKY" w:date="2026-09-15T17:16:41Z"/>
                <w:rFonts w:hint="default" w:ascii="Times New Roman" w:hAnsi="Times New Roman" w:eastAsiaTheme="minorEastAsia" w:cstheme="minorBidi"/>
                <w:kern w:val="2"/>
                <w:sz w:val="21"/>
                <w:szCs w:val="24"/>
                <w:vertAlign w:val="baseline"/>
                <w:lang w:val="en-US" w:eastAsia="zh-CN" w:bidi="ar-SA"/>
              </w:rPr>
            </w:pPr>
            <w:ins w:id="2637" w:author="LKY" w:date="2026-09-15T17:16:41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2638" w:author="LKY" w:date="2026-09-15T17:16:41Z"/>
                <w:rFonts w:hint="default" w:ascii="Times New Roman" w:hAnsi="Times New Roman" w:eastAsiaTheme="minorEastAsia" w:cstheme="minorBidi"/>
                <w:kern w:val="2"/>
                <w:sz w:val="21"/>
                <w:szCs w:val="24"/>
                <w:vertAlign w:val="baseline"/>
                <w:lang w:val="en-US" w:eastAsia="zh-CN" w:bidi="ar-SA"/>
              </w:rPr>
            </w:pPr>
            <w:ins w:id="2639" w:author="LKY" w:date="2026-09-15T17:16:41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2640" w:author="LKY" w:date="2026-09-15T17:16:41Z"/>
                <w:rFonts w:hint="default" w:ascii="Times New Roman" w:hAnsi="Times New Roman"/>
                <w:vertAlign w:val="baseline"/>
                <w:lang w:val="en-US" w:eastAsia="zh-CN"/>
              </w:rPr>
            </w:pPr>
            <w:ins w:id="2641" w:author="LKY" w:date="2026-09-15T17:16:41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2642" w:author="LKY" w:date="2026-09-15T17:16:41Z"/>
                <w:rFonts w:hint="default" w:ascii="Times New Roman" w:hAnsi="Times New Roman"/>
                <w:vertAlign w:val="baseline"/>
                <w:lang w:val="en-US" w:eastAsia="zh-CN"/>
              </w:rPr>
            </w:pPr>
            <w:ins w:id="2643" w:author="LKY" w:date="2026-09-15T17:16:41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2644" w:author="LKY" w:date="2026-09-15T17:16:41Z"/>
                <w:rFonts w:hint="default" w:ascii="Times New Roman" w:hAnsi="Times New Roman"/>
                <w:vertAlign w:val="baseline"/>
                <w:lang w:val="en-US" w:eastAsia="zh-CN"/>
              </w:rPr>
            </w:pPr>
            <w:ins w:id="2645" w:author="LKY" w:date="2026-09-15T17:16:41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46" w:author="LKY" w:date="2026-09-15T17:16:41Z"/>
        </w:trPr>
        <w:tc>
          <w:tcPr>
            <w:tcW w:w="515" w:type="pct"/>
            <w:noWrap w:val="0"/>
            <w:vAlign w:val="top"/>
          </w:tcPr>
          <w:p w14:paraId="58919F7F">
            <w:pPr>
              <w:jc w:val="center"/>
              <w:rPr>
                <w:ins w:id="2647" w:author="LKY" w:date="2026-09-15T17:16:41Z"/>
                <w:rFonts w:hint="default" w:ascii="Times New Roman" w:hAnsi="Times New Roman"/>
                <w:vertAlign w:val="baseline"/>
                <w:lang w:val="en-US" w:eastAsia="zh-CN"/>
              </w:rPr>
            </w:pPr>
            <w:ins w:id="2648" w:author="LKY" w:date="2026-09-15T17:16:41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2649" w:author="LKY" w:date="2026-09-15T17:16:41Z"/>
                <w:rFonts w:hint="default" w:ascii="Times New Roman" w:hAnsi="Times New Roman"/>
                <w:vertAlign w:val="baseline"/>
                <w:lang w:val="en-US" w:eastAsia="zh-CN"/>
              </w:rPr>
            </w:pPr>
            <w:ins w:id="2650" w:author="LKY" w:date="2026-09-15T17:16:41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2651" w:author="LKY" w:date="2026-09-15T17:16:41Z"/>
                <w:rFonts w:hint="default" w:ascii="Times New Roman" w:hAnsi="Times New Roman" w:eastAsiaTheme="minorEastAsia" w:cstheme="minorBidi"/>
                <w:kern w:val="2"/>
                <w:sz w:val="21"/>
                <w:szCs w:val="24"/>
                <w:vertAlign w:val="baseline"/>
                <w:lang w:val="en-US" w:eastAsia="zh-CN" w:bidi="ar-SA"/>
              </w:rPr>
            </w:pPr>
            <w:ins w:id="2652" w:author="LKY" w:date="2026-09-15T17:16:41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2653" w:author="LKY" w:date="2026-09-15T17:16:41Z"/>
                <w:rFonts w:hint="default" w:ascii="Times New Roman" w:hAnsi="Times New Roman" w:eastAsiaTheme="minorEastAsia" w:cstheme="minorBidi"/>
                <w:kern w:val="2"/>
                <w:sz w:val="21"/>
                <w:szCs w:val="24"/>
                <w:vertAlign w:val="baseline"/>
                <w:lang w:val="en-US" w:eastAsia="zh-CN" w:bidi="ar-SA"/>
              </w:rPr>
            </w:pPr>
            <w:ins w:id="2654" w:author="LKY" w:date="2026-09-15T17:16:41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2655" w:author="LKY" w:date="2026-09-15T17:16:41Z"/>
                <w:rFonts w:hint="default" w:ascii="Times New Roman" w:hAnsi="Times New Roman" w:eastAsiaTheme="minorEastAsia" w:cstheme="minorBidi"/>
                <w:kern w:val="2"/>
                <w:sz w:val="21"/>
                <w:szCs w:val="24"/>
                <w:vertAlign w:val="baseline"/>
                <w:lang w:val="en-US" w:eastAsia="zh-CN" w:bidi="ar-SA"/>
              </w:rPr>
            </w:pPr>
            <w:ins w:id="2656" w:author="LKY" w:date="2026-09-15T17:16:41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2657" w:author="LKY" w:date="2026-09-15T17:16:41Z"/>
                <w:rFonts w:hint="default" w:ascii="Times New Roman" w:hAnsi="Times New Roman" w:eastAsiaTheme="minorEastAsia" w:cstheme="minorBidi"/>
                <w:kern w:val="2"/>
                <w:sz w:val="21"/>
                <w:szCs w:val="24"/>
                <w:vertAlign w:val="baseline"/>
                <w:lang w:val="en-US" w:eastAsia="zh-CN" w:bidi="ar-SA"/>
              </w:rPr>
            </w:pPr>
            <w:ins w:id="2658" w:author="LKY" w:date="2026-09-15T17:16:41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2659" w:author="LKY" w:date="2026-09-15T17:16:41Z"/>
                <w:rFonts w:hint="default" w:ascii="Times New Roman" w:hAnsi="Times New Roman" w:eastAsiaTheme="minorEastAsia" w:cstheme="minorBidi"/>
                <w:kern w:val="2"/>
                <w:sz w:val="21"/>
                <w:szCs w:val="24"/>
                <w:vertAlign w:val="baseline"/>
                <w:lang w:val="en-US" w:eastAsia="zh-CN" w:bidi="ar-SA"/>
              </w:rPr>
            </w:pPr>
            <w:ins w:id="2660" w:author="LKY" w:date="2026-09-15T17:16:41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2661" w:author="LKY" w:date="2026-09-15T17:16:41Z"/>
                <w:rFonts w:hint="default" w:ascii="Times New Roman" w:hAnsi="Times New Roman" w:eastAsiaTheme="minorEastAsia" w:cstheme="minorBidi"/>
                <w:kern w:val="2"/>
                <w:sz w:val="21"/>
                <w:szCs w:val="24"/>
                <w:vertAlign w:val="baseline"/>
                <w:lang w:val="en-US" w:eastAsia="zh-CN" w:bidi="ar-SA"/>
              </w:rPr>
            </w:pPr>
            <w:ins w:id="2662" w:author="LKY" w:date="2026-09-15T17:16:41Z">
              <w:r>
                <w:rPr>
                  <w:rFonts w:hint="eastAsia" w:ascii="Times New Roman" w:hAnsi="Times New Roman"/>
                  <w:vertAlign w:val="baseline"/>
                  <w:lang w:val="en-US" w:eastAsia="zh-CN"/>
                </w:rPr>
                <w:t>NTC7-</w:t>
              </w:r>
            </w:ins>
          </w:p>
        </w:tc>
        <w:tc>
          <w:tcPr>
            <w:tcW w:w="523" w:type="pct"/>
            <w:noWrap w:val="0"/>
            <w:vAlign w:val="top"/>
          </w:tcPr>
          <w:p w14:paraId="1A01D49F">
            <w:pPr>
              <w:jc w:val="center"/>
              <w:rPr>
                <w:ins w:id="2663" w:author="LKY" w:date="2026-09-15T17:16:41Z"/>
                <w:rFonts w:hint="default" w:ascii="Times New Roman" w:hAnsi="Times New Roman"/>
                <w:vertAlign w:val="baseline"/>
                <w:lang w:val="en-US" w:eastAsia="zh-CN"/>
              </w:rPr>
            </w:pPr>
            <w:ins w:id="2664" w:author="LKY" w:date="2026-09-15T17:16:41Z">
              <w:r>
                <w:rPr>
                  <w:rFonts w:hint="eastAsia" w:ascii="Times New Roman" w:hAnsi="Times New Roman"/>
                  <w:vertAlign w:val="baseline"/>
                  <w:lang w:val="en-US" w:eastAsia="zh-CN"/>
                </w:rPr>
                <w:t>NTC8-</w:t>
              </w:r>
            </w:ins>
          </w:p>
        </w:tc>
        <w:tc>
          <w:tcPr>
            <w:tcW w:w="292" w:type="pct"/>
            <w:noWrap w:val="0"/>
            <w:vAlign w:val="top"/>
          </w:tcPr>
          <w:p w14:paraId="4B3BA7F9">
            <w:pPr>
              <w:jc w:val="center"/>
              <w:rPr>
                <w:ins w:id="2665" w:author="LKY" w:date="2026-09-15T17:16:41Z"/>
                <w:rFonts w:hint="default" w:ascii="Times New Roman" w:hAnsi="Times New Roman"/>
                <w:vertAlign w:val="baseline"/>
                <w:lang w:val="en-US" w:eastAsia="zh-CN"/>
              </w:rPr>
            </w:pPr>
            <w:ins w:id="2666" w:author="LKY" w:date="2026-09-15T17:16:41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67" w:author="LKY" w:date="2026-09-15T17:16:41Z"/>
        </w:trPr>
        <w:tc>
          <w:tcPr>
            <w:tcW w:w="515" w:type="pct"/>
            <w:noWrap w:val="0"/>
            <w:vAlign w:val="top"/>
          </w:tcPr>
          <w:p w14:paraId="16CF5943">
            <w:pPr>
              <w:jc w:val="center"/>
              <w:rPr>
                <w:ins w:id="2668" w:author="LKY" w:date="2026-09-15T17:16:41Z"/>
                <w:rFonts w:hint="default" w:ascii="Times New Roman" w:hAnsi="Times New Roman"/>
                <w:vertAlign w:val="baseline"/>
                <w:lang w:val="en-US" w:eastAsia="zh-CN"/>
              </w:rPr>
            </w:pPr>
            <w:ins w:id="2669" w:author="LKY" w:date="2026-09-15T17:16:41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2670" w:author="LKY" w:date="2026-09-15T17:16:41Z"/>
                <w:rFonts w:hint="default" w:ascii="Times New Roman" w:hAnsi="Times New Roman"/>
                <w:vertAlign w:val="baseline"/>
                <w:lang w:val="en-US" w:eastAsia="zh-CN"/>
              </w:rPr>
            </w:pPr>
            <w:ins w:id="2671" w:author="LKY" w:date="2026-09-15T17:16:41Z">
              <w:r>
                <w:rPr>
                  <w:rFonts w:hint="eastAsia" w:ascii="Times New Roman" w:hAnsi="Times New Roman"/>
                  <w:vertAlign w:val="baseline"/>
                  <w:lang w:val="en-US" w:eastAsia="zh-CN"/>
                </w:rPr>
                <w:t>A1</w:t>
              </w:r>
            </w:ins>
          </w:p>
        </w:tc>
        <w:tc>
          <w:tcPr>
            <w:tcW w:w="523" w:type="pct"/>
            <w:noWrap w:val="0"/>
            <w:vAlign w:val="top"/>
          </w:tcPr>
          <w:p w14:paraId="11E613B3">
            <w:pPr>
              <w:jc w:val="center"/>
              <w:rPr>
                <w:ins w:id="2672" w:author="LKY" w:date="2026-09-15T17:16:41Z"/>
                <w:rFonts w:hint="default" w:ascii="Times New Roman" w:hAnsi="Times New Roman"/>
                <w:vertAlign w:val="baseline"/>
                <w:lang w:val="en-US" w:eastAsia="zh-CN"/>
              </w:rPr>
            </w:pPr>
            <w:ins w:id="2673" w:author="LKY" w:date="2026-09-15T17:16:41Z">
              <w:r>
                <w:rPr>
                  <w:rFonts w:hint="eastAsia" w:ascii="Times New Roman" w:hAnsi="Times New Roman"/>
                  <w:vertAlign w:val="baseline"/>
                  <w:lang w:val="en-US" w:eastAsia="zh-CN"/>
                </w:rPr>
                <w:t>A2</w:t>
              </w:r>
            </w:ins>
          </w:p>
        </w:tc>
        <w:tc>
          <w:tcPr>
            <w:tcW w:w="523" w:type="pct"/>
            <w:noWrap w:val="0"/>
            <w:vAlign w:val="top"/>
          </w:tcPr>
          <w:p w14:paraId="018EDDB2">
            <w:pPr>
              <w:jc w:val="center"/>
              <w:rPr>
                <w:ins w:id="2674" w:author="LKY" w:date="2026-09-15T17:16:41Z"/>
                <w:rFonts w:hint="default" w:ascii="Times New Roman" w:hAnsi="Times New Roman"/>
                <w:vertAlign w:val="baseline"/>
                <w:lang w:val="en-US" w:eastAsia="zh-CN"/>
              </w:rPr>
            </w:pPr>
            <w:ins w:id="2675" w:author="LKY" w:date="2026-09-15T17:16:41Z">
              <w:r>
                <w:rPr>
                  <w:rFonts w:hint="eastAsia" w:ascii="Times New Roman" w:hAnsi="Times New Roman"/>
                  <w:vertAlign w:val="baseline"/>
                  <w:lang w:val="en-US" w:eastAsia="zh-CN"/>
                </w:rPr>
                <w:t>A3</w:t>
              </w:r>
            </w:ins>
          </w:p>
        </w:tc>
        <w:tc>
          <w:tcPr>
            <w:tcW w:w="523" w:type="pct"/>
            <w:noWrap w:val="0"/>
            <w:vAlign w:val="top"/>
          </w:tcPr>
          <w:p w14:paraId="000D695D">
            <w:pPr>
              <w:jc w:val="center"/>
              <w:rPr>
                <w:ins w:id="2676" w:author="LKY" w:date="2026-09-15T17:16:41Z"/>
                <w:rFonts w:hint="default" w:ascii="Times New Roman" w:hAnsi="Times New Roman"/>
                <w:vertAlign w:val="baseline"/>
                <w:lang w:val="en-US" w:eastAsia="zh-CN"/>
              </w:rPr>
            </w:pPr>
            <w:ins w:id="2677" w:author="LKY" w:date="2026-09-15T17:16:41Z">
              <w:r>
                <w:rPr>
                  <w:rFonts w:hint="eastAsia" w:ascii="Times New Roman" w:hAnsi="Times New Roman"/>
                  <w:vertAlign w:val="baseline"/>
                  <w:lang w:val="en-US" w:eastAsia="zh-CN"/>
                </w:rPr>
                <w:t>A4</w:t>
              </w:r>
            </w:ins>
          </w:p>
        </w:tc>
        <w:tc>
          <w:tcPr>
            <w:tcW w:w="523" w:type="pct"/>
            <w:noWrap w:val="0"/>
            <w:vAlign w:val="top"/>
          </w:tcPr>
          <w:p w14:paraId="4105107E">
            <w:pPr>
              <w:jc w:val="center"/>
              <w:rPr>
                <w:ins w:id="2678" w:author="LKY" w:date="2026-09-15T17:16:41Z"/>
                <w:rFonts w:hint="default" w:ascii="Times New Roman" w:hAnsi="Times New Roman"/>
                <w:vertAlign w:val="baseline"/>
                <w:lang w:val="en-US" w:eastAsia="zh-CN"/>
              </w:rPr>
            </w:pPr>
            <w:ins w:id="2679" w:author="LKY" w:date="2026-09-15T17:16:41Z">
              <w:r>
                <w:rPr>
                  <w:rFonts w:hint="eastAsia" w:ascii="Times New Roman" w:hAnsi="Times New Roman"/>
                  <w:vertAlign w:val="baseline"/>
                  <w:lang w:val="en-US" w:eastAsia="zh-CN"/>
                </w:rPr>
                <w:t>A5</w:t>
              </w:r>
            </w:ins>
          </w:p>
        </w:tc>
        <w:tc>
          <w:tcPr>
            <w:tcW w:w="523" w:type="pct"/>
            <w:noWrap w:val="0"/>
            <w:vAlign w:val="top"/>
          </w:tcPr>
          <w:p w14:paraId="7D3EC3B3">
            <w:pPr>
              <w:jc w:val="center"/>
              <w:rPr>
                <w:ins w:id="2680" w:author="LKY" w:date="2026-09-15T17:16:41Z"/>
                <w:rFonts w:hint="default" w:ascii="Times New Roman" w:hAnsi="Times New Roman"/>
                <w:vertAlign w:val="baseline"/>
                <w:lang w:val="en-US" w:eastAsia="zh-CN"/>
              </w:rPr>
            </w:pPr>
            <w:ins w:id="2681" w:author="LKY" w:date="2026-09-15T17:16:41Z">
              <w:r>
                <w:rPr>
                  <w:rFonts w:hint="eastAsia" w:ascii="Times New Roman" w:hAnsi="Times New Roman"/>
                  <w:vertAlign w:val="baseline"/>
                  <w:lang w:val="en-US" w:eastAsia="zh-CN"/>
                </w:rPr>
                <w:t>A6</w:t>
              </w:r>
            </w:ins>
          </w:p>
        </w:tc>
        <w:tc>
          <w:tcPr>
            <w:tcW w:w="523" w:type="pct"/>
            <w:noWrap w:val="0"/>
            <w:vAlign w:val="top"/>
          </w:tcPr>
          <w:p w14:paraId="331A0D42">
            <w:pPr>
              <w:jc w:val="center"/>
              <w:rPr>
                <w:ins w:id="2682" w:author="LKY" w:date="2026-09-15T17:16:41Z"/>
                <w:rFonts w:hint="default" w:ascii="Times New Roman" w:hAnsi="Times New Roman"/>
                <w:vertAlign w:val="baseline"/>
                <w:lang w:val="en-US" w:eastAsia="zh-CN"/>
              </w:rPr>
            </w:pPr>
            <w:ins w:id="2683" w:author="LKY" w:date="2026-09-15T17:16:41Z">
              <w:r>
                <w:rPr>
                  <w:rFonts w:hint="eastAsia" w:ascii="Times New Roman" w:hAnsi="Times New Roman"/>
                  <w:vertAlign w:val="baseline"/>
                  <w:lang w:val="en-US" w:eastAsia="zh-CN"/>
                </w:rPr>
                <w:t>A7</w:t>
              </w:r>
            </w:ins>
          </w:p>
        </w:tc>
        <w:tc>
          <w:tcPr>
            <w:tcW w:w="523" w:type="pct"/>
            <w:noWrap w:val="0"/>
            <w:vAlign w:val="top"/>
          </w:tcPr>
          <w:p w14:paraId="4F705AA5">
            <w:pPr>
              <w:jc w:val="center"/>
              <w:rPr>
                <w:ins w:id="2684" w:author="LKY" w:date="2026-09-15T17:16:41Z"/>
                <w:rFonts w:hint="default" w:ascii="Times New Roman" w:hAnsi="Times New Roman"/>
                <w:vertAlign w:val="baseline"/>
                <w:lang w:val="en-US" w:eastAsia="zh-CN"/>
              </w:rPr>
            </w:pPr>
            <w:ins w:id="2685" w:author="LKY" w:date="2026-09-15T17:16:41Z">
              <w:r>
                <w:rPr>
                  <w:rFonts w:hint="eastAsia" w:ascii="Times New Roman" w:hAnsi="Times New Roman"/>
                  <w:vertAlign w:val="baseline"/>
                  <w:lang w:val="en-US" w:eastAsia="zh-CN"/>
                </w:rPr>
                <w:t>A8</w:t>
              </w:r>
            </w:ins>
          </w:p>
        </w:tc>
        <w:tc>
          <w:tcPr>
            <w:tcW w:w="292" w:type="pct"/>
            <w:noWrap w:val="0"/>
            <w:vAlign w:val="top"/>
          </w:tcPr>
          <w:p w14:paraId="00CE1CBA">
            <w:pPr>
              <w:jc w:val="center"/>
              <w:rPr>
                <w:ins w:id="2686" w:author="LKY" w:date="2026-09-15T17:16:41Z"/>
                <w:rFonts w:hint="default" w:ascii="Times New Roman" w:hAnsi="Times New Roman"/>
                <w:vertAlign w:val="baseline"/>
                <w:lang w:val="en-US" w:eastAsia="zh-CN"/>
              </w:rPr>
            </w:pPr>
            <w:ins w:id="2687" w:author="LKY" w:date="2026-09-15T17:16:41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88" w:author="LKY" w:date="2026-09-15T17:16:42Z"/>
        </w:trPr>
        <w:tc>
          <w:tcPr>
            <w:tcW w:w="515" w:type="pct"/>
            <w:noWrap w:val="0"/>
            <w:vAlign w:val="top"/>
          </w:tcPr>
          <w:p w14:paraId="2BCB1935">
            <w:pPr>
              <w:jc w:val="center"/>
              <w:rPr>
                <w:ins w:id="2689" w:author="LKY" w:date="2026-09-15T17:16:41Z"/>
                <w:rFonts w:hint="default" w:ascii="Times New Roman" w:hAnsi="Times New Roman"/>
                <w:vertAlign w:val="baseline"/>
                <w:lang w:val="en-US" w:eastAsia="zh-CN"/>
              </w:rPr>
            </w:pPr>
            <w:ins w:id="2690" w:author="LKY" w:date="2026-09-15T17:16:41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2691" w:author="LKY" w:date="2026-09-15T17:16:41Z"/>
                <w:rFonts w:hint="default" w:ascii="Times New Roman" w:hAnsi="Times New Roman"/>
                <w:vertAlign w:val="baseline"/>
                <w:lang w:val="en-US" w:eastAsia="zh-CN"/>
              </w:rPr>
            </w:pPr>
            <w:ins w:id="2692" w:author="LKY" w:date="2026-09-15T17:16:41Z">
              <w:r>
                <w:rPr>
                  <w:rFonts w:hint="eastAsia" w:ascii="Times New Roman" w:hAnsi="Times New Roman"/>
                  <w:vertAlign w:val="baseline"/>
                  <w:lang w:val="en-US" w:eastAsia="zh-CN"/>
                </w:rPr>
                <w:t>NTC1+</w:t>
              </w:r>
            </w:ins>
          </w:p>
        </w:tc>
        <w:tc>
          <w:tcPr>
            <w:tcW w:w="523" w:type="pct"/>
            <w:noWrap w:val="0"/>
            <w:vAlign w:val="top"/>
          </w:tcPr>
          <w:p w14:paraId="01C6CA23">
            <w:pPr>
              <w:jc w:val="center"/>
              <w:rPr>
                <w:ins w:id="2693" w:author="LKY" w:date="2026-09-15T17:16:41Z"/>
                <w:rFonts w:hint="default" w:ascii="Times New Roman" w:hAnsi="Times New Roman"/>
                <w:vertAlign w:val="baseline"/>
                <w:lang w:val="en-US" w:eastAsia="zh-CN"/>
              </w:rPr>
            </w:pPr>
            <w:ins w:id="2694" w:author="LKY" w:date="2026-09-15T17:16:41Z">
              <w:r>
                <w:rPr>
                  <w:rFonts w:hint="eastAsia" w:ascii="Times New Roman" w:hAnsi="Times New Roman"/>
                  <w:vertAlign w:val="baseline"/>
                  <w:lang w:val="en-US" w:eastAsia="zh-CN"/>
                </w:rPr>
                <w:t>NTC2+</w:t>
              </w:r>
            </w:ins>
          </w:p>
        </w:tc>
        <w:tc>
          <w:tcPr>
            <w:tcW w:w="523" w:type="pct"/>
            <w:noWrap w:val="0"/>
            <w:vAlign w:val="top"/>
          </w:tcPr>
          <w:p w14:paraId="5D4518C0">
            <w:pPr>
              <w:jc w:val="center"/>
              <w:rPr>
                <w:ins w:id="2695" w:author="LKY" w:date="2026-09-15T17:16:41Z"/>
                <w:rFonts w:hint="default" w:ascii="Times New Roman" w:hAnsi="Times New Roman"/>
                <w:vertAlign w:val="baseline"/>
                <w:lang w:val="en-US" w:eastAsia="zh-CN"/>
              </w:rPr>
            </w:pPr>
            <w:ins w:id="2696" w:author="LKY" w:date="2026-09-15T17:16:41Z">
              <w:r>
                <w:rPr>
                  <w:rFonts w:hint="eastAsia" w:ascii="Times New Roman" w:hAnsi="Times New Roman"/>
                  <w:vertAlign w:val="baseline"/>
                  <w:lang w:val="en-US" w:eastAsia="zh-CN"/>
                </w:rPr>
                <w:t>NTC3+</w:t>
              </w:r>
            </w:ins>
          </w:p>
        </w:tc>
        <w:tc>
          <w:tcPr>
            <w:tcW w:w="523" w:type="pct"/>
            <w:noWrap w:val="0"/>
            <w:vAlign w:val="top"/>
          </w:tcPr>
          <w:p w14:paraId="42355023">
            <w:pPr>
              <w:jc w:val="center"/>
              <w:rPr>
                <w:ins w:id="2697" w:author="LKY" w:date="2026-09-15T17:16:42Z"/>
                <w:rFonts w:hint="default" w:ascii="Times New Roman" w:hAnsi="Times New Roman"/>
                <w:vertAlign w:val="baseline"/>
                <w:lang w:val="en-US" w:eastAsia="zh-CN"/>
              </w:rPr>
            </w:pPr>
            <w:ins w:id="2698" w:author="LKY" w:date="2026-09-15T17:16:41Z">
              <w:r>
                <w:rPr>
                  <w:rFonts w:hint="eastAsia" w:ascii="Times New Roman" w:hAnsi="Times New Roman"/>
                  <w:vertAlign w:val="baseline"/>
                  <w:lang w:val="en-US" w:eastAsia="zh-CN"/>
                </w:rPr>
                <w:t>NTC4+</w:t>
              </w:r>
            </w:ins>
          </w:p>
        </w:tc>
        <w:tc>
          <w:tcPr>
            <w:tcW w:w="523" w:type="pct"/>
            <w:noWrap w:val="0"/>
            <w:vAlign w:val="top"/>
          </w:tcPr>
          <w:p w14:paraId="7C42CE04">
            <w:pPr>
              <w:jc w:val="center"/>
              <w:rPr>
                <w:ins w:id="2699" w:author="LKY" w:date="2026-09-15T17:16:42Z"/>
                <w:rFonts w:hint="default" w:ascii="Times New Roman" w:hAnsi="Times New Roman"/>
                <w:vertAlign w:val="baseline"/>
                <w:lang w:val="en-US" w:eastAsia="zh-CN"/>
              </w:rPr>
            </w:pPr>
            <w:ins w:id="2700" w:author="LKY" w:date="2026-09-15T17:16:42Z">
              <w:r>
                <w:rPr>
                  <w:rFonts w:hint="eastAsia" w:ascii="Times New Roman" w:hAnsi="Times New Roman"/>
                  <w:vertAlign w:val="baseline"/>
                  <w:lang w:val="en-US" w:eastAsia="zh-CN"/>
                </w:rPr>
                <w:t>NTC5+</w:t>
              </w:r>
            </w:ins>
          </w:p>
        </w:tc>
        <w:tc>
          <w:tcPr>
            <w:tcW w:w="523" w:type="pct"/>
            <w:noWrap w:val="0"/>
            <w:vAlign w:val="top"/>
          </w:tcPr>
          <w:p w14:paraId="30CEA0BC">
            <w:pPr>
              <w:jc w:val="center"/>
              <w:rPr>
                <w:ins w:id="2701" w:author="LKY" w:date="2026-09-15T17:16:42Z"/>
                <w:rFonts w:hint="default" w:ascii="Times New Roman" w:hAnsi="Times New Roman"/>
                <w:vertAlign w:val="baseline"/>
                <w:lang w:val="en-US" w:eastAsia="zh-CN"/>
              </w:rPr>
            </w:pPr>
            <w:ins w:id="2702" w:author="LKY" w:date="2026-09-15T17:16:42Z">
              <w:r>
                <w:rPr>
                  <w:rFonts w:hint="eastAsia" w:ascii="Times New Roman" w:hAnsi="Times New Roman"/>
                  <w:vertAlign w:val="baseline"/>
                  <w:lang w:val="en-US" w:eastAsia="zh-CN"/>
                </w:rPr>
                <w:t>NTC6+</w:t>
              </w:r>
            </w:ins>
          </w:p>
        </w:tc>
        <w:tc>
          <w:tcPr>
            <w:tcW w:w="523" w:type="pct"/>
            <w:noWrap w:val="0"/>
            <w:vAlign w:val="top"/>
          </w:tcPr>
          <w:p w14:paraId="588C0EF7">
            <w:pPr>
              <w:jc w:val="center"/>
              <w:rPr>
                <w:ins w:id="2703" w:author="LKY" w:date="2026-09-15T17:16:42Z"/>
                <w:rFonts w:hint="default" w:ascii="Times New Roman" w:hAnsi="Times New Roman"/>
                <w:vertAlign w:val="baseline"/>
                <w:lang w:val="en-US" w:eastAsia="zh-CN"/>
              </w:rPr>
            </w:pPr>
            <w:ins w:id="2704" w:author="LKY" w:date="2026-09-15T17:16:42Z">
              <w:r>
                <w:rPr>
                  <w:rFonts w:hint="eastAsia" w:ascii="Times New Roman" w:hAnsi="Times New Roman"/>
                  <w:vertAlign w:val="baseline"/>
                  <w:lang w:val="en-US" w:eastAsia="zh-CN"/>
                </w:rPr>
                <w:t>NTC7+</w:t>
              </w:r>
            </w:ins>
          </w:p>
        </w:tc>
        <w:tc>
          <w:tcPr>
            <w:tcW w:w="523" w:type="pct"/>
            <w:noWrap w:val="0"/>
            <w:vAlign w:val="top"/>
          </w:tcPr>
          <w:p w14:paraId="76AF9B35">
            <w:pPr>
              <w:jc w:val="center"/>
              <w:rPr>
                <w:ins w:id="2705" w:author="LKY" w:date="2026-09-15T17:16:42Z"/>
                <w:rFonts w:hint="default" w:ascii="Times New Roman" w:hAnsi="Times New Roman"/>
                <w:vertAlign w:val="baseline"/>
                <w:lang w:val="en-US" w:eastAsia="zh-CN"/>
              </w:rPr>
            </w:pPr>
            <w:ins w:id="2706" w:author="LKY" w:date="2026-09-15T17:16:42Z">
              <w:r>
                <w:rPr>
                  <w:rFonts w:hint="eastAsia" w:ascii="Times New Roman" w:hAnsi="Times New Roman"/>
                  <w:vertAlign w:val="baseline"/>
                  <w:lang w:val="en-US" w:eastAsia="zh-CN"/>
                </w:rPr>
                <w:t>NTC8+</w:t>
              </w:r>
            </w:ins>
          </w:p>
        </w:tc>
        <w:tc>
          <w:tcPr>
            <w:tcW w:w="292" w:type="pct"/>
            <w:noWrap w:val="0"/>
            <w:vAlign w:val="top"/>
          </w:tcPr>
          <w:p w14:paraId="5C047491">
            <w:pPr>
              <w:jc w:val="center"/>
              <w:rPr>
                <w:ins w:id="2707" w:author="LKY" w:date="2026-09-15T17:16:42Z"/>
                <w:rFonts w:hint="default" w:ascii="Times New Roman" w:hAnsi="Times New Roman"/>
                <w:vertAlign w:val="baseline"/>
                <w:lang w:val="en-US" w:eastAsia="zh-CN"/>
              </w:rPr>
            </w:pPr>
            <w:ins w:id="2708" w:author="LKY" w:date="2026-09-15T17:16:42Z">
              <w:r>
                <w:rPr>
                  <w:rFonts w:hint="eastAsia" w:ascii="Times New Roman" w:hAnsi="Times New Roman"/>
                  <w:vertAlign w:val="baseline"/>
                  <w:lang w:val="en-US" w:eastAsia="zh-CN"/>
                </w:rPr>
                <w:t>PE</w:t>
              </w:r>
            </w:ins>
          </w:p>
        </w:tc>
      </w:tr>
    </w:tbl>
    <w:p w14:paraId="703E7137">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67" w:name="_Toc4792"/>
      <w:bookmarkStart w:id="68" w:name="_Toc15770"/>
      <w:bookmarkStart w:id="69" w:name="_Toc13758"/>
      <w:r>
        <w:rPr>
          <w:rFonts w:hint="eastAsia" w:ascii="Times New Roman" w:hAnsi="Times New Roman"/>
          <w:b/>
          <w:bCs/>
          <w:sz w:val="28"/>
          <w:szCs w:val="28"/>
          <w:lang w:val="en-US" w:eastAsia="zh-CN"/>
        </w:rPr>
        <w:t>2.3.</w:t>
      </w:r>
      <w:ins w:id="2709" w:author="LKY" w:date="2026-09-15T17:16:53Z">
        <w:r>
          <w:rPr>
            <w:rFonts w:hint="eastAsia" w:ascii="Times New Roman" w:hAnsi="Times New Roman"/>
            <w:b/>
            <w:bCs/>
            <w:sz w:val="28"/>
            <w:szCs w:val="28"/>
            <w:lang w:val="en-US" w:eastAsia="zh-CN"/>
          </w:rPr>
          <w:t>9</w:t>
        </w:r>
      </w:ins>
      <w:del w:id="2710" w:author="LKY" w:date="2026-09-15T17:16:53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67"/>
      <w:bookmarkEnd w:id="68"/>
      <w:bookmarkEnd w:id="69"/>
    </w:p>
    <w:p w14:paraId="0ACA175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78A5EAC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eastAsia="宋体"/>
          <w:b w:val="0"/>
          <w:bCs w:val="0"/>
          <w:sz w:val="24"/>
          <w:szCs w:val="24"/>
          <w:lang w:val="en-US" w:eastAsia="zh-CN"/>
        </w:rPr>
      </w:pPr>
      <w:r>
        <w:rPr>
          <w:rFonts w:hint="eastAsia" w:ascii="Times New Roman" w:hAnsi="Times New Roman" w:eastAsia="宋体"/>
          <w:b w:val="0"/>
          <w:bCs w:val="0"/>
          <w:sz w:val="24"/>
          <w:szCs w:val="24"/>
          <w:lang w:val="en-US" w:eastAsia="zh-CN"/>
        </w:rPr>
        <w:t>RS485传输</w:t>
      </w:r>
    </w:p>
    <w:p w14:paraId="3D7B6D7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使用RS485串口时，将RS485线接至端口上（ttl转485），打开sscom5和mobaxterm对接收发。</w:t>
      </w:r>
    </w:p>
    <w:p w14:paraId="689C03B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x90是x23模块引出的设备带有其中2个RS485，先查看是否识别到串口设备ttyAMA和ttyACM</w:t>
      </w:r>
      <w:r>
        <w:rPr>
          <w:rFonts w:hint="eastAsia" w:ascii="Times New Roman" w:hAnsi="Times New Roman" w:eastAsia="宋体" w:cs="Times New Roman"/>
          <w:sz w:val="24"/>
          <w:szCs w:val="24"/>
          <w:lang w:eastAsia="zh-CN"/>
        </w:rPr>
        <w:t>。</w:t>
      </w:r>
    </w:p>
    <w:p w14:paraId="2EB08E82">
      <w:pPr>
        <w:pStyle w:val="12"/>
        <w:keepNext w:val="0"/>
        <w:keepLines w:val="0"/>
        <w:pageBreakBefore w:val="0"/>
        <w:widowControl/>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eastAsia="宋体"/>
          <w:b w:val="0"/>
          <w:bCs w:val="0"/>
          <w:color w:val="0000FB"/>
          <w:sz w:val="24"/>
          <w:szCs w:val="24"/>
          <w:lang w:val="en-US" w:eastAsia="zh-CN"/>
        </w:rPr>
      </w:pPr>
      <w:r>
        <w:rPr>
          <w:rFonts w:hint="eastAsia" w:ascii="Times New Roman" w:hAnsi="Times New Roman" w:eastAsia="宋体" w:cs="Times New Roman"/>
          <w:color w:val="0000FB"/>
          <w:sz w:val="24"/>
          <w:szCs w:val="24"/>
          <w:lang w:val="en-US" w:eastAsia="zh-CN"/>
        </w:rPr>
        <w:t>ls /dev</w:t>
      </w:r>
    </w:p>
    <w:p w14:paraId="3F49DB3E">
      <w:pPr>
        <w:pStyle w:val="12"/>
        <w:keepNext w:val="0"/>
        <w:keepLines w:val="0"/>
        <w:pageBreakBefore w:val="0"/>
        <w:widowControl w:val="0"/>
        <w:kinsoku/>
        <w:wordWrap/>
        <w:overflowPunct/>
        <w:topLinePunct w:val="0"/>
        <w:autoSpaceDE/>
        <w:autoSpaceDN/>
        <w:bidi w:val="0"/>
        <w:adjustRightInd/>
        <w:snapToGrid/>
        <w:spacing w:before="0" w:beforeLines="0" w:after="0" w:line="360" w:lineRule="auto"/>
        <w:ind w:left="0" w:leftChars="0" w:firstLine="0" w:firstLineChars="0"/>
        <w:textAlignment w:val="auto"/>
        <w:outlineLvl w:val="9"/>
        <w:rPr>
          <w:rFonts w:hint="eastAsia" w:ascii="Times New Roman" w:hAnsi="Times New Roman" w:eastAsia="宋体" w:cs="宋体"/>
          <w:sz w:val="24"/>
          <w:szCs w:val="24"/>
          <w:lang w:val="en-US" w:eastAsia="zh-CN"/>
        </w:rPr>
      </w:pPr>
      <w:r>
        <w:rPr>
          <w:rFonts w:ascii="Times New Roman" w:hAnsi="Times New Roman" w:eastAsia="宋体"/>
          <w:sz w:val="24"/>
          <w:szCs w:val="24"/>
        </w:rPr>
        <w:drawing>
          <wp:inline distT="0" distB="0" distL="114300" distR="114300">
            <wp:extent cx="5273040" cy="1398270"/>
            <wp:effectExtent l="0" t="0" r="3810" b="1143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4"/>
                    <a:stretch>
                      <a:fillRect/>
                    </a:stretch>
                  </pic:blipFill>
                  <pic:spPr>
                    <a:xfrm>
                      <a:off x="0" y="0"/>
                      <a:ext cx="5273040" cy="1398270"/>
                    </a:xfrm>
                    <a:prstGeom prst="rect">
                      <a:avLst/>
                    </a:prstGeom>
                    <a:noFill/>
                    <a:ln>
                      <a:noFill/>
                    </a:ln>
                  </pic:spPr>
                </pic:pic>
              </a:graphicData>
            </a:graphic>
          </wp:inline>
        </w:drawing>
      </w:r>
    </w:p>
    <w:p w14:paraId="430CA9AB">
      <w:pPr>
        <w:pStyle w:val="12"/>
        <w:keepNext w:val="0"/>
        <w:keepLines w:val="0"/>
        <w:pageBreakBefore w:val="0"/>
        <w:widowControl w:val="0"/>
        <w:kinsoku/>
        <w:wordWrap/>
        <w:overflowPunct/>
        <w:topLinePunct w:val="0"/>
        <w:autoSpaceDE/>
        <w:autoSpaceDN/>
        <w:bidi w:val="0"/>
        <w:adjustRightInd/>
        <w:snapToGrid/>
        <w:spacing w:before="0" w:beforeLines="0" w:after="0" w:line="360" w:lineRule="auto"/>
        <w:ind w:left="0" w:leftChars="0"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如未识别到设备“</w:t>
      </w:r>
      <w:r>
        <w:rPr>
          <w:rFonts w:hint="eastAsia" w:ascii="Times New Roman" w:hAnsi="Times New Roman" w:eastAsia="宋体" w:cs="Times New Roman"/>
          <w:sz w:val="24"/>
          <w:szCs w:val="24"/>
          <w:lang w:val="en-US" w:eastAsia="zh-CN"/>
        </w:rPr>
        <w:t>ttyAMA2和ttyAMA4</w:t>
      </w:r>
      <w:r>
        <w:rPr>
          <w:rFonts w:hint="eastAsia" w:ascii="Times New Roman" w:hAnsi="Times New Roman" w:eastAsia="宋体" w:cs="宋体"/>
          <w:sz w:val="24"/>
          <w:szCs w:val="24"/>
          <w:lang w:val="en-US" w:eastAsia="zh-CN"/>
        </w:rPr>
        <w:t>”，检查启动文件中是否添加如下配置，把</w:t>
      </w:r>
      <w:r>
        <w:rPr>
          <w:rFonts w:hint="default" w:ascii="Times New Roman" w:hAnsi="Times New Roman" w:eastAsia="宋体" w:cs="Times New Roman"/>
          <w:sz w:val="24"/>
          <w:szCs w:val="24"/>
          <w:lang w:val="en-US" w:eastAsia="zh-CN"/>
        </w:rPr>
        <w:t>UART</w:t>
      </w:r>
      <w:r>
        <w:rPr>
          <w:rFonts w:hint="eastAsia" w:ascii="Times New Roman" w:hAnsi="Times New Roman" w:eastAsia="宋体" w:cs="宋体"/>
          <w:sz w:val="24"/>
          <w:szCs w:val="24"/>
          <w:lang w:val="en-US" w:eastAsia="zh-CN"/>
        </w:rPr>
        <w:t>复用到</w:t>
      </w:r>
      <w:r>
        <w:rPr>
          <w:rFonts w:hint="default" w:ascii="Times New Roman" w:hAnsi="Times New Roman" w:eastAsia="宋体" w:cs="Times New Roman"/>
          <w:sz w:val="24"/>
          <w:szCs w:val="24"/>
          <w:lang w:val="en-US" w:eastAsia="zh-CN"/>
        </w:rPr>
        <w:t>GPIO</w:t>
      </w:r>
      <w:r>
        <w:rPr>
          <w:rFonts w:hint="eastAsia" w:ascii="Times New Roman" w:hAnsi="Times New Roman" w:eastAsia="宋体" w:cs="Times New Roman"/>
          <w:sz w:val="24"/>
          <w:szCs w:val="24"/>
          <w:lang w:val="en-US" w:eastAsia="zh-CN"/>
        </w:rPr>
        <w:t>。</w:t>
      </w:r>
    </w:p>
    <w:p w14:paraId="0F19DAF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cs="Times New Roman"/>
          <w:sz w:val="24"/>
          <w:szCs w:val="24"/>
          <w:lang w:val="en-US" w:eastAsia="zh-CN"/>
        </w:rPr>
      </w:pPr>
      <w:r>
        <w:rPr>
          <w:rFonts w:ascii="Times New Roman" w:hAnsi="Times New Roman" w:eastAsia="宋体" w:cs="宋体"/>
          <w:sz w:val="24"/>
          <w:szCs w:val="24"/>
        </w:rPr>
        <w:t>启用</w:t>
      </w:r>
      <w:r>
        <w:rPr>
          <w:rFonts w:ascii="Times New Roman" w:hAnsi="Times New Roman" w:eastAsia="宋体" w:cs="Times New Roman"/>
          <w:sz w:val="24"/>
          <w:szCs w:val="24"/>
        </w:rPr>
        <w:t> UART2 </w:t>
      </w:r>
      <w:r>
        <w:rPr>
          <w:rFonts w:ascii="Times New Roman" w:hAnsi="Times New Roman" w:eastAsia="宋体" w:cs="宋体"/>
          <w:sz w:val="24"/>
          <w:szCs w:val="24"/>
        </w:rPr>
        <w:t>并复用到</w:t>
      </w:r>
      <w:r>
        <w:rPr>
          <w:rFonts w:ascii="Times New Roman" w:hAnsi="Times New Roman" w:eastAsia="宋体" w:cs="Times New Roman"/>
          <w:sz w:val="24"/>
          <w:szCs w:val="24"/>
        </w:rPr>
        <w:t> GPIO4 (TXD) </w:t>
      </w:r>
      <w:r>
        <w:rPr>
          <w:rFonts w:ascii="Times New Roman" w:hAnsi="Times New Roman" w:eastAsia="宋体" w:cs="宋体"/>
          <w:sz w:val="24"/>
          <w:szCs w:val="24"/>
        </w:rPr>
        <w:t>和</w:t>
      </w:r>
      <w:r>
        <w:rPr>
          <w:rFonts w:ascii="Times New Roman" w:hAnsi="Times New Roman" w:eastAsia="宋体" w:cs="Times New Roman"/>
          <w:sz w:val="24"/>
          <w:szCs w:val="24"/>
        </w:rPr>
        <w:t> GPIO5 (RXD)</w:t>
      </w:r>
      <w:r>
        <w:rPr>
          <w:rFonts w:hint="eastAsia" w:ascii="Times New Roman" w:hAnsi="Times New Roman" w:eastAsia="宋体" w:cs="Times New Roman"/>
          <w:sz w:val="24"/>
          <w:szCs w:val="24"/>
          <w:lang w:eastAsia="zh-CN"/>
        </w:rPr>
        <w:t>。</w:t>
      </w:r>
    </w:p>
    <w:p w14:paraId="7408799E">
      <w:pPr>
        <w:pStyle w:val="12"/>
        <w:keepNext w:val="0"/>
        <w:keepLines w:val="0"/>
        <w:pageBreakBefore w:val="0"/>
        <w:shd w:val="clear" w:fill="E7E6E6" w:themeFill="background2"/>
        <w:kinsoku/>
        <w:wordWrap/>
        <w:overflowPunct/>
        <w:topLinePunct w:val="0"/>
        <w:autoSpaceDE/>
        <w:autoSpaceDN/>
        <w:bidi w:val="0"/>
        <w:snapToGrid/>
        <w:spacing w:line="360" w:lineRule="auto"/>
        <w:ind w:left="0" w:leftChars="0" w:firstLine="420" w:firstLineChars="0"/>
        <w:outlineLvl w:val="9"/>
        <w:rPr>
          <w:rFonts w:hint="default" w:ascii="Times New Roman" w:hAnsi="Times New Roman" w:eastAsia="宋体"/>
          <w:b w:val="0"/>
          <w:bCs w:val="0"/>
          <w:color w:val="0000FB"/>
          <w:sz w:val="24"/>
          <w:szCs w:val="24"/>
          <w:lang w:val="en-US" w:eastAsia="zh-CN"/>
        </w:rPr>
      </w:pPr>
      <w:r>
        <w:rPr>
          <w:rFonts w:ascii="Times New Roman" w:hAnsi="Times New Roman" w:eastAsia="宋体" w:cs="Times New Roman"/>
          <w:color w:val="0000FB"/>
          <w:sz w:val="24"/>
          <w:szCs w:val="24"/>
        </w:rPr>
        <w:t>sudo nano /boot/firmware/config.txt</w:t>
      </w:r>
      <w:r>
        <w:rPr>
          <w:rFonts w:hint="eastAsia" w:ascii="Times New Roman" w:hAnsi="Times New Roman" w:eastAsia="宋体" w:cs="Times New Roman"/>
          <w:color w:val="0000FB"/>
          <w:sz w:val="24"/>
          <w:szCs w:val="24"/>
          <w:lang w:val="en-US" w:eastAsia="zh-CN"/>
        </w:rPr>
        <w:t xml:space="preserve">          </w:t>
      </w:r>
      <w:r>
        <w:rPr>
          <w:rFonts w:hint="eastAsia" w:ascii="Times New Roman" w:hAnsi="Times New Roman" w:eastAsia="宋体" w:cs="Times New Roman"/>
          <w:color w:val="auto"/>
          <w:sz w:val="24"/>
          <w:szCs w:val="24"/>
          <w:lang w:val="en-US" w:eastAsia="zh-CN"/>
        </w:rPr>
        <w:t>//打开启动文件</w:t>
      </w:r>
    </w:p>
    <w:p w14:paraId="4C433818">
      <w:pPr>
        <w:pStyle w:val="12"/>
        <w:keepNext w:val="0"/>
        <w:keepLines w:val="0"/>
        <w:pageBreakBefore w:val="0"/>
        <w:widowControl/>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eastAsia="宋体" w:cs="Times New Roman"/>
          <w:color w:val="0000FB"/>
          <w:sz w:val="24"/>
          <w:szCs w:val="24"/>
          <w:lang w:val="en-US" w:eastAsia="zh-CN"/>
        </w:rPr>
      </w:pPr>
      <w:r>
        <w:rPr>
          <w:rFonts w:ascii="Times New Roman" w:hAnsi="Times New Roman" w:eastAsia="宋体" w:cs="Times New Roman"/>
          <w:color w:val="0000FB"/>
          <w:sz w:val="24"/>
          <w:szCs w:val="24"/>
        </w:rPr>
        <w:t>dtoverlay=uart2,txd2_pin=4,rxd2_pin=5</w:t>
      </w:r>
      <w:r>
        <w:rPr>
          <w:rFonts w:hint="eastAsia" w:ascii="Times New Roman" w:hAnsi="Times New Roman" w:eastAsia="宋体" w:cs="Times New Roman"/>
          <w:color w:val="0000FB"/>
          <w:sz w:val="24"/>
          <w:szCs w:val="24"/>
          <w:lang w:val="en-US" w:eastAsia="zh-CN"/>
        </w:rPr>
        <w:t xml:space="preserve">       </w:t>
      </w:r>
      <w:r>
        <w:rPr>
          <w:rFonts w:hint="eastAsia" w:ascii="Times New Roman" w:hAnsi="Times New Roman" w:eastAsia="宋体" w:cs="Times New Roman"/>
          <w:color w:val="auto"/>
          <w:sz w:val="24"/>
          <w:szCs w:val="24"/>
          <w:lang w:val="en-US" w:eastAsia="zh-CN"/>
        </w:rPr>
        <w:t>//在末尾添加语句</w:t>
      </w:r>
    </w:p>
    <w:p w14:paraId="130740B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cs="Times New Roman"/>
          <w:sz w:val="24"/>
          <w:szCs w:val="24"/>
          <w:lang w:eastAsia="zh-CN"/>
        </w:rPr>
      </w:pPr>
      <w:r>
        <w:rPr>
          <w:rFonts w:ascii="Times New Roman" w:hAnsi="Times New Roman" w:eastAsia="宋体" w:cs="宋体"/>
          <w:sz w:val="24"/>
          <w:szCs w:val="24"/>
        </w:rPr>
        <w:t>启用</w:t>
      </w:r>
      <w:r>
        <w:rPr>
          <w:rFonts w:ascii="Times New Roman" w:hAnsi="Times New Roman" w:eastAsia="宋体" w:cs="Times New Roman"/>
          <w:sz w:val="24"/>
          <w:szCs w:val="24"/>
        </w:rPr>
        <w:t> UART4 </w:t>
      </w:r>
      <w:r>
        <w:rPr>
          <w:rFonts w:ascii="Times New Roman" w:hAnsi="Times New Roman" w:eastAsia="宋体" w:cs="宋体"/>
          <w:sz w:val="24"/>
          <w:szCs w:val="24"/>
        </w:rPr>
        <w:t>并复用到</w:t>
      </w:r>
      <w:r>
        <w:rPr>
          <w:rFonts w:ascii="Times New Roman" w:hAnsi="Times New Roman" w:eastAsia="宋体" w:cs="Times New Roman"/>
          <w:sz w:val="24"/>
          <w:szCs w:val="24"/>
        </w:rPr>
        <w:t> GPIO12 (TXD) </w:t>
      </w:r>
      <w:r>
        <w:rPr>
          <w:rFonts w:ascii="Times New Roman" w:hAnsi="Times New Roman" w:eastAsia="宋体" w:cs="宋体"/>
          <w:sz w:val="24"/>
          <w:szCs w:val="24"/>
        </w:rPr>
        <w:t>和</w:t>
      </w:r>
      <w:r>
        <w:rPr>
          <w:rFonts w:ascii="Times New Roman" w:hAnsi="Times New Roman" w:eastAsia="宋体" w:cs="Times New Roman"/>
          <w:sz w:val="24"/>
          <w:szCs w:val="24"/>
        </w:rPr>
        <w:t> GPIO13 (RXD)</w:t>
      </w:r>
      <w:r>
        <w:rPr>
          <w:rFonts w:hint="eastAsia" w:ascii="Times New Roman" w:hAnsi="Times New Roman" w:eastAsia="宋体" w:cs="Times New Roman"/>
          <w:sz w:val="24"/>
          <w:szCs w:val="24"/>
          <w:lang w:eastAsia="zh-CN"/>
        </w:rPr>
        <w:t>。</w:t>
      </w:r>
    </w:p>
    <w:p w14:paraId="22A3ED8D">
      <w:pPr>
        <w:pStyle w:val="12"/>
        <w:keepNext w:val="0"/>
        <w:keepLines w:val="0"/>
        <w:pageBreakBefore w:val="0"/>
        <w:widowControl/>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ascii="Times New Roman" w:hAnsi="Times New Roman" w:eastAsia="宋体" w:cs="Times New Roman"/>
          <w:color w:val="0000FB"/>
          <w:sz w:val="24"/>
          <w:szCs w:val="24"/>
        </w:rPr>
      </w:pPr>
      <w:r>
        <w:rPr>
          <w:rFonts w:ascii="Times New Roman" w:hAnsi="Times New Roman" w:eastAsia="宋体" w:cs="Times New Roman"/>
          <w:color w:val="0000FB"/>
          <w:sz w:val="24"/>
          <w:szCs w:val="24"/>
        </w:rPr>
        <w:t>dtoverlay=uart4,txd2_pin=12,rxd2_pin=13</w:t>
      </w:r>
    </w:p>
    <w:p w14:paraId="7CBB256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eastAsia" w:ascii="Times New Roman" w:hAnsi="Times New Roman" w:eastAsia="宋体"/>
          <w:b w:val="0"/>
          <w:bCs w:val="0"/>
          <w:sz w:val="24"/>
          <w:szCs w:val="24"/>
          <w:lang w:val="en-US" w:eastAsia="zh-CN"/>
        </w:rPr>
      </w:pPr>
      <w:r>
        <w:rPr>
          <w:rFonts w:ascii="Times New Roman" w:hAnsi="Times New Roman" w:eastAsia="宋体"/>
          <w:sz w:val="24"/>
          <w:szCs w:val="24"/>
        </w:rPr>
        <w:drawing>
          <wp:inline distT="0" distB="0" distL="114300" distR="114300">
            <wp:extent cx="5269865" cy="636270"/>
            <wp:effectExtent l="0" t="0" r="6985" b="1143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5"/>
                    <a:stretch>
                      <a:fillRect/>
                    </a:stretch>
                  </pic:blipFill>
                  <pic:spPr>
                    <a:xfrm>
                      <a:off x="0" y="0"/>
                      <a:ext cx="5269865" cy="636270"/>
                    </a:xfrm>
                    <a:prstGeom prst="rect">
                      <a:avLst/>
                    </a:prstGeom>
                    <a:noFill/>
                    <a:ln>
                      <a:noFill/>
                    </a:ln>
                  </pic:spPr>
                </pic:pic>
              </a:graphicData>
            </a:graphic>
          </wp:inline>
        </w:drawing>
      </w:r>
    </w:p>
    <w:p w14:paraId="4F7C1BC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eastAsia="宋体"/>
          <w:b w:val="0"/>
          <w:bCs w:val="0"/>
          <w:sz w:val="24"/>
          <w:szCs w:val="24"/>
          <w:lang w:val="en-US" w:eastAsia="zh-CN"/>
        </w:rPr>
      </w:pPr>
      <w:r>
        <w:rPr>
          <w:rFonts w:hint="eastAsia" w:ascii="Times New Roman" w:hAnsi="Times New Roman" w:eastAsia="宋体"/>
          <w:b w:val="0"/>
          <w:bCs w:val="0"/>
          <w:sz w:val="24"/>
          <w:szCs w:val="24"/>
          <w:lang w:val="en-US" w:eastAsia="zh-CN"/>
        </w:rPr>
        <w:t>设置完后重启设备通过指令查看</w:t>
      </w:r>
    </w:p>
    <w:p w14:paraId="65D3E1BE">
      <w:pPr>
        <w:pStyle w:val="12"/>
        <w:keepNext w:val="0"/>
        <w:keepLines w:val="0"/>
        <w:pageBreakBefore w:val="0"/>
        <w:widowControl/>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eastAsia="宋体" w:cs="Times New Roman"/>
          <w:color w:val="0000FB"/>
          <w:sz w:val="24"/>
          <w:szCs w:val="24"/>
          <w:lang w:val="en-US" w:eastAsia="zh-CN"/>
        </w:rPr>
      </w:pPr>
      <w:r>
        <w:rPr>
          <w:rFonts w:hint="eastAsia" w:ascii="Times New Roman" w:hAnsi="Times New Roman" w:eastAsia="宋体" w:cs="Times New Roman"/>
          <w:color w:val="0000FB"/>
          <w:sz w:val="24"/>
          <w:szCs w:val="24"/>
          <w:lang w:val="en-US" w:eastAsia="zh-CN"/>
        </w:rPr>
        <w:t>ls /dev/ttyA*</w:t>
      </w:r>
    </w:p>
    <w:p w14:paraId="1FB84D7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ascii="Times New Roman" w:hAnsi="Times New Roman" w:eastAsia="宋体"/>
          <w:b w:val="0"/>
          <w:bCs w:val="0"/>
          <w:sz w:val="24"/>
          <w:szCs w:val="24"/>
          <w:lang w:val="en-US" w:eastAsia="zh-CN"/>
        </w:rPr>
      </w:pPr>
      <w:r>
        <w:rPr>
          <w:rFonts w:ascii="Times New Roman" w:hAnsi="Times New Roman" w:eastAsia="宋体"/>
          <w:sz w:val="24"/>
          <w:szCs w:val="24"/>
        </w:rPr>
        <w:drawing>
          <wp:inline distT="0" distB="0" distL="114300" distR="114300">
            <wp:extent cx="5271135" cy="497205"/>
            <wp:effectExtent l="0" t="0" r="5715" b="1714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6"/>
                    <a:stretch>
                      <a:fillRect/>
                    </a:stretch>
                  </pic:blipFill>
                  <pic:spPr>
                    <a:xfrm>
                      <a:off x="0" y="0"/>
                      <a:ext cx="5271135" cy="497205"/>
                    </a:xfrm>
                    <a:prstGeom prst="rect">
                      <a:avLst/>
                    </a:prstGeom>
                    <a:noFill/>
                    <a:ln>
                      <a:noFill/>
                    </a:ln>
                  </pic:spPr>
                </pic:pic>
              </a:graphicData>
            </a:graphic>
          </wp:inline>
        </w:drawing>
      </w:r>
    </w:p>
    <w:p w14:paraId="42005154">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b w:val="0"/>
          <w:bCs w:val="0"/>
          <w:sz w:val="24"/>
          <w:szCs w:val="24"/>
          <w:lang w:val="en-US" w:eastAsia="zh-CN"/>
        </w:rPr>
        <w:t>BL246中“ttyACM0-TX”和“ttyACM0-RX”表示一组RS485串口线。使用RS485串口时，将RS485线接至端口上，如x90模块中有ttyACM0和ttyAMA2两个串口，以ttyAMA2为例，其设备文件为/dev/ttyACM2；设置其波特率设为 115200，8N1，无校验位。</w:t>
      </w:r>
    </w:p>
    <w:p w14:paraId="37BFCA67">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24"/>
          <w:lang w:val="en-US" w:eastAsia="zh-CN" w:bidi="ar-SA"/>
        </w:rPr>
      </w:pPr>
      <w:r>
        <w:rPr>
          <w:rFonts w:hint="default" w:ascii="Times New Roman" w:hAnsi="Times New Roman" w:eastAsia="宋体" w:cs="宋体"/>
          <w:color w:val="0000FF"/>
          <w:kern w:val="2"/>
          <w:sz w:val="24"/>
          <w:szCs w:val="24"/>
          <w:lang w:val="en-US" w:eastAsia="zh-CN" w:bidi="ar-SA"/>
        </w:rPr>
        <w:t>stty -F /dev/tty</w:t>
      </w:r>
      <w:r>
        <w:rPr>
          <w:rFonts w:hint="eastAsia" w:ascii="Times New Roman" w:hAnsi="Times New Roman" w:eastAsia="宋体" w:cs="宋体"/>
          <w:color w:val="0000FF"/>
          <w:kern w:val="2"/>
          <w:sz w:val="24"/>
          <w:szCs w:val="24"/>
          <w:lang w:val="en-US" w:eastAsia="zh-CN" w:bidi="ar-SA"/>
        </w:rPr>
        <w:t>AMA2</w:t>
      </w:r>
      <w:r>
        <w:rPr>
          <w:rFonts w:hint="default" w:ascii="Times New Roman" w:hAnsi="Times New Roman" w:eastAsia="宋体" w:cs="宋体"/>
          <w:color w:val="0000FF"/>
          <w:kern w:val="2"/>
          <w:sz w:val="24"/>
          <w:szCs w:val="24"/>
          <w:lang w:val="en-US" w:eastAsia="zh-CN" w:bidi="ar-SA"/>
        </w:rPr>
        <w:t xml:space="preserve"> ispeed 115200 ospeed 115200 cs8</w:t>
      </w:r>
    </w:p>
    <w:p w14:paraId="00AEC6D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24"/>
          <w:lang w:val="en-US" w:eastAsia="zh-CN" w:bidi="ar-SA"/>
        </w:rPr>
      </w:pPr>
      <w:r>
        <w:rPr>
          <w:rFonts w:hint="eastAsia" w:ascii="Times New Roman" w:hAnsi="Times New Roman" w:eastAsia="宋体" w:cs="宋体"/>
          <w:color w:val="0000FF"/>
          <w:kern w:val="2"/>
          <w:sz w:val="24"/>
          <w:szCs w:val="24"/>
          <w:lang w:val="en-US" w:eastAsia="zh-CN" w:bidi="ar-SA"/>
        </w:rPr>
        <w:t xml:space="preserve">echo 12345 &gt; /dev/ttyAMA2     </w:t>
      </w:r>
      <w:r>
        <w:rPr>
          <w:rFonts w:hint="eastAsia" w:ascii="Times New Roman" w:hAnsi="Times New Roman" w:eastAsia="宋体" w:cs="宋体"/>
          <w:color w:val="auto"/>
          <w:kern w:val="2"/>
          <w:sz w:val="24"/>
          <w:szCs w:val="24"/>
          <w:lang w:val="en-US" w:eastAsia="zh-CN" w:bidi="ar-SA"/>
        </w:rPr>
        <w:t>//通过RS485-2端口发送数据</w:t>
      </w:r>
    </w:p>
    <w:p w14:paraId="42D3CC7B">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ascii="Times New Roman" w:hAnsi="Times New Roman" w:eastAsia="宋体"/>
          <w:sz w:val="24"/>
          <w:szCs w:val="24"/>
        </w:rPr>
      </w:pPr>
      <w:r>
        <w:rPr>
          <w:rFonts w:hint="eastAsia" w:ascii="Times New Roman" w:hAnsi="Times New Roman" w:eastAsia="宋体" w:cs="宋体"/>
          <w:color w:val="0000FF"/>
          <w:kern w:val="2"/>
          <w:sz w:val="24"/>
          <w:szCs w:val="24"/>
          <w:lang w:val="en-US" w:eastAsia="zh-CN" w:bidi="ar-SA"/>
        </w:rPr>
        <w:t>cat /dev/ttyAMA2</w:t>
      </w:r>
      <w:r>
        <w:rPr>
          <w:rFonts w:hint="eastAsia" w:ascii="Times New Roman" w:hAnsi="Times New Roman" w:eastAsia="宋体" w:cs="宋体"/>
          <w:color w:val="auto"/>
          <w:kern w:val="2"/>
          <w:sz w:val="24"/>
          <w:szCs w:val="24"/>
          <w:lang w:val="en-US" w:eastAsia="zh-CN" w:bidi="ar-SA"/>
        </w:rPr>
        <w:t xml:space="preserve">          //等待查看接收到的数据</w:t>
      </w:r>
    </w:p>
    <w:p w14:paraId="3E1F177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b w:val="0"/>
          <w:bCs w:val="0"/>
          <w:sz w:val="24"/>
          <w:szCs w:val="24"/>
          <w:lang w:val="en-US" w:eastAsia="zh-CN"/>
        </w:rPr>
      </w:pPr>
      <w:r>
        <w:rPr>
          <w:rFonts w:hint="eastAsia" w:ascii="Times New Roman" w:hAnsi="Times New Roman" w:eastAsia="宋体"/>
          <w:b w:val="0"/>
          <w:bCs w:val="0"/>
          <w:sz w:val="24"/>
          <w:szCs w:val="24"/>
          <w:lang w:val="en-US" w:eastAsia="zh-CN"/>
        </w:rPr>
        <w:t>按“Ctrl+C”停止。</w:t>
      </w:r>
    </w:p>
    <w:p w14:paraId="2115BBA5">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串口助手收到数据</w:t>
      </w:r>
    </w:p>
    <w:p w14:paraId="53791341">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5272405" cy="179705"/>
            <wp:effectExtent l="0" t="0" r="4445" b="1079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17"/>
                    <a:stretch>
                      <a:fillRect/>
                    </a:stretch>
                  </pic:blipFill>
                  <pic:spPr>
                    <a:xfrm>
                      <a:off x="0" y="0"/>
                      <a:ext cx="5272405" cy="179705"/>
                    </a:xfrm>
                    <a:prstGeom prst="rect">
                      <a:avLst/>
                    </a:prstGeom>
                    <a:noFill/>
                    <a:ln>
                      <a:noFill/>
                    </a:ln>
                  </pic:spPr>
                </pic:pic>
              </a:graphicData>
            </a:graphic>
          </wp:inline>
        </w:drawing>
      </w:r>
    </w:p>
    <w:p w14:paraId="750B221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串口助手发送数据</w:t>
      </w:r>
    </w:p>
    <w:p w14:paraId="0E848CA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ascii="Times New Roman" w:hAnsi="Times New Roman" w:eastAsia="宋体"/>
          <w:sz w:val="24"/>
          <w:szCs w:val="24"/>
          <w:lang w:val="en-US" w:eastAsia="zh-CN"/>
        </w:rPr>
      </w:pPr>
      <w:r>
        <w:rPr>
          <w:rFonts w:ascii="Times New Roman" w:hAnsi="Times New Roman" w:eastAsia="宋体"/>
          <w:sz w:val="24"/>
          <w:szCs w:val="24"/>
        </w:rPr>
        <w:drawing>
          <wp:inline distT="0" distB="0" distL="114300" distR="114300">
            <wp:extent cx="5267325" cy="364490"/>
            <wp:effectExtent l="0" t="0" r="9525" b="16510"/>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18"/>
                    <a:stretch>
                      <a:fillRect/>
                    </a:stretch>
                  </pic:blipFill>
                  <pic:spPr>
                    <a:xfrm>
                      <a:off x="0" y="0"/>
                      <a:ext cx="5267325" cy="364490"/>
                    </a:xfrm>
                    <a:prstGeom prst="rect">
                      <a:avLst/>
                    </a:prstGeom>
                    <a:noFill/>
                    <a:ln>
                      <a:noFill/>
                    </a:ln>
                  </pic:spPr>
                </pic:pic>
              </a:graphicData>
            </a:graphic>
          </wp:inline>
        </w:drawing>
      </w:r>
    </w:p>
    <w:p w14:paraId="16B945D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ascii="Times New Roman" w:hAnsi="Times New Roman" w:eastAsia="宋体"/>
          <w:sz w:val="24"/>
          <w:szCs w:val="24"/>
        </w:rPr>
      </w:pPr>
      <w:r>
        <w:rPr>
          <w:rFonts w:hint="eastAsia" w:ascii="Times New Roman" w:hAnsi="Times New Roman" w:eastAsia="宋体"/>
          <w:sz w:val="24"/>
          <w:szCs w:val="24"/>
          <w:lang w:val="en-US" w:eastAsia="zh-CN"/>
        </w:rPr>
        <w:t>终端界面收到数据</w:t>
      </w:r>
    </w:p>
    <w:p w14:paraId="0C24843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eastAsia" w:ascii="Times New Roman" w:hAnsi="Times New Roman" w:eastAsia="宋体"/>
          <w:b w:val="0"/>
          <w:bCs w:val="0"/>
          <w:sz w:val="24"/>
          <w:szCs w:val="24"/>
          <w:lang w:val="en-US" w:eastAsia="zh-CN"/>
        </w:rPr>
      </w:pPr>
      <w:r>
        <w:rPr>
          <w:rFonts w:ascii="Times New Roman" w:hAnsi="Times New Roman" w:eastAsia="宋体"/>
          <w:sz w:val="24"/>
          <w:szCs w:val="24"/>
        </w:rPr>
        <w:drawing>
          <wp:inline distT="0" distB="0" distL="114300" distR="114300">
            <wp:extent cx="5273675" cy="458470"/>
            <wp:effectExtent l="0" t="0" r="3175" b="17780"/>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19"/>
                    <a:stretch>
                      <a:fillRect/>
                    </a:stretch>
                  </pic:blipFill>
                  <pic:spPr>
                    <a:xfrm>
                      <a:off x="0" y="0"/>
                      <a:ext cx="5273675" cy="458470"/>
                    </a:xfrm>
                    <a:prstGeom prst="rect">
                      <a:avLst/>
                    </a:prstGeom>
                    <a:noFill/>
                    <a:ln>
                      <a:noFill/>
                    </a:ln>
                  </pic:spPr>
                </pic:pic>
              </a:graphicData>
            </a:graphic>
          </wp:inline>
        </w:drawing>
      </w:r>
    </w:p>
    <w:p w14:paraId="001B929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eastAsia" w:ascii="Times New Roman" w:hAnsi="Times New Roman" w:eastAsia="宋体"/>
          <w:b w:val="0"/>
          <w:bCs w:val="0"/>
          <w:sz w:val="24"/>
          <w:szCs w:val="24"/>
          <w:lang w:val="en-US" w:eastAsia="zh-CN"/>
        </w:rPr>
      </w:pPr>
      <w:r>
        <w:rPr>
          <w:rFonts w:hint="eastAsia" w:ascii="Times New Roman" w:hAnsi="Times New Roman" w:eastAsia="宋体"/>
          <w:b w:val="0"/>
          <w:bCs w:val="0"/>
          <w:sz w:val="24"/>
          <w:szCs w:val="24"/>
          <w:lang w:val="en-US" w:eastAsia="zh-CN"/>
        </w:rPr>
        <w:t>按“Ctrl+C”停止。</w:t>
      </w:r>
    </w:p>
    <w:p w14:paraId="4BC2435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rFonts w:hint="default" w:ascii="Times New Roman" w:hAnsi="Times New Roman" w:eastAsia="宋体"/>
          <w:b w:val="0"/>
          <w:bCs w:val="0"/>
          <w:sz w:val="24"/>
          <w:szCs w:val="24"/>
          <w:lang w:val="en-US" w:eastAsia="zh-CN"/>
        </w:rPr>
      </w:pPr>
      <w:r>
        <w:rPr>
          <w:rFonts w:hint="eastAsia" w:ascii="Times New Roman" w:hAnsi="Times New Roman" w:eastAsia="宋体"/>
          <w:b w:val="0"/>
          <w:bCs w:val="0"/>
          <w:sz w:val="24"/>
          <w:szCs w:val="24"/>
          <w:lang w:val="en-US" w:eastAsia="zh-CN"/>
        </w:rPr>
        <w:t>更换ttyACM0串口继续调试。</w:t>
      </w:r>
    </w:p>
    <w:p w14:paraId="3F0D4C95">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ascii="Times New Roman" w:hAnsi="Times New Roman"/>
          <w:b w:val="0"/>
          <w:bCs w:val="0"/>
          <w:sz w:val="24"/>
          <w:szCs w:val="24"/>
          <w:lang w:val="en-US" w:eastAsia="zh-CN"/>
        </w:rPr>
      </w:pPr>
    </w:p>
    <w:p w14:paraId="18D76BA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ascii="Times New Roman" w:hAnsi="Times New Roman"/>
          <w:b w:val="0"/>
          <w:bCs w:val="0"/>
          <w:sz w:val="24"/>
          <w:szCs w:val="24"/>
          <w:lang w:val="en-US" w:eastAsia="zh-CN"/>
        </w:rPr>
      </w:pPr>
    </w:p>
    <w:p w14:paraId="6EA4DE9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0" w:name="_Toc6778"/>
      <w:bookmarkStart w:id="71" w:name="_Toc27011"/>
      <w:bookmarkStart w:id="72" w:name="_Toc21232"/>
      <w:r>
        <w:rPr>
          <w:rFonts w:hint="eastAsia" w:ascii="Times New Roman" w:hAnsi="Times New Roman" w:cstheme="minorBidi"/>
          <w:b/>
          <w:bCs/>
          <w:kern w:val="2"/>
          <w:sz w:val="28"/>
          <w:szCs w:val="28"/>
          <w:lang w:val="en-US" w:eastAsia="zh-CN" w:bidi="ar-SA"/>
        </w:rPr>
        <w:t>2.3.</w:t>
      </w:r>
      <w:ins w:id="2711" w:author="LKY" w:date="2026-09-15T17:16:59Z">
        <w:r>
          <w:rPr>
            <w:rFonts w:hint="eastAsia" w:ascii="Times New Roman" w:hAnsi="Times New Roman" w:cstheme="minorBidi"/>
            <w:b/>
            <w:bCs/>
            <w:kern w:val="2"/>
            <w:sz w:val="28"/>
            <w:szCs w:val="28"/>
            <w:lang w:val="en-US" w:eastAsia="zh-CN" w:bidi="ar-SA"/>
          </w:rPr>
          <w:t>10</w:t>
        </w:r>
      </w:ins>
      <w:del w:id="2712" w:author="LKY" w:date="2026-09-15T17:16:58Z">
        <w:r>
          <w:rPr>
            <w:rFonts w:hint="eastAsia" w:ascii="Times New Roman" w:hAnsi="Times New Roman" w:cstheme="minorBidi"/>
            <w:b/>
            <w:bCs/>
            <w:kern w:val="2"/>
            <w:sz w:val="28"/>
            <w:szCs w:val="28"/>
            <w:lang w:val="en-US" w:eastAsia="zh-CN" w:bidi="ar-SA"/>
          </w:rPr>
          <w:delText>9</w:delText>
        </w:r>
      </w:del>
      <w:r>
        <w:rPr>
          <w:rFonts w:hint="eastAsia" w:ascii="Times New Roman" w:hAnsi="Times New Roman" w:cstheme="minorBidi"/>
          <w:b/>
          <w:bCs/>
          <w:kern w:val="2"/>
          <w:sz w:val="28"/>
          <w:szCs w:val="28"/>
          <w:lang w:val="en-US" w:eastAsia="zh-CN" w:bidi="ar-SA"/>
        </w:rPr>
        <w:t xml:space="preserve"> N板端口使用</w:t>
      </w:r>
      <w:bookmarkEnd w:id="70"/>
      <w:bookmarkEnd w:id="71"/>
      <w:bookmarkEnd w:id="72"/>
    </w:p>
    <w:p w14:paraId="05B885B7">
      <w:pPr>
        <w:pStyle w:val="12"/>
        <w:widowControl/>
        <w:numPr>
          <w:ilvl w:val="0"/>
          <w:numId w:val="2"/>
          <w:ins w:id="2714" w:author="L" w:date="2026-06-29T13:59:38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2715" w:author="L" w:date="2026-06-29T13:59:26Z">
            <w:rPr>
              <w:rFonts w:hint="eastAsia" w:ascii="Times New Roman" w:hAnsi="Times New Roman" w:cstheme="minorBidi"/>
              <w:b/>
              <w:bCs/>
              <w:kern w:val="2"/>
              <w:sz w:val="28"/>
              <w:szCs w:val="28"/>
              <w:lang w:val="en-US" w:eastAsia="zh-CN" w:bidi="ar-SA"/>
            </w:rPr>
          </w:rPrChange>
        </w:rPr>
        <w:pPrChange w:id="2713" w:author="L" w:date="2026-06-29T13:59:38Z">
          <w:pPr>
            <w:pStyle w:val="12"/>
            <w:ind w:left="0" w:leftChars="0" w:firstLine="0" w:firstLineChars="0"/>
            <w:outlineLvl w:val="9"/>
          </w:pPr>
        </w:pPrChange>
      </w:pPr>
      <w:del w:id="2716" w:author="L" w:date="2026-06-29T13:59:42Z">
        <w:r>
          <w:rPr>
            <w:rFonts w:hint="eastAsia" w:ascii="Times New Roman" w:hAnsi="Times New Roman" w:eastAsia="宋体" w:cs="宋体"/>
            <w:b/>
            <w:bCs w:val="0"/>
            <w:color w:val="auto"/>
            <w:kern w:val="2"/>
            <w:sz w:val="24"/>
            <w:szCs w:val="24"/>
            <w:lang w:val="en-US" w:eastAsia="zh-CN" w:bidi="en-US"/>
            <w:rPrChange w:id="2717" w:author="L" w:date="2026-06-29T13:59:26Z">
              <w:rPr>
                <w:rFonts w:hint="eastAsia" w:ascii="Times New Roman" w:hAnsi="Times New Roman" w:cstheme="minorBidi"/>
                <w:b/>
                <w:bCs/>
                <w:kern w:val="2"/>
                <w:sz w:val="28"/>
                <w:szCs w:val="28"/>
                <w:lang w:val="en-US" w:eastAsia="zh-CN" w:bidi="ar-SA"/>
              </w:rPr>
            </w:rPrChange>
          </w:rPr>
          <w:delText>（</w:delText>
        </w:r>
      </w:del>
      <w:del w:id="2718" w:author="L" w:date="2026-06-29T13:59:42Z">
        <w:r>
          <w:rPr>
            <w:rFonts w:hint="eastAsia" w:ascii="Times New Roman" w:hAnsi="Times New Roman" w:eastAsia="宋体" w:cs="宋体"/>
            <w:b/>
            <w:bCs w:val="0"/>
            <w:color w:val="auto"/>
            <w:kern w:val="2"/>
            <w:sz w:val="24"/>
            <w:szCs w:val="24"/>
            <w:lang w:val="en-US" w:eastAsia="zh-CN" w:bidi="en-US"/>
            <w:rPrChange w:id="2719" w:author="L" w:date="2026-06-29T13:59:26Z">
              <w:rPr>
                <w:rFonts w:hint="eastAsia" w:ascii="Times New Roman" w:hAnsi="Times New Roman" w:cstheme="minorBidi"/>
                <w:b/>
                <w:bCs/>
                <w:kern w:val="2"/>
                <w:sz w:val="28"/>
                <w:szCs w:val="28"/>
                <w:lang w:val="en-US" w:eastAsia="zh-CN" w:bidi="ar-SA"/>
              </w:rPr>
            </w:rPrChange>
          </w:rPr>
          <w:delText>1</w:delText>
        </w:r>
      </w:del>
      <w:del w:id="2720" w:author="L" w:date="2026-06-29T13:59:41Z">
        <w:r>
          <w:rPr>
            <w:rFonts w:hint="eastAsia" w:ascii="Times New Roman" w:hAnsi="Times New Roman" w:eastAsia="宋体" w:cs="宋体"/>
            <w:b/>
            <w:bCs w:val="0"/>
            <w:color w:val="auto"/>
            <w:kern w:val="2"/>
            <w:sz w:val="24"/>
            <w:szCs w:val="24"/>
            <w:lang w:val="en-US" w:eastAsia="zh-CN" w:bidi="en-US"/>
            <w:rPrChange w:id="2721" w:author="L" w:date="2026-06-29T13:59:26Z">
              <w:rPr>
                <w:rFonts w:hint="eastAsia" w:ascii="Times New Roman" w:hAnsi="Times New Roman" w:cstheme="minorBidi"/>
                <w:b/>
                <w:bCs/>
                <w:kern w:val="2"/>
                <w:sz w:val="28"/>
                <w:szCs w:val="28"/>
                <w:lang w:val="en-US" w:eastAsia="zh-CN" w:bidi="ar-SA"/>
              </w:rPr>
            </w:rPrChange>
          </w:rPr>
          <w:delText>）</w:delText>
        </w:r>
      </w:del>
      <w:r>
        <w:rPr>
          <w:rFonts w:hint="eastAsia" w:ascii="Times New Roman" w:hAnsi="Times New Roman" w:eastAsia="宋体" w:cs="宋体"/>
          <w:b/>
          <w:bCs w:val="0"/>
          <w:color w:val="auto"/>
          <w:kern w:val="2"/>
          <w:sz w:val="24"/>
          <w:szCs w:val="24"/>
          <w:lang w:val="en-US" w:eastAsia="zh-CN" w:bidi="en-US"/>
          <w:rPrChange w:id="2722" w:author="L" w:date="2026-06-29T13:59:26Z">
            <w:rPr>
              <w:rFonts w:hint="eastAsia" w:ascii="Times New Roman" w:hAnsi="Times New Roman" w:cstheme="minorBidi"/>
              <w:b/>
              <w:bCs/>
              <w:kern w:val="2"/>
              <w:sz w:val="28"/>
              <w:szCs w:val="28"/>
              <w:lang w:val="en-US" w:eastAsia="zh-CN" w:bidi="ar-SA"/>
            </w:rPr>
          </w:rPrChange>
        </w:rPr>
        <w:t>软件安装</w:t>
      </w:r>
    </w:p>
    <w:p w14:paraId="1431D08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r>
        <w:rPr>
          <w:rFonts w:hint="eastAsia" w:ascii="Times New Roman" w:hAnsi="Times New Roman"/>
          <w:b/>
          <w:bCs/>
          <w:sz w:val="24"/>
          <w:szCs w:val="24"/>
          <w:lang w:val="en-US" w:eastAsia="zh-CN"/>
        </w:rPr>
        <w:t>/ion</w:t>
      </w:r>
      <w:r>
        <w:rPr>
          <w:rFonts w:hint="eastAsia" w:ascii="Times New Roman" w:hAnsi="Times New Roman"/>
          <w:b w:val="0"/>
          <w:bCs w:val="0"/>
          <w:sz w:val="24"/>
          <w:szCs w:val="24"/>
          <w:lang w:val="en-US" w:eastAsia="zh-CN"/>
        </w:rPr>
        <w:t>文件夹下。实际</w:t>
      </w:r>
      <w:ins w:id="2723" w:author="L" w:date="2026-05-21T18:54:47Z">
        <w:r>
          <w:rPr>
            <w:rFonts w:hint="eastAsia" w:ascii="Times New Roman" w:hAnsi="Times New Roman"/>
            <w:b w:val="0"/>
            <w:bCs w:val="0"/>
            <w:sz w:val="24"/>
            <w:szCs w:val="24"/>
            <w:lang w:val="en-US" w:eastAsia="zh-CN"/>
          </w:rPr>
          <w:t>目录</w:t>
        </w:r>
      </w:ins>
      <w:del w:id="2724" w:author="L" w:date="2026-05-21T18:54:42Z">
        <w:r>
          <w:rPr>
            <w:rFonts w:hint="eastAsia" w:ascii="Times New Roman" w:hAnsi="Times New Roman"/>
            <w:b w:val="0"/>
            <w:bCs w:val="0"/>
            <w:sz w:val="24"/>
            <w:szCs w:val="24"/>
            <w:lang w:val="en-US" w:eastAsia="zh-CN"/>
          </w:rPr>
          <w:delText>名称</w:delText>
        </w:r>
      </w:del>
      <w:r>
        <w:rPr>
          <w:rFonts w:hint="eastAsia" w:ascii="Times New Roman" w:hAnsi="Times New Roman"/>
          <w:b w:val="0"/>
          <w:bCs w:val="0"/>
          <w:sz w:val="24"/>
          <w:szCs w:val="24"/>
          <w:lang w:val="en-US" w:eastAsia="zh-CN"/>
        </w:rPr>
        <w:t>请以文件为准。复制需要的bin文件到U盘。</w:t>
      </w:r>
    </w:p>
    <w:p w14:paraId="35829B8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725" w:author="LKY" w:date="2026-05-25T10:59:57Z"/>
          <w:rFonts w:hint="eastAsia" w:ascii="Times New Roman" w:hAnsi="Times New Roman"/>
          <w:b w:val="0"/>
          <w:bCs w:val="0"/>
          <w:sz w:val="24"/>
          <w:szCs w:val="24"/>
          <w:lang w:val="en-US" w:eastAsia="zh-CN"/>
        </w:rPr>
      </w:pPr>
      <w:ins w:id="2726" w:author="LKY" w:date="2026-05-25T10:59:57Z">
        <w:r>
          <w:rPr>
            <w:rFonts w:hint="eastAsia" w:ascii="Times New Roman" w:hAnsi="Times New Roman"/>
            <w:b w:val="0"/>
            <w:bCs w:val="0"/>
            <w:sz w:val="24"/>
            <w:szCs w:val="24"/>
            <w:lang w:val="en-US" w:eastAsia="zh-CN"/>
          </w:rPr>
          <w:t>插上网线写入</w:t>
        </w:r>
      </w:ins>
      <w:ins w:id="2727" w:author="LKY" w:date="2026-05-25T10:59:57Z">
        <w:r>
          <w:rPr>
            <w:rFonts w:hint="eastAsia" w:ascii="Times New Roman" w:hAnsi="Times New Roman"/>
            <w:b w:val="0"/>
            <w:bCs w:val="0"/>
            <w:color w:val="0000FF"/>
            <w:sz w:val="24"/>
            <w:szCs w:val="24"/>
            <w:lang w:val="en-US" w:eastAsia="zh-CN"/>
          </w:rPr>
          <w:t>ifconfig</w:t>
        </w:r>
      </w:ins>
      <w:ins w:id="2728" w:author="LKY" w:date="2026-05-25T10:59:57Z">
        <w:r>
          <w:rPr>
            <w:rFonts w:hint="eastAsia" w:ascii="Times New Roman" w:hAnsi="Times New Roman"/>
            <w:b w:val="0"/>
            <w:bCs w:val="0"/>
            <w:sz w:val="24"/>
            <w:szCs w:val="24"/>
            <w:lang w:val="en-US" w:eastAsia="zh-CN"/>
          </w:rPr>
          <w:t>指令获取IP，通过SSH登录</w:t>
        </w:r>
      </w:ins>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ins w:id="2729" w:author="LKY" w:date="2026-05-25T10:59:57Z"/>
          <w:rFonts w:hint="eastAsia" w:ascii="Times New Roman" w:hAnsi="Times New Roman"/>
          <w:b w:val="0"/>
          <w:bCs w:val="0"/>
          <w:sz w:val="24"/>
          <w:szCs w:val="24"/>
          <w:lang w:val="en-US" w:eastAsia="zh-CN"/>
        </w:rPr>
      </w:pPr>
      <w:ins w:id="2730" w:author="LKY" w:date="2026-05-25T11:00:38Z">
        <w:r>
          <w:rPr/>
          <w:drawing>
            <wp:inline distT="0" distB="0" distL="114300" distR="114300">
              <wp:extent cx="5267325" cy="1046480"/>
              <wp:effectExtent l="0" t="0" r="9525" b="127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20"/>
                      <a:stretch>
                        <a:fillRect/>
                      </a:stretch>
                    </pic:blipFill>
                    <pic:spPr>
                      <a:xfrm>
                        <a:off x="0" y="0"/>
                        <a:ext cx="5267325" cy="1046480"/>
                      </a:xfrm>
                      <a:prstGeom prst="rect">
                        <a:avLst/>
                      </a:prstGeom>
                      <a:noFill/>
                      <a:ln>
                        <a:noFill/>
                      </a:ln>
                    </pic:spPr>
                  </pic:pic>
                </a:graphicData>
              </a:graphic>
            </wp:inline>
          </w:drawing>
        </w:r>
      </w:ins>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ins w:id="2732" w:author="LKY" w:date="2026-05-25T10:59:57Z"/>
          <w:rFonts w:hint="default" w:ascii="Times New Roman" w:hAnsi="Times New Roman"/>
          <w:b w:val="0"/>
          <w:bCs w:val="0"/>
          <w:sz w:val="24"/>
          <w:szCs w:val="24"/>
          <w:lang w:val="en-US" w:eastAsia="zh-CN"/>
        </w:rPr>
      </w:pPr>
      <w:ins w:id="2733" w:author="LKY" w:date="2026-05-25T11:01:24Z">
        <w:r>
          <w:rPr/>
          <w:drawing>
            <wp:inline distT="0" distB="0" distL="114300" distR="114300">
              <wp:extent cx="5267325" cy="3274695"/>
              <wp:effectExtent l="0" t="0" r="9525" b="1905"/>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pic:cNvPicPr>
                        <a:picLocks noChangeAspect="1"/>
                      </pic:cNvPicPr>
                    </pic:nvPicPr>
                    <pic:blipFill>
                      <a:blip r:embed="rId21"/>
                      <a:stretch>
                        <a:fillRect/>
                      </a:stretch>
                    </pic:blipFill>
                    <pic:spPr>
                      <a:xfrm>
                        <a:off x="0" y="0"/>
                        <a:ext cx="5267325" cy="3274695"/>
                      </a:xfrm>
                      <a:prstGeom prst="rect">
                        <a:avLst/>
                      </a:prstGeom>
                      <a:noFill/>
                      <a:ln>
                        <a:noFill/>
                      </a:ln>
                    </pic:spPr>
                  </pic:pic>
                </a:graphicData>
              </a:graphic>
            </wp:inline>
          </w:drawing>
        </w:r>
      </w:ins>
    </w:p>
    <w:p w14:paraId="75D35E5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735" w:author="LKY" w:date="2026-05-25T10:59:57Z"/>
          <w:rFonts w:hint="eastAsia" w:ascii="Times New Roman" w:hAnsi="Times New Roman" w:cstheme="minorBidi"/>
          <w:i w:val="0"/>
          <w:iCs w:val="0"/>
          <w:caps w:val="0"/>
          <w:spacing w:val="0"/>
          <w:sz w:val="24"/>
          <w:szCs w:val="24"/>
          <w:lang w:val="en-US" w:eastAsia="zh-CN"/>
        </w:rPr>
      </w:pPr>
      <w:ins w:id="2736" w:author="LKY" w:date="2026-05-25T10:59:57Z">
        <w:r>
          <w:rPr>
            <w:rFonts w:hint="eastAsia" w:ascii="Times New Roman" w:hAnsi="Times New Roman"/>
            <w:b w:val="0"/>
            <w:bCs w:val="0"/>
            <w:sz w:val="24"/>
            <w:szCs w:val="24"/>
            <w:lang w:val="en-US" w:eastAsia="zh-CN"/>
          </w:rPr>
          <w:t>通过左边文件夹页面在usr/demo/文件夹下，新建ion文件夹，</w:t>
        </w:r>
      </w:ins>
      <w:ins w:id="2737" w:author="LKY" w:date="2026-05-25T10:59:57Z">
        <w:r>
          <w:rPr>
            <w:rFonts w:hint="eastAsia" w:ascii="Times New Roman" w:hAnsi="Times New Roman" w:cstheme="minorBidi"/>
            <w:i w:val="0"/>
            <w:iCs w:val="0"/>
            <w:caps w:val="0"/>
            <w:spacing w:val="0"/>
            <w:sz w:val="24"/>
            <w:szCs w:val="24"/>
            <w:lang w:val="en-US" w:eastAsia="zh-CN"/>
          </w:rPr>
          <w:t>把N板识别文件复制进去</w:t>
        </w:r>
      </w:ins>
    </w:p>
    <w:p w14:paraId="7EB2381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ins w:id="2739" w:author="LKY" w:date="2026-05-25T10:59:36Z"/>
          <w:rFonts w:hint="eastAsia" w:ascii="Times New Roman" w:hAnsi="Times New Roman"/>
          <w:b w:val="0"/>
          <w:bCs w:val="0"/>
          <w:sz w:val="24"/>
          <w:szCs w:val="24"/>
          <w:lang w:val="en-US" w:eastAsia="zh-CN"/>
        </w:rPr>
        <w:pPrChange w:id="2738" w:author="LKY" w:date="2026-05-25T11:00:00Z">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pPrChange>
      </w:pPr>
      <w:ins w:id="2740" w:author="LKY" w:date="2026-05-25T11:02:34Z">
        <w:r>
          <w:rPr/>
          <w:drawing>
            <wp:inline distT="0" distB="0" distL="114300" distR="114300">
              <wp:extent cx="5264785" cy="1624965"/>
              <wp:effectExtent l="0" t="0" r="12065" b="13335"/>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22"/>
                      <a:stretch>
                        <a:fillRect/>
                      </a:stretch>
                    </pic:blipFill>
                    <pic:spPr>
                      <a:xfrm>
                        <a:off x="0" y="0"/>
                        <a:ext cx="5264785" cy="1624965"/>
                      </a:xfrm>
                      <a:prstGeom prst="rect">
                        <a:avLst/>
                      </a:prstGeom>
                      <a:noFill/>
                      <a:ln>
                        <a:noFill/>
                      </a:ln>
                    </pic:spPr>
                  </pic:pic>
                </a:graphicData>
              </a:graphic>
            </wp:inline>
          </w:drawing>
        </w:r>
      </w:ins>
    </w:p>
    <w:p w14:paraId="71ECA75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42" w:author="LKY" w:date="2026-05-25T10:59:34Z"/>
          <w:rFonts w:hint="default" w:ascii="Times New Roman" w:hAnsi="Times New Roman"/>
          <w:b w:val="0"/>
          <w:bCs w:val="0"/>
          <w:sz w:val="24"/>
          <w:szCs w:val="24"/>
          <w:lang w:val="en-US" w:eastAsia="zh-CN"/>
        </w:rPr>
      </w:pPr>
      <w:del w:id="2743" w:author="LKY" w:date="2026-05-25T10:59:34Z">
        <w:r>
          <w:rPr>
            <w:rFonts w:hint="eastAsia" w:ascii="Times New Roman" w:hAnsi="Times New Roman"/>
            <w:b w:val="0"/>
            <w:bCs w:val="0"/>
            <w:sz w:val="24"/>
            <w:szCs w:val="24"/>
            <w:lang w:val="en-US" w:eastAsia="zh-CN"/>
          </w:rPr>
          <w:delText>安装ExFAT支持包（U盘文件系统格式为ExFAT）</w:delText>
        </w:r>
      </w:del>
    </w:p>
    <w:p w14:paraId="2141E9D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44" w:author="LKY" w:date="2026-05-25T10:59:34Z"/>
          <w:rFonts w:hint="default" w:ascii="Times New Roman" w:hAnsi="Times New Roman"/>
          <w:b w:val="0"/>
          <w:bCs w:val="0"/>
          <w:sz w:val="24"/>
          <w:szCs w:val="24"/>
          <w:lang w:val="en-US" w:eastAsia="zh-CN"/>
        </w:rPr>
      </w:pPr>
      <w:del w:id="2745" w:author="LKY" w:date="2026-05-25T10:59:34Z">
        <w:r>
          <w:rPr>
            <w:rFonts w:hint="default" w:ascii="Times New Roman" w:hAnsi="Times New Roman"/>
            <w:b w:val="0"/>
            <w:bCs w:val="0"/>
            <w:sz w:val="24"/>
            <w:szCs w:val="24"/>
            <w:lang w:val="en-US" w:eastAsia="zh-CN"/>
          </w:rPr>
          <w:delText>apt-get update</w:delText>
        </w:r>
      </w:del>
    </w:p>
    <w:p w14:paraId="2DF64ED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46" w:author="LKY" w:date="2026-05-25T10:59:34Z"/>
          <w:rFonts w:hint="default" w:ascii="Times New Roman" w:hAnsi="Times New Roman"/>
          <w:b w:val="0"/>
          <w:bCs w:val="0"/>
          <w:sz w:val="24"/>
          <w:szCs w:val="24"/>
          <w:lang w:val="en-US" w:eastAsia="zh-CN"/>
        </w:rPr>
      </w:pPr>
      <w:del w:id="2747" w:author="LKY" w:date="2026-05-25T10:59:34Z">
        <w:r>
          <w:rPr>
            <w:rFonts w:hint="default" w:ascii="Times New Roman" w:hAnsi="Times New Roman"/>
            <w:b w:val="0"/>
            <w:bCs w:val="0"/>
            <w:sz w:val="24"/>
            <w:szCs w:val="24"/>
            <w:lang w:val="en-US" w:eastAsia="zh-CN"/>
          </w:rPr>
          <w:delText>apt-get install exfat-fuse exfat-utils</w:delText>
        </w:r>
      </w:del>
    </w:p>
    <w:p w14:paraId="216865E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48" w:author="LKY" w:date="2026-05-25T10:59:34Z"/>
          <w:rFonts w:hint="default" w:ascii="Times New Roman" w:hAnsi="Times New Roman"/>
          <w:b w:val="0"/>
          <w:bCs w:val="0"/>
          <w:sz w:val="24"/>
          <w:szCs w:val="24"/>
          <w:lang w:val="en-US" w:eastAsia="zh-CN"/>
        </w:rPr>
      </w:pPr>
      <w:del w:id="2749" w:author="LKY" w:date="2026-05-25T10:59:34Z">
        <w:r>
          <w:rPr>
            <w:rFonts w:hint="eastAsia" w:ascii="Times New Roman" w:hAnsi="Times New Roman"/>
            <w:b w:val="0"/>
            <w:bCs w:val="0"/>
            <w:sz w:val="24"/>
            <w:szCs w:val="24"/>
            <w:lang w:val="en-US" w:eastAsia="zh-CN"/>
          </w:rPr>
          <w:delText>创建一个N板识别目录文件夹</w:delText>
        </w:r>
      </w:del>
    </w:p>
    <w:p w14:paraId="4E58964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50" w:author="LKY" w:date="2026-05-25T10:59:34Z"/>
          <w:rFonts w:hint="default" w:ascii="Times New Roman" w:hAnsi="Times New Roman" w:eastAsiaTheme="minorEastAsia"/>
          <w:b w:val="0"/>
          <w:bCs w:val="0"/>
          <w:sz w:val="24"/>
          <w:szCs w:val="24"/>
          <w:lang w:val="en-US" w:eastAsia="zh-CN"/>
        </w:rPr>
      </w:pPr>
      <w:del w:id="2751" w:author="LKY" w:date="2026-05-25T10:59:34Z">
        <w:r>
          <w:rPr>
            <w:rFonts w:ascii="Times New Roman" w:hAnsi="Times New Roman" w:eastAsiaTheme="minorEastAsia" w:cstheme="minorBidi"/>
            <w:i w:val="0"/>
            <w:iCs w:val="0"/>
            <w:caps w:val="0"/>
            <w:color w:val="auto"/>
            <w:spacing w:val="0"/>
            <w:sz w:val="24"/>
            <w:szCs w:val="24"/>
          </w:rPr>
          <w:delText>mkdir -p /usr/demo/io</w:delText>
        </w:r>
      </w:del>
      <w:del w:id="2752" w:author="LKY" w:date="2026-05-25T10:59:34Z">
        <w:r>
          <w:rPr>
            <w:rFonts w:hint="default" w:ascii="Times New Roman" w:hAnsi="Times New Roman" w:eastAsiaTheme="minorEastAsia" w:cstheme="minorBidi"/>
            <w:i w:val="0"/>
            <w:iCs w:val="0"/>
            <w:caps w:val="0"/>
            <w:color w:val="auto"/>
            <w:spacing w:val="0"/>
            <w:sz w:val="24"/>
            <w:szCs w:val="24"/>
            <w:lang w:val="en-US" w:eastAsia="zh-CN"/>
          </w:rPr>
          <w:delText>n</w:delText>
        </w:r>
      </w:del>
    </w:p>
    <w:p w14:paraId="6F6CBB7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53" w:author="LKY" w:date="2026-05-25T10:59:34Z"/>
          <w:rFonts w:hint="eastAsia" w:ascii="Times New Roman" w:hAnsi="Times New Roman"/>
          <w:b w:val="0"/>
          <w:bCs w:val="0"/>
          <w:sz w:val="24"/>
          <w:szCs w:val="24"/>
          <w:lang w:val="en-US" w:eastAsia="zh-CN"/>
        </w:rPr>
      </w:pPr>
      <w:del w:id="2754" w:author="LKY" w:date="2026-05-25T10:59:34Z">
        <w:r>
          <w:rPr>
            <w:rFonts w:hint="eastAsia" w:ascii="Times New Roman" w:hAnsi="Times New Roman"/>
            <w:b w:val="0"/>
            <w:bCs w:val="0"/>
            <w:sz w:val="24"/>
            <w:szCs w:val="24"/>
            <w:lang w:val="en-US" w:eastAsia="zh-CN"/>
          </w:rPr>
          <w:delText>查看U盘设备</w:delText>
        </w:r>
      </w:del>
    </w:p>
    <w:p w14:paraId="53A0891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55" w:author="LKY" w:date="2026-05-25T10:59:34Z"/>
          <w:rFonts w:ascii="Times New Roman" w:hAnsi="Times New Roman" w:eastAsiaTheme="minorEastAsia" w:cstheme="minorBidi"/>
          <w:i w:val="0"/>
          <w:iCs w:val="0"/>
          <w:caps w:val="0"/>
          <w:color w:val="auto"/>
          <w:spacing w:val="0"/>
          <w:sz w:val="24"/>
          <w:szCs w:val="24"/>
        </w:rPr>
      </w:pPr>
      <w:del w:id="2756" w:author="LKY" w:date="2026-05-25T10:59:34Z">
        <w:r>
          <w:rPr>
            <w:rFonts w:ascii="Times New Roman" w:hAnsi="Times New Roman" w:eastAsiaTheme="minorEastAsia" w:cstheme="minorBidi"/>
            <w:i w:val="0"/>
            <w:iCs w:val="0"/>
            <w:caps w:val="0"/>
            <w:color w:val="auto"/>
            <w:spacing w:val="0"/>
            <w:sz w:val="24"/>
            <w:szCs w:val="24"/>
          </w:rPr>
          <w:delText>fdisk -l</w:delText>
        </w:r>
      </w:del>
    </w:p>
    <w:p w14:paraId="3763C8F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57" w:author="LKY" w:date="2026-05-25T10:59:34Z"/>
          <w:rFonts w:hint="eastAsia" w:ascii="Times New Roman" w:hAnsi="Times New Roman" w:eastAsiaTheme="minorEastAsia" w:cstheme="minorBidi"/>
          <w:i w:val="0"/>
          <w:iCs w:val="0"/>
          <w:caps w:val="0"/>
          <w:spacing w:val="0"/>
          <w:sz w:val="24"/>
          <w:szCs w:val="24"/>
          <w:lang w:val="en-US" w:eastAsia="zh-CN"/>
        </w:rPr>
      </w:pPr>
      <w:del w:id="2758" w:author="LKY" w:date="2026-05-25T10:59:34Z">
        <w:r>
          <w:rPr>
            <w:rFonts w:hint="eastAsia" w:ascii="Times New Roman" w:hAnsi="Times New Roman" w:eastAsiaTheme="minorEastAsia" w:cstheme="minorBidi"/>
            <w:i w:val="0"/>
            <w:iCs w:val="0"/>
            <w:caps w:val="0"/>
            <w:color w:val="auto"/>
            <w:spacing w:val="0"/>
            <w:sz w:val="24"/>
            <w:szCs w:val="24"/>
            <w:lang w:val="en-US" w:eastAsia="zh-CN"/>
          </w:rPr>
          <w:delText>U 盘会显示为 /dev/sda 或 /dev/sda1（如果是 USB 3.0 可能是 /dev/sdb 等）。</w:delText>
        </w:r>
      </w:del>
    </w:p>
    <w:p w14:paraId="57F6B1C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59" w:author="LKY" w:date="2026-05-25T10:59:34Z"/>
          <w:rFonts w:hint="eastAsia" w:ascii="Times New Roman" w:hAnsi="Times New Roman" w:eastAsiaTheme="minorEastAsia" w:cstheme="minorBidi"/>
          <w:i w:val="0"/>
          <w:iCs w:val="0"/>
          <w:caps w:val="0"/>
          <w:spacing w:val="0"/>
          <w:sz w:val="24"/>
          <w:szCs w:val="24"/>
          <w:lang w:val="en-US" w:eastAsia="zh-CN"/>
        </w:rPr>
      </w:pPr>
      <w:del w:id="2760" w:author="LKY" w:date="2026-05-25T10:59:34Z">
        <w:r>
          <w:rPr>
            <w:rFonts w:hint="eastAsia" w:ascii="Times New Roman" w:hAnsi="Times New Roman" w:eastAsiaTheme="minorEastAsia" w:cstheme="minorBidi"/>
            <w:i w:val="0"/>
            <w:iCs w:val="0"/>
            <w:caps w:val="0"/>
            <w:spacing w:val="0"/>
            <w:sz w:val="24"/>
            <w:szCs w:val="24"/>
            <w:lang w:val="en-US" w:eastAsia="zh-CN"/>
          </w:rPr>
          <w:delText>创建一个临时挂载点：</w:delText>
        </w:r>
      </w:del>
    </w:p>
    <w:p w14:paraId="53E6114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61" w:author="LKY" w:date="2026-05-25T10:59:34Z"/>
          <w:rFonts w:hint="default" w:ascii="Times New Roman" w:hAnsi="Times New Roman" w:eastAsiaTheme="minorEastAsia" w:cstheme="minorBidi"/>
          <w:i w:val="0"/>
          <w:iCs w:val="0"/>
          <w:caps w:val="0"/>
          <w:spacing w:val="0"/>
          <w:sz w:val="24"/>
          <w:szCs w:val="24"/>
          <w:lang w:val="en-US" w:eastAsia="zh-CN"/>
        </w:rPr>
      </w:pPr>
      <w:del w:id="2762" w:author="LKY" w:date="2026-05-25T10:59:34Z">
        <w:r>
          <w:rPr>
            <w:rFonts w:hint="default" w:ascii="Times New Roman" w:hAnsi="Times New Roman" w:eastAsiaTheme="minorEastAsia" w:cstheme="minorBidi"/>
            <w:i w:val="0"/>
            <w:iCs w:val="0"/>
            <w:caps w:val="0"/>
            <w:spacing w:val="0"/>
            <w:sz w:val="24"/>
            <w:szCs w:val="24"/>
            <w:lang w:val="en-US" w:eastAsia="zh-CN"/>
          </w:rPr>
          <w:delText>mkdir /mnt/usb</w:delText>
        </w:r>
      </w:del>
    </w:p>
    <w:p w14:paraId="7E773305">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63" w:author="LKY" w:date="2026-05-25T10:59:34Z"/>
          <w:rFonts w:hint="eastAsia" w:ascii="Times New Roman" w:hAnsi="Times New Roman" w:eastAsiaTheme="minorEastAsia" w:cstheme="minorBidi"/>
          <w:i w:val="0"/>
          <w:iCs w:val="0"/>
          <w:caps w:val="0"/>
          <w:spacing w:val="0"/>
          <w:sz w:val="24"/>
          <w:szCs w:val="24"/>
          <w:lang w:val="en-US" w:eastAsia="zh-CN"/>
        </w:rPr>
      </w:pPr>
      <w:del w:id="2764" w:author="LKY" w:date="2026-05-25T10:59:34Z">
        <w:r>
          <w:rPr>
            <w:rFonts w:hint="eastAsia" w:ascii="Times New Roman" w:hAnsi="Times New Roman" w:eastAsiaTheme="minorEastAsia" w:cstheme="minorBidi"/>
            <w:i w:val="0"/>
            <w:iCs w:val="0"/>
            <w:caps w:val="0"/>
            <w:spacing w:val="0"/>
            <w:sz w:val="24"/>
            <w:szCs w:val="24"/>
            <w:lang w:val="en-US" w:eastAsia="zh-CN"/>
          </w:rPr>
          <w:delText>执行挂载命令</w:delText>
        </w:r>
      </w:del>
    </w:p>
    <w:p w14:paraId="0E93A57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65" w:author="LKY" w:date="2026-05-25T10:59:34Z"/>
          <w:rFonts w:ascii="Times New Roman" w:hAnsi="Times New Roman" w:eastAsiaTheme="minorEastAsia" w:cstheme="minorBidi"/>
          <w:i w:val="0"/>
          <w:iCs w:val="0"/>
          <w:caps w:val="0"/>
          <w:color w:val="auto"/>
          <w:spacing w:val="0"/>
          <w:sz w:val="24"/>
          <w:szCs w:val="24"/>
        </w:rPr>
      </w:pPr>
      <w:del w:id="2766" w:author="LKY" w:date="2026-05-25T10:59:34Z">
        <w:r>
          <w:rPr>
            <w:rFonts w:ascii="Times New Roman" w:hAnsi="Times New Roman" w:eastAsiaTheme="minorEastAsia" w:cstheme="minorBidi"/>
            <w:i w:val="0"/>
            <w:iCs w:val="0"/>
            <w:caps w:val="0"/>
            <w:color w:val="auto"/>
            <w:spacing w:val="0"/>
            <w:sz w:val="24"/>
            <w:szCs w:val="24"/>
          </w:rPr>
          <w:delText>mount /dev/sda1 /mnt/usb</w:delText>
        </w:r>
      </w:del>
    </w:p>
    <w:p w14:paraId="11D70E65">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67" w:author="LKY" w:date="2026-05-25T10:59:34Z"/>
          <w:rFonts w:hint="eastAsia" w:ascii="Times New Roman" w:hAnsi="Times New Roman" w:eastAsiaTheme="minorEastAsia" w:cstheme="minorBidi"/>
          <w:i w:val="0"/>
          <w:iCs w:val="0"/>
          <w:caps w:val="0"/>
          <w:color w:val="auto"/>
          <w:spacing w:val="0"/>
          <w:sz w:val="24"/>
          <w:szCs w:val="24"/>
          <w:lang w:val="en-US" w:eastAsia="zh-CN"/>
        </w:rPr>
      </w:pPr>
      <w:del w:id="2768" w:author="LKY" w:date="2026-05-25T10:59:34Z">
        <w:r>
          <w:rPr>
            <w:rFonts w:hint="eastAsia" w:ascii="Times New Roman" w:hAnsi="Times New Roman" w:eastAsiaTheme="minorEastAsia" w:cstheme="minorBidi"/>
            <w:i w:val="0"/>
            <w:iCs w:val="0"/>
            <w:caps w:val="0"/>
            <w:color w:val="auto"/>
            <w:spacing w:val="0"/>
            <w:sz w:val="24"/>
            <w:szCs w:val="24"/>
            <w:lang w:val="en-US" w:eastAsia="zh-CN"/>
          </w:rPr>
          <w:delText>拷贝文件</w:delText>
        </w:r>
      </w:del>
    </w:p>
    <w:p w14:paraId="25F7B4C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69" w:author="LKY" w:date="2026-05-25T10:59:34Z"/>
          <w:rFonts w:ascii="Times New Roman" w:hAnsi="Times New Roman" w:eastAsiaTheme="minorEastAsia" w:cstheme="minorBidi"/>
          <w:i w:val="0"/>
          <w:iCs w:val="0"/>
          <w:caps w:val="0"/>
          <w:color w:val="auto"/>
          <w:spacing w:val="0"/>
          <w:sz w:val="24"/>
          <w:szCs w:val="24"/>
        </w:rPr>
      </w:pPr>
      <w:del w:id="2770" w:author="LKY" w:date="2026-05-25T10:59:34Z">
        <w:r>
          <w:rPr>
            <w:rFonts w:ascii="Times New Roman" w:hAnsi="Times New Roman" w:eastAsiaTheme="minorEastAsia" w:cstheme="minorBidi"/>
            <w:i w:val="0"/>
            <w:iCs w:val="0"/>
            <w:caps w:val="0"/>
            <w:color w:val="auto"/>
            <w:spacing w:val="0"/>
            <w:sz w:val="24"/>
            <w:szCs w:val="24"/>
          </w:rPr>
          <w:delText>cp /mnt/usb/</w:delText>
        </w:r>
      </w:del>
      <w:del w:id="2771" w:author="LKY" w:date="2026-05-25T10:59:34Z">
        <w:r>
          <w:rPr>
            <w:rFonts w:hint="eastAsia" w:ascii="Times New Roman" w:hAnsi="Times New Roman" w:eastAsiaTheme="minorEastAsia" w:cstheme="minorBidi"/>
            <w:i w:val="0"/>
            <w:iCs w:val="0"/>
            <w:caps w:val="0"/>
            <w:spacing w:val="0"/>
            <w:sz w:val="24"/>
            <w:szCs w:val="24"/>
          </w:rPr>
          <w:delText>BEILAI_N_PLC_246_v1.2_20260507</w:delText>
        </w:r>
      </w:del>
      <w:del w:id="2772" w:author="LKY" w:date="2026-05-25T10:59:34Z">
        <w:r>
          <w:rPr>
            <w:rFonts w:hint="eastAsia" w:ascii="Times New Roman" w:hAnsi="Times New Roman" w:cstheme="minorBidi"/>
            <w:i w:val="0"/>
            <w:iCs w:val="0"/>
            <w:caps w:val="0"/>
            <w:spacing w:val="0"/>
            <w:sz w:val="24"/>
            <w:szCs w:val="24"/>
            <w:lang w:val="en-US" w:eastAsia="zh-CN"/>
          </w:rPr>
          <w:delText>.bin</w:delText>
        </w:r>
      </w:del>
      <w:del w:id="2773" w:author="LKY" w:date="2026-05-25T10:59:34Z">
        <w:r>
          <w:rPr>
            <w:rFonts w:ascii="Times New Roman" w:hAnsi="Times New Roman" w:eastAsiaTheme="minorEastAsia" w:cstheme="minorBidi"/>
            <w:i w:val="0"/>
            <w:iCs w:val="0"/>
            <w:caps w:val="0"/>
            <w:color w:val="auto"/>
            <w:spacing w:val="0"/>
            <w:sz w:val="24"/>
            <w:szCs w:val="24"/>
          </w:rPr>
          <w:delText xml:space="preserve"> /usr/demo/io</w:delText>
        </w:r>
      </w:del>
      <w:del w:id="2774" w:author="LKY" w:date="2026-05-25T10:59:34Z">
        <w:r>
          <w:rPr>
            <w:rFonts w:hint="default" w:ascii="Times New Roman" w:hAnsi="Times New Roman" w:eastAsiaTheme="minorEastAsia" w:cstheme="minorBidi"/>
            <w:i w:val="0"/>
            <w:iCs w:val="0"/>
            <w:caps w:val="0"/>
            <w:color w:val="auto"/>
            <w:spacing w:val="0"/>
            <w:sz w:val="24"/>
            <w:szCs w:val="24"/>
            <w:lang w:val="en-US" w:eastAsia="zh-CN"/>
          </w:rPr>
          <w:delText>n</w:delText>
        </w:r>
      </w:del>
      <w:del w:id="2775" w:author="LKY" w:date="2026-05-25T10:59:34Z">
        <w:r>
          <w:rPr>
            <w:rFonts w:ascii="Times New Roman" w:hAnsi="Times New Roman" w:eastAsiaTheme="minorEastAsia" w:cstheme="minorBidi"/>
            <w:i w:val="0"/>
            <w:iCs w:val="0"/>
            <w:caps w:val="0"/>
            <w:color w:val="auto"/>
            <w:spacing w:val="0"/>
            <w:sz w:val="24"/>
            <w:szCs w:val="24"/>
          </w:rPr>
          <w:delText>/</w:delText>
        </w:r>
      </w:del>
    </w:p>
    <w:p w14:paraId="79634B39">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76" w:author="LKY" w:date="2026-05-25T10:59:34Z"/>
          <w:rFonts w:hint="eastAsia" w:ascii="Times New Roman" w:hAnsi="Times New Roman" w:eastAsiaTheme="minorEastAsia" w:cstheme="minorBidi"/>
          <w:i w:val="0"/>
          <w:iCs w:val="0"/>
          <w:caps w:val="0"/>
          <w:color w:val="auto"/>
          <w:spacing w:val="0"/>
          <w:sz w:val="24"/>
          <w:szCs w:val="24"/>
          <w:lang w:val="en-US" w:eastAsia="zh-CN"/>
        </w:rPr>
      </w:pPr>
      <w:del w:id="2777" w:author="LKY" w:date="2026-05-25T10:59:34Z">
        <w:r>
          <w:rPr>
            <w:rFonts w:hint="eastAsia" w:ascii="Times New Roman" w:hAnsi="Times New Roman" w:eastAsiaTheme="minorEastAsia" w:cstheme="minorBidi"/>
            <w:i w:val="0"/>
            <w:iCs w:val="0"/>
            <w:caps w:val="0"/>
            <w:color w:val="auto"/>
            <w:spacing w:val="0"/>
            <w:sz w:val="24"/>
            <w:szCs w:val="24"/>
            <w:lang w:val="en-US" w:eastAsia="zh-CN"/>
          </w:rPr>
          <w:delText>拷贝完成后，进入那个目录看看文件在不在：</w:delText>
        </w:r>
      </w:del>
    </w:p>
    <w:p w14:paraId="538AD8E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78" w:author="LKY" w:date="2026-05-25T10:59:34Z"/>
          <w:rFonts w:hint="eastAsia" w:ascii="Times New Roman" w:hAnsi="Times New Roman" w:eastAsiaTheme="minorEastAsia" w:cstheme="minorBidi"/>
          <w:i w:val="0"/>
          <w:iCs w:val="0"/>
          <w:caps w:val="0"/>
          <w:color w:val="auto"/>
          <w:spacing w:val="0"/>
          <w:sz w:val="24"/>
          <w:szCs w:val="24"/>
          <w:lang w:val="en-US" w:eastAsia="zh-CN"/>
        </w:rPr>
      </w:pPr>
      <w:del w:id="2779" w:author="LKY" w:date="2026-05-25T10:59:34Z">
        <w:r>
          <w:rPr>
            <w:rFonts w:ascii="Times New Roman" w:hAnsi="Times New Roman" w:eastAsiaTheme="minorEastAsia" w:cstheme="minorBidi"/>
            <w:i w:val="0"/>
            <w:iCs w:val="0"/>
            <w:caps w:val="0"/>
            <w:color w:val="auto"/>
            <w:spacing w:val="0"/>
            <w:sz w:val="24"/>
            <w:szCs w:val="24"/>
          </w:rPr>
          <w:delText>cd /usr/demo/io</w:delText>
        </w:r>
      </w:del>
      <w:del w:id="2780" w:author="LKY" w:date="2026-05-25T10:59:34Z">
        <w:r>
          <w:rPr>
            <w:rFonts w:hint="eastAsia" w:ascii="Times New Roman" w:hAnsi="Times New Roman" w:cstheme="minorBidi"/>
            <w:i w:val="0"/>
            <w:iCs w:val="0"/>
            <w:caps w:val="0"/>
            <w:color w:val="auto"/>
            <w:spacing w:val="0"/>
            <w:sz w:val="24"/>
            <w:szCs w:val="24"/>
            <w:lang w:val="en-US" w:eastAsia="zh-CN"/>
          </w:rPr>
          <w:delText>n</w:delText>
        </w:r>
      </w:del>
    </w:p>
    <w:p w14:paraId="5BE28E3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781" w:author="LKY" w:date="2026-05-25T10:59:34Z"/>
          <w:rFonts w:hint="eastAsia" w:ascii="Times New Roman" w:hAnsi="Times New Roman" w:eastAsiaTheme="minorEastAsia" w:cstheme="minorBidi"/>
          <w:i w:val="0"/>
          <w:iCs w:val="0"/>
          <w:caps w:val="0"/>
          <w:color w:val="auto"/>
          <w:spacing w:val="0"/>
          <w:sz w:val="24"/>
          <w:szCs w:val="24"/>
          <w:lang w:val="en-US" w:eastAsia="zh-CN"/>
        </w:rPr>
      </w:pPr>
      <w:del w:id="2782" w:author="LKY" w:date="2026-05-25T10:59:34Z">
        <w:r>
          <w:rPr>
            <w:rFonts w:ascii="Times New Roman" w:hAnsi="Times New Roman" w:eastAsiaTheme="minorEastAsia" w:cstheme="minorBidi"/>
            <w:i w:val="0"/>
            <w:iCs w:val="0"/>
            <w:caps w:val="0"/>
            <w:color w:val="auto"/>
            <w:spacing w:val="0"/>
            <w:sz w:val="24"/>
            <w:szCs w:val="24"/>
          </w:rPr>
          <w:delText xml:space="preserve"> ls</w:delText>
        </w:r>
      </w:del>
    </w:p>
    <w:p w14:paraId="3A1C03AE">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w:t>
      </w:r>
      <w:ins w:id="2783" w:author="LKY" w:date="2026-05-25T11:06:42Z">
        <w:r>
          <w:rPr>
            <w:rFonts w:hint="eastAsia" w:ascii="Times New Roman" w:hAnsi="Times New Roman"/>
            <w:b w:val="0"/>
            <w:bCs w:val="0"/>
            <w:sz w:val="24"/>
            <w:szCs w:val="24"/>
            <w:lang w:val="en-US" w:eastAsia="zh-CN"/>
          </w:rPr>
          <w:t>BEILAI_N_PLC_246_V1.0_20260522</w:t>
        </w:r>
      </w:ins>
      <w:del w:id="2784" w:author="LKY" w:date="2026-05-25T11:06:42Z">
        <w:r>
          <w:rPr>
            <w:rFonts w:hint="eastAsia" w:ascii="Times New Roman" w:hAnsi="Times New Roman"/>
            <w:b w:val="0"/>
            <w:bCs w:val="0"/>
            <w:sz w:val="24"/>
            <w:szCs w:val="24"/>
            <w:lang w:val="en-US" w:eastAsia="zh-CN"/>
          </w:rPr>
          <w:delText>BEILAI_N_PLC_246_v1.2_202605</w:delText>
        </w:r>
      </w:del>
      <w:del w:id="2785" w:author="LKY" w:date="2026-05-25T11:04:15Z">
        <w:r>
          <w:rPr>
            <w:rFonts w:hint="eastAsia" w:ascii="Times New Roman" w:hAnsi="Times New Roman"/>
            <w:b w:val="0"/>
            <w:bCs w:val="0"/>
            <w:sz w:val="24"/>
            <w:szCs w:val="24"/>
            <w:lang w:val="en-US" w:eastAsia="zh-CN"/>
          </w:rPr>
          <w:delText>0</w:delText>
        </w:r>
      </w:del>
      <w:del w:id="2786" w:author="LKY" w:date="2026-05-25T11:04:14Z">
        <w:r>
          <w:rPr>
            <w:rFonts w:hint="eastAsia" w:ascii="Times New Roman" w:hAnsi="Times New Roman"/>
            <w:b w:val="0"/>
            <w:bCs w:val="0"/>
            <w:sz w:val="24"/>
            <w:szCs w:val="24"/>
            <w:lang w:val="en-US" w:eastAsia="zh-CN"/>
          </w:rPr>
          <w:delText>7</w:delText>
        </w:r>
      </w:del>
      <w:r>
        <w:rPr>
          <w:rFonts w:hint="eastAsia" w:ascii="Times New Roman" w:hAnsi="Times New Roman"/>
          <w:b w:val="0"/>
          <w:bCs w:val="0"/>
          <w:sz w:val="24"/>
          <w:szCs w:val="24"/>
          <w:lang w:val="en-US" w:eastAsia="zh-CN"/>
        </w:rPr>
        <w:t xml:space="preserve">.bin执行chmod +x  </w:t>
      </w:r>
      <w:ins w:id="2787" w:author="LKY" w:date="2026-05-25T11:06:49Z">
        <w:r>
          <w:rPr>
            <w:rFonts w:hint="eastAsia" w:ascii="Times New Roman" w:hAnsi="Times New Roman"/>
            <w:b w:val="0"/>
            <w:bCs w:val="0"/>
            <w:sz w:val="24"/>
            <w:szCs w:val="24"/>
            <w:lang w:val="en-US" w:eastAsia="zh-CN"/>
          </w:rPr>
          <w:t>BEILAI_N_PLC_246_V1.0_20260522</w:t>
        </w:r>
      </w:ins>
      <w:del w:id="2788" w:author="LKY" w:date="2026-05-25T11:06:49Z">
        <w:r>
          <w:rPr>
            <w:rFonts w:hint="eastAsia" w:ascii="Times New Roman" w:hAnsi="Times New Roman"/>
            <w:b w:val="0"/>
            <w:bCs w:val="0"/>
            <w:sz w:val="24"/>
            <w:szCs w:val="24"/>
            <w:lang w:val="en-US" w:eastAsia="zh-CN"/>
          </w:rPr>
          <w:delText>BEILAI_N_PLC_246_v1.2_20260507</w:delText>
        </w:r>
      </w:del>
      <w:r>
        <w:rPr>
          <w:rFonts w:hint="eastAsia" w:ascii="Times New Roman" w:hAnsi="Times New Roman"/>
          <w:b w:val="0"/>
          <w:bCs w:val="0"/>
          <w:sz w:val="24"/>
          <w:szCs w:val="24"/>
          <w:lang w:val="en-US" w:eastAsia="zh-CN"/>
        </w:rPr>
        <w:t>.bin。然后安装软件。</w:t>
      </w:r>
    </w:p>
    <w:p w14:paraId="6C26481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 xml:space="preserve">root@bliiot:/# </w:t>
      </w:r>
      <w:r>
        <w:rPr>
          <w:rFonts w:hint="eastAsia" w:ascii="Times New Roman" w:hAnsi="Times New Roman"/>
          <w:b w:val="0"/>
          <w:bCs w:val="0"/>
          <w:color w:val="0000FF"/>
          <w:sz w:val="24"/>
          <w:szCs w:val="24"/>
          <w:lang w:val="en-US" w:eastAsia="zh-CN"/>
        </w:rPr>
        <w:t xml:space="preserve">chmod +x </w:t>
      </w:r>
      <w:ins w:id="2789" w:author="LKY" w:date="2026-05-25T11:06:18Z">
        <w:r>
          <w:rPr>
            <w:rFonts w:hint="eastAsia" w:ascii="Times New Roman" w:hAnsi="Times New Roman"/>
            <w:b w:val="0"/>
            <w:bCs w:val="0"/>
            <w:color w:val="0000FF"/>
            <w:sz w:val="24"/>
            <w:szCs w:val="24"/>
            <w:lang w:val="en-US" w:eastAsia="zh-CN"/>
          </w:rPr>
          <w:t>BEILAI_N_PLC_246_V1.0_20260522</w:t>
        </w:r>
      </w:ins>
      <w:del w:id="2790" w:author="LKY" w:date="2026-05-25T11:06:18Z">
        <w:r>
          <w:rPr>
            <w:rFonts w:hint="eastAsia" w:ascii="Times New Roman" w:hAnsi="Times New Roman"/>
            <w:b w:val="0"/>
            <w:bCs w:val="0"/>
            <w:color w:val="0000FF"/>
            <w:sz w:val="24"/>
            <w:szCs w:val="24"/>
            <w:lang w:val="en-US" w:eastAsia="zh-CN"/>
          </w:rPr>
          <w:delText>BEILAI_N_PLC_246_v1.2_202605</w:delText>
        </w:r>
      </w:del>
      <w:del w:id="2791" w:author="LKY" w:date="2026-05-25T11:04:27Z">
        <w:r>
          <w:rPr>
            <w:rFonts w:hint="eastAsia" w:ascii="Times New Roman" w:hAnsi="Times New Roman"/>
            <w:b w:val="0"/>
            <w:bCs w:val="0"/>
            <w:color w:val="0000FF"/>
            <w:sz w:val="24"/>
            <w:szCs w:val="24"/>
            <w:lang w:val="en-US" w:eastAsia="zh-CN"/>
          </w:rPr>
          <w:delText>07</w:delText>
        </w:r>
      </w:del>
      <w:r>
        <w:rPr>
          <w:rFonts w:hint="eastAsia" w:ascii="Times New Roman" w:hAnsi="Times New Roman"/>
          <w:b w:val="0"/>
          <w:bCs w:val="0"/>
          <w:color w:val="0000FF"/>
          <w:sz w:val="24"/>
          <w:szCs w:val="24"/>
          <w:lang w:val="en-US" w:eastAsia="zh-CN"/>
        </w:rPr>
        <w:t>.bin</w:t>
      </w:r>
      <w:r>
        <w:rPr>
          <w:rFonts w:hint="eastAsia" w:ascii="Times New Roman" w:hAnsi="Times New Roman"/>
          <w:b w:val="0"/>
          <w:bCs w:val="0"/>
          <w:sz w:val="24"/>
          <w:szCs w:val="24"/>
          <w:lang w:val="en-US" w:eastAsia="zh-CN"/>
        </w:rPr>
        <w:t xml:space="preserve"> </w:t>
      </w:r>
    </w:p>
    <w:p w14:paraId="42116512">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b w:val="0"/>
          <w:bCs w:val="0"/>
          <w:sz w:val="24"/>
          <w:szCs w:val="24"/>
          <w:lang w:val="en-US" w:eastAsia="zh-CN"/>
        </w:rPr>
        <w:t xml:space="preserve">root@bliiot:/# </w:t>
      </w:r>
      <w:r>
        <w:rPr>
          <w:rFonts w:hint="eastAsia" w:ascii="Times New Roman" w:hAnsi="Times New Roman"/>
          <w:b w:val="0"/>
          <w:bCs w:val="0"/>
          <w:color w:val="0000FF"/>
          <w:sz w:val="24"/>
          <w:szCs w:val="24"/>
          <w:lang w:val="en-US" w:eastAsia="zh-CN"/>
        </w:rPr>
        <w:t>./</w:t>
      </w:r>
      <w:ins w:id="2792" w:author="LKY" w:date="2026-05-25T11:06:31Z">
        <w:r>
          <w:rPr>
            <w:rFonts w:hint="eastAsia" w:ascii="Times New Roman" w:hAnsi="Times New Roman"/>
            <w:b w:val="0"/>
            <w:bCs w:val="0"/>
            <w:color w:val="0000FF"/>
            <w:sz w:val="24"/>
            <w:szCs w:val="24"/>
            <w:lang w:val="en-US" w:eastAsia="zh-CN"/>
          </w:rPr>
          <w:t>BEILAI_N_PLC_246_V1.0_20260522</w:t>
        </w:r>
      </w:ins>
      <w:del w:id="2793" w:author="LKY" w:date="2026-05-25T11:06:31Z">
        <w:r>
          <w:rPr>
            <w:rFonts w:hint="eastAsia" w:ascii="Times New Roman" w:hAnsi="Times New Roman"/>
            <w:b w:val="0"/>
            <w:bCs w:val="0"/>
            <w:color w:val="0000FF"/>
            <w:sz w:val="24"/>
            <w:szCs w:val="24"/>
            <w:lang w:val="en-US" w:eastAsia="zh-CN"/>
          </w:rPr>
          <w:delText>BEILAI_N_PLC_246_v1.2_202605</w:delText>
        </w:r>
      </w:del>
      <w:del w:id="2794" w:author="LKY" w:date="2026-05-25T11:04:31Z">
        <w:r>
          <w:rPr>
            <w:rFonts w:hint="eastAsia" w:ascii="Times New Roman" w:hAnsi="Times New Roman"/>
            <w:b w:val="0"/>
            <w:bCs w:val="0"/>
            <w:color w:val="0000FF"/>
            <w:sz w:val="24"/>
            <w:szCs w:val="24"/>
            <w:lang w:val="en-US" w:eastAsia="zh-CN"/>
          </w:rPr>
          <w:delText>07</w:delText>
        </w:r>
      </w:del>
      <w:r>
        <w:rPr>
          <w:rFonts w:hint="eastAsia" w:ascii="Times New Roman" w:hAnsi="Times New Roman"/>
          <w:b w:val="0"/>
          <w:bCs w:val="0"/>
          <w:color w:val="0000FF"/>
          <w:sz w:val="24"/>
          <w:szCs w:val="24"/>
          <w:lang w:val="en-US" w:eastAsia="zh-CN"/>
        </w:rPr>
        <w:t xml:space="preserve">.bin </w:t>
      </w:r>
    </w:p>
    <w:p w14:paraId="7885A24A">
      <w:pPr>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80" w:firstLineChars="200"/>
        <w:jc w:val="left"/>
        <w:textAlignment w:val="auto"/>
        <w:outlineLvl w:val="9"/>
        <w:rPr>
          <w:rFonts w:hint="default" w:ascii="Times New Roman" w:hAnsi="Times New Roman"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lang w:val="en-US" w:eastAsia="zh-CN"/>
          <w14:textFill>
            <w14:solidFill>
              <w14:schemeClr w14:val="tx1"/>
            </w14:solidFill>
          </w14:textFill>
        </w:rPr>
        <w:t>Md5 verify pass!</w:t>
      </w:r>
    </w:p>
    <w:p w14:paraId="600775AD">
      <w:pPr>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80" w:firstLineChars="200"/>
        <w:jc w:val="left"/>
        <w:textAlignment w:val="auto"/>
        <w:outlineLvl w:val="9"/>
        <w:rPr>
          <w:rFonts w:hint="default" w:ascii="Times New Roman" w:hAnsi="Times New Roman"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lang w:val="en-US" w:eastAsia="zh-CN"/>
          <w14:textFill>
            <w14:solidFill>
              <w14:schemeClr w14:val="tx1"/>
            </w14:solidFill>
          </w14:textFill>
        </w:rPr>
        <w:t>Created symlink /etc/systemd/system/multi-user.target.wants/iolib.service → /etc/systemd/system/iolib.service.</w:t>
      </w:r>
    </w:p>
    <w:p w14:paraId="579EBF9E">
      <w:pPr>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lang w:val="en-US" w:eastAsia="zh-CN"/>
          <w14:textFill>
            <w14:solidFill>
              <w14:schemeClr w14:val="tx1"/>
            </w14:solidFill>
          </w14:textFill>
        </w:rPr>
        <w:t>Install complete!</w:t>
      </w:r>
    </w:p>
    <w:p w14:paraId="494C6952">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26376EF">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ins w:id="2795" w:author="L" w:date="2026-06-29T13:59:51Z"/>
          <w:rFonts w:hint="eastAsia" w:ascii="Times New Roman" w:hAnsi="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b w:val="0"/>
          <w:bCs w:val="0"/>
          <w:color w:val="000000" w:themeColor="text1"/>
          <w:sz w:val="24"/>
          <w:szCs w:val="24"/>
          <w:lang w:val="en-US" w:eastAsia="zh-CN"/>
          <w14:textFill>
            <w14:solidFill>
              <w14:schemeClr w14:val="tx1"/>
            </w14:solidFill>
          </w14:textFill>
        </w:rPr>
        <w:t>执行完毕后即可使用。</w:t>
      </w:r>
    </w:p>
    <w:p w14:paraId="2BA2E60D">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widowControl/>
        <w:numPr>
          <w:ilvl w:val="0"/>
          <w:numId w:val="2"/>
          <w:ins w:id="2797" w:author="L" w:date="2026-06-29T13:59:32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2798" w:author="L" w:date="2026-06-29T13:59:32Z">
            <w:rPr>
              <w:rFonts w:hint="eastAsia" w:ascii="Times New Roman" w:hAnsi="Times New Roman" w:cstheme="minorBidi"/>
              <w:b/>
              <w:bCs/>
              <w:kern w:val="2"/>
              <w:sz w:val="28"/>
              <w:szCs w:val="28"/>
              <w:lang w:val="en-US" w:eastAsia="zh-CN" w:bidi="ar-SA"/>
            </w:rPr>
          </w:rPrChange>
        </w:rPr>
        <w:pPrChange w:id="2796" w:author="L" w:date="2026-06-29T13:59:32Z">
          <w:pPr>
            <w:pStyle w:val="12"/>
            <w:numPr>
              <w:ilvl w:val="0"/>
              <w:numId w:val="3"/>
            </w:numPr>
            <w:ind w:left="0" w:leftChars="0" w:firstLine="0" w:firstLineChars="0"/>
            <w:outlineLvl w:val="9"/>
          </w:pPr>
        </w:pPrChange>
      </w:pPr>
      <w:r>
        <w:rPr>
          <w:rFonts w:hint="eastAsia" w:ascii="Times New Roman" w:hAnsi="Times New Roman" w:eastAsia="宋体" w:cs="宋体"/>
          <w:b/>
          <w:bCs w:val="0"/>
          <w:color w:val="auto"/>
          <w:kern w:val="2"/>
          <w:sz w:val="24"/>
          <w:szCs w:val="24"/>
          <w:lang w:val="en-US" w:eastAsia="zh-CN" w:bidi="en-US"/>
          <w:rPrChange w:id="2799" w:author="L" w:date="2026-06-29T13:59:32Z">
            <w:rPr>
              <w:rFonts w:hint="eastAsia" w:ascii="Times New Roman" w:hAnsi="Times New Roman" w:cstheme="minorBidi"/>
              <w:b/>
              <w:bCs/>
              <w:kern w:val="2"/>
              <w:sz w:val="28"/>
              <w:szCs w:val="28"/>
              <w:lang w:val="en-US" w:eastAsia="zh-CN" w:bidi="ar-SA"/>
            </w:rPr>
          </w:rPrChange>
        </w:rPr>
        <w:t>端口使用</w:t>
      </w:r>
    </w:p>
    <w:p w14:paraId="3FBA02E1">
      <w:pPr>
        <w:pStyle w:val="12"/>
        <w:numPr>
          <w:ilvl w:val="0"/>
          <w:numId w:val="4"/>
          <w:ins w:id="2801" w:author="L" w:date="2026-06-29T14:00:29Z"/>
        </w:numPr>
        <w:wordWrap w:val="0"/>
        <w:ind w:left="425" w:leftChars="0" w:hanging="425" w:firstLineChars="0"/>
        <w:jc w:val="left"/>
        <w:outlineLvl w:val="4"/>
        <w:rPr>
          <w:rFonts w:hint="default" w:ascii="Times New Roman" w:hAnsi="Times New Roman" w:eastAsia="宋体" w:cs="Times New Roman"/>
          <w:b/>
          <w:bCs/>
          <w:kern w:val="2"/>
          <w:sz w:val="24"/>
          <w:szCs w:val="24"/>
          <w:lang w:val="en-US" w:eastAsia="zh-CN" w:bidi="ar-SA"/>
          <w:rPrChange w:id="2802" w:author="L" w:date="2026-06-29T14:00:29Z">
            <w:rPr>
              <w:rFonts w:hint="default" w:ascii="Times New Roman" w:hAnsi="Times New Roman" w:cstheme="minorBidi"/>
              <w:b/>
              <w:bCs/>
              <w:kern w:val="2"/>
              <w:sz w:val="28"/>
              <w:szCs w:val="28"/>
              <w:lang w:val="en-US" w:eastAsia="zh-CN" w:bidi="ar-SA"/>
            </w:rPr>
          </w:rPrChange>
        </w:rPr>
        <w:pPrChange w:id="2800" w:author="L" w:date="2026-06-29T14:00:29Z">
          <w:pPr>
            <w:pStyle w:val="12"/>
            <w:numPr>
              <w:ilvl w:val="0"/>
              <w:numId w:val="0"/>
            </w:numPr>
            <w:ind w:leftChars="0"/>
            <w:outlineLvl w:val="9"/>
          </w:pPr>
        </w:pPrChange>
      </w:pPr>
      <w:del w:id="2803" w:author="L" w:date="2026-06-29T14:00:35Z">
        <w:r>
          <w:rPr>
            <w:rFonts w:hint="default" w:ascii="Times New Roman" w:hAnsi="Times New Roman" w:eastAsia="宋体" w:cs="Times New Roman"/>
            <w:b/>
            <w:bCs/>
            <w:kern w:val="2"/>
            <w:sz w:val="24"/>
            <w:szCs w:val="24"/>
            <w:lang w:val="en-US" w:eastAsia="zh-CN" w:bidi="ar-SA"/>
            <w:rPrChange w:id="2804" w:author="L" w:date="2026-06-29T14:00:29Z">
              <w:rPr>
                <w:rFonts w:hint="eastAsia" w:ascii="Times New Roman" w:hAnsi="Times New Roman" w:cstheme="minorBidi"/>
                <w:b/>
                <w:bCs/>
                <w:kern w:val="2"/>
                <w:sz w:val="28"/>
                <w:szCs w:val="28"/>
                <w:lang w:val="en-US" w:eastAsia="zh-CN" w:bidi="ar-SA"/>
              </w:rPr>
            </w:rPrChange>
          </w:rPr>
          <w:delText xml:space="preserve"> </w:delText>
        </w:r>
      </w:del>
      <w:del w:id="2805" w:author="L" w:date="2026-06-29T14:00:35Z">
        <w:r>
          <w:rPr>
            <w:rFonts w:hint="default" w:ascii="Times New Roman" w:hAnsi="Times New Roman" w:eastAsia="宋体" w:cs="Times New Roman"/>
            <w:b/>
            <w:bCs/>
            <w:kern w:val="2"/>
            <w:sz w:val="24"/>
            <w:szCs w:val="24"/>
            <w:lang w:val="en-US" w:eastAsia="zh-CN" w:bidi="ar-SA"/>
            <w:rPrChange w:id="2806" w:author="L" w:date="2026-06-29T14:00:29Z">
              <w:rPr>
                <w:rFonts w:hint="eastAsia" w:ascii="Times New Roman" w:hAnsi="Times New Roman" w:cstheme="minorBidi"/>
                <w:b/>
                <w:bCs/>
                <w:kern w:val="2"/>
                <w:sz w:val="28"/>
                <w:szCs w:val="28"/>
                <w:lang w:val="en-US" w:eastAsia="zh-CN" w:bidi="ar-SA"/>
              </w:rPr>
            </w:rPrChange>
          </w:rPr>
          <w:delText xml:space="preserve"> </w:delText>
        </w:r>
      </w:del>
      <w:del w:id="2807" w:author="L" w:date="2026-06-29T14:00:34Z">
        <w:r>
          <w:rPr>
            <w:rFonts w:hint="default" w:ascii="Times New Roman" w:hAnsi="Times New Roman" w:eastAsia="宋体" w:cs="Times New Roman"/>
            <w:b/>
            <w:bCs/>
            <w:kern w:val="2"/>
            <w:sz w:val="24"/>
            <w:szCs w:val="24"/>
            <w:lang w:val="en-US" w:eastAsia="zh-CN" w:bidi="ar-SA"/>
            <w:rPrChange w:id="2808" w:author="L" w:date="2026-06-29T14:00:29Z">
              <w:rPr>
                <w:rFonts w:hint="eastAsia" w:ascii="Times New Roman" w:hAnsi="Times New Roman" w:cstheme="minorBidi"/>
                <w:b/>
                <w:bCs/>
                <w:kern w:val="2"/>
                <w:sz w:val="28"/>
                <w:szCs w:val="28"/>
                <w:lang w:val="en-US" w:eastAsia="zh-CN" w:bidi="ar-SA"/>
              </w:rPr>
            </w:rPrChange>
          </w:rPr>
          <w:delText xml:space="preserve"> </w:delText>
        </w:r>
      </w:del>
      <w:r>
        <w:rPr>
          <w:rFonts w:hint="default" w:ascii="Times New Roman" w:hAnsi="Times New Roman" w:eastAsia="宋体" w:cs="Times New Roman"/>
          <w:b/>
          <w:bCs/>
          <w:kern w:val="2"/>
          <w:sz w:val="24"/>
          <w:szCs w:val="24"/>
          <w:lang w:val="en-US" w:eastAsia="zh-CN" w:bidi="ar-SA"/>
          <w:rPrChange w:id="2809" w:author="L" w:date="2026-06-29T14:00:29Z">
            <w:rPr>
              <w:rFonts w:hint="eastAsia" w:ascii="Times New Roman" w:hAnsi="Times New Roman" w:cstheme="minorBidi"/>
              <w:b/>
              <w:bCs/>
              <w:kern w:val="2"/>
              <w:sz w:val="28"/>
              <w:szCs w:val="28"/>
              <w:lang w:val="en-US" w:eastAsia="zh-CN" w:bidi="ar-SA"/>
            </w:rPr>
          </w:rPrChange>
        </w:rPr>
        <w:t>DO使用</w:t>
      </w:r>
      <w:del w:id="2810" w:author="L" w:date="2026-06-29T14:00:48Z">
        <w:r>
          <w:rPr>
            <w:rFonts w:hint="default" w:ascii="Times New Roman" w:hAnsi="Times New Roman" w:eastAsia="宋体" w:cs="Times New Roman"/>
            <w:b/>
            <w:bCs/>
            <w:kern w:val="2"/>
            <w:sz w:val="24"/>
            <w:szCs w:val="24"/>
            <w:lang w:val="en-US" w:eastAsia="zh-CN" w:bidi="ar-SA"/>
            <w:rPrChange w:id="2811" w:author="L" w:date="2026-06-29T14:00:29Z">
              <w:rPr>
                <w:rFonts w:hint="eastAsia" w:ascii="Times New Roman" w:hAnsi="Times New Roman" w:cstheme="minorBidi"/>
                <w:b/>
                <w:bCs/>
                <w:kern w:val="2"/>
                <w:sz w:val="28"/>
                <w:szCs w:val="28"/>
                <w:lang w:val="en-US" w:eastAsia="zh-CN" w:bidi="ar-SA"/>
              </w:rPr>
            </w:rPrChange>
          </w:rPr>
          <w:delText>：</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这里以N2161为准（16路DO模块pnp）</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0500" cy="1101090"/>
            <wp:effectExtent l="0" t="0" r="6350" b="381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3"/>
                    <a:stretch>
                      <a:fillRect/>
                    </a:stretch>
                  </pic:blipFill>
                  <pic:spPr>
                    <a:xfrm>
                      <a:off x="0" y="0"/>
                      <a:ext cx="5270500" cy="1101090"/>
                    </a:xfrm>
                    <a:prstGeom prst="rect">
                      <a:avLst/>
                    </a:prstGeom>
                    <a:noFill/>
                    <a:ln>
                      <a:noFill/>
                    </a:ln>
                  </pic:spPr>
                </pic:pic>
              </a:graphicData>
            </a:graphic>
          </wp:inline>
        </w:drawing>
      </w:r>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3675" cy="2371725"/>
            <wp:effectExtent l="0" t="0" r="3175" b="952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24"/>
                    <a:stretch>
                      <a:fillRect/>
                    </a:stretch>
                  </pic:blipFill>
                  <pic:spPr>
                    <a:xfrm>
                      <a:off x="0" y="0"/>
                      <a:ext cx="5273675" cy="2371725"/>
                    </a:xfrm>
                    <a:prstGeom prst="rect">
                      <a:avLst/>
                    </a:prstGeom>
                    <a:noFill/>
                    <a:ln>
                      <a:noFill/>
                    </a:ln>
                  </pic:spPr>
                </pic:pic>
              </a:graphicData>
            </a:graphic>
          </wp:inline>
        </w:drawing>
      </w:r>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default" w:ascii="Times New Roman" w:hAnsi="Times New Roman"/>
          <w:b w:val="0"/>
          <w:bCs w:val="0"/>
          <w:color w:val="0000FF"/>
          <w:sz w:val="24"/>
          <w:szCs w:val="24"/>
          <w:lang w:val="en-US" w:eastAsia="zh-CN"/>
        </w:rPr>
        <w:t>io</w:t>
      </w:r>
      <w:r>
        <w:rPr>
          <w:rFonts w:hint="eastAsia" w:ascii="Times New Roman" w:hAnsi="Times New Roman"/>
          <w:b w:val="0"/>
          <w:bCs w:val="0"/>
          <w:color w:val="0000FF"/>
          <w:sz w:val="24"/>
          <w:szCs w:val="24"/>
          <w:lang w:val="en-US" w:eastAsia="zh-CN"/>
        </w:rPr>
        <w:t>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1014    //</w:t>
      </w:r>
      <w:r>
        <w:rPr>
          <w:rFonts w:hint="eastAsia" w:ascii="Times New Roman" w:hAnsi="Times New Roman"/>
          <w:b w:val="0"/>
          <w:bCs w:val="0"/>
          <w:color w:val="auto"/>
          <w:sz w:val="24"/>
          <w:szCs w:val="24"/>
          <w:lang w:val="en-US" w:eastAsia="zh-CN"/>
        </w:rPr>
        <w:t>通过address查看</w:t>
      </w:r>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1770" cy="370205"/>
            <wp:effectExtent l="0" t="0" r="5080" b="1079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5"/>
                    <a:stretch>
                      <a:fillRect/>
                    </a:stretch>
                  </pic:blipFill>
                  <pic:spPr>
                    <a:xfrm>
                      <a:off x="0" y="0"/>
                      <a:ext cx="5271770" cy="370205"/>
                    </a:xfrm>
                    <a:prstGeom prst="rect">
                      <a:avLst/>
                    </a:prstGeom>
                    <a:noFill/>
                    <a:ln>
                      <a:noFill/>
                    </a:ln>
                  </pic:spPr>
                </pic:pic>
              </a:graphicData>
            </a:graphic>
          </wp:inline>
        </w:drawing>
      </w:r>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1000 1    //</w:t>
      </w:r>
      <w:r>
        <w:rPr>
          <w:rFonts w:hint="eastAsia" w:ascii="Times New Roman" w:hAnsi="Times New Roman"/>
          <w:b w:val="0"/>
          <w:bCs w:val="0"/>
          <w:color w:val="auto"/>
          <w:sz w:val="24"/>
          <w:szCs w:val="24"/>
          <w:lang w:val="en-US" w:eastAsia="zh-CN"/>
        </w:rPr>
        <w:t>通过address设置输出1</w:t>
      </w:r>
      <w:del w:id="2812" w:author="LKY" w:date="2026-09-08T17:14:51Z">
        <w:r>
          <w:rPr>
            <w:rFonts w:hint="eastAsia" w:ascii="Times New Roman" w:hAnsi="Times New Roman"/>
            <w:b w:val="0"/>
            <w:bCs w:val="0"/>
            <w:color w:val="auto"/>
            <w:sz w:val="24"/>
            <w:szCs w:val="24"/>
            <w:lang w:val="en-US" w:eastAsia="zh-CN"/>
          </w:rPr>
          <w:delText>mA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1000    //</w:t>
      </w:r>
      <w:r>
        <w:rPr>
          <w:rFonts w:hint="eastAsia" w:ascii="Times New Roman" w:hAnsi="Times New Roman"/>
          <w:b w:val="0"/>
          <w:bCs w:val="0"/>
          <w:color w:val="auto"/>
          <w:sz w:val="24"/>
          <w:szCs w:val="24"/>
          <w:lang w:val="en-US" w:eastAsia="zh-CN"/>
        </w:rPr>
        <w:t>通过address查看</w:t>
      </w:r>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r>
        <w:drawing>
          <wp:inline distT="0" distB="0" distL="114300" distR="114300">
            <wp:extent cx="5271770" cy="652145"/>
            <wp:effectExtent l="0" t="0" r="5080" b="146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26"/>
                    <a:stretch>
                      <a:fillRect/>
                    </a:stretch>
                  </pic:blipFill>
                  <pic:spPr>
                    <a:xfrm>
                      <a:off x="0" y="0"/>
                      <a:ext cx="5271770" cy="652145"/>
                    </a:xfrm>
                    <a:prstGeom prst="rect">
                      <a:avLst/>
                    </a:prstGeom>
                    <a:noFill/>
                    <a:ln>
                      <a:noFill/>
                    </a:ln>
                  </pic:spPr>
                </pic:pic>
              </a:graphicData>
            </a:graphic>
          </wp:inline>
        </w:drawing>
      </w:r>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对应的N2321、N2322</w:t>
      </w:r>
      <w:ins w:id="2813" w:author="LKY" w:date="2026-05-19T11:03:19Z">
        <w:r>
          <w:rPr>
            <w:rFonts w:hint="eastAsia" w:ascii="Times New Roman" w:hAnsi="Times New Roman"/>
            <w:b w:val="0"/>
            <w:bCs w:val="0"/>
            <w:sz w:val="24"/>
            <w:szCs w:val="24"/>
            <w:lang w:val="en-US" w:eastAsia="zh-CN"/>
          </w:rPr>
          <w:t>、</w:t>
        </w:r>
      </w:ins>
      <w:ins w:id="2814" w:author="LKY" w:date="2026-05-19T11:03:21Z">
        <w:r>
          <w:rPr>
            <w:rFonts w:hint="eastAsia" w:ascii="Times New Roman" w:hAnsi="Times New Roman"/>
            <w:b w:val="0"/>
            <w:bCs w:val="0"/>
            <w:sz w:val="24"/>
            <w:szCs w:val="24"/>
            <w:lang w:val="en-US" w:eastAsia="zh-CN"/>
          </w:rPr>
          <w:t>N</w:t>
        </w:r>
      </w:ins>
      <w:ins w:id="2815" w:author="LKY" w:date="2026-05-19T11:03:23Z">
        <w:r>
          <w:rPr>
            <w:rFonts w:hint="eastAsia" w:ascii="Times New Roman" w:hAnsi="Times New Roman"/>
            <w:b w:val="0"/>
            <w:bCs w:val="0"/>
            <w:sz w:val="24"/>
            <w:szCs w:val="24"/>
            <w:lang w:val="en-US" w:eastAsia="zh-CN"/>
          </w:rPr>
          <w:t>21</w:t>
        </w:r>
      </w:ins>
      <w:ins w:id="2816" w:author="LKY" w:date="2026-05-19T11:03:24Z">
        <w:r>
          <w:rPr>
            <w:rFonts w:hint="eastAsia" w:ascii="Times New Roman" w:hAnsi="Times New Roman"/>
            <w:b w:val="0"/>
            <w:bCs w:val="0"/>
            <w:sz w:val="24"/>
            <w:szCs w:val="24"/>
            <w:lang w:val="en-US" w:eastAsia="zh-CN"/>
          </w:rPr>
          <w:t>62</w:t>
        </w:r>
      </w:ins>
      <w:ins w:id="2817" w:author="L" w:date="2026-07-03T18:34:55Z">
        <w:r>
          <w:rPr>
            <w:rFonts w:hint="eastAsia" w:ascii="Times New Roman" w:hAnsi="Times New Roman"/>
            <w:b w:val="0"/>
            <w:bCs w:val="0"/>
            <w:sz w:val="24"/>
            <w:szCs w:val="24"/>
            <w:lang w:val="en-US" w:eastAsia="zh-CN"/>
          </w:rPr>
          <w:t>、</w:t>
        </w:r>
      </w:ins>
      <w:ins w:id="2818" w:author="L" w:date="2026-07-03T18:34:57Z">
        <w:r>
          <w:rPr>
            <w:rFonts w:hint="eastAsia" w:ascii="Times New Roman" w:hAnsi="Times New Roman"/>
            <w:b w:val="0"/>
            <w:bCs w:val="0"/>
            <w:sz w:val="24"/>
            <w:szCs w:val="24"/>
            <w:lang w:val="en-US" w:eastAsia="zh-CN"/>
          </w:rPr>
          <w:t>N2084</w:t>
        </w:r>
      </w:ins>
      <w:r>
        <w:rPr>
          <w:rFonts w:hint="eastAsia" w:ascii="Times New Roman" w:hAnsi="Times New Roman"/>
          <w:b w:val="0"/>
          <w:bCs w:val="0"/>
          <w:sz w:val="24"/>
          <w:szCs w:val="24"/>
          <w:lang w:val="en-US" w:eastAsia="zh-CN"/>
        </w:rPr>
        <w:t>类似。</w:t>
      </w:r>
    </w:p>
    <w:p w14:paraId="6307D4FF">
      <w:pPr>
        <w:pStyle w:val="12"/>
        <w:keepNext w:val="0"/>
        <w:keepLines w:val="0"/>
        <w:pageBreakBefore w:val="0"/>
        <w:widowControl/>
        <w:numPr>
          <w:ilvl w:val="0"/>
          <w:numId w:val="4"/>
          <w:ins w:id="2820" w:author="L" w:date="2026-06-29T14:00:23Z"/>
        </w:numPr>
        <w:kinsoku/>
        <w:wordWrap w:val="0"/>
        <w:overflowPunct/>
        <w:topLinePunct w:val="0"/>
        <w:autoSpaceDE/>
        <w:autoSpaceDN/>
        <w:bidi w:val="0"/>
        <w:adjustRightInd/>
        <w:snapToGrid/>
        <w:spacing w:after="0"/>
        <w:ind w:left="425" w:leftChars="0" w:hanging="425" w:firstLineChars="0"/>
        <w:jc w:val="left"/>
        <w:textAlignment w:val="auto"/>
        <w:outlineLvl w:val="4"/>
        <w:rPr>
          <w:rFonts w:hint="default" w:ascii="Times New Roman" w:hAnsi="Times New Roman" w:eastAsia="宋体" w:cs="Times New Roman"/>
          <w:b/>
          <w:bCs/>
          <w:sz w:val="24"/>
          <w:szCs w:val="24"/>
          <w:lang w:val="en-US" w:eastAsia="zh-CN"/>
          <w:rPrChange w:id="2821" w:author="L" w:date="2026-06-29T14:00:23Z">
            <w:rPr>
              <w:rFonts w:hint="eastAsia" w:ascii="宋体" w:hAnsi="宋体" w:eastAsia="宋体" w:cs="宋体"/>
              <w:b/>
              <w:bCs/>
              <w:sz w:val="28"/>
              <w:szCs w:val="28"/>
              <w:lang w:val="en-US" w:eastAsia="zh-CN"/>
            </w:rPr>
          </w:rPrChange>
        </w:rPr>
        <w:pPrChange w:id="2819" w:author="L" w:date="2026-06-29T14:00:23Z">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pPr>
        </w:pPrChange>
      </w:pPr>
      <w:r>
        <w:rPr>
          <w:rFonts w:hint="default" w:ascii="Times New Roman" w:hAnsi="Times New Roman" w:eastAsia="宋体" w:cs="Times New Roman"/>
          <w:b/>
          <w:bCs/>
          <w:sz w:val="24"/>
          <w:szCs w:val="24"/>
          <w:lang w:val="en-US" w:eastAsia="zh-CN"/>
          <w:rPrChange w:id="2822" w:author="L" w:date="2026-06-29T14:00:23Z">
            <w:rPr>
              <w:rFonts w:hint="eastAsia" w:ascii="宋体" w:hAnsi="宋体" w:eastAsia="宋体" w:cs="宋体"/>
              <w:b/>
              <w:bCs/>
              <w:sz w:val="28"/>
              <w:szCs w:val="28"/>
              <w:lang w:val="en-US" w:eastAsia="zh-CN"/>
            </w:rPr>
          </w:rPrChange>
        </w:rPr>
        <w:t>DI使用</w:t>
      </w:r>
      <w:del w:id="2823" w:author="L" w:date="2026-06-29T14:00:51Z">
        <w:r>
          <w:rPr>
            <w:rFonts w:hint="default" w:ascii="Times New Roman" w:hAnsi="Times New Roman" w:eastAsia="宋体" w:cs="Times New Roman"/>
            <w:b/>
            <w:bCs/>
            <w:sz w:val="24"/>
            <w:szCs w:val="24"/>
            <w:lang w:val="en-US" w:eastAsia="zh-CN"/>
            <w:rPrChange w:id="2824" w:author="L" w:date="2026-06-29T14:00:23Z">
              <w:rPr>
                <w:rFonts w:hint="eastAsia" w:ascii="宋体" w:hAnsi="宋体" w:eastAsia="宋体" w:cs="宋体"/>
                <w:b/>
                <w:bCs/>
                <w:sz w:val="28"/>
                <w:szCs w:val="28"/>
                <w:lang w:val="en-US" w:eastAsia="zh-CN"/>
              </w:rPr>
            </w:rPrChange>
          </w:rPr>
          <w:delText>:</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以N1161为例（16路DI模块湿节点），DI模块为例，输入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N1161</w:t>
      </w:r>
      <w:r>
        <w:rPr>
          <w:rFonts w:hint="eastAsia" w:asciiTheme="minorEastAsia" w:hAnsiTheme="minorEastAsia" w:eastAsiaTheme="minorEastAsia" w:cstheme="minorEastAsia"/>
          <w:sz w:val="24"/>
          <w:szCs w:val="24"/>
          <w:lang w:val="en-US" w:eastAsia="zh-CN"/>
        </w:rPr>
        <w:t>为例（</w:t>
      </w:r>
      <w:ins w:id="2825" w:author="L" w:date="2026-07-14T14:32:30Z">
        <w:r>
          <w:rPr>
            <w:rFonts w:hint="eastAsia" w:asciiTheme="minorEastAsia" w:hAnsiTheme="minorEastAsia" w:cstheme="minorEastAsia"/>
            <w:sz w:val="24"/>
            <w:szCs w:val="24"/>
            <w:lang w:val="en-US" w:eastAsia="zh-CN"/>
          </w:rPr>
          <w:t>NPN</w:t>
        </w:r>
      </w:ins>
      <w:del w:id="2826" w:author="L" w:date="2026-07-14T14:32:26Z">
        <w:r>
          <w:rPr>
            <w:rFonts w:hint="default" w:ascii="Times New Roman" w:hAnsi="Times New Roman" w:cs="Times New Roman"/>
            <w:sz w:val="24"/>
            <w:szCs w:val="24"/>
            <w:lang w:val="en-US" w:eastAsia="zh-CN"/>
          </w:rPr>
          <w:delText>PNP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6A607ECD">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1、外接电源：将外接电源的正负极接到电源两端，以通道</w:t>
      </w:r>
      <w:r>
        <w:rPr>
          <w:rFonts w:hint="default" w:ascii="Times New Roman" w:hAnsi="Times New Roman" w:cs="Times New Roman" w:eastAsiaTheme="minorEastAsia"/>
          <w:sz w:val="24"/>
          <w:szCs w:val="24"/>
          <w:lang w:val="en-US" w:eastAsia="zh-CN"/>
        </w:rPr>
        <w:t>15</w:t>
      </w:r>
      <w:r>
        <w:rPr>
          <w:rFonts w:hint="eastAsia" w:asciiTheme="minorEastAsia" w:hAnsiTheme="minorEastAsia" w:eastAsiaTheme="minorEastAsia" w:cstheme="minorEastAsia"/>
          <w:sz w:val="24"/>
          <w:szCs w:val="24"/>
          <w:lang w:val="en-US" w:eastAsia="zh-CN"/>
        </w:rPr>
        <w:t>为例，电源的</w:t>
      </w:r>
      <w:ins w:id="2827" w:author="L" w:date="2026-07-14T14:32:47Z">
        <w:r>
          <w:rPr>
            <w:rFonts w:hint="eastAsia" w:asciiTheme="minorEastAsia" w:hAnsiTheme="minorEastAsia" w:cstheme="minorEastAsia"/>
            <w:sz w:val="24"/>
            <w:szCs w:val="24"/>
            <w:lang w:val="en-US" w:eastAsia="zh-CN"/>
          </w:rPr>
          <w:t>正极</w:t>
        </w:r>
      </w:ins>
      <w:del w:id="2828" w:author="L" w:date="2026-07-14T14:32:38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2829" w:author="L" w:date="2026-07-14T14:32:51Z">
        <w:r>
          <w:rPr>
            <w:rFonts w:hint="eastAsia" w:asciiTheme="minorEastAsia" w:hAnsiTheme="minorEastAsia" w:cstheme="minorEastAsia"/>
            <w:sz w:val="24"/>
            <w:szCs w:val="24"/>
            <w:lang w:val="en-US" w:eastAsia="zh-CN"/>
          </w:rPr>
          <w:t>负极</w:t>
        </w:r>
      </w:ins>
      <w:del w:id="2830" w:author="L" w:date="2026-07-14T14:32:50Z">
        <w:r>
          <w:rPr>
            <w:rFonts w:hint="eastAsia" w:asciiTheme="minorEastAsia" w:hAnsi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6ADC155B">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default" w:ascii="Times New Roman" w:hAnsi="Times New Roman" w:eastAsiaTheme="minorEastAsia" w:cstheme="minorBidi"/>
          <w:b w:val="0"/>
          <w:bCs w:val="0"/>
          <w:color w:val="0000FF"/>
          <w:kern w:val="2"/>
          <w:sz w:val="24"/>
          <w:szCs w:val="24"/>
          <w:lang w:val="en-US" w:eastAsia="zh-CN" w:bidi="ar-SA"/>
        </w:rPr>
        <w:t>io</w:t>
      </w:r>
      <w:r>
        <w:rPr>
          <w:rFonts w:hint="eastAsia" w:ascii="Times New Roman" w:hAnsi="Times New Roman" w:cstheme="minorBidi"/>
          <w:b w:val="0"/>
          <w:bCs w:val="0"/>
          <w:color w:val="0000FF"/>
          <w:kern w:val="2"/>
          <w:sz w:val="24"/>
          <w:szCs w:val="24"/>
          <w:lang w:val="en-US" w:eastAsia="zh-CN" w:bidi="ar-SA"/>
        </w:rPr>
        <w:t>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lang w:val="en-US" w:eastAsia="zh-CN"/>
        </w:rPr>
      </w:pPr>
      <w:ins w:id="2831" w:author="L" w:date="2026-07-14T14:32:34Z">
        <w:r>
          <w:rPr>
            <w:rFonts w:hint="eastAsia" w:ascii="Times New Roman" w:hAnsi="Times New Roman" w:cs="Times New Roman"/>
            <w:sz w:val="24"/>
            <w:szCs w:val="24"/>
            <w:lang w:val="en-US" w:eastAsia="zh-CN"/>
          </w:rPr>
          <w:t>PNP</w:t>
        </w:r>
      </w:ins>
      <w:del w:id="2832" w:author="L" w:date="2026-07-14T14:32:33Z">
        <w:r>
          <w:rPr>
            <w:rFonts w:hint="eastAsia" w:ascii="Times New Roman" w:hAnsi="Times New Roman" w:cs="Times New Roman"/>
            <w:sz w:val="24"/>
            <w:szCs w:val="24"/>
            <w:lang w:val="en-US" w:eastAsia="zh-CN"/>
          </w:rPr>
          <w:delText>NPN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2833" w:author="L" w:date="2026-07-14T14:33:42Z">
        <w:r>
          <w:rPr>
            <w:rFonts w:hint="eastAsia" w:asciiTheme="minorEastAsia" w:hAnsiTheme="minorEastAsia" w:cstheme="minorEastAsia"/>
            <w:sz w:val="24"/>
            <w:szCs w:val="24"/>
            <w:lang w:val="en-US" w:eastAsia="zh-CN"/>
          </w:rPr>
          <w:t>负极</w:t>
        </w:r>
      </w:ins>
      <w:del w:id="2834" w:author="L" w:date="2026-07-14T14:33:40Z">
        <w:r>
          <w:rPr>
            <w:rFonts w:hint="eastAsia" w:asciiTheme="minorEastAsia" w:hAnsiTheme="minorEastAsia" w:eastAsia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2835" w:author="L" w:date="2026-07-14T14:33:47Z">
        <w:r>
          <w:rPr>
            <w:rFonts w:hint="eastAsia" w:asciiTheme="minorEastAsia" w:hAnsiTheme="minorEastAsia" w:cstheme="minorEastAsia"/>
            <w:sz w:val="24"/>
            <w:szCs w:val="24"/>
            <w:lang w:val="en-US" w:eastAsia="zh-CN"/>
          </w:rPr>
          <w:t>正极</w:t>
        </w:r>
      </w:ins>
      <w:del w:id="2836" w:author="L" w:date="2026-07-14T14:33:44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67325" cy="1793875"/>
            <wp:effectExtent l="0" t="0" r="9525" b="158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7"/>
                    <a:stretch>
                      <a:fillRect/>
                    </a:stretch>
                  </pic:blipFill>
                  <pic:spPr>
                    <a:xfrm>
                      <a:off x="0" y="0"/>
                      <a:ext cx="5267325" cy="1793875"/>
                    </a:xfrm>
                    <a:prstGeom prst="rect">
                      <a:avLst/>
                    </a:prstGeom>
                    <a:noFill/>
                    <a:ln>
                      <a:noFill/>
                    </a:ln>
                  </pic:spPr>
                </pic:pic>
              </a:graphicData>
            </a:graphic>
          </wp:inline>
        </w:drawing>
      </w:r>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2837" w:author="L" w:date="2026-09-08T17:28:54Z"/>
          <w:rFonts w:hint="default" w:eastAsiaTheme="minorEastAsia"/>
          <w:lang w:val="en-US" w:eastAsia="zh-CN"/>
        </w:rPr>
      </w:pPr>
      <w:del w:id="2838" w:author="L" w:date="2026-09-08T17:28:54Z">
        <w:r>
          <w:rPr>
            <w:rFonts w:hint="eastAsia"/>
            <w:lang w:val="en-US" w:eastAsia="zh-CN"/>
          </w:rPr>
          <w:delText>使用</w:delText>
        </w:r>
      </w:del>
      <w:del w:id="2839" w:author="L" w:date="2026-09-08T17:28:54Z">
        <w:r>
          <w:rPr>
            <w:rFonts w:hint="eastAsia" w:ascii="Times New Roman" w:hAnsi="Times New Roman"/>
            <w:b w:val="0"/>
            <w:bCs w:val="0"/>
            <w:color w:val="0000FF"/>
            <w:sz w:val="24"/>
            <w:szCs w:val="24"/>
            <w:lang w:val="en-US" w:eastAsia="zh-CN"/>
          </w:rPr>
          <w:delText>ion help指令，</w:delText>
        </w:r>
      </w:del>
      <w:del w:id="2840" w:author="L" w:date="2026-09-08T17:28:54Z">
        <w:r>
          <w:rPr>
            <w:rFonts w:hint="eastAsia" w:ascii="Times New Roman" w:hAnsi="Times New Roman"/>
            <w:b w:val="0"/>
            <w:bCs w:val="0"/>
            <w:sz w:val="24"/>
            <w:szCs w:val="24"/>
            <w:lang w:val="en-US" w:eastAsia="zh-CN"/>
          </w:rPr>
          <w:delText>发现量程是不可设置的，和DO类似</w:delText>
        </w:r>
      </w:del>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2014   //</w:t>
      </w:r>
      <w:r>
        <w:rPr>
          <w:rFonts w:hint="eastAsia" w:ascii="Times New Roman" w:hAnsi="Times New Roman"/>
          <w:b w:val="0"/>
          <w:bCs w:val="0"/>
          <w:color w:val="auto"/>
          <w:sz w:val="24"/>
          <w:szCs w:val="24"/>
          <w:lang w:val="en-US" w:eastAsia="zh-CN"/>
        </w:rPr>
        <w:t>通过address查看</w:t>
      </w:r>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r>
        <w:rPr>
          <w:rFonts w:hint="eastAsia" w:ascii="Times New Roman" w:hAnsi="Times New Roman"/>
          <w:b w:val="0"/>
          <w:bCs w:val="0"/>
          <w:sz w:val="24"/>
          <w:szCs w:val="24"/>
          <w:lang w:val="en-US" w:eastAsia="zh-CN"/>
        </w:rPr>
        <w:t>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69865" cy="207645"/>
            <wp:effectExtent l="0" t="0" r="698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8"/>
                    <a:stretch>
                      <a:fillRect/>
                    </a:stretch>
                  </pic:blipFill>
                  <pic:spPr>
                    <a:xfrm>
                      <a:off x="0" y="0"/>
                      <a:ext cx="5269865" cy="207645"/>
                    </a:xfrm>
                    <a:prstGeom prst="rect">
                      <a:avLst/>
                    </a:prstGeom>
                    <a:noFill/>
                    <a:ln>
                      <a:noFill/>
                    </a:ln>
                  </pic:spPr>
                </pic:pic>
              </a:graphicData>
            </a:graphic>
          </wp:inline>
        </w:drawing>
      </w:r>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将DI15（即为15通道）短接</w:t>
      </w:r>
    </w:p>
    <w:p w14:paraId="7E2CD052">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0500" cy="1935480"/>
            <wp:effectExtent l="0" t="0" r="6350"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29"/>
                    <a:stretch>
                      <a:fillRect/>
                    </a:stretch>
                  </pic:blipFill>
                  <pic:spPr>
                    <a:xfrm>
                      <a:off x="0" y="0"/>
                      <a:ext cx="5270500" cy="1935480"/>
                    </a:xfrm>
                    <a:prstGeom prst="rect">
                      <a:avLst/>
                    </a:prstGeom>
                    <a:noFill/>
                    <a:ln>
                      <a:noFill/>
                    </a:ln>
                  </pic:spPr>
                </pic:pic>
              </a:graphicData>
            </a:graphic>
          </wp:inline>
        </w:drawing>
      </w:r>
    </w:p>
    <w:p w14:paraId="6BC0375D">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rFonts w:hint="default"/>
          <w:lang w:val="en-US" w:eastAsia="zh-CN"/>
        </w:rPr>
      </w:pP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观察N板灯亮情况，对应DI短接形成回路灯亮。对应的N116</w:t>
      </w:r>
      <w:r>
        <w:rPr>
          <w:rFonts w:hint="eastAsia" w:asciiTheme="minorEastAsia" w:hAnsiTheme="minorEastAsia" w:cstheme="minorEastAsia"/>
          <w:sz w:val="24"/>
          <w:szCs w:val="24"/>
          <w:lang w:val="en-US" w:eastAsia="zh-CN"/>
        </w:rPr>
        <w:t>2、</w:t>
      </w:r>
      <w:ins w:id="2841" w:author="LKY" w:date="2026-05-19T11:38:06Z">
        <w:r>
          <w:rPr>
            <w:rFonts w:hint="eastAsia" w:asciiTheme="minorEastAsia" w:hAnsiTheme="minorEastAsia" w:cstheme="minorEastAsia"/>
            <w:sz w:val="24"/>
            <w:szCs w:val="24"/>
            <w:lang w:val="en-US" w:eastAsia="zh-CN"/>
          </w:rPr>
          <w:t>N</w:t>
        </w:r>
      </w:ins>
      <w:r>
        <w:rPr>
          <w:rFonts w:hint="eastAsia" w:asciiTheme="minorEastAsia" w:hAnsiTheme="minorEastAsia" w:cstheme="minorEastAsia"/>
          <w:sz w:val="24"/>
          <w:szCs w:val="24"/>
          <w:lang w:val="en-US" w:eastAsia="zh-CN"/>
        </w:rPr>
        <w:t>1321、</w:t>
      </w:r>
      <w:ins w:id="2842" w:author="LKY" w:date="2026-05-19T11:38:09Z">
        <w:r>
          <w:rPr>
            <w:rFonts w:hint="eastAsia" w:asciiTheme="minorEastAsia" w:hAnsiTheme="minorEastAsia" w:cstheme="minorEastAsia"/>
            <w:sz w:val="24"/>
            <w:szCs w:val="24"/>
            <w:lang w:val="en-US" w:eastAsia="zh-CN"/>
          </w:rPr>
          <w:t>N</w:t>
        </w:r>
      </w:ins>
      <w:r>
        <w:rPr>
          <w:rFonts w:hint="eastAsia" w:asciiTheme="minorEastAsia" w:hAnsiTheme="minorEastAsia" w:cstheme="minorEastAsia"/>
          <w:sz w:val="24"/>
          <w:szCs w:val="24"/>
          <w:lang w:val="en-US" w:eastAsia="zh-CN"/>
        </w:rPr>
        <w:t>1322</w:t>
      </w:r>
      <w:r>
        <w:rPr>
          <w:rFonts w:hint="eastAsia" w:asciiTheme="minorEastAsia" w:hAnsiTheme="minorEastAsia" w:eastAsiaTheme="minorEastAsia" w:cstheme="minorEastAsia"/>
          <w:sz w:val="24"/>
          <w:szCs w:val="24"/>
          <w:lang w:val="en-US" w:eastAsia="zh-CN"/>
        </w:rPr>
        <w:t>类似。</w:t>
      </w:r>
    </w:p>
    <w:p w14:paraId="31A4899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843" w:author="L" w:date="2026-06-29T13:59:03Z"/>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干接点以N1163、N1323为例，短接即可和上述类似。</w:t>
      </w:r>
    </w:p>
    <w:p w14:paraId="5CD99914">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844" w:author="L" w:date="2026-06-29T13:59:04Z"/>
          <w:rFonts w:hint="eastAsia" w:asciiTheme="minorEastAsia" w:hAnsiTheme="minorEastAsia" w:cstheme="minorEastAsia"/>
          <w:sz w:val="24"/>
          <w:szCs w:val="24"/>
          <w:lang w:val="en-US" w:eastAsia="zh-CN"/>
        </w:rPr>
      </w:pPr>
    </w:p>
    <w:p w14:paraId="6C667EF1">
      <w:pPr>
        <w:pStyle w:val="12"/>
        <w:numPr>
          <w:ilvl w:val="0"/>
          <w:numId w:val="4"/>
        </w:numPr>
        <w:wordWrap w:val="0"/>
        <w:ind w:left="425" w:leftChars="0" w:hanging="425" w:firstLineChars="0"/>
        <w:jc w:val="left"/>
        <w:outlineLvl w:val="4"/>
        <w:rPr>
          <w:ins w:id="2845" w:author="L" w:date="2026-06-29T13:59:06Z"/>
          <w:rFonts w:hint="default" w:ascii="Times New Roman" w:hAnsi="Times New Roman" w:eastAsia="宋体" w:cs="Times New Roman"/>
          <w:b/>
          <w:bCs/>
          <w:sz w:val="24"/>
          <w:szCs w:val="24"/>
          <w:lang w:val="en-US" w:eastAsia="zh-CN"/>
        </w:rPr>
      </w:pPr>
      <w:ins w:id="2846" w:author="L" w:date="2026-06-29T13:59:06Z">
        <w:r>
          <w:rPr>
            <w:rFonts w:hint="default" w:ascii="Times New Roman" w:hAnsi="Times New Roman" w:eastAsia="宋体" w:cs="Times New Roman"/>
            <w:b/>
            <w:bCs/>
            <w:sz w:val="24"/>
            <w:szCs w:val="24"/>
            <w:lang w:val="en-US" w:eastAsia="zh-CN"/>
          </w:rPr>
          <w:t>AO使用</w:t>
        </w:r>
      </w:ins>
    </w:p>
    <w:p w14:paraId="1CB3F74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47" w:author="L" w:date="2026-06-29T13:59:06Z"/>
          <w:rFonts w:hint="eastAsia" w:ascii="Times New Roman" w:hAnsi="Times New Roman"/>
          <w:b w:val="0"/>
          <w:bCs w:val="0"/>
          <w:sz w:val="24"/>
          <w:szCs w:val="24"/>
          <w:lang w:val="en-US" w:eastAsia="zh-CN"/>
        </w:rPr>
      </w:pPr>
      <w:ins w:id="2848" w:author="L" w:date="2026-06-29T13:59:06Z">
        <w:r>
          <w:rPr>
            <w:rFonts w:hint="eastAsia" w:ascii="Times New Roman" w:hAnsi="Times New Roman"/>
            <w:b w:val="0"/>
            <w:bCs w:val="0"/>
            <w:sz w:val="24"/>
            <w:szCs w:val="24"/>
            <w:lang w:val="en-US" w:eastAsia="zh-CN"/>
          </w:rPr>
          <w:t>以N4081为例（8路输出模块单端电流），量程设为0-20mA，输入</w:t>
        </w:r>
      </w:ins>
      <w:ins w:id="2849" w:author="L" w:date="2026-06-29T13:59:06Z">
        <w:r>
          <w:rPr>
            <w:rFonts w:hint="eastAsia" w:ascii="Times New Roman" w:hAnsi="Times New Roman"/>
            <w:b w:val="0"/>
            <w:bCs w:val="0"/>
            <w:color w:val="0000FF"/>
            <w:sz w:val="24"/>
            <w:szCs w:val="24"/>
            <w:lang w:val="en-US" w:eastAsia="zh-CN"/>
          </w:rPr>
          <w:t>ion show</w:t>
        </w:r>
      </w:ins>
      <w:ins w:id="2850" w:author="L" w:date="2026-06-29T13:59:06Z">
        <w:r>
          <w:rPr>
            <w:rFonts w:hint="eastAsia" w:ascii="Times New Roman" w:hAnsi="Times New Roman"/>
            <w:b w:val="0"/>
            <w:bCs w:val="0"/>
            <w:sz w:val="24"/>
            <w:szCs w:val="24"/>
            <w:lang w:val="en-US" w:eastAsia="zh-CN"/>
          </w:rPr>
          <w:t>查看信息。</w:t>
        </w:r>
      </w:ins>
    </w:p>
    <w:p w14:paraId="2734C85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51" w:author="L" w:date="2026-06-29T13:59:06Z"/>
          <w:rFonts w:hint="default" w:ascii="Times New Roman" w:hAnsi="Times New Roman"/>
          <w:b w:val="0"/>
          <w:bCs w:val="0"/>
          <w:sz w:val="24"/>
          <w:szCs w:val="24"/>
          <w:lang w:val="en-US" w:eastAsia="zh-CN"/>
        </w:rPr>
      </w:pPr>
      <w:ins w:id="2852" w:author="L" w:date="2026-06-29T13:59:06Z">
        <w:r>
          <w:rPr>
            <w:rFonts w:hint="default" w:ascii="Times New Roman" w:hAnsi="Times New Roman"/>
            <w:b w:val="0"/>
            <w:bCs w:val="0"/>
            <w:sz w:val="24"/>
            <w:szCs w:val="24"/>
            <w:shd w:val="clear" w:color="auto" w:fill="auto"/>
            <w:lang w:val="en-US" w:eastAsia="zh-CN"/>
          </w:rPr>
          <w:t>root@</w:t>
        </w:r>
      </w:ins>
      <w:ins w:id="2853" w:author="L" w:date="2026-06-29T13:59:06Z">
        <w:r>
          <w:rPr>
            <w:rFonts w:hint="eastAsia" w:ascii="Times New Roman" w:hAnsi="Times New Roman"/>
            <w:b w:val="0"/>
            <w:bCs w:val="0"/>
            <w:sz w:val="24"/>
            <w:szCs w:val="24"/>
            <w:shd w:val="clear" w:color="auto" w:fill="auto"/>
            <w:lang w:val="en-US" w:eastAsia="zh-CN"/>
          </w:rPr>
          <w:t>bliiot</w:t>
        </w:r>
      </w:ins>
      <w:ins w:id="2854" w:author="L" w:date="2026-06-29T13:59:06Z">
        <w:r>
          <w:rPr>
            <w:rFonts w:hint="default" w:ascii="Times New Roman" w:hAnsi="Times New Roman"/>
            <w:b w:val="0"/>
            <w:bCs w:val="0"/>
            <w:sz w:val="24"/>
            <w:szCs w:val="24"/>
            <w:shd w:val="clear" w:color="auto" w:fill="auto"/>
            <w:lang w:val="en-US" w:eastAsia="zh-CN"/>
          </w:rPr>
          <w:t xml:space="preserve">:/# </w:t>
        </w:r>
      </w:ins>
      <w:ins w:id="2855" w:author="L" w:date="2026-06-29T13:59:06Z">
        <w:r>
          <w:rPr>
            <w:rFonts w:hint="eastAsia" w:ascii="Times New Roman" w:hAnsi="Times New Roman"/>
            <w:b w:val="0"/>
            <w:bCs w:val="0"/>
            <w:color w:val="0000FF"/>
            <w:sz w:val="24"/>
            <w:szCs w:val="24"/>
            <w:shd w:val="clear" w:color="auto" w:fill="auto"/>
            <w:lang w:val="en-US" w:eastAsia="zh-CN"/>
          </w:rPr>
          <w:t xml:space="preserve">ion show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856" w:author="L" w:date="2026-06-29T13:59:06Z"/>
        </w:rPr>
      </w:pPr>
      <w:ins w:id="2857" w:author="L" w:date="2026-06-30T17:36:48Z">
        <w:r>
          <w:rPr/>
          <w:drawing>
            <wp:inline distT="0" distB="0" distL="114300" distR="114300">
              <wp:extent cx="5267960" cy="1011555"/>
              <wp:effectExtent l="0" t="0" r="8890" b="1714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30"/>
                      <a:stretch>
                        <a:fillRect/>
                      </a:stretch>
                    </pic:blipFill>
                    <pic:spPr>
                      <a:xfrm>
                        <a:off x="0" y="0"/>
                        <a:ext cx="5267960" cy="1011555"/>
                      </a:xfrm>
                      <a:prstGeom prst="rect">
                        <a:avLst/>
                      </a:prstGeom>
                      <a:noFill/>
                      <a:ln>
                        <a:noFill/>
                      </a:ln>
                    </pic:spPr>
                  </pic:pic>
                </a:graphicData>
              </a:graphic>
            </wp:inline>
          </w:drawing>
        </w:r>
      </w:ins>
    </w:p>
    <w:p w14:paraId="37E3F7D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59" w:author="L" w:date="2026-06-29T13:59:06Z"/>
          <w:rFonts w:hint="eastAsia" w:ascii="Times New Roman" w:hAnsi="Times New Roman"/>
          <w:b w:val="0"/>
          <w:bCs w:val="0"/>
          <w:sz w:val="24"/>
          <w:szCs w:val="24"/>
          <w:lang w:val="en-US" w:eastAsia="zh-CN"/>
        </w:rPr>
      </w:pPr>
      <w:ins w:id="2860" w:author="L" w:date="2026-06-29T13:59:06Z">
        <w:r>
          <w:rPr>
            <w:rFonts w:hint="eastAsia" w:ascii="Times New Roman" w:hAnsi="Times New Roman"/>
            <w:b w:val="0"/>
            <w:bCs w:val="0"/>
            <w:sz w:val="24"/>
            <w:szCs w:val="24"/>
            <w:lang w:val="en-US" w:eastAsia="zh-CN"/>
          </w:rPr>
          <w:t>也可通过get命令获取通道值：</w:t>
        </w:r>
      </w:ins>
    </w:p>
    <w:p w14:paraId="68070D0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61" w:author="L" w:date="2026-06-29T13:59:06Z"/>
          <w:rFonts w:hint="default" w:ascii="Times New Roman" w:hAnsi="Times New Roman"/>
          <w:b w:val="0"/>
          <w:bCs w:val="0"/>
          <w:sz w:val="24"/>
          <w:szCs w:val="24"/>
          <w:lang w:val="en-US" w:eastAsia="zh-CN"/>
        </w:rPr>
      </w:pPr>
      <w:ins w:id="2862" w:author="L" w:date="2026-06-29T13:59:06Z">
        <w:r>
          <w:rPr>
            <w:rFonts w:hint="default" w:ascii="Times New Roman" w:hAnsi="Times New Roman"/>
            <w:b w:val="0"/>
            <w:bCs w:val="0"/>
            <w:sz w:val="24"/>
            <w:szCs w:val="24"/>
            <w:lang w:val="en-US" w:eastAsia="zh-CN"/>
          </w:rPr>
          <w:t>root@</w:t>
        </w:r>
      </w:ins>
      <w:ins w:id="2863" w:author="L" w:date="2026-06-29T13:59:06Z">
        <w:r>
          <w:rPr>
            <w:rFonts w:hint="eastAsia" w:ascii="Times New Roman" w:hAnsi="Times New Roman"/>
            <w:b w:val="0"/>
            <w:bCs w:val="0"/>
            <w:sz w:val="24"/>
            <w:szCs w:val="24"/>
            <w:lang w:val="en-US" w:eastAsia="zh-CN"/>
          </w:rPr>
          <w:t>bliiot</w:t>
        </w:r>
      </w:ins>
      <w:ins w:id="2864" w:author="L" w:date="2026-06-29T13:59:06Z">
        <w:r>
          <w:rPr>
            <w:rFonts w:hint="default" w:ascii="Times New Roman" w:hAnsi="Times New Roman"/>
            <w:b w:val="0"/>
            <w:bCs w:val="0"/>
            <w:sz w:val="24"/>
            <w:szCs w:val="24"/>
            <w:lang w:val="en-US" w:eastAsia="zh-CN"/>
          </w:rPr>
          <w:t xml:space="preserve">:/# </w:t>
        </w:r>
      </w:ins>
      <w:ins w:id="2865" w:author="L" w:date="2026-06-29T13:59:06Z">
        <w:r>
          <w:rPr>
            <w:rFonts w:hint="eastAsia" w:ascii="Times New Roman" w:hAnsi="Times New Roman"/>
            <w:b w:val="0"/>
            <w:bCs w:val="0"/>
            <w:color w:val="0000FF"/>
            <w:sz w:val="24"/>
            <w:szCs w:val="24"/>
            <w:lang w:val="en-US" w:eastAsia="zh-CN"/>
          </w:rPr>
          <w:t>ion</w:t>
        </w:r>
      </w:ins>
      <w:ins w:id="2866" w:author="L" w:date="2026-06-29T13:59:06Z">
        <w:r>
          <w:rPr>
            <w:rFonts w:hint="default" w:ascii="Times New Roman" w:hAnsi="Times New Roman"/>
            <w:b w:val="0"/>
            <w:bCs w:val="0"/>
            <w:color w:val="0000FF"/>
            <w:sz w:val="24"/>
            <w:szCs w:val="24"/>
            <w:lang w:val="en-US" w:eastAsia="zh-CN"/>
          </w:rPr>
          <w:t xml:space="preserve"> get </w:t>
        </w:r>
      </w:ins>
      <w:ins w:id="2867" w:author="L" w:date="2026-06-29T13:59:06Z">
        <w:r>
          <w:rPr>
            <w:rFonts w:hint="eastAsia" w:ascii="Times New Roman" w:hAnsi="Times New Roman"/>
            <w:b w:val="0"/>
            <w:bCs w:val="0"/>
            <w:color w:val="0000FF"/>
            <w:sz w:val="24"/>
            <w:szCs w:val="24"/>
            <w:lang w:val="en-US" w:eastAsia="zh-CN"/>
          </w:rPr>
          <w:t>4000    //</w:t>
        </w:r>
      </w:ins>
      <w:ins w:id="2868" w:author="L" w:date="2026-06-29T13:59:06Z">
        <w:r>
          <w:rPr>
            <w:rFonts w:hint="eastAsia" w:ascii="Times New Roman" w:hAnsi="Times New Roman"/>
            <w:b w:val="0"/>
            <w:bCs w:val="0"/>
            <w:color w:val="auto"/>
            <w:sz w:val="24"/>
            <w:szCs w:val="24"/>
            <w:lang w:val="en-US" w:eastAsia="zh-CN"/>
          </w:rPr>
          <w:t>通过address查看</w:t>
        </w:r>
      </w:ins>
    </w:p>
    <w:p w14:paraId="5CCD1368">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69" w:author="L" w:date="2026-06-29T13:59:06Z"/>
          <w:rFonts w:hint="eastAsia" w:ascii="Times New Roman" w:hAnsi="Times New Roman"/>
          <w:b w:val="0"/>
          <w:bCs w:val="0"/>
          <w:sz w:val="24"/>
          <w:szCs w:val="24"/>
          <w:lang w:val="en-US" w:eastAsia="zh-CN"/>
        </w:rPr>
      </w:pPr>
      <w:ins w:id="2870" w:author="L" w:date="2026-06-29T13:59:06Z">
        <w:r>
          <w:rPr>
            <w:rFonts w:hint="default" w:ascii="Times New Roman" w:hAnsi="Times New Roman"/>
            <w:b w:val="0"/>
            <w:bCs w:val="0"/>
            <w:sz w:val="24"/>
            <w:szCs w:val="24"/>
            <w:lang w:val="en-US" w:eastAsia="zh-CN"/>
          </w:rPr>
          <w:t xml:space="preserve">address </w:t>
        </w:r>
      </w:ins>
      <w:ins w:id="2871" w:author="L" w:date="2026-06-29T13:59:06Z">
        <w:r>
          <w:rPr>
            <w:rFonts w:hint="eastAsia" w:ascii="Times New Roman" w:hAnsi="Times New Roman"/>
            <w:b w:val="0"/>
            <w:bCs w:val="0"/>
            <w:sz w:val="24"/>
            <w:szCs w:val="24"/>
            <w:lang w:val="en-US" w:eastAsia="zh-CN"/>
          </w:rPr>
          <w:t>4000</w:t>
        </w:r>
      </w:ins>
      <w:ins w:id="2872" w:author="L" w:date="2026-06-29T13:59:06Z">
        <w:r>
          <w:rPr>
            <w:rFonts w:hint="default" w:ascii="Times New Roman" w:hAnsi="Times New Roman"/>
            <w:b w:val="0"/>
            <w:bCs w:val="0"/>
            <w:sz w:val="24"/>
            <w:szCs w:val="24"/>
            <w:lang w:val="en-US" w:eastAsia="zh-CN"/>
          </w:rPr>
          <w:t xml:space="preserve"> value </w:t>
        </w:r>
      </w:ins>
      <w:ins w:id="2873" w:author="L" w:date="2026-06-29T13:59:06Z">
        <w:r>
          <w:rPr>
            <w:rFonts w:hint="eastAsia" w:ascii="Times New Roman" w:hAnsi="Times New Roman"/>
            <w:b w:val="0"/>
            <w:bCs w:val="0"/>
            <w:sz w:val="24"/>
            <w:szCs w:val="24"/>
            <w:lang w:val="en-US" w:eastAsia="zh-CN"/>
          </w:rPr>
          <w:t>0</w:t>
        </w:r>
      </w:ins>
    </w:p>
    <w:p w14:paraId="5AB1E6E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2874" w:author="L" w:date="2026-06-29T13:59:06Z"/>
        </w:rPr>
      </w:pPr>
      <w:ins w:id="2875" w:author="L" w:date="2026-06-30T17:39:24Z">
        <w:r>
          <w:rPr/>
          <w:drawing>
            <wp:inline distT="0" distB="0" distL="114300" distR="114300">
              <wp:extent cx="5274310" cy="248920"/>
              <wp:effectExtent l="0" t="0" r="2540" b="17780"/>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pic:cNvPicPr>
                        <a:picLocks noChangeAspect="1"/>
                      </pic:cNvPicPr>
                    </pic:nvPicPr>
                    <pic:blipFill>
                      <a:blip r:embed="rId31"/>
                      <a:stretch>
                        <a:fillRect/>
                      </a:stretch>
                    </pic:blipFill>
                    <pic:spPr>
                      <a:xfrm>
                        <a:off x="0" y="0"/>
                        <a:ext cx="5274310" cy="248920"/>
                      </a:xfrm>
                      <a:prstGeom prst="rect">
                        <a:avLst/>
                      </a:prstGeom>
                      <a:noFill/>
                      <a:ln>
                        <a:noFill/>
                      </a:ln>
                    </pic:spPr>
                  </pic:pic>
                </a:graphicData>
              </a:graphic>
            </wp:inline>
          </w:drawing>
        </w:r>
      </w:ins>
    </w:p>
    <w:p w14:paraId="667E52C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77" w:author="L" w:date="2026-06-29T13:59:06Z"/>
          <w:rFonts w:hint="eastAsia" w:ascii="Times New Roman" w:hAnsi="Times New Roman"/>
          <w:b w:val="0"/>
          <w:bCs w:val="0"/>
          <w:color w:val="auto"/>
          <w:sz w:val="24"/>
          <w:szCs w:val="24"/>
          <w:lang w:val="en-US" w:eastAsia="zh-CN"/>
        </w:rPr>
      </w:pPr>
      <w:ins w:id="2878" w:author="L" w:date="2026-06-29T13:59:06Z">
        <w:r>
          <w:rPr>
            <w:rFonts w:hint="default" w:ascii="Times New Roman" w:hAnsi="Times New Roman"/>
            <w:b w:val="0"/>
            <w:bCs w:val="0"/>
            <w:sz w:val="24"/>
            <w:szCs w:val="24"/>
            <w:lang w:val="en-US" w:eastAsia="zh-CN"/>
          </w:rPr>
          <w:t>root@</w:t>
        </w:r>
      </w:ins>
      <w:ins w:id="2879" w:author="L" w:date="2026-06-29T13:59:06Z">
        <w:r>
          <w:rPr>
            <w:rFonts w:hint="eastAsia" w:ascii="Times New Roman" w:hAnsi="Times New Roman"/>
            <w:b w:val="0"/>
            <w:bCs w:val="0"/>
            <w:sz w:val="24"/>
            <w:szCs w:val="24"/>
            <w:lang w:val="en-US" w:eastAsia="zh-CN"/>
          </w:rPr>
          <w:t>bliiot</w:t>
        </w:r>
      </w:ins>
      <w:ins w:id="2880" w:author="L" w:date="2026-06-29T13:59:06Z">
        <w:r>
          <w:rPr>
            <w:rFonts w:hint="default" w:ascii="Times New Roman" w:hAnsi="Times New Roman"/>
            <w:b w:val="0"/>
            <w:bCs w:val="0"/>
            <w:sz w:val="24"/>
            <w:szCs w:val="24"/>
            <w:lang w:val="en-US" w:eastAsia="zh-CN"/>
          </w:rPr>
          <w:t xml:space="preserve">:/# </w:t>
        </w:r>
      </w:ins>
      <w:ins w:id="2881" w:author="L" w:date="2026-06-29T13:59:06Z">
        <w:r>
          <w:rPr>
            <w:rFonts w:hint="eastAsia" w:ascii="Times New Roman" w:hAnsi="Times New Roman"/>
            <w:b w:val="0"/>
            <w:bCs w:val="0"/>
            <w:color w:val="0000FF"/>
            <w:sz w:val="24"/>
            <w:szCs w:val="24"/>
            <w:lang w:val="en-US" w:eastAsia="zh-CN"/>
          </w:rPr>
          <w:t>ion</w:t>
        </w:r>
      </w:ins>
      <w:ins w:id="2882" w:author="L" w:date="2026-06-29T13:59:06Z">
        <w:r>
          <w:rPr>
            <w:rFonts w:hint="default" w:ascii="Times New Roman" w:hAnsi="Times New Roman"/>
            <w:b w:val="0"/>
            <w:bCs w:val="0"/>
            <w:color w:val="0000FF"/>
            <w:sz w:val="24"/>
            <w:szCs w:val="24"/>
            <w:lang w:val="en-US" w:eastAsia="zh-CN"/>
          </w:rPr>
          <w:t xml:space="preserve"> </w:t>
        </w:r>
      </w:ins>
      <w:ins w:id="2883" w:author="L" w:date="2026-06-29T13:59:06Z">
        <w:r>
          <w:rPr>
            <w:rFonts w:hint="eastAsia" w:ascii="Times New Roman" w:hAnsi="Times New Roman"/>
            <w:b w:val="0"/>
            <w:bCs w:val="0"/>
            <w:color w:val="0000FF"/>
            <w:sz w:val="24"/>
            <w:szCs w:val="24"/>
            <w:lang w:val="en-US" w:eastAsia="zh-CN"/>
          </w:rPr>
          <w:t>s</w:t>
        </w:r>
      </w:ins>
      <w:ins w:id="2884" w:author="L" w:date="2026-06-29T13:59:06Z">
        <w:r>
          <w:rPr>
            <w:rFonts w:hint="default" w:ascii="Times New Roman" w:hAnsi="Times New Roman"/>
            <w:b w:val="0"/>
            <w:bCs w:val="0"/>
            <w:color w:val="0000FF"/>
            <w:sz w:val="24"/>
            <w:szCs w:val="24"/>
            <w:lang w:val="en-US" w:eastAsia="zh-CN"/>
          </w:rPr>
          <w:t xml:space="preserve">et </w:t>
        </w:r>
      </w:ins>
      <w:ins w:id="2885" w:author="L" w:date="2026-06-29T13:59:06Z">
        <w:r>
          <w:rPr>
            <w:rFonts w:hint="eastAsia" w:ascii="Times New Roman" w:hAnsi="Times New Roman"/>
            <w:b w:val="0"/>
            <w:bCs w:val="0"/>
            <w:color w:val="0000FF"/>
            <w:sz w:val="24"/>
            <w:szCs w:val="24"/>
            <w:lang w:val="en-US" w:eastAsia="zh-CN"/>
          </w:rPr>
          <w:t>4000 10    //</w:t>
        </w:r>
      </w:ins>
      <w:ins w:id="2886" w:author="L" w:date="2026-06-29T13:59:06Z">
        <w:r>
          <w:rPr>
            <w:rFonts w:hint="eastAsia" w:ascii="Times New Roman" w:hAnsi="Times New Roman"/>
            <w:b w:val="0"/>
            <w:bCs w:val="0"/>
            <w:color w:val="auto"/>
            <w:sz w:val="24"/>
            <w:szCs w:val="24"/>
            <w:lang w:val="en-US" w:eastAsia="zh-CN"/>
          </w:rPr>
          <w:t>通过address设置输出10mA</w:t>
        </w:r>
      </w:ins>
    </w:p>
    <w:p w14:paraId="046B278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887" w:author="L" w:date="2026-06-29T13:59:06Z"/>
          <w:rFonts w:hint="default" w:ascii="Times New Roman" w:hAnsi="Times New Roman"/>
          <w:b w:val="0"/>
          <w:bCs w:val="0"/>
          <w:color w:val="auto"/>
          <w:sz w:val="24"/>
          <w:szCs w:val="24"/>
          <w:lang w:val="en-US" w:eastAsia="zh-CN"/>
        </w:rPr>
      </w:pPr>
      <w:ins w:id="2888" w:author="L" w:date="2026-06-29T13:59:06Z">
        <w:r>
          <w:rPr>
            <w:rFonts w:hint="default" w:ascii="Times New Roman" w:hAnsi="Times New Roman"/>
            <w:b w:val="0"/>
            <w:bCs w:val="0"/>
            <w:sz w:val="24"/>
            <w:szCs w:val="24"/>
            <w:lang w:val="en-US" w:eastAsia="zh-CN"/>
          </w:rPr>
          <w:t>root@</w:t>
        </w:r>
      </w:ins>
      <w:ins w:id="2889" w:author="L" w:date="2026-06-29T13:59:06Z">
        <w:r>
          <w:rPr>
            <w:rFonts w:hint="eastAsia" w:ascii="Times New Roman" w:hAnsi="Times New Roman"/>
            <w:b w:val="0"/>
            <w:bCs w:val="0"/>
            <w:sz w:val="24"/>
            <w:szCs w:val="24"/>
            <w:lang w:val="en-US" w:eastAsia="zh-CN"/>
          </w:rPr>
          <w:t>bliiot</w:t>
        </w:r>
      </w:ins>
      <w:ins w:id="2890" w:author="L" w:date="2026-06-29T13:59:06Z">
        <w:r>
          <w:rPr>
            <w:rFonts w:hint="default" w:ascii="Times New Roman" w:hAnsi="Times New Roman"/>
            <w:b w:val="0"/>
            <w:bCs w:val="0"/>
            <w:sz w:val="24"/>
            <w:szCs w:val="24"/>
            <w:lang w:val="en-US" w:eastAsia="zh-CN"/>
          </w:rPr>
          <w:t xml:space="preserve">:/# </w:t>
        </w:r>
      </w:ins>
      <w:ins w:id="2891" w:author="L" w:date="2026-06-29T13:59:06Z">
        <w:r>
          <w:rPr>
            <w:rFonts w:hint="eastAsia" w:ascii="Times New Roman" w:hAnsi="Times New Roman"/>
            <w:b w:val="0"/>
            <w:bCs w:val="0"/>
            <w:color w:val="0000FF"/>
            <w:sz w:val="24"/>
            <w:szCs w:val="24"/>
            <w:lang w:val="en-US" w:eastAsia="zh-CN"/>
          </w:rPr>
          <w:t>ion</w:t>
        </w:r>
      </w:ins>
      <w:ins w:id="2892" w:author="L" w:date="2026-06-29T13:59:06Z">
        <w:r>
          <w:rPr>
            <w:rFonts w:hint="default" w:ascii="Times New Roman" w:hAnsi="Times New Roman"/>
            <w:b w:val="0"/>
            <w:bCs w:val="0"/>
            <w:color w:val="0000FF"/>
            <w:sz w:val="24"/>
            <w:szCs w:val="24"/>
            <w:lang w:val="en-US" w:eastAsia="zh-CN"/>
          </w:rPr>
          <w:t xml:space="preserve"> get </w:t>
        </w:r>
      </w:ins>
      <w:ins w:id="2893" w:author="L" w:date="2026-06-29T13:59:06Z">
        <w:r>
          <w:rPr>
            <w:rFonts w:hint="eastAsia" w:ascii="Times New Roman" w:hAnsi="Times New Roman"/>
            <w:b w:val="0"/>
            <w:bCs w:val="0"/>
            <w:color w:val="0000FF"/>
            <w:sz w:val="24"/>
            <w:szCs w:val="24"/>
            <w:lang w:val="en-US" w:eastAsia="zh-CN"/>
          </w:rPr>
          <w:t>4000    //</w:t>
        </w:r>
      </w:ins>
      <w:ins w:id="2894" w:author="L" w:date="2026-06-29T13:59:06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895" w:author="L" w:date="2026-06-29T13:59:06Z"/>
        </w:rPr>
      </w:pPr>
      <w:ins w:id="2896" w:author="L" w:date="2026-06-30T17:39:06Z">
        <w:r>
          <w:rPr/>
          <w:drawing>
            <wp:inline distT="0" distB="0" distL="114300" distR="114300">
              <wp:extent cx="5269865" cy="554990"/>
              <wp:effectExtent l="0" t="0" r="6985" b="16510"/>
              <wp:docPr id="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
                      <pic:cNvPicPr>
                        <a:picLocks noChangeAspect="1"/>
                      </pic:cNvPicPr>
                    </pic:nvPicPr>
                    <pic:blipFill>
                      <a:blip r:embed="rId32"/>
                      <a:stretch>
                        <a:fillRect/>
                      </a:stretch>
                    </pic:blipFill>
                    <pic:spPr>
                      <a:xfrm>
                        <a:off x="0" y="0"/>
                        <a:ext cx="5269865" cy="554990"/>
                      </a:xfrm>
                      <a:prstGeom prst="rect">
                        <a:avLst/>
                      </a:prstGeom>
                      <a:noFill/>
                      <a:ln>
                        <a:noFill/>
                      </a:ln>
                    </pic:spPr>
                  </pic:pic>
                </a:graphicData>
              </a:graphic>
            </wp:inline>
          </w:drawing>
        </w:r>
      </w:ins>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898" w:author="L" w:date="2026-06-29T13:59:06Z"/>
          <w:rFonts w:hint="default"/>
          <w:sz w:val="24"/>
          <w:lang w:val="en-US" w:eastAsia="zh-CN"/>
        </w:rPr>
      </w:pPr>
      <w:ins w:id="2899" w:author="L" w:date="2026-06-29T13:59:06Z">
        <w:r>
          <w:rPr>
            <w:rFonts w:hint="eastAsia"/>
            <w:sz w:val="24"/>
            <w:lang w:val="en-US" w:eastAsia="zh-CN"/>
          </w:rPr>
          <w:t>通过高精度万用表直流电流档查看实际值与设置值是否相符,若显示值与理论值的偏差在允许误差范围内，即视为校准通过。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2900" w:author="L" w:date="2026-06-29T13:59:06Z"/>
          <w:rFonts w:hint="eastAsia"/>
          <w:sz w:val="24"/>
          <w:lang w:val="en-US" w:eastAsia="zh-CN"/>
        </w:rPr>
      </w:pPr>
      <w:ins w:id="2901" w:author="L" w:date="2026-06-29T13:59:06Z">
        <w:r>
          <w:rPr>
            <w:rFonts w:hint="eastAsia"/>
            <w:sz w:val="24"/>
            <w:lang w:val="en-US" w:eastAsia="zh-CN"/>
          </w:rPr>
          <w:t>对应的N4086差分输出电压类似。</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02" w:author="L" w:date="2026-06-29T13:59:06Z"/>
          <w:rFonts w:hint="default"/>
          <w:sz w:val="24"/>
          <w:lang w:val="en-US" w:eastAsia="zh-CN"/>
        </w:rPr>
      </w:pPr>
      <w:ins w:id="2903" w:author="L" w:date="2026-06-30T17:25:28Z">
        <w:r>
          <w:rPr/>
          <w:drawing>
            <wp:inline distT="0" distB="0" distL="114300" distR="114300">
              <wp:extent cx="5267960" cy="1113790"/>
              <wp:effectExtent l="0" t="0" r="8890" b="1016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33"/>
                      <a:stretch>
                        <a:fillRect/>
                      </a:stretch>
                    </pic:blipFill>
                    <pic:spPr>
                      <a:xfrm>
                        <a:off x="0" y="0"/>
                        <a:ext cx="5267960" cy="1113790"/>
                      </a:xfrm>
                      <a:prstGeom prst="rect">
                        <a:avLst/>
                      </a:prstGeom>
                      <a:noFill/>
                      <a:ln>
                        <a:noFill/>
                      </a:ln>
                    </pic:spPr>
                  </pic:pic>
                </a:graphicData>
              </a:graphic>
            </wp:inline>
          </w:drawing>
        </w:r>
      </w:ins>
    </w:p>
    <w:p w14:paraId="76DBB666">
      <w:pPr>
        <w:pStyle w:val="12"/>
        <w:numPr>
          <w:ilvl w:val="0"/>
          <w:numId w:val="4"/>
        </w:numPr>
        <w:wordWrap w:val="0"/>
        <w:ind w:left="425" w:leftChars="0" w:hanging="425" w:firstLineChars="0"/>
        <w:jc w:val="left"/>
        <w:outlineLvl w:val="4"/>
        <w:rPr>
          <w:ins w:id="2905" w:author="L" w:date="2026-06-29T13:59:06Z"/>
          <w:rFonts w:hint="default" w:ascii="Times New Roman" w:hAnsi="Times New Roman" w:eastAsia="宋体" w:cs="Times New Roman"/>
          <w:b/>
          <w:bCs/>
          <w:sz w:val="24"/>
          <w:szCs w:val="24"/>
          <w:lang w:val="en-US" w:eastAsia="zh-CN"/>
        </w:rPr>
      </w:pPr>
      <w:ins w:id="2906" w:author="L" w:date="2026-06-29T13:59:06Z">
        <w:r>
          <w:rPr>
            <w:rFonts w:hint="default" w:ascii="Times New Roman" w:hAnsi="Times New Roman" w:eastAsia="宋体" w:cs="Times New Roman"/>
            <w:b/>
            <w:bCs/>
            <w:sz w:val="24"/>
            <w:szCs w:val="24"/>
            <w:lang w:val="en-US" w:eastAsia="zh-CN"/>
          </w:rPr>
          <w:t>AI使用</w:t>
        </w:r>
      </w:ins>
    </w:p>
    <w:p w14:paraId="124B9D0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907" w:author="L" w:date="2026-06-29T13:59:06Z"/>
          <w:rFonts w:hint="eastAsia" w:ascii="Times New Roman" w:hAnsi="Times New Roman"/>
          <w:b w:val="0"/>
          <w:bCs w:val="0"/>
          <w:sz w:val="24"/>
          <w:szCs w:val="24"/>
          <w:lang w:val="en-US" w:eastAsia="zh-CN"/>
        </w:rPr>
      </w:pPr>
      <w:ins w:id="2908" w:author="L" w:date="2026-06-29T13:59:06Z">
        <w:r>
          <w:rPr>
            <w:rFonts w:hint="eastAsia" w:ascii="Times New Roman" w:hAnsi="Times New Roman"/>
            <w:b w:val="0"/>
            <w:bCs w:val="0"/>
            <w:sz w:val="24"/>
            <w:szCs w:val="24"/>
            <w:lang w:val="en-US" w:eastAsia="zh-CN"/>
          </w:rPr>
          <w:t>以N3081为例（8路输入模块单端电流），量程设为0-20mA，输入</w:t>
        </w:r>
      </w:ins>
      <w:ins w:id="2909" w:author="L" w:date="2026-06-29T13:59:06Z">
        <w:r>
          <w:rPr>
            <w:rFonts w:hint="eastAsia" w:ascii="Times New Roman" w:hAnsi="Times New Roman"/>
            <w:b w:val="0"/>
            <w:bCs w:val="0"/>
            <w:color w:val="0000FF"/>
            <w:sz w:val="24"/>
            <w:szCs w:val="24"/>
            <w:lang w:val="en-US" w:eastAsia="zh-CN"/>
          </w:rPr>
          <w:t>ion show</w:t>
        </w:r>
      </w:ins>
      <w:ins w:id="2910" w:author="L" w:date="2026-06-29T13:59:06Z">
        <w:r>
          <w:rPr>
            <w:rFonts w:hint="eastAsia" w:ascii="Times New Roman" w:hAnsi="Times New Roman"/>
            <w:b w:val="0"/>
            <w:bCs w:val="0"/>
            <w:sz w:val="24"/>
            <w:szCs w:val="24"/>
            <w:lang w:val="en-US" w:eastAsia="zh-CN"/>
          </w:rPr>
          <w:t>查看信息。</w:t>
        </w:r>
      </w:ins>
    </w:p>
    <w:p w14:paraId="1074B0E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911" w:author="L" w:date="2026-06-29T13:59:06Z"/>
          <w:rFonts w:hint="default" w:ascii="Times New Roman" w:hAnsi="Times New Roman"/>
          <w:b w:val="0"/>
          <w:bCs w:val="0"/>
          <w:sz w:val="24"/>
          <w:szCs w:val="24"/>
          <w:lang w:val="en-US" w:eastAsia="zh-CN"/>
        </w:rPr>
      </w:pPr>
      <w:ins w:id="2912" w:author="L" w:date="2026-06-29T13:59:06Z">
        <w:r>
          <w:rPr>
            <w:rFonts w:hint="default" w:ascii="Times New Roman" w:hAnsi="Times New Roman"/>
            <w:b w:val="0"/>
            <w:bCs w:val="0"/>
            <w:sz w:val="24"/>
            <w:szCs w:val="24"/>
            <w:shd w:val="clear" w:color="auto" w:fill="auto"/>
            <w:lang w:val="en-US" w:eastAsia="zh-CN"/>
          </w:rPr>
          <w:t>root@</w:t>
        </w:r>
      </w:ins>
      <w:ins w:id="2913" w:author="L" w:date="2026-06-29T13:59:06Z">
        <w:r>
          <w:rPr>
            <w:rFonts w:hint="eastAsia" w:ascii="Times New Roman" w:hAnsi="Times New Roman"/>
            <w:b w:val="0"/>
            <w:bCs w:val="0"/>
            <w:sz w:val="24"/>
            <w:szCs w:val="24"/>
            <w:shd w:val="clear" w:color="auto" w:fill="auto"/>
            <w:lang w:val="en-US" w:eastAsia="zh-CN"/>
          </w:rPr>
          <w:t>bliiot</w:t>
        </w:r>
      </w:ins>
      <w:ins w:id="2914" w:author="L" w:date="2026-06-29T13:59:06Z">
        <w:r>
          <w:rPr>
            <w:rFonts w:hint="default" w:ascii="Times New Roman" w:hAnsi="Times New Roman"/>
            <w:b w:val="0"/>
            <w:bCs w:val="0"/>
            <w:sz w:val="24"/>
            <w:szCs w:val="24"/>
            <w:shd w:val="clear" w:color="auto" w:fill="auto"/>
            <w:lang w:val="en-US" w:eastAsia="zh-CN"/>
          </w:rPr>
          <w:t xml:space="preserve">:/# </w:t>
        </w:r>
      </w:ins>
      <w:ins w:id="2915" w:author="L" w:date="2026-06-29T13:59:06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16" w:author="L" w:date="2026-06-29T13:59:06Z"/>
        </w:rPr>
      </w:pPr>
      <w:ins w:id="2917" w:author="L" w:date="2026-06-30T17:49:50Z">
        <w:r>
          <w:rPr/>
          <w:drawing>
            <wp:inline distT="0" distB="0" distL="114300" distR="114300">
              <wp:extent cx="5270500" cy="1167765"/>
              <wp:effectExtent l="0" t="0" r="6350" b="13335"/>
              <wp:docPr id="1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8"/>
                      <pic:cNvPicPr>
                        <a:picLocks noChangeAspect="1"/>
                      </pic:cNvPicPr>
                    </pic:nvPicPr>
                    <pic:blipFill>
                      <a:blip r:embed="rId34"/>
                      <a:stretch>
                        <a:fillRect/>
                      </a:stretch>
                    </pic:blipFill>
                    <pic:spPr>
                      <a:xfrm>
                        <a:off x="0" y="0"/>
                        <a:ext cx="5270500" cy="1167765"/>
                      </a:xfrm>
                      <a:prstGeom prst="rect">
                        <a:avLst/>
                      </a:prstGeom>
                      <a:noFill/>
                      <a:ln>
                        <a:noFill/>
                      </a:ln>
                    </pic:spPr>
                  </pic:pic>
                </a:graphicData>
              </a:graphic>
            </wp:inline>
          </w:drawing>
        </w:r>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919" w:author="L" w:date="2026-06-29T13:59:06Z"/>
          <w:rFonts w:hint="eastAsia" w:ascii="Times New Roman" w:hAnsi="Times New Roman"/>
          <w:sz w:val="24"/>
          <w:lang w:val="en-US" w:eastAsia="zh-CN"/>
        </w:rPr>
      </w:pPr>
      <w:ins w:id="2920" w:author="L" w:date="2026-06-29T13:59:06Z">
        <w:r>
          <w:rPr>
            <w:rFonts w:hint="eastAsia" w:ascii="Times New Roman" w:hAnsi="Times New Roman"/>
            <w:sz w:val="24"/>
            <w:lang w:val="en-US" w:eastAsia="zh-CN"/>
          </w:rPr>
          <w:t>使用信号发生器输出目标电流值，观察实际值是否与输入值保持一致，如对第一个通道输出</w:t>
        </w:r>
      </w:ins>
      <w:ins w:id="2921" w:author="L" w:date="2026-06-30T17:49:23Z">
        <w:r>
          <w:rPr>
            <w:rFonts w:hint="eastAsia" w:ascii="Times New Roman" w:hAnsi="Times New Roman"/>
            <w:sz w:val="24"/>
            <w:lang w:val="en-US" w:eastAsia="zh-CN"/>
          </w:rPr>
          <w:t>2</w:t>
        </w:r>
      </w:ins>
      <w:ins w:id="2922" w:author="L" w:date="2026-06-29T13:59:06Z">
        <w:r>
          <w:rPr>
            <w:rFonts w:hint="eastAsia" w:ascii="Times New Roman" w:hAnsi="Times New Roman"/>
            <w:sz w:val="24"/>
            <w:lang w:val="en-US" w:eastAsia="zh-CN"/>
          </w:rPr>
          <w:t>0mA,通过ion show查看数值，若显示值与理论值的偏差在允许误差范围内，即视为校准通过。</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923" w:author="L" w:date="2026-06-29T13:59:06Z"/>
          <w:rFonts w:hint="default" w:ascii="Times New Roman" w:hAnsi="Times New Roman"/>
          <w:sz w:val="24"/>
          <w:lang w:val="en-US" w:eastAsia="zh-CN"/>
        </w:rPr>
      </w:pPr>
      <w:ins w:id="2924" w:author="L" w:date="2026-06-29T13:59:06Z">
        <w:r>
          <w:rPr>
            <w:rFonts w:hint="eastAsia" w:ascii="Times New Roman" w:hAnsi="Times New Roman"/>
            <w:sz w:val="24"/>
            <w:lang w:val="en-US" w:eastAsia="zh-CN"/>
          </w:rPr>
          <w:t>以第一通道为例，设定输出</w:t>
        </w:r>
      </w:ins>
      <w:ins w:id="2925" w:author="L" w:date="2026-06-30T17:49:25Z">
        <w:r>
          <w:rPr>
            <w:rFonts w:hint="eastAsia" w:ascii="Times New Roman" w:hAnsi="Times New Roman"/>
            <w:sz w:val="24"/>
            <w:lang w:val="en-US" w:eastAsia="zh-CN"/>
          </w:rPr>
          <w:t>2</w:t>
        </w:r>
      </w:ins>
      <w:ins w:id="2926" w:author="L" w:date="2026-06-29T13:59:06Z">
        <w:r>
          <w:rPr>
            <w:rFonts w:hint="eastAsia" w:ascii="Times New Roman" w:hAnsi="Times New Roman"/>
            <w:sz w:val="24"/>
            <w:lang w:val="en-US" w:eastAsia="zh-CN"/>
          </w:rPr>
          <w:t>0mA，界面显示的数值即为该通道的实际输出值。</w:t>
        </w:r>
      </w:ins>
    </w:p>
    <w:p w14:paraId="554BD69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927" w:author="L" w:date="2026-06-29T13:59:06Z"/>
          <w:rFonts w:hint="default" w:ascii="Times New Roman" w:hAnsi="Times New Roman"/>
          <w:b w:val="0"/>
          <w:bCs w:val="0"/>
          <w:sz w:val="24"/>
          <w:szCs w:val="24"/>
          <w:lang w:val="en-US" w:eastAsia="zh-CN"/>
        </w:rPr>
      </w:pPr>
      <w:ins w:id="2928" w:author="L" w:date="2026-06-29T13:59:06Z">
        <w:r>
          <w:rPr>
            <w:rFonts w:hint="default" w:ascii="Times New Roman" w:hAnsi="Times New Roman"/>
            <w:b w:val="0"/>
            <w:bCs w:val="0"/>
            <w:sz w:val="24"/>
            <w:szCs w:val="24"/>
            <w:shd w:val="clear" w:color="auto" w:fill="auto"/>
            <w:lang w:val="en-US" w:eastAsia="zh-CN"/>
          </w:rPr>
          <w:t>root@</w:t>
        </w:r>
      </w:ins>
      <w:ins w:id="2929" w:author="L" w:date="2026-06-29T13:59:06Z">
        <w:r>
          <w:rPr>
            <w:rFonts w:hint="eastAsia" w:ascii="Times New Roman" w:hAnsi="Times New Roman"/>
            <w:b w:val="0"/>
            <w:bCs w:val="0"/>
            <w:sz w:val="24"/>
            <w:szCs w:val="24"/>
            <w:shd w:val="clear" w:color="auto" w:fill="auto"/>
            <w:lang w:val="en-US" w:eastAsia="zh-CN"/>
          </w:rPr>
          <w:t>bliiot</w:t>
        </w:r>
      </w:ins>
      <w:ins w:id="2930" w:author="L" w:date="2026-06-29T13:59:06Z">
        <w:r>
          <w:rPr>
            <w:rFonts w:hint="default" w:ascii="Times New Roman" w:hAnsi="Times New Roman"/>
            <w:b w:val="0"/>
            <w:bCs w:val="0"/>
            <w:sz w:val="24"/>
            <w:szCs w:val="24"/>
            <w:shd w:val="clear" w:color="auto" w:fill="auto"/>
            <w:lang w:val="en-US" w:eastAsia="zh-CN"/>
          </w:rPr>
          <w:t xml:space="preserve">:/# </w:t>
        </w:r>
      </w:ins>
      <w:ins w:id="2931" w:author="L" w:date="2026-06-29T13:59:06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32" w:author="L" w:date="2026-06-29T13:59:06Z"/>
          <w:rFonts w:hint="default"/>
          <w:sz w:val="24"/>
          <w:lang w:val="en-US" w:eastAsia="zh-CN"/>
        </w:rPr>
      </w:pPr>
      <w:ins w:id="2933" w:author="L" w:date="2026-06-30T17:49:18Z">
        <w:r>
          <w:rPr/>
          <w:drawing>
            <wp:inline distT="0" distB="0" distL="114300" distR="114300">
              <wp:extent cx="5269865" cy="1289050"/>
              <wp:effectExtent l="0" t="0" r="6985" b="6350"/>
              <wp:docPr id="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
                      <pic:cNvPicPr>
                        <a:picLocks noChangeAspect="1"/>
                      </pic:cNvPicPr>
                    </pic:nvPicPr>
                    <pic:blipFill>
                      <a:blip r:embed="rId35"/>
                      <a:stretch>
                        <a:fillRect/>
                      </a:stretch>
                    </pic:blipFill>
                    <pic:spPr>
                      <a:xfrm>
                        <a:off x="0" y="0"/>
                        <a:ext cx="5269865" cy="1289050"/>
                      </a:xfrm>
                      <a:prstGeom prst="rect">
                        <a:avLst/>
                      </a:prstGeom>
                      <a:noFill/>
                      <a:ln>
                        <a:noFill/>
                      </a:ln>
                    </pic:spPr>
                  </pic:pic>
                </a:graphicData>
              </a:graphic>
            </wp:inline>
          </w:drawing>
        </w:r>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935" w:author="L" w:date="2026-06-29T13:59:06Z"/>
          <w:rFonts w:hint="eastAsia"/>
          <w:sz w:val="24"/>
          <w:lang w:val="en-US" w:eastAsia="zh-CN"/>
        </w:rPr>
      </w:pPr>
      <w:ins w:id="2936" w:author="L" w:date="2026-06-29T13:59:06Z">
        <w:r>
          <w:rPr>
            <w:rFonts w:hint="eastAsia"/>
            <w:sz w:val="24"/>
            <w:lang w:val="en-US" w:eastAsia="zh-CN"/>
          </w:rPr>
          <w:t>对应的</w:t>
        </w:r>
      </w:ins>
      <w:ins w:id="2937" w:author="L" w:date="2026-06-29T13:59:06Z">
        <w:r>
          <w:rPr>
            <w:rFonts w:hint="default" w:ascii="Times New Roman" w:hAnsi="Times New Roman" w:cs="Times New Roman"/>
            <w:sz w:val="24"/>
            <w:lang w:val="en-US" w:eastAsia="zh-CN"/>
          </w:rPr>
          <w:t>N3083</w:t>
        </w:r>
      </w:ins>
      <w:ins w:id="2938" w:author="L" w:date="2026-06-29T13:59:06Z">
        <w:r>
          <w:rPr>
            <w:rFonts w:hint="eastAsia"/>
            <w:sz w:val="24"/>
            <w:lang w:val="en-US" w:eastAsia="zh-CN"/>
          </w:rPr>
          <w:t>单端输入电压类似。</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40" w:author="L" w:date="2026-06-29T13:59:06Z"/>
          <w:rFonts w:hint="eastAsia"/>
          <w:sz w:val="24"/>
          <w:lang w:val="en-US" w:eastAsia="zh-CN"/>
        </w:rPr>
        <w:pPrChange w:id="2939" w:author="L" w:date="2026-06-30T18:06:29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2941" w:author="L" w:date="2026-06-30T18:06:27Z">
        <w:r>
          <w:rPr/>
          <w:drawing>
            <wp:inline distT="0" distB="0" distL="114300" distR="114300">
              <wp:extent cx="5272405" cy="1314450"/>
              <wp:effectExtent l="0" t="0" r="4445" b="0"/>
              <wp:docPr id="1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
                      <pic:cNvPicPr>
                        <a:picLocks noChangeAspect="1"/>
                      </pic:cNvPicPr>
                    </pic:nvPicPr>
                    <pic:blipFill>
                      <a:blip r:embed="rId36"/>
                      <a:stretch>
                        <a:fillRect/>
                      </a:stretch>
                    </pic:blipFill>
                    <pic:spPr>
                      <a:xfrm>
                        <a:off x="0" y="0"/>
                        <a:ext cx="5272405" cy="1314450"/>
                      </a:xfrm>
                      <a:prstGeom prst="rect">
                        <a:avLst/>
                      </a:prstGeom>
                      <a:noFill/>
                      <a:ln>
                        <a:noFill/>
                      </a:ln>
                    </pic:spPr>
                  </pic:pic>
                </a:graphicData>
              </a:graphic>
            </wp:inline>
          </w:drawing>
        </w:r>
      </w:ins>
    </w:p>
    <w:p w14:paraId="6C2D1CA4">
      <w:pPr>
        <w:pStyle w:val="12"/>
        <w:keepNext w:val="0"/>
        <w:keepLines w:val="0"/>
        <w:pageBreakBefore w:val="0"/>
        <w:widowControl w:val="0"/>
        <w:numPr>
          <w:ilvl w:val="0"/>
          <w:numId w:val="4"/>
        </w:numPr>
        <w:kinsoku/>
        <w:wordWrap w:val="0"/>
        <w:overflowPunct/>
        <w:topLinePunct w:val="0"/>
        <w:autoSpaceDE/>
        <w:autoSpaceDN/>
        <w:bidi w:val="0"/>
        <w:adjustRightInd/>
        <w:snapToGrid/>
        <w:ind w:left="425" w:hanging="425" w:firstLineChars="0"/>
        <w:jc w:val="left"/>
        <w:textAlignment w:val="auto"/>
        <w:outlineLvl w:val="4"/>
        <w:rPr>
          <w:ins w:id="2943" w:author="L" w:date="2026-06-29T13:59:06Z"/>
          <w:rFonts w:hint="default" w:ascii="Times New Roman" w:hAnsi="Times New Roman" w:eastAsia="宋体" w:cs="Times New Roman"/>
          <w:b/>
          <w:bCs/>
          <w:sz w:val="24"/>
          <w:lang w:val="en-US" w:eastAsia="zh-CN"/>
        </w:rPr>
      </w:pPr>
      <w:ins w:id="2944" w:author="L" w:date="2026-06-29T13:59:06Z">
        <w:r>
          <w:rPr>
            <w:rFonts w:hint="default" w:ascii="Times New Roman" w:hAnsi="Times New Roman" w:eastAsia="宋体" w:cs="Times New Roman"/>
            <w:b/>
            <w:bCs/>
            <w:sz w:val="24"/>
            <w:lang w:val="en-US" w:eastAsia="zh-CN"/>
          </w:rPr>
          <w:t>RTD使用</w:t>
        </w:r>
      </w:ins>
    </w:p>
    <w:p w14:paraId="2C18544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945" w:author="L" w:date="2026-06-29T13:59:06Z"/>
          <w:rFonts w:hint="eastAsia" w:ascii="Times New Roman" w:hAnsi="Times New Roman"/>
          <w:b w:val="0"/>
          <w:bCs w:val="0"/>
          <w:sz w:val="24"/>
          <w:szCs w:val="24"/>
          <w:lang w:val="en-US" w:eastAsia="zh-CN"/>
        </w:rPr>
      </w:pPr>
      <w:ins w:id="2946" w:author="L" w:date="2026-06-29T13:59:06Z">
        <w:r>
          <w:rPr>
            <w:rFonts w:hint="eastAsia" w:ascii="Times New Roman" w:hAnsi="Times New Roman"/>
            <w:b w:val="0"/>
            <w:bCs w:val="0"/>
            <w:sz w:val="24"/>
            <w:szCs w:val="24"/>
            <w:lang w:val="en-US" w:eastAsia="zh-CN"/>
          </w:rPr>
          <w:t>以N5041为例（4路RTD模块三线PT100），量程设为-200-850</w:t>
        </w:r>
      </w:ins>
      <w:ins w:id="2947" w:author="L" w:date="2026-06-29T13:59:06Z">
        <w:r>
          <w:rPr>
            <w:rFonts w:hint="eastAsia" w:ascii="宋体" w:hAnsi="宋体" w:eastAsia="宋体" w:cs="宋体"/>
            <w:b w:val="0"/>
            <w:bCs w:val="0"/>
            <w:sz w:val="24"/>
            <w:szCs w:val="24"/>
            <w:lang w:val="en-US" w:eastAsia="zh-CN"/>
          </w:rPr>
          <w:t>℃</w:t>
        </w:r>
      </w:ins>
      <w:ins w:id="2948" w:author="L" w:date="2026-06-29T13:59:06Z">
        <w:r>
          <w:rPr>
            <w:rFonts w:hint="eastAsia" w:ascii="Times New Roman" w:hAnsi="Times New Roman"/>
            <w:b w:val="0"/>
            <w:bCs w:val="0"/>
            <w:sz w:val="24"/>
            <w:szCs w:val="24"/>
            <w:lang w:val="en-US" w:eastAsia="zh-CN"/>
          </w:rPr>
          <w:t>，输入</w:t>
        </w:r>
      </w:ins>
      <w:ins w:id="2949" w:author="L" w:date="2026-06-29T13:59:06Z">
        <w:r>
          <w:rPr>
            <w:rFonts w:hint="eastAsia" w:ascii="Times New Roman" w:hAnsi="Times New Roman"/>
            <w:b w:val="0"/>
            <w:bCs w:val="0"/>
            <w:color w:val="0000FF"/>
            <w:sz w:val="24"/>
            <w:szCs w:val="24"/>
            <w:lang w:val="en-US" w:eastAsia="zh-CN"/>
          </w:rPr>
          <w:t>ion show</w:t>
        </w:r>
      </w:ins>
      <w:ins w:id="2950" w:author="L" w:date="2026-06-29T13:59:06Z">
        <w:r>
          <w:rPr>
            <w:rFonts w:hint="eastAsia" w:ascii="Times New Roman" w:hAnsi="Times New Roman"/>
            <w:b w:val="0"/>
            <w:bCs w:val="0"/>
            <w:sz w:val="24"/>
            <w:szCs w:val="24"/>
            <w:lang w:val="en-US" w:eastAsia="zh-CN"/>
          </w:rPr>
          <w:t>查看信息。</w:t>
        </w:r>
      </w:ins>
    </w:p>
    <w:p w14:paraId="03F7D584">
      <w:pPr>
        <w:pStyle w:val="12"/>
        <w:shd w:val="clear" w:fill="E7E6E6" w:themeFill="background2"/>
        <w:wordWrap w:val="0"/>
        <w:spacing w:line="360" w:lineRule="auto"/>
        <w:ind w:left="0" w:leftChars="0" w:firstLine="0" w:firstLineChars="0"/>
        <w:jc w:val="left"/>
        <w:outlineLvl w:val="9"/>
        <w:rPr>
          <w:ins w:id="2951" w:author="L" w:date="2026-06-29T13:59:06Z"/>
        </w:rPr>
      </w:pPr>
      <w:ins w:id="2952" w:author="L" w:date="2026-06-29T13:59:06Z">
        <w:r>
          <w:rPr>
            <w:rFonts w:hint="default" w:ascii="Times New Roman" w:hAnsi="Times New Roman"/>
            <w:b w:val="0"/>
            <w:bCs w:val="0"/>
            <w:sz w:val="24"/>
            <w:szCs w:val="24"/>
            <w:shd w:val="clear" w:color="auto" w:fill="auto"/>
            <w:lang w:val="en-US" w:eastAsia="zh-CN"/>
          </w:rPr>
          <w:t>root@</w:t>
        </w:r>
      </w:ins>
      <w:ins w:id="2953" w:author="L" w:date="2026-06-29T13:59:06Z">
        <w:r>
          <w:rPr>
            <w:rFonts w:hint="eastAsia" w:ascii="Times New Roman" w:hAnsi="Times New Roman"/>
            <w:b w:val="0"/>
            <w:bCs w:val="0"/>
            <w:sz w:val="24"/>
            <w:szCs w:val="24"/>
            <w:shd w:val="clear" w:color="auto" w:fill="auto"/>
            <w:lang w:val="en-US" w:eastAsia="zh-CN"/>
          </w:rPr>
          <w:t>bliiot</w:t>
        </w:r>
      </w:ins>
      <w:ins w:id="2954" w:author="L" w:date="2026-06-29T13:59:06Z">
        <w:r>
          <w:rPr>
            <w:rFonts w:hint="default" w:ascii="Times New Roman" w:hAnsi="Times New Roman"/>
            <w:b w:val="0"/>
            <w:bCs w:val="0"/>
            <w:sz w:val="24"/>
            <w:szCs w:val="24"/>
            <w:shd w:val="clear" w:color="auto" w:fill="auto"/>
            <w:lang w:val="en-US" w:eastAsia="zh-CN"/>
          </w:rPr>
          <w:t xml:space="preserve">:/# </w:t>
        </w:r>
      </w:ins>
      <w:ins w:id="2955" w:author="L" w:date="2026-06-29T13:59:06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2956" w:author="L" w:date="2026-06-29T13:59:06Z"/>
          <w:rFonts w:hint="default"/>
          <w:sz w:val="21"/>
          <w:lang w:val="en-US" w:eastAsia="zh-CN"/>
        </w:rPr>
      </w:pPr>
      <w:ins w:id="2957" w:author="L" w:date="2026-06-30T18:32:46Z">
        <w:r>
          <w:rPr/>
          <w:drawing>
            <wp:inline distT="0" distB="0" distL="114300" distR="114300">
              <wp:extent cx="5274310" cy="825500"/>
              <wp:effectExtent l="0" t="0" r="2540" b="12700"/>
              <wp:docPr id="1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
                      <pic:cNvPicPr>
                        <a:picLocks noChangeAspect="1"/>
                      </pic:cNvPicPr>
                    </pic:nvPicPr>
                    <pic:blipFill>
                      <a:blip r:embed="rId37"/>
                      <a:stretch>
                        <a:fillRect/>
                      </a:stretch>
                    </pic:blipFill>
                    <pic:spPr>
                      <a:xfrm>
                        <a:off x="0" y="0"/>
                        <a:ext cx="5274310" cy="825500"/>
                      </a:xfrm>
                      <a:prstGeom prst="rect">
                        <a:avLst/>
                      </a:prstGeom>
                      <a:noFill/>
                      <a:ln>
                        <a:noFill/>
                      </a:ln>
                    </pic:spPr>
                  </pic:pic>
                </a:graphicData>
              </a:graphic>
            </wp:inline>
          </w:drawing>
        </w:r>
      </w:ins>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959" w:author="L" w:date="2026-06-29T13:59:06Z"/>
          <w:rFonts w:hint="eastAsia" w:ascii="Times New Roman" w:hAnsi="Times New Roman"/>
          <w:sz w:val="24"/>
          <w:lang w:val="en-US" w:eastAsia="zh-CN"/>
        </w:rPr>
      </w:pPr>
      <w:ins w:id="2960" w:author="L" w:date="2026-06-29T13:59:06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2961" w:author="L" w:date="2026-06-29T13:59:06Z"/>
          <w:rFonts w:hint="eastAsia"/>
          <w:sz w:val="24"/>
          <w:lang w:val="en-US" w:eastAsia="zh-CN"/>
        </w:rPr>
      </w:pPr>
      <w:ins w:id="2962" w:author="L" w:date="2026-06-29T13:59:06Z">
        <w:r>
          <w:rPr>
            <w:rFonts w:hint="eastAsia"/>
            <w:sz w:val="24"/>
            <w:lang w:val="en-US" w:eastAsia="zh-CN"/>
          </w:rPr>
          <w:t>对应的</w:t>
        </w:r>
      </w:ins>
      <w:ins w:id="2963" w:author="L" w:date="2026-06-29T13:59:06Z">
        <w:r>
          <w:rPr>
            <w:rFonts w:hint="default" w:ascii="Times New Roman" w:hAnsi="Times New Roman" w:cs="Times New Roman"/>
            <w:sz w:val="24"/>
            <w:lang w:val="en-US" w:eastAsia="zh-CN"/>
          </w:rPr>
          <w:t>N</w:t>
        </w:r>
      </w:ins>
      <w:ins w:id="2964" w:author="L" w:date="2026-06-29T13:59:06Z">
        <w:r>
          <w:rPr>
            <w:rFonts w:hint="eastAsia" w:ascii="Times New Roman" w:hAnsi="Times New Roman" w:cs="Times New Roman"/>
            <w:sz w:val="24"/>
            <w:lang w:val="en-US" w:eastAsia="zh-CN"/>
          </w:rPr>
          <w:t>5042、N5043、 N5044</w:t>
        </w:r>
      </w:ins>
      <w:ins w:id="2965" w:author="L" w:date="2026-06-29T13:59:06Z">
        <w:r>
          <w:rPr>
            <w:rFonts w:hint="eastAsia"/>
            <w:sz w:val="24"/>
            <w:lang w:val="en-US" w:eastAsia="zh-CN"/>
          </w:rPr>
          <w:t>类似。</w:t>
        </w:r>
      </w:ins>
    </w:p>
    <w:p w14:paraId="6FE83BBD">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default" w:asciiTheme="minorEastAsia" w:hAnsiTheme="minorEastAsia" w:cstheme="minorEastAsia"/>
          <w:sz w:val="24"/>
          <w:szCs w:val="24"/>
          <w:lang w:val="en-US" w:eastAsia="zh-CN"/>
        </w:rPr>
        <w:pPrChange w:id="2966" w:author="L" w:date="2026-07-31T15:29:08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2967" w:author="L" w:date="2026-07-31T15:29:05Z">
        <w:r>
          <w:rPr/>
          <w:drawing>
            <wp:inline distT="0" distB="0" distL="114300" distR="114300">
              <wp:extent cx="5270500" cy="712470"/>
              <wp:effectExtent l="0" t="0" r="6350" b="11430"/>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38"/>
                      <a:stretch>
                        <a:fillRect/>
                      </a:stretch>
                    </pic:blipFill>
                    <pic:spPr>
                      <a:xfrm>
                        <a:off x="0" y="0"/>
                        <a:ext cx="5270500" cy="712470"/>
                      </a:xfrm>
                      <a:prstGeom prst="rect">
                        <a:avLst/>
                      </a:prstGeom>
                      <a:noFill/>
                      <a:ln>
                        <a:noFill/>
                      </a:ln>
                    </pic:spPr>
                  </pic:pic>
                </a:graphicData>
              </a:graphic>
            </wp:inline>
          </w:drawing>
        </w:r>
      </w:ins>
    </w:p>
    <w:p w14:paraId="236CF8CF">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70" w:author="L" w:date="2026-08-07T10:43:13Z"/>
        </w:rPr>
        <w:pPrChange w:id="2969" w:author="L" w:date="2026-07-31T15:31:4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2971" w:author="L" w:date="2026-07-31T15:31:49Z">
        <w:r>
          <w:rPr/>
          <w:drawing>
            <wp:inline distT="0" distB="0" distL="114300" distR="114300">
              <wp:extent cx="5270500" cy="639445"/>
              <wp:effectExtent l="0" t="0" r="6350" b="8255"/>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39"/>
                      <a:stretch>
                        <a:fillRect/>
                      </a:stretch>
                    </pic:blipFill>
                    <pic:spPr>
                      <a:xfrm>
                        <a:off x="0" y="0"/>
                        <a:ext cx="5270500" cy="639445"/>
                      </a:xfrm>
                      <a:prstGeom prst="rect">
                        <a:avLst/>
                      </a:prstGeom>
                      <a:noFill/>
                      <a:ln>
                        <a:noFill/>
                      </a:ln>
                    </pic:spPr>
                  </pic:pic>
                </a:graphicData>
              </a:graphic>
            </wp:inline>
          </w:drawing>
        </w:r>
      </w:ins>
    </w:p>
    <w:p w14:paraId="467A4FEF">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74" w:author="L" w:date="2026-08-04T16:40:25Z"/>
        </w:rPr>
        <w:pPrChange w:id="2973" w:author="L" w:date="2026-07-31T15:31:4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2975" w:author="L" w:date="2026-08-07T10:43:14Z">
        <w:r>
          <w:rPr/>
          <w:drawing>
            <wp:inline distT="0" distB="0" distL="114300" distR="114300">
              <wp:extent cx="5267960" cy="927735"/>
              <wp:effectExtent l="0" t="0" r="8890" b="571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40"/>
                      <a:stretch>
                        <a:fillRect/>
                      </a:stretch>
                    </pic:blipFill>
                    <pic:spPr>
                      <a:xfrm>
                        <a:off x="0" y="0"/>
                        <a:ext cx="5267960" cy="927735"/>
                      </a:xfrm>
                      <a:prstGeom prst="rect">
                        <a:avLst/>
                      </a:prstGeom>
                      <a:noFill/>
                      <a:ln>
                        <a:noFill/>
                      </a:ln>
                    </pic:spPr>
                  </pic:pic>
                </a:graphicData>
              </a:graphic>
            </wp:inline>
          </w:drawing>
        </w:r>
      </w:ins>
    </w:p>
    <w:p w14:paraId="43E768E8">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78" w:author="LKY" w:date="2026-08-25T19:42:50Z"/>
          <w:rFonts w:hint="eastAsia"/>
          <w:lang w:val="en-US" w:eastAsia="zh-CN"/>
        </w:rPr>
        <w:pPrChange w:id="2977" w:author="L" w:date="2026-07-31T15:31:4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71D542BB">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2980" w:author="LKY" w:date="2026-08-25T19:42:50Z"/>
          <w:rFonts w:hint="eastAsia"/>
          <w:lang w:val="en-US" w:eastAsia="zh-CN"/>
        </w:rPr>
        <w:pPrChange w:id="2979" w:author="L" w:date="2026-07-31T15:31:4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054C7E90">
      <w:pPr>
        <w:pStyle w:val="12"/>
        <w:keepNext w:val="0"/>
        <w:keepLines w:val="0"/>
        <w:pageBreakBefore w:val="0"/>
        <w:widowControl w:val="0"/>
        <w:numPr>
          <w:ilvl w:val="0"/>
          <w:numId w:val="4"/>
        </w:numPr>
        <w:kinsoku/>
        <w:wordWrap w:val="0"/>
        <w:overflowPunct/>
        <w:topLinePunct w:val="0"/>
        <w:autoSpaceDE/>
        <w:autoSpaceDN/>
        <w:bidi w:val="0"/>
        <w:adjustRightInd/>
        <w:snapToGrid/>
        <w:ind w:left="425" w:leftChars="0" w:hanging="425" w:firstLineChars="0"/>
        <w:jc w:val="left"/>
        <w:textAlignment w:val="auto"/>
        <w:outlineLvl w:val="4"/>
        <w:rPr>
          <w:ins w:id="2981" w:author="LKY" w:date="2026-08-25T19:42:52Z"/>
          <w:rFonts w:hint="default" w:ascii="Times New Roman" w:hAnsi="Times New Roman" w:eastAsia="宋体" w:cs="Times New Roman"/>
          <w:b/>
          <w:bCs/>
          <w:sz w:val="24"/>
          <w:lang w:val="en-US" w:eastAsia="zh-CN"/>
        </w:rPr>
      </w:pPr>
      <w:ins w:id="2982" w:author="LKY" w:date="2026-08-25T19:42:52Z">
        <w:r>
          <w:rPr>
            <w:rFonts w:hint="eastAsia" w:ascii="Times New Roman" w:hAnsi="Times New Roman" w:eastAsia="宋体" w:cs="Times New Roman"/>
            <w:b/>
            <w:bCs/>
            <w:sz w:val="24"/>
            <w:lang w:val="en-US" w:eastAsia="zh-CN"/>
          </w:rPr>
          <w:t>NTC使用</w:t>
        </w:r>
      </w:ins>
    </w:p>
    <w:p w14:paraId="7D0F8CD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2983" w:author="LKY" w:date="2026-08-25T19:42:52Z"/>
          <w:rFonts w:hint="eastAsia" w:ascii="Times New Roman" w:hAnsi="Times New Roman"/>
          <w:b w:val="0"/>
          <w:bCs w:val="0"/>
          <w:sz w:val="24"/>
          <w:szCs w:val="24"/>
          <w:lang w:val="en-US" w:eastAsia="zh-CN"/>
        </w:rPr>
      </w:pPr>
      <w:ins w:id="2984" w:author="LKY" w:date="2026-08-25T19:42:52Z">
        <w:r>
          <w:rPr>
            <w:rFonts w:hint="eastAsia" w:ascii="Times New Roman" w:hAnsi="Times New Roman"/>
            <w:b w:val="0"/>
            <w:bCs w:val="0"/>
            <w:sz w:val="24"/>
            <w:szCs w:val="24"/>
            <w:lang w:val="en-US" w:eastAsia="zh-CN"/>
          </w:rPr>
          <w:t>以N3087为例（8路NTC模块10K3A1），量程为184</w:t>
        </w:r>
      </w:ins>
      <w:ins w:id="2985" w:author="LKY" w:date="2026-09-14T14:52:35Z">
        <w:r>
          <w:rPr>
            <w:rFonts w:hint="eastAsia" w:ascii="Times New Roman" w:hAnsi="Times New Roman"/>
            <w:b w:val="0"/>
            <w:bCs w:val="0"/>
            <w:sz w:val="24"/>
            <w:szCs w:val="24"/>
            <w:lang w:val="en-US" w:eastAsia="zh-CN"/>
          </w:rPr>
          <w:t>.</w:t>
        </w:r>
      </w:ins>
      <w:ins w:id="2986" w:author="LKY" w:date="2026-09-14T14:52:36Z">
        <w:r>
          <w:rPr>
            <w:rFonts w:hint="eastAsia" w:ascii="Times New Roman" w:hAnsi="Times New Roman"/>
            <w:b w:val="0"/>
            <w:bCs w:val="0"/>
            <w:sz w:val="24"/>
            <w:szCs w:val="24"/>
            <w:lang w:val="en-US" w:eastAsia="zh-CN"/>
          </w:rPr>
          <w:t>8</w:t>
        </w:r>
      </w:ins>
      <w:ins w:id="2987" w:author="LKY" w:date="2026-08-25T19:42:52Z">
        <w:r>
          <w:rPr>
            <w:rFonts w:hint="eastAsia" w:ascii="Times New Roman" w:hAnsi="Times New Roman"/>
            <w:b w:val="0"/>
            <w:bCs w:val="0"/>
            <w:sz w:val="24"/>
            <w:szCs w:val="24"/>
            <w:lang w:val="en-US" w:eastAsia="zh-CN"/>
          </w:rPr>
          <w:t>-66782</w:t>
        </w:r>
      </w:ins>
      <w:ins w:id="2988" w:author="LKY" w:date="2026-09-14T14:52:38Z">
        <w:r>
          <w:rPr>
            <w:rFonts w:hint="eastAsia" w:ascii="Times New Roman" w:hAnsi="Times New Roman"/>
            <w:b w:val="0"/>
            <w:bCs w:val="0"/>
            <w:sz w:val="24"/>
            <w:szCs w:val="24"/>
            <w:lang w:val="en-US" w:eastAsia="zh-CN"/>
          </w:rPr>
          <w:t>8</w:t>
        </w:r>
      </w:ins>
      <w:ins w:id="2989" w:author="LKY" w:date="2026-08-25T19:42:52Z">
        <w:r>
          <w:rPr>
            <w:rFonts w:hint="eastAsia" w:ascii="Times New Roman" w:hAnsi="Times New Roman"/>
            <w:b w:val="0"/>
            <w:bCs w:val="0"/>
            <w:sz w:val="24"/>
            <w:szCs w:val="24"/>
            <w:lang w:val="en-US" w:eastAsia="zh-CN"/>
          </w:rPr>
          <w:t>，输入</w:t>
        </w:r>
      </w:ins>
      <w:ins w:id="2990" w:author="LKY" w:date="2026-08-25T19:42:52Z">
        <w:r>
          <w:rPr>
            <w:rFonts w:hint="eastAsia" w:ascii="Times New Roman" w:hAnsi="Times New Roman"/>
            <w:b w:val="0"/>
            <w:bCs w:val="0"/>
            <w:color w:val="0000FF"/>
            <w:sz w:val="24"/>
            <w:szCs w:val="24"/>
            <w:lang w:val="en-US" w:eastAsia="zh-CN"/>
          </w:rPr>
          <w:t>ion show</w:t>
        </w:r>
      </w:ins>
      <w:ins w:id="2991" w:author="LKY" w:date="2026-08-25T19:42:52Z">
        <w:r>
          <w:rPr>
            <w:rFonts w:hint="eastAsia" w:ascii="Times New Roman" w:hAnsi="Times New Roman"/>
            <w:b w:val="0"/>
            <w:bCs w:val="0"/>
            <w:sz w:val="24"/>
            <w:szCs w:val="24"/>
            <w:lang w:val="en-US" w:eastAsia="zh-CN"/>
          </w:rPr>
          <w:t>查看信息。</w:t>
        </w:r>
      </w:ins>
    </w:p>
    <w:p w14:paraId="50D778B9">
      <w:pPr>
        <w:pStyle w:val="12"/>
        <w:shd w:val="clear" w:fill="E7E6E6" w:themeFill="background2"/>
        <w:wordWrap w:val="0"/>
        <w:spacing w:line="360" w:lineRule="auto"/>
        <w:ind w:left="0" w:leftChars="0" w:firstLine="0" w:firstLineChars="0"/>
        <w:jc w:val="left"/>
        <w:outlineLvl w:val="9"/>
        <w:rPr>
          <w:ins w:id="2992" w:author="LKY" w:date="2026-08-25T19:42:52Z"/>
        </w:rPr>
      </w:pPr>
      <w:ins w:id="2993" w:author="LKY" w:date="2026-08-25T19:42:52Z">
        <w:r>
          <w:rPr>
            <w:rFonts w:hint="default" w:ascii="Times New Roman" w:hAnsi="Times New Roman"/>
            <w:b w:val="0"/>
            <w:bCs w:val="0"/>
            <w:sz w:val="24"/>
            <w:szCs w:val="24"/>
            <w:shd w:val="clear" w:color="auto" w:fill="auto"/>
            <w:lang w:val="en-US" w:eastAsia="zh-CN"/>
          </w:rPr>
          <w:t>root@</w:t>
        </w:r>
      </w:ins>
      <w:ins w:id="2994" w:author="LKY" w:date="2026-08-25T19:42:52Z">
        <w:r>
          <w:rPr>
            <w:rFonts w:hint="eastAsia" w:ascii="Times New Roman" w:hAnsi="Times New Roman"/>
            <w:b w:val="0"/>
            <w:bCs w:val="0"/>
            <w:sz w:val="24"/>
            <w:szCs w:val="24"/>
            <w:shd w:val="clear" w:color="auto" w:fill="auto"/>
            <w:lang w:val="en-US" w:eastAsia="zh-CN"/>
          </w:rPr>
          <w:t>bliiot</w:t>
        </w:r>
      </w:ins>
      <w:ins w:id="2995" w:author="LKY" w:date="2026-08-25T19:42:52Z">
        <w:r>
          <w:rPr>
            <w:rFonts w:hint="default" w:ascii="Times New Roman" w:hAnsi="Times New Roman"/>
            <w:b w:val="0"/>
            <w:bCs w:val="0"/>
            <w:sz w:val="24"/>
            <w:szCs w:val="24"/>
            <w:shd w:val="clear" w:color="auto" w:fill="auto"/>
            <w:lang w:val="en-US" w:eastAsia="zh-CN"/>
          </w:rPr>
          <w:t xml:space="preserve">:/# </w:t>
        </w:r>
      </w:ins>
      <w:ins w:id="2996" w:author="LKY" w:date="2026-08-25T19:42:52Z">
        <w:r>
          <w:rPr>
            <w:rFonts w:hint="eastAsia" w:ascii="Times New Roman" w:hAnsi="Times New Roman"/>
            <w:b w:val="0"/>
            <w:bCs w:val="0"/>
            <w:color w:val="0000FF"/>
            <w:sz w:val="24"/>
            <w:szCs w:val="24"/>
            <w:shd w:val="clear" w:color="auto" w:fill="auto"/>
            <w:lang w:val="en-US" w:eastAsia="zh-CN"/>
          </w:rPr>
          <w:t xml:space="preserve">ion show  </w:t>
        </w:r>
      </w:ins>
    </w:p>
    <w:p w14:paraId="6E4EB547">
      <w:pPr>
        <w:rPr>
          <w:ins w:id="2997" w:author="LKY" w:date="2026-08-25T19:42:52Z"/>
          <w:rFonts w:hint="eastAsia"/>
          <w:lang w:val="en-US" w:eastAsia="zh-CN"/>
        </w:rPr>
      </w:pPr>
    </w:p>
    <w:p w14:paraId="710B4A24">
      <w:pPr>
        <w:pStyle w:val="12"/>
        <w:widowControl w:val="0"/>
        <w:wordWrap w:val="0"/>
        <w:spacing w:after="0" w:line="360" w:lineRule="auto"/>
        <w:ind w:left="0" w:leftChars="0" w:firstLine="420" w:firstLineChars="0"/>
        <w:jc w:val="left"/>
        <w:outlineLvl w:val="9"/>
        <w:rPr>
          <w:ins w:id="2998" w:author="LKY" w:date="2026-08-25T19:42:52Z"/>
          <w:rFonts w:hint="eastAsia" w:ascii="Times New Roman" w:hAnsi="Times New Roman"/>
          <w:sz w:val="24"/>
          <w:lang w:val="en-US" w:eastAsia="zh-CN"/>
        </w:rPr>
      </w:pPr>
      <w:ins w:id="2999" w:author="LKY" w:date="2026-08-25T19:42:52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401FC80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000" w:author="LKY" w:date="2026-08-25T19:42:52Z"/>
        </w:rPr>
      </w:pPr>
      <w:ins w:id="3001" w:author="LKY" w:date="2026-08-25T19:49:06Z">
        <w:r>
          <w:rPr/>
          <w:drawing>
            <wp:inline distT="0" distB="0" distL="114300" distR="114300">
              <wp:extent cx="5271135" cy="1334135"/>
              <wp:effectExtent l="0" t="0" r="5715" b="18415"/>
              <wp:docPr id="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pic:cNvPicPr>
                        <a:picLocks noChangeAspect="1"/>
                      </pic:cNvPicPr>
                    </pic:nvPicPr>
                    <pic:blipFill>
                      <a:blip r:embed="rId41"/>
                      <a:stretch>
                        <a:fillRect/>
                      </a:stretch>
                    </pic:blipFill>
                    <pic:spPr>
                      <a:xfrm>
                        <a:off x="0" y="0"/>
                        <a:ext cx="5271135" cy="1334135"/>
                      </a:xfrm>
                      <a:prstGeom prst="rect">
                        <a:avLst/>
                      </a:prstGeom>
                      <a:noFill/>
                      <a:ln>
                        <a:noFill/>
                      </a:ln>
                    </pic:spPr>
                  </pic:pic>
                </a:graphicData>
              </a:graphic>
            </wp:inline>
          </w:drawing>
        </w:r>
      </w:ins>
    </w:p>
    <w:p w14:paraId="36A8B26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003" w:author="LKY" w:date="2026-08-25T19:42:52Z"/>
        </w:rPr>
      </w:pPr>
    </w:p>
    <w:p w14:paraId="6DC91191">
      <w:pPr>
        <w:pStyle w:val="12"/>
        <w:widowControl/>
        <w:numPr>
          <w:ilvl w:val="0"/>
          <w:numId w:val="2"/>
        </w:numPr>
        <w:ind w:left="425" w:leftChars="0" w:hanging="425" w:firstLineChars="0"/>
        <w:outlineLvl w:val="3"/>
        <w:rPr>
          <w:ins w:id="3004" w:author="LKY" w:date="2026-08-25T19:42:52Z"/>
          <w:rFonts w:hint="eastAsia" w:ascii="Times New Roman" w:hAnsi="Times New Roman" w:eastAsia="宋体" w:cs="宋体"/>
          <w:b/>
          <w:color w:val="auto"/>
          <w:sz w:val="24"/>
          <w:lang w:val="en-US" w:eastAsia="zh-CN" w:bidi="en-US"/>
        </w:rPr>
      </w:pPr>
      <w:ins w:id="3005" w:author="LKY" w:date="2026-08-25T19:42:52Z">
        <w:r>
          <w:rPr>
            <w:rFonts w:hint="eastAsia" w:ascii="Times New Roman" w:hAnsi="Times New Roman" w:eastAsia="宋体" w:cs="宋体"/>
            <w:b/>
            <w:color w:val="auto"/>
            <w:sz w:val="24"/>
            <w:lang w:val="en-US" w:eastAsia="zh-CN" w:bidi="en-US"/>
          </w:rPr>
          <w:t>量程模式修改</w:t>
        </w:r>
      </w:ins>
    </w:p>
    <w:p w14:paraId="6AC36BB5">
      <w:pPr>
        <w:pStyle w:val="12"/>
        <w:wordWrap w:val="0"/>
        <w:spacing w:after="0" w:line="360" w:lineRule="auto"/>
        <w:ind w:left="0" w:leftChars="0" w:firstLine="420" w:firstLineChars="0"/>
        <w:jc w:val="left"/>
        <w:outlineLvl w:val="9"/>
        <w:rPr>
          <w:ins w:id="3006" w:author="LKY" w:date="2026-08-25T19:42:52Z"/>
          <w:rFonts w:hint="default" w:ascii="Times New Roman" w:hAnsi="Times New Roman" w:cstheme="minorBidi"/>
          <w:b w:val="0"/>
          <w:bCs w:val="0"/>
          <w:kern w:val="2"/>
          <w:sz w:val="24"/>
          <w:szCs w:val="24"/>
          <w:lang w:val="en-US" w:eastAsia="zh-CN" w:bidi="ar-SA"/>
        </w:rPr>
      </w:pPr>
      <w:ins w:id="3007" w:author="LKY" w:date="2026-08-25T19:42:52Z">
        <w:r>
          <w:rPr>
            <w:rFonts w:hint="eastAsia" w:ascii="Times New Roman" w:hAnsi="Times New Roman" w:cstheme="minorBidi"/>
            <w:b w:val="0"/>
            <w:bCs w:val="0"/>
            <w:kern w:val="2"/>
            <w:sz w:val="24"/>
            <w:szCs w:val="24"/>
            <w:lang w:val="en-US" w:eastAsia="zh-CN" w:bidi="ar-SA"/>
          </w:rPr>
          <w:t>通过ion help命令，可以看到config的命令格式。</w:t>
        </w:r>
      </w:ins>
    </w:p>
    <w:p w14:paraId="23571250">
      <w:pPr>
        <w:rPr>
          <w:ins w:id="3008" w:author="LKY" w:date="2026-08-25T19:42:52Z"/>
        </w:rPr>
      </w:pPr>
      <w:ins w:id="3009" w:author="LKY" w:date="2026-08-25T19:42:52Z">
        <w:r>
          <w:rPr/>
          <w:drawing>
            <wp:inline distT="0" distB="0" distL="114300" distR="114300">
              <wp:extent cx="5269230" cy="757555"/>
              <wp:effectExtent l="0" t="0" r="7620" b="4445"/>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42"/>
                      <a:stretch>
                        <a:fillRect/>
                      </a:stretch>
                    </pic:blipFill>
                    <pic:spPr>
                      <a:xfrm>
                        <a:off x="0" y="0"/>
                        <a:ext cx="5269230" cy="757555"/>
                      </a:xfrm>
                      <a:prstGeom prst="rect">
                        <a:avLst/>
                      </a:prstGeom>
                      <a:noFill/>
                      <a:ln>
                        <a:noFill/>
                      </a:ln>
                    </pic:spPr>
                  </pic:pic>
                </a:graphicData>
              </a:graphic>
            </wp:inline>
          </w:drawing>
        </w:r>
      </w:ins>
    </w:p>
    <w:p w14:paraId="17B8A60F">
      <w:pPr>
        <w:pStyle w:val="12"/>
        <w:wordWrap w:val="0"/>
        <w:spacing w:after="0" w:line="360" w:lineRule="auto"/>
        <w:ind w:left="0" w:leftChars="0" w:firstLine="420" w:firstLineChars="0"/>
        <w:jc w:val="left"/>
        <w:outlineLvl w:val="9"/>
        <w:rPr>
          <w:ins w:id="3011" w:author="LKY" w:date="2026-08-25T19:42:52Z"/>
          <w:rFonts w:hint="eastAsia" w:ascii="Times New Roman" w:hAnsi="Times New Roman"/>
          <w:sz w:val="24"/>
          <w:lang w:val="en-US" w:eastAsia="zh-CN"/>
        </w:rPr>
      </w:pPr>
      <w:ins w:id="3012" w:author="LKY" w:date="2026-08-25T19:42:52Z">
        <w:r>
          <w:rPr>
            <w:rFonts w:hint="eastAsia" w:ascii="Times New Roman" w:hAnsi="Times New Roman"/>
            <w:sz w:val="24"/>
            <w:lang w:val="en-US" w:eastAsia="zh-CN"/>
          </w:rPr>
          <w:t>在终端中执行以下命令，以获取设备当前的运行状态及模式设置指令：</w:t>
        </w:r>
      </w:ins>
    </w:p>
    <w:p w14:paraId="1499F3FF">
      <w:pPr>
        <w:pStyle w:val="12"/>
        <w:shd w:val="clear" w:fill="E7E6E6" w:themeFill="background2"/>
        <w:wordWrap w:val="0"/>
        <w:spacing w:line="360" w:lineRule="auto"/>
        <w:ind w:left="0" w:leftChars="0" w:firstLine="0" w:firstLineChars="0"/>
        <w:jc w:val="left"/>
        <w:outlineLvl w:val="9"/>
        <w:rPr>
          <w:ins w:id="3013" w:author="LKY" w:date="2026-08-25T19:42:52Z"/>
          <w:rFonts w:hint="default" w:ascii="Times New Roman" w:hAnsi="Times New Roman"/>
          <w:sz w:val="24"/>
          <w:shd w:val="clear" w:color="auto" w:fill="auto"/>
          <w:lang w:val="en-US" w:eastAsia="zh-CN"/>
        </w:rPr>
      </w:pPr>
      <w:ins w:id="3014" w:author="LKY" w:date="2026-08-25T19:42:52Z">
        <w:r>
          <w:rPr>
            <w:rFonts w:hint="default" w:ascii="Times New Roman" w:hAnsi="Times New Roman"/>
            <w:b w:val="0"/>
            <w:bCs w:val="0"/>
            <w:sz w:val="24"/>
            <w:szCs w:val="24"/>
            <w:shd w:val="clear" w:color="auto" w:fill="auto"/>
            <w:lang w:val="en-US" w:eastAsia="zh-CN"/>
          </w:rPr>
          <w:t>root@</w:t>
        </w:r>
      </w:ins>
      <w:ins w:id="3015" w:author="LKY" w:date="2026-08-25T19:42:52Z">
        <w:r>
          <w:rPr>
            <w:rFonts w:hint="eastAsia" w:ascii="Times New Roman" w:hAnsi="Times New Roman"/>
            <w:b w:val="0"/>
            <w:bCs w:val="0"/>
            <w:sz w:val="24"/>
            <w:szCs w:val="24"/>
            <w:shd w:val="clear" w:color="auto" w:fill="auto"/>
            <w:lang w:val="en-US" w:eastAsia="zh-CN"/>
          </w:rPr>
          <w:t>bliiot</w:t>
        </w:r>
      </w:ins>
      <w:ins w:id="3016" w:author="LKY" w:date="2026-08-25T19:42:52Z">
        <w:r>
          <w:rPr>
            <w:rFonts w:hint="default" w:ascii="Times New Roman" w:hAnsi="Times New Roman"/>
            <w:b w:val="0"/>
            <w:bCs w:val="0"/>
            <w:sz w:val="24"/>
            <w:szCs w:val="24"/>
            <w:shd w:val="clear" w:color="auto" w:fill="auto"/>
            <w:lang w:val="en-US" w:eastAsia="zh-CN"/>
          </w:rPr>
          <w:t xml:space="preserve">:/# </w:t>
        </w:r>
      </w:ins>
      <w:ins w:id="3017" w:author="LKY" w:date="2026-08-25T19:42:52Z">
        <w:r>
          <w:rPr>
            <w:rFonts w:ascii="Times New Roman" w:hAnsi="Times New Roman" w:eastAsiaTheme="minorEastAsia" w:cstheme="minorBidi"/>
            <w:i w:val="0"/>
            <w:iCs w:val="0"/>
            <w:caps w:val="0"/>
            <w:color w:val="0000FF"/>
            <w:spacing w:val="0"/>
            <w:sz w:val="24"/>
            <w:szCs w:val="24"/>
            <w:shd w:val="clear" w:color="auto" w:fill="auto"/>
            <w:rPrChange w:id="3018" w:author="LKY" w:date="2026-09-01T16:40:11Z">
              <w:rPr>
                <w:rFonts w:ascii="Times New Roman" w:hAnsi="Times New Roman" w:eastAsiaTheme="minorEastAsia" w:cstheme="minorBidi"/>
                <w:i w:val="0"/>
                <w:iCs w:val="0"/>
                <w:caps w:val="0"/>
                <w:spacing w:val="0"/>
                <w:sz w:val="24"/>
                <w:szCs w:val="24"/>
                <w:shd w:val="clear" w:color="auto" w:fill="auto"/>
              </w:rPr>
            </w:rPrChange>
          </w:rPr>
          <w:t>ion getmode</w:t>
        </w:r>
      </w:ins>
    </w:p>
    <w:p w14:paraId="30B7626C">
      <w:pPr>
        <w:rPr>
          <w:ins w:id="3019" w:author="LKY" w:date="2026-08-25T19:42:52Z"/>
        </w:rPr>
      </w:pPr>
      <w:ins w:id="3020" w:author="LKY" w:date="2026-08-25T19:42:52Z">
        <w:r>
          <w:rPr/>
          <w:drawing>
            <wp:inline distT="0" distB="0" distL="114300" distR="114300">
              <wp:extent cx="5269865" cy="612140"/>
              <wp:effectExtent l="0" t="0" r="6985" b="16510"/>
              <wp:docPr id="1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
                      <pic:cNvPicPr>
                        <a:picLocks noChangeAspect="1"/>
                      </pic:cNvPicPr>
                    </pic:nvPicPr>
                    <pic:blipFill>
                      <a:blip r:embed="rId43"/>
                      <a:stretch>
                        <a:fillRect/>
                      </a:stretch>
                    </pic:blipFill>
                    <pic:spPr>
                      <a:xfrm>
                        <a:off x="0" y="0"/>
                        <a:ext cx="5269865" cy="612140"/>
                      </a:xfrm>
                      <a:prstGeom prst="rect">
                        <a:avLst/>
                      </a:prstGeom>
                      <a:noFill/>
                      <a:ln>
                        <a:noFill/>
                      </a:ln>
                    </pic:spPr>
                  </pic:pic>
                </a:graphicData>
              </a:graphic>
            </wp:inline>
          </w:drawing>
        </w:r>
      </w:ins>
    </w:p>
    <w:p w14:paraId="425C070A">
      <w:pPr>
        <w:pStyle w:val="12"/>
        <w:wordWrap w:val="0"/>
        <w:spacing w:after="0" w:line="360" w:lineRule="auto"/>
        <w:ind w:left="0" w:leftChars="0" w:firstLine="420" w:firstLineChars="0"/>
        <w:jc w:val="left"/>
        <w:outlineLvl w:val="9"/>
        <w:rPr>
          <w:ins w:id="3022" w:author="LKY" w:date="2026-08-25T19:42:52Z"/>
          <w:rFonts w:hint="default" w:ascii="Times New Roman" w:hAnsi="Times New Roman" w:eastAsiaTheme="minorEastAsia"/>
          <w:sz w:val="24"/>
          <w:lang w:val="en-US" w:eastAsia="zh-CN"/>
        </w:rPr>
      </w:pPr>
      <w:ins w:id="3023" w:author="LKY" w:date="2026-08-25T19:42:52Z">
        <w:r>
          <w:rPr>
            <w:rFonts w:hint="eastAsia" w:ascii="Times New Roman" w:hAnsi="Times New Roman" w:eastAsiaTheme="minorEastAsia"/>
            <w:sz w:val="24"/>
            <w:lang w:val="en-US" w:eastAsia="zh-CN"/>
          </w:rPr>
          <w:t>确认目标模式对应的数值后，使用以下命令进行模式切换：</w:t>
        </w:r>
      </w:ins>
      <w:ins w:id="3024" w:author="LKY" w:date="2026-08-25T19:42:52Z">
        <w:r>
          <w:rPr>
            <w:rFonts w:hint="eastAsia" w:ascii="Times New Roman" w:hAnsi="Times New Roman"/>
            <w:sz w:val="24"/>
            <w:lang w:val="en-US" w:eastAsia="zh-CN"/>
          </w:rPr>
          <w:t>例如将N4081的量程设置为4~20MA。</w:t>
        </w:r>
      </w:ins>
    </w:p>
    <w:p w14:paraId="633E1DE6">
      <w:pPr>
        <w:pStyle w:val="12"/>
        <w:shd w:val="clear" w:fill="E7E6E6" w:themeFill="background2"/>
        <w:wordWrap w:val="0"/>
        <w:spacing w:line="360" w:lineRule="auto"/>
        <w:ind w:left="0" w:leftChars="0" w:firstLine="0" w:firstLineChars="0"/>
        <w:jc w:val="left"/>
        <w:outlineLvl w:val="9"/>
        <w:rPr>
          <w:ins w:id="3025" w:author="LKY" w:date="2026-08-25T19:42:52Z"/>
          <w:rFonts w:hint="eastAsia" w:ascii="Times New Roman" w:hAnsi="Times New Roman" w:cstheme="minorBidi"/>
          <w:i w:val="0"/>
          <w:iCs w:val="0"/>
          <w:caps w:val="0"/>
          <w:spacing w:val="0"/>
          <w:sz w:val="24"/>
          <w:szCs w:val="24"/>
          <w:shd w:val="clear" w:color="auto" w:fill="auto"/>
          <w:lang w:val="en-US" w:eastAsia="zh-CN"/>
        </w:rPr>
      </w:pPr>
      <w:ins w:id="3026" w:author="LKY" w:date="2026-08-25T19:42:52Z">
        <w:r>
          <w:rPr>
            <w:rFonts w:hint="default" w:ascii="Times New Roman" w:hAnsi="Times New Roman"/>
            <w:b w:val="0"/>
            <w:bCs w:val="0"/>
            <w:sz w:val="24"/>
            <w:szCs w:val="24"/>
            <w:shd w:val="clear" w:color="auto" w:fill="auto"/>
            <w:lang w:val="en-US" w:eastAsia="zh-CN"/>
          </w:rPr>
          <w:t>root@</w:t>
        </w:r>
      </w:ins>
      <w:ins w:id="3027" w:author="LKY" w:date="2026-08-25T19:42:52Z">
        <w:r>
          <w:rPr>
            <w:rFonts w:hint="eastAsia" w:ascii="Times New Roman" w:hAnsi="Times New Roman"/>
            <w:b w:val="0"/>
            <w:bCs w:val="0"/>
            <w:sz w:val="24"/>
            <w:szCs w:val="24"/>
            <w:shd w:val="clear" w:color="auto" w:fill="auto"/>
            <w:lang w:val="en-US" w:eastAsia="zh-CN"/>
          </w:rPr>
          <w:t>bliiot</w:t>
        </w:r>
      </w:ins>
      <w:ins w:id="3028" w:author="LKY" w:date="2026-08-25T19:42:52Z">
        <w:r>
          <w:rPr>
            <w:rFonts w:hint="default" w:ascii="Times New Roman" w:hAnsi="Times New Roman"/>
            <w:b w:val="0"/>
            <w:bCs w:val="0"/>
            <w:sz w:val="24"/>
            <w:szCs w:val="24"/>
            <w:shd w:val="clear" w:color="auto" w:fill="auto"/>
            <w:lang w:val="en-US" w:eastAsia="zh-CN"/>
          </w:rPr>
          <w:t xml:space="preserve">:/# </w:t>
        </w:r>
      </w:ins>
      <w:ins w:id="3029" w:author="LKY" w:date="2026-08-25T19:42:52Z">
        <w:r>
          <w:rPr>
            <w:rFonts w:ascii="Times New Roman" w:hAnsi="Times New Roman" w:eastAsiaTheme="minorEastAsia" w:cstheme="minorBidi"/>
            <w:i w:val="0"/>
            <w:iCs w:val="0"/>
            <w:caps w:val="0"/>
            <w:color w:val="0000FF"/>
            <w:spacing w:val="0"/>
            <w:sz w:val="24"/>
            <w:szCs w:val="24"/>
            <w:shd w:val="clear" w:color="auto" w:fill="auto"/>
            <w:rPrChange w:id="3030" w:author="LKY" w:date="2026-09-01T16:40:09Z">
              <w:rPr>
                <w:rFonts w:ascii="Times New Roman" w:hAnsi="Times New Roman" w:eastAsiaTheme="minorEastAsia" w:cstheme="minorBidi"/>
                <w:i w:val="0"/>
                <w:iCs w:val="0"/>
                <w:caps w:val="0"/>
                <w:spacing w:val="0"/>
                <w:sz w:val="24"/>
                <w:szCs w:val="24"/>
                <w:shd w:val="clear" w:color="auto" w:fill="auto"/>
              </w:rPr>
            </w:rPrChange>
          </w:rPr>
          <w:t xml:space="preserve">ion </w:t>
        </w:r>
      </w:ins>
      <w:ins w:id="3031" w:author="LKY" w:date="2026-08-25T19:42:52Z">
        <w:r>
          <w:rPr>
            <w:rFonts w:hint="eastAsia" w:ascii="Times New Roman" w:hAnsi="Times New Roman" w:cstheme="minorBidi"/>
            <w:i w:val="0"/>
            <w:iCs w:val="0"/>
            <w:caps w:val="0"/>
            <w:color w:val="0000FF"/>
            <w:spacing w:val="0"/>
            <w:sz w:val="24"/>
            <w:szCs w:val="24"/>
            <w:shd w:val="clear" w:color="auto" w:fill="auto"/>
            <w:lang w:val="en-US" w:eastAsia="zh-CN"/>
            <w:rPrChange w:id="3032" w:author="LKY" w:date="2026-09-01T16:40:09Z">
              <w:rPr>
                <w:rFonts w:hint="eastAsia" w:ascii="Times New Roman" w:hAnsi="Times New Roman" w:cstheme="minorBidi"/>
                <w:i w:val="0"/>
                <w:iCs w:val="0"/>
                <w:caps w:val="0"/>
                <w:spacing w:val="0"/>
                <w:sz w:val="24"/>
                <w:szCs w:val="24"/>
                <w:shd w:val="clear" w:color="auto" w:fill="auto"/>
                <w:lang w:val="en-US" w:eastAsia="zh-CN"/>
              </w:rPr>
            </w:rPrChange>
          </w:rPr>
          <w:t>s</w:t>
        </w:r>
      </w:ins>
      <w:ins w:id="3033" w:author="LKY" w:date="2026-08-25T19:42:52Z">
        <w:r>
          <w:rPr>
            <w:rFonts w:ascii="Times New Roman" w:hAnsi="Times New Roman" w:eastAsiaTheme="minorEastAsia" w:cstheme="minorBidi"/>
            <w:i w:val="0"/>
            <w:iCs w:val="0"/>
            <w:caps w:val="0"/>
            <w:color w:val="0000FF"/>
            <w:spacing w:val="0"/>
            <w:sz w:val="24"/>
            <w:szCs w:val="24"/>
            <w:shd w:val="clear" w:color="auto" w:fill="auto"/>
            <w:rPrChange w:id="3034" w:author="LKY" w:date="2026-09-01T16:40:09Z">
              <w:rPr>
                <w:rFonts w:ascii="Times New Roman" w:hAnsi="Times New Roman" w:eastAsiaTheme="minorEastAsia" w:cstheme="minorBidi"/>
                <w:i w:val="0"/>
                <w:iCs w:val="0"/>
                <w:caps w:val="0"/>
                <w:spacing w:val="0"/>
                <w:sz w:val="24"/>
                <w:szCs w:val="24"/>
                <w:shd w:val="clear" w:color="auto" w:fill="auto"/>
              </w:rPr>
            </w:rPrChange>
          </w:rPr>
          <w:t>etmode</w:t>
        </w:r>
      </w:ins>
      <w:ins w:id="3035" w:author="LKY" w:date="2026-08-25T19:42:52Z">
        <w:r>
          <w:rPr>
            <w:rFonts w:hint="eastAsia" w:ascii="Times New Roman" w:hAnsi="Times New Roman" w:cstheme="minorBidi"/>
            <w:i w:val="0"/>
            <w:iCs w:val="0"/>
            <w:caps w:val="0"/>
            <w:color w:val="0000FF"/>
            <w:spacing w:val="0"/>
            <w:sz w:val="24"/>
            <w:szCs w:val="24"/>
            <w:shd w:val="clear" w:color="auto" w:fill="auto"/>
            <w:lang w:val="en-US" w:eastAsia="zh-CN"/>
            <w:rPrChange w:id="3036" w:author="LKY" w:date="2026-09-01T16:40:09Z">
              <w:rPr>
                <w:rFonts w:hint="eastAsia" w:ascii="Times New Roman" w:hAnsi="Times New Roman" w:cstheme="minorBidi"/>
                <w:i w:val="0"/>
                <w:iCs w:val="0"/>
                <w:caps w:val="0"/>
                <w:spacing w:val="0"/>
                <w:sz w:val="24"/>
                <w:szCs w:val="24"/>
                <w:shd w:val="clear" w:color="auto" w:fill="auto"/>
                <w:lang w:val="en-US" w:eastAsia="zh-CN"/>
              </w:rPr>
            </w:rPrChange>
          </w:rPr>
          <w:t xml:space="preserve"> &lt;slot&gt; &lt;mode&gt;</w:t>
        </w:r>
      </w:ins>
    </w:p>
    <w:p w14:paraId="14C2BDD1">
      <w:pPr>
        <w:pStyle w:val="12"/>
        <w:shd w:val="clear" w:fill="E7E6E6" w:themeFill="background2"/>
        <w:wordWrap w:val="0"/>
        <w:spacing w:line="360" w:lineRule="auto"/>
        <w:ind w:left="0" w:leftChars="0" w:firstLine="0" w:firstLineChars="0"/>
        <w:jc w:val="left"/>
        <w:outlineLvl w:val="9"/>
        <w:rPr>
          <w:ins w:id="3037" w:author="LKY" w:date="2026-08-25T19:42:52Z"/>
          <w:rFonts w:hint="default" w:ascii="Times New Roman" w:hAnsi="Times New Roman" w:cstheme="minorBidi"/>
          <w:i w:val="0"/>
          <w:iCs w:val="0"/>
          <w:caps w:val="0"/>
          <w:spacing w:val="0"/>
          <w:sz w:val="24"/>
          <w:szCs w:val="24"/>
          <w:shd w:val="clear" w:color="auto" w:fill="auto"/>
          <w:lang w:val="en-US" w:eastAsia="zh-CN"/>
        </w:rPr>
      </w:pPr>
      <w:ins w:id="3038" w:author="LKY" w:date="2026-08-25T19:42:52Z">
        <w:r>
          <w:rPr>
            <w:rFonts w:hint="default" w:ascii="Times New Roman" w:hAnsi="Times New Roman"/>
            <w:b w:val="0"/>
            <w:bCs w:val="0"/>
            <w:sz w:val="24"/>
            <w:szCs w:val="24"/>
            <w:shd w:val="clear" w:color="auto" w:fill="auto"/>
            <w:lang w:val="en-US" w:eastAsia="zh-CN"/>
          </w:rPr>
          <w:t>root@</w:t>
        </w:r>
      </w:ins>
      <w:ins w:id="3039" w:author="LKY" w:date="2026-08-25T19:42:52Z">
        <w:r>
          <w:rPr>
            <w:rFonts w:hint="eastAsia" w:ascii="Times New Roman" w:hAnsi="Times New Roman"/>
            <w:b w:val="0"/>
            <w:bCs w:val="0"/>
            <w:sz w:val="24"/>
            <w:szCs w:val="24"/>
            <w:shd w:val="clear" w:color="auto" w:fill="auto"/>
            <w:lang w:val="en-US" w:eastAsia="zh-CN"/>
          </w:rPr>
          <w:t>bliiot</w:t>
        </w:r>
      </w:ins>
      <w:ins w:id="3040" w:author="LKY" w:date="2026-08-25T19:42:52Z">
        <w:r>
          <w:rPr>
            <w:rFonts w:hint="default" w:ascii="Times New Roman" w:hAnsi="Times New Roman"/>
            <w:b w:val="0"/>
            <w:bCs w:val="0"/>
            <w:sz w:val="24"/>
            <w:szCs w:val="24"/>
            <w:shd w:val="clear" w:color="auto" w:fill="auto"/>
            <w:lang w:val="en-US" w:eastAsia="zh-CN"/>
          </w:rPr>
          <w:t xml:space="preserve">:/# </w:t>
        </w:r>
      </w:ins>
      <w:ins w:id="3041" w:author="LKY" w:date="2026-08-25T19:42:52Z">
        <w:r>
          <w:rPr>
            <w:rFonts w:ascii="Times New Roman" w:hAnsi="Times New Roman" w:eastAsiaTheme="minorEastAsia" w:cstheme="minorBidi"/>
            <w:i w:val="0"/>
            <w:iCs w:val="0"/>
            <w:caps w:val="0"/>
            <w:color w:val="0000FF"/>
            <w:spacing w:val="0"/>
            <w:sz w:val="24"/>
            <w:szCs w:val="24"/>
            <w:shd w:val="clear" w:color="auto" w:fill="auto"/>
            <w:rPrChange w:id="3042" w:author="LKY" w:date="2026-09-01T16:40:06Z">
              <w:rPr>
                <w:rFonts w:ascii="Times New Roman" w:hAnsi="Times New Roman" w:eastAsiaTheme="minorEastAsia" w:cstheme="minorBidi"/>
                <w:i w:val="0"/>
                <w:iCs w:val="0"/>
                <w:caps w:val="0"/>
                <w:spacing w:val="0"/>
                <w:sz w:val="24"/>
                <w:szCs w:val="24"/>
                <w:shd w:val="clear" w:color="auto" w:fill="auto"/>
              </w:rPr>
            </w:rPrChange>
          </w:rPr>
          <w:t xml:space="preserve">ion </w:t>
        </w:r>
      </w:ins>
      <w:ins w:id="3043" w:author="LKY" w:date="2026-08-25T19:42:52Z">
        <w:r>
          <w:rPr>
            <w:rFonts w:hint="eastAsia" w:ascii="Times New Roman" w:hAnsi="Times New Roman" w:cstheme="minorBidi"/>
            <w:i w:val="0"/>
            <w:iCs w:val="0"/>
            <w:caps w:val="0"/>
            <w:color w:val="0000FF"/>
            <w:spacing w:val="0"/>
            <w:sz w:val="24"/>
            <w:szCs w:val="24"/>
            <w:shd w:val="clear" w:color="auto" w:fill="auto"/>
            <w:lang w:val="en-US" w:eastAsia="zh-CN"/>
            <w:rPrChange w:id="3044" w:author="LKY" w:date="2026-09-01T16:40:06Z">
              <w:rPr>
                <w:rFonts w:hint="eastAsia" w:ascii="Times New Roman" w:hAnsi="Times New Roman" w:cstheme="minorBidi"/>
                <w:i w:val="0"/>
                <w:iCs w:val="0"/>
                <w:caps w:val="0"/>
                <w:spacing w:val="0"/>
                <w:sz w:val="24"/>
                <w:szCs w:val="24"/>
                <w:shd w:val="clear" w:color="auto" w:fill="auto"/>
                <w:lang w:val="en-US" w:eastAsia="zh-CN"/>
              </w:rPr>
            </w:rPrChange>
          </w:rPr>
          <w:t>s</w:t>
        </w:r>
      </w:ins>
      <w:ins w:id="3045" w:author="LKY" w:date="2026-08-25T19:42:52Z">
        <w:r>
          <w:rPr>
            <w:rFonts w:ascii="Times New Roman" w:hAnsi="Times New Roman" w:eastAsiaTheme="minorEastAsia" w:cstheme="minorBidi"/>
            <w:i w:val="0"/>
            <w:iCs w:val="0"/>
            <w:caps w:val="0"/>
            <w:color w:val="0000FF"/>
            <w:spacing w:val="0"/>
            <w:sz w:val="24"/>
            <w:szCs w:val="24"/>
            <w:shd w:val="clear" w:color="auto" w:fill="auto"/>
            <w:rPrChange w:id="3046" w:author="LKY" w:date="2026-09-01T16:40:06Z">
              <w:rPr>
                <w:rFonts w:ascii="Times New Roman" w:hAnsi="Times New Roman" w:eastAsiaTheme="minorEastAsia" w:cstheme="minorBidi"/>
                <w:i w:val="0"/>
                <w:iCs w:val="0"/>
                <w:caps w:val="0"/>
                <w:spacing w:val="0"/>
                <w:sz w:val="24"/>
                <w:szCs w:val="24"/>
                <w:shd w:val="clear" w:color="auto" w:fill="auto"/>
              </w:rPr>
            </w:rPrChange>
          </w:rPr>
          <w:t>etmode</w:t>
        </w:r>
      </w:ins>
      <w:ins w:id="3047" w:author="LKY" w:date="2026-08-25T19:42:52Z">
        <w:r>
          <w:rPr>
            <w:rFonts w:hint="eastAsia" w:ascii="Times New Roman" w:hAnsi="Times New Roman" w:cstheme="minorBidi"/>
            <w:i w:val="0"/>
            <w:iCs w:val="0"/>
            <w:caps w:val="0"/>
            <w:color w:val="0000FF"/>
            <w:spacing w:val="0"/>
            <w:sz w:val="24"/>
            <w:szCs w:val="24"/>
            <w:shd w:val="clear" w:color="auto" w:fill="auto"/>
            <w:lang w:val="en-US" w:eastAsia="zh-CN"/>
            <w:rPrChange w:id="3048" w:author="LKY" w:date="2026-09-01T16:40:06Z">
              <w:rPr>
                <w:rFonts w:hint="eastAsia" w:ascii="Times New Roman" w:hAnsi="Times New Roman" w:cstheme="minorBidi"/>
                <w:i w:val="0"/>
                <w:iCs w:val="0"/>
                <w:caps w:val="0"/>
                <w:spacing w:val="0"/>
                <w:sz w:val="24"/>
                <w:szCs w:val="24"/>
                <w:shd w:val="clear" w:color="auto" w:fill="auto"/>
                <w:lang w:val="en-US" w:eastAsia="zh-CN"/>
              </w:rPr>
            </w:rPrChange>
          </w:rPr>
          <w:t xml:space="preserve"> 4 4</w:t>
        </w:r>
      </w:ins>
    </w:p>
    <w:p w14:paraId="4A0E5CA3">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lang w:val="en-US" w:eastAsia="zh-CN"/>
        </w:rPr>
        <w:pPrChange w:id="3049" w:author="L" w:date="2026-07-31T15:31:4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73" w:name="_Toc7997"/>
      <w:bookmarkStart w:id="74" w:name="_Toc22222"/>
      <w:bookmarkStart w:id="75" w:name="_Toc11612"/>
      <w:r>
        <w:rPr>
          <w:rFonts w:hint="eastAsia" w:ascii="Times New Roman" w:hAnsi="Times New Roman" w:eastAsia="宋体" w:cs="宋体"/>
          <w:b/>
          <w:bCs/>
          <w:sz w:val="32"/>
          <w:szCs w:val="32"/>
          <w:lang w:val="en-US" w:eastAsia="zh-CN"/>
        </w:rPr>
        <w:t>2.4 LED</w:t>
      </w:r>
      <w:bookmarkEnd w:id="73"/>
      <w:bookmarkEnd w:id="74"/>
      <w:bookmarkEnd w:id="75"/>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44"/>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D771385">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用户可通过</w:t>
      </w:r>
      <w:r>
        <w:rPr>
          <w:rFonts w:hint="default" w:ascii="Times New Roman" w:hAnsi="Times New Roman" w:eastAsia="宋体" w:cs="Times New Roman"/>
          <w:b w:val="0"/>
          <w:bCs/>
          <w:color w:val="0000FF"/>
          <w:sz w:val="24"/>
          <w:szCs w:val="24"/>
          <w:lang w:val="en-US" w:eastAsia="zh-CN" w:bidi="en-US"/>
        </w:rPr>
        <w:t>wiringp</w:t>
      </w:r>
      <w:r>
        <w:rPr>
          <w:rFonts w:hint="default" w:ascii="Times New Roman" w:hAnsi="Times New Roman" w:eastAsia="宋体" w:cs="Times New Roman"/>
          <w:b w:val="0"/>
          <w:bCs/>
          <w:color w:val="000000"/>
          <w:sz w:val="24"/>
          <w:szCs w:val="24"/>
          <w:lang w:val="en-US" w:eastAsia="zh-CN" w:bidi="en-US"/>
        </w:rPr>
        <w:t>i</w:t>
      </w:r>
      <w:r>
        <w:rPr>
          <w:rFonts w:hint="eastAsia" w:ascii="Times New Roman" w:hAnsi="Times New Roman" w:eastAsia="宋体" w:cs="宋体"/>
          <w:b w:val="0"/>
          <w:bCs/>
          <w:color w:val="000000"/>
          <w:sz w:val="24"/>
          <w:szCs w:val="24"/>
          <w:lang w:val="en-US" w:eastAsia="zh-CN" w:bidi="en-US"/>
        </w:rPr>
        <w:t>来控制led灯的亮灭</w:t>
      </w:r>
    </w:p>
    <w:p w14:paraId="45C7172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进入到gpio控制界面</w:t>
      </w:r>
    </w:p>
    <w:p w14:paraId="59F0B9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cs="Times New Roman"/>
          <w:sz w:val="24"/>
          <w:szCs w:val="32"/>
          <w:lang w:val="en-US" w:eastAsia="zh-CN"/>
        </w:rPr>
        <w:t>root@BL</w:t>
      </w: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46:~#</w:t>
      </w:r>
      <w:r>
        <w:rPr>
          <w:rFonts w:hint="eastAsia" w:ascii="Times New Roman" w:hAnsi="Times New Roman" w:cs="Times New Roman"/>
          <w:color w:val="0000FF"/>
          <w:sz w:val="24"/>
          <w:szCs w:val="32"/>
          <w:lang w:val="en-US" w:eastAsia="zh-CN"/>
        </w:rPr>
        <w:t>cd /</w:t>
      </w:r>
      <w:r>
        <w:rPr>
          <w:rFonts w:hint="default" w:ascii="Times New Roman" w:hAnsi="Times New Roman" w:cs="Times New Roman"/>
          <w:color w:val="0000FF"/>
          <w:sz w:val="24"/>
          <w:szCs w:val="32"/>
          <w:lang w:val="en-US" w:eastAsia="zh-CN"/>
        </w:rPr>
        <w:t>usr/demo/wiringpi</w:t>
      </w:r>
      <w:r>
        <w:rPr>
          <w:rFonts w:hint="eastAsia" w:ascii="Times New Roman" w:hAnsi="Times New Roman" w:cs="Times New Roman"/>
          <w:color w:val="0000FF"/>
          <w:sz w:val="24"/>
          <w:szCs w:val="32"/>
          <w:lang w:val="en-US" w:eastAsia="zh-CN"/>
        </w:rPr>
        <w:t>/</w:t>
      </w:r>
    </w:p>
    <w:p w14:paraId="257741B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输入</w:t>
      </w:r>
      <w:r>
        <w:rPr>
          <w:rFonts w:hint="default" w:ascii="Times New Roman" w:hAnsi="Times New Roman" w:cs="Times New Roman"/>
          <w:b w:val="0"/>
          <w:bCs w:val="0"/>
          <w:color w:val="0000FF"/>
          <w:sz w:val="24"/>
          <w:szCs w:val="24"/>
          <w:lang w:val="en-US" w:eastAsia="zh-CN"/>
        </w:rPr>
        <w:t>gpio readall</w:t>
      </w:r>
      <w:r>
        <w:rPr>
          <w:rFonts w:hint="eastAsia" w:ascii="Times New Roman" w:hAnsi="Times New Roman"/>
          <w:b w:val="0"/>
          <w:bCs w:val="0"/>
          <w:sz w:val="24"/>
          <w:szCs w:val="24"/>
          <w:lang w:val="en-US" w:eastAsia="zh-CN"/>
        </w:rPr>
        <w:t>查看可控制的GPIO口：</w:t>
      </w:r>
    </w:p>
    <w:p w14:paraId="798C9370">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cs="Times New Roman"/>
          <w:sz w:val="24"/>
          <w:szCs w:val="32"/>
          <w:lang w:val="en-US" w:eastAsia="zh-CN"/>
        </w:rPr>
        <w:t>root@BL</w:t>
      </w: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46:~#usr/demo/wiringpi</w:t>
      </w:r>
      <w:r>
        <w:rPr>
          <w:rFonts w:hint="default" w:ascii="Times New Roman" w:hAnsi="Times New Roman"/>
          <w:sz w:val="24"/>
          <w:szCs w:val="32"/>
          <w:lang w:val="en-US" w:eastAsia="zh-CN"/>
        </w:rPr>
        <w:t>#</w:t>
      </w:r>
      <w:r>
        <w:rPr>
          <w:rFonts w:hint="default" w:ascii="Times New Roman" w:hAnsi="Times New Roman" w:cs="Times New Roman"/>
          <w:b w:val="0"/>
          <w:bCs w:val="0"/>
          <w:color w:val="0000FF"/>
          <w:sz w:val="24"/>
          <w:szCs w:val="24"/>
          <w:lang w:val="en-US" w:eastAsia="zh-CN"/>
        </w:rPr>
        <w:t xml:space="preserve"> gpio readall</w:t>
      </w:r>
    </w:p>
    <w:p w14:paraId="73450CEE">
      <w:pPr>
        <w:pStyle w:val="12"/>
        <w:keepNext w:val="0"/>
        <w:keepLines w:val="0"/>
        <w:pageBreakBefore w:val="0"/>
        <w:widowControl w:val="0"/>
        <w:shd w:val="clear"/>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p>
    <w:p w14:paraId="04D2BF2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szCs w:val="32"/>
        </w:rPr>
      </w:pPr>
      <w:r>
        <w:rPr>
          <w:rFonts w:hint="default" w:ascii="Times New Roman" w:hAnsi="Times New Roman" w:cs="Times New Roman"/>
          <w:sz w:val="24"/>
          <w:szCs w:val="32"/>
          <w:lang w:val="en-US" w:eastAsia="zh-CN"/>
        </w:rPr>
        <w:t>root@BL</w:t>
      </w: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46:~#usr/demo/wiringpi#</w:t>
      </w:r>
      <w:r>
        <w:rPr>
          <w:rFonts w:hint="eastAsia" w:ascii="Times New Roman" w:hAnsi="Times New Roman"/>
          <w:b w:val="0"/>
          <w:bCs w:val="0"/>
          <w:sz w:val="24"/>
          <w:szCs w:val="32"/>
          <w:lang w:val="en-US" w:eastAsia="zh-CN"/>
        </w:rPr>
        <w:t xml:space="preserve"> </w:t>
      </w:r>
      <w:r>
        <w:rPr>
          <w:rFonts w:hint="default" w:ascii="Times New Roman" w:hAnsi="Times New Roman" w:cs="Times New Roman"/>
          <w:b w:val="0"/>
          <w:bCs w:val="0"/>
          <w:color w:val="0000FF"/>
          <w:sz w:val="24"/>
          <w:szCs w:val="24"/>
          <w:lang w:val="en-US" w:eastAsia="zh-CN"/>
        </w:rPr>
        <w:t>gpio write 0 1</w:t>
      </w:r>
    </w:p>
    <w:p w14:paraId="5B1CCAED">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p>
    <w:p w14:paraId="5E3B615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cs="Times New Roman"/>
          <w:sz w:val="24"/>
          <w:szCs w:val="32"/>
          <w:lang w:val="en-US" w:eastAsia="zh-CN"/>
        </w:rPr>
        <w:t>root@BL</w:t>
      </w: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46:~#usr/demo/wiringp</w:t>
      </w:r>
      <w:r>
        <w:rPr>
          <w:rFonts w:hint="eastAsia" w:ascii="Times New Roman" w:hAnsi="Times New Roman"/>
          <w:sz w:val="24"/>
          <w:szCs w:val="32"/>
          <w:lang w:val="en-US" w:eastAsia="zh-CN"/>
        </w:rPr>
        <w:t>i#</w:t>
      </w:r>
      <w:r>
        <w:rPr>
          <w:rFonts w:hint="eastAsia" w:ascii="Times New Roman" w:hAnsi="Times New Roman"/>
          <w:b w:val="0"/>
          <w:bCs w:val="0"/>
          <w:sz w:val="24"/>
          <w:szCs w:val="32"/>
          <w:lang w:val="en-US" w:eastAsia="zh-CN"/>
        </w:rPr>
        <w:t xml:space="preserve"> </w:t>
      </w:r>
      <w:r>
        <w:rPr>
          <w:rFonts w:hint="default" w:ascii="Times New Roman" w:hAnsi="Times New Roman" w:cs="Times New Roman"/>
          <w:b w:val="0"/>
          <w:bCs w:val="0"/>
          <w:color w:val="0000FF"/>
          <w:sz w:val="24"/>
          <w:szCs w:val="32"/>
          <w:lang w:val="en-US" w:eastAsia="zh-CN"/>
        </w:rPr>
        <w:t>gpio write 8 0</w:t>
      </w:r>
    </w:p>
    <w:p w14:paraId="73914C95">
      <w:pPr>
        <w:pStyle w:val="12"/>
        <w:ind w:left="0" w:leftChars="0" w:firstLine="0" w:firstLineChars="0"/>
        <w:outlineLvl w:val="1"/>
        <w:rPr>
          <w:rFonts w:hint="eastAsia" w:ascii="Times New Roman" w:hAnsi="Times New Roman"/>
          <w:b/>
          <w:bCs/>
          <w:sz w:val="32"/>
          <w:szCs w:val="32"/>
          <w:lang w:val="en-US" w:eastAsia="zh-CN"/>
        </w:rPr>
      </w:pPr>
      <w:bookmarkStart w:id="76" w:name="_Toc762"/>
      <w:bookmarkStart w:id="77" w:name="_Toc32472"/>
      <w:bookmarkStart w:id="78" w:name="_Toc25535"/>
      <w:r>
        <w:rPr>
          <w:rFonts w:hint="eastAsia" w:ascii="Times New Roman" w:hAnsi="Times New Roman"/>
          <w:b/>
          <w:bCs/>
          <w:sz w:val="32"/>
          <w:szCs w:val="32"/>
          <w:lang w:val="en-US" w:eastAsia="zh-CN"/>
        </w:rPr>
        <w:t>2.5配置ETH1的静态IP</w:t>
      </w:r>
      <w:bookmarkEnd w:id="76"/>
      <w:bookmarkEnd w:id="77"/>
      <w:bookmarkEnd w:id="78"/>
    </w:p>
    <w:p w14:paraId="1CE0A7DD">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在命令窗格执行如下命令：</w:t>
      </w:r>
    </w:p>
    <w:p w14:paraId="3127DA7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jc w:val="left"/>
        <w:textAlignment w:val="auto"/>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cs="Times New Roman"/>
          <w:b w:val="0"/>
          <w:bCs w:val="0"/>
          <w:color w:val="0000FF"/>
          <w:sz w:val="24"/>
          <w:szCs w:val="32"/>
          <w:lang w:val="en-US" w:eastAsia="zh-CN"/>
        </w:rPr>
        <w:t xml:space="preserve">sudo nano /etc/NetworkManager/system-connections/static-eth0.nmconnection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//修改静态地址配置文件</w:t>
      </w:r>
    </w:p>
    <w:p w14:paraId="69D18C5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jc w:val="left"/>
        <w:textAlignment w:val="auto"/>
        <w:outlineLvl w:val="9"/>
        <w:rPr>
          <w:rFonts w:hint="default" w:eastAsia="宋体" w:cs="宋体"/>
          <w:b w:val="0"/>
          <w:bCs/>
          <w:color w:val="0000FF"/>
          <w:sz w:val="24"/>
          <w:szCs w:val="24"/>
          <w:lang w:val="en-US" w:eastAsia="zh-CN" w:bidi="en-US"/>
        </w:rPr>
      </w:pPr>
      <w:r>
        <w:rPr>
          <w:rFonts w:hint="eastAsia" w:ascii="Times New Roman" w:hAnsi="Times New Roman" w:cs="Times New Roman"/>
          <w:b w:val="0"/>
          <w:bCs w:val="0"/>
          <w:color w:val="0000FF"/>
          <w:sz w:val="24"/>
          <w:szCs w:val="32"/>
          <w:lang w:val="en-US" w:eastAsia="zh-CN"/>
        </w:rPr>
        <w:t>[connection]</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 xml:space="preserve">id=static-eth1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 xml:space="preserve"> //要修改的网口连接</w:t>
      </w:r>
      <w:r>
        <w:rPr>
          <w:rFonts w:hint="default" w:ascii="Times New Roman" w:hAnsi="Times New Roman" w:eastAsia="宋体" w:cs="Times New Roman"/>
          <w:b w:val="0"/>
          <w:bCs/>
          <w:color w:val="auto"/>
          <w:sz w:val="24"/>
          <w:szCs w:val="24"/>
          <w:lang w:val="en-US" w:eastAsia="zh-CN" w:bidi="en-US"/>
        </w:rPr>
        <w:t>id</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type=ethernet</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 xml:space="preserve">interface-name=eth1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//要修改的网口名称</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autoconnect=true</w:t>
      </w:r>
      <w:r>
        <w:rPr>
          <w:rFonts w:hint="eastAsia" w:eastAsia="宋体" w:cs="宋体"/>
          <w:b w:val="0"/>
          <w:bCs/>
          <w:color w:val="0000FF"/>
          <w:sz w:val="24"/>
          <w:szCs w:val="24"/>
          <w:lang w:val="en-US" w:eastAsia="zh-CN" w:bidi="en-US"/>
        </w:rPr>
        <w:br w:type="textWrapping"/>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[ipv4]</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 xml:space="preserve">method=manual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//设为手动获取</w:t>
      </w:r>
      <w:r>
        <w:rPr>
          <w:rFonts w:hint="default" w:ascii="Times New Roman" w:hAnsi="Times New Roman" w:eastAsia="宋体" w:cs="Times New Roman"/>
          <w:b w:val="0"/>
          <w:bCs/>
          <w:color w:val="auto"/>
          <w:sz w:val="24"/>
          <w:szCs w:val="24"/>
          <w:lang w:val="en-US" w:eastAsia="zh-CN" w:bidi="en-US"/>
        </w:rPr>
        <w:t>IP</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 xml:space="preserve">addresses1=192.168.1.110/24,192.168.1.1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//修改的地址和网关</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dns=8.8.8.8;1.1.1.1;</w:t>
      </w:r>
      <w:r>
        <w:rPr>
          <w:rFonts w:hint="eastAsia" w:eastAsia="宋体" w:cs="宋体"/>
          <w:b w:val="0"/>
          <w:bCs/>
          <w:color w:val="0000FF"/>
          <w:sz w:val="24"/>
          <w:szCs w:val="24"/>
          <w:lang w:val="en-US" w:eastAsia="zh-CN" w:bidi="en-US"/>
        </w:rPr>
        <w:br w:type="textWrapping"/>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[ipv6]</w:t>
      </w:r>
      <w:r>
        <w:rPr>
          <w:rFonts w:hint="eastAsia" w:eastAsia="宋体" w:cs="宋体"/>
          <w:b w:val="0"/>
          <w:bCs/>
          <w:color w:val="0000FF"/>
          <w:sz w:val="24"/>
          <w:szCs w:val="24"/>
          <w:lang w:val="en-US" w:eastAsia="zh-CN" w:bidi="en-US"/>
        </w:rPr>
        <w:br w:type="textWrapping"/>
      </w:r>
      <w:r>
        <w:rPr>
          <w:rFonts w:hint="eastAsia" w:ascii="Times New Roman" w:hAnsi="Times New Roman" w:cs="Times New Roman"/>
          <w:b w:val="0"/>
          <w:bCs w:val="0"/>
          <w:color w:val="0000FF"/>
          <w:sz w:val="24"/>
          <w:szCs w:val="32"/>
          <w:lang w:val="en-US" w:eastAsia="zh-CN"/>
        </w:rPr>
        <w:t xml:space="preserve">method=auto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//设置为自动获取</w:t>
      </w:r>
      <w:r>
        <w:rPr>
          <w:rFonts w:hint="default" w:ascii="Times New Roman" w:hAnsi="Times New Roman" w:eastAsia="宋体" w:cs="Times New Roman"/>
          <w:b w:val="0"/>
          <w:bCs/>
          <w:color w:val="auto"/>
          <w:sz w:val="24"/>
          <w:szCs w:val="24"/>
          <w:lang w:val="en-US" w:eastAsia="zh-CN" w:bidi="en-US"/>
        </w:rPr>
        <w:t>IP</w:t>
      </w:r>
    </w:p>
    <w:p w14:paraId="21E66A1D">
      <w:pPr>
        <w:rPr>
          <w:rFonts w:hint="default"/>
          <w:lang w:val="en-US" w:eastAsia="zh-CN"/>
        </w:rPr>
      </w:pPr>
    </w:p>
    <w:p w14:paraId="62FFA35E">
      <w:pPr>
        <w:pStyle w:val="12"/>
        <w:ind w:left="0" w:leftChars="0" w:firstLine="0" w:firstLineChars="0"/>
        <w:outlineLvl w:val="1"/>
        <w:rPr>
          <w:rFonts w:hint="default" w:ascii="Times New Roman" w:hAnsi="Times New Roman"/>
          <w:b/>
          <w:bCs/>
          <w:sz w:val="32"/>
          <w:szCs w:val="32"/>
          <w:lang w:val="en-US" w:eastAsia="zh-CN"/>
        </w:rPr>
      </w:pPr>
      <w:bookmarkStart w:id="79" w:name="_Toc10283"/>
      <w:bookmarkStart w:id="80" w:name="_Toc29986"/>
      <w:bookmarkStart w:id="81" w:name="_Toc7315"/>
      <w:r>
        <w:rPr>
          <w:rFonts w:hint="eastAsia" w:ascii="Times New Roman" w:hAnsi="Times New Roman"/>
          <w:b/>
          <w:bCs/>
          <w:sz w:val="32"/>
          <w:szCs w:val="32"/>
          <w:lang w:val="en-US" w:eastAsia="zh-CN"/>
        </w:rPr>
        <w:t>2.6网络接口</w:t>
      </w:r>
      <w:bookmarkEnd w:id="79"/>
      <w:bookmarkEnd w:id="80"/>
      <w:bookmarkEnd w:id="81"/>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45"/>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如图所示，设备配备了一个千兆网口ETH1 、两个百兆网口ETH2、ETH3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将网线插入ETH3，输入命令：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root@BL246:~# </w:t>
      </w:r>
      <w:r>
        <w:rPr>
          <w:rFonts w:hint="eastAsia" w:ascii="Times New Roman" w:hAnsi="Times New Roman" w:cs="宋体"/>
          <w:color w:val="0000FF"/>
          <w:kern w:val="2"/>
          <w:sz w:val="24"/>
          <w:szCs w:val="32"/>
          <w:lang w:val="en-US" w:eastAsia="zh-CN" w:bidi="ar-SA"/>
        </w:rPr>
        <w:t>ifconfig</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9230" cy="922655"/>
            <wp:effectExtent l="0" t="0" r="762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6"/>
                    <a:stretch>
                      <a:fillRect/>
                    </a:stretch>
                  </pic:blipFill>
                  <pic:spPr>
                    <a:xfrm>
                      <a:off x="0" y="0"/>
                      <a:ext cx="5269230" cy="922655"/>
                    </a:xfrm>
                    <a:prstGeom prst="rect">
                      <a:avLst/>
                    </a:prstGeom>
                    <a:noFill/>
                    <a:ln>
                      <a:noFill/>
                    </a:ln>
                  </pic:spPr>
                </pic:pic>
              </a:graphicData>
            </a:graphic>
          </wp:inline>
        </w:drawing>
      </w:r>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19</w:t>
      </w:r>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关闭网口1：ifconfig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FF"/>
          <w:kern w:val="2"/>
          <w:sz w:val="24"/>
          <w:szCs w:val="32"/>
          <w:lang w:val="en-US" w:eastAsia="zh-CN" w:bidi="ar-SA"/>
        </w:rPr>
        <w:t>关闭网口</w:t>
      </w:r>
      <w:r>
        <w:rPr>
          <w:rFonts w:hint="eastAsia" w:ascii="Times New Roman" w:hAnsi="Times New Roman" w:cs="宋体"/>
          <w:color w:val="0000FF"/>
          <w:kern w:val="2"/>
          <w:sz w:val="24"/>
          <w:szCs w:val="32"/>
          <w:lang w:val="en-US" w:eastAsia="zh-CN" w:bidi="ar-SA"/>
        </w:rPr>
        <w:t>2</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2</w:t>
      </w:r>
      <w:r>
        <w:rPr>
          <w:rFonts w:hint="eastAsia" w:ascii="Times New Roman" w:hAnsi="Times New Roman" w:cs="宋体" w:eastAsiaTheme="minorEastAsia"/>
          <w:color w:val="0000FF"/>
          <w:kern w:val="2"/>
          <w:sz w:val="24"/>
          <w:szCs w:val="32"/>
          <w:lang w:val="en-US" w:eastAsia="zh-CN" w:bidi="ar-SA"/>
        </w:rPr>
        <w:t xml:space="preserve"> down</w:t>
      </w:r>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 xml:space="preserve">ping </w:t>
      </w:r>
      <w:r>
        <w:rPr>
          <w:rFonts w:hint="eastAsia" w:ascii="Times New Roman" w:hAnsi="Times New Roman" w:cs="宋体"/>
          <w:color w:val="0000FF"/>
          <w:sz w:val="24"/>
          <w:szCs w:val="32"/>
          <w:lang w:val="en-US" w:eastAsia="zh-CN"/>
        </w:rPr>
        <w:fldChar w:fldCharType="begin"/>
      </w:r>
      <w:r>
        <w:rPr>
          <w:rFonts w:hint="eastAsia" w:ascii="Times New Roman" w:hAnsi="Times New Roman" w:cs="宋体"/>
          <w:color w:val="0000FF"/>
          <w:sz w:val="24"/>
          <w:szCs w:val="32"/>
          <w:lang w:val="en-US" w:eastAsia="zh-CN"/>
        </w:rPr>
        <w:instrText xml:space="preserve"> HYPERLINK "http://www.baidu.com" </w:instrText>
      </w:r>
      <w:r>
        <w:rPr>
          <w:rFonts w:hint="eastAsia" w:ascii="Times New Roman" w:hAnsi="Times New Roman" w:cs="宋体"/>
          <w:color w:val="0000FF"/>
          <w:sz w:val="24"/>
          <w:szCs w:val="32"/>
          <w:lang w:val="en-US" w:eastAsia="zh-CN"/>
        </w:rPr>
        <w:fldChar w:fldCharType="separate"/>
      </w:r>
      <w:r>
        <w:rPr>
          <w:rFonts w:hint="eastAsia" w:ascii="Times New Roman" w:hAnsi="Times New Roman" w:cs="宋体"/>
          <w:color w:val="0000FF"/>
          <w:sz w:val="24"/>
          <w:szCs w:val="32"/>
          <w:lang w:val="en-US" w:eastAsia="zh-CN"/>
        </w:rPr>
        <w:t>www.baidu.com</w:t>
      </w:r>
      <w:r>
        <w:rPr>
          <w:rFonts w:hint="eastAsia" w:ascii="Times New Roman" w:hAnsi="Times New Roman" w:cs="宋体"/>
          <w:color w:val="0000FF"/>
          <w:sz w:val="24"/>
          <w:szCs w:val="32"/>
          <w:lang w:val="en-US" w:eastAsia="zh-CN"/>
        </w:rPr>
        <w:fldChar w:fldCharType="end"/>
      </w:r>
      <w:r>
        <w:rPr>
          <w:rFonts w:hint="eastAsia" w:ascii="Times New Roman" w:hAnsi="Times New Roman" w:cs="宋体"/>
          <w:color w:val="0000FF"/>
          <w:sz w:val="24"/>
          <w:szCs w:val="32"/>
          <w:lang w:val="en-US" w:eastAsia="zh-CN"/>
        </w:rPr>
        <w:t xml:space="preserve">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r>
        <w:drawing>
          <wp:inline distT="0" distB="0" distL="114300" distR="114300">
            <wp:extent cx="5271135" cy="1074420"/>
            <wp:effectExtent l="0" t="0" r="571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7"/>
                    <a:stretch>
                      <a:fillRect/>
                    </a:stretch>
                  </pic:blipFill>
                  <pic:spPr>
                    <a:xfrm>
                      <a:off x="0" y="0"/>
                      <a:ext cx="5271135" cy="1074420"/>
                    </a:xfrm>
                    <a:prstGeom prst="rect">
                      <a:avLst/>
                    </a:prstGeom>
                    <a:noFill/>
                    <a:ln>
                      <a:noFill/>
                    </a:ln>
                  </pic:spPr>
                </pic:pic>
              </a:graphicData>
            </a:graphic>
          </wp:inline>
        </w:drawing>
      </w:r>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82" w:name="_Toc11329"/>
      <w:bookmarkStart w:id="83" w:name="_Toc13391"/>
      <w:bookmarkStart w:id="84" w:name="_Toc5969"/>
      <w:r>
        <w:rPr>
          <w:rFonts w:hint="eastAsia" w:ascii="Times New Roman" w:hAnsi="Times New Roman" w:cs="宋体"/>
          <w:b/>
          <w:color w:val="000000"/>
          <w:sz w:val="32"/>
          <w:szCs w:val="32"/>
          <w:lang w:val="en-US" w:eastAsia="zh-CN" w:bidi="en-US"/>
        </w:rPr>
        <w:t>2.7 USB接口</w:t>
      </w:r>
      <w:bookmarkEnd w:id="82"/>
      <w:bookmarkEnd w:id="83"/>
      <w:bookmarkEnd w:id="84"/>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48"/>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如图，设备带有2个USB3.0 HOST接口。支持FAT32格式U盘。</w:t>
      </w:r>
    </w:p>
    <w:p w14:paraId="37386AA9">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1135" cy="418465"/>
            <wp:effectExtent l="0" t="0" r="5715" b="635"/>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49"/>
                    <a:stretch>
                      <a:fillRect/>
                    </a:stretch>
                  </pic:blipFill>
                  <pic:spPr>
                    <a:xfrm>
                      <a:off x="0" y="0"/>
                      <a:ext cx="5271135" cy="418465"/>
                    </a:xfrm>
                    <a:prstGeom prst="rect">
                      <a:avLst/>
                    </a:prstGeom>
                    <a:noFill/>
                    <a:ln>
                      <a:noFill/>
                    </a:ln>
                  </pic:spPr>
                </pic:pic>
              </a:graphicData>
            </a:graphic>
          </wp:inline>
        </w:drawing>
      </w:r>
    </w:p>
    <w:p w14:paraId="48AB0BDE">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67325" cy="740410"/>
            <wp:effectExtent l="0" t="0" r="9525" b="254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50"/>
                    <a:stretch>
                      <a:fillRect/>
                    </a:stretch>
                  </pic:blipFill>
                  <pic:spPr>
                    <a:xfrm>
                      <a:off x="0" y="0"/>
                      <a:ext cx="5267325" cy="740410"/>
                    </a:xfrm>
                    <a:prstGeom prst="rect">
                      <a:avLst/>
                    </a:prstGeom>
                    <a:noFill/>
                    <a:ln>
                      <a:noFill/>
                    </a:ln>
                  </pic:spPr>
                </pic:pic>
              </a:graphicData>
            </a:graphic>
          </wp:inline>
        </w:drawing>
      </w:r>
    </w:p>
    <w:p w14:paraId="26C91A41">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7325" cy="660400"/>
            <wp:effectExtent l="0" t="0" r="9525" b="6350"/>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51"/>
                    <a:stretch>
                      <a:fillRect/>
                    </a:stretch>
                  </pic:blipFill>
                  <pic:spPr>
                    <a:xfrm>
                      <a:off x="0" y="0"/>
                      <a:ext cx="5267325" cy="660400"/>
                    </a:xfrm>
                    <a:prstGeom prst="rect">
                      <a:avLst/>
                    </a:prstGeom>
                    <a:noFill/>
                    <a:ln>
                      <a:noFill/>
                    </a:ln>
                  </pic:spPr>
                </pic:pic>
              </a:graphicData>
            </a:graphic>
          </wp:inline>
        </w:drawing>
      </w:r>
    </w:p>
    <w:p w14:paraId="3B566AE7">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1A837A1">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645D4ACF">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67325" cy="313690"/>
            <wp:effectExtent l="0" t="0" r="9525" b="10160"/>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2"/>
                    <a:stretch>
                      <a:fillRect/>
                    </a:stretch>
                  </pic:blipFill>
                  <pic:spPr>
                    <a:xfrm>
                      <a:off x="0" y="0"/>
                      <a:ext cx="5267325" cy="313690"/>
                    </a:xfrm>
                    <a:prstGeom prst="rect">
                      <a:avLst/>
                    </a:prstGeom>
                    <a:noFill/>
                    <a:ln>
                      <a:noFill/>
                    </a:ln>
                  </pic:spPr>
                </pic:pic>
              </a:graphicData>
            </a:graphic>
          </wp:inline>
        </w:drawing>
      </w:r>
    </w:p>
    <w:p w14:paraId="4CB85BBC">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0500" cy="603250"/>
            <wp:effectExtent l="0" t="0" r="6350" b="6350"/>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53"/>
                    <a:stretch>
                      <a:fillRect/>
                    </a:stretch>
                  </pic:blipFill>
                  <pic:spPr>
                    <a:xfrm>
                      <a:off x="0" y="0"/>
                      <a:ext cx="5270500" cy="603250"/>
                    </a:xfrm>
                    <a:prstGeom prst="rect">
                      <a:avLst/>
                    </a:prstGeom>
                    <a:noFill/>
                    <a:ln>
                      <a:noFill/>
                    </a:ln>
                  </pic:spPr>
                </pic:pic>
              </a:graphicData>
            </a:graphic>
          </wp:inline>
        </w:drawing>
      </w:r>
    </w:p>
    <w:p w14:paraId="1806836A">
      <w:pPr>
        <w:pStyle w:val="12"/>
        <w:rPr>
          <w:rFonts w:hint="default"/>
          <w:lang w:val="en-US" w:eastAsia="zh-CN"/>
        </w:rPr>
      </w:pPr>
    </w:p>
    <w:p w14:paraId="372EE46C">
      <w:pPr>
        <w:pStyle w:val="4"/>
        <w:bidi w:val="0"/>
        <w:outlineLvl w:val="1"/>
        <w:rPr>
          <w:rFonts w:hint="default" w:ascii="Times New Roman" w:hAnsi="Times New Roman"/>
          <w:sz w:val="32"/>
          <w:szCs w:val="32"/>
          <w:lang w:val="en-US"/>
        </w:rPr>
      </w:pPr>
      <w:bookmarkStart w:id="85" w:name="_Toc27920"/>
      <w:bookmarkStart w:id="86" w:name="_Toc29239"/>
      <w:bookmarkStart w:id="87" w:name="_Toc19415"/>
      <w:r>
        <w:rPr>
          <w:rFonts w:hint="eastAsia" w:ascii="Times New Roman" w:hAnsi="Times New Roman" w:cs="宋体"/>
          <w:b/>
          <w:color w:val="000000"/>
          <w:sz w:val="32"/>
          <w:szCs w:val="32"/>
          <w:lang w:val="en-US" w:eastAsia="zh-CN" w:bidi="en-US"/>
        </w:rPr>
        <w:t>2.8 HDMI接口</w:t>
      </w:r>
      <w:bookmarkEnd w:id="85"/>
      <w:bookmarkEnd w:id="86"/>
      <w:bookmarkEnd w:id="87"/>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54"/>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r>
        <w:rPr>
          <w:rFonts w:hint="eastAsia" w:ascii="Times New Roman" w:hAnsi="Times New Roman" w:cs="宋体"/>
          <w:kern w:val="2"/>
          <w:sz w:val="24"/>
          <w:szCs w:val="32"/>
          <w:lang w:val="en-US" w:eastAsia="zh-CN" w:bidi="ar-SA"/>
        </w:rPr>
        <w:t>系统桌面</w:t>
      </w:r>
      <w:r>
        <w:rPr>
          <w:rFonts w:hint="eastAsia" w:ascii="Times New Roman" w:hAnsi="Times New Roman" w:cs="宋体" w:eastAsiaTheme="minorEastAsia"/>
          <w:kern w:val="2"/>
          <w:sz w:val="24"/>
          <w:szCs w:val="32"/>
          <w:lang w:val="en-US" w:eastAsia="zh-CN" w:bidi="ar-SA"/>
        </w:rPr>
        <w:t>的图标。若没有显示可尝试重启设备。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ECD5ED2">
      <w:pPr>
        <w:pStyle w:val="4"/>
        <w:bidi w:val="0"/>
        <w:outlineLvl w:val="1"/>
        <w:rPr>
          <w:rFonts w:hint="eastAsia" w:ascii="Times New Roman" w:hAnsi="Times New Roman" w:cs="宋体"/>
          <w:b/>
          <w:color w:val="000000"/>
          <w:kern w:val="2"/>
          <w:sz w:val="32"/>
          <w:szCs w:val="32"/>
          <w:lang w:val="en-US" w:eastAsia="zh-CN" w:bidi="en-US"/>
        </w:rPr>
      </w:pPr>
      <w:bookmarkStart w:id="88" w:name="_Toc24949"/>
      <w:bookmarkStart w:id="89" w:name="_Toc2897"/>
      <w:bookmarkStart w:id="90" w:name="_Toc17076"/>
      <w:r>
        <w:rPr>
          <w:rFonts w:hint="eastAsia" w:ascii="Times New Roman" w:hAnsi="Times New Roman" w:cs="宋体"/>
          <w:b/>
          <w:color w:val="000000"/>
          <w:kern w:val="2"/>
          <w:sz w:val="32"/>
          <w:szCs w:val="32"/>
          <w:lang w:val="en-US" w:eastAsia="zh-CN" w:bidi="en-US"/>
        </w:rPr>
        <w:t>2.9调试串口</w:t>
      </w:r>
      <w:bookmarkEnd w:id="88"/>
      <w:bookmarkEnd w:id="89"/>
      <w:bookmarkEnd w:id="90"/>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55"/>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bookmarkStart w:id="91" w:name="_Toc26890"/>
      <w:bookmarkStart w:id="92" w:name="_Toc5361"/>
      <w:bookmarkStart w:id="93" w:name="_Toc22725"/>
      <w:r>
        <w:rPr>
          <w:rFonts w:hint="eastAsia" w:ascii="Times New Roman" w:hAnsi="Times New Roman" w:cs="宋体"/>
          <w:b/>
          <w:color w:val="000000"/>
          <w:kern w:val="2"/>
          <w:sz w:val="32"/>
          <w:szCs w:val="32"/>
          <w:lang w:val="en-US" w:eastAsia="zh-CN" w:bidi="en-US"/>
        </w:rPr>
        <w:t>2.10 SIM卡插槽</w:t>
      </w:r>
      <w:bookmarkEnd w:id="91"/>
      <w:bookmarkEnd w:id="92"/>
      <w:bookmarkEnd w:id="93"/>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56"/>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94" w:name="_Toc8659"/>
      <w:bookmarkStart w:id="95" w:name="_Toc30614"/>
      <w:bookmarkStart w:id="96" w:name="_Toc16073"/>
      <w:r>
        <w:rPr>
          <w:rFonts w:hint="eastAsia" w:ascii="Times New Roman" w:hAnsi="Times New Roman" w:cs="宋体"/>
          <w:b/>
          <w:color w:val="000000"/>
          <w:kern w:val="2"/>
          <w:sz w:val="32"/>
          <w:szCs w:val="32"/>
          <w:lang w:val="en-US" w:eastAsia="zh-CN" w:bidi="en-US"/>
        </w:rPr>
        <w:t>2.11 SD卡插槽</w:t>
      </w:r>
      <w:bookmarkEnd w:id="94"/>
      <w:bookmarkEnd w:id="95"/>
      <w:bookmarkEnd w:id="96"/>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57"/>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Change w:id="3050" w:author="LKY" w:date="2026-09-10T16:57:24Z">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pPrChange>
      </w:pPr>
      <w:r>
        <w:rPr>
          <w:rFonts w:hint="eastAsia" w:ascii="Times New Roman" w:hAnsi="Times New Roman" w:eastAsia="宋体" w:cs="宋体"/>
          <w:b w:val="0"/>
          <w:bCs/>
          <w:color w:val="000000"/>
          <w:sz w:val="24"/>
          <w:szCs w:val="24"/>
          <w:lang w:val="en-US" w:eastAsia="zh-CN" w:bidi="en-US"/>
        </w:rPr>
        <w:t>SD卡槽如图所示，</w:t>
      </w:r>
      <w:ins w:id="3051" w:author="LKY" w:date="2026-09-10T16:57:04Z">
        <w:r>
          <w:rPr>
            <w:rFonts w:hint="eastAsia" w:ascii="Times New Roman" w:hAnsi="Times New Roman" w:eastAsia="宋体" w:cs="宋体"/>
            <w:b w:val="0"/>
            <w:bCs/>
            <w:color w:val="000000"/>
            <w:sz w:val="24"/>
            <w:szCs w:val="24"/>
            <w:lang w:val="en-US" w:eastAsia="zh-CN" w:bidi="en-US"/>
          </w:rPr>
          <w:t>带EMMC版本的核心板不支持使用SD卡。只有不带EMMC版本的核心板可以使用SD卡作为系统启动卡。</w:t>
        </w:r>
      </w:ins>
    </w:p>
    <w:p w14:paraId="74EF7147">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接入SD卡，属于系统启动卡，工作状态下，输入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r>
        <w:drawing>
          <wp:inline distT="0" distB="0" distL="114300" distR="114300">
            <wp:extent cx="5269865" cy="374015"/>
            <wp:effectExtent l="0" t="0" r="6985" b="6985"/>
            <wp:docPr id="1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6"/>
                    <pic:cNvPicPr>
                      <a:picLocks noChangeAspect="1"/>
                    </pic:cNvPicPr>
                  </pic:nvPicPr>
                  <pic:blipFill>
                    <a:blip r:embed="rId58"/>
                    <a:stretch>
                      <a:fillRect/>
                    </a:stretch>
                  </pic:blipFill>
                  <pic:spPr>
                    <a:xfrm>
                      <a:off x="0" y="0"/>
                      <a:ext cx="5269865" cy="374015"/>
                    </a:xfrm>
                    <a:prstGeom prst="rect">
                      <a:avLst/>
                    </a:prstGeom>
                    <a:noFill/>
                    <a:ln>
                      <a:noFill/>
                    </a:ln>
                  </pic:spPr>
                </pic:pic>
              </a:graphicData>
            </a:graphic>
          </wp:inline>
        </w:drawing>
      </w:r>
    </w:p>
    <w:p w14:paraId="734F825C">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系统识别到存储介质包含两个有效分区，后续读写性能测试将限定在系统的临时文件夹（/tmp）路径下进行”，并且可直观读取到该存储设备的实际物理容量。</w:t>
      </w:r>
    </w:p>
    <w:p w14:paraId="6893FEF7">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进入临时目录</w:t>
      </w:r>
    </w:p>
    <w:p w14:paraId="2E1E196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cd /tmp</w:t>
      </w:r>
    </w:p>
    <w:p w14:paraId="0DD2F6F1">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--filename=/tmp/testfile --ioengine=psync --rw=write --bs=1024k --size=1G --numjobs=1 --thread --group_reporting --name=write_job --ramp_time=1 --direct=1</w:t>
      </w:r>
    </w:p>
    <w:p w14:paraId="7D099FA0">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0500" cy="636270"/>
            <wp:effectExtent l="0" t="0" r="6350" b="11430"/>
            <wp:docPr id="11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7"/>
                    <pic:cNvPicPr>
                      <a:picLocks noChangeAspect="1"/>
                    </pic:cNvPicPr>
                  </pic:nvPicPr>
                  <pic:blipFill>
                    <a:blip r:embed="rId59"/>
                    <a:stretch>
                      <a:fillRect/>
                    </a:stretch>
                  </pic:blipFill>
                  <pic:spPr>
                    <a:xfrm>
                      <a:off x="0" y="0"/>
                      <a:ext cx="5270500" cy="636270"/>
                    </a:xfrm>
                    <a:prstGeom prst="rect">
                      <a:avLst/>
                    </a:prstGeom>
                    <a:noFill/>
                    <a:ln>
                      <a:noFill/>
                    </a:ln>
                  </pic:spPr>
                </pic:pic>
              </a:graphicData>
            </a:graphic>
          </wp:inline>
        </w:drawing>
      </w:r>
    </w:p>
    <w:p w14:paraId="00BDF1C9">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sudo tee /proc/sys/vm/drop_caches</w:t>
      </w:r>
    </w:p>
    <w:p w14:paraId="0BEAD6F3">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--filename=/tmp/testfile --ioengine=psync --rw=read --bs=1024k --size=1G --numjobs=1 --thread --group_reporting --name=read_job --ramp_time=1 --direct=1</w:t>
      </w:r>
    </w:p>
    <w:p w14:paraId="01079CE3">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1135" cy="624205"/>
            <wp:effectExtent l="0" t="0" r="5715" b="4445"/>
            <wp:docPr id="1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8"/>
                    <pic:cNvPicPr>
                      <a:picLocks noChangeAspect="1"/>
                    </pic:cNvPicPr>
                  </pic:nvPicPr>
                  <pic:blipFill>
                    <a:blip r:embed="rId60"/>
                    <a:stretch>
                      <a:fillRect/>
                    </a:stretch>
                  </pic:blipFill>
                  <pic:spPr>
                    <a:xfrm>
                      <a:off x="0" y="0"/>
                      <a:ext cx="5271135" cy="624205"/>
                    </a:xfrm>
                    <a:prstGeom prst="rect">
                      <a:avLst/>
                    </a:prstGeom>
                    <a:noFill/>
                    <a:ln>
                      <a:noFill/>
                    </a:ln>
                  </pic:spPr>
                </pic:pic>
              </a:graphicData>
            </a:graphic>
          </wp:inline>
        </w:drawing>
      </w:r>
    </w:p>
    <w:p w14:paraId="020596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测试完同步数据，重新测试需要清除缓存和同步以及查看是否有文件夹并且删除。</w:t>
      </w:r>
    </w:p>
    <w:p w14:paraId="492029E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sudo tee /proc/sys/vm/drop_caches</w:t>
      </w:r>
    </w:p>
    <w:p w14:paraId="718E47D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w:t>
      </w:r>
    </w:p>
    <w:p w14:paraId="05CEEB6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 xml:space="preserve">rm </w:t>
      </w:r>
      <w:r>
        <w:rPr>
          <w:rFonts w:hint="eastAsia" w:ascii="Times New Roman" w:hAnsi="Times New Roman" w:eastAsia="宋体" w:cs="Times New Roman"/>
          <w:b w:val="0"/>
          <w:bCs/>
          <w:color w:val="0000FF"/>
          <w:sz w:val="24"/>
          <w:szCs w:val="24"/>
          <w:lang w:val="en-US" w:eastAsia="zh-CN" w:bidi="en-US"/>
        </w:rPr>
        <w:t>/tmp/testfile</w:t>
      </w:r>
    </w:p>
    <w:p w14:paraId="08A8D4B0">
      <w:pPr>
        <w:rPr>
          <w:rFonts w:hint="default"/>
          <w:lang w:val="en-US" w:eastAsia="zh-CN"/>
        </w:rPr>
      </w:pPr>
      <w:r>
        <w:drawing>
          <wp:inline distT="0" distB="0" distL="114300" distR="114300">
            <wp:extent cx="5274310" cy="1193800"/>
            <wp:effectExtent l="0" t="0" r="2540" b="6350"/>
            <wp:docPr id="1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9"/>
                    <pic:cNvPicPr>
                      <a:picLocks noChangeAspect="1"/>
                    </pic:cNvPicPr>
                  </pic:nvPicPr>
                  <pic:blipFill>
                    <a:blip r:embed="rId61"/>
                    <a:stretch>
                      <a:fillRect/>
                    </a:stretch>
                  </pic:blipFill>
                  <pic:spPr>
                    <a:xfrm>
                      <a:off x="0" y="0"/>
                      <a:ext cx="5274310" cy="1193800"/>
                    </a:xfrm>
                    <a:prstGeom prst="rect">
                      <a:avLst/>
                    </a:prstGeom>
                    <a:noFill/>
                    <a:ln>
                      <a:noFill/>
                    </a:ln>
                  </pic:spPr>
                </pic:pic>
              </a:graphicData>
            </a:graphic>
          </wp:inline>
        </w:drawing>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97" w:name="_Toc23181"/>
      <w:bookmarkStart w:id="98" w:name="_Toc2822"/>
      <w:bookmarkStart w:id="99" w:name="_Toc2952"/>
      <w:r>
        <w:rPr>
          <w:rFonts w:hint="eastAsia" w:ascii="Times New Roman" w:hAnsi="Times New Roman" w:cs="宋体"/>
          <w:b/>
          <w:color w:val="000000"/>
          <w:kern w:val="2"/>
          <w:sz w:val="32"/>
          <w:szCs w:val="32"/>
          <w:lang w:val="en-US" w:eastAsia="zh-CN" w:bidi="en-US"/>
        </w:rPr>
        <w:t>2.12重启按钮</w:t>
      </w:r>
      <w:bookmarkEnd w:id="97"/>
      <w:bookmarkEnd w:id="98"/>
      <w:bookmarkEnd w:id="99"/>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62"/>
                    <a:stretch>
                      <a:fillRect/>
                    </a:stretch>
                  </pic:blipFill>
                  <pic:spPr>
                    <a:xfrm>
                      <a:off x="0" y="0"/>
                      <a:ext cx="3188335" cy="1189990"/>
                    </a:xfrm>
                    <a:prstGeom prst="rect">
                      <a:avLst/>
                    </a:prstGeom>
                  </pic:spPr>
                </pic:pic>
              </a:graphicData>
            </a:graphic>
          </wp:inline>
        </w:drawing>
      </w:r>
    </w:p>
    <w:p w14:paraId="55F23E2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3052" w:author="L" w:date="2026-09-09T17:18:41Z"/>
          <w:rFonts w:hint="eastAsia"/>
          <w:sz w:val="24"/>
          <w:szCs w:val="24"/>
          <w:lang w:val="en-US" w:eastAsia="zh-CN"/>
        </w:rPr>
      </w:pPr>
      <w:ins w:id="3053" w:author="L" w:date="2026-09-09T17:18:41Z">
        <w:r>
          <w:rPr>
            <w:rFonts w:hint="eastAsia"/>
            <w:sz w:val="24"/>
            <w:szCs w:val="24"/>
            <w:lang w:val="en-US" w:eastAsia="zh-CN"/>
          </w:rPr>
          <w:t>重启按钮如图所示。长按大概5s后设备掉电关机，再短按一下后设备重启。</w:t>
        </w:r>
      </w:ins>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3054" w:author="LKY" w:date="2026-07-07T11:32:14Z"/>
          <w:del w:id="3055" w:author="L" w:date="2026-09-09T17:18:41Z"/>
          <w:rFonts w:hint="eastAsia"/>
          <w:sz w:val="24"/>
          <w:szCs w:val="24"/>
          <w:lang w:val="en-US" w:eastAsia="zh-CN"/>
        </w:rPr>
      </w:pPr>
      <w:del w:id="3056" w:author="L" w:date="2026-09-09T17:18:41Z">
        <w:r>
          <w:rPr>
            <w:rFonts w:hint="eastAsia"/>
            <w:sz w:val="24"/>
            <w:szCs w:val="24"/>
            <w:lang w:val="en-US" w:eastAsia="zh-CN"/>
          </w:rPr>
          <w:delText>重启按钮如图所示。按下松开后设备重启。</w:delText>
        </w:r>
      </w:del>
    </w:p>
    <w:p w14:paraId="0D0240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sz w:val="24"/>
          <w:szCs w:val="24"/>
          <w:lang w:val="en-US" w:eastAsia="zh-CN"/>
        </w:rPr>
      </w:pPr>
      <w:ins w:id="3057" w:author="LKY" w:date="2026-07-07T11:32:15Z">
        <w:r>
          <w:rPr>
            <w:rFonts w:hint="eastAsia" w:ascii="Times New Roman" w:hAnsi="Times New Roman" w:eastAsia="宋体" w:cs="宋体"/>
            <w:bCs w:val="0"/>
            <w:color w:val="FF0000"/>
            <w:sz w:val="24"/>
            <w:szCs w:val="24"/>
            <w:lang w:val="en-US" w:eastAsia="zh-CN" w:bidi="en-US"/>
          </w:rPr>
          <w:t>注意：</w:t>
        </w:r>
      </w:ins>
      <w:ins w:id="3058" w:author="LKY" w:date="2026-07-07T11:32:15Z">
        <w:r>
          <w:rPr>
            <w:rFonts w:hint="eastAsia" w:ascii="Times New Roman" w:hAnsi="Times New Roman" w:eastAsia="宋体" w:cs="宋体"/>
            <w:bCs w:val="0"/>
            <w:color w:val="FF0000"/>
            <w:sz w:val="24"/>
            <w:szCs w:val="24"/>
            <w:lang w:bidi="en-US"/>
          </w:rPr>
          <w:t>如需自定义RST按钮，请于下单前联系业务人员，默认配置为硬件复位</w:t>
        </w:r>
      </w:ins>
      <w:ins w:id="3059" w:author="LKY" w:date="2026-07-07T11:32:15Z">
        <w:r>
          <w:rPr>
            <w:rFonts w:hint="eastAsia" w:ascii="Times New Roman" w:hAnsi="Times New Roman" w:eastAsia="宋体" w:cs="宋体"/>
            <w:bCs w:val="0"/>
            <w:color w:val="000000"/>
            <w:sz w:val="24"/>
            <w:szCs w:val="24"/>
            <w:lang w:bidi="en-US"/>
          </w:rPr>
          <w:t>。</w:t>
        </w:r>
      </w:ins>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00" w:name="_Toc21006"/>
      <w:bookmarkStart w:id="101" w:name="_Toc12489"/>
      <w:bookmarkStart w:id="102" w:name="_Toc667"/>
      <w:r>
        <w:rPr>
          <w:rFonts w:hint="eastAsia" w:ascii="Times New Roman" w:hAnsi="Times New Roman" w:cs="宋体"/>
          <w:b/>
          <w:color w:val="000000"/>
          <w:kern w:val="2"/>
          <w:sz w:val="32"/>
          <w:szCs w:val="32"/>
          <w:lang w:val="en-US" w:eastAsia="zh-CN" w:bidi="en-US"/>
        </w:rPr>
        <w:t>2.13 PCIE接口</w:t>
      </w:r>
      <w:bookmarkEnd w:id="100"/>
      <w:bookmarkEnd w:id="101"/>
      <w:bookmarkEnd w:id="102"/>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4B6E5B81">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03" w:name="_Toc26032"/>
      <w:bookmarkStart w:id="104" w:name="_Toc10423"/>
      <w:bookmarkStart w:id="105" w:name="_Toc14432"/>
      <w:r>
        <w:rPr>
          <w:rFonts w:hint="eastAsia" w:ascii="Times New Roman" w:hAnsi="Times New Roman" w:eastAsia="宋体" w:cs="宋体"/>
          <w:b/>
          <w:bCs w:val="0"/>
          <w:color w:val="000000"/>
          <w:sz w:val="28"/>
          <w:szCs w:val="28"/>
          <w:lang w:val="en-US" w:eastAsia="zh-CN" w:bidi="en-US"/>
        </w:rPr>
        <w:t>2.13.1 4G模块</w:t>
      </w:r>
      <w:bookmarkEnd w:id="103"/>
      <w:bookmarkEnd w:id="104"/>
      <w:bookmarkEnd w:id="105"/>
    </w:p>
    <w:p w14:paraId="5732867D">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40F51632">
      <w:pPr>
        <w:pStyle w:val="12"/>
        <w:numPr>
          <w:ilvl w:val="0"/>
          <w:numId w:val="0"/>
        </w:numPr>
        <w:ind w:leftChars="0"/>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61BB45E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 /dev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 xml:space="preserve">  //看有没有ttyUSB开头的设备，没有就是没识别到模块</w:t>
      </w:r>
    </w:p>
    <w:p w14:paraId="0E1E1A9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74310" cy="1850390"/>
            <wp:effectExtent l="0" t="0" r="2540" b="16510"/>
            <wp:docPr id="1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0"/>
                    <pic:cNvPicPr>
                      <a:picLocks noChangeAspect="1"/>
                    </pic:cNvPicPr>
                  </pic:nvPicPr>
                  <pic:blipFill>
                    <a:blip r:embed="rId63"/>
                    <a:stretch>
                      <a:fillRect/>
                    </a:stretch>
                  </pic:blipFill>
                  <pic:spPr>
                    <a:xfrm>
                      <a:off x="0" y="0"/>
                      <a:ext cx="5274310" cy="1850390"/>
                    </a:xfrm>
                    <a:prstGeom prst="rect">
                      <a:avLst/>
                    </a:prstGeom>
                    <a:noFill/>
                    <a:ln>
                      <a:noFill/>
                    </a:ln>
                  </pic:spPr>
                </pic:pic>
              </a:graphicData>
            </a:graphic>
          </wp:inline>
        </w:drawing>
      </w:r>
    </w:p>
    <w:p w14:paraId="56FABD4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将其他网络关闭，仅保留4G模块网络(</w:t>
      </w:r>
      <w:r>
        <w:rPr>
          <w:rFonts w:hint="eastAsia" w:ascii="Times New Roman" w:hAnsi="Times New Roman" w:cs="Times New Roman"/>
          <w:b w:val="0"/>
          <w:bCs w:val="0"/>
          <w:color w:val="auto"/>
          <w:sz w:val="24"/>
          <w:szCs w:val="24"/>
          <w:lang w:val="en-US" w:eastAsia="zh-CN"/>
        </w:rPr>
        <w:t>ETH4(自带Wi-Fi模块的核心板ETH2))</w:t>
      </w:r>
      <w:r>
        <w:rPr>
          <w:rFonts w:hint="eastAsia" w:ascii="Times New Roman" w:hAnsi="Times New Roman" w:eastAsia="宋体" w:cs="宋体"/>
          <w:b w:val="0"/>
          <w:bCs/>
          <w:color w:val="000000"/>
          <w:sz w:val="24"/>
          <w:szCs w:val="24"/>
          <w:lang w:val="en-US" w:eastAsia="zh-CN" w:bidi="en-US"/>
        </w:rPr>
        <w:t>。</w:t>
      </w:r>
    </w:p>
    <w:p w14:paraId="69318A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ifconfig eth1 down</w:t>
      </w:r>
    </w:p>
    <w:p w14:paraId="5FBD62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ifconfig eth4 down</w:t>
      </w:r>
    </w:p>
    <w:p w14:paraId="43666AA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ifconfig eth3 down</w:t>
      </w:r>
    </w:p>
    <w:p w14:paraId="1269D09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ifconfig</w:t>
      </w:r>
    </w:p>
    <w:p w14:paraId="19AA2B3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pPr>
      <w:r>
        <w:rPr>
          <w:rFonts w:hint="eastAsia" w:ascii="Times New Roman" w:hAnsi="Times New Roman" w:eastAsia="宋体" w:cs="宋体"/>
          <w:b w:val="0"/>
          <w:bCs/>
          <w:color w:val="000000"/>
          <w:sz w:val="24"/>
          <w:szCs w:val="24"/>
          <w:lang w:val="en-US" w:eastAsia="zh-CN" w:bidi="en-US"/>
        </w:rPr>
        <w:t>此时应有网络节点</w:t>
      </w:r>
      <w:r>
        <w:rPr>
          <w:rFonts w:hint="eastAsia" w:eastAsia="宋体" w:cs="宋体"/>
          <w:b w:val="0"/>
          <w:bCs/>
          <w:color w:val="000000"/>
          <w:sz w:val="24"/>
          <w:szCs w:val="24"/>
          <w:lang w:val="en-US" w:eastAsia="zh-CN" w:bidi="en-US"/>
        </w:rPr>
        <w:t>eth2</w:t>
      </w:r>
      <w:r>
        <w:rPr>
          <w:rFonts w:hint="eastAsia" w:ascii="Times New Roman" w:hAnsi="Times New Roman" w:eastAsia="宋体" w:cs="宋体"/>
          <w:b w:val="0"/>
          <w:bCs/>
          <w:color w:val="000000"/>
          <w:sz w:val="24"/>
          <w:szCs w:val="24"/>
          <w:lang w:val="en-US" w:eastAsia="zh-CN" w:bidi="en-US"/>
        </w:rPr>
        <w:t>生成</w:t>
      </w:r>
      <w:r>
        <w:rPr>
          <w:rFonts w:hint="eastAsia" w:eastAsia="宋体" w:cs="宋体"/>
          <w:b w:val="0"/>
          <w:bCs/>
          <w:color w:val="000000"/>
          <w:sz w:val="24"/>
          <w:szCs w:val="24"/>
          <w:lang w:val="en-US" w:eastAsia="zh-CN" w:bidi="en-US"/>
        </w:rPr>
        <w:t>IP</w:t>
      </w:r>
      <w:r>
        <w:rPr>
          <w:rFonts w:hint="eastAsia" w:ascii="Times New Roman" w:hAnsi="Times New Roman" w:eastAsia="宋体" w:cs="宋体"/>
          <w:b w:val="0"/>
          <w:bCs/>
          <w:color w:val="000000"/>
          <w:sz w:val="24"/>
          <w:szCs w:val="24"/>
          <w:lang w:val="en-US" w:eastAsia="zh-CN" w:bidi="en-US"/>
        </w:rPr>
        <w:t>。若无该节点</w:t>
      </w:r>
      <w:r>
        <w:rPr>
          <w:rFonts w:hint="eastAsia" w:eastAsia="宋体" w:cs="宋体"/>
          <w:b w:val="0"/>
          <w:bCs/>
          <w:color w:val="000000"/>
          <w:sz w:val="24"/>
          <w:szCs w:val="24"/>
          <w:lang w:val="en-US" w:eastAsia="zh-CN" w:bidi="en-US"/>
        </w:rPr>
        <w:t>IP</w:t>
      </w:r>
      <w:r>
        <w:rPr>
          <w:rFonts w:hint="eastAsia" w:ascii="Times New Roman" w:hAnsi="Times New Roman" w:eastAsia="宋体" w:cs="宋体"/>
          <w:b w:val="0"/>
          <w:bCs/>
          <w:color w:val="000000"/>
          <w:sz w:val="24"/>
          <w:szCs w:val="24"/>
          <w:lang w:val="en-US" w:eastAsia="zh-CN" w:bidi="en-US"/>
        </w:rPr>
        <w:t>，可能是模块未默认使能网络功能，可尝试执行如下命令配置4G模块。（EC200系列模块AT命令端口为/dev/ttyUSB1）</w:t>
      </w:r>
    </w:p>
    <w:p w14:paraId="01D19F66">
      <w:pPr>
        <w:pStyle w:val="12"/>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cs="Calibri"/>
          <w:color w:val="000000"/>
          <w:kern w:val="0"/>
          <w:sz w:val="24"/>
          <w:szCs w:val="24"/>
          <w:lang w:val="en-US" w:eastAsia="zh-CN" w:bidi="ar"/>
        </w:rPr>
        <w:t>安装 </w:t>
      </w:r>
      <w:r>
        <w:rPr>
          <w:rFonts w:hint="default" w:ascii="Times New Roman" w:hAnsi="Times New Roman" w:cs="Times New Roman"/>
          <w:color w:val="000000"/>
          <w:kern w:val="0"/>
          <w:sz w:val="24"/>
          <w:szCs w:val="24"/>
          <w:lang w:val="en-US" w:eastAsia="zh-CN" w:bidi="ar"/>
        </w:rPr>
        <w:t>minicom</w:t>
      </w:r>
    </w:p>
    <w:p w14:paraId="5FD8592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sudo apt-get update</w:t>
      </w:r>
    </w:p>
    <w:p w14:paraId="3C185C31">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sudo apt-get install minicom</w:t>
      </w:r>
    </w:p>
    <w:p w14:paraId="76B8FC22">
      <w:pPr>
        <w:pStyle w:val="12"/>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0" w:firstLineChars="0"/>
        <w:textAlignment w:val="auto"/>
        <w:rPr>
          <w:rFonts w:hint="default" w:ascii="Calibri" w:hAnsi="Calibri" w:eastAsia="宋体" w:cs="Calibri"/>
          <w:color w:val="000000"/>
          <w:kern w:val="0"/>
          <w:sz w:val="24"/>
          <w:szCs w:val="24"/>
          <w:lang w:val="en-US" w:eastAsia="zh-CN" w:bidi="ar"/>
        </w:rPr>
      </w:pPr>
      <w:r>
        <w:rPr>
          <w:rFonts w:hint="default" w:ascii="Calibri" w:hAnsi="Calibri" w:eastAsia="宋体" w:cs="Calibri"/>
          <w:color w:val="000000"/>
          <w:kern w:val="0"/>
          <w:sz w:val="24"/>
          <w:szCs w:val="24"/>
          <w:lang w:val="en-US" w:eastAsia="zh-CN" w:bidi="ar"/>
        </w:rPr>
        <w:t xml:space="preserve">启动 </w:t>
      </w:r>
      <w:r>
        <w:rPr>
          <w:rFonts w:hint="default" w:ascii="Times New Roman" w:hAnsi="Times New Roman" w:eastAsia="宋体" w:cs="Times New Roman"/>
          <w:color w:val="000000"/>
          <w:kern w:val="0"/>
          <w:sz w:val="24"/>
          <w:szCs w:val="24"/>
          <w:lang w:val="en-US" w:eastAsia="zh-CN" w:bidi="ar"/>
        </w:rPr>
        <w:t>minicom</w:t>
      </w:r>
      <w:r>
        <w:rPr>
          <w:rFonts w:hint="default" w:ascii="Calibri" w:hAnsi="Calibri" w:eastAsia="宋体" w:cs="Calibri"/>
          <w:color w:val="000000"/>
          <w:kern w:val="0"/>
          <w:sz w:val="24"/>
          <w:szCs w:val="24"/>
          <w:lang w:val="en-US" w:eastAsia="zh-CN" w:bidi="ar"/>
        </w:rPr>
        <w:t xml:space="preserve"> 软件，并强制它连接名为</w:t>
      </w:r>
      <w:r>
        <w:rPr>
          <w:rFonts w:hint="default" w:ascii="Times New Roman" w:hAnsi="Times New Roman" w:eastAsia="宋体" w:cs="Times New Roman"/>
          <w:color w:val="000000"/>
          <w:kern w:val="0"/>
          <w:sz w:val="24"/>
          <w:szCs w:val="24"/>
          <w:lang w:val="en-US" w:eastAsia="zh-CN" w:bidi="ar"/>
        </w:rPr>
        <w:t xml:space="preserve"> /dev/ttyUSB1 </w:t>
      </w:r>
      <w:r>
        <w:rPr>
          <w:rFonts w:hint="default" w:ascii="Calibri" w:hAnsi="Calibri" w:eastAsia="宋体" w:cs="Calibri"/>
          <w:color w:val="000000"/>
          <w:kern w:val="0"/>
          <w:sz w:val="24"/>
          <w:szCs w:val="24"/>
          <w:lang w:val="en-US" w:eastAsia="zh-CN" w:bidi="ar"/>
        </w:rPr>
        <w:t>的串口设备</w:t>
      </w:r>
    </w:p>
    <w:p w14:paraId="1E90AD2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minicom -D /dev/ttyUSB1</w:t>
      </w:r>
      <w:r>
        <w:rPr>
          <w:rFonts w:hint="eastAsia" w:ascii="Times New Roman" w:hAnsi="Times New Roman" w:eastAsia="宋体" w:cs="Times New Roman"/>
          <w:b w:val="0"/>
          <w:bCs/>
          <w:color w:val="0000FF"/>
          <w:sz w:val="24"/>
          <w:szCs w:val="24"/>
          <w:lang w:val="en-US" w:eastAsia="zh-CN" w:bidi="en-US"/>
        </w:rPr>
        <w:t xml:space="preserve">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//使用EC25模块时，设备节点为/dev/ttyUSB2</w:t>
      </w:r>
    </w:p>
    <w:p w14:paraId="7D7C52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宋体" w:eastAsiaTheme="minorEastAsia"/>
          <w:color w:val="000000" w:themeColor="text1"/>
          <w:kern w:val="2"/>
          <w:sz w:val="24"/>
          <w:szCs w:val="32"/>
          <w:lang w:val="en-US" w:eastAsia="zh-CN" w:bidi="ar-SA"/>
          <w14:textFill>
            <w14:solidFill>
              <w14:schemeClr w14:val="tx1"/>
            </w14:solidFill>
          </w14:textFill>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输入AT指令</w:t>
      </w:r>
    </w:p>
    <w:p w14:paraId="6F548CB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00" w:themeColor="text1"/>
          <w:sz w:val="24"/>
          <w:szCs w:val="24"/>
          <w:lang w:val="en-US" w:eastAsia="zh-CN" w:bidi="en-US"/>
          <w14:textFill>
            <w14:solidFill>
              <w14:schemeClr w14:val="tx1"/>
            </w14:solidFill>
          </w14:textFill>
        </w:rPr>
      </w:pPr>
      <w:r>
        <w:rPr>
          <w:rFonts w:hint="default" w:ascii="Times New Roman" w:hAnsi="Times New Roman" w:eastAsia="宋体" w:cs="Times New Roman"/>
          <w:b w:val="0"/>
          <w:bCs/>
          <w:color w:val="0000FF"/>
          <w:sz w:val="24"/>
          <w:szCs w:val="24"/>
          <w:lang w:val="en-US" w:eastAsia="zh-CN" w:bidi="en-US"/>
        </w:rPr>
        <w:t>AT+QCFG="USBNET",1</w:t>
      </w:r>
      <w:r>
        <w:rPr>
          <w:rFonts w:hint="eastAsia" w:ascii="Times New Roman" w:hAnsi="Times New Roman" w:eastAsia="宋体" w:cs="Times New Roman"/>
          <w:b w:val="0"/>
          <w:bCs/>
          <w:color w:val="0000FF"/>
          <w:sz w:val="24"/>
          <w:szCs w:val="24"/>
          <w:lang w:val="en-US" w:eastAsia="zh-CN" w:bidi="en-US"/>
        </w:rPr>
        <w:t xml:space="preserve">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w:t>
      </w:r>
      <w:r>
        <w:rPr>
          <w:rFonts w:hint="default" w:ascii="Times New Roman" w:hAnsi="Times New Roman" w:eastAsia="宋体" w:cs="Times New Roman"/>
          <w:b w:val="0"/>
          <w:bCs/>
          <w:color w:val="000000" w:themeColor="text1"/>
          <w:sz w:val="24"/>
          <w:szCs w:val="24"/>
          <w:lang w:val="en-US" w:eastAsia="zh-CN" w:bidi="en-US"/>
          <w14:textFill>
            <w14:solidFill>
              <w14:schemeClr w14:val="tx1"/>
            </w14:solidFill>
          </w14:textFill>
        </w:rPr>
        <w:t>echo -e "AT+QCFG=\"USBNET\",1\r" | sudo tee /dev/ttyUSB1</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 xml:space="preserve"> </w:t>
      </w:r>
    </w:p>
    <w:p w14:paraId="67A522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使用EC200模块，还需增加一条命令才可联网：</w:t>
      </w:r>
    </w:p>
    <w:p w14:paraId="35A554D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AT+QNETDEVCTL=3,1,1</w:t>
      </w:r>
      <w:r>
        <w:rPr>
          <w:rFonts w:hint="eastAsia" w:ascii="Times New Roman" w:hAnsi="Times New Roman" w:eastAsia="宋体" w:cs="Times New Roman"/>
          <w:b w:val="0"/>
          <w:bCs/>
          <w:color w:val="0000FF"/>
          <w:sz w:val="24"/>
          <w:szCs w:val="24"/>
          <w:lang w:val="en-US" w:eastAsia="zh-CN" w:bidi="en-US"/>
        </w:rPr>
        <w:t xml:space="preserve">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 xml:space="preserve"> //</w:t>
      </w:r>
      <w:r>
        <w:rPr>
          <w:rFonts w:hint="default" w:ascii="Times New Roman" w:hAnsi="Times New Roman" w:eastAsia="宋体" w:cs="Times New Roman"/>
          <w:b w:val="0"/>
          <w:bCs/>
          <w:color w:val="000000" w:themeColor="text1"/>
          <w:sz w:val="24"/>
          <w:szCs w:val="24"/>
          <w:lang w:val="en-US" w:eastAsia="zh-CN" w:bidi="en-US"/>
          <w14:textFill>
            <w14:solidFill>
              <w14:schemeClr w14:val="tx1"/>
            </w14:solidFill>
          </w14:textFill>
        </w:rPr>
        <w:t>echo -e "AT+QNETDEVCTL=3,1,1\r" | sudo tee /dev/ttyUSB1</w:t>
      </w:r>
    </w:p>
    <w:p w14:paraId="68C6CE7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2405" cy="1362710"/>
            <wp:effectExtent l="0" t="0" r="444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4"/>
                    <a:stretch>
                      <a:fillRect/>
                    </a:stretch>
                  </pic:blipFill>
                  <pic:spPr>
                    <a:xfrm>
                      <a:off x="0" y="0"/>
                      <a:ext cx="5272405" cy="1362710"/>
                    </a:xfrm>
                    <a:prstGeom prst="rect">
                      <a:avLst/>
                    </a:prstGeom>
                    <a:noFill/>
                    <a:ln>
                      <a:noFill/>
                    </a:ln>
                  </pic:spPr>
                </pic:pic>
              </a:graphicData>
            </a:graphic>
          </wp:inline>
        </w:drawing>
      </w:r>
    </w:p>
    <w:p w14:paraId="56D1823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查看IP有没有多余的以太网节点，一般是ETH4(自带Wi-Fi模块的核心板ETH2)。</w:t>
      </w:r>
    </w:p>
    <w:p w14:paraId="77D22A0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val="0"/>
          <w:bCs w:val="0"/>
          <w:color w:val="auto"/>
          <w:sz w:val="24"/>
          <w:szCs w:val="24"/>
          <w:lang w:val="en-US" w:eastAsia="zh-CN"/>
        </w:rPr>
      </w:pPr>
      <w:r>
        <w:drawing>
          <wp:inline distT="0" distB="0" distL="114300" distR="114300">
            <wp:extent cx="5267325" cy="853440"/>
            <wp:effectExtent l="0" t="0" r="9525"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5"/>
                    <a:stretch>
                      <a:fillRect/>
                    </a:stretch>
                  </pic:blipFill>
                  <pic:spPr>
                    <a:xfrm>
                      <a:off x="0" y="0"/>
                      <a:ext cx="5267325" cy="853440"/>
                    </a:xfrm>
                    <a:prstGeom prst="rect">
                      <a:avLst/>
                    </a:prstGeom>
                    <a:noFill/>
                    <a:ln>
                      <a:noFill/>
                    </a:ln>
                  </pic:spPr>
                </pic:pic>
              </a:graphicData>
            </a:graphic>
          </wp:inline>
        </w:drawing>
      </w:r>
    </w:p>
    <w:p w14:paraId="472D1F7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 xml:space="preserve">-I </w:t>
      </w:r>
      <w:r>
        <w:rPr>
          <w:rFonts w:hint="eastAsia" w:ascii="Times New Roman" w:hAnsi="Times New Roman" w:cs="Times New Roman"/>
          <w:b w:val="0"/>
          <w:bCs w:val="0"/>
          <w:color w:val="0000FF"/>
          <w:sz w:val="24"/>
          <w:szCs w:val="24"/>
          <w:lang w:val="en-US" w:eastAsia="zh-CN"/>
        </w:rPr>
        <w:t>eth2</w:t>
      </w:r>
      <w:r>
        <w:rPr>
          <w:rFonts w:hint="eastAsia" w:ascii="Times New Roman" w:hAnsi="Times New Roman" w:cs="Times New Roman"/>
          <w:b w:val="0"/>
          <w:bCs w:val="0"/>
          <w:color w:val="auto"/>
          <w:sz w:val="24"/>
          <w:szCs w:val="24"/>
          <w:lang w:val="en-US" w:eastAsia="zh-CN"/>
        </w:rPr>
        <w:t xml:space="preserve"> 测试上网。</w:t>
      </w:r>
    </w:p>
    <w:p w14:paraId="317530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pPr>
      <w:r>
        <w:drawing>
          <wp:inline distT="0" distB="0" distL="114300" distR="114300">
            <wp:extent cx="5272405" cy="910590"/>
            <wp:effectExtent l="0" t="0" r="4445" b="38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6"/>
                    <a:stretch>
                      <a:fillRect/>
                    </a:stretch>
                  </pic:blipFill>
                  <pic:spPr>
                    <a:xfrm>
                      <a:off x="0" y="0"/>
                      <a:ext cx="5272405" cy="910590"/>
                    </a:xfrm>
                    <a:prstGeom prst="rect">
                      <a:avLst/>
                    </a:prstGeom>
                    <a:noFill/>
                    <a:ln>
                      <a:noFill/>
                    </a:ln>
                  </pic:spPr>
                </pic:pic>
              </a:graphicData>
            </a:graphic>
          </wp:inline>
        </w:drawing>
      </w:r>
    </w:p>
    <w:p w14:paraId="6D89AC94">
      <w:pPr>
        <w:pStyle w:val="12"/>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Calibri"/>
          <w:color w:val="000000"/>
          <w:kern w:val="0"/>
          <w:sz w:val="24"/>
          <w:szCs w:val="24"/>
          <w:lang w:val="en-US" w:eastAsia="zh-CN" w:bidi="ar"/>
        </w:rPr>
      </w:pPr>
      <w:r>
        <w:rPr>
          <w:rFonts w:hint="eastAsia" w:ascii="Times New Roman" w:hAnsi="Times New Roman" w:cs="Calibri"/>
          <w:color w:val="000000"/>
          <w:kern w:val="0"/>
          <w:sz w:val="24"/>
          <w:szCs w:val="24"/>
          <w:lang w:val="en-US" w:eastAsia="zh-CN" w:bidi="ar"/>
        </w:rPr>
        <w:t>如果无法ping通，有可能是DNS设置问题，按如下指令添加DNS地址：</w:t>
      </w:r>
    </w:p>
    <w:p w14:paraId="637985A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sudo nano /etc/resolv.conf</w:t>
      </w:r>
    </w:p>
    <w:p w14:paraId="14CE2B2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文件中添加</w:t>
      </w:r>
      <w:r>
        <w:rPr>
          <w:rFonts w:hint="eastAsia" w:ascii="Times New Roman" w:hAnsi="Times New Roman" w:eastAsia="宋体" w:cs="宋体"/>
          <w:b w:val="0"/>
          <w:bCs/>
          <w:color w:val="0000FF"/>
          <w:sz w:val="24"/>
          <w:szCs w:val="24"/>
          <w:lang w:val="en-US" w:eastAsia="zh-CN" w:bidi="en-US"/>
        </w:rPr>
        <w:t xml:space="preserve">nameserver 8.8.8.8 </w:t>
      </w:r>
    </w:p>
    <w:p w14:paraId="6AB85DB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lang w:val="en-US" w:eastAsia="zh-CN"/>
        </w:rPr>
      </w:pPr>
    </w:p>
    <w:p w14:paraId="3A9D4EDA">
      <w:pPr>
        <w:pStyle w:val="12"/>
        <w:numPr>
          <w:ilvl w:val="0"/>
          <w:numId w:val="0"/>
        </w:numPr>
        <w:ind w:leftChars="0"/>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400D9CF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60D20C1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3EC72D6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76FB0E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6E4C7F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33F1293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5C0B4F2F">
      <w:pPr>
        <w:pStyle w:val="12"/>
        <w:numPr>
          <w:ilvl w:val="0"/>
          <w:numId w:val="0"/>
        </w:numPr>
        <w:ind w:leftChars="0"/>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5E93043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63CFA4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2402A76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3986BB8D">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37D573F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0E4CFF93">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568772B">
      <w:pPr>
        <w:pStyle w:val="12"/>
        <w:numPr>
          <w:ilvl w:val="0"/>
          <w:numId w:val="0"/>
        </w:numPr>
        <w:ind w:leftChars="0"/>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71F9B08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23327047">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50A14FB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677AC4BB">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FC4895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1BDF4924">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06" w:name="_Toc10495"/>
      <w:bookmarkStart w:id="107" w:name="_Toc24264"/>
      <w:bookmarkStart w:id="108" w:name="_Toc27970"/>
      <w:r>
        <w:rPr>
          <w:rFonts w:hint="eastAsia" w:ascii="Times New Roman" w:hAnsi="Times New Roman" w:eastAsia="宋体" w:cs="宋体"/>
          <w:b/>
          <w:bCs w:val="0"/>
          <w:color w:val="000000"/>
          <w:sz w:val="28"/>
          <w:szCs w:val="28"/>
          <w:lang w:val="en-US" w:eastAsia="zh-CN" w:bidi="en-US"/>
        </w:rPr>
        <w:t>2.13.2 Wi-Fi模块</w:t>
      </w:r>
      <w:bookmarkEnd w:id="106"/>
      <w:bookmarkEnd w:id="107"/>
      <w:bookmarkEnd w:id="108"/>
    </w:p>
    <w:p w14:paraId="7CE0F1AA">
      <w:pPr>
        <w:pStyle w:val="12"/>
        <w:numPr>
          <w:ilvl w:val="0"/>
          <w:numId w:val="0"/>
        </w:numPr>
        <w:ind w:leftChars="0" w:firstLine="420" w:firstLineChars="0"/>
        <w:outlineLvl w:val="9"/>
        <w:rPr>
          <w:rFonts w:hint="eastAsia" w:eastAsia="宋体" w:cs="宋体"/>
          <w:b w:val="0"/>
          <w:bCs/>
          <w:color w:val="000000"/>
          <w:sz w:val="24"/>
          <w:szCs w:val="24"/>
          <w:lang w:val="en-US" w:eastAsia="zh-CN" w:bidi="en-US"/>
        </w:rPr>
      </w:pPr>
      <w:r>
        <w:rPr>
          <w:rFonts w:hint="eastAsia" w:eastAsia="宋体" w:cs="宋体"/>
          <w:b w:val="0"/>
          <w:bCs/>
          <w:color w:val="auto"/>
          <w:sz w:val="24"/>
          <w:szCs w:val="24"/>
          <w:lang w:val="en-US" w:eastAsia="zh-CN" w:bidi="en-US"/>
        </w:rPr>
        <w:t>树莓派核心板自带</w:t>
      </w:r>
      <w:r>
        <w:rPr>
          <w:rFonts w:hint="eastAsia" w:ascii="Times New Roman" w:hAnsi="Times New Roman" w:eastAsia="宋体" w:cs="宋体"/>
          <w:b w:val="0"/>
          <w:bCs/>
          <w:color w:val="auto"/>
          <w:sz w:val="24"/>
          <w:szCs w:val="24"/>
          <w:lang w:val="en-US" w:eastAsia="zh-CN" w:bidi="en-US"/>
        </w:rPr>
        <w:t>Wi-Fi模块。</w:t>
      </w:r>
      <w:r>
        <w:rPr>
          <w:rFonts w:hint="eastAsia" w:ascii="Times New Roman" w:hAnsi="Times New Roman" w:eastAsia="宋体" w:cs="宋体"/>
          <w:b w:val="0"/>
          <w:bCs/>
          <w:color w:val="000000"/>
          <w:sz w:val="24"/>
          <w:szCs w:val="24"/>
          <w:lang w:val="en-US" w:eastAsia="zh-CN" w:bidi="en-US"/>
        </w:rPr>
        <w:t>连接好天线</w:t>
      </w:r>
      <w:r>
        <w:rPr>
          <w:rFonts w:hint="eastAsia" w:eastAsia="宋体" w:cs="宋体"/>
          <w:b w:val="0"/>
          <w:bCs/>
          <w:color w:val="000000"/>
          <w:sz w:val="24"/>
          <w:szCs w:val="24"/>
          <w:lang w:val="en-US" w:eastAsia="zh-CN" w:bidi="en-US"/>
        </w:rPr>
        <w:t>，即可连接Wi-Fi网络。</w:t>
      </w:r>
    </w:p>
    <w:p w14:paraId="7CD7C259">
      <w:pPr>
        <w:pStyle w:val="12"/>
        <w:numPr>
          <w:ilvl w:val="0"/>
          <w:numId w:val="0"/>
        </w:numPr>
        <w:ind w:leftChars="0" w:firstLine="420" w:firstLineChars="0"/>
        <w:outlineLvl w:val="9"/>
        <w:rPr>
          <w:rFonts w:hint="default" w:eastAsia="宋体" w:cs="宋体"/>
          <w:b w:val="0"/>
          <w:bCs/>
          <w:color w:val="000000"/>
          <w:sz w:val="24"/>
          <w:szCs w:val="24"/>
          <w:lang w:val="en-US" w:eastAsia="zh-CN" w:bidi="en-US"/>
        </w:rPr>
      </w:pPr>
      <w:r>
        <w:rPr>
          <w:rFonts w:hint="eastAsia" w:eastAsia="宋体" w:cs="宋体"/>
          <w:b w:val="0"/>
          <w:bCs/>
          <w:color w:val="000000"/>
          <w:sz w:val="24"/>
          <w:szCs w:val="24"/>
          <w:lang w:val="en-US" w:eastAsia="zh-CN" w:bidi="en-US"/>
        </w:rPr>
        <w:t>带HDMI接口的版本可直接在桌面图标上连接Wi-Fi。</w:t>
      </w:r>
    </w:p>
    <w:p w14:paraId="3C4C8551">
      <w:pPr>
        <w:pStyle w:val="12"/>
        <w:numPr>
          <w:ilvl w:val="0"/>
          <w:numId w:val="0"/>
        </w:numPr>
        <w:ind w:leftChars="0" w:firstLine="420" w:firstLineChars="0"/>
        <w:outlineLvl w:val="9"/>
        <w:rPr>
          <w:rFonts w:hint="eastAsia" w:ascii="Times New Roman" w:hAnsi="Times New Roman"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连接Wi-Fi网络默认使用核心板板载天线，如果使用外部天线需要在/boot/firmware/config.txt 中添加</w:t>
      </w:r>
      <w:r>
        <w:rPr>
          <w:rFonts w:hint="eastAsia" w:ascii="Times New Roman" w:hAnsi="Times New Roman" w:eastAsia="宋体" w:cs="宋体"/>
          <w:b w:val="0"/>
          <w:bCs/>
          <w:color w:val="auto"/>
          <w:sz w:val="24"/>
          <w:szCs w:val="24"/>
          <w:lang w:val="en-US" w:eastAsia="zh-CN" w:bidi="en-US"/>
        </w:rPr>
        <w:t>。</w:t>
      </w:r>
    </w:p>
    <w:p w14:paraId="43F43AA7">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sudo nano /boot/firmware/config.txt</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//打开文件，可先跳过执行连接Wi-Fi</w:t>
      </w:r>
    </w:p>
    <w:p w14:paraId="392DEE45">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 xml:space="preserve">dtparam=ant1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w:t>
      </w:r>
      <w:r>
        <w:rPr>
          <w:rFonts w:hint="default" w:ascii="Times New Roman" w:hAnsi="Times New Roman" w:eastAsia="宋体" w:cs="宋体"/>
          <w:b w:val="0"/>
          <w:bCs/>
          <w:color w:val="auto"/>
          <w:sz w:val="24"/>
          <w:szCs w:val="24"/>
          <w:lang w:val="en-US" w:eastAsia="zh-CN" w:bidi="en-US"/>
        </w:rPr>
        <w:t>选择使用板载天线</w:t>
      </w:r>
    </w:p>
    <w:p w14:paraId="664C7EE2">
      <w:pPr>
        <w:pStyle w:val="12"/>
        <w:shd w:val="clear" w:fill="E7E6E6" w:themeFill="background2"/>
        <w:ind w:left="0" w:leftChars="0" w:firstLine="420" w:firstLineChars="0"/>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0000FF"/>
          <w:sz w:val="24"/>
          <w:szCs w:val="24"/>
          <w:lang w:val="en-US" w:eastAsia="zh-CN" w:bidi="en-US"/>
        </w:rPr>
        <w:t xml:space="preserve">dtparam=ant2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w:t>
      </w:r>
      <w:r>
        <w:rPr>
          <w:rFonts w:hint="default" w:ascii="Times New Roman" w:hAnsi="Times New Roman" w:eastAsia="宋体" w:cs="宋体"/>
          <w:b w:val="0"/>
          <w:bCs/>
          <w:color w:val="auto"/>
          <w:sz w:val="24"/>
          <w:szCs w:val="24"/>
          <w:lang w:val="en-US" w:eastAsia="zh-CN" w:bidi="en-US"/>
        </w:rPr>
        <w:t>选择使用外部天线</w:t>
      </w:r>
    </w:p>
    <w:p w14:paraId="0E0DD143">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sudo reboot</w:t>
      </w:r>
      <w:r>
        <w:rPr>
          <w:rFonts w:hint="eastAsia" w:eastAsia="宋体" w:cs="宋体"/>
          <w:b w:val="0"/>
          <w:bCs/>
          <w:color w:val="0000FF"/>
          <w:sz w:val="24"/>
          <w:szCs w:val="24"/>
          <w:lang w:val="en-US" w:eastAsia="zh-CN" w:bidi="en-US"/>
        </w:rPr>
        <w:t xml:space="preserve">               //</w:t>
      </w:r>
      <w:r>
        <w:rPr>
          <w:rFonts w:hint="eastAsia" w:ascii="Times New Roman" w:hAnsi="Times New Roman" w:eastAsia="宋体" w:cs="宋体"/>
          <w:b w:val="0"/>
          <w:bCs/>
          <w:color w:val="auto"/>
          <w:sz w:val="24"/>
          <w:szCs w:val="24"/>
          <w:lang w:val="en-US" w:eastAsia="zh-CN" w:bidi="en-US"/>
        </w:rPr>
        <w:t xml:space="preserve">重启设备 </w:t>
      </w:r>
      <w:r>
        <w:rPr>
          <w:rFonts w:hint="eastAsia" w:eastAsia="宋体" w:cs="宋体"/>
          <w:b w:val="0"/>
          <w:bCs/>
          <w:color w:val="0000FF"/>
          <w:sz w:val="24"/>
          <w:szCs w:val="24"/>
          <w:lang w:val="en-US" w:eastAsia="zh-CN" w:bidi="en-US"/>
        </w:rPr>
        <w:t xml:space="preserve"> </w:t>
      </w:r>
    </w:p>
    <w:p w14:paraId="355BD26D">
      <w:pPr>
        <w:pStyle w:val="12"/>
        <w:ind w:left="0" w:leftChars="0" w:firstLine="420" w:firstLineChars="0"/>
        <w:outlineLvl w:val="9"/>
        <w:rPr>
          <w:rFonts w:hint="eastAsia" w:ascii="Times New Roman" w:hAnsi="Times New Roman" w:eastAsia="宋体" w:cs="宋体"/>
          <w:b w:val="0"/>
          <w:bCs/>
          <w:color w:val="000000"/>
          <w:sz w:val="24"/>
          <w:szCs w:val="24"/>
          <w:lang w:val="en-US" w:eastAsia="zh-CN" w:bidi="en-US"/>
        </w:rPr>
      </w:pPr>
      <w:r>
        <w:rPr>
          <w:rFonts w:ascii="Segoe UI" w:hAnsi="Segoe UI" w:eastAsia="Segoe UI" w:cs="Segoe UI"/>
          <w:i w:val="0"/>
          <w:iCs w:val="0"/>
          <w:caps w:val="0"/>
          <w:color w:val="1C1E21"/>
          <w:spacing w:val="0"/>
          <w:sz w:val="24"/>
          <w:szCs w:val="24"/>
        </w:rPr>
        <w:t>设置无线网络的国家代码</w:t>
      </w:r>
      <w:r>
        <w:rPr>
          <w:rFonts w:hint="eastAsia" w:ascii="Times New Roman" w:hAnsi="Times New Roman" w:eastAsia="宋体" w:cs="宋体"/>
          <w:b w:val="0"/>
          <w:bCs/>
          <w:color w:val="000000"/>
          <w:sz w:val="24"/>
          <w:szCs w:val="24"/>
          <w:lang w:val="en-US" w:eastAsia="zh-CN" w:bidi="en-US"/>
        </w:rPr>
        <w:t>。</w:t>
      </w:r>
    </w:p>
    <w:p w14:paraId="018BD1ED">
      <w:pPr>
        <w:pStyle w:val="12"/>
        <w:shd w:val="clear" w:fill="E7E6E6" w:themeFill="background2"/>
        <w:ind w:left="0" w:leftChars="0" w:firstLine="420" w:firstLineChars="0"/>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 xml:space="preserve">sudo raspi-config nonint do_wifi_country &lt;country&gt; </w:t>
      </w:r>
    </w:p>
    <w:p w14:paraId="50B8FC21">
      <w:pPr>
        <w:pStyle w:val="12"/>
        <w:numPr>
          <w:ilvl w:val="0"/>
          <w:numId w:val="0"/>
        </w:numPr>
        <w:ind w:leftChars="0" w:firstLine="420" w:firstLineChars="0"/>
        <w:outlineLvl w:val="9"/>
        <w:rPr>
          <w:rFonts w:hint="default" w:eastAsia="宋体" w:cs="宋体"/>
          <w:b w:val="0"/>
          <w:bCs/>
          <w:color w:val="000000"/>
          <w:sz w:val="24"/>
          <w:szCs w:val="24"/>
          <w:lang w:val="en-US" w:eastAsia="zh-CN" w:bidi="en-US"/>
        </w:rPr>
      </w:pPr>
    </w:p>
    <w:p w14:paraId="2715000A">
      <w:pPr>
        <w:pStyle w:val="12"/>
        <w:numPr>
          <w:ilvl w:val="0"/>
          <w:numId w:val="0"/>
        </w:numPr>
        <w:ind w:leftChars="0"/>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5F951F08">
      <w:pPr>
        <w:pStyle w:val="12"/>
        <w:numPr>
          <w:ilvl w:val="0"/>
          <w:numId w:val="0"/>
        </w:numPr>
        <w:ind w:leftChars="0" w:firstLine="420" w:firstLineChars="0"/>
        <w:outlineLvl w:val="9"/>
        <w:rPr>
          <w:rFonts w:hint="eastAsia" w:ascii="Times New Roman" w:hAnsi="Times New Roman"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连接Wi-Fi网络</w:t>
      </w:r>
      <w:r>
        <w:rPr>
          <w:rFonts w:hint="eastAsia" w:ascii="Times New Roman" w:hAnsi="Times New Roman" w:eastAsia="宋体" w:cs="宋体"/>
          <w:b w:val="0"/>
          <w:bCs/>
          <w:color w:val="auto"/>
          <w:sz w:val="24"/>
          <w:szCs w:val="24"/>
          <w:lang w:val="en-US" w:eastAsia="zh-CN" w:bidi="en-US"/>
        </w:rPr>
        <w:t>。</w:t>
      </w:r>
    </w:p>
    <w:p w14:paraId="08C9B1C9">
      <w:pPr>
        <w:pStyle w:val="12"/>
        <w:shd w:val="clear" w:fill="E7E6E6" w:themeFill="background2"/>
        <w:ind w:left="0" w:leftChars="0" w:firstLine="420" w:firstLineChars="0"/>
        <w:outlineLvl w:val="9"/>
        <w:rPr>
          <w:rFonts w:hint="default" w:eastAsia="宋体" w:cs="宋体"/>
          <w:b w:val="0"/>
          <w:bCs/>
          <w:color w:val="0000FF"/>
          <w:sz w:val="24"/>
          <w:szCs w:val="24"/>
          <w:lang w:val="en-US" w:eastAsia="zh-CN" w:bidi="en-US"/>
        </w:rPr>
      </w:pPr>
      <w:r>
        <w:rPr>
          <w:rFonts w:hint="eastAsia" w:eastAsia="宋体" w:cs="宋体"/>
          <w:b w:val="0"/>
          <w:bCs/>
          <w:color w:val="0000FF"/>
          <w:sz w:val="24"/>
          <w:szCs w:val="24"/>
          <w:lang w:val="en-US" w:eastAsia="zh-CN" w:bidi="en-US"/>
        </w:rPr>
        <w:t xml:space="preserve">sudo </w:t>
      </w:r>
      <w:r>
        <w:rPr>
          <w:rFonts w:hint="default" w:eastAsia="宋体" w:cs="宋体"/>
          <w:b w:val="0"/>
          <w:bCs/>
          <w:color w:val="0000FF"/>
          <w:sz w:val="24"/>
          <w:szCs w:val="24"/>
          <w:lang w:val="en-US" w:eastAsia="zh-CN" w:bidi="en-US"/>
        </w:rPr>
        <w:t>ifconfig eth</w:t>
      </w:r>
      <w:r>
        <w:rPr>
          <w:rFonts w:hint="eastAsia" w:eastAsia="宋体" w:cs="宋体"/>
          <w:b w:val="0"/>
          <w:bCs/>
          <w:color w:val="0000FF"/>
          <w:sz w:val="24"/>
          <w:szCs w:val="24"/>
          <w:lang w:val="en-US" w:eastAsia="zh-CN" w:bidi="en-US"/>
        </w:rPr>
        <w:t>1</w:t>
      </w:r>
      <w:r>
        <w:rPr>
          <w:rFonts w:hint="default" w:eastAsia="宋体" w:cs="宋体"/>
          <w:b w:val="0"/>
          <w:bCs/>
          <w:color w:val="0000FF"/>
          <w:sz w:val="24"/>
          <w:szCs w:val="24"/>
          <w:lang w:val="en-US" w:eastAsia="zh-CN" w:bidi="en-US"/>
        </w:rPr>
        <w:t xml:space="preserve"> down</w:t>
      </w:r>
    </w:p>
    <w:p w14:paraId="7BE06987">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eastAsia="宋体" w:cs="宋体"/>
          <w:b w:val="0"/>
          <w:bCs/>
          <w:color w:val="0000FF"/>
          <w:sz w:val="24"/>
          <w:szCs w:val="24"/>
          <w:lang w:val="en-US" w:eastAsia="zh-CN" w:bidi="en-US"/>
        </w:rPr>
        <w:t xml:space="preserve">sudo </w:t>
      </w:r>
      <w:r>
        <w:rPr>
          <w:rFonts w:hint="default" w:ascii="Times New Roman" w:hAnsi="Times New Roman" w:eastAsia="宋体" w:cs="宋体"/>
          <w:b w:val="0"/>
          <w:bCs/>
          <w:color w:val="0000FF"/>
          <w:sz w:val="24"/>
          <w:szCs w:val="24"/>
          <w:lang w:val="en-US" w:eastAsia="zh-CN" w:bidi="en-US"/>
        </w:rPr>
        <w:t>ifconfig eth</w:t>
      </w:r>
      <w:r>
        <w:rPr>
          <w:rFonts w:hint="eastAsia" w:eastAsia="宋体" w:cs="宋体"/>
          <w:b w:val="0"/>
          <w:bCs/>
          <w:color w:val="0000FF"/>
          <w:sz w:val="24"/>
          <w:szCs w:val="24"/>
          <w:lang w:val="en-US" w:eastAsia="zh-CN" w:bidi="en-US"/>
        </w:rPr>
        <w:t>2</w:t>
      </w:r>
      <w:r>
        <w:rPr>
          <w:rFonts w:hint="default" w:ascii="Times New Roman" w:hAnsi="Times New Roman" w:eastAsia="宋体" w:cs="宋体"/>
          <w:b w:val="0"/>
          <w:bCs/>
          <w:color w:val="0000FF"/>
          <w:sz w:val="24"/>
          <w:szCs w:val="24"/>
          <w:lang w:val="en-US" w:eastAsia="zh-CN" w:bidi="en-US"/>
        </w:rPr>
        <w:t xml:space="preserve"> down</w:t>
      </w:r>
    </w:p>
    <w:p w14:paraId="1F381D80">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eastAsia="宋体" w:cs="宋体"/>
          <w:b w:val="0"/>
          <w:bCs/>
          <w:color w:val="0000FF"/>
          <w:sz w:val="24"/>
          <w:szCs w:val="24"/>
          <w:lang w:val="en-US" w:eastAsia="zh-CN" w:bidi="en-US"/>
        </w:rPr>
        <w:t xml:space="preserve">sudo </w:t>
      </w:r>
      <w:r>
        <w:rPr>
          <w:rFonts w:hint="default" w:ascii="Times New Roman" w:hAnsi="Times New Roman" w:eastAsia="宋体" w:cs="宋体"/>
          <w:b w:val="0"/>
          <w:bCs/>
          <w:color w:val="0000FF"/>
          <w:sz w:val="24"/>
          <w:szCs w:val="24"/>
          <w:lang w:val="en-US" w:eastAsia="zh-CN" w:bidi="en-US"/>
        </w:rPr>
        <w:t>ifconfig eth</w:t>
      </w:r>
      <w:r>
        <w:rPr>
          <w:rFonts w:hint="eastAsia"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down</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//关闭其他网络</w:t>
      </w:r>
    </w:p>
    <w:p w14:paraId="67CA77EE">
      <w:pPr>
        <w:pStyle w:val="12"/>
        <w:shd w:val="clear" w:fill="E7E6E6" w:themeFill="background2"/>
        <w:ind w:left="0" w:leftChars="0" w:firstLine="420" w:firstLineChars="0"/>
        <w:outlineLvl w:val="9"/>
        <w:rPr>
          <w:rFonts w:hint="eastAsia" w:ascii="Times New Roman" w:hAnsi="Times New Roman" w:eastAsia="宋体" w:cs="宋体"/>
          <w:b w:val="0"/>
          <w:bCs/>
          <w:color w:val="auto"/>
          <w:sz w:val="24"/>
          <w:szCs w:val="24"/>
          <w:lang w:val="en-US" w:eastAsia="zh-CN" w:bidi="en-US"/>
        </w:rPr>
      </w:pPr>
      <w:r>
        <w:rPr>
          <w:rFonts w:hint="eastAsia" w:eastAsia="宋体" w:cs="宋体"/>
          <w:b w:val="0"/>
          <w:bCs/>
          <w:color w:val="0000FF"/>
          <w:sz w:val="24"/>
          <w:szCs w:val="24"/>
          <w:lang w:val="en-US" w:eastAsia="zh-CN" w:bidi="en-US"/>
        </w:rPr>
        <w:t xml:space="preserve">sudo </w:t>
      </w:r>
      <w:r>
        <w:rPr>
          <w:rFonts w:hint="default" w:ascii="Times New Roman" w:hAnsi="Times New Roman" w:eastAsia="宋体" w:cs="宋体"/>
          <w:b w:val="0"/>
          <w:bCs/>
          <w:color w:val="0000FF"/>
          <w:sz w:val="24"/>
          <w:szCs w:val="24"/>
          <w:lang w:val="en-US" w:eastAsia="zh-CN" w:bidi="en-US"/>
        </w:rPr>
        <w:t>nmcli radio wifi on</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w:t>
      </w:r>
      <w:r>
        <w:rPr>
          <w:rStyle w:val="16"/>
          <w:rFonts w:hint="eastAsia" w:ascii="宋体" w:hAnsi="宋体" w:eastAsia="宋体" w:cs="宋体"/>
          <w:b w:val="0"/>
          <w:bCs/>
          <w:i w:val="0"/>
          <w:iCs w:val="0"/>
          <w:caps w:val="0"/>
          <w:color w:val="auto"/>
          <w:spacing w:val="0"/>
          <w:sz w:val="24"/>
          <w:szCs w:val="24"/>
        </w:rPr>
        <w:t>启用</w:t>
      </w:r>
      <w:r>
        <w:rPr>
          <w:rStyle w:val="16"/>
          <w:rFonts w:hint="eastAsia" w:ascii="Times New Roman" w:hAnsi="Times New Roman" w:eastAsia="宋体" w:cs="Times New Roman"/>
          <w:b w:val="0"/>
          <w:bCs/>
          <w:i w:val="0"/>
          <w:iCs w:val="0"/>
          <w:caps w:val="0"/>
          <w:color w:val="auto"/>
          <w:spacing w:val="0"/>
          <w:sz w:val="24"/>
          <w:szCs w:val="24"/>
          <w:lang w:eastAsia="zh-CN"/>
        </w:rPr>
        <w:t>Wi-Fi</w:t>
      </w:r>
    </w:p>
    <w:p w14:paraId="5B093BFA">
      <w:pPr>
        <w:pStyle w:val="12"/>
        <w:shd w:val="clear" w:fill="E7E6E6" w:themeFill="background2"/>
        <w:ind w:left="0" w:leftChars="0" w:firstLine="420" w:firstLineChars="0"/>
        <w:outlineLvl w:val="9"/>
        <w:rPr>
          <w:rStyle w:val="16"/>
          <w:rFonts w:hint="eastAsia" w:ascii="宋体" w:hAnsi="宋体" w:eastAsia="宋体" w:cs="宋体"/>
          <w:b w:val="0"/>
          <w:bCs/>
          <w:i w:val="0"/>
          <w:iCs w:val="0"/>
          <w:caps w:val="0"/>
          <w:color w:val="auto"/>
          <w:spacing w:val="0"/>
          <w:sz w:val="24"/>
          <w:szCs w:val="24"/>
        </w:rPr>
      </w:pPr>
      <w:r>
        <w:rPr>
          <w:rFonts w:hint="eastAsia" w:eastAsia="宋体" w:cs="宋体"/>
          <w:b w:val="0"/>
          <w:bCs/>
          <w:color w:val="0000FF"/>
          <w:sz w:val="24"/>
          <w:szCs w:val="24"/>
          <w:lang w:val="en-US" w:eastAsia="zh-CN" w:bidi="en-US"/>
        </w:rPr>
        <w:t xml:space="preserve">sudo </w:t>
      </w:r>
      <w:r>
        <w:rPr>
          <w:rFonts w:hint="default" w:ascii="Times New Roman" w:hAnsi="Times New Roman" w:eastAsia="宋体" w:cs="宋体"/>
          <w:b w:val="0"/>
          <w:bCs/>
          <w:color w:val="0000FF"/>
          <w:sz w:val="24"/>
          <w:szCs w:val="24"/>
          <w:lang w:val="en-US" w:eastAsia="zh-CN" w:bidi="en-US"/>
        </w:rPr>
        <w:t>nmcli dev wifi list</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w:t>
      </w:r>
      <w:r>
        <w:rPr>
          <w:rStyle w:val="16"/>
          <w:rFonts w:hint="eastAsia" w:ascii="宋体" w:hAnsi="宋体" w:eastAsia="宋体" w:cs="宋体"/>
          <w:b w:val="0"/>
          <w:bCs/>
          <w:i w:val="0"/>
          <w:iCs w:val="0"/>
          <w:caps w:val="0"/>
          <w:color w:val="auto"/>
          <w:spacing w:val="0"/>
          <w:sz w:val="24"/>
          <w:szCs w:val="24"/>
        </w:rPr>
        <w:t>查看可用的</w:t>
      </w:r>
      <w:r>
        <w:rPr>
          <w:rStyle w:val="16"/>
          <w:rFonts w:hint="eastAsia" w:ascii="Times New Roman" w:hAnsi="Times New Roman" w:eastAsia="宋体" w:cs="Times New Roman"/>
          <w:b w:val="0"/>
          <w:bCs/>
          <w:i w:val="0"/>
          <w:iCs w:val="0"/>
          <w:caps w:val="0"/>
          <w:color w:val="auto"/>
          <w:spacing w:val="0"/>
          <w:sz w:val="24"/>
          <w:szCs w:val="24"/>
          <w:lang w:eastAsia="zh-CN"/>
        </w:rPr>
        <w:t>Wi-Fi</w:t>
      </w:r>
      <w:r>
        <w:rPr>
          <w:rStyle w:val="16"/>
          <w:rFonts w:hint="eastAsia" w:ascii="宋体" w:hAnsi="宋体" w:eastAsia="宋体" w:cs="宋体"/>
          <w:b w:val="0"/>
          <w:bCs/>
          <w:i w:val="0"/>
          <w:iCs w:val="0"/>
          <w:caps w:val="0"/>
          <w:color w:val="auto"/>
          <w:spacing w:val="0"/>
          <w:sz w:val="24"/>
          <w:szCs w:val="24"/>
        </w:rPr>
        <w:t>网络</w:t>
      </w:r>
    </w:p>
    <w:p w14:paraId="2AE69745">
      <w:pPr>
        <w:rPr>
          <w:rFonts w:hint="default"/>
          <w:lang w:val="en-US" w:eastAsia="zh-CN"/>
        </w:rPr>
      </w:pPr>
      <w:r>
        <w:drawing>
          <wp:inline distT="0" distB="0" distL="114300" distR="114300">
            <wp:extent cx="5270500" cy="1837690"/>
            <wp:effectExtent l="0" t="0" r="6350" b="1016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67"/>
                    <a:stretch>
                      <a:fillRect/>
                    </a:stretch>
                  </pic:blipFill>
                  <pic:spPr>
                    <a:xfrm>
                      <a:off x="0" y="0"/>
                      <a:ext cx="5270500" cy="1837690"/>
                    </a:xfrm>
                    <a:prstGeom prst="rect">
                      <a:avLst/>
                    </a:prstGeom>
                    <a:noFill/>
                    <a:ln>
                      <a:noFill/>
                    </a:ln>
                  </pic:spPr>
                </pic:pic>
              </a:graphicData>
            </a:graphic>
          </wp:inline>
        </w:drawing>
      </w:r>
    </w:p>
    <w:p w14:paraId="28AF41EE">
      <w:pPr>
        <w:pStyle w:val="12"/>
        <w:shd w:val="clear" w:fill="E7E6E6" w:themeFill="background2"/>
        <w:ind w:left="0" w:leftChars="0" w:firstLine="420" w:firstLineChars="0"/>
        <w:outlineLvl w:val="9"/>
        <w:rPr>
          <w:rFonts w:hint="eastAsia" w:ascii="Times New Roman" w:hAnsi="Times New Roman" w:eastAsia="宋体" w:cs="宋体"/>
          <w:b w:val="0"/>
          <w:bCs/>
          <w:color w:val="0000FF"/>
          <w:sz w:val="24"/>
          <w:szCs w:val="24"/>
          <w:lang w:val="en-US" w:eastAsia="zh-CN" w:bidi="en-US"/>
        </w:rPr>
      </w:pPr>
      <w:r>
        <w:rPr>
          <w:rFonts w:hint="eastAsia" w:eastAsia="宋体" w:cs="宋体"/>
          <w:b w:val="0"/>
          <w:bCs/>
          <w:color w:val="0000FF"/>
          <w:sz w:val="24"/>
          <w:szCs w:val="24"/>
          <w:lang w:val="en-US" w:eastAsia="zh-CN" w:bidi="en-US"/>
        </w:rPr>
        <w:t xml:space="preserve">sudo </w:t>
      </w:r>
      <w:r>
        <w:rPr>
          <w:rFonts w:hint="eastAsia" w:ascii="Times New Roman" w:hAnsi="Times New Roman" w:eastAsia="宋体" w:cs="宋体"/>
          <w:b w:val="0"/>
          <w:bCs/>
          <w:color w:val="0000FF"/>
          <w:sz w:val="24"/>
          <w:szCs w:val="24"/>
          <w:lang w:val="en-US" w:eastAsia="zh-CN" w:bidi="en-US"/>
        </w:rPr>
        <w:t xml:space="preserve">nmcli dev wifi connect &lt;SSID&gt; password &lt;password&gt;           </w:t>
      </w:r>
    </w:p>
    <w:p w14:paraId="18B71E85">
      <w:pPr>
        <w:pStyle w:val="12"/>
        <w:shd w:val="clear" w:fill="E7E6E6" w:themeFill="background2"/>
        <w:ind w:left="0" w:leftChars="0" w:firstLine="420" w:firstLineChars="0"/>
        <w:outlineLvl w:val="9"/>
        <w:rPr>
          <w:rFonts w:hint="eastAsia" w:ascii="宋体" w:hAnsi="宋体" w:eastAsia="宋体" w:cs="宋体"/>
          <w:i w:val="0"/>
          <w:iCs w:val="0"/>
          <w:caps w:val="0"/>
          <w:color w:val="auto"/>
          <w:spacing w:val="0"/>
          <w:sz w:val="24"/>
          <w:szCs w:val="24"/>
          <w:shd w:val="clear" w:fill="FFFFFF"/>
        </w:rPr>
      </w:pPr>
      <w:r>
        <w:rPr>
          <w:rFonts w:hint="eastAsia" w:ascii="Times New Roman" w:hAnsi="Times New Roman" w:eastAsia="宋体" w:cs="宋体"/>
          <w:b w:val="0"/>
          <w:bCs/>
          <w:color w:val="auto"/>
          <w:sz w:val="24"/>
          <w:szCs w:val="24"/>
          <w:lang w:val="en-US" w:eastAsia="zh-CN" w:bidi="en-US"/>
        </w:rPr>
        <w:t>//</w:t>
      </w:r>
      <w:r>
        <w:rPr>
          <w:rFonts w:hint="eastAsia" w:ascii="宋体" w:hAnsi="宋体" w:eastAsia="宋体" w:cs="宋体"/>
          <w:i w:val="0"/>
          <w:iCs w:val="0"/>
          <w:caps w:val="0"/>
          <w:color w:val="auto"/>
          <w:spacing w:val="0"/>
          <w:sz w:val="24"/>
          <w:szCs w:val="24"/>
          <w:shd w:val="clear" w:fill="FFFFFF"/>
        </w:rPr>
        <w:t>将</w:t>
      </w:r>
      <w:r>
        <w:rPr>
          <w:rFonts w:hint="eastAsia" w:ascii="Times New Roman" w:hAnsi="Times New Roman" w:eastAsia="宋体" w:cs="宋体"/>
          <w:b w:val="0"/>
          <w:bCs/>
          <w:color w:val="auto"/>
          <w:sz w:val="24"/>
          <w:szCs w:val="24"/>
          <w:lang w:val="en-US" w:eastAsia="zh-CN" w:bidi="en-US"/>
        </w:rPr>
        <w:t>&lt;SSID&gt;</w:t>
      </w:r>
      <w:r>
        <w:rPr>
          <w:rFonts w:hint="eastAsia" w:ascii="宋体" w:hAnsi="宋体" w:eastAsia="宋体" w:cs="宋体"/>
          <w:i w:val="0"/>
          <w:iCs w:val="0"/>
          <w:caps w:val="0"/>
          <w:color w:val="auto"/>
          <w:spacing w:val="0"/>
          <w:sz w:val="24"/>
          <w:szCs w:val="24"/>
          <w:shd w:val="clear" w:fill="FFFFFF"/>
        </w:rPr>
        <w:t>替换为你的</w:t>
      </w:r>
      <w:r>
        <w:rPr>
          <w:rFonts w:hint="eastAsia" w:ascii="Times New Roman" w:hAnsi="Times New Roman" w:eastAsia="宋体" w:cs="Times New Roman"/>
          <w:i w:val="0"/>
          <w:iCs w:val="0"/>
          <w:caps w:val="0"/>
          <w:color w:val="auto"/>
          <w:spacing w:val="0"/>
          <w:sz w:val="24"/>
          <w:szCs w:val="24"/>
          <w:shd w:val="clear" w:fill="FFFFFF"/>
          <w:lang w:eastAsia="zh-CN"/>
        </w:rPr>
        <w:t>Wi-Fi</w:t>
      </w:r>
      <w:r>
        <w:rPr>
          <w:rFonts w:hint="eastAsia" w:ascii="宋体" w:hAnsi="宋体" w:eastAsia="宋体" w:cs="宋体"/>
          <w:i w:val="0"/>
          <w:iCs w:val="0"/>
          <w:caps w:val="0"/>
          <w:color w:val="auto"/>
          <w:spacing w:val="0"/>
          <w:sz w:val="24"/>
          <w:szCs w:val="24"/>
          <w:shd w:val="clear" w:fill="FFFFFF"/>
        </w:rPr>
        <w:t>名称，</w:t>
      </w:r>
      <w:r>
        <w:rPr>
          <w:rFonts w:hint="eastAsia" w:ascii="Times New Roman" w:hAnsi="Times New Roman" w:eastAsia="宋体" w:cs="宋体"/>
          <w:b w:val="0"/>
          <w:bCs/>
          <w:color w:val="auto"/>
          <w:sz w:val="24"/>
          <w:szCs w:val="24"/>
          <w:lang w:val="en-US" w:eastAsia="zh-CN" w:bidi="en-US"/>
        </w:rPr>
        <w:t>&lt;password&gt;</w:t>
      </w:r>
      <w:r>
        <w:rPr>
          <w:rFonts w:hint="eastAsia" w:ascii="宋体" w:hAnsi="宋体" w:eastAsia="宋体" w:cs="宋体"/>
          <w:i w:val="0"/>
          <w:iCs w:val="0"/>
          <w:caps w:val="0"/>
          <w:color w:val="auto"/>
          <w:spacing w:val="0"/>
          <w:sz w:val="24"/>
          <w:szCs w:val="24"/>
          <w:shd w:val="clear" w:fill="FFFFFF"/>
        </w:rPr>
        <w:t>替换为你的</w:t>
      </w:r>
      <w:r>
        <w:rPr>
          <w:rFonts w:hint="eastAsia" w:ascii="Times New Roman" w:hAnsi="Times New Roman" w:eastAsia="宋体" w:cs="Times New Roman"/>
          <w:i w:val="0"/>
          <w:iCs w:val="0"/>
          <w:caps w:val="0"/>
          <w:color w:val="auto"/>
          <w:spacing w:val="0"/>
          <w:sz w:val="24"/>
          <w:szCs w:val="24"/>
          <w:shd w:val="clear" w:fill="FFFFFF"/>
          <w:lang w:eastAsia="zh-CN"/>
        </w:rPr>
        <w:t>Wi-Fi</w:t>
      </w:r>
      <w:r>
        <w:rPr>
          <w:rFonts w:hint="eastAsia" w:ascii="宋体" w:hAnsi="宋体" w:eastAsia="宋体" w:cs="宋体"/>
          <w:i w:val="0"/>
          <w:iCs w:val="0"/>
          <w:caps w:val="0"/>
          <w:color w:val="auto"/>
          <w:spacing w:val="0"/>
          <w:sz w:val="24"/>
          <w:szCs w:val="24"/>
          <w:shd w:val="clear" w:fill="FFFFFF"/>
        </w:rPr>
        <w:t>密码</w:t>
      </w:r>
    </w:p>
    <w:p w14:paraId="7F3493E2">
      <w:pPr>
        <w:rPr>
          <w:rFonts w:hint="eastAsia"/>
        </w:rPr>
      </w:pPr>
      <w:r>
        <w:drawing>
          <wp:inline distT="0" distB="0" distL="114300" distR="114300">
            <wp:extent cx="5272405" cy="396875"/>
            <wp:effectExtent l="0" t="0" r="4445" b="3175"/>
            <wp:docPr id="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5"/>
                    <pic:cNvPicPr>
                      <a:picLocks noChangeAspect="1"/>
                    </pic:cNvPicPr>
                  </pic:nvPicPr>
                  <pic:blipFill>
                    <a:blip r:embed="rId68"/>
                    <a:stretch>
                      <a:fillRect/>
                    </a:stretch>
                  </pic:blipFill>
                  <pic:spPr>
                    <a:xfrm>
                      <a:off x="0" y="0"/>
                      <a:ext cx="5272405" cy="396875"/>
                    </a:xfrm>
                    <a:prstGeom prst="rect">
                      <a:avLst/>
                    </a:prstGeom>
                    <a:noFill/>
                    <a:ln>
                      <a:noFill/>
                    </a:ln>
                  </pic:spPr>
                </pic:pic>
              </a:graphicData>
            </a:graphic>
          </wp:inline>
        </w:drawing>
      </w:r>
    </w:p>
    <w:p w14:paraId="3F1D8770">
      <w:pPr>
        <w:pStyle w:val="12"/>
        <w:shd w:val="clear" w:fill="E7E6E6" w:themeFill="background2"/>
        <w:ind w:left="0" w:leftChars="0" w:firstLine="420" w:firstLineChars="0"/>
        <w:outlineLvl w:val="9"/>
        <w:rPr>
          <w:rFonts w:hint="default" w:ascii="Times New Roman" w:hAnsi="Times New Roman" w:eastAsia="宋体" w:cs="Times New Roman"/>
          <w:i w:val="0"/>
          <w:iCs w:val="0"/>
          <w:caps w:val="0"/>
          <w:color w:val="0000FF"/>
          <w:spacing w:val="0"/>
          <w:sz w:val="24"/>
          <w:szCs w:val="24"/>
          <w:shd w:val="clear" w:fill="FFFFFF"/>
        </w:rPr>
      </w:pPr>
      <w:r>
        <w:rPr>
          <w:rFonts w:hint="default" w:ascii="Times New Roman" w:hAnsi="Times New Roman" w:eastAsia="宋体" w:cs="Times New Roman"/>
          <w:i w:val="0"/>
          <w:iCs w:val="0"/>
          <w:caps w:val="0"/>
          <w:color w:val="0000FF"/>
          <w:spacing w:val="0"/>
          <w:sz w:val="24"/>
          <w:szCs w:val="24"/>
          <w:shd w:val="clear" w:fill="FFFFFF"/>
        </w:rPr>
        <w:t>sudo nmcli dev wifi connect &lt;</w:t>
      </w:r>
      <w:r>
        <w:rPr>
          <w:rFonts w:hint="eastAsia" w:ascii="Times New Roman" w:hAnsi="Times New Roman" w:eastAsia="宋体" w:cs="Times New Roman"/>
          <w:i w:val="0"/>
          <w:iCs w:val="0"/>
          <w:caps w:val="0"/>
          <w:color w:val="0000FF"/>
          <w:spacing w:val="0"/>
          <w:sz w:val="24"/>
          <w:szCs w:val="24"/>
          <w:shd w:val="clear" w:fill="FFFFFF"/>
          <w:lang w:val="en-US" w:eastAsia="zh-CN"/>
        </w:rPr>
        <w:t>SSID</w:t>
      </w:r>
      <w:r>
        <w:rPr>
          <w:rFonts w:hint="default" w:ascii="Times New Roman" w:hAnsi="Times New Roman" w:eastAsia="宋体" w:cs="Times New Roman"/>
          <w:i w:val="0"/>
          <w:iCs w:val="0"/>
          <w:caps w:val="0"/>
          <w:color w:val="0000FF"/>
          <w:spacing w:val="0"/>
          <w:sz w:val="24"/>
          <w:szCs w:val="24"/>
          <w:shd w:val="clear" w:fill="FFFFFF"/>
        </w:rPr>
        <w:t>&gt; hidden yes</w:t>
      </w:r>
    </w:p>
    <w:p w14:paraId="2F8BCDE0">
      <w:pPr>
        <w:pStyle w:val="12"/>
        <w:shd w:val="clear" w:fill="E7E6E6" w:themeFill="background2"/>
        <w:ind w:left="0" w:leftChars="0" w:firstLine="420" w:firstLineChars="0"/>
        <w:outlineLvl w:val="9"/>
        <w:rPr>
          <w:rFonts w:hint="default" w:ascii="Times New Roman" w:hAnsi="Times New Roman" w:eastAsia="宋体" w:cs="Times New Roman"/>
          <w:i w:val="0"/>
          <w:iCs w:val="0"/>
          <w:caps w:val="0"/>
          <w:color w:val="auto"/>
          <w:spacing w:val="0"/>
          <w:sz w:val="24"/>
          <w:szCs w:val="24"/>
          <w:shd w:val="clear" w:fill="FFFFFF"/>
        </w:rPr>
      </w:pPr>
      <w:r>
        <w:rPr>
          <w:rFonts w:hint="eastAsia" w:ascii="Times New Roman" w:hAnsi="Times New Roman" w:eastAsia="宋体" w:cs="Times New Roman"/>
          <w:i w:val="0"/>
          <w:iCs w:val="0"/>
          <w:caps w:val="0"/>
          <w:color w:val="auto"/>
          <w:spacing w:val="0"/>
          <w:sz w:val="24"/>
          <w:szCs w:val="24"/>
          <w:shd w:val="clear" w:fill="FFFFFF"/>
          <w:lang w:val="en-US" w:eastAsia="zh-CN"/>
        </w:rPr>
        <w:t>//连接到隐藏的网络</w:t>
      </w:r>
    </w:p>
    <w:p w14:paraId="729AF7A9">
      <w:pPr>
        <w:pStyle w:val="12"/>
        <w:shd w:val="clear" w:fill="E7E6E6" w:themeFill="background2"/>
        <w:ind w:left="0" w:leftChars="0" w:firstLine="420" w:firstLineChars="0"/>
        <w:outlineLvl w:val="9"/>
        <w:rPr>
          <w:rFonts w:hint="eastAsia" w:ascii="Times New Roman" w:hAnsi="Times New Roman" w:eastAsia="宋体" w:cs="Times New Roman"/>
          <w:i w:val="0"/>
          <w:iCs w:val="0"/>
          <w:caps w:val="0"/>
          <w:color w:val="0000FF"/>
          <w:spacing w:val="0"/>
          <w:sz w:val="24"/>
          <w:szCs w:val="24"/>
          <w:shd w:val="clear" w:fill="FFFFFF"/>
          <w:lang w:val="en-US" w:eastAsia="zh-CN"/>
        </w:rPr>
      </w:pPr>
      <w:r>
        <w:rPr>
          <w:rFonts w:hint="eastAsia" w:ascii="Times New Roman" w:hAnsi="Times New Roman" w:eastAsia="宋体" w:cs="Times New Roman"/>
          <w:i w:val="0"/>
          <w:iCs w:val="0"/>
          <w:caps w:val="0"/>
          <w:color w:val="0000FF"/>
          <w:spacing w:val="0"/>
          <w:sz w:val="24"/>
          <w:szCs w:val="24"/>
          <w:shd w:val="clear" w:fill="FFFFFF"/>
          <w:lang w:val="en-US" w:eastAsia="zh-CN"/>
        </w:rPr>
        <w:t>sudo nmcli connection modify &lt;SSID&gt; connection.autoconnect yes</w:t>
      </w:r>
    </w:p>
    <w:p w14:paraId="3C9E69F6">
      <w:pPr>
        <w:pStyle w:val="12"/>
        <w:shd w:val="clear" w:fill="E7E6E6" w:themeFill="background2"/>
        <w:ind w:left="0" w:leftChars="0" w:firstLine="420" w:firstLineChars="0"/>
        <w:outlineLvl w:val="9"/>
        <w:rPr>
          <w:rFonts w:hint="eastAsia"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//设置自动连接</w:t>
      </w:r>
    </w:p>
    <w:p w14:paraId="67698D59">
      <w:pPr>
        <w:pStyle w:val="12"/>
        <w:shd w:val="clear" w:fill="E7E6E6" w:themeFill="background2"/>
        <w:ind w:left="0" w:leftChars="0" w:firstLine="420" w:firstLineChars="0"/>
        <w:outlineLvl w:val="9"/>
        <w:rPr>
          <w:rFonts w:hint="eastAsia" w:ascii="Times New Roman" w:hAnsi="Times New Roman" w:eastAsia="宋体" w:cs="Times New Roman"/>
          <w:i w:val="0"/>
          <w:iCs w:val="0"/>
          <w:caps w:val="0"/>
          <w:color w:val="0000FF"/>
          <w:spacing w:val="0"/>
          <w:sz w:val="24"/>
          <w:szCs w:val="24"/>
          <w:shd w:val="clear" w:fill="FFFFFF"/>
        </w:rPr>
      </w:pPr>
      <w:r>
        <w:rPr>
          <w:rFonts w:hint="eastAsia" w:ascii="Times New Roman" w:hAnsi="Times New Roman" w:eastAsia="宋体" w:cs="Times New Roman"/>
          <w:i w:val="0"/>
          <w:iCs w:val="0"/>
          <w:caps w:val="0"/>
          <w:color w:val="0000FF"/>
          <w:spacing w:val="0"/>
          <w:sz w:val="24"/>
          <w:szCs w:val="24"/>
          <w:shd w:val="clear" w:fill="FFFFFF"/>
        </w:rPr>
        <w:t>sudo systemctl restart NetworkManager</w:t>
      </w:r>
      <w:r>
        <w:rPr>
          <w:rFonts w:hint="eastAsia" w:ascii="Times New Roman" w:hAnsi="Times New Roman" w:eastAsia="宋体" w:cs="Times New Roman"/>
          <w:i w:val="0"/>
          <w:iCs w:val="0"/>
          <w:caps w:val="0"/>
          <w:color w:val="0000FF"/>
          <w:spacing w:val="0"/>
          <w:sz w:val="24"/>
          <w:szCs w:val="24"/>
          <w:shd w:val="clear" w:fill="FFFFFF"/>
          <w:lang w:val="en-US" w:eastAsia="zh-CN"/>
        </w:rPr>
        <w:t xml:space="preserve">  </w:t>
      </w:r>
      <w:r>
        <w:rPr>
          <w:rFonts w:hint="eastAsia" w:ascii="Times New Roman" w:hAnsi="Times New Roman" w:eastAsia="宋体" w:cs="Times New Roman"/>
          <w:i w:val="0"/>
          <w:iCs w:val="0"/>
          <w:caps w:val="0"/>
          <w:color w:val="auto"/>
          <w:spacing w:val="0"/>
          <w:sz w:val="24"/>
          <w:szCs w:val="24"/>
          <w:shd w:val="clear" w:fill="FFFFFF"/>
          <w:lang w:val="en-US" w:eastAsia="zh-CN"/>
        </w:rPr>
        <w:t>//</w:t>
      </w:r>
      <w:r>
        <w:rPr>
          <w:rFonts w:hint="eastAsia" w:ascii="Times New Roman" w:hAnsi="Times New Roman" w:eastAsia="宋体" w:cs="Times New Roman"/>
          <w:i w:val="0"/>
          <w:iCs w:val="0"/>
          <w:caps w:val="0"/>
          <w:color w:val="auto"/>
          <w:spacing w:val="0"/>
          <w:sz w:val="24"/>
          <w:szCs w:val="24"/>
          <w:shd w:val="clear" w:fill="FFFFFF"/>
        </w:rPr>
        <w:t>重启 NetworkManager 服务</w:t>
      </w:r>
    </w:p>
    <w:p w14:paraId="76EB0508">
      <w:pPr>
        <w:pStyle w:val="12"/>
        <w:shd w:val="clear" w:fill="E7E6E6" w:themeFill="background2"/>
        <w:ind w:left="0" w:leftChars="0" w:firstLine="420" w:firstLineChars="0"/>
        <w:outlineLvl w:val="9"/>
        <w:rPr>
          <w:rFonts w:hint="eastAsia" w:ascii="Times New Roman" w:hAnsi="Times New Roman" w:eastAsia="宋体" w:cs="Times New Roman"/>
          <w:i w:val="0"/>
          <w:iCs w:val="0"/>
          <w:caps w:val="0"/>
          <w:color w:val="0000FF"/>
          <w:spacing w:val="0"/>
          <w:sz w:val="24"/>
          <w:szCs w:val="24"/>
          <w:shd w:val="clear" w:fill="FFFFFF"/>
        </w:rPr>
      </w:pPr>
      <w:r>
        <w:rPr>
          <w:rFonts w:hint="eastAsia" w:ascii="Times New Roman" w:hAnsi="Times New Roman" w:eastAsia="宋体" w:cs="Times New Roman"/>
          <w:i w:val="0"/>
          <w:iCs w:val="0"/>
          <w:caps w:val="0"/>
          <w:color w:val="0000FF"/>
          <w:spacing w:val="0"/>
          <w:sz w:val="24"/>
          <w:szCs w:val="24"/>
          <w:shd w:val="clear" w:fill="FFFFFF"/>
        </w:rPr>
        <w:t>nmcli device status</w:t>
      </w:r>
      <w:r>
        <w:rPr>
          <w:rFonts w:hint="eastAsia" w:ascii="Times New Roman" w:hAnsi="Times New Roman" w:eastAsia="宋体" w:cs="Times New Roman"/>
          <w:i w:val="0"/>
          <w:iCs w:val="0"/>
          <w:caps w:val="0"/>
          <w:color w:val="0000FF"/>
          <w:spacing w:val="0"/>
          <w:sz w:val="24"/>
          <w:szCs w:val="24"/>
          <w:shd w:val="clear" w:fill="FFFFFF"/>
          <w:lang w:val="en-US" w:eastAsia="zh-CN"/>
        </w:rPr>
        <w:t xml:space="preserve">                </w:t>
      </w:r>
      <w:r>
        <w:rPr>
          <w:rFonts w:hint="eastAsia" w:ascii="Times New Roman" w:hAnsi="Times New Roman" w:eastAsia="宋体" w:cs="Times New Roman"/>
          <w:i w:val="0"/>
          <w:iCs w:val="0"/>
          <w:caps w:val="0"/>
          <w:color w:val="auto"/>
          <w:spacing w:val="0"/>
          <w:sz w:val="24"/>
          <w:szCs w:val="24"/>
          <w:shd w:val="clear" w:fill="FFFFFF"/>
          <w:lang w:val="en-US" w:eastAsia="zh-CN"/>
        </w:rPr>
        <w:t xml:space="preserve">  //</w:t>
      </w:r>
      <w:r>
        <w:rPr>
          <w:rFonts w:hint="eastAsia" w:ascii="Times New Roman" w:hAnsi="Times New Roman" w:eastAsia="宋体" w:cs="Times New Roman"/>
          <w:i w:val="0"/>
          <w:iCs w:val="0"/>
          <w:caps w:val="0"/>
          <w:color w:val="auto"/>
          <w:spacing w:val="0"/>
          <w:sz w:val="24"/>
          <w:szCs w:val="24"/>
          <w:shd w:val="clear" w:fill="FFFFFF"/>
        </w:rPr>
        <w:t>等待几秒钟，然后查看状态</w:t>
      </w:r>
    </w:p>
    <w:p w14:paraId="1878A9E8">
      <w:pPr>
        <w:rPr>
          <w:rFonts w:hint="default"/>
          <w:lang w:val="en-US" w:eastAsia="zh-CN"/>
        </w:rPr>
      </w:pPr>
      <w:r>
        <w:drawing>
          <wp:inline distT="0" distB="0" distL="114300" distR="114300">
            <wp:extent cx="5272405" cy="504190"/>
            <wp:effectExtent l="0" t="0" r="4445" b="10160"/>
            <wp:docPr id="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6"/>
                    <pic:cNvPicPr>
                      <a:picLocks noChangeAspect="1"/>
                    </pic:cNvPicPr>
                  </pic:nvPicPr>
                  <pic:blipFill>
                    <a:blip r:embed="rId69"/>
                    <a:stretch>
                      <a:fillRect/>
                    </a:stretch>
                  </pic:blipFill>
                  <pic:spPr>
                    <a:xfrm>
                      <a:off x="0" y="0"/>
                      <a:ext cx="5272405" cy="504190"/>
                    </a:xfrm>
                    <a:prstGeom prst="rect">
                      <a:avLst/>
                    </a:prstGeom>
                    <a:noFill/>
                    <a:ln>
                      <a:noFill/>
                    </a:ln>
                  </pic:spPr>
                </pic:pic>
              </a:graphicData>
            </a:graphic>
          </wp:inline>
        </w:drawing>
      </w:r>
    </w:p>
    <w:p w14:paraId="126399F5">
      <w:pPr>
        <w:pStyle w:val="12"/>
        <w:ind w:left="0" w:leftChars="0" w:firstLine="420" w:firstLineChars="0"/>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可通过</w:t>
      </w:r>
      <w:r>
        <w:rPr>
          <w:rFonts w:hint="eastAsia" w:ascii="Times New Roman" w:hAnsi="Times New Roman" w:eastAsia="宋体" w:cs="宋体"/>
          <w:b w:val="0"/>
          <w:bCs/>
          <w:color w:val="0000FF"/>
          <w:sz w:val="24"/>
          <w:szCs w:val="24"/>
          <w:lang w:val="en-US" w:eastAsia="zh-CN" w:bidi="en-US"/>
        </w:rPr>
        <w:t>ifconfig</w:t>
      </w:r>
      <w:r>
        <w:rPr>
          <w:rFonts w:hint="eastAsia" w:ascii="Times New Roman" w:hAnsi="Times New Roman" w:eastAsia="宋体" w:cs="宋体"/>
          <w:b w:val="0"/>
          <w:bCs/>
          <w:color w:val="000000"/>
          <w:sz w:val="24"/>
          <w:szCs w:val="24"/>
          <w:lang w:val="en-US" w:eastAsia="zh-CN" w:bidi="en-US"/>
        </w:rPr>
        <w:t>查看获取到的IP地址，执行如下命令测试网络功能是否正常。</w:t>
      </w:r>
    </w:p>
    <w:p w14:paraId="3F799473">
      <w:pPr>
        <w:pStyle w:val="12"/>
        <w:shd w:val="clear" w:fill="E7E6E6" w:themeFill="background2"/>
        <w:ind w:left="0" w:leftChars="0" w:firstLine="420" w:firstLineChars="0"/>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 xml:space="preserve">ping </w:t>
      </w:r>
      <w:r>
        <w:rPr>
          <w:rFonts w:hint="default" w:ascii="Times New Roman" w:hAnsi="Times New Roman" w:eastAsia="宋体" w:cs="Times New Roman"/>
          <w:b w:val="0"/>
          <w:bCs/>
          <w:color w:val="0000FF"/>
          <w:sz w:val="24"/>
          <w:szCs w:val="24"/>
          <w:lang w:val="en-US" w:eastAsia="zh-CN" w:bidi="en-US"/>
        </w:rPr>
        <w:fldChar w:fldCharType="begin"/>
      </w:r>
      <w:r>
        <w:rPr>
          <w:rFonts w:hint="default" w:ascii="Times New Roman" w:hAnsi="Times New Roman" w:eastAsia="宋体" w:cs="Times New Roman"/>
          <w:b w:val="0"/>
          <w:bCs/>
          <w:color w:val="0000FF"/>
          <w:sz w:val="24"/>
          <w:szCs w:val="24"/>
          <w:lang w:val="en-US" w:eastAsia="zh-CN" w:bidi="en-US"/>
        </w:rPr>
        <w:instrText xml:space="preserve"> HYPERLINK "http://www.baidu.com" </w:instrText>
      </w:r>
      <w:r>
        <w:rPr>
          <w:rFonts w:hint="default" w:ascii="Times New Roman" w:hAnsi="Times New Roman" w:eastAsia="宋体" w:cs="Times New Roman"/>
          <w:b w:val="0"/>
          <w:bCs/>
          <w:color w:val="0000FF"/>
          <w:sz w:val="24"/>
          <w:szCs w:val="24"/>
          <w:lang w:val="en-US" w:eastAsia="zh-CN" w:bidi="en-US"/>
        </w:rPr>
        <w:fldChar w:fldCharType="separate"/>
      </w:r>
      <w:r>
        <w:rPr>
          <w:rStyle w:val="18"/>
          <w:rFonts w:hint="default" w:ascii="Times New Roman" w:hAnsi="Times New Roman" w:eastAsia="宋体" w:cs="Times New Roman"/>
          <w:b w:val="0"/>
          <w:bCs/>
          <w:color w:val="0000FF"/>
          <w:sz w:val="24"/>
          <w:szCs w:val="24"/>
          <w:lang w:val="en-US" w:eastAsia="zh-CN" w:bidi="en-US"/>
        </w:rPr>
        <w:t>www.baidu.com</w:t>
      </w:r>
      <w:r>
        <w:rPr>
          <w:rFonts w:hint="default" w:ascii="Times New Roman" w:hAnsi="Times New Roman" w:eastAsia="宋体" w:cs="Times New Roman"/>
          <w:b w:val="0"/>
          <w:bCs/>
          <w:color w:val="0000FF"/>
          <w:sz w:val="24"/>
          <w:szCs w:val="24"/>
          <w:lang w:val="en-US" w:eastAsia="zh-CN" w:bidi="en-US"/>
        </w:rPr>
        <w:fldChar w:fldCharType="end"/>
      </w:r>
      <w:r>
        <w:rPr>
          <w:rFonts w:hint="default" w:ascii="Times New Roman" w:hAnsi="Times New Roman" w:eastAsia="宋体" w:cs="Times New Roman"/>
          <w:b w:val="0"/>
          <w:bCs/>
          <w:color w:val="0000FF"/>
          <w:sz w:val="24"/>
          <w:szCs w:val="24"/>
          <w:lang w:val="en-US" w:eastAsia="zh-CN" w:bidi="en-US"/>
        </w:rPr>
        <w:t xml:space="preserve"> -I wlan0</w:t>
      </w:r>
    </w:p>
    <w:p w14:paraId="7436D870">
      <w:pPr>
        <w:pStyle w:val="12"/>
        <w:numPr>
          <w:ilvl w:val="0"/>
          <w:numId w:val="0"/>
        </w:numPr>
        <w:ind w:leftChars="0" w:firstLine="480" w:firstLineChars="200"/>
        <w:outlineLvl w:val="9"/>
        <w:rPr>
          <w:rFonts w:hint="eastAsia" w:eastAsia="宋体" w:cs="宋体"/>
          <w:b w:val="0"/>
          <w:bCs/>
          <w:color w:val="auto"/>
          <w:sz w:val="24"/>
          <w:szCs w:val="24"/>
          <w:lang w:val="en-US" w:eastAsia="zh-CN" w:bidi="en-US"/>
        </w:rPr>
      </w:pPr>
    </w:p>
    <w:p w14:paraId="62F6FFD0">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Times New Roman" w:hAnsi="Times New Roman"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或者用图形界面连接，输入</w:t>
      </w:r>
      <w:r>
        <w:rPr>
          <w:rFonts w:hint="default" w:ascii="Times New Roman" w:hAnsi="Times New Roman" w:eastAsia="宋体" w:cs="Times New Roman"/>
          <w:b w:val="0"/>
          <w:bCs/>
          <w:color w:val="0000FF"/>
          <w:sz w:val="24"/>
          <w:szCs w:val="24"/>
          <w:lang w:val="en-US" w:eastAsia="zh-CN" w:bidi="en-US"/>
        </w:rPr>
        <w:t>sudo nmtui</w:t>
      </w:r>
      <w:r>
        <w:rPr>
          <w:rFonts w:hint="eastAsia" w:eastAsia="宋体" w:cs="宋体"/>
          <w:b w:val="0"/>
          <w:bCs/>
          <w:color w:val="auto"/>
          <w:sz w:val="24"/>
          <w:szCs w:val="24"/>
          <w:lang w:val="en-US" w:eastAsia="zh-CN" w:bidi="en-US"/>
        </w:rPr>
        <w:t>指令进入界面，选择</w:t>
      </w:r>
      <w:r>
        <w:rPr>
          <w:rFonts w:hint="default" w:ascii="Times New Roman" w:hAnsi="Times New Roman" w:eastAsia="宋体" w:cs="Times New Roman"/>
          <w:b w:val="0"/>
          <w:bCs/>
          <w:color w:val="auto"/>
          <w:sz w:val="24"/>
          <w:szCs w:val="24"/>
          <w:lang w:val="en-US" w:eastAsia="zh-CN" w:bidi="en-US"/>
        </w:rPr>
        <w:t>Activate a connect</w:t>
      </w:r>
      <w:r>
        <w:rPr>
          <w:rFonts w:hint="eastAsia" w:eastAsia="宋体" w:cs="宋体"/>
          <w:b w:val="0"/>
          <w:bCs/>
          <w:color w:val="auto"/>
          <w:sz w:val="24"/>
          <w:szCs w:val="24"/>
          <w:lang w:val="en-US" w:eastAsia="zh-CN" w:bidi="en-US"/>
        </w:rPr>
        <w:t>进入</w:t>
      </w:r>
      <w:r>
        <w:rPr>
          <w:rFonts w:hint="default" w:ascii="Times New Roman" w:hAnsi="Times New Roman" w:eastAsia="宋体" w:cs="Times New Roman"/>
          <w:b w:val="0"/>
          <w:bCs/>
          <w:color w:val="auto"/>
          <w:sz w:val="24"/>
          <w:szCs w:val="24"/>
          <w:lang w:val="en-US" w:eastAsia="zh-CN" w:bidi="en-US"/>
        </w:rPr>
        <w:t>Wi-Fi</w:t>
      </w:r>
      <w:r>
        <w:rPr>
          <w:rFonts w:hint="eastAsia" w:eastAsia="宋体" w:cs="宋体"/>
          <w:b w:val="0"/>
          <w:bCs/>
          <w:color w:val="auto"/>
          <w:sz w:val="24"/>
          <w:szCs w:val="24"/>
          <w:lang w:val="en-US" w:eastAsia="zh-CN" w:bidi="en-US"/>
        </w:rPr>
        <w:t>选择界面，选中</w:t>
      </w:r>
      <w:r>
        <w:rPr>
          <w:rFonts w:hint="default" w:ascii="Times New Roman" w:hAnsi="Times New Roman" w:eastAsia="宋体" w:cs="Times New Roman"/>
          <w:b w:val="0"/>
          <w:bCs/>
          <w:color w:val="auto"/>
          <w:sz w:val="24"/>
          <w:szCs w:val="24"/>
          <w:lang w:val="en-US" w:eastAsia="zh-CN" w:bidi="en-US"/>
        </w:rPr>
        <w:t>Wi-Fi</w:t>
      </w:r>
      <w:r>
        <w:rPr>
          <w:rFonts w:hint="eastAsia" w:eastAsia="宋体" w:cs="宋体"/>
          <w:b w:val="0"/>
          <w:bCs/>
          <w:color w:val="auto"/>
          <w:sz w:val="24"/>
          <w:szCs w:val="24"/>
          <w:lang w:val="en-US" w:eastAsia="zh-CN" w:bidi="en-US"/>
        </w:rPr>
        <w:t>输入密码即可连接。</w:t>
      </w:r>
    </w:p>
    <w:p w14:paraId="5E1A4030">
      <w:pPr>
        <w:pStyle w:val="12"/>
        <w:numPr>
          <w:ilvl w:val="0"/>
          <w:numId w:val="0"/>
        </w:numPr>
        <w:ind w:leftChars="0"/>
        <w:outlineLvl w:val="9"/>
      </w:pPr>
      <w:r>
        <w:drawing>
          <wp:inline distT="0" distB="0" distL="114300" distR="114300">
            <wp:extent cx="5272405" cy="1509395"/>
            <wp:effectExtent l="0" t="0" r="4445" b="14605"/>
            <wp:docPr id="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2"/>
                    <pic:cNvPicPr>
                      <a:picLocks noChangeAspect="1"/>
                    </pic:cNvPicPr>
                  </pic:nvPicPr>
                  <pic:blipFill>
                    <a:blip r:embed="rId70"/>
                    <a:stretch>
                      <a:fillRect/>
                    </a:stretch>
                  </pic:blipFill>
                  <pic:spPr>
                    <a:xfrm>
                      <a:off x="0" y="0"/>
                      <a:ext cx="5272405" cy="1509395"/>
                    </a:xfrm>
                    <a:prstGeom prst="rect">
                      <a:avLst/>
                    </a:prstGeom>
                    <a:noFill/>
                    <a:ln>
                      <a:noFill/>
                    </a:ln>
                  </pic:spPr>
                </pic:pic>
              </a:graphicData>
            </a:graphic>
          </wp:inline>
        </w:drawing>
      </w:r>
    </w:p>
    <w:p w14:paraId="34457461">
      <w:pPr>
        <w:pStyle w:val="12"/>
        <w:numPr>
          <w:ilvl w:val="0"/>
          <w:numId w:val="0"/>
        </w:numPr>
        <w:ind w:leftChars="0"/>
        <w:outlineLvl w:val="9"/>
      </w:pPr>
      <w:r>
        <w:drawing>
          <wp:inline distT="0" distB="0" distL="114300" distR="114300">
            <wp:extent cx="5272405" cy="2220595"/>
            <wp:effectExtent l="0" t="0" r="4445" b="8255"/>
            <wp:docPr id="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3"/>
                    <pic:cNvPicPr>
                      <a:picLocks noChangeAspect="1"/>
                    </pic:cNvPicPr>
                  </pic:nvPicPr>
                  <pic:blipFill>
                    <a:blip r:embed="rId71"/>
                    <a:stretch>
                      <a:fillRect/>
                    </a:stretch>
                  </pic:blipFill>
                  <pic:spPr>
                    <a:xfrm>
                      <a:off x="0" y="0"/>
                      <a:ext cx="5272405" cy="2220595"/>
                    </a:xfrm>
                    <a:prstGeom prst="rect">
                      <a:avLst/>
                    </a:prstGeom>
                    <a:noFill/>
                    <a:ln>
                      <a:noFill/>
                    </a:ln>
                  </pic:spPr>
                </pic:pic>
              </a:graphicData>
            </a:graphic>
          </wp:inline>
        </w:drawing>
      </w:r>
    </w:p>
    <w:p w14:paraId="6BEC5272">
      <w:pPr>
        <w:pStyle w:val="12"/>
        <w:ind w:left="0" w:leftChars="0" w:firstLine="420" w:firstLineChars="0"/>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执行如下命令测试网络功能是否正常。</w:t>
      </w:r>
    </w:p>
    <w:p w14:paraId="20E80580">
      <w:pPr>
        <w:pStyle w:val="12"/>
        <w:shd w:val="clear" w:fill="E7E6E6" w:themeFill="background2"/>
        <w:ind w:left="0" w:leftChars="0" w:firstLine="420" w:firstLineChars="0"/>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 xml:space="preserve">ping </w:t>
      </w:r>
      <w:r>
        <w:rPr>
          <w:rFonts w:hint="default" w:ascii="Times New Roman" w:hAnsi="Times New Roman" w:eastAsia="宋体" w:cs="Times New Roman"/>
          <w:b w:val="0"/>
          <w:bCs/>
          <w:color w:val="0000FF"/>
          <w:sz w:val="24"/>
          <w:szCs w:val="24"/>
          <w:lang w:val="en-US" w:eastAsia="zh-CN" w:bidi="en-US"/>
        </w:rPr>
        <w:fldChar w:fldCharType="begin"/>
      </w:r>
      <w:r>
        <w:rPr>
          <w:rFonts w:hint="default" w:ascii="Times New Roman" w:hAnsi="Times New Roman" w:eastAsia="宋体" w:cs="Times New Roman"/>
          <w:b w:val="0"/>
          <w:bCs/>
          <w:color w:val="0000FF"/>
          <w:sz w:val="24"/>
          <w:szCs w:val="24"/>
          <w:lang w:val="en-US" w:eastAsia="zh-CN" w:bidi="en-US"/>
        </w:rPr>
        <w:instrText xml:space="preserve"> HYPERLINK "http://www.baidu.com" </w:instrText>
      </w:r>
      <w:r>
        <w:rPr>
          <w:rFonts w:hint="default" w:ascii="Times New Roman" w:hAnsi="Times New Roman" w:eastAsia="宋体" w:cs="Times New Roman"/>
          <w:b w:val="0"/>
          <w:bCs/>
          <w:color w:val="0000FF"/>
          <w:sz w:val="24"/>
          <w:szCs w:val="24"/>
          <w:lang w:val="en-US" w:eastAsia="zh-CN" w:bidi="en-US"/>
        </w:rPr>
        <w:fldChar w:fldCharType="separate"/>
      </w:r>
      <w:r>
        <w:rPr>
          <w:rStyle w:val="18"/>
          <w:rFonts w:hint="default" w:ascii="Times New Roman" w:hAnsi="Times New Roman" w:eastAsia="宋体" w:cs="Times New Roman"/>
          <w:b w:val="0"/>
          <w:bCs/>
          <w:color w:val="0000FF"/>
          <w:sz w:val="24"/>
          <w:szCs w:val="24"/>
          <w:lang w:val="en-US" w:eastAsia="zh-CN" w:bidi="en-US"/>
        </w:rPr>
        <w:t>www.baidu.com</w:t>
      </w:r>
      <w:r>
        <w:rPr>
          <w:rFonts w:hint="default" w:ascii="Times New Roman" w:hAnsi="Times New Roman" w:eastAsia="宋体" w:cs="Times New Roman"/>
          <w:b w:val="0"/>
          <w:bCs/>
          <w:color w:val="0000FF"/>
          <w:sz w:val="24"/>
          <w:szCs w:val="24"/>
          <w:lang w:val="en-US" w:eastAsia="zh-CN" w:bidi="en-US"/>
        </w:rPr>
        <w:fldChar w:fldCharType="end"/>
      </w:r>
      <w:r>
        <w:rPr>
          <w:rFonts w:hint="default" w:ascii="Times New Roman" w:hAnsi="Times New Roman" w:eastAsia="宋体" w:cs="Times New Roman"/>
          <w:b w:val="0"/>
          <w:bCs/>
          <w:color w:val="0000FF"/>
          <w:sz w:val="24"/>
          <w:szCs w:val="24"/>
          <w:lang w:val="en-US" w:eastAsia="zh-CN" w:bidi="en-US"/>
        </w:rPr>
        <w:t xml:space="preserve"> -I wlan0</w:t>
      </w:r>
    </w:p>
    <w:p w14:paraId="40967700">
      <w:pPr>
        <w:pStyle w:val="12"/>
        <w:numPr>
          <w:ilvl w:val="0"/>
          <w:numId w:val="0"/>
        </w:numPr>
        <w:ind w:leftChars="0"/>
        <w:outlineLvl w:val="9"/>
        <w:rPr>
          <w:rFonts w:hint="default"/>
          <w:lang w:val="en-US" w:eastAsia="zh-CN"/>
        </w:rPr>
      </w:pPr>
      <w:r>
        <w:drawing>
          <wp:inline distT="0" distB="0" distL="114300" distR="114300">
            <wp:extent cx="5269865" cy="904240"/>
            <wp:effectExtent l="0" t="0" r="6985" b="10160"/>
            <wp:docPr id="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4"/>
                    <pic:cNvPicPr>
                      <a:picLocks noChangeAspect="1"/>
                    </pic:cNvPicPr>
                  </pic:nvPicPr>
                  <pic:blipFill>
                    <a:blip r:embed="rId72"/>
                    <a:stretch>
                      <a:fillRect/>
                    </a:stretch>
                  </pic:blipFill>
                  <pic:spPr>
                    <a:xfrm>
                      <a:off x="0" y="0"/>
                      <a:ext cx="5269865" cy="904240"/>
                    </a:xfrm>
                    <a:prstGeom prst="rect">
                      <a:avLst/>
                    </a:prstGeom>
                    <a:noFill/>
                    <a:ln>
                      <a:noFill/>
                    </a:ln>
                  </pic:spPr>
                </pic:pic>
              </a:graphicData>
            </a:graphic>
          </wp:inline>
        </w:drawing>
      </w:r>
    </w:p>
    <w:p w14:paraId="709AFF26">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r>
        <w:rPr>
          <w:rFonts w:hint="eastAsia" w:eastAsia="宋体" w:cs="宋体"/>
          <w:b w:val="0"/>
          <w:bCs/>
          <w:color w:val="auto"/>
          <w:sz w:val="24"/>
          <w:szCs w:val="24"/>
          <w:lang w:val="en-US" w:eastAsia="zh-CN" w:bidi="en-US"/>
        </w:rPr>
        <w:t>（暂时只支持核心板自带的</w:t>
      </w:r>
      <w:r>
        <w:rPr>
          <w:rFonts w:hint="default" w:ascii="Times New Roman" w:hAnsi="Times New Roman" w:eastAsia="宋体" w:cs="Times New Roman"/>
          <w:b w:val="0"/>
          <w:bCs/>
          <w:color w:val="auto"/>
          <w:sz w:val="24"/>
          <w:szCs w:val="24"/>
          <w:lang w:val="en-US" w:eastAsia="zh-CN" w:bidi="en-US"/>
        </w:rPr>
        <w:t>WI-FI</w:t>
      </w:r>
      <w:r>
        <w:rPr>
          <w:rFonts w:hint="eastAsia" w:eastAsia="宋体" w:cs="宋体"/>
          <w:b w:val="0"/>
          <w:bCs/>
          <w:color w:val="auto"/>
          <w:sz w:val="24"/>
          <w:szCs w:val="24"/>
          <w:lang w:val="en-US" w:eastAsia="zh-CN" w:bidi="en-US"/>
        </w:rPr>
        <w:t>模块）</w:t>
      </w:r>
    </w:p>
    <w:p w14:paraId="3EF8DE2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480" w:firstLineChars="200"/>
        <w:textAlignment w:val="auto"/>
        <w:outlineLvl w:val="9"/>
        <w:rPr>
          <w:rFonts w:hint="eastAsia"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使用以下指令快速创建热点</w:t>
      </w:r>
    </w:p>
    <w:p w14:paraId="6F3550AF">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sudo nmcli device wifi hotspot ssid hotspot password 88888888</w:t>
      </w:r>
    </w:p>
    <w:p w14:paraId="35CB7E2F">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eastAsia" w:eastAsia="宋体" w:cs="宋体"/>
          <w:b w:val="0"/>
          <w:bCs/>
          <w:color w:val="0000FF"/>
          <w:sz w:val="24"/>
          <w:szCs w:val="24"/>
          <w:lang w:val="en-US" w:eastAsia="zh-CN" w:bidi="en-US"/>
        </w:rPr>
      </w:pPr>
      <w:r>
        <w:rPr>
          <w:rFonts w:hint="eastAsia" w:eastAsia="宋体" w:cs="宋体"/>
          <w:b w:val="0"/>
          <w:bCs/>
          <w:color w:val="auto"/>
          <w:sz w:val="24"/>
          <w:szCs w:val="24"/>
          <w:lang w:val="en-US" w:eastAsia="zh-CN" w:bidi="en-US"/>
        </w:rPr>
        <w:t>//ssid后为热点名称，</w:t>
      </w:r>
      <w:r>
        <w:rPr>
          <w:rFonts w:hint="default" w:ascii="Times New Roman" w:hAnsi="Times New Roman" w:eastAsia="宋体" w:cs="Times New Roman"/>
          <w:b w:val="0"/>
          <w:bCs/>
          <w:color w:val="auto"/>
          <w:sz w:val="24"/>
          <w:szCs w:val="24"/>
          <w:lang w:val="en-US" w:eastAsia="zh-CN" w:bidi="en-US"/>
        </w:rPr>
        <w:t>password</w:t>
      </w:r>
      <w:r>
        <w:rPr>
          <w:rFonts w:hint="eastAsia" w:eastAsia="宋体" w:cs="宋体"/>
          <w:b w:val="0"/>
          <w:bCs/>
          <w:color w:val="auto"/>
          <w:sz w:val="24"/>
          <w:szCs w:val="24"/>
          <w:lang w:val="en-US" w:eastAsia="zh-CN" w:bidi="en-US"/>
        </w:rPr>
        <w:t xml:space="preserve">后为热点密码 </w:t>
      </w:r>
      <w:r>
        <w:rPr>
          <w:rFonts w:hint="eastAsia" w:eastAsia="宋体" w:cs="宋体"/>
          <w:b w:val="0"/>
          <w:bCs/>
          <w:color w:val="0000FF"/>
          <w:sz w:val="24"/>
          <w:szCs w:val="24"/>
          <w:lang w:val="en-US" w:eastAsia="zh-CN" w:bidi="en-US"/>
        </w:rPr>
        <w:t xml:space="preserve">            </w:t>
      </w:r>
    </w:p>
    <w:p w14:paraId="33CAF9A7">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也可以创建独立的热点连接配置。</w:t>
      </w:r>
    </w:p>
    <w:p w14:paraId="1410B3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断开网卡进行重置:</w:t>
      </w:r>
    </w:p>
    <w:p w14:paraId="21ADD64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eastAsia="宋体" w:cs="宋体"/>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sudo nmcli device disconnect wlan0</w:t>
      </w:r>
      <w:r>
        <w:rPr>
          <w:rFonts w:hint="eastAsia" w:eastAsia="宋体" w:cs="宋体"/>
          <w:b w:val="0"/>
          <w:bCs/>
          <w:color w:val="0000FF"/>
          <w:sz w:val="24"/>
          <w:szCs w:val="24"/>
          <w:lang w:val="en-US" w:eastAsia="zh-CN" w:bidi="en-US"/>
        </w:rPr>
        <w:t xml:space="preserve">    </w:t>
      </w:r>
    </w:p>
    <w:p w14:paraId="577CA140">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sudo nmcli connection delete my-hotspot</w:t>
      </w:r>
      <w:r>
        <w:rPr>
          <w:rFonts w:hint="eastAsia" w:ascii="Times New Roman" w:hAnsi="Times New Roman" w:eastAsia="宋体" w:cs="Times New Roman"/>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 xml:space="preserve">//删除旧的错误配置 </w:t>
      </w:r>
      <w:r>
        <w:rPr>
          <w:rFonts w:hint="eastAsia" w:eastAsia="宋体" w:cs="宋体"/>
          <w:b w:val="0"/>
          <w:bCs/>
          <w:color w:val="0000FF"/>
          <w:sz w:val="24"/>
          <w:szCs w:val="24"/>
          <w:lang w:val="en-US" w:eastAsia="zh-CN" w:bidi="en-US"/>
        </w:rPr>
        <w:t xml:space="preserve"> </w:t>
      </w:r>
    </w:p>
    <w:p w14:paraId="5C016E2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sudo nmcli connection add type wifi ifname wlan0 con-name my-hotspot autoconnect yes ssid "Myhotspot" \wifi.mode ap \ipv4.method shared \wifi-sec.key-mgmt wpa-psk \wifi-sec.psk "88888888"</w:t>
      </w:r>
    </w:p>
    <w:p w14:paraId="0CBF99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eastAsia="宋体" w:cs="宋体"/>
          <w:b w:val="0"/>
          <w:bCs/>
          <w:color w:val="0000FF"/>
          <w:sz w:val="24"/>
          <w:szCs w:val="24"/>
          <w:lang w:val="en-US" w:eastAsia="zh-CN" w:bidi="en-US"/>
        </w:rPr>
      </w:pPr>
      <w:r>
        <w:rPr>
          <w:rFonts w:hint="eastAsia" w:eastAsia="宋体" w:cs="宋体"/>
          <w:b w:val="0"/>
          <w:bCs/>
          <w:color w:val="auto"/>
          <w:sz w:val="24"/>
          <w:szCs w:val="24"/>
          <w:lang w:val="en-US" w:eastAsia="zh-CN" w:bidi="en-US"/>
        </w:rPr>
        <w:t>//创建热点连接配置（</w:t>
      </w:r>
      <w:r>
        <w:rPr>
          <w:rFonts w:hint="eastAsia" w:ascii="Times New Roman" w:hAnsi="Times New Roman" w:eastAsia="宋体" w:cs="Times New Roman"/>
          <w:b w:val="0"/>
          <w:bCs/>
          <w:color w:val="auto"/>
          <w:sz w:val="24"/>
          <w:szCs w:val="24"/>
          <w:lang w:val="en-US" w:eastAsia="zh-CN" w:bidi="en-US"/>
        </w:rPr>
        <w:t>con-name</w:t>
      </w:r>
      <w:r>
        <w:rPr>
          <w:rFonts w:hint="eastAsia" w:eastAsia="宋体" w:cs="宋体"/>
          <w:b w:val="0"/>
          <w:bCs/>
          <w:color w:val="auto"/>
          <w:sz w:val="24"/>
          <w:szCs w:val="24"/>
          <w:lang w:val="en-US" w:eastAsia="zh-CN" w:bidi="en-US"/>
        </w:rPr>
        <w:t>后面是配置连接名，</w:t>
      </w:r>
      <w:r>
        <w:rPr>
          <w:rFonts w:hint="eastAsia" w:ascii="Times New Roman" w:hAnsi="Times New Roman" w:eastAsia="宋体" w:cs="Times New Roman"/>
          <w:b w:val="0"/>
          <w:bCs/>
          <w:color w:val="auto"/>
          <w:sz w:val="24"/>
          <w:szCs w:val="24"/>
          <w:lang w:val="en-US" w:eastAsia="zh-CN" w:bidi="en-US"/>
        </w:rPr>
        <w:t>ssid</w:t>
      </w:r>
      <w:r>
        <w:rPr>
          <w:rFonts w:hint="eastAsia" w:eastAsia="宋体" w:cs="宋体"/>
          <w:b w:val="0"/>
          <w:bCs/>
          <w:color w:val="auto"/>
          <w:sz w:val="24"/>
          <w:szCs w:val="24"/>
          <w:lang w:val="en-US" w:eastAsia="zh-CN" w:bidi="en-US"/>
        </w:rPr>
        <w:t>后面是</w:t>
      </w:r>
      <w:r>
        <w:rPr>
          <w:rFonts w:hint="eastAsia" w:ascii="Times New Roman" w:hAnsi="Times New Roman" w:eastAsia="宋体" w:cs="Times New Roman"/>
          <w:b w:val="0"/>
          <w:bCs/>
          <w:color w:val="auto"/>
          <w:sz w:val="24"/>
          <w:szCs w:val="24"/>
          <w:lang w:val="en-US" w:eastAsia="zh-CN" w:bidi="en-US"/>
        </w:rPr>
        <w:t>Wi-Fi</w:t>
      </w:r>
      <w:r>
        <w:rPr>
          <w:rFonts w:hint="eastAsia" w:eastAsia="宋体" w:cs="宋体"/>
          <w:b w:val="0"/>
          <w:bCs/>
          <w:color w:val="auto"/>
          <w:sz w:val="24"/>
          <w:szCs w:val="24"/>
          <w:lang w:val="en-US" w:eastAsia="zh-CN" w:bidi="en-US"/>
        </w:rPr>
        <w:t>名）</w:t>
      </w:r>
      <w:r>
        <w:rPr>
          <w:rFonts w:hint="eastAsia" w:eastAsia="宋体" w:cs="宋体"/>
          <w:b w:val="0"/>
          <w:bCs/>
          <w:color w:val="0000FF"/>
          <w:sz w:val="24"/>
          <w:szCs w:val="24"/>
          <w:lang w:val="en-US" w:eastAsia="zh-CN" w:bidi="en-US"/>
        </w:rPr>
        <w:t xml:space="preserve">            </w:t>
      </w:r>
    </w:p>
    <w:p w14:paraId="725B5F8C">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eastAsia="宋体" w:cs="宋体"/>
          <w:b w:val="0"/>
          <w:bCs/>
          <w:color w:val="0000FF"/>
          <w:sz w:val="24"/>
          <w:szCs w:val="24"/>
          <w:lang w:val="en-US" w:eastAsia="zh-CN" w:bidi="en-US"/>
        </w:rPr>
      </w:pPr>
      <w:r>
        <w:rPr>
          <w:rFonts w:hint="eastAsia" w:eastAsia="宋体" w:cs="宋体"/>
          <w:b w:val="0"/>
          <w:bCs/>
          <w:color w:val="auto"/>
          <w:sz w:val="24"/>
          <w:szCs w:val="24"/>
          <w:lang w:val="en-US" w:eastAsia="zh-CN" w:bidi="en-US"/>
        </w:rPr>
        <w:t>//配置热点安全参数，</w:t>
      </w:r>
      <w:r>
        <w:rPr>
          <w:rFonts w:hint="default" w:ascii="Times New Roman" w:hAnsi="Times New Roman" w:eastAsia="宋体" w:cs="Times New Roman"/>
          <w:b w:val="0"/>
          <w:bCs/>
          <w:color w:val="auto"/>
          <w:sz w:val="24"/>
          <w:szCs w:val="24"/>
          <w:lang w:val="en-US" w:eastAsia="zh-CN" w:bidi="en-US"/>
        </w:rPr>
        <w:t>88888888</w:t>
      </w:r>
      <w:r>
        <w:rPr>
          <w:rFonts w:hint="eastAsia" w:eastAsia="宋体" w:cs="宋体"/>
          <w:b w:val="0"/>
          <w:bCs/>
          <w:color w:val="auto"/>
          <w:sz w:val="24"/>
          <w:szCs w:val="24"/>
          <w:lang w:val="en-US" w:eastAsia="zh-CN" w:bidi="en-US"/>
        </w:rPr>
        <w:t>是</w:t>
      </w:r>
      <w:r>
        <w:rPr>
          <w:rFonts w:hint="default" w:ascii="Times New Roman" w:hAnsi="Times New Roman" w:eastAsia="宋体" w:cs="Times New Roman"/>
          <w:b w:val="0"/>
          <w:bCs/>
          <w:color w:val="auto"/>
          <w:sz w:val="24"/>
          <w:szCs w:val="24"/>
          <w:lang w:val="en-US" w:eastAsia="zh-CN" w:bidi="en-US"/>
        </w:rPr>
        <w:t>Wi-Fi</w:t>
      </w:r>
      <w:r>
        <w:rPr>
          <w:rFonts w:hint="eastAsia" w:eastAsia="宋体" w:cs="宋体"/>
          <w:b w:val="0"/>
          <w:bCs/>
          <w:color w:val="auto"/>
          <w:sz w:val="24"/>
          <w:szCs w:val="24"/>
          <w:lang w:val="en-US" w:eastAsia="zh-CN" w:bidi="en-US"/>
        </w:rPr>
        <w:t>密码</w:t>
      </w:r>
      <w:r>
        <w:rPr>
          <w:rFonts w:hint="eastAsia" w:eastAsia="宋体" w:cs="宋体"/>
          <w:b w:val="0"/>
          <w:bCs/>
          <w:color w:val="0000FF"/>
          <w:sz w:val="24"/>
          <w:szCs w:val="24"/>
          <w:lang w:val="en-US" w:eastAsia="zh-CN" w:bidi="en-US"/>
        </w:rPr>
        <w:t xml:space="preserve">            </w:t>
      </w:r>
    </w:p>
    <w:p w14:paraId="3416DCD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//配置</w:t>
      </w:r>
      <w:r>
        <w:rPr>
          <w:rFonts w:hint="default" w:ascii="Times New Roman" w:hAnsi="Times New Roman" w:eastAsia="宋体" w:cs="Times New Roman"/>
          <w:b w:val="0"/>
          <w:bCs/>
          <w:color w:val="auto"/>
          <w:sz w:val="24"/>
          <w:szCs w:val="24"/>
          <w:lang w:val="en-US" w:eastAsia="zh-CN" w:bidi="en-US"/>
        </w:rPr>
        <w:t>IP</w:t>
      </w:r>
      <w:r>
        <w:rPr>
          <w:rFonts w:hint="eastAsia" w:eastAsia="宋体" w:cs="宋体"/>
          <w:b w:val="0"/>
          <w:bCs/>
          <w:color w:val="auto"/>
          <w:sz w:val="24"/>
          <w:szCs w:val="24"/>
          <w:lang w:val="en-US" w:eastAsia="zh-CN" w:bidi="en-US"/>
        </w:rPr>
        <w:t>和网络共享</w:t>
      </w:r>
    </w:p>
    <w:p w14:paraId="17ADD97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eastAsia="宋体" w:cs="宋体"/>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sudo </w:t>
      </w:r>
      <w:r>
        <w:rPr>
          <w:rFonts w:hint="default" w:ascii="Times New Roman" w:hAnsi="Times New Roman" w:eastAsia="宋体" w:cs="Times New Roman"/>
          <w:b w:val="0"/>
          <w:bCs/>
          <w:color w:val="0000FF"/>
          <w:sz w:val="24"/>
          <w:szCs w:val="24"/>
          <w:lang w:val="en-US" w:eastAsia="zh-CN" w:bidi="en-US"/>
        </w:rPr>
        <w:t>nmcli connection up my-hotspot</w:t>
      </w:r>
      <w:r>
        <w:rPr>
          <w:rFonts w:hint="eastAsia" w:ascii="Times New Roman" w:hAnsi="Times New Roman" w:eastAsia="宋体" w:cs="Times New Roman"/>
          <w:b w:val="0"/>
          <w:bCs/>
          <w:color w:val="0000FF"/>
          <w:sz w:val="24"/>
          <w:szCs w:val="24"/>
          <w:lang w:val="en-US" w:eastAsia="zh-CN" w:bidi="en-US"/>
        </w:rPr>
        <w:t xml:space="preserve">  </w:t>
      </w:r>
      <w:r>
        <w:rPr>
          <w:rFonts w:hint="eastAsia" w:eastAsia="宋体" w:cs="宋体"/>
          <w:b w:val="0"/>
          <w:bCs/>
          <w:color w:val="0000FF"/>
          <w:sz w:val="24"/>
          <w:szCs w:val="24"/>
          <w:lang w:val="en-US" w:eastAsia="zh-CN" w:bidi="en-US"/>
        </w:rPr>
        <w:t xml:space="preserve">           </w:t>
      </w:r>
    </w:p>
    <w:p w14:paraId="71EE9011">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//启动网络</w:t>
      </w:r>
    </w:p>
    <w:p w14:paraId="15B48733">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480" w:firstLineChars="20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用你的电脑或者手机就可以搜索到你的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热点了。</w:t>
      </w:r>
    </w:p>
    <w:p w14:paraId="1AFAAAB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71135" cy="418465"/>
            <wp:effectExtent l="0" t="0" r="5715" b="635"/>
            <wp:docPr id="1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5"/>
                    <pic:cNvPicPr>
                      <a:picLocks noChangeAspect="1"/>
                    </pic:cNvPicPr>
                  </pic:nvPicPr>
                  <pic:blipFill>
                    <a:blip r:embed="rId73"/>
                    <a:stretch>
                      <a:fillRect/>
                    </a:stretch>
                  </pic:blipFill>
                  <pic:spPr>
                    <a:xfrm>
                      <a:off x="0" y="0"/>
                      <a:ext cx="5271135" cy="418465"/>
                    </a:xfrm>
                    <a:prstGeom prst="rect">
                      <a:avLst/>
                    </a:prstGeom>
                    <a:noFill/>
                    <a:ln>
                      <a:noFill/>
                    </a:ln>
                  </pic:spPr>
                </pic:pic>
              </a:graphicData>
            </a:graphic>
          </wp:inline>
        </w:drawing>
      </w:r>
    </w:p>
    <w:p w14:paraId="271A4B43">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480" w:firstLineChars="200"/>
        <w:textAlignment w:val="auto"/>
        <w:outlineLvl w:val="9"/>
        <w:rPr>
          <w:rFonts w:hint="eastAsia"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也可以使用图形用户界面来设置热点配置</w:t>
      </w:r>
    </w:p>
    <w:p w14:paraId="5CDFFED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480" w:firstLineChars="200"/>
        <w:textAlignment w:val="auto"/>
        <w:outlineLvl w:val="9"/>
      </w:pPr>
      <w:r>
        <w:rPr>
          <w:rFonts w:hint="eastAsia" w:eastAsia="宋体" w:cs="宋体"/>
          <w:b w:val="0"/>
          <w:bCs/>
          <w:color w:val="auto"/>
          <w:sz w:val="24"/>
          <w:szCs w:val="24"/>
          <w:lang w:val="en-US" w:eastAsia="zh-CN" w:bidi="en-US"/>
        </w:rPr>
        <w:t>输入</w:t>
      </w:r>
      <w:r>
        <w:rPr>
          <w:rFonts w:hint="default" w:ascii="Times New Roman" w:hAnsi="Times New Roman" w:eastAsia="宋体" w:cs="Times New Roman"/>
          <w:b w:val="0"/>
          <w:bCs/>
          <w:color w:val="0000FF"/>
          <w:sz w:val="24"/>
          <w:szCs w:val="24"/>
          <w:lang w:val="en-US" w:eastAsia="zh-CN" w:bidi="en-US"/>
        </w:rPr>
        <w:t>sudo nmtui</w:t>
      </w:r>
      <w:r>
        <w:rPr>
          <w:rFonts w:hint="eastAsia" w:eastAsia="宋体" w:cs="宋体"/>
          <w:b w:val="0"/>
          <w:bCs/>
          <w:color w:val="auto"/>
          <w:sz w:val="24"/>
          <w:szCs w:val="24"/>
          <w:lang w:val="en-US" w:eastAsia="zh-CN" w:bidi="en-US"/>
        </w:rPr>
        <w:t>指令进入图形界面，选择</w:t>
      </w:r>
      <w:r>
        <w:rPr>
          <w:rFonts w:hint="default" w:ascii="Times New Roman" w:hAnsi="Times New Roman" w:eastAsia="宋体" w:cs="Times New Roman"/>
          <w:b w:val="0"/>
          <w:bCs/>
          <w:color w:val="auto"/>
          <w:sz w:val="24"/>
          <w:szCs w:val="24"/>
          <w:lang w:val="en-US" w:eastAsia="zh-CN" w:bidi="en-US"/>
        </w:rPr>
        <w:t>Edit a connection</w:t>
      </w:r>
      <w:r>
        <w:rPr>
          <w:rFonts w:hint="eastAsia" w:eastAsia="宋体" w:cs="宋体"/>
          <w:b w:val="0"/>
          <w:bCs/>
          <w:color w:val="auto"/>
          <w:sz w:val="24"/>
          <w:szCs w:val="24"/>
          <w:lang w:val="en-US" w:eastAsia="zh-CN" w:bidi="en-US"/>
        </w:rPr>
        <w:t>,再选择</w:t>
      </w:r>
      <w:r>
        <w:rPr>
          <w:rFonts w:hint="default" w:ascii="Times New Roman" w:hAnsi="Times New Roman" w:eastAsia="宋体" w:cs="Times New Roman"/>
          <w:b w:val="0"/>
          <w:bCs/>
          <w:color w:val="auto"/>
          <w:sz w:val="24"/>
          <w:szCs w:val="24"/>
          <w:lang w:val="en-US" w:eastAsia="zh-CN" w:bidi="en-US"/>
        </w:rPr>
        <w:t>Add</w:t>
      </w:r>
      <w:r>
        <w:rPr>
          <w:rFonts w:hint="eastAsia" w:eastAsia="宋体" w:cs="宋体"/>
          <w:b w:val="0"/>
          <w:bCs/>
          <w:color w:val="auto"/>
          <w:sz w:val="24"/>
          <w:szCs w:val="24"/>
          <w:lang w:val="en-US" w:eastAsia="zh-CN" w:bidi="en-US"/>
        </w:rPr>
        <w:t>进入创建网络界面。</w:t>
      </w:r>
    </w:p>
    <w:p w14:paraId="6824930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0" w:firstLineChars="0"/>
        <w:textAlignment w:val="auto"/>
        <w:outlineLvl w:val="9"/>
      </w:pPr>
      <w:r>
        <w:drawing>
          <wp:anchor distT="0" distB="0" distL="114300" distR="114300" simplePos="0" relativeHeight="251666432" behindDoc="0" locked="0" layoutInCell="1" allowOverlap="1">
            <wp:simplePos x="0" y="0"/>
            <wp:positionH relativeFrom="column">
              <wp:posOffset>20320</wp:posOffset>
            </wp:positionH>
            <wp:positionV relativeFrom="paragraph">
              <wp:posOffset>57150</wp:posOffset>
            </wp:positionV>
            <wp:extent cx="2490470" cy="2436495"/>
            <wp:effectExtent l="0" t="0" r="0" b="0"/>
            <wp:wrapTopAndBottom/>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74"/>
                    <a:srcRect l="26921" t="9234" r="28671" b="15797"/>
                    <a:stretch>
                      <a:fillRect/>
                    </a:stretch>
                  </pic:blipFill>
                  <pic:spPr>
                    <a:xfrm>
                      <a:off x="0" y="0"/>
                      <a:ext cx="2490470" cy="243649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2930525</wp:posOffset>
            </wp:positionH>
            <wp:positionV relativeFrom="paragraph">
              <wp:posOffset>43815</wp:posOffset>
            </wp:positionV>
            <wp:extent cx="2366645" cy="2527935"/>
            <wp:effectExtent l="0" t="0" r="0" b="0"/>
            <wp:wrapTopAndBottom/>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pic:cNvPicPr>
                      <a:picLocks noChangeAspect="1"/>
                    </pic:cNvPicPr>
                  </pic:nvPicPr>
                  <pic:blipFill>
                    <a:blip r:embed="rId75"/>
                    <a:srcRect r="8292"/>
                    <a:stretch>
                      <a:fillRect/>
                    </a:stretch>
                  </pic:blipFill>
                  <pic:spPr>
                    <a:xfrm>
                      <a:off x="0" y="0"/>
                      <a:ext cx="2366645" cy="2527935"/>
                    </a:xfrm>
                    <a:prstGeom prst="rect">
                      <a:avLst/>
                    </a:prstGeom>
                    <a:noFill/>
                    <a:ln>
                      <a:noFill/>
                    </a:ln>
                  </pic:spPr>
                </pic:pic>
              </a:graphicData>
            </a:graphic>
          </wp:anchor>
        </w:drawing>
      </w:r>
    </w:p>
    <w:p w14:paraId="6DA3BDA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480" w:firstLineChars="200"/>
        <w:textAlignment w:val="auto"/>
        <w:outlineLvl w:val="9"/>
        <w:rPr>
          <w:rFonts w:hint="eastAsia"/>
          <w:lang w:val="en-US" w:eastAsia="zh-CN"/>
        </w:rPr>
      </w:pPr>
      <w:r>
        <w:rPr>
          <w:rFonts w:hint="eastAsia" w:ascii="宋体" w:hAnsi="宋体" w:eastAsia="宋体" w:cs="宋体"/>
          <w:sz w:val="24"/>
          <w:szCs w:val="24"/>
          <w:lang w:val="en-US" w:eastAsia="zh-CN"/>
        </w:rPr>
        <w:t>选择</w:t>
      </w:r>
      <w:r>
        <w:rPr>
          <w:rFonts w:hint="default" w:ascii="Times New Roman" w:hAnsi="Times New Roman" w:eastAsia="宋体" w:cs="Times New Roman"/>
          <w:sz w:val="24"/>
          <w:szCs w:val="24"/>
          <w:lang w:val="en-US" w:eastAsia="zh-CN"/>
        </w:rPr>
        <w:t>Wi-Fi</w:t>
      </w:r>
      <w:r>
        <w:rPr>
          <w:rFonts w:hint="eastAsia" w:ascii="宋体" w:hAnsi="宋体" w:eastAsia="宋体" w:cs="宋体"/>
          <w:sz w:val="24"/>
          <w:szCs w:val="24"/>
          <w:lang w:val="en-US" w:eastAsia="zh-CN"/>
        </w:rPr>
        <w:t>进入网络配置设置界面，在</w:t>
      </w:r>
      <w:r>
        <w:rPr>
          <w:rFonts w:hint="default" w:ascii="Times New Roman" w:hAnsi="Times New Roman" w:eastAsia="宋体" w:cs="Times New Roman"/>
          <w:sz w:val="24"/>
          <w:szCs w:val="24"/>
          <w:lang w:val="en-US" w:eastAsia="zh-CN"/>
        </w:rPr>
        <w:t>Mode</w:t>
      </w:r>
      <w:r>
        <w:rPr>
          <w:rFonts w:hint="eastAsia" w:ascii="宋体" w:hAnsi="宋体" w:eastAsia="宋体" w:cs="宋体"/>
          <w:sz w:val="24"/>
          <w:szCs w:val="24"/>
          <w:lang w:val="en-US" w:eastAsia="zh-CN"/>
        </w:rPr>
        <w:t>处选择</w:t>
      </w:r>
      <w:r>
        <w:rPr>
          <w:rFonts w:hint="default" w:ascii="Times New Roman" w:hAnsi="Times New Roman" w:eastAsia="宋体" w:cs="Times New Roman"/>
          <w:sz w:val="24"/>
          <w:szCs w:val="24"/>
          <w:lang w:val="en-US" w:eastAsia="zh-CN"/>
        </w:rPr>
        <w:t>Access Point</w:t>
      </w:r>
      <w:r>
        <w:rPr>
          <w:rFonts w:hint="eastAsia" w:ascii="宋体" w:hAnsi="宋体" w:eastAsia="宋体" w:cs="宋体"/>
          <w:sz w:val="24"/>
          <w:szCs w:val="24"/>
          <w:lang w:val="en-US" w:eastAsia="zh-CN"/>
        </w:rPr>
        <w:t>即是热点模式，按需求设置相关配置，</w:t>
      </w:r>
      <w:r>
        <w:rPr>
          <w:rFonts w:hint="default" w:ascii="Times New Roman" w:hAnsi="Times New Roman" w:eastAsia="宋体" w:cs="Times New Roman"/>
          <w:sz w:val="24"/>
          <w:szCs w:val="24"/>
          <w:lang w:val="en-US" w:eastAsia="zh-CN"/>
        </w:rPr>
        <w:t>OK</w:t>
      </w:r>
      <w:r>
        <w:rPr>
          <w:rFonts w:hint="eastAsia" w:ascii="宋体" w:hAnsi="宋体" w:eastAsia="宋体" w:cs="宋体"/>
          <w:sz w:val="24"/>
          <w:szCs w:val="24"/>
          <w:lang w:val="en-US" w:eastAsia="zh-CN"/>
        </w:rPr>
        <w:t>保存后使用启动指令</w:t>
      </w:r>
      <w:r>
        <w:rPr>
          <w:rFonts w:hint="default" w:ascii="Times New Roman" w:hAnsi="Times New Roman" w:eastAsia="宋体" w:cs="Times New Roman"/>
          <w:b w:val="0"/>
          <w:bCs/>
          <w:color w:val="0000FF"/>
          <w:sz w:val="24"/>
          <w:szCs w:val="24"/>
          <w:lang w:val="en-US" w:eastAsia="zh-CN" w:bidi="en-US"/>
        </w:rPr>
        <w:t>nmcli connection up</w:t>
      </w:r>
      <w:r>
        <w:rPr>
          <w:rFonts w:hint="eastAsia" w:eastAsia="宋体" w:cs="宋体"/>
          <w:b w:val="0"/>
          <w:bCs/>
          <w:color w:val="0000FF"/>
          <w:sz w:val="24"/>
          <w:szCs w:val="24"/>
          <w:lang w:val="en-US" w:eastAsia="zh-CN" w:bidi="en-US"/>
        </w:rPr>
        <w:t xml:space="preserve"> 设置的连接名</w:t>
      </w:r>
      <w:r>
        <w:rPr>
          <w:rFonts w:hint="eastAsia" w:ascii="Times New Roman" w:hAnsi="Times New Roman" w:eastAsia="宋体" w:cs="Times New Roman"/>
          <w:b w:val="0"/>
          <w:bCs/>
          <w:color w:val="0000FF"/>
          <w:sz w:val="24"/>
          <w:szCs w:val="24"/>
          <w:lang w:val="en-US" w:eastAsia="zh-CN" w:bidi="en-US"/>
        </w:rPr>
        <w:t>（Profile name）</w:t>
      </w:r>
      <w:r>
        <w:rPr>
          <w:rFonts w:hint="eastAsia" w:eastAsia="宋体" w:cs="宋体"/>
          <w:b w:val="0"/>
          <w:bCs/>
          <w:color w:val="0000FF"/>
          <w:sz w:val="24"/>
          <w:szCs w:val="24"/>
          <w:lang w:val="en-US" w:eastAsia="zh-CN" w:bidi="en-US"/>
        </w:rPr>
        <w:t xml:space="preserve"> </w:t>
      </w:r>
      <w:r>
        <w:rPr>
          <w:rFonts w:hint="eastAsia"/>
          <w:lang w:val="en-US" w:eastAsia="zh-CN"/>
        </w:rPr>
        <w:t>即可开启热点。</w:t>
      </w:r>
    </w:p>
    <w:p w14:paraId="498D604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drawing>
          <wp:inline distT="0" distB="0" distL="114300" distR="114300">
            <wp:extent cx="5271135" cy="2336800"/>
            <wp:effectExtent l="0" t="0" r="5715" b="6350"/>
            <wp:docPr id="1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3"/>
                    <pic:cNvPicPr>
                      <a:picLocks noChangeAspect="1"/>
                    </pic:cNvPicPr>
                  </pic:nvPicPr>
                  <pic:blipFill>
                    <a:blip r:embed="rId76"/>
                    <a:stretch>
                      <a:fillRect/>
                    </a:stretch>
                  </pic:blipFill>
                  <pic:spPr>
                    <a:xfrm>
                      <a:off x="0" y="0"/>
                      <a:ext cx="5271135" cy="2336800"/>
                    </a:xfrm>
                    <a:prstGeom prst="rect">
                      <a:avLst/>
                    </a:prstGeom>
                    <a:noFill/>
                    <a:ln>
                      <a:noFill/>
                    </a:ln>
                  </pic:spPr>
                </pic:pic>
              </a:graphicData>
            </a:graphic>
          </wp:inline>
        </w:drawing>
      </w:r>
    </w:p>
    <w:p w14:paraId="7E56289F">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0" w:firstLineChars="0"/>
        <w:textAlignment w:val="auto"/>
        <w:outlineLvl w:val="9"/>
        <w:rPr>
          <w:rFonts w:hint="default"/>
          <w:lang w:val="en-US" w:eastAsia="zh-CN"/>
        </w:rPr>
      </w:pPr>
      <w:r>
        <w:drawing>
          <wp:inline distT="0" distB="0" distL="114300" distR="114300">
            <wp:extent cx="5273040" cy="2256790"/>
            <wp:effectExtent l="0" t="0" r="3810" b="10160"/>
            <wp:docPr id="10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4"/>
                    <pic:cNvPicPr>
                      <a:picLocks noChangeAspect="1"/>
                    </pic:cNvPicPr>
                  </pic:nvPicPr>
                  <pic:blipFill>
                    <a:blip r:embed="rId77"/>
                    <a:stretch>
                      <a:fillRect/>
                    </a:stretch>
                  </pic:blipFill>
                  <pic:spPr>
                    <a:xfrm>
                      <a:off x="0" y="0"/>
                      <a:ext cx="5273040" cy="2256790"/>
                    </a:xfrm>
                    <a:prstGeom prst="rect">
                      <a:avLst/>
                    </a:prstGeom>
                    <a:noFill/>
                    <a:ln>
                      <a:noFill/>
                    </a:ln>
                  </pic:spPr>
                </pic:pic>
              </a:graphicData>
            </a:graphic>
          </wp:inline>
        </w:drawing>
      </w:r>
    </w:p>
    <w:p w14:paraId="1B479A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firstLine="480" w:firstLineChars="200"/>
        <w:textAlignment w:val="auto"/>
        <w:outlineLvl w:val="9"/>
        <w:rPr>
          <w:rFonts w:hint="eastAsia" w:eastAsia="宋体" w:cs="宋体"/>
          <w:b w:val="0"/>
          <w:bCs/>
          <w:color w:val="auto"/>
          <w:sz w:val="24"/>
          <w:szCs w:val="24"/>
          <w:lang w:val="en-US" w:eastAsia="zh-CN" w:bidi="en-US"/>
        </w:rPr>
      </w:pPr>
      <w:r>
        <w:rPr>
          <w:rFonts w:hint="eastAsia" w:eastAsia="宋体" w:cs="宋体"/>
          <w:b w:val="0"/>
          <w:bCs/>
          <w:color w:val="auto"/>
          <w:sz w:val="24"/>
          <w:szCs w:val="24"/>
          <w:lang w:val="en-US" w:eastAsia="zh-CN" w:bidi="en-US"/>
        </w:rPr>
        <w:t>使用以下指令禁用热点</w:t>
      </w:r>
    </w:p>
    <w:p w14:paraId="76FA6240">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eastAsia="宋体" w:cs="宋体"/>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sudo nmcli device disconnect wlan0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//禁用热点</w:t>
      </w:r>
    </w:p>
    <w:p w14:paraId="0BAC4858">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eastAsia="宋体" w:cs="宋体"/>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sudo nmcli device up wlan0 </w:t>
      </w:r>
      <w:r>
        <w:rPr>
          <w:rFonts w:hint="eastAsia" w:eastAsia="宋体" w:cs="宋体"/>
          <w:b w:val="0"/>
          <w:bCs/>
          <w:color w:val="0000FF"/>
          <w:sz w:val="24"/>
          <w:szCs w:val="24"/>
          <w:lang w:val="en-US" w:eastAsia="zh-CN" w:bidi="en-US"/>
        </w:rPr>
        <w:t xml:space="preserve">                      </w:t>
      </w:r>
      <w:r>
        <w:rPr>
          <w:rFonts w:hint="eastAsia" w:eastAsia="宋体" w:cs="宋体"/>
          <w:b w:val="0"/>
          <w:bCs/>
          <w:color w:val="auto"/>
          <w:sz w:val="24"/>
          <w:szCs w:val="24"/>
          <w:lang w:val="en-US" w:eastAsia="zh-CN" w:bidi="en-US"/>
        </w:rPr>
        <w:t>//重新连接Wi-Fi</w:t>
      </w:r>
    </w:p>
    <w:p w14:paraId="15712530">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09" w:name="_Toc17637"/>
      <w:bookmarkStart w:id="110" w:name="_Toc12341"/>
      <w:bookmarkStart w:id="111" w:name="_Toc5757"/>
      <w:r>
        <w:rPr>
          <w:rFonts w:hint="eastAsia" w:ascii="Times New Roman" w:hAnsi="Times New Roman" w:cs="宋体"/>
          <w:b/>
          <w:color w:val="000000"/>
          <w:kern w:val="2"/>
          <w:sz w:val="32"/>
          <w:szCs w:val="32"/>
          <w:lang w:val="en-US" w:eastAsia="zh-CN" w:bidi="en-US"/>
        </w:rPr>
        <w:t>2.14 M.2接口</w:t>
      </w:r>
      <w:bookmarkEnd w:id="109"/>
      <w:bookmarkEnd w:id="110"/>
      <w:bookmarkEnd w:id="111"/>
    </w:p>
    <w:p w14:paraId="0CD68DE5">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12" w:name="_Toc15295"/>
      <w:bookmarkStart w:id="113" w:name="_Toc23591"/>
      <w:bookmarkStart w:id="114" w:name="_Toc9178"/>
      <w:r>
        <w:rPr>
          <w:rFonts w:hint="eastAsia" w:ascii="Times New Roman" w:hAnsi="Times New Roman" w:eastAsia="宋体" w:cs="宋体"/>
          <w:b/>
          <w:bCs w:val="0"/>
          <w:color w:val="000000"/>
          <w:sz w:val="28"/>
          <w:szCs w:val="28"/>
          <w:lang w:val="en-US" w:eastAsia="zh-CN" w:bidi="en-US"/>
        </w:rPr>
        <w:t>2.14.1 SSD卡</w:t>
      </w:r>
      <w:bookmarkEnd w:id="112"/>
      <w:bookmarkEnd w:id="113"/>
      <w:bookmarkEnd w:id="114"/>
    </w:p>
    <w:p w14:paraId="45B2C5EB">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M.2接口插入固态硬盘，查看是否能检测出固态硬盘，输入以下指令，在返回列表中，查找名为 nvme0n1 的设备及其容量大小。</w:t>
      </w:r>
    </w:p>
    <w:p w14:paraId="56F82FFD">
      <w:pPr>
        <w:pStyle w:val="12"/>
        <w:shd w:val="clear" w:fill="E7E6E6" w:themeFill="background2"/>
        <w:ind w:left="0" w:leftChars="0" w:firstLine="420" w:firstLineChars="0"/>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lsblk -l</w:t>
      </w:r>
    </w:p>
    <w:p w14:paraId="7D7B2893">
      <w:pPr>
        <w:pStyle w:val="12"/>
        <w:shd w:val="clear" w:color="auto" w:fill="auto"/>
        <w:ind w:left="0" w:leftChars="0" w:firstLine="0" w:firstLineChars="0"/>
        <w:rPr>
          <w:rFonts w:hint="default"/>
          <w:lang w:val="en-US" w:eastAsia="zh-CN"/>
        </w:rPr>
      </w:pPr>
      <w:r>
        <w:drawing>
          <wp:inline distT="0" distB="0" distL="114300" distR="114300">
            <wp:extent cx="5273040" cy="619125"/>
            <wp:effectExtent l="0" t="0" r="3810" b="9525"/>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78"/>
                    <a:stretch>
                      <a:fillRect/>
                    </a:stretch>
                  </pic:blipFill>
                  <pic:spPr>
                    <a:xfrm>
                      <a:off x="0" y="0"/>
                      <a:ext cx="5273040" cy="619125"/>
                    </a:xfrm>
                    <a:prstGeom prst="rect">
                      <a:avLst/>
                    </a:prstGeom>
                    <a:noFill/>
                    <a:ln>
                      <a:noFill/>
                    </a:ln>
                  </pic:spPr>
                </pic:pic>
              </a:graphicData>
            </a:graphic>
          </wp:inline>
        </w:drawing>
      </w:r>
    </w:p>
    <w:p w14:paraId="768F337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测试前需要保证固态硬盘不是已经挂载的状态，为保证固态硬盘没有被挂载，所以执行卸载指令：</w:t>
      </w:r>
    </w:p>
    <w:p w14:paraId="1EA38E2C">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umount /run/media/nvme0n1   //已卸载则跳过</w:t>
      </w:r>
    </w:p>
    <w:p w14:paraId="78B7AE3E">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写入测试数据：</w:t>
      </w:r>
    </w:p>
    <w:p w14:paraId="514850BD">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fio -filename=/dev/nvme0n1 -ioengine=psync -iodepth=1 -iodepth_batc</w:t>
      </w:r>
      <w:r>
        <w:rPr>
          <w:rFonts w:hint="default" w:ascii="Times New Roman" w:hAnsi="Times New Roman" w:eastAsia="宋体" w:cs="宋体"/>
          <w:b w:val="0"/>
          <w:bCs/>
          <w:color w:val="0000FF"/>
          <w:sz w:val="24"/>
          <w:szCs w:val="24"/>
          <w:lang w:val="en-US" w:eastAsia="zh-CN" w:bidi="en-US"/>
        </w:rPr>
        <w:t>h=1 -iodepth_low=1 -iodepth_batch_complete=1 -direct=1 -rw=write -bs=1024K -size=</w:t>
      </w:r>
      <w:r>
        <w:rPr>
          <w:rFonts w:hint="eastAsia" w:ascii="Times New Roman" w:hAnsi="Times New Roman" w:eastAsia="宋体" w:cs="宋体"/>
          <w:b w:val="0"/>
          <w:bCs/>
          <w:color w:val="0000FF"/>
          <w:sz w:val="24"/>
          <w:szCs w:val="24"/>
          <w:lang w:val="en-US" w:eastAsia="zh-CN" w:bidi="en-US"/>
        </w:rPr>
        <w:t>1</w:t>
      </w:r>
      <w:r>
        <w:rPr>
          <w:rFonts w:hint="default" w:ascii="Times New Roman" w:hAnsi="Times New Roman" w:eastAsia="宋体" w:cs="宋体"/>
          <w:b w:val="0"/>
          <w:bCs/>
          <w:color w:val="0000FF"/>
          <w:sz w:val="24"/>
          <w:szCs w:val="24"/>
          <w:lang w:val="en-US" w:eastAsia="zh-CN" w:bidi="en-US"/>
        </w:rPr>
        <w:t>G -numjobs=1 -thread</w:t>
      </w:r>
      <w:r>
        <w:rPr>
          <w:rFonts w:hint="eastAsia" w:ascii="Times New Roman" w:hAnsi="Times New Roman" w:eastAsia="宋体" w:cs="宋体"/>
          <w:b w:val="0"/>
          <w:bCs/>
          <w:color w:val="0000FF"/>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-group_reporting -name=write_job -ramp_time=1</w:t>
      </w:r>
    </w:p>
    <w:p w14:paraId="31B32D02">
      <w:pPr>
        <w:rPr>
          <w:rFonts w:hint="default"/>
          <w:lang w:val="en-US" w:eastAsia="zh-CN"/>
        </w:rPr>
      </w:pPr>
      <w:r>
        <w:drawing>
          <wp:inline distT="0" distB="0" distL="114300" distR="114300">
            <wp:extent cx="5273040" cy="692150"/>
            <wp:effectExtent l="0" t="0" r="3810" b="12700"/>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79"/>
                    <a:stretch>
                      <a:fillRect/>
                    </a:stretch>
                  </pic:blipFill>
                  <pic:spPr>
                    <a:xfrm>
                      <a:off x="0" y="0"/>
                      <a:ext cx="5273040" cy="692150"/>
                    </a:xfrm>
                    <a:prstGeom prst="rect">
                      <a:avLst/>
                    </a:prstGeom>
                    <a:noFill/>
                    <a:ln>
                      <a:noFill/>
                    </a:ln>
                  </pic:spPr>
                </pic:pic>
              </a:graphicData>
            </a:graphic>
          </wp:inline>
        </w:drawing>
      </w:r>
    </w:p>
    <w:p w14:paraId="27D0D264">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观察输出结果中的 </w:t>
      </w:r>
      <w:r>
        <w:rPr>
          <w:rFonts w:hint="default" w:ascii="Times New Roman" w:hAnsi="Times New Roman"/>
          <w:sz w:val="24"/>
          <w:lang w:val="en-US" w:eastAsia="zh-CN"/>
        </w:rPr>
        <w:t>WRITE</w:t>
      </w:r>
      <w:r>
        <w:rPr>
          <w:rFonts w:hint="eastAsia" w:ascii="Times New Roman" w:hAnsi="Times New Roman"/>
          <w:sz w:val="24"/>
          <w:lang w:val="en-US" w:eastAsia="zh-CN"/>
        </w:rPr>
        <w:t xml:space="preserve"> 行，查看带宽</w:t>
      </w:r>
      <w:r>
        <w:rPr>
          <w:rFonts w:hint="default" w:ascii="Times New Roman" w:hAnsi="Times New Roman"/>
          <w:sz w:val="24"/>
          <w:lang w:val="en-US" w:eastAsia="zh-CN"/>
        </w:rPr>
        <w:t>（bw）</w:t>
      </w:r>
      <w:r>
        <w:rPr>
          <w:rFonts w:hint="eastAsia" w:ascii="Times New Roman" w:hAnsi="Times New Roman"/>
          <w:sz w:val="24"/>
          <w:lang w:val="en-US" w:eastAsia="zh-CN"/>
        </w:rPr>
        <w:t xml:space="preserve">数值，通常 </w:t>
      </w:r>
      <w:r>
        <w:rPr>
          <w:rFonts w:hint="default" w:ascii="Times New Roman" w:hAnsi="Times New Roman"/>
          <w:sz w:val="24"/>
          <w:lang w:val="en-US" w:eastAsia="zh-CN"/>
        </w:rPr>
        <w:t>NVMe</w:t>
      </w:r>
      <w:r>
        <w:rPr>
          <w:rFonts w:hint="eastAsia" w:ascii="Times New Roman" w:hAnsi="Times New Roman"/>
          <w:sz w:val="24"/>
          <w:lang w:val="en-US" w:eastAsia="zh-CN"/>
        </w:rPr>
        <w:t xml:space="preserve"> 固态硬盘写入速度应在 数百 </w:t>
      </w:r>
      <w:r>
        <w:rPr>
          <w:rFonts w:hint="default" w:ascii="Times New Roman" w:hAnsi="Times New Roman"/>
          <w:sz w:val="24"/>
          <w:lang w:val="en-US" w:eastAsia="zh-CN"/>
        </w:rPr>
        <w:t>MB/s</w:t>
      </w:r>
      <w:r>
        <w:rPr>
          <w:rFonts w:hint="eastAsia" w:ascii="Times New Roman" w:hAnsi="Times New Roman"/>
          <w:sz w:val="24"/>
          <w:lang w:val="en-US" w:eastAsia="zh-CN"/>
        </w:rPr>
        <w:t xml:space="preserve"> 以上（具体取决于硬盘性能）。若无报错且有速度数据输出，说明写入功能正常。</w:t>
      </w:r>
    </w:p>
    <w:p w14:paraId="317F2A66">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读取测试：</w:t>
      </w:r>
    </w:p>
    <w:p w14:paraId="2EEF8DE2">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fio -filename=/dev/nvme0n1 -ioengine=psync -iodepth=1 -iodepth_batc</w:t>
      </w:r>
      <w:r>
        <w:rPr>
          <w:rFonts w:hint="default" w:ascii="Times New Roman" w:hAnsi="Times New Roman" w:eastAsia="宋体" w:cs="宋体"/>
          <w:b w:val="0"/>
          <w:bCs/>
          <w:color w:val="0000FF"/>
          <w:sz w:val="24"/>
          <w:szCs w:val="24"/>
          <w:lang w:val="en-US" w:eastAsia="zh-CN" w:bidi="en-US"/>
        </w:rPr>
        <w:t>h=1 -iodepth_low=1 -iodepth_batch_complete=1 -direct=1 -rw=read -bs=1024K -size=</w:t>
      </w:r>
      <w:r>
        <w:rPr>
          <w:rFonts w:hint="eastAsia" w:ascii="Times New Roman" w:hAnsi="Times New Roman" w:eastAsia="宋体" w:cs="宋体"/>
          <w:b w:val="0"/>
          <w:bCs/>
          <w:color w:val="0000FF"/>
          <w:sz w:val="24"/>
          <w:szCs w:val="24"/>
          <w:lang w:val="en-US" w:eastAsia="zh-CN" w:bidi="en-US"/>
        </w:rPr>
        <w:t>5</w:t>
      </w:r>
      <w:r>
        <w:rPr>
          <w:rFonts w:hint="default" w:ascii="Times New Roman" w:hAnsi="Times New Roman" w:eastAsia="宋体" w:cs="宋体"/>
          <w:b w:val="0"/>
          <w:bCs/>
          <w:color w:val="0000FF"/>
          <w:sz w:val="24"/>
          <w:szCs w:val="24"/>
          <w:lang w:val="en-US" w:eastAsia="zh-CN" w:bidi="en-US"/>
        </w:rPr>
        <w:t>G -numjobs=1 -thread -group_reporting -name=read_job -ramp_time=1</w:t>
      </w:r>
    </w:p>
    <w:p w14:paraId="54D6C7E2">
      <w:pPr>
        <w:rPr>
          <w:rFonts w:hint="default"/>
          <w:lang w:val="en-US" w:eastAsia="zh-CN"/>
        </w:rPr>
      </w:pPr>
    </w:p>
    <w:p w14:paraId="11A1D0D1">
      <w:pPr>
        <w:numPr>
          <w:ilvl w:val="0"/>
          <w:numId w:val="0"/>
        </w:numPr>
        <w:bidi w:val="0"/>
        <w:rPr>
          <w:rFonts w:hint="eastAsia"/>
          <w:lang w:val="en-US" w:eastAsia="zh-CN"/>
        </w:rPr>
      </w:pPr>
      <w:r>
        <w:drawing>
          <wp:inline distT="0" distB="0" distL="114300" distR="114300">
            <wp:extent cx="5267960" cy="754380"/>
            <wp:effectExtent l="0" t="0" r="8890" b="7620"/>
            <wp:docPr id="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
                    <pic:cNvPicPr>
                      <a:picLocks noChangeAspect="1"/>
                    </pic:cNvPicPr>
                  </pic:nvPicPr>
                  <pic:blipFill>
                    <a:blip r:embed="rId80"/>
                    <a:stretch>
                      <a:fillRect/>
                    </a:stretch>
                  </pic:blipFill>
                  <pic:spPr>
                    <a:xfrm>
                      <a:off x="0" y="0"/>
                      <a:ext cx="5267960" cy="754380"/>
                    </a:xfrm>
                    <a:prstGeom prst="rect">
                      <a:avLst/>
                    </a:prstGeom>
                    <a:noFill/>
                    <a:ln>
                      <a:noFill/>
                    </a:ln>
                  </pic:spPr>
                </pic:pic>
              </a:graphicData>
            </a:graphic>
          </wp:inline>
        </w:drawing>
      </w:r>
    </w:p>
    <w:p w14:paraId="272AF09E">
      <w:pPr>
        <w:keepNext w:val="0"/>
        <w:keepLines w:val="0"/>
        <w:widowControl/>
        <w:numPr>
          <w:ilvl w:val="0"/>
          <w:numId w:val="0"/>
        </w:numPr>
        <w:suppressLineNumbers w:val="0"/>
        <w:jc w:val="left"/>
        <w:rPr>
          <w:rFonts w:hint="eastAsia" w:ascii="Times New Roman" w:hAnsi="Times New Roman"/>
          <w:sz w:val="24"/>
          <w:lang w:val="en-US" w:eastAsia="zh-CN"/>
        </w:rPr>
      </w:pPr>
    </w:p>
    <w:p w14:paraId="5575348E">
      <w:pPr>
        <w:keepNext w:val="0"/>
        <w:keepLines w:val="0"/>
        <w:pageBreakBefore w:val="0"/>
        <w:widowControl w:val="0"/>
        <w:numPr>
          <w:ilvl w:val="0"/>
          <w:numId w:val="7"/>
        </w:numPr>
        <w:kinsoku/>
        <w:wordWrap w:val="0"/>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观察输出结果中的</w:t>
      </w:r>
      <w:r>
        <w:rPr>
          <w:rFonts w:hint="default" w:ascii="Times New Roman" w:hAnsi="Times New Roman"/>
          <w:sz w:val="24"/>
          <w:lang w:val="en-US" w:eastAsia="zh-CN"/>
        </w:rPr>
        <w:t xml:space="preserve"> READ</w:t>
      </w:r>
      <w:r>
        <w:rPr>
          <w:rFonts w:hint="eastAsia" w:ascii="Times New Roman" w:hAnsi="Times New Roman"/>
          <w:sz w:val="24"/>
          <w:lang w:val="en-US" w:eastAsia="zh-CN"/>
        </w:rPr>
        <w:t xml:space="preserve"> 行，查看带宽</w:t>
      </w:r>
      <w:r>
        <w:rPr>
          <w:rFonts w:hint="default" w:ascii="Times New Roman" w:hAnsi="Times New Roman"/>
          <w:sz w:val="24"/>
          <w:lang w:val="en-US" w:eastAsia="zh-CN"/>
        </w:rPr>
        <w:t>（bw）</w:t>
      </w:r>
      <w:r>
        <w:rPr>
          <w:rFonts w:hint="eastAsia" w:ascii="Times New Roman" w:hAnsi="Times New Roman"/>
          <w:sz w:val="24"/>
          <w:lang w:val="en-US" w:eastAsia="zh-CN"/>
        </w:rPr>
        <w:t>数值。若无报错且有速度数据输出，说明读取功能正常。则硬盘本身功能正常。</w:t>
      </w:r>
    </w:p>
    <w:p w14:paraId="3855C91A">
      <w:pPr>
        <w:pStyle w:val="12"/>
        <w:ind w:left="0" w:leftChars="0" w:firstLine="0" w:firstLineChars="0"/>
        <w:outlineLvl w:val="2"/>
        <w:rPr>
          <w:rFonts w:hint="default" w:ascii="Times New Roman" w:hAnsi="Times New Roman" w:eastAsia="宋体" w:cs="宋体"/>
          <w:b/>
          <w:bCs w:val="0"/>
          <w:color w:val="000000"/>
          <w:sz w:val="28"/>
          <w:szCs w:val="28"/>
          <w:lang w:val="en-US" w:eastAsia="zh-CN" w:bidi="en-US"/>
        </w:rPr>
      </w:pPr>
      <w:bookmarkStart w:id="115" w:name="_Toc20980"/>
      <w:bookmarkStart w:id="116" w:name="_Toc14300"/>
      <w:bookmarkStart w:id="117" w:name="_Toc32390"/>
      <w:r>
        <w:rPr>
          <w:rFonts w:hint="eastAsia" w:ascii="Times New Roman" w:hAnsi="Times New Roman" w:eastAsia="宋体" w:cs="宋体"/>
          <w:b/>
          <w:bCs w:val="0"/>
          <w:color w:val="000000"/>
          <w:sz w:val="28"/>
          <w:szCs w:val="28"/>
          <w:lang w:val="en-US" w:eastAsia="zh-CN" w:bidi="en-US"/>
        </w:rPr>
        <w:t xml:space="preserve">2.14.2 </w:t>
      </w:r>
      <w:r>
        <w:rPr>
          <w:rFonts w:hint="default" w:ascii="Times New Roman" w:hAnsi="Times New Roman" w:eastAsia="宋体" w:cs="宋体"/>
          <w:b/>
          <w:bCs w:val="0"/>
          <w:color w:val="000000"/>
          <w:sz w:val="28"/>
          <w:szCs w:val="28"/>
          <w:lang w:val="en-US" w:eastAsia="zh-CN" w:bidi="en-US"/>
        </w:rPr>
        <w:t>Hailo算力模块</w:t>
      </w:r>
      <w:bookmarkEnd w:id="115"/>
      <w:bookmarkEnd w:id="116"/>
      <w:bookmarkEnd w:id="117"/>
    </w:p>
    <w:p w14:paraId="213CC2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本设备支持通过 M.2 接口扩展 Hailo 算力模块，以提供高性能、低功耗的边缘 AI 推理能力。以下是Hailo-8L模块的驱动配置及状态检测规范。</w:t>
      </w:r>
    </w:p>
    <w:p w14:paraId="7ACAE9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设备出厂系统集成基础驱动支持，首次使用或需更新时，请按以下流程操作：</w:t>
      </w:r>
    </w:p>
    <w:p w14:paraId="007967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系统更新：连接网络后，在终端执行以下命令更新软件源及固件：</w:t>
      </w:r>
    </w:p>
    <w:p w14:paraId="40969031">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apt update</w:t>
      </w:r>
    </w:p>
    <w:p w14:paraId="4849C7D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rpi-eeprom-update</w:t>
      </w:r>
    </w:p>
    <w:p w14:paraId="16F12AC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rpi-eeprom-update -a</w:t>
      </w:r>
    </w:p>
    <w:p w14:paraId="25DD9A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安装 AI 运行环境：执行以下命令安装 Hailo 专用驱动套件：</w:t>
      </w:r>
    </w:p>
    <w:p w14:paraId="46CAE20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apt install hailo-all</w:t>
      </w:r>
    </w:p>
    <w:p w14:paraId="7410D6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重启生效：安装完成后，必须重启设备以加载 PCIe 硬件驱动：</w:t>
      </w:r>
    </w:p>
    <w:p w14:paraId="58BAC9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 xml:space="preserve">reboot    </w:t>
      </w:r>
      <w:r>
        <w:rPr>
          <w:rFonts w:hint="eastAsia" w:eastAsia="宋体" w:cs="宋体"/>
          <w:b w:val="0"/>
          <w:bCs/>
          <w:color w:val="0000FF"/>
          <w:sz w:val="24"/>
          <w:szCs w:val="24"/>
          <w:lang w:val="en-US" w:eastAsia="zh-CN" w:bidi="en-US"/>
        </w:rPr>
        <w:t xml:space="preserve">              //安装完成后重启设备</w:t>
      </w:r>
    </w:p>
    <w:p w14:paraId="498D66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在终端执行以下指令查询连接的设备信息：</w:t>
      </w:r>
    </w:p>
    <w:p w14:paraId="2D65CB10">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hailortcli fw-control identify</w:t>
      </w:r>
    </w:p>
    <w:p w14:paraId="08F99701">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1365885"/>
            <wp:effectExtent l="0" t="0" r="6985" b="5715"/>
            <wp:docPr id="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
                    <pic:cNvPicPr>
                      <a:picLocks noChangeAspect="1"/>
                    </pic:cNvPicPr>
                  </pic:nvPicPr>
                  <pic:blipFill>
                    <a:blip r:embed="rId81"/>
                    <a:stretch>
                      <a:fillRect/>
                    </a:stretch>
                  </pic:blipFill>
                  <pic:spPr>
                    <a:xfrm>
                      <a:off x="0" y="0"/>
                      <a:ext cx="5269865" cy="1365885"/>
                    </a:xfrm>
                    <a:prstGeom prst="rect">
                      <a:avLst/>
                    </a:prstGeom>
                    <a:noFill/>
                    <a:ln>
                      <a:noFill/>
                    </a:ln>
                  </pic:spPr>
                </pic:pic>
              </a:graphicData>
            </a:graphic>
          </wp:inline>
        </w:drawing>
      </w:r>
    </w:p>
    <w:p w14:paraId="74C69B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也可执行以下命令查看系统内核日志，确认是否存在硬件通信记录</w:t>
      </w:r>
    </w:p>
    <w:p w14:paraId="3AD026C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default" w:ascii="Times New Roman" w:hAnsi="Times New Roman" w:eastAsia="宋体" w:cs="Times New Roman"/>
          <w:b w:val="0"/>
          <w:bCs/>
          <w:color w:val="0000FF"/>
          <w:sz w:val="24"/>
          <w:szCs w:val="24"/>
          <w:lang w:val="en-US" w:eastAsia="zh-CN" w:bidi="en-US"/>
        </w:rPr>
        <w:t>dmesg | grep -i hailo</w:t>
      </w:r>
    </w:p>
    <w:p w14:paraId="0F2F9CE3">
      <w:r>
        <w:drawing>
          <wp:inline distT="0" distB="0" distL="114300" distR="114300">
            <wp:extent cx="5272405" cy="2619375"/>
            <wp:effectExtent l="0" t="0" r="4445" b="9525"/>
            <wp:docPr id="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pic:cNvPicPr>
                      <a:picLocks noChangeAspect="1"/>
                    </pic:cNvPicPr>
                  </pic:nvPicPr>
                  <pic:blipFill>
                    <a:blip r:embed="rId82"/>
                    <a:stretch>
                      <a:fillRect/>
                    </a:stretch>
                  </pic:blipFill>
                  <pic:spPr>
                    <a:xfrm>
                      <a:off x="0" y="0"/>
                      <a:ext cx="5272405" cy="2619375"/>
                    </a:xfrm>
                    <a:prstGeom prst="rect">
                      <a:avLst/>
                    </a:prstGeom>
                    <a:noFill/>
                    <a:ln>
                      <a:noFill/>
                    </a:ln>
                  </pic:spPr>
                </pic:pic>
              </a:graphicData>
            </a:graphic>
          </wp:inline>
        </w:drawing>
      </w:r>
    </w:p>
    <w:p w14:paraId="55DC3379"/>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18" w:name="_Toc2181"/>
      <w:bookmarkStart w:id="119" w:name="_Toc19653"/>
      <w:bookmarkStart w:id="120" w:name="_Toc19560"/>
      <w:r>
        <w:rPr>
          <w:rFonts w:hint="eastAsia" w:ascii="Times New Roman" w:hAnsi="Times New Roman" w:cs="宋体"/>
          <w:b/>
          <w:color w:val="000000"/>
          <w:kern w:val="2"/>
          <w:sz w:val="32"/>
          <w:szCs w:val="32"/>
          <w:lang w:val="en-US" w:eastAsia="zh-CN" w:bidi="en-US"/>
        </w:rPr>
        <w:t>2.15硬件看门狗</w:t>
      </w:r>
      <w:bookmarkEnd w:id="118"/>
      <w:bookmarkEnd w:id="119"/>
      <w:bookmarkEnd w:id="120"/>
    </w:p>
    <w:p w14:paraId="00997C8B">
      <w:pPr>
        <w:pStyle w:val="12"/>
        <w:keepNext w:val="0"/>
        <w:keepLines w:val="0"/>
        <w:pageBreakBefore w:val="0"/>
        <w:widowControl w:val="0"/>
        <w:kinsoku/>
        <w:overflowPunct/>
        <w:topLinePunct w:val="0"/>
        <w:bidi w:val="0"/>
        <w:adjustRightInd/>
        <w:snapToGrid/>
        <w:spacing w:line="36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硬件看门狗默认超时时间为30ms，如需关闭硬件看门狗：</w:t>
      </w:r>
    </w:p>
    <w:p w14:paraId="65FCA11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auto"/>
          <w:sz w:val="24"/>
          <w:szCs w:val="24"/>
          <w:lang w:val="en-US" w:eastAsia="zh-CN" w:bidi="en-US"/>
        </w:rPr>
        <w:t>root@BL246:~#</w:t>
      </w:r>
      <w:r>
        <w:rPr>
          <w:rFonts w:hint="eastAsia" w:ascii="Times New Roman" w:hAnsi="Times New Roman" w:eastAsia="宋体" w:cs="Times New Roman"/>
          <w:b w:val="0"/>
          <w:bCs/>
          <w:color w:val="0000FF"/>
          <w:sz w:val="24"/>
          <w:szCs w:val="24"/>
          <w:lang w:val="en-US" w:eastAsia="zh-CN" w:bidi="en-US"/>
        </w:rPr>
        <w:t>gpio write 22 1</w:t>
      </w:r>
    </w:p>
    <w:p w14:paraId="1E4215B7">
      <w:pPr>
        <w:pStyle w:val="12"/>
        <w:keepNext w:val="0"/>
        <w:keepLines w:val="0"/>
        <w:pageBreakBefore w:val="0"/>
        <w:widowControl w:val="0"/>
        <w:kinsoku/>
        <w:wordWrap w:val="0"/>
        <w:overflowPunct/>
        <w:topLinePunct w:val="0"/>
        <w:autoSpaceDE w:val="0"/>
        <w:autoSpaceDN w:val="0"/>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如果硬件看门狗模组未正常启动，需要到/lib/modules/6.6.78-v8-16k/kernel/drivers/目录下重新加载w_dog.ko模块：</w:t>
      </w:r>
    </w:p>
    <w:p w14:paraId="6B85363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auto"/>
          <w:sz w:val="24"/>
          <w:szCs w:val="24"/>
          <w:lang w:val="en-US" w:eastAsia="zh-CN" w:bidi="en-US"/>
        </w:rPr>
        <w:t>root@BL246:~#</w:t>
      </w:r>
      <w:r>
        <w:rPr>
          <w:rFonts w:hint="eastAsia" w:ascii="Times New Roman" w:hAnsi="Times New Roman" w:eastAsia="宋体" w:cs="Times New Roman"/>
          <w:b w:val="0"/>
          <w:bCs/>
          <w:color w:val="0000FF"/>
          <w:sz w:val="24"/>
          <w:szCs w:val="24"/>
          <w:lang w:val="en-US" w:eastAsia="zh-CN" w:bidi="en-US"/>
        </w:rPr>
        <w:t>sudo insmod /lib/modules/6.6.78-v8-16k/kernel/drivers/w_dog/w_dog.ko.xz</w:t>
      </w:r>
    </w:p>
    <w:p w14:paraId="17DC493F">
      <w:pPr>
        <w:rPr>
          <w:rFonts w:hint="default"/>
          <w:lang w:val="en-US" w:eastAsia="zh-CN"/>
        </w:rPr>
      </w:pPr>
    </w:p>
    <w:p w14:paraId="442021C9">
      <w:pPr>
        <w:rPr>
          <w:rFonts w:hint="default"/>
          <w:lang w:val="en-US" w:eastAsia="zh-CN"/>
        </w:rPr>
      </w:pP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21" w:name="_Toc31964"/>
      <w:bookmarkStart w:id="122" w:name="_Toc506"/>
      <w:bookmarkStart w:id="123" w:name="_Toc22148"/>
      <w:r>
        <w:rPr>
          <w:rFonts w:hint="eastAsia" w:ascii="Times New Roman" w:hAnsi="Times New Roman" w:cs="宋体"/>
          <w:b/>
          <w:color w:val="000000"/>
          <w:kern w:val="2"/>
          <w:sz w:val="32"/>
          <w:szCs w:val="32"/>
          <w:lang w:val="en-US" w:eastAsia="zh-CN" w:bidi="en-US"/>
        </w:rPr>
        <w:t>2.16外部RTC</w:t>
      </w:r>
      <w:bookmarkEnd w:id="121"/>
      <w:bookmarkEnd w:id="122"/>
      <w:bookmarkEnd w:id="123"/>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root@BL246:~#</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root@BL246:~#</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root@BL246:~#</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root@BL246:~#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root@BL246:~#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root@BL246:~#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root@BL246:~#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root@BL246:~#</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24" w:name="_Toc30695"/>
      <w:bookmarkStart w:id="125" w:name="_Toc6013"/>
      <w:bookmarkStart w:id="126" w:name="_Toc29848"/>
      <w:r>
        <w:rPr>
          <w:rFonts w:hint="eastAsia" w:ascii="Times New Roman" w:hAnsi="Times New Roman" w:cs="宋体"/>
          <w:b/>
          <w:color w:val="000000"/>
          <w:kern w:val="2"/>
          <w:sz w:val="32"/>
          <w:szCs w:val="32"/>
          <w:lang w:val="en-US" w:eastAsia="zh-CN" w:bidi="en-US"/>
        </w:rPr>
        <w:t>2.17加密芯片</w:t>
      </w:r>
      <w:bookmarkEnd w:id="124"/>
      <w:bookmarkEnd w:id="125"/>
      <w:bookmarkEnd w:id="126"/>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root@BL246:~#usr/demo/rjgt# </w:t>
      </w:r>
      <w:r>
        <w:rPr>
          <w:rFonts w:hint="eastAsia" w:ascii="Times New Roman" w:hAnsi="Times New Roman" w:eastAsia="宋体" w:cs="宋体"/>
          <w:b w:val="0"/>
          <w:bCs/>
          <w:color w:val="0000FF"/>
          <w:sz w:val="24"/>
          <w:szCs w:val="24"/>
          <w:lang w:val="en-US" w:eastAsia="zh-CN" w:bidi="en-US"/>
        </w:rPr>
        <w:t>./rigt102</w:t>
      </w:r>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root@BL246:~#usr/demo/rjgt#</w:t>
      </w:r>
      <w:r>
        <w:rPr>
          <w:rFonts w:hint="eastAsia" w:ascii="Times New Roman" w:hAnsi="Times New Roman" w:eastAsia="宋体" w:cs="宋体"/>
          <w:b w:val="0"/>
          <w:bCs/>
          <w:color w:val="0000FF"/>
          <w:sz w:val="24"/>
          <w:szCs w:val="24"/>
          <w:lang w:val="en-US" w:eastAsia="zh-CN" w:bidi="en-US"/>
        </w:rPr>
        <w:t xml:space="preserve">./rigt102 </w:t>
      </w:r>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127" w:name="_Toc17600"/>
      <w:bookmarkStart w:id="128" w:name="_Toc24066"/>
      <w:bookmarkStart w:id="129" w:name="_Toc24081"/>
      <w:r>
        <w:rPr>
          <w:rFonts w:hint="eastAsia"/>
          <w:lang w:val="en-US" w:eastAsia="zh-CN"/>
        </w:rPr>
        <w:t>3.设备登录</w:t>
      </w:r>
      <w:bookmarkEnd w:id="127"/>
      <w:bookmarkEnd w:id="128"/>
      <w:bookmarkEnd w:id="129"/>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130" w:name="_Toc18348"/>
      <w:bookmarkStart w:id="131" w:name="_Toc3077"/>
      <w:bookmarkStart w:id="132" w:name="_Toc11194"/>
      <w:r>
        <w:rPr>
          <w:rFonts w:hint="eastAsia" w:ascii="Times New Roman" w:hAnsi="Times New Roman" w:eastAsia="宋体" w:cs="宋体"/>
          <w:b/>
          <w:bCs/>
          <w:iCs/>
          <w:color w:val="000000"/>
          <w:sz w:val="32"/>
          <w:szCs w:val="32"/>
          <w:lang w:val="en-US" w:eastAsia="zh-CN"/>
        </w:rPr>
        <w:t>3.1 USB登录</w:t>
      </w:r>
      <w:bookmarkEnd w:id="130"/>
      <w:bookmarkEnd w:id="131"/>
      <w:bookmarkEnd w:id="132"/>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3"/>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w:t>
      </w:r>
      <w:ins w:id="3060" w:author="L" w:date="2026-06-30T18:38:28Z">
        <w:r>
          <w:rPr>
            <w:rFonts w:hint="eastAsia" w:ascii="Times New Roman" w:hAnsi="Times New Roman"/>
            <w:b/>
            <w:bCs/>
            <w:sz w:val="24"/>
            <w:szCs w:val="32"/>
            <w:lang w:val="en-US" w:eastAsia="zh-CN"/>
          </w:rPr>
          <w:t>b</w:t>
        </w:r>
      </w:ins>
      <w:ins w:id="3061" w:author="L" w:date="2026-06-30T18:38:29Z">
        <w:r>
          <w:rPr>
            <w:rFonts w:hint="eastAsia" w:ascii="Times New Roman" w:hAnsi="Times New Roman"/>
            <w:b/>
            <w:bCs/>
            <w:sz w:val="24"/>
            <w:szCs w:val="32"/>
            <w:lang w:val="en-US" w:eastAsia="zh-CN"/>
          </w:rPr>
          <w:t>l</w:t>
        </w:r>
      </w:ins>
      <w:ins w:id="3062" w:author="L" w:date="2026-06-30T18:38:30Z">
        <w:r>
          <w:rPr>
            <w:rFonts w:hint="eastAsia" w:ascii="Times New Roman" w:hAnsi="Times New Roman"/>
            <w:b/>
            <w:bCs/>
            <w:sz w:val="24"/>
            <w:szCs w:val="32"/>
            <w:lang w:val="en-US" w:eastAsia="zh-CN"/>
          </w:rPr>
          <w:t>ii</w:t>
        </w:r>
      </w:ins>
      <w:ins w:id="3063" w:author="L" w:date="2026-06-30T18:38:31Z">
        <w:r>
          <w:rPr>
            <w:rFonts w:hint="eastAsia" w:ascii="Times New Roman" w:hAnsi="Times New Roman"/>
            <w:b/>
            <w:bCs/>
            <w:sz w:val="24"/>
            <w:szCs w:val="32"/>
            <w:lang w:val="en-US" w:eastAsia="zh-CN"/>
          </w:rPr>
          <w:t>ot</w:t>
        </w:r>
      </w:ins>
      <w:del w:id="3064" w:author="L" w:date="2026-06-30T18:38:27Z">
        <w:r>
          <w:rPr>
            <w:rFonts w:hint="eastAsia" w:ascii="Times New Roman" w:hAnsi="Times New Roman"/>
            <w:b/>
            <w:bCs/>
            <w:sz w:val="24"/>
            <w:szCs w:val="32"/>
            <w:lang w:val="en-US" w:eastAsia="zh-CN"/>
          </w:rPr>
          <w:delText>root</w:delText>
        </w:r>
      </w:del>
      <w:r>
        <w:rPr>
          <w:rFonts w:hint="eastAsia" w:ascii="Times New Roman" w:hAnsi="Times New Roman"/>
          <w:b/>
          <w:bCs/>
          <w:sz w:val="24"/>
          <w:szCs w:val="32"/>
          <w:lang w:val="en-US" w:eastAsia="zh-CN"/>
        </w:rPr>
        <w:t xml:space="preserve">  密码：</w:t>
      </w:r>
      <w:ins w:id="3065" w:author="L" w:date="2026-06-30T18:38:36Z">
        <w:r>
          <w:rPr>
            <w:rFonts w:hint="eastAsia" w:ascii="Times New Roman" w:hAnsi="Times New Roman"/>
            <w:b/>
            <w:bCs/>
            <w:sz w:val="24"/>
            <w:szCs w:val="32"/>
            <w:lang w:val="en-US" w:eastAsia="zh-CN"/>
          </w:rPr>
          <w:t>bl</w:t>
        </w:r>
      </w:ins>
      <w:ins w:id="3066" w:author="L" w:date="2026-06-30T18:38:37Z">
        <w:r>
          <w:rPr>
            <w:rFonts w:hint="eastAsia" w:ascii="Times New Roman" w:hAnsi="Times New Roman"/>
            <w:b/>
            <w:bCs/>
            <w:sz w:val="24"/>
            <w:szCs w:val="32"/>
            <w:lang w:val="en-US" w:eastAsia="zh-CN"/>
          </w:rPr>
          <w:t>iio</w:t>
        </w:r>
      </w:ins>
      <w:ins w:id="3067" w:author="L" w:date="2026-06-30T18:38:38Z">
        <w:r>
          <w:rPr>
            <w:rFonts w:hint="eastAsia" w:ascii="Times New Roman" w:hAnsi="Times New Roman"/>
            <w:b/>
            <w:bCs/>
            <w:sz w:val="24"/>
            <w:szCs w:val="32"/>
            <w:lang w:val="en-US" w:eastAsia="zh-CN"/>
          </w:rPr>
          <w:t>t</w:t>
        </w:r>
      </w:ins>
      <w:del w:id="3068" w:author="L" w:date="2026-06-30T18:38:35Z">
        <w:r>
          <w:rPr>
            <w:rFonts w:hint="eastAsia" w:ascii="Times New Roman" w:hAnsi="Times New Roman"/>
            <w:b/>
            <w:bCs/>
            <w:sz w:val="24"/>
            <w:szCs w:val="32"/>
            <w:lang w:val="en-US" w:eastAsia="zh-CN"/>
          </w:rPr>
          <w:delText>root</w:delText>
        </w:r>
      </w:del>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ins w:id="3069" w:author="L" w:date="2026-06-30T18:34:46Z"/>
        </w:rPr>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84"/>
                    <a:srcRect l="26066" t="30491" r="26019" b="30785"/>
                    <a:stretch>
                      <a:fillRect/>
                    </a:stretch>
                  </pic:blipFill>
                  <pic:spPr>
                    <a:xfrm>
                      <a:off x="0" y="0"/>
                      <a:ext cx="1925955" cy="1756410"/>
                    </a:xfrm>
                    <a:prstGeom prst="rect">
                      <a:avLst/>
                    </a:prstGeom>
                    <a:noFill/>
                    <a:ln>
                      <a:noFill/>
                    </a:ln>
                  </pic:spPr>
                </pic:pic>
              </a:graphicData>
            </a:graphic>
          </wp:inline>
        </w:drawing>
      </w:r>
    </w:p>
    <w:p w14:paraId="47DA26DA">
      <w:pPr>
        <w:pStyle w:val="12"/>
        <w:ind w:left="0" w:leftChars="0" w:firstLine="480" w:firstLineChars="200"/>
        <w:rPr>
          <w:ins w:id="3070" w:author="L" w:date="2026-06-30T18:35:18Z"/>
          <w:rFonts w:hint="eastAsia"/>
          <w:lang w:val="en-US" w:eastAsia="zh-CN"/>
        </w:rPr>
      </w:pPr>
      <w:ins w:id="3071" w:author="L" w:date="2026-06-30T18:35:18Z">
        <w:r>
          <w:rPr>
            <w:rFonts w:hint="eastAsia" w:ascii="宋体" w:hAnsi="宋体" w:eastAsia="宋体" w:cs="宋体"/>
            <w:i w:val="0"/>
            <w:iCs w:val="0"/>
            <w:caps w:val="0"/>
            <w:color w:val="1C1E21"/>
            <w:spacing w:val="0"/>
            <w:sz w:val="24"/>
            <w:szCs w:val="24"/>
            <w:lang w:val="en-US" w:eastAsia="zh-CN"/>
          </w:rPr>
          <w:t>您可以通过以下</w:t>
        </w:r>
      </w:ins>
      <w:ins w:id="3072" w:author="L" w:date="2026-06-30T18:35:18Z">
        <w:r>
          <w:rPr>
            <w:rFonts w:hint="eastAsia" w:ascii="宋体" w:hAnsi="宋体" w:eastAsia="宋体" w:cs="宋体"/>
            <w:i w:val="0"/>
            <w:iCs w:val="0"/>
            <w:caps w:val="0"/>
            <w:color w:val="1C1E21"/>
            <w:spacing w:val="0"/>
            <w:sz w:val="24"/>
            <w:szCs w:val="24"/>
          </w:rPr>
          <w:t>命令行更改当前用户账户的密码</w:t>
        </w:r>
      </w:ins>
      <w:ins w:id="3073" w:author="L" w:date="2026-06-30T18:35:18Z">
        <w:r>
          <w:rPr>
            <w:rFonts w:hint="eastAsia"/>
            <w:lang w:val="en-US" w:eastAsia="zh-CN"/>
          </w:rPr>
          <w:t>：</w:t>
        </w:r>
      </w:ins>
    </w:p>
    <w:p w14:paraId="3B9DCE89">
      <w:pPr>
        <w:pStyle w:val="12"/>
        <w:shd w:val="clear" w:fill="E7E6E6" w:themeFill="background2"/>
        <w:spacing w:line="360" w:lineRule="auto"/>
        <w:ind w:left="0" w:leftChars="0" w:firstLine="480" w:firstLineChars="200"/>
        <w:rPr>
          <w:ins w:id="3074" w:author="L" w:date="2026-06-30T18:35:18Z"/>
          <w:rFonts w:hint="eastAsia" w:ascii="Times New Roman" w:hAnsi="Times New Roman" w:eastAsia="宋体" w:cs="宋体"/>
          <w:bCs/>
          <w:color w:val="000000"/>
          <w:sz w:val="24"/>
          <w:lang w:val="en-US" w:eastAsia="zh-CN" w:bidi="en-US"/>
        </w:rPr>
      </w:pPr>
      <w:ins w:id="3075" w:author="L" w:date="2026-06-30T18:35:18Z">
        <w:r>
          <w:rPr>
            <w:rFonts w:hint="eastAsia" w:ascii="Times New Roman" w:hAnsi="Times New Roman" w:eastAsia="宋体" w:cs="宋体"/>
            <w:b w:val="0"/>
            <w:bCs/>
            <w:color w:val="000000"/>
            <w:sz w:val="24"/>
            <w:szCs w:val="24"/>
            <w:lang w:val="en-US" w:eastAsia="zh-CN" w:bidi="en-US"/>
          </w:rPr>
          <w:t>root@BL460:~#</w:t>
        </w:r>
      </w:ins>
      <w:ins w:id="3076" w:author="L" w:date="2026-06-30T18:35:18Z">
        <w:r>
          <w:rPr>
            <w:rFonts w:hint="eastAsia" w:ascii="Times New Roman" w:hAnsi="Times New Roman" w:eastAsia="宋体" w:cs="宋体"/>
            <w:bCs/>
            <w:color w:val="000000"/>
            <w:sz w:val="24"/>
            <w:szCs w:val="24"/>
            <w:lang w:val="en-US" w:eastAsia="zh-CN" w:bidi="en-US"/>
          </w:rPr>
          <w:t>sudo raspi-config</w:t>
        </w:r>
      </w:ins>
    </w:p>
    <w:p w14:paraId="35EB5980">
      <w:pPr>
        <w:pStyle w:val="12"/>
        <w:ind w:left="0" w:leftChars="0" w:firstLine="480" w:firstLineChars="200"/>
        <w:rPr>
          <w:ins w:id="3077" w:author="L" w:date="2026-06-30T18:35:18Z"/>
          <w:rFonts w:hint="eastAsia"/>
          <w:sz w:val="24"/>
          <w:lang w:val="en-US" w:eastAsia="zh-CN"/>
        </w:rPr>
      </w:pPr>
      <w:ins w:id="3078" w:author="L" w:date="2026-06-30T18:35:18Z">
        <w:r>
          <w:rPr>
            <w:sz w:val="24"/>
          </w:rPr>
          <w:t>要添加新用户，请输入以下命令</w:t>
        </w:r>
      </w:ins>
      <w:ins w:id="3079" w:author="L" w:date="2026-06-30T18:35:18Z">
        <w:r>
          <w:rPr>
            <w:rFonts w:hint="eastAsia"/>
            <w:sz w:val="24"/>
            <w:lang w:val="en-US" w:eastAsia="zh-CN"/>
          </w:rPr>
          <w:t>：</w:t>
        </w:r>
      </w:ins>
    </w:p>
    <w:p w14:paraId="490E507B">
      <w:pPr>
        <w:pStyle w:val="12"/>
        <w:shd w:val="clear" w:fill="E7E6E6" w:themeFill="background2"/>
        <w:spacing w:line="360" w:lineRule="auto"/>
        <w:ind w:left="0" w:leftChars="0" w:firstLine="480" w:firstLineChars="200"/>
        <w:rPr>
          <w:ins w:id="3080" w:author="L" w:date="2026-06-30T18:35:18Z"/>
          <w:rFonts w:hint="eastAsia" w:ascii="Times New Roman" w:hAnsi="Times New Roman" w:eastAsia="宋体" w:cs="宋体"/>
          <w:bCs/>
          <w:color w:val="000000"/>
          <w:sz w:val="24"/>
          <w:lang w:val="en-US" w:eastAsia="zh-CN" w:bidi="en-US"/>
        </w:rPr>
      </w:pPr>
      <w:ins w:id="3081" w:author="L" w:date="2026-06-30T18:35:18Z">
        <w:r>
          <w:rPr>
            <w:rFonts w:hint="eastAsia" w:ascii="Times New Roman" w:hAnsi="Times New Roman" w:eastAsia="宋体" w:cs="宋体"/>
            <w:b w:val="0"/>
            <w:bCs/>
            <w:color w:val="000000"/>
            <w:sz w:val="24"/>
            <w:szCs w:val="24"/>
            <w:lang w:val="en-US" w:eastAsia="zh-CN" w:bidi="en-US"/>
          </w:rPr>
          <w:t>root@BL460:~#</w:t>
        </w:r>
      </w:ins>
      <w:ins w:id="3082" w:author="L" w:date="2026-06-30T18:35:18Z">
        <w:r>
          <w:rPr>
            <w:rFonts w:hint="eastAsia" w:ascii="Times New Roman" w:hAnsi="Times New Roman" w:eastAsia="宋体" w:cs="宋体"/>
            <w:bCs/>
            <w:color w:val="000000"/>
            <w:sz w:val="24"/>
            <w:szCs w:val="24"/>
            <w:lang w:val="en-US" w:eastAsia="zh-CN" w:bidi="en-US"/>
          </w:rPr>
          <w:t>sudo adduser &lt;username&gt;</w:t>
        </w:r>
      </w:ins>
    </w:p>
    <w:p w14:paraId="443BF25A">
      <w:pPr>
        <w:pStyle w:val="12"/>
        <w:ind w:left="0" w:leftChars="0" w:firstLine="480" w:firstLineChars="200"/>
        <w:rPr>
          <w:ins w:id="3083" w:author="L" w:date="2026-06-30T18:35:18Z"/>
          <w:rFonts w:hint="eastAsia"/>
          <w:lang w:val="en-US" w:eastAsia="zh-CN"/>
        </w:rPr>
      </w:pPr>
      <w:ins w:id="3084" w:author="L" w:date="2026-06-30T18:35:18Z">
        <w:r>
          <w:rPr>
            <w:sz w:val="24"/>
          </w:rPr>
          <w:t>要删除用户，请运行以下命令</w:t>
        </w:r>
      </w:ins>
      <w:ins w:id="3085" w:author="L" w:date="2026-06-30T18:35:18Z">
        <w:r>
          <w:rPr>
            <w:rFonts w:hint="eastAsia"/>
            <w:sz w:val="24"/>
            <w:lang w:val="en-US" w:eastAsia="zh-CN"/>
          </w:rPr>
          <w:t>：</w:t>
        </w:r>
      </w:ins>
    </w:p>
    <w:p w14:paraId="6FF444F2">
      <w:pPr>
        <w:pStyle w:val="12"/>
        <w:shd w:val="clear" w:fill="E7E6E6" w:themeFill="background2"/>
        <w:spacing w:line="360" w:lineRule="auto"/>
        <w:ind w:left="0" w:leftChars="0" w:firstLine="480" w:firstLineChars="200"/>
        <w:rPr>
          <w:ins w:id="3086" w:author="L" w:date="2026-06-30T18:35:18Z"/>
          <w:rFonts w:hint="eastAsia" w:ascii="Times New Roman" w:hAnsi="Times New Roman" w:eastAsia="宋体" w:cs="宋体"/>
          <w:bCs/>
          <w:color w:val="000000"/>
          <w:sz w:val="24"/>
          <w:lang w:bidi="en-US"/>
        </w:rPr>
      </w:pPr>
      <w:ins w:id="3087" w:author="L" w:date="2026-06-30T18:35:18Z">
        <w:r>
          <w:rPr>
            <w:rFonts w:hint="eastAsia" w:ascii="Times New Roman" w:hAnsi="Times New Roman" w:eastAsia="宋体" w:cs="宋体"/>
            <w:b w:val="0"/>
            <w:bCs/>
            <w:color w:val="000000"/>
            <w:sz w:val="24"/>
            <w:szCs w:val="24"/>
            <w:lang w:val="en-US" w:eastAsia="zh-CN" w:bidi="en-US"/>
          </w:rPr>
          <w:t>root@BL460:~#</w:t>
        </w:r>
      </w:ins>
      <w:ins w:id="3088" w:author="L" w:date="2026-06-30T18:35:18Z">
        <w:r>
          <w:rPr>
            <w:rFonts w:hint="eastAsia" w:ascii="Times New Roman" w:hAnsi="Times New Roman" w:eastAsia="宋体" w:cs="宋体"/>
            <w:bCs/>
            <w:color w:val="000000"/>
            <w:sz w:val="24"/>
            <w:szCs w:val="24"/>
            <w:lang w:val="en-US" w:eastAsia="zh-CN" w:bidi="en-US"/>
          </w:rPr>
          <w:t>sudo deluser -remove-home &lt;username&gt;</w:t>
        </w:r>
      </w:ins>
    </w:p>
    <w:p w14:paraId="0E968DDD">
      <w:pPr>
        <w:pStyle w:val="12"/>
        <w:ind w:left="0" w:leftChars="0" w:firstLine="480" w:firstLineChars="200"/>
        <w:rPr>
          <w:ins w:id="3089" w:author="L" w:date="2026-06-30T18:35:18Z"/>
          <w:rFonts w:hint="default"/>
          <w:sz w:val="24"/>
          <w:lang w:val="en-US" w:eastAsia="zh-CN"/>
        </w:rPr>
      </w:pPr>
      <w:ins w:id="3090" w:author="L" w:date="2026-06-30T18:35:18Z">
        <w:r>
          <w:rPr>
            <w:sz w:val="24"/>
          </w:rPr>
          <w:t>要</w:t>
        </w:r>
      </w:ins>
      <w:ins w:id="3091" w:author="L" w:date="2026-06-30T18:35:18Z">
        <w:r>
          <w:rPr>
            <w:rFonts w:hint="default"/>
            <w:sz w:val="24"/>
            <w:lang w:val="en-US" w:eastAsia="zh-CN"/>
          </w:rPr>
          <w:t>创建root</w:t>
        </w:r>
      </w:ins>
      <w:ins w:id="3092" w:author="L" w:date="2026-06-30T18:35:18Z">
        <w:r>
          <w:rPr>
            <w:sz w:val="24"/>
          </w:rPr>
          <w:t>用户，请运行以下命令</w:t>
        </w:r>
      </w:ins>
      <w:ins w:id="3093" w:author="L" w:date="2026-06-30T18:35:18Z">
        <w:r>
          <w:rPr>
            <w:rFonts w:hint="default"/>
            <w:sz w:val="24"/>
            <w:lang w:val="en-US" w:eastAsia="zh-CN"/>
          </w:rPr>
          <w:t>：</w:t>
        </w:r>
      </w:ins>
    </w:p>
    <w:p w14:paraId="4B622DB1">
      <w:pPr>
        <w:pStyle w:val="12"/>
        <w:shd w:val="clear" w:fill="E7E6E6" w:themeFill="background2"/>
        <w:spacing w:line="360" w:lineRule="auto"/>
        <w:ind w:left="0" w:leftChars="0" w:firstLine="480" w:firstLineChars="200"/>
        <w:rPr>
          <w:ins w:id="3094" w:author="L" w:date="2026-06-30T18:35:18Z"/>
          <w:rFonts w:hint="eastAsia" w:ascii="Times New Roman" w:hAnsi="Times New Roman" w:eastAsia="宋体" w:cs="宋体"/>
          <w:bCs/>
          <w:color w:val="000000"/>
          <w:sz w:val="24"/>
          <w:lang w:bidi="en-US"/>
        </w:rPr>
      </w:pPr>
      <w:ins w:id="3095" w:author="L" w:date="2026-06-30T18:35:18Z">
        <w:r>
          <w:rPr>
            <w:rFonts w:hint="eastAsia" w:ascii="Times New Roman" w:hAnsi="Times New Roman" w:eastAsia="宋体" w:cs="宋体"/>
            <w:b w:val="0"/>
            <w:bCs/>
            <w:color w:val="000000"/>
            <w:sz w:val="24"/>
            <w:szCs w:val="24"/>
            <w:lang w:val="en-US" w:eastAsia="zh-CN" w:bidi="en-US"/>
          </w:rPr>
          <w:t>root@BL460:~#</w:t>
        </w:r>
      </w:ins>
      <w:ins w:id="3096" w:author="L" w:date="2026-06-30T18:35:18Z">
        <w:r>
          <w:rPr>
            <w:rFonts w:hint="eastAsia" w:ascii="Times New Roman" w:hAnsi="Times New Roman" w:eastAsia="宋体" w:cs="宋体"/>
            <w:bCs/>
            <w:color w:val="000000"/>
            <w:sz w:val="24"/>
            <w:szCs w:val="24"/>
            <w:lang w:val="en-US" w:eastAsia="zh-CN" w:bidi="en-US"/>
          </w:rPr>
          <w:t>sudo su                         //切换到 root 用户</w:t>
        </w:r>
      </w:ins>
    </w:p>
    <w:p w14:paraId="29E9CA42">
      <w:pPr>
        <w:pStyle w:val="12"/>
        <w:shd w:val="clear" w:fill="E7E6E6" w:themeFill="background2"/>
        <w:spacing w:line="360" w:lineRule="auto"/>
        <w:ind w:left="0" w:leftChars="0" w:firstLine="480" w:firstLineChars="200"/>
        <w:rPr>
          <w:ins w:id="3097" w:author="L" w:date="2026-06-30T18:35:18Z"/>
          <w:rFonts w:hint="eastAsia" w:ascii="Times New Roman" w:hAnsi="Times New Roman" w:eastAsia="宋体" w:cs="宋体"/>
          <w:bCs/>
          <w:color w:val="000000"/>
          <w:sz w:val="24"/>
          <w:szCs w:val="24"/>
          <w:lang w:val="en-US" w:eastAsia="zh-CN" w:bidi="en-US"/>
        </w:rPr>
      </w:pPr>
      <w:ins w:id="3098" w:author="L" w:date="2026-06-30T18:35:18Z">
        <w:r>
          <w:rPr>
            <w:rFonts w:hint="eastAsia" w:ascii="Times New Roman" w:hAnsi="Times New Roman" w:eastAsia="宋体" w:cs="宋体"/>
            <w:b w:val="0"/>
            <w:bCs/>
            <w:color w:val="000000"/>
            <w:sz w:val="24"/>
            <w:szCs w:val="24"/>
            <w:lang w:val="en-US" w:eastAsia="zh-CN" w:bidi="en-US"/>
          </w:rPr>
          <w:t>root@BL460:~#</w:t>
        </w:r>
      </w:ins>
      <w:ins w:id="3099" w:author="L" w:date="2026-06-30T18:35:18Z">
        <w:r>
          <w:rPr>
            <w:rFonts w:hint="eastAsia" w:ascii="Times New Roman" w:hAnsi="Times New Roman" w:eastAsia="宋体" w:cs="宋体"/>
            <w:bCs/>
            <w:color w:val="000000"/>
            <w:sz w:val="24"/>
            <w:szCs w:val="24"/>
            <w:lang w:val="en-US" w:eastAsia="zh-CN" w:bidi="en-US"/>
          </w:rPr>
          <w:t xml:space="preserve">sudo passwd root                 //设置 root 密码 </w:t>
        </w:r>
      </w:ins>
    </w:p>
    <w:p w14:paraId="0462604C">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Cs/>
          <w:color w:val="000000"/>
          <w:sz w:val="24"/>
          <w:lang w:bidi="en-US"/>
        </w:rPr>
      </w:pPr>
      <w:ins w:id="3100" w:author="L" w:date="2026-06-30T18:35:18Z">
        <w:r>
          <w:rPr>
            <w:rFonts w:hint="eastAsia" w:ascii="Times New Roman" w:hAnsi="Times New Roman" w:eastAsia="宋体" w:cs="宋体"/>
            <w:b w:val="0"/>
            <w:bCs/>
            <w:color w:val="000000"/>
            <w:sz w:val="24"/>
            <w:szCs w:val="24"/>
            <w:lang w:val="en-US" w:eastAsia="zh-CN" w:bidi="en-US"/>
          </w:rPr>
          <w:t>root@BL460:~#</w:t>
        </w:r>
      </w:ins>
      <w:ins w:id="3101" w:author="L" w:date="2026-06-30T18:35:18Z">
        <w:r>
          <w:rPr>
            <w:rFonts w:hint="eastAsia" w:ascii="Times New Roman" w:hAnsi="Times New Roman" w:eastAsia="宋体" w:cs="宋体"/>
            <w:bCs/>
            <w:color w:val="000000"/>
            <w:sz w:val="24"/>
            <w:szCs w:val="24"/>
            <w:lang w:val="en-US" w:eastAsia="zh-CN" w:bidi="en-US"/>
          </w:rPr>
          <w:t>sudo passwd -u root               //启用root用户</w:t>
        </w:r>
      </w:ins>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33" w:name="_Toc16314"/>
      <w:bookmarkStart w:id="134" w:name="_Toc4526"/>
      <w:bookmarkStart w:id="135" w:name="_Toc25839"/>
      <w:r>
        <w:rPr>
          <w:rFonts w:hint="eastAsia" w:ascii="Times New Roman" w:hAnsi="Times New Roman" w:eastAsia="宋体" w:cs="宋体"/>
          <w:b/>
          <w:bCs/>
          <w:iCs/>
          <w:color w:val="000000"/>
          <w:sz w:val="32"/>
          <w:szCs w:val="32"/>
          <w:lang w:val="en-US" w:eastAsia="zh-CN"/>
        </w:rPr>
        <w:t>3.2 SSH2登录</w:t>
      </w:r>
      <w:bookmarkEnd w:id="133"/>
      <w:bookmarkEnd w:id="134"/>
      <w:bookmarkEnd w:id="135"/>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85"/>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86"/>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ins w:id="3102" w:author="LKY" w:date="2026-05-25T10:53:59Z"/>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87"/>
                    <a:stretch>
                      <a:fillRect/>
                    </a:stretch>
                  </pic:blipFill>
                  <pic:spPr>
                    <a:xfrm>
                      <a:off x="0" y="0"/>
                      <a:ext cx="3591560" cy="1521460"/>
                    </a:xfrm>
                    <a:prstGeom prst="rect">
                      <a:avLst/>
                    </a:prstGeom>
                    <a:noFill/>
                    <a:ln>
                      <a:noFill/>
                    </a:ln>
                  </pic:spPr>
                </pic:pic>
              </a:graphicData>
            </a:graphic>
          </wp:inline>
        </w:drawing>
      </w:r>
    </w:p>
    <w:p w14:paraId="4EE782DA">
      <w:pPr>
        <w:pStyle w:val="12"/>
        <w:spacing w:line="360" w:lineRule="auto"/>
        <w:ind w:left="0" w:leftChars="0" w:firstLine="480" w:firstLineChars="200"/>
        <w:jc w:val="left"/>
        <w:rPr>
          <w:ins w:id="3104" w:author="LKY" w:date="2026-05-25T10:56:17Z"/>
          <w:rFonts w:hint="default" w:ascii="Times New Roman" w:hAnsi="Times New Roman"/>
          <w:sz w:val="24"/>
          <w:szCs w:val="32"/>
          <w:lang w:val="en-US" w:eastAsia="zh-CN"/>
        </w:rPr>
        <w:pPrChange w:id="3103" w:author="LKY" w:date="2026-05-25T10:56:02Z">
          <w:pPr/>
        </w:pPrChange>
      </w:pPr>
      <w:ins w:id="3105" w:author="LKY" w:date="2026-05-25T10:54:23Z">
        <w:r>
          <w:rPr>
            <w:rFonts w:hint="eastAsia" w:ascii="Times New Roman" w:hAnsi="Times New Roman"/>
            <w:sz w:val="24"/>
            <w:szCs w:val="32"/>
            <w:lang w:val="en-US" w:eastAsia="zh-CN"/>
            <w:rPrChange w:id="3106" w:author="LKY" w:date="2026-05-25T10:55:57Z">
              <w:rPr>
                <w:rFonts w:hint="eastAsia"/>
                <w:lang w:val="en-US" w:eastAsia="zh-CN"/>
              </w:rPr>
            </w:rPrChange>
          </w:rPr>
          <w:t>系统</w:t>
        </w:r>
      </w:ins>
      <w:ins w:id="3107" w:author="LKY" w:date="2026-05-25T10:54:25Z">
        <w:r>
          <w:rPr>
            <w:rFonts w:hint="eastAsia" w:ascii="Times New Roman" w:hAnsi="Times New Roman"/>
            <w:sz w:val="24"/>
            <w:szCs w:val="32"/>
            <w:lang w:val="en-US" w:eastAsia="zh-CN"/>
            <w:rPrChange w:id="3108" w:author="LKY" w:date="2026-05-25T10:55:57Z">
              <w:rPr>
                <w:rFonts w:hint="eastAsia"/>
                <w:lang w:val="en-US" w:eastAsia="zh-CN"/>
              </w:rPr>
            </w:rPrChange>
          </w:rPr>
          <w:t>可能</w:t>
        </w:r>
      </w:ins>
      <w:ins w:id="3109" w:author="LKY" w:date="2026-05-25T10:54:28Z">
        <w:r>
          <w:rPr>
            <w:rFonts w:hint="eastAsia" w:ascii="Times New Roman" w:hAnsi="Times New Roman"/>
            <w:sz w:val="24"/>
            <w:szCs w:val="32"/>
            <w:lang w:val="en-US" w:eastAsia="zh-CN"/>
            <w:rPrChange w:id="3110" w:author="LKY" w:date="2026-05-25T10:55:57Z">
              <w:rPr>
                <w:rFonts w:hint="eastAsia"/>
                <w:lang w:val="en-US" w:eastAsia="zh-CN"/>
              </w:rPr>
            </w:rPrChange>
          </w:rPr>
          <w:t>默认</w:t>
        </w:r>
      </w:ins>
      <w:ins w:id="3111" w:author="LKY" w:date="2026-05-25T10:54:43Z">
        <w:r>
          <w:rPr>
            <w:rFonts w:hint="eastAsia" w:ascii="Times New Roman" w:hAnsi="Times New Roman"/>
            <w:sz w:val="24"/>
            <w:szCs w:val="32"/>
            <w:lang w:val="en-US" w:eastAsia="zh-CN"/>
            <w:rPrChange w:id="3112" w:author="LKY" w:date="2026-05-25T10:55:57Z">
              <w:rPr>
                <w:rFonts w:hint="eastAsia"/>
                <w:lang w:val="en-US" w:eastAsia="zh-CN"/>
              </w:rPr>
            </w:rPrChange>
          </w:rPr>
          <w:t>禁止</w:t>
        </w:r>
      </w:ins>
      <w:ins w:id="3113" w:author="LKY" w:date="2026-05-25T10:54:46Z">
        <w:r>
          <w:rPr>
            <w:rFonts w:hint="eastAsia" w:ascii="Times New Roman" w:hAnsi="Times New Roman"/>
            <w:sz w:val="24"/>
            <w:szCs w:val="32"/>
            <w:lang w:val="en-US" w:eastAsia="zh-CN"/>
            <w:rPrChange w:id="3114" w:author="LKY" w:date="2026-05-25T10:55:57Z">
              <w:rPr>
                <w:rFonts w:hint="eastAsia"/>
                <w:lang w:val="en-US" w:eastAsia="zh-CN"/>
              </w:rPr>
            </w:rPrChange>
          </w:rPr>
          <w:t>root</w:t>
        </w:r>
      </w:ins>
      <w:ins w:id="3115" w:author="LKY" w:date="2026-05-25T10:54:48Z">
        <w:r>
          <w:rPr>
            <w:rFonts w:hint="eastAsia" w:ascii="Times New Roman" w:hAnsi="Times New Roman"/>
            <w:sz w:val="24"/>
            <w:szCs w:val="32"/>
            <w:lang w:val="en-US" w:eastAsia="zh-CN"/>
            <w:rPrChange w:id="3116" w:author="LKY" w:date="2026-05-25T10:55:57Z">
              <w:rPr>
                <w:rFonts w:hint="eastAsia"/>
                <w:lang w:val="en-US" w:eastAsia="zh-CN"/>
              </w:rPr>
            </w:rPrChange>
          </w:rPr>
          <w:t>用户</w:t>
        </w:r>
      </w:ins>
      <w:ins w:id="3117" w:author="LKY" w:date="2026-05-25T10:54:50Z">
        <w:r>
          <w:rPr>
            <w:rFonts w:hint="eastAsia" w:ascii="Times New Roman" w:hAnsi="Times New Roman"/>
            <w:sz w:val="24"/>
            <w:szCs w:val="32"/>
            <w:lang w:val="en-US" w:eastAsia="zh-CN"/>
            <w:rPrChange w:id="3118" w:author="LKY" w:date="2026-05-25T10:55:57Z">
              <w:rPr>
                <w:rFonts w:hint="eastAsia"/>
                <w:lang w:val="en-US" w:eastAsia="zh-CN"/>
              </w:rPr>
            </w:rPrChange>
          </w:rPr>
          <w:t>登录</w:t>
        </w:r>
      </w:ins>
      <w:ins w:id="3119" w:author="LKY" w:date="2026-05-25T10:54:51Z">
        <w:r>
          <w:rPr>
            <w:rFonts w:hint="eastAsia" w:ascii="Times New Roman" w:hAnsi="Times New Roman"/>
            <w:sz w:val="24"/>
            <w:szCs w:val="32"/>
            <w:lang w:val="en-US" w:eastAsia="zh-CN"/>
            <w:rPrChange w:id="3120" w:author="LKY" w:date="2026-05-25T10:55:57Z">
              <w:rPr>
                <w:rFonts w:hint="eastAsia"/>
                <w:lang w:val="en-US" w:eastAsia="zh-CN"/>
              </w:rPr>
            </w:rPrChange>
          </w:rPr>
          <w:t>ssh</w:t>
        </w:r>
      </w:ins>
      <w:ins w:id="3121" w:author="LKY" w:date="2026-05-25T10:54:58Z">
        <w:r>
          <w:rPr>
            <w:rFonts w:hint="eastAsia" w:ascii="Times New Roman" w:hAnsi="Times New Roman"/>
            <w:sz w:val="24"/>
            <w:szCs w:val="32"/>
            <w:lang w:val="en-US" w:eastAsia="zh-CN"/>
            <w:rPrChange w:id="3122" w:author="LKY" w:date="2026-05-25T10:55:57Z">
              <w:rPr>
                <w:rFonts w:hint="eastAsia"/>
                <w:lang w:val="en-US" w:eastAsia="zh-CN"/>
              </w:rPr>
            </w:rPrChange>
          </w:rPr>
          <w:t>，</w:t>
        </w:r>
      </w:ins>
      <w:ins w:id="3123" w:author="LKY" w:date="2026-05-25T10:55:02Z">
        <w:r>
          <w:rPr>
            <w:rFonts w:hint="eastAsia" w:ascii="Times New Roman" w:hAnsi="Times New Roman"/>
            <w:sz w:val="24"/>
            <w:szCs w:val="32"/>
            <w:lang w:val="en-US" w:eastAsia="zh-CN"/>
            <w:rPrChange w:id="3124" w:author="LKY" w:date="2026-05-25T10:55:57Z">
              <w:rPr>
                <w:rFonts w:hint="eastAsia"/>
                <w:lang w:val="en-US" w:eastAsia="zh-CN"/>
              </w:rPr>
            </w:rPrChange>
          </w:rPr>
          <w:t>通过</w:t>
        </w:r>
      </w:ins>
      <w:ins w:id="3125" w:author="LKY" w:date="2026-05-25T10:55:04Z">
        <w:r>
          <w:rPr>
            <w:rFonts w:hint="eastAsia" w:ascii="Times New Roman" w:hAnsi="Times New Roman"/>
            <w:sz w:val="24"/>
            <w:szCs w:val="32"/>
            <w:lang w:val="en-US" w:eastAsia="zh-CN"/>
            <w:rPrChange w:id="3126" w:author="LKY" w:date="2026-05-25T10:55:57Z">
              <w:rPr>
                <w:rFonts w:hint="eastAsia"/>
                <w:lang w:val="en-US" w:eastAsia="zh-CN"/>
              </w:rPr>
            </w:rPrChange>
          </w:rPr>
          <w:t>指令</w:t>
        </w:r>
      </w:ins>
      <w:ins w:id="3127" w:author="LKY" w:date="2026-05-25T10:55:07Z">
        <w:r>
          <w:rPr>
            <w:rFonts w:hint="eastAsia" w:ascii="Times New Roman" w:hAnsi="Times New Roman"/>
            <w:sz w:val="24"/>
            <w:szCs w:val="32"/>
            <w:lang w:val="en-US" w:eastAsia="zh-CN"/>
            <w:rPrChange w:id="3128" w:author="LKY" w:date="2026-05-25T10:55:57Z">
              <w:rPr>
                <w:rFonts w:hint="eastAsia"/>
                <w:lang w:val="en-US" w:eastAsia="zh-CN"/>
              </w:rPr>
            </w:rPrChange>
          </w:rPr>
          <w:t>开启</w:t>
        </w:r>
      </w:ins>
      <w:ins w:id="3129" w:author="LKY" w:date="2026-05-25T10:55:45Z">
        <w:r>
          <w:rPr>
            <w:rFonts w:hint="eastAsia" w:ascii="Times New Roman" w:hAnsi="Times New Roman"/>
            <w:sz w:val="24"/>
            <w:szCs w:val="32"/>
            <w:lang w:val="en-US" w:eastAsia="zh-CN"/>
            <w:rPrChange w:id="3130" w:author="LKY" w:date="2026-05-25T10:55:57Z">
              <w:rPr>
                <w:rFonts w:hint="eastAsia"/>
                <w:lang w:val="en-US" w:eastAsia="zh-CN"/>
              </w:rPr>
            </w:rPrChange>
          </w:rPr>
          <w:t>ssh</w:t>
        </w:r>
      </w:ins>
      <w:ins w:id="3131" w:author="LKY" w:date="2026-05-25T10:55:46Z">
        <w:r>
          <w:rPr>
            <w:rFonts w:hint="eastAsia" w:ascii="Times New Roman" w:hAnsi="Times New Roman"/>
            <w:sz w:val="24"/>
            <w:szCs w:val="32"/>
            <w:lang w:val="en-US" w:eastAsia="zh-CN"/>
            <w:rPrChange w:id="3132" w:author="LKY" w:date="2026-05-25T10:55:57Z">
              <w:rPr>
                <w:rFonts w:hint="eastAsia"/>
                <w:lang w:val="en-US" w:eastAsia="zh-CN"/>
              </w:rPr>
            </w:rPrChange>
          </w:rPr>
          <w:t>.co</w:t>
        </w:r>
      </w:ins>
      <w:ins w:id="3133" w:author="LKY" w:date="2026-05-25T10:55:47Z">
        <w:r>
          <w:rPr>
            <w:rFonts w:hint="eastAsia" w:ascii="Times New Roman" w:hAnsi="Times New Roman"/>
            <w:sz w:val="24"/>
            <w:szCs w:val="32"/>
            <w:lang w:val="en-US" w:eastAsia="zh-CN"/>
            <w:rPrChange w:id="3134" w:author="LKY" w:date="2026-05-25T10:55:57Z">
              <w:rPr>
                <w:rFonts w:hint="eastAsia"/>
                <w:lang w:val="en-US" w:eastAsia="zh-CN"/>
              </w:rPr>
            </w:rPrChange>
          </w:rPr>
          <w:t>nfig</w:t>
        </w:r>
      </w:ins>
      <w:ins w:id="3135" w:author="LKY" w:date="2026-05-25T10:55:49Z">
        <w:r>
          <w:rPr>
            <w:rFonts w:hint="eastAsia" w:ascii="Times New Roman" w:hAnsi="Times New Roman"/>
            <w:sz w:val="24"/>
            <w:szCs w:val="32"/>
            <w:lang w:val="en-US" w:eastAsia="zh-CN"/>
            <w:rPrChange w:id="3136" w:author="LKY" w:date="2026-05-25T10:55:57Z">
              <w:rPr>
                <w:rFonts w:hint="eastAsia"/>
                <w:lang w:val="en-US" w:eastAsia="zh-CN"/>
              </w:rPr>
            </w:rPrChange>
          </w:rPr>
          <w:t>文件</w:t>
        </w:r>
      </w:ins>
      <w:ins w:id="3137" w:author="LKY" w:date="2026-05-25T10:56:50Z">
        <w:r>
          <w:rPr>
            <w:rFonts w:hint="eastAsia" w:ascii="Times New Roman" w:hAnsi="Times New Roman"/>
            <w:sz w:val="24"/>
            <w:szCs w:val="32"/>
            <w:lang w:val="en-US" w:eastAsia="zh-CN"/>
          </w:rPr>
          <w:t>，</w:t>
        </w:r>
      </w:ins>
      <w:ins w:id="3138" w:author="LKY" w:date="2026-05-25T10:56:54Z">
        <w:r>
          <w:rPr>
            <w:rFonts w:hint="eastAsia" w:ascii="Times New Roman" w:hAnsi="Times New Roman"/>
            <w:sz w:val="24"/>
            <w:szCs w:val="32"/>
            <w:lang w:val="en-US" w:eastAsia="zh-CN"/>
          </w:rPr>
          <w:t>改写</w:t>
        </w:r>
      </w:ins>
      <w:ins w:id="3139" w:author="LKY" w:date="2026-05-25T10:57:07Z">
        <w:r>
          <w:rPr>
            <w:rFonts w:hint="eastAsia" w:ascii="Times New Roman" w:hAnsi="Times New Roman"/>
            <w:sz w:val="24"/>
            <w:szCs w:val="32"/>
            <w:lang w:val="en-US" w:eastAsia="zh-CN"/>
          </w:rPr>
          <w:t>permit</w:t>
        </w:r>
      </w:ins>
      <w:ins w:id="3140" w:author="LKY" w:date="2026-05-25T10:57:10Z">
        <w:r>
          <w:rPr>
            <w:rFonts w:hint="eastAsia" w:ascii="Times New Roman" w:hAnsi="Times New Roman"/>
            <w:sz w:val="24"/>
            <w:szCs w:val="32"/>
            <w:lang w:val="en-US" w:eastAsia="zh-CN"/>
          </w:rPr>
          <w:t>Root</w:t>
        </w:r>
      </w:ins>
      <w:ins w:id="3141" w:author="LKY" w:date="2026-05-25T10:57:21Z">
        <w:r>
          <w:rPr>
            <w:rFonts w:hint="eastAsia" w:ascii="Times New Roman" w:hAnsi="Times New Roman"/>
            <w:sz w:val="24"/>
            <w:szCs w:val="32"/>
            <w:lang w:val="en-US" w:eastAsia="zh-CN"/>
          </w:rPr>
          <w:t>L</w:t>
        </w:r>
      </w:ins>
      <w:ins w:id="3142" w:author="LKY" w:date="2026-05-25T10:57:15Z">
        <w:r>
          <w:rPr>
            <w:rFonts w:hint="eastAsia" w:ascii="Times New Roman" w:hAnsi="Times New Roman"/>
            <w:sz w:val="24"/>
            <w:szCs w:val="32"/>
            <w:lang w:val="en-US" w:eastAsia="zh-CN"/>
          </w:rPr>
          <w:t>ogin</w:t>
        </w:r>
      </w:ins>
      <w:ins w:id="3143" w:author="LKY" w:date="2026-05-25T10:57:34Z">
        <w:r>
          <w:rPr>
            <w:rFonts w:hint="eastAsia" w:ascii="Times New Roman" w:hAnsi="Times New Roman"/>
            <w:sz w:val="24"/>
            <w:szCs w:val="32"/>
            <w:lang w:val="en-US" w:eastAsia="zh-CN"/>
          </w:rPr>
          <w:t>对应的</w:t>
        </w:r>
      </w:ins>
      <w:ins w:id="3144" w:author="LKY" w:date="2026-05-25T10:57:36Z">
        <w:r>
          <w:rPr>
            <w:rFonts w:hint="eastAsia" w:ascii="Times New Roman" w:hAnsi="Times New Roman"/>
            <w:sz w:val="24"/>
            <w:szCs w:val="32"/>
            <w:lang w:val="en-US" w:eastAsia="zh-CN"/>
          </w:rPr>
          <w:t>参数</w:t>
        </w:r>
      </w:ins>
      <w:ins w:id="3145" w:author="LKY" w:date="2026-05-25T10:57:39Z">
        <w:r>
          <w:rPr>
            <w:rFonts w:hint="eastAsia" w:ascii="Times New Roman" w:hAnsi="Times New Roman"/>
            <w:sz w:val="24"/>
            <w:szCs w:val="32"/>
            <w:lang w:val="en-US" w:eastAsia="zh-CN"/>
          </w:rPr>
          <w:t>为</w:t>
        </w:r>
      </w:ins>
      <w:ins w:id="3146" w:author="LKY" w:date="2026-05-25T10:57:41Z">
        <w:r>
          <w:rPr>
            <w:rFonts w:hint="eastAsia" w:ascii="Times New Roman" w:hAnsi="Times New Roman"/>
            <w:sz w:val="24"/>
            <w:szCs w:val="32"/>
            <w:lang w:val="en-US" w:eastAsia="zh-CN"/>
          </w:rPr>
          <w:t>yes</w:t>
        </w:r>
      </w:ins>
      <w:ins w:id="3147" w:author="LKY" w:date="2026-05-25T10:57:44Z">
        <w:r>
          <w:rPr>
            <w:rFonts w:hint="eastAsia" w:ascii="Times New Roman" w:hAnsi="Times New Roman"/>
            <w:sz w:val="24"/>
            <w:szCs w:val="32"/>
            <w:lang w:val="en-US" w:eastAsia="zh-CN"/>
          </w:rPr>
          <w:t>。</w:t>
        </w:r>
      </w:ins>
    </w:p>
    <w:p w14:paraId="6CD1C426">
      <w:pPr>
        <w:pStyle w:val="12"/>
        <w:shd w:val="clear" w:fill="E7E6E6" w:themeFill="background2"/>
        <w:spacing w:line="360" w:lineRule="auto"/>
        <w:ind w:left="0" w:leftChars="0" w:firstLine="420" w:firstLineChars="0"/>
        <w:outlineLvl w:val="9"/>
        <w:rPr>
          <w:ins w:id="3149" w:author="LKY" w:date="2026-05-25T10:56:39Z"/>
          <w:rFonts w:hint="default" w:ascii="Times New Roman" w:hAnsi="Times New Roman" w:eastAsia="宋体" w:cs="Times New Roman"/>
          <w:bCs/>
          <w:color w:val="0000FF"/>
          <w:sz w:val="24"/>
          <w:szCs w:val="24"/>
          <w:lang w:val="en-US" w:eastAsia="zh-CN" w:bidi="en-US"/>
          <w:rPrChange w:id="3150" w:author="LKY" w:date="2026-05-25T10:58:43Z">
            <w:rPr>
              <w:ins w:id="3151" w:author="LKY" w:date="2026-05-25T10:56:39Z"/>
              <w:rFonts w:hint="eastAsia" w:ascii="Times New Roman" w:hAnsi="Times New Roman"/>
              <w:sz w:val="24"/>
              <w:szCs w:val="32"/>
              <w:lang w:val="en-US" w:eastAsia="zh-CN"/>
            </w:rPr>
          </w:rPrChange>
        </w:rPr>
        <w:pPrChange w:id="3148" w:author="LKY" w:date="2026-05-25T10:58:43Z">
          <w:pPr/>
        </w:pPrChange>
      </w:pPr>
      <w:ins w:id="3152" w:author="LKY" w:date="2026-05-25T10:56:39Z">
        <w:r>
          <w:rPr>
            <w:rFonts w:hint="default" w:ascii="Times New Roman" w:hAnsi="Times New Roman" w:eastAsia="宋体" w:cs="Times New Roman"/>
            <w:bCs/>
            <w:color w:val="0000FF"/>
            <w:sz w:val="24"/>
            <w:szCs w:val="24"/>
            <w:lang w:val="en-US" w:eastAsia="zh-CN" w:bidi="en-US"/>
            <w:rPrChange w:id="3153" w:author="LKY" w:date="2026-05-25T10:58:43Z">
              <w:rPr>
                <w:rFonts w:hint="eastAsia" w:ascii="Times New Roman" w:hAnsi="Times New Roman"/>
                <w:sz w:val="24"/>
                <w:szCs w:val="32"/>
                <w:lang w:val="en-US" w:eastAsia="zh-CN"/>
              </w:rPr>
            </w:rPrChange>
          </w:rPr>
          <w:t>sudo nano /etc/ssh/sshd_config</w:t>
        </w:r>
      </w:ins>
    </w:p>
    <w:p w14:paraId="4433B804">
      <w:pPr>
        <w:pStyle w:val="12"/>
        <w:shd w:val="clear" w:fill="E7E6E6" w:themeFill="background2"/>
        <w:spacing w:line="360" w:lineRule="auto"/>
        <w:ind w:left="0" w:leftChars="0" w:firstLine="420" w:firstLineChars="0"/>
        <w:outlineLvl w:val="9"/>
        <w:rPr>
          <w:ins w:id="3155" w:author="LKY" w:date="2026-05-25T10:55:19Z"/>
          <w:rFonts w:hint="eastAsia" w:ascii="Times New Roman" w:hAnsi="Times New Roman" w:eastAsia="宋体" w:cs="Times New Roman"/>
          <w:bCs/>
          <w:color w:val="0000FF"/>
          <w:sz w:val="24"/>
          <w:szCs w:val="24"/>
          <w:lang w:val="en-US" w:eastAsia="zh-CN" w:bidi="en-US"/>
          <w:rPrChange w:id="3156" w:author="LKY" w:date="2026-05-25T10:58:43Z">
            <w:rPr>
              <w:ins w:id="3157" w:author="LKY" w:date="2026-05-25T10:55:19Z"/>
              <w:rFonts w:hint="default"/>
              <w:lang w:val="en-US" w:eastAsia="zh-CN"/>
            </w:rPr>
          </w:rPrChange>
        </w:rPr>
        <w:pPrChange w:id="3154" w:author="LKY" w:date="2026-05-25T10:58:43Z">
          <w:pPr/>
        </w:pPrChange>
      </w:pPr>
      <w:ins w:id="3158" w:author="LKY" w:date="2026-05-25T10:58:17Z">
        <w:r>
          <w:rPr>
            <w:rFonts w:hint="default" w:ascii="Times New Roman" w:hAnsi="Times New Roman" w:eastAsia="宋体" w:cs="Times New Roman"/>
            <w:bCs/>
            <w:color w:val="0000FF"/>
            <w:sz w:val="24"/>
            <w:szCs w:val="24"/>
            <w:lang w:val="en-US" w:eastAsia="zh-CN" w:bidi="en-US"/>
            <w:rPrChange w:id="3159" w:author="LKY" w:date="2026-05-25T10:58:43Z">
              <w:rPr>
                <w:rFonts w:hint="eastAsia" w:ascii="Times New Roman" w:hAnsi="Times New Roman"/>
                <w:sz w:val="24"/>
                <w:szCs w:val="32"/>
                <w:lang w:val="en-US" w:eastAsia="zh-CN"/>
              </w:rPr>
            </w:rPrChange>
          </w:rPr>
          <w:t>PermitRootLogin yes</w:t>
        </w:r>
      </w:ins>
    </w:p>
    <w:p w14:paraId="2758F609">
      <w:pPr>
        <w:spacing w:line="360" w:lineRule="auto"/>
        <w:rPr>
          <w:ins w:id="3161" w:author="LKY" w:date="2026-05-25T10:55:11Z"/>
          <w:rFonts w:hint="eastAsia"/>
          <w:lang w:val="en-US" w:eastAsia="zh-CN"/>
        </w:rPr>
        <w:pPrChange w:id="3160" w:author="L" w:date="2026-06-24T15:22:26Z">
          <w:pPr/>
        </w:pPrChange>
      </w:pPr>
      <w:ins w:id="3162" w:author="LKY" w:date="2026-05-25T10:55:39Z">
        <w:r>
          <w:rPr/>
          <w:drawing>
            <wp:inline distT="0" distB="0" distL="114300" distR="114300">
              <wp:extent cx="5269865" cy="281305"/>
              <wp:effectExtent l="0" t="0" r="6985" b="444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88"/>
                      <a:stretch>
                        <a:fillRect/>
                      </a:stretch>
                    </pic:blipFill>
                    <pic:spPr>
                      <a:xfrm>
                        <a:off x="0" y="0"/>
                        <a:ext cx="5269865" cy="281305"/>
                      </a:xfrm>
                      <a:prstGeom prst="rect">
                        <a:avLst/>
                      </a:prstGeom>
                      <a:noFill/>
                      <a:ln>
                        <a:noFill/>
                      </a:ln>
                    </pic:spPr>
                  </pic:pic>
                </a:graphicData>
              </a:graphic>
            </wp:inline>
          </w:drawing>
        </w:r>
      </w:ins>
    </w:p>
    <w:p w14:paraId="6C3EA533">
      <w:pPr>
        <w:spacing w:line="360" w:lineRule="auto"/>
        <w:rPr>
          <w:ins w:id="3165" w:author="L" w:date="2026-06-24T15:20:31Z"/>
        </w:rPr>
        <w:pPrChange w:id="3164" w:author="L" w:date="2026-06-24T15:22:26Z">
          <w:pPr/>
        </w:pPrChange>
      </w:pPr>
      <w:ins w:id="3166" w:author="LKY" w:date="2026-05-25T10:55:17Z">
        <w:r>
          <w:rPr/>
          <w:drawing>
            <wp:inline distT="0" distB="0" distL="114300" distR="114300">
              <wp:extent cx="5267325" cy="533400"/>
              <wp:effectExtent l="0" t="0" r="9525"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89"/>
                      <a:stretch>
                        <a:fillRect/>
                      </a:stretch>
                    </pic:blipFill>
                    <pic:spPr>
                      <a:xfrm>
                        <a:off x="0" y="0"/>
                        <a:ext cx="5267325" cy="533400"/>
                      </a:xfrm>
                      <a:prstGeom prst="rect">
                        <a:avLst/>
                      </a:prstGeom>
                      <a:noFill/>
                      <a:ln>
                        <a:noFill/>
                      </a:ln>
                    </pic:spPr>
                  </pic:pic>
                </a:graphicData>
              </a:graphic>
            </wp:inline>
          </w:drawing>
        </w:r>
      </w:ins>
    </w:p>
    <w:p w14:paraId="6C6DDC0B">
      <w:pPr>
        <w:pStyle w:val="12"/>
        <w:spacing w:line="360" w:lineRule="auto"/>
        <w:ind w:left="0" w:leftChars="0" w:firstLine="480" w:firstLineChars="200"/>
        <w:rPr>
          <w:ins w:id="3169" w:author="L" w:date="2026-06-24T15:21:29Z"/>
          <w:rFonts w:hint="default" w:eastAsiaTheme="minorEastAsia"/>
          <w:sz w:val="24"/>
          <w:lang w:val="en-US" w:eastAsia="zh-CN"/>
          <w:rPrChange w:id="3170" w:author="L" w:date="2026-06-24T15:21:38Z">
            <w:rPr>
              <w:ins w:id="3171" w:author="L" w:date="2026-06-24T15:21:29Z"/>
              <w:rFonts w:hint="default" w:eastAsiaTheme="minorEastAsia"/>
              <w:lang w:val="en-US" w:eastAsia="zh-CN"/>
            </w:rPr>
          </w:rPrChange>
        </w:rPr>
        <w:pPrChange w:id="3168" w:author="L" w:date="2026-06-24T15:22:08Z">
          <w:pPr>
            <w:pStyle w:val="12"/>
            <w:ind w:left="0" w:leftChars="0" w:firstLine="480" w:firstLineChars="200"/>
          </w:pPr>
        </w:pPrChange>
      </w:pPr>
      <w:ins w:id="3172" w:author="L" w:date="2026-06-24T15:21:29Z">
        <w:r>
          <w:rPr>
            <w:rFonts w:hint="eastAsia"/>
            <w:sz w:val="24"/>
            <w:lang w:val="en-US" w:eastAsia="zh-CN"/>
            <w:rPrChange w:id="3173" w:author="L" w:date="2026-06-24T15:21:38Z">
              <w:rPr>
                <w:rFonts w:hint="eastAsia"/>
                <w:lang w:val="en-US" w:eastAsia="zh-CN"/>
              </w:rPr>
            </w:rPrChange>
          </w:rPr>
          <w:t>重启服务即可</w:t>
        </w:r>
      </w:ins>
    </w:p>
    <w:p w14:paraId="62D0B1F1">
      <w:pPr>
        <w:pStyle w:val="12"/>
        <w:shd w:val="clear" w:fill="E7E6E6" w:themeFill="background2"/>
        <w:spacing w:line="360" w:lineRule="auto"/>
        <w:ind w:left="0" w:leftChars="0" w:firstLine="480" w:firstLineChars="200"/>
        <w:rPr>
          <w:ins w:id="3175" w:author="L" w:date="2026-06-24T15:21:50Z"/>
          <w:rFonts w:hint="default" w:eastAsiaTheme="minorEastAsia"/>
          <w:lang w:val="en-US" w:eastAsia="zh-CN"/>
        </w:rPr>
        <w:pPrChange w:id="3174" w:author="L" w:date="2026-06-24T15:22:26Z">
          <w:pPr>
            <w:pStyle w:val="12"/>
            <w:shd w:val="clear" w:fill="E7E6E6" w:themeFill="background2"/>
            <w:ind w:left="0" w:leftChars="0" w:firstLine="480" w:firstLineChars="200"/>
          </w:pPr>
        </w:pPrChange>
      </w:pPr>
      <w:ins w:id="3176" w:author="L" w:date="2026-06-24T15:21:50Z">
        <w:r>
          <w:rPr>
            <w:rFonts w:hint="eastAsia"/>
            <w:color w:val="0000FF"/>
            <w:sz w:val="24"/>
            <w:szCs w:val="32"/>
            <w:lang w:val="en-US" w:eastAsia="zh-CN"/>
          </w:rPr>
          <w:t>sudo systemctl restart ssh</w:t>
        </w:r>
      </w:ins>
    </w:p>
    <w:p w14:paraId="4A9F47EB">
      <w:pPr>
        <w:rPr>
          <w:rFonts w:hint="default" w:eastAsiaTheme="minorEastAsia"/>
          <w:lang w:val="en-US" w:eastAsia="zh-CN"/>
          <w:rPrChange w:id="3177" w:author="LKY" w:date="2026-05-25T10:54:07Z">
            <w:rPr>
              <w:rFonts w:hint="eastAsia" w:eastAsiaTheme="minorEastAsia"/>
              <w:lang w:val="en-US" w:eastAsia="zh-CN"/>
            </w:rPr>
          </w:rPrChange>
        </w:rPr>
      </w:pP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136" w:name="_Toc25593"/>
      <w:bookmarkStart w:id="137" w:name="_Toc19924"/>
      <w:bookmarkStart w:id="138" w:name="_Toc20849"/>
      <w:r>
        <w:rPr>
          <w:rFonts w:hint="eastAsia" w:ascii="Times New Roman" w:hAnsi="Times New Roman" w:eastAsia="黑体" w:cs="黑体"/>
          <w:b/>
          <w:bCs w:val="0"/>
          <w:color w:val="000000"/>
          <w:sz w:val="44"/>
          <w:szCs w:val="44"/>
          <w:lang w:val="en-US" w:eastAsia="zh-CN" w:bidi="en-US"/>
        </w:rPr>
        <w:t>4.系统烧录</w:t>
      </w:r>
      <w:bookmarkEnd w:id="136"/>
      <w:bookmarkEnd w:id="137"/>
      <w:bookmarkEnd w:id="138"/>
    </w:p>
    <w:p w14:paraId="4F6CFCE5">
      <w:pPr>
        <w:outlineLvl w:val="1"/>
        <w:rPr>
          <w:rFonts w:hint="eastAsia" w:ascii="Times New Roman" w:hAnsi="Times New Roman" w:eastAsia="宋体" w:cs="宋体"/>
          <w:b/>
          <w:bCs w:val="0"/>
          <w:color w:val="000000"/>
          <w:sz w:val="32"/>
          <w:szCs w:val="32"/>
          <w:lang w:val="en-US" w:eastAsia="zh-CN" w:bidi="en-US"/>
        </w:rPr>
      </w:pPr>
      <w:bookmarkStart w:id="139" w:name="_Toc25940"/>
      <w:bookmarkStart w:id="140" w:name="_Toc32085"/>
      <w:bookmarkStart w:id="141" w:name="_Toc1914"/>
      <w:r>
        <w:rPr>
          <w:rFonts w:hint="eastAsia" w:ascii="Times New Roman" w:hAnsi="Times New Roman" w:eastAsia="宋体" w:cs="宋体"/>
          <w:b/>
          <w:bCs w:val="0"/>
          <w:color w:val="000000"/>
          <w:sz w:val="32"/>
          <w:szCs w:val="32"/>
          <w:lang w:val="en-US" w:eastAsia="zh-CN" w:bidi="en-US"/>
        </w:rPr>
        <w:t>4.1 Micro SD卡启动</w:t>
      </w:r>
      <w:bookmarkEnd w:id="139"/>
      <w:bookmarkEnd w:id="140"/>
      <w:bookmarkEnd w:id="141"/>
    </w:p>
    <w:p w14:paraId="36A08764">
      <w:pPr>
        <w:pStyle w:val="12"/>
        <w:ind w:left="0" w:leftChars="0" w:firstLine="0" w:firstLineChars="0"/>
        <w:outlineLvl w:val="2"/>
        <w:rPr>
          <w:rFonts w:hint="default" w:ascii="Times New Roman" w:hAnsi="Times New Roman" w:eastAsia="宋体" w:cs="宋体"/>
          <w:b/>
          <w:bCs w:val="0"/>
          <w:color w:val="000000"/>
          <w:sz w:val="28"/>
          <w:szCs w:val="28"/>
          <w:lang w:val="en-US" w:eastAsia="zh-CN" w:bidi="en-US"/>
        </w:rPr>
      </w:pPr>
      <w:bookmarkStart w:id="142" w:name="_Toc27561"/>
      <w:bookmarkStart w:id="143" w:name="_Toc21099"/>
      <w:bookmarkStart w:id="144" w:name="_Toc26337"/>
      <w:r>
        <w:rPr>
          <w:rFonts w:hint="eastAsia" w:ascii="Times New Roman" w:hAnsi="Times New Roman" w:eastAsia="宋体" w:cs="宋体"/>
          <w:b/>
          <w:bCs w:val="0"/>
          <w:color w:val="000000"/>
          <w:sz w:val="28"/>
          <w:szCs w:val="28"/>
          <w:lang w:val="en-US" w:eastAsia="zh-CN" w:bidi="en-US"/>
        </w:rPr>
        <w:t>4.1.1启动卡制作</w:t>
      </w:r>
      <w:bookmarkEnd w:id="142"/>
      <w:bookmarkEnd w:id="143"/>
      <w:bookmarkEnd w:id="144"/>
    </w:p>
    <w:p w14:paraId="2E43F7B2">
      <w:pPr>
        <w:pStyle w:val="12"/>
        <w:ind w:left="0" w:leftChars="0" w:firstLine="0" w:firstLineChars="0"/>
        <w:rPr>
          <w:rFonts w:hint="default" w:ascii="宋体" w:hAnsi="宋体" w:eastAsia="宋体" w:cs="宋体"/>
          <w:sz w:val="24"/>
          <w:szCs w:val="24"/>
          <w:lang w:val="en-US" w:eastAsia="zh-CN"/>
        </w:rPr>
      </w:pPr>
    </w:p>
    <w:p w14:paraId="734BDD2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ascii="Times New Roman" w:hAnsi="Times New Roman" w:eastAsia="宋体"/>
          <w:sz w:val="24"/>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SD卡连接至电脑，下载并打开烧录工具Raspberry Pi Imager。</w:t>
      </w:r>
      <w:r>
        <w:rPr>
          <w:rFonts w:ascii="Times New Roman" w:hAnsi="Times New Roman" w:eastAsia="宋体" w:cs="宋体"/>
          <w:sz w:val="24"/>
          <w:szCs w:val="24"/>
        </w:rPr>
        <w:drawing>
          <wp:anchor distT="0" distB="0" distL="114300" distR="114300" simplePos="0" relativeHeight="251668480" behindDoc="0" locked="0" layoutInCell="1" allowOverlap="1">
            <wp:simplePos x="0" y="0"/>
            <wp:positionH relativeFrom="column">
              <wp:posOffset>210820</wp:posOffset>
            </wp:positionH>
            <wp:positionV relativeFrom="paragraph">
              <wp:posOffset>231775</wp:posOffset>
            </wp:positionV>
            <wp:extent cx="4485640" cy="3145155"/>
            <wp:effectExtent l="0" t="0" r="10160" b="17145"/>
            <wp:wrapTopAndBottom/>
            <wp:docPr id="3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descr="IMG_256"/>
                    <pic:cNvPicPr>
                      <a:picLocks noChangeAspect="1"/>
                    </pic:cNvPicPr>
                  </pic:nvPicPr>
                  <pic:blipFill>
                    <a:blip r:embed="rId90"/>
                    <a:stretch>
                      <a:fillRect/>
                    </a:stretch>
                  </pic:blipFill>
                  <pic:spPr>
                    <a:xfrm>
                      <a:off x="0" y="0"/>
                      <a:ext cx="4485640" cy="3145155"/>
                    </a:xfrm>
                    <a:prstGeom prst="rect">
                      <a:avLst/>
                    </a:prstGeom>
                    <a:noFill/>
                    <a:ln w="9525">
                      <a:noFill/>
                    </a:ln>
                  </pic:spPr>
                </pic:pic>
              </a:graphicData>
            </a:graphic>
          </wp:anchor>
        </w:drawing>
      </w:r>
    </w:p>
    <w:p w14:paraId="0F4B96FA">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Style w:val="24"/>
          <w:rFonts w:ascii="Times New Roman" w:hAnsi="Times New Roman" w:eastAsia="宋体"/>
          <w:sz w:val="24"/>
        </w:rPr>
      </w:pPr>
      <w:r>
        <w:rPr>
          <w:rStyle w:val="24"/>
          <w:rFonts w:ascii="Times New Roman" w:hAnsi="Times New Roman" w:eastAsia="宋体"/>
          <w:sz w:val="24"/>
        </w:rPr>
        <w:t>1：选择要烧写的硬件，CM</w:t>
      </w:r>
      <w:r>
        <w:rPr>
          <w:rStyle w:val="24"/>
          <w:rFonts w:hint="eastAsia" w:ascii="Times New Roman" w:hAnsi="Times New Roman" w:eastAsia="宋体"/>
          <w:sz w:val="24"/>
          <w:lang w:val="en-US" w:eastAsia="zh-CN"/>
        </w:rPr>
        <w:t>5</w:t>
      </w:r>
      <w:r>
        <w:rPr>
          <w:rStyle w:val="24"/>
          <w:rFonts w:ascii="Times New Roman" w:hAnsi="Times New Roman" w:eastAsia="宋体"/>
          <w:sz w:val="24"/>
        </w:rPr>
        <w:t>选择PI</w:t>
      </w:r>
      <w:r>
        <w:rPr>
          <w:rStyle w:val="24"/>
          <w:rFonts w:hint="eastAsia" w:ascii="Times New Roman" w:hAnsi="Times New Roman" w:eastAsia="宋体"/>
          <w:sz w:val="24"/>
          <w:lang w:val="en-US" w:eastAsia="zh-CN"/>
        </w:rPr>
        <w:t>5。</w:t>
      </w:r>
      <w:r>
        <w:rPr>
          <w:rStyle w:val="24"/>
          <w:rFonts w:hint="eastAsia" w:ascii="Times New Roman" w:hAnsi="Times New Roman" w:eastAsia="宋体"/>
          <w:sz w:val="24"/>
        </w:rPr>
        <w:br w:type="textWrapping"/>
      </w:r>
      <w:r>
        <w:rPr>
          <w:rStyle w:val="24"/>
          <w:rFonts w:hint="eastAsia" w:ascii="Times New Roman" w:hAnsi="Times New Roman" w:eastAsia="宋体"/>
          <w:sz w:val="24"/>
        </w:rPr>
        <w:t>2：选择镜像，多个版本选择适合自己的（下面也可以选择格式化或者选择自己的备份的系统）</w:t>
      </w:r>
      <w:r>
        <w:rPr>
          <w:rStyle w:val="24"/>
          <w:rFonts w:hint="eastAsia" w:ascii="Times New Roman" w:hAnsi="Times New Roman" w:eastAsia="宋体"/>
          <w:sz w:val="24"/>
          <w:lang w:eastAsia="zh-CN"/>
        </w:rPr>
        <w:t>。</w:t>
      </w:r>
      <w:r>
        <w:rPr>
          <w:rStyle w:val="24"/>
          <w:rFonts w:hint="eastAsia" w:ascii="Times New Roman" w:hAnsi="Times New Roman" w:eastAsia="宋体"/>
          <w:sz w:val="24"/>
        </w:rPr>
        <w:br w:type="textWrapping"/>
      </w:r>
      <w:r>
        <w:rPr>
          <w:rStyle w:val="24"/>
          <w:rFonts w:hint="eastAsia" w:ascii="Times New Roman" w:hAnsi="Times New Roman" w:eastAsia="宋体"/>
          <w:sz w:val="24"/>
        </w:rPr>
        <w:t>3：选择要烧录的盘符，只支持移动盘符（USB扩展的盘符）</w:t>
      </w:r>
      <w:r>
        <w:rPr>
          <w:rStyle w:val="24"/>
          <w:rFonts w:hint="eastAsia" w:ascii="Times New Roman" w:hAnsi="Times New Roman" w:eastAsia="宋体"/>
          <w:sz w:val="24"/>
          <w:lang w:eastAsia="zh-CN"/>
        </w:rPr>
        <w:t>，</w:t>
      </w:r>
      <w:r>
        <w:rPr>
          <w:rStyle w:val="24"/>
          <w:rFonts w:hint="eastAsia" w:ascii="Times New Roman" w:hAnsi="Times New Roman" w:eastAsia="宋体"/>
          <w:sz w:val="24"/>
          <w:lang w:val="en-US" w:eastAsia="zh-CN"/>
        </w:rPr>
        <w:t>选我们的SD卡</w:t>
      </w:r>
      <w:r>
        <w:rPr>
          <w:rStyle w:val="24"/>
          <w:rFonts w:hint="eastAsia" w:ascii="Times New Roman" w:hAnsi="Times New Roman" w:eastAsia="宋体"/>
          <w:sz w:val="24"/>
          <w:lang w:eastAsia="zh-CN"/>
        </w:rPr>
        <w:t>。</w:t>
      </w:r>
      <w:r>
        <w:rPr>
          <w:rStyle w:val="24"/>
          <w:rFonts w:hint="eastAsia" w:ascii="Times New Roman" w:hAnsi="Times New Roman" w:eastAsia="宋体"/>
          <w:sz w:val="24"/>
        </w:rPr>
        <w:br w:type="textWrapping"/>
      </w:r>
      <w:r>
        <w:rPr>
          <w:rStyle w:val="24"/>
          <w:rFonts w:hint="eastAsia" w:ascii="Times New Roman" w:hAnsi="Times New Roman" w:eastAsia="宋体"/>
          <w:sz w:val="24"/>
        </w:rPr>
        <w:t>4：全部选择好就可以点击NEXT，如果选择是树莓派OS，那么会出现</w:t>
      </w:r>
      <w:r>
        <w:rPr>
          <w:rStyle w:val="24"/>
          <w:rFonts w:hint="eastAsia" w:ascii="Times New Roman" w:hAnsi="Times New Roman" w:eastAsia="宋体"/>
          <w:sz w:val="24"/>
          <w:lang w:val="en-US" w:eastAsia="zh-CN"/>
        </w:rPr>
        <w:t>下图</w:t>
      </w:r>
      <w:r>
        <w:rPr>
          <w:rStyle w:val="24"/>
          <w:rFonts w:hint="eastAsia" w:ascii="Times New Roman" w:hAnsi="Times New Roman" w:eastAsia="宋体"/>
          <w:sz w:val="24"/>
        </w:rPr>
        <w:t>，如果不需要</w:t>
      </w:r>
      <w:r>
        <w:rPr>
          <w:rStyle w:val="24"/>
          <w:rFonts w:hint="eastAsia" w:ascii="Times New Roman" w:hAnsi="Times New Roman" w:eastAsia="宋体"/>
          <w:sz w:val="24"/>
          <w:lang w:val="en-US" w:eastAsia="zh-CN"/>
        </w:rPr>
        <w:t>个性化设置</w:t>
      </w:r>
      <w:r>
        <w:rPr>
          <w:rStyle w:val="24"/>
          <w:rFonts w:hint="eastAsia" w:ascii="Times New Roman" w:hAnsi="Times New Roman" w:eastAsia="宋体"/>
          <w:sz w:val="24"/>
        </w:rPr>
        <w:t>点“不”，如果之前保存过配置可以直接点“是”，第一次使用</w:t>
      </w:r>
      <w:r>
        <w:rPr>
          <w:rStyle w:val="24"/>
          <w:rFonts w:hint="eastAsia" w:ascii="Times New Roman" w:hAnsi="Times New Roman" w:eastAsia="宋体"/>
          <w:sz w:val="24"/>
          <w:lang w:val="en-US" w:eastAsia="zh-CN"/>
        </w:rPr>
        <w:t>时，若</w:t>
      </w:r>
      <w:r>
        <w:rPr>
          <w:rStyle w:val="24"/>
          <w:rFonts w:hint="eastAsia" w:ascii="Times New Roman" w:hAnsi="Times New Roman" w:eastAsia="宋体"/>
          <w:sz w:val="24"/>
        </w:rPr>
        <w:t>需要设置</w:t>
      </w:r>
      <w:r>
        <w:rPr>
          <w:rStyle w:val="24"/>
          <w:rFonts w:hint="eastAsia" w:ascii="Times New Roman" w:hAnsi="Times New Roman" w:eastAsia="宋体"/>
          <w:sz w:val="24"/>
          <w:lang w:val="en-US" w:eastAsia="zh-CN"/>
        </w:rPr>
        <w:t>请</w:t>
      </w:r>
      <w:r>
        <w:rPr>
          <w:rStyle w:val="24"/>
          <w:rFonts w:hint="eastAsia" w:ascii="Times New Roman" w:hAnsi="Times New Roman" w:eastAsia="宋体"/>
          <w:sz w:val="24"/>
        </w:rPr>
        <w:t>点“编辑设置”</w:t>
      </w:r>
      <w:r>
        <w:rPr>
          <w:rStyle w:val="24"/>
          <w:rFonts w:ascii="Times New Roman" w:hAnsi="Times New Roman" w:eastAsia="宋体"/>
          <w:sz w:val="24"/>
        </w:rPr>
        <w:t>。</w:t>
      </w:r>
      <w:r>
        <w:rPr>
          <w:rFonts w:ascii="Times New Roman" w:hAnsi="Times New Roman" w:eastAsia="宋体" w:cs="宋体"/>
          <w:sz w:val="24"/>
          <w:szCs w:val="24"/>
        </w:rPr>
        <w:drawing>
          <wp:anchor distT="0" distB="0" distL="114300" distR="114300" simplePos="0" relativeHeight="251669504" behindDoc="0" locked="0" layoutInCell="1" allowOverlap="1">
            <wp:simplePos x="0" y="0"/>
            <wp:positionH relativeFrom="column">
              <wp:posOffset>120015</wp:posOffset>
            </wp:positionH>
            <wp:positionV relativeFrom="paragraph">
              <wp:posOffset>17780</wp:posOffset>
            </wp:positionV>
            <wp:extent cx="4490720" cy="3139440"/>
            <wp:effectExtent l="0" t="0" r="5080" b="3810"/>
            <wp:wrapTopAndBottom/>
            <wp:docPr id="5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descr="IMG_256"/>
                    <pic:cNvPicPr>
                      <a:picLocks noChangeAspect="1"/>
                    </pic:cNvPicPr>
                  </pic:nvPicPr>
                  <pic:blipFill>
                    <a:blip r:embed="rId91"/>
                    <a:stretch>
                      <a:fillRect/>
                    </a:stretch>
                  </pic:blipFill>
                  <pic:spPr>
                    <a:xfrm>
                      <a:off x="0" y="0"/>
                      <a:ext cx="4490720" cy="3139440"/>
                    </a:xfrm>
                    <a:prstGeom prst="rect">
                      <a:avLst/>
                    </a:prstGeom>
                    <a:noFill/>
                    <a:ln w="9525">
                      <a:noFill/>
                    </a:ln>
                  </pic:spPr>
                </pic:pic>
              </a:graphicData>
            </a:graphic>
          </wp:anchor>
        </w:drawing>
      </w:r>
    </w:p>
    <w:p w14:paraId="28CE4948">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Style w:val="24"/>
          <w:rFonts w:hint="eastAsia" w:ascii="Times New Roman" w:hAnsi="Times New Roman" w:eastAsia="宋体"/>
          <w:sz w:val="24"/>
          <w:lang w:eastAsia="zh-CN"/>
        </w:rPr>
      </w:pPr>
      <w:r>
        <w:rPr>
          <w:rStyle w:val="24"/>
          <w:rFonts w:ascii="Times New Roman" w:hAnsi="Times New Roman" w:eastAsia="宋体"/>
          <w:sz w:val="24"/>
        </w:rPr>
        <w:t>5:使用全新的系统默认不配置用户名和密码，用户可以直接在配置界面配置用户名和密码，如果不配置则需要再开机后连接键盘鼠标配置用户名和密码</w:t>
      </w:r>
      <w:r>
        <w:rPr>
          <w:rStyle w:val="24"/>
          <w:rFonts w:hint="eastAsia" w:ascii="Times New Roman" w:hAnsi="Times New Roman" w:eastAsia="宋体"/>
          <w:sz w:val="24"/>
          <w:lang w:eastAsia="zh-CN"/>
        </w:rPr>
        <w:t>。</w:t>
      </w:r>
    </w:p>
    <w:p w14:paraId="4B92120F">
      <w:pPr>
        <w:pStyle w:val="12"/>
        <w:jc w:val="center"/>
        <w:rPr>
          <w:rFonts w:ascii="Times New Roman" w:hAnsi="Times New Roman"/>
        </w:rPr>
      </w:pPr>
    </w:p>
    <w:p w14:paraId="205D1621">
      <w:pPr>
        <w:pStyle w:val="4"/>
        <w:bidi w:val="0"/>
        <w:rPr>
          <w:rFonts w:hint="eastAsia"/>
          <w:lang w:val="en-US" w:eastAsia="zh-CN"/>
        </w:rPr>
      </w:pPr>
      <w:bookmarkStart w:id="145" w:name="_Toc29291"/>
      <w:bookmarkStart w:id="146" w:name="_Toc17759"/>
      <w:bookmarkStart w:id="147" w:name="_Toc17978"/>
      <w:bookmarkStart w:id="148" w:name="_Toc15005"/>
      <w:bookmarkStart w:id="149" w:name="_Toc6200"/>
      <w:bookmarkStart w:id="150" w:name="_Toc13311"/>
      <w:bookmarkStart w:id="151" w:name="_Toc21155"/>
      <w:bookmarkStart w:id="152" w:name="_Toc28691"/>
      <w:bookmarkStart w:id="153" w:name="_Toc17642"/>
      <w:bookmarkStart w:id="154" w:name="_Toc13658"/>
      <w:bookmarkStart w:id="155" w:name="_Toc27152"/>
      <w:bookmarkStart w:id="156" w:name="_Toc31073"/>
      <w:bookmarkStart w:id="157" w:name="_Toc12611"/>
      <w:bookmarkStart w:id="158" w:name="_Toc10133"/>
      <w:r>
        <w:rPr>
          <w:rFonts w:hint="eastAsia"/>
          <w:lang w:val="en-US" w:eastAsia="zh-CN"/>
        </w:rPr>
        <w:t>4.1.2从启动卡启动</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70BF82D5">
      <w:pPr>
        <w:pStyle w:val="1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烧录完毕后取出MICRO SD卡。将MICRO SD 接入底板MICRO SD 卡卡槽，连接CM5核心，上电即可。</w:t>
      </w:r>
    </w:p>
    <w:p w14:paraId="29BA85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注：烧录完第一次启动系统，可能会重启两次，属正常现象。</w:t>
      </w:r>
    </w:p>
    <w:p w14:paraId="50EA814A">
      <w:pPr>
        <w:pStyle w:val="12"/>
        <w:jc w:val="left"/>
        <w:rPr>
          <w:rFonts w:hint="default"/>
          <w:lang w:val="en-US" w:eastAsia="zh-CN"/>
        </w:rPr>
      </w:pPr>
    </w:p>
    <w:p w14:paraId="6A2635FB">
      <w:pPr>
        <w:pStyle w:val="3"/>
        <w:bidi w:val="0"/>
        <w:rPr>
          <w:rFonts w:hint="eastAsia"/>
          <w:lang w:val="en-US" w:eastAsia="zh-CN"/>
        </w:rPr>
      </w:pPr>
      <w:bookmarkStart w:id="159" w:name="_Toc25301"/>
      <w:bookmarkStart w:id="160" w:name="_Toc21703"/>
      <w:bookmarkStart w:id="161" w:name="_Toc24174"/>
      <w:r>
        <w:rPr>
          <w:rFonts w:hint="eastAsia"/>
          <w:lang w:val="en-US" w:eastAsia="zh-CN"/>
        </w:rPr>
        <w:t xml:space="preserve">4.2 </w:t>
      </w:r>
      <w:bookmarkStart w:id="162" w:name="_Toc30182"/>
      <w:bookmarkStart w:id="163" w:name="_Toc28876"/>
      <w:bookmarkStart w:id="164" w:name="_Toc28075"/>
      <w:bookmarkStart w:id="165" w:name="_Toc23680"/>
      <w:bookmarkStart w:id="166" w:name="_Toc21093"/>
      <w:bookmarkStart w:id="167" w:name="_Toc13886"/>
      <w:bookmarkStart w:id="168" w:name="_Toc7529"/>
      <w:bookmarkStart w:id="169" w:name="_Toc26041"/>
      <w:bookmarkStart w:id="170" w:name="_Toc17834"/>
      <w:bookmarkStart w:id="171" w:name="_Toc27715"/>
      <w:bookmarkStart w:id="172" w:name="_Toc30721"/>
      <w:r>
        <w:rPr>
          <w:rFonts w:hint="eastAsia"/>
          <w:lang w:val="en-US" w:eastAsia="zh-CN"/>
        </w:rPr>
        <w:t>EMMC启动</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7C4D50F0">
      <w:pPr>
        <w:pStyle w:val="4"/>
        <w:bidi w:val="0"/>
        <w:rPr>
          <w:rFonts w:hint="eastAsia"/>
          <w:lang w:val="en-US" w:eastAsia="zh-CN"/>
        </w:rPr>
      </w:pPr>
      <w:bookmarkStart w:id="173" w:name="_Toc2"/>
      <w:bookmarkStart w:id="174" w:name="_Toc26864"/>
      <w:bookmarkStart w:id="175" w:name="_Toc729"/>
      <w:bookmarkStart w:id="176" w:name="_Toc19962"/>
      <w:bookmarkStart w:id="177" w:name="_Toc28044"/>
      <w:bookmarkStart w:id="178" w:name="_Toc194"/>
      <w:bookmarkStart w:id="179" w:name="_Toc14699"/>
      <w:bookmarkStart w:id="180" w:name="_Toc5078"/>
      <w:bookmarkStart w:id="181" w:name="_Toc7937"/>
      <w:bookmarkStart w:id="182" w:name="_Toc1604"/>
      <w:bookmarkStart w:id="183" w:name="_Toc13820"/>
      <w:bookmarkStart w:id="184" w:name="_Toc1650"/>
      <w:bookmarkStart w:id="185" w:name="_Toc3910"/>
      <w:bookmarkStart w:id="186" w:name="_Toc9226"/>
      <w:r>
        <w:rPr>
          <w:rFonts w:hint="eastAsia"/>
          <w:lang w:val="en-US" w:eastAsia="zh-CN"/>
        </w:rPr>
        <w:t>4.2.1进入烧录模式</w:t>
      </w:r>
      <w:bookmarkEnd w:id="173"/>
      <w:bookmarkEnd w:id="174"/>
      <w:bookmarkEnd w:id="175"/>
      <w:bookmarkEnd w:id="176"/>
    </w:p>
    <w:p w14:paraId="2A00398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先拆除外壳上下两面的四个螺丝，打开上盖，再拔出上侧边盖。移除Y板和X板（若有）。拆X/Y板时，先拔插针部分，把侧边盖往外稍微拨一下可拔出Y1板。</w:t>
      </w:r>
    </w:p>
    <w:p w14:paraId="09C819D8">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将拨码开关的1和4向ON的方向拨，2和3向相反的方向拨，将跳线帽跳至如图所示位置。</w:t>
      </w:r>
    </w:p>
    <w:p w14:paraId="37983B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drawing>
          <wp:inline distT="0" distB="0" distL="114300" distR="114300">
            <wp:extent cx="1787525" cy="1781175"/>
            <wp:effectExtent l="0" t="0" r="3175" b="9525"/>
            <wp:docPr id="38" name="图片 38" descr="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00003"/>
                    <pic:cNvPicPr>
                      <a:picLocks noChangeAspect="1"/>
                    </pic:cNvPicPr>
                  </pic:nvPicPr>
                  <pic:blipFill>
                    <a:blip r:embed="rId92"/>
                    <a:stretch>
                      <a:fillRect/>
                    </a:stretch>
                  </pic:blipFill>
                  <pic:spPr>
                    <a:xfrm>
                      <a:off x="0" y="0"/>
                      <a:ext cx="1787525" cy="1781175"/>
                    </a:xfrm>
                    <a:prstGeom prst="rect">
                      <a:avLst/>
                    </a:prstGeom>
                  </pic:spPr>
                </pic:pic>
              </a:graphicData>
            </a:graphic>
          </wp:inline>
        </w:drawing>
      </w:r>
      <w:r>
        <w:rPr>
          <w:rFonts w:hint="eastAsia" w:ascii="Times New Roman" w:hAnsi="Times New Roman" w:eastAsia="宋体"/>
          <w:sz w:val="24"/>
          <w:szCs w:val="24"/>
          <w:lang w:val="en-US" w:eastAsia="zh-CN"/>
        </w:rPr>
        <w:t xml:space="preserve"> </w:t>
      </w:r>
      <w:r>
        <w:rPr>
          <w:rFonts w:hint="default" w:ascii="Times New Roman" w:hAnsi="Times New Roman" w:eastAsia="宋体"/>
          <w:sz w:val="24"/>
          <w:szCs w:val="24"/>
          <w:lang w:val="en-US" w:eastAsia="zh-CN"/>
        </w:rPr>
        <w:drawing>
          <wp:inline distT="0" distB="0" distL="114300" distR="114300">
            <wp:extent cx="1731010" cy="1757680"/>
            <wp:effectExtent l="0" t="0" r="2540" b="13970"/>
            <wp:docPr id="62" name="图片 62" descr="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000005"/>
                    <pic:cNvPicPr>
                      <a:picLocks noChangeAspect="1"/>
                    </pic:cNvPicPr>
                  </pic:nvPicPr>
                  <pic:blipFill>
                    <a:blip r:embed="rId93"/>
                    <a:stretch>
                      <a:fillRect/>
                    </a:stretch>
                  </pic:blipFill>
                  <pic:spPr>
                    <a:xfrm>
                      <a:off x="0" y="0"/>
                      <a:ext cx="1731010" cy="1757680"/>
                    </a:xfrm>
                    <a:prstGeom prst="rect">
                      <a:avLst/>
                    </a:prstGeom>
                  </pic:spPr>
                </pic:pic>
              </a:graphicData>
            </a:graphic>
          </wp:inline>
        </w:drawing>
      </w:r>
    </w:p>
    <w:p w14:paraId="0233774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将USB_OTG端口的拨码开关(序号5)向上拨码。</w:t>
      </w:r>
    </w:p>
    <w:p w14:paraId="282C03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sz w:val="24"/>
          <w:szCs w:val="24"/>
          <w:lang w:val="en-US" w:eastAsia="zh-CN"/>
        </w:rPr>
      </w:pPr>
      <w:r>
        <w:rPr>
          <w:rFonts w:ascii="Times New Roman" w:hAnsi="Times New Roman" w:eastAsia="宋体"/>
          <w:sz w:val="24"/>
        </w:rPr>
        <w:drawing>
          <wp:inline distT="0" distB="0" distL="114300" distR="114300">
            <wp:extent cx="5267325" cy="2771775"/>
            <wp:effectExtent l="0" t="0" r="0" b="0"/>
            <wp:docPr id="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
                    <pic:cNvPicPr>
                      <a:picLocks noChangeAspect="1"/>
                    </pic:cNvPicPr>
                  </pic:nvPicPr>
                  <pic:blipFill>
                    <a:blip r:embed="rId94"/>
                    <a:stretch>
                      <a:fillRect/>
                    </a:stretch>
                  </pic:blipFill>
                  <pic:spPr>
                    <a:xfrm>
                      <a:off x="0" y="0"/>
                      <a:ext cx="5267325" cy="2771775"/>
                    </a:xfrm>
                    <a:prstGeom prst="rect">
                      <a:avLst/>
                    </a:prstGeom>
                    <a:noFill/>
                    <a:ln>
                      <a:noFill/>
                    </a:ln>
                  </pic:spPr>
                </pic:pic>
              </a:graphicData>
            </a:graphic>
          </wp:inline>
        </w:drawing>
      </w:r>
    </w:p>
    <w:p w14:paraId="75A5F032">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使用底板上方的</w:t>
      </w:r>
      <w:r>
        <w:rPr>
          <w:rFonts w:hint="eastAsia" w:ascii="Times New Roman" w:hAnsi="Times New Roman" w:eastAsia="宋体" w:cs="宋体"/>
          <w:b w:val="0"/>
          <w:bCs/>
          <w:color w:val="000000"/>
          <w:sz w:val="24"/>
          <w:szCs w:val="24"/>
          <w:lang w:val="en-US" w:eastAsia="zh-CN" w:bidi="en-US"/>
        </w:rPr>
        <w:t>Type C 接口进行烧录连接。</w:t>
      </w:r>
    </w:p>
    <w:p w14:paraId="17F82AF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4"/>
          <w:lang w:val="en-US" w:eastAsia="zh-CN"/>
        </w:rPr>
      </w:pPr>
      <w:r>
        <w:rPr>
          <w:rFonts w:ascii="Times New Roman" w:hAnsi="Times New Roman" w:eastAsia="宋体" w:cs="宋体"/>
          <w:sz w:val="24"/>
          <w:szCs w:val="24"/>
        </w:rPr>
        <w:drawing>
          <wp:inline distT="0" distB="0" distL="114300" distR="114300">
            <wp:extent cx="2677795" cy="1532890"/>
            <wp:effectExtent l="0" t="0" r="8255" b="10160"/>
            <wp:docPr id="6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descr="IMG_256"/>
                    <pic:cNvPicPr>
                      <a:picLocks noChangeAspect="1"/>
                    </pic:cNvPicPr>
                  </pic:nvPicPr>
                  <pic:blipFill>
                    <a:blip r:embed="rId95"/>
                    <a:stretch>
                      <a:fillRect/>
                    </a:stretch>
                  </pic:blipFill>
                  <pic:spPr>
                    <a:xfrm>
                      <a:off x="0" y="0"/>
                      <a:ext cx="2677795" cy="1532890"/>
                    </a:xfrm>
                    <a:prstGeom prst="rect">
                      <a:avLst/>
                    </a:prstGeom>
                    <a:noFill/>
                    <a:ln w="9525">
                      <a:noFill/>
                    </a:ln>
                  </pic:spPr>
                </pic:pic>
              </a:graphicData>
            </a:graphic>
          </wp:inline>
        </w:drawing>
      </w:r>
    </w:p>
    <w:p w14:paraId="2E8E253D">
      <w:pPr>
        <w:pStyle w:val="4"/>
        <w:bidi w:val="0"/>
        <w:rPr>
          <w:rFonts w:hint="eastAsia"/>
          <w:lang w:val="en-US" w:eastAsia="zh-CN"/>
        </w:rPr>
      </w:pPr>
      <w:bookmarkStart w:id="187" w:name="_Toc10192"/>
      <w:bookmarkStart w:id="188" w:name="_Toc21589"/>
      <w:bookmarkStart w:id="189" w:name="_Toc13251"/>
      <w:bookmarkStart w:id="190" w:name="_Toc1601"/>
      <w:r>
        <w:rPr>
          <w:rFonts w:hint="eastAsia"/>
          <w:lang w:val="en-US" w:eastAsia="zh-CN"/>
        </w:rPr>
        <w:t>4.2.2识别核心板EMMC为移动硬盘</w:t>
      </w:r>
      <w:bookmarkEnd w:id="187"/>
      <w:bookmarkEnd w:id="188"/>
      <w:bookmarkEnd w:id="189"/>
      <w:bookmarkEnd w:id="190"/>
    </w:p>
    <w:bookmarkEnd w:id="177"/>
    <w:bookmarkEnd w:id="178"/>
    <w:bookmarkEnd w:id="179"/>
    <w:bookmarkEnd w:id="180"/>
    <w:bookmarkEnd w:id="181"/>
    <w:bookmarkEnd w:id="182"/>
    <w:bookmarkEnd w:id="183"/>
    <w:bookmarkEnd w:id="184"/>
    <w:bookmarkEnd w:id="185"/>
    <w:bookmarkEnd w:id="186"/>
    <w:p w14:paraId="1728D95A">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下载并以管理员权限打开软件rpiboot</w:t>
      </w:r>
      <w:r>
        <w:rPr>
          <w:rFonts w:hint="eastAsia" w:ascii="Times New Roman" w:hAnsi="Times New Roman" w:eastAsia="宋体" w:cs="宋体"/>
          <w:b w:val="0"/>
          <w:bCs/>
          <w:color w:val="000000"/>
          <w:sz w:val="24"/>
          <w:szCs w:val="24"/>
          <w:lang w:val="en-US" w:eastAsia="zh-CN" w:bidi="en-US"/>
        </w:rPr>
        <w:t>。关闭杀毒软件</w:t>
      </w:r>
      <w:r>
        <w:rPr>
          <w:rFonts w:hint="default" w:ascii="Times New Roman" w:hAnsi="Times New Roman" w:eastAsia="宋体" w:cs="宋体"/>
          <w:b w:val="0"/>
          <w:bCs/>
          <w:color w:val="000000"/>
          <w:sz w:val="24"/>
          <w:szCs w:val="24"/>
          <w:lang w:val="en-US" w:eastAsia="zh-CN" w:bidi="en-US"/>
        </w:rPr>
        <w:t>以安装驱动程序和启动工具。安装成功之后在安装目录下有一个rpiboot.exe</w:t>
      </w:r>
      <w:r>
        <w:rPr>
          <w:rFonts w:hint="eastAsia" w:ascii="Times New Roman" w:hAnsi="Times New Roman" w:eastAsia="宋体" w:cs="宋体"/>
          <w:b w:val="0"/>
          <w:bCs/>
          <w:color w:val="000000"/>
          <w:sz w:val="24"/>
          <w:szCs w:val="24"/>
          <w:lang w:val="en-US" w:eastAsia="zh-CN" w:bidi="en-US"/>
        </w:rPr>
        <w:t>。</w:t>
      </w:r>
    </w:p>
    <w:p w14:paraId="72CD35A9">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0" w:firstLineChars="0"/>
        <w:jc w:val="left"/>
        <w:textAlignment w:val="auto"/>
        <w:rPr>
          <w:rFonts w:hint="eastAsia" w:ascii="Times New Roman" w:hAnsi="Times New Roman" w:eastAsia="宋体" w:cs="宋体"/>
          <w:b w:val="0"/>
          <w:bCs/>
          <w:color w:val="000000"/>
          <w:sz w:val="24"/>
          <w:szCs w:val="24"/>
          <w:lang w:val="en-US" w:eastAsia="zh-CN" w:bidi="en-US"/>
        </w:rPr>
      </w:pPr>
      <w:r>
        <w:rPr>
          <w:rFonts w:ascii="Times New Roman" w:hAnsi="Times New Roman" w:eastAsia="宋体" w:cs="宋体"/>
          <w:sz w:val="24"/>
          <w:szCs w:val="24"/>
        </w:rPr>
        <w:drawing>
          <wp:anchor distT="0" distB="0" distL="114300" distR="114300" simplePos="0" relativeHeight="251670528" behindDoc="0" locked="0" layoutInCell="1" allowOverlap="1">
            <wp:simplePos x="0" y="0"/>
            <wp:positionH relativeFrom="column">
              <wp:posOffset>69850</wp:posOffset>
            </wp:positionH>
            <wp:positionV relativeFrom="paragraph">
              <wp:posOffset>106680</wp:posOffset>
            </wp:positionV>
            <wp:extent cx="4629150" cy="2000250"/>
            <wp:effectExtent l="0" t="0" r="0" b="0"/>
            <wp:wrapTopAndBottom/>
            <wp:docPr id="8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descr="IMG_256"/>
                    <pic:cNvPicPr>
                      <a:picLocks noChangeAspect="1"/>
                    </pic:cNvPicPr>
                  </pic:nvPicPr>
                  <pic:blipFill>
                    <a:blip r:embed="rId96"/>
                    <a:stretch>
                      <a:fillRect/>
                    </a:stretch>
                  </pic:blipFill>
                  <pic:spPr>
                    <a:xfrm>
                      <a:off x="0" y="0"/>
                      <a:ext cx="4629150" cy="2000250"/>
                    </a:xfrm>
                    <a:prstGeom prst="rect">
                      <a:avLst/>
                    </a:prstGeom>
                    <a:noFill/>
                    <a:ln w="9525">
                      <a:noFill/>
                    </a:ln>
                  </pic:spPr>
                </pic:pic>
              </a:graphicData>
            </a:graphic>
          </wp:anchor>
        </w:drawing>
      </w:r>
    </w:p>
    <w:p w14:paraId="02028513">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1.通过Type C 接口（SLAVE 接口） 转USB接口连接电脑。</w:t>
      </w:r>
    </w:p>
    <w:p w14:paraId="4D51DC1B">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2.此时连接电脑并且给主板供电，电脑设备管理器中会识别出一个BCMxxx的设备（CM5是BCM2712，CM4是BCM2711）如果驱动没有安装成功，设备是在其他设备中。</w:t>
      </w:r>
    </w:p>
    <w:p w14:paraId="13E9AB97">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0" w:firstLineChars="0"/>
        <w:jc w:val="left"/>
        <w:textAlignment w:val="auto"/>
        <w:rPr>
          <w:rFonts w:hint="eastAsia" w:ascii="Times New Roman" w:hAnsi="Times New Roman" w:eastAsia="宋体" w:cs="宋体"/>
          <w:b w:val="0"/>
          <w:bCs/>
          <w:color w:val="000000"/>
          <w:sz w:val="24"/>
          <w:szCs w:val="24"/>
          <w:lang w:val="en-US" w:eastAsia="zh-CN" w:bidi="en-US"/>
        </w:rPr>
      </w:pPr>
      <w:r>
        <w:rPr>
          <w:rFonts w:ascii="Times New Roman" w:hAnsi="Times New Roman" w:eastAsia="宋体" w:cs="宋体"/>
          <w:sz w:val="24"/>
          <w:szCs w:val="24"/>
        </w:rPr>
        <w:drawing>
          <wp:inline distT="0" distB="0" distL="114300" distR="114300">
            <wp:extent cx="1800225" cy="438150"/>
            <wp:effectExtent l="0" t="0" r="9525" b="0"/>
            <wp:docPr id="8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descr="IMG_256"/>
                    <pic:cNvPicPr>
                      <a:picLocks noChangeAspect="1"/>
                    </pic:cNvPicPr>
                  </pic:nvPicPr>
                  <pic:blipFill>
                    <a:blip r:embed="rId97"/>
                    <a:stretch>
                      <a:fillRect/>
                    </a:stretch>
                  </pic:blipFill>
                  <pic:spPr>
                    <a:xfrm>
                      <a:off x="0" y="0"/>
                      <a:ext cx="1800225" cy="438150"/>
                    </a:xfrm>
                    <a:prstGeom prst="rect">
                      <a:avLst/>
                    </a:prstGeom>
                    <a:noFill/>
                    <a:ln w="9525">
                      <a:noFill/>
                    </a:ln>
                  </pic:spPr>
                </pic:pic>
              </a:graphicData>
            </a:graphic>
          </wp:inline>
        </w:drawing>
      </w:r>
    </w:p>
    <w:p w14:paraId="4384B399">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然后运行rpiboot(请勿使用管理员权限运行)，选择对应的可执行程序或者脚本。</w:t>
      </w:r>
    </w:p>
    <w:p w14:paraId="704EFB92">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0" w:firstLineChars="0"/>
        <w:jc w:val="left"/>
        <w:textAlignment w:val="auto"/>
        <w:rPr>
          <w:rFonts w:hint="eastAsia" w:ascii="Times New Roman" w:hAnsi="Times New Roman" w:eastAsia="宋体" w:cs="宋体"/>
          <w:b w:val="0"/>
          <w:bCs/>
          <w:color w:val="000000"/>
          <w:sz w:val="24"/>
          <w:szCs w:val="24"/>
          <w:lang w:val="en-US" w:eastAsia="zh-CN" w:bidi="en-US"/>
        </w:rPr>
      </w:pPr>
      <w:r>
        <w:rPr>
          <w:rFonts w:ascii="Times New Roman" w:hAnsi="Times New Roman" w:eastAsia="宋体" w:cs="宋体"/>
          <w:sz w:val="24"/>
          <w:szCs w:val="24"/>
        </w:rPr>
        <w:drawing>
          <wp:inline distT="0" distB="0" distL="114300" distR="114300">
            <wp:extent cx="3390900" cy="476250"/>
            <wp:effectExtent l="0" t="0" r="0" b="0"/>
            <wp:docPr id="3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descr="IMG_256"/>
                    <pic:cNvPicPr>
                      <a:picLocks noChangeAspect="1"/>
                    </pic:cNvPicPr>
                  </pic:nvPicPr>
                  <pic:blipFill>
                    <a:blip r:embed="rId98"/>
                    <a:stretch>
                      <a:fillRect/>
                    </a:stretch>
                  </pic:blipFill>
                  <pic:spPr>
                    <a:xfrm>
                      <a:off x="0" y="0"/>
                      <a:ext cx="3390900" cy="476250"/>
                    </a:xfrm>
                    <a:prstGeom prst="rect">
                      <a:avLst/>
                    </a:prstGeom>
                    <a:noFill/>
                    <a:ln w="9525">
                      <a:noFill/>
                    </a:ln>
                  </pic:spPr>
                </pic:pic>
              </a:graphicData>
            </a:graphic>
          </wp:inline>
        </w:drawing>
      </w:r>
    </w:p>
    <w:p w14:paraId="0CD599B3">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例如连接的是CM5。</w:t>
      </w:r>
    </w:p>
    <w:p w14:paraId="25F7467A">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sz w:val="24"/>
          <w:szCs w:val="24"/>
          <w:lang w:val="en-US"/>
        </w:rPr>
        <w:drawing>
          <wp:anchor distT="0" distB="0" distL="114300" distR="114300" simplePos="0" relativeHeight="251671552" behindDoc="0" locked="0" layoutInCell="1" allowOverlap="1">
            <wp:simplePos x="0" y="0"/>
            <wp:positionH relativeFrom="column">
              <wp:posOffset>6350</wp:posOffset>
            </wp:positionH>
            <wp:positionV relativeFrom="paragraph">
              <wp:posOffset>86995</wp:posOffset>
            </wp:positionV>
            <wp:extent cx="4746625" cy="2290445"/>
            <wp:effectExtent l="0" t="0" r="15875" b="14605"/>
            <wp:wrapTopAndBottom/>
            <wp:docPr id="3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IMG_256"/>
                    <pic:cNvPicPr>
                      <a:picLocks noChangeAspect="1"/>
                    </pic:cNvPicPr>
                  </pic:nvPicPr>
                  <pic:blipFill>
                    <a:blip r:embed="rId99"/>
                    <a:stretch>
                      <a:fillRect/>
                    </a:stretch>
                  </pic:blipFill>
                  <pic:spPr>
                    <a:xfrm>
                      <a:off x="0" y="0"/>
                      <a:ext cx="4746625" cy="2290445"/>
                    </a:xfrm>
                    <a:prstGeom prst="rect">
                      <a:avLst/>
                    </a:prstGeom>
                    <a:noFill/>
                    <a:ln w="9525">
                      <a:noFill/>
                    </a:ln>
                  </pic:spPr>
                </pic:pic>
              </a:graphicData>
            </a:graphic>
          </wp:anchor>
        </w:drawing>
      </w:r>
      <w:r>
        <w:rPr>
          <w:rFonts w:hint="eastAsia" w:ascii="Times New Roman" w:hAnsi="Times New Roman" w:eastAsia="宋体" w:cs="宋体"/>
          <w:sz w:val="24"/>
          <w:szCs w:val="24"/>
          <w:lang w:val="en-US" w:eastAsia="zh-CN"/>
        </w:rPr>
        <w:t>3</w:t>
      </w:r>
      <w:r>
        <w:rPr>
          <w:rFonts w:hint="eastAsia" w:ascii="Times New Roman" w:hAnsi="Times New Roman" w:eastAsia="宋体" w:cs="宋体"/>
          <w:b w:val="0"/>
          <w:bCs/>
          <w:color w:val="000000"/>
          <w:sz w:val="24"/>
          <w:szCs w:val="24"/>
          <w:lang w:val="en-US" w:eastAsia="zh-CN" w:bidi="en-US"/>
        </w:rPr>
        <w:t>.等待运行结束，在我的电脑上面会出现一个新的盘符mmcblk0。</w:t>
      </w:r>
    </w:p>
    <w:p w14:paraId="50088F19">
      <w:pPr>
        <w:pStyle w:val="12"/>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0" w:firstLineChars="0"/>
        <w:jc w:val="left"/>
        <w:textAlignment w:val="auto"/>
        <w:rPr>
          <w:rFonts w:hint="default" w:ascii="Times New Roman" w:hAnsi="Times New Roman" w:eastAsia="宋体" w:cs="宋体"/>
          <w:b w:val="0"/>
          <w:bCs/>
          <w:color w:val="auto"/>
          <w:sz w:val="24"/>
          <w:szCs w:val="24"/>
          <w:lang w:val="en-US" w:eastAsia="zh-CN" w:bidi="en-US"/>
        </w:rPr>
      </w:pPr>
      <w:r>
        <w:rPr>
          <w:rFonts w:ascii="Times New Roman" w:hAnsi="Times New Roman" w:eastAsia="宋体"/>
          <w:sz w:val="24"/>
        </w:rPr>
        <w:drawing>
          <wp:inline distT="0" distB="0" distL="114300" distR="114300">
            <wp:extent cx="1933575" cy="600075"/>
            <wp:effectExtent l="0" t="0" r="9525" b="9525"/>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00"/>
                    <a:stretch>
                      <a:fillRect/>
                    </a:stretch>
                  </pic:blipFill>
                  <pic:spPr>
                    <a:xfrm>
                      <a:off x="0" y="0"/>
                      <a:ext cx="1933575" cy="600075"/>
                    </a:xfrm>
                    <a:prstGeom prst="rect">
                      <a:avLst/>
                    </a:prstGeom>
                    <a:noFill/>
                    <a:ln>
                      <a:noFill/>
                    </a:ln>
                  </pic:spPr>
                </pic:pic>
              </a:graphicData>
            </a:graphic>
          </wp:inline>
        </w:drawing>
      </w:r>
    </w:p>
    <w:p w14:paraId="566048BC">
      <w:pPr>
        <w:pStyle w:val="4"/>
        <w:bidi w:val="0"/>
        <w:rPr>
          <w:rFonts w:hint="eastAsia"/>
          <w:lang w:val="en-US" w:eastAsia="zh-CN"/>
        </w:rPr>
      </w:pPr>
      <w:bookmarkStart w:id="191" w:name="_Toc24248"/>
      <w:bookmarkStart w:id="192" w:name="_Toc21267"/>
      <w:bookmarkStart w:id="193" w:name="_Toc27987"/>
      <w:bookmarkStart w:id="194" w:name="_Toc16742"/>
      <w:bookmarkStart w:id="195" w:name="_Toc6666"/>
      <w:bookmarkStart w:id="196" w:name="_Toc16298"/>
      <w:bookmarkStart w:id="197" w:name="_Toc28082"/>
      <w:bookmarkStart w:id="198" w:name="_Toc26651"/>
      <w:bookmarkStart w:id="199" w:name="_Toc21339"/>
      <w:bookmarkStart w:id="200" w:name="_Toc26984"/>
      <w:bookmarkStart w:id="201" w:name="_Toc14171"/>
      <w:bookmarkStart w:id="202" w:name="_Toc6790"/>
      <w:bookmarkStart w:id="203" w:name="_Toc4625"/>
      <w:bookmarkStart w:id="204" w:name="_Toc16153"/>
      <w:r>
        <w:rPr>
          <w:rFonts w:hint="eastAsia"/>
          <w:lang w:val="en-US" w:eastAsia="zh-CN"/>
        </w:rPr>
        <w:t>4.2.3系统烧录</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7D898E26">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sz w:val="24"/>
          <w:lang w:val="en-US" w:eastAsia="zh-CN"/>
        </w:rPr>
      </w:pPr>
      <w:r>
        <w:rPr>
          <w:rFonts w:ascii="Times New Roman" w:hAnsi="Times New Roman" w:eastAsia="宋体" w:cs="宋体"/>
          <w:sz w:val="24"/>
          <w:szCs w:val="24"/>
        </w:rPr>
        <w:drawing>
          <wp:anchor distT="0" distB="0" distL="114300" distR="114300" simplePos="0" relativeHeight="251672576" behindDoc="0" locked="0" layoutInCell="1" allowOverlap="1">
            <wp:simplePos x="0" y="0"/>
            <wp:positionH relativeFrom="column">
              <wp:posOffset>90170</wp:posOffset>
            </wp:positionH>
            <wp:positionV relativeFrom="paragraph">
              <wp:posOffset>489585</wp:posOffset>
            </wp:positionV>
            <wp:extent cx="4321175" cy="3029585"/>
            <wp:effectExtent l="0" t="0" r="3175" b="18415"/>
            <wp:wrapTopAndBottom/>
            <wp:docPr id="4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IMG_256"/>
                    <pic:cNvPicPr>
                      <a:picLocks noChangeAspect="1"/>
                    </pic:cNvPicPr>
                  </pic:nvPicPr>
                  <pic:blipFill>
                    <a:blip r:embed="rId90"/>
                    <a:stretch>
                      <a:fillRect/>
                    </a:stretch>
                  </pic:blipFill>
                  <pic:spPr>
                    <a:xfrm>
                      <a:off x="0" y="0"/>
                      <a:ext cx="4321175" cy="3029585"/>
                    </a:xfrm>
                    <a:prstGeom prst="rect">
                      <a:avLst/>
                    </a:prstGeom>
                    <a:noFill/>
                    <a:ln w="9525">
                      <a:noFill/>
                    </a:ln>
                  </pic:spPr>
                </pic:pic>
              </a:graphicData>
            </a:graphic>
          </wp:anchor>
        </w:drawing>
      </w:r>
      <w:r>
        <w:rPr>
          <w:rFonts w:hint="eastAsia" w:ascii="Times New Roman" w:hAnsi="Times New Roman" w:eastAsia="宋体"/>
          <w:sz w:val="24"/>
          <w:lang w:val="en-US" w:eastAsia="zh-CN"/>
        </w:rPr>
        <w:t>1：打开Raspberry Pi Imager，选择要烧写的硬件（前面步骤下载的），CM5选择PI5。</w:t>
      </w:r>
    </w:p>
    <w:p w14:paraId="006FB82F">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sz w:val="24"/>
          <w:lang w:val="en-US" w:eastAsia="zh-CN"/>
        </w:rPr>
      </w:pPr>
      <w:r>
        <w:rPr>
          <w:rFonts w:hint="eastAsia" w:ascii="Times New Roman" w:hAnsi="Times New Roman" w:eastAsia="宋体"/>
          <w:sz w:val="24"/>
          <w:lang w:val="en-US" w:eastAsia="zh-CN"/>
        </w:rPr>
        <w:t>2：选择镜像，多个版本选择适合自己的（下面也可以选择格式化或者选择自己的备份的系统）。</w:t>
      </w:r>
      <w:r>
        <w:rPr>
          <w:rFonts w:hint="eastAsia" w:ascii="Times New Roman" w:hAnsi="Times New Roman" w:eastAsia="宋体"/>
          <w:sz w:val="24"/>
          <w:lang w:val="en-US" w:eastAsia="zh-CN"/>
        </w:rPr>
        <w:br w:type="textWrapping"/>
      </w:r>
      <w:r>
        <w:rPr>
          <w:rFonts w:hint="eastAsia" w:ascii="Times New Roman" w:hAnsi="Times New Roman" w:eastAsia="宋体"/>
          <w:sz w:val="24"/>
          <w:lang w:val="en-US" w:eastAsia="zh-CN"/>
        </w:rPr>
        <w:t>3：选择要烧录的盘符，即4.2.1生成的移动盘符（USB扩展的盘符）。</w:t>
      </w:r>
      <w:r>
        <w:rPr>
          <w:rFonts w:hint="eastAsia" w:ascii="Times New Roman" w:hAnsi="Times New Roman" w:eastAsia="宋体"/>
          <w:sz w:val="24"/>
          <w:lang w:val="en-US" w:eastAsia="zh-CN"/>
        </w:rPr>
        <w:br w:type="textWrapping"/>
      </w:r>
      <w:r>
        <w:rPr>
          <w:rFonts w:hint="eastAsia" w:ascii="Times New Roman" w:hAnsi="Times New Roman" w:eastAsia="宋体"/>
          <w:sz w:val="24"/>
          <w:lang w:val="en-US" w:eastAsia="zh-CN"/>
        </w:rPr>
        <w:t>4：全部选择好就可以点击NEXT，如果选择是树莓派OS，那么会出现个性化配置界面，如果不需要点“不”，如果之前配置保存过可以直接点“是”，第一次使用需要设置点“编辑设置”。</w:t>
      </w:r>
    </w:p>
    <w:p w14:paraId="21B8A785">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sz w:val="24"/>
          <w:lang w:val="en-US" w:eastAsia="zh-CN"/>
        </w:rPr>
      </w:pPr>
      <w:r>
        <w:rPr>
          <w:rFonts w:ascii="Times New Roman" w:hAnsi="Times New Roman" w:eastAsia="宋体" w:cs="宋体"/>
          <w:sz w:val="24"/>
          <w:szCs w:val="24"/>
        </w:rPr>
        <w:drawing>
          <wp:anchor distT="0" distB="0" distL="114300" distR="114300" simplePos="0" relativeHeight="251673600" behindDoc="0" locked="0" layoutInCell="1" allowOverlap="1">
            <wp:simplePos x="0" y="0"/>
            <wp:positionH relativeFrom="column">
              <wp:posOffset>93980</wp:posOffset>
            </wp:positionH>
            <wp:positionV relativeFrom="paragraph">
              <wp:posOffset>36195</wp:posOffset>
            </wp:positionV>
            <wp:extent cx="4248785" cy="2970530"/>
            <wp:effectExtent l="0" t="0" r="18415" b="1270"/>
            <wp:wrapTopAndBottom/>
            <wp:docPr id="8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IMG_256"/>
                    <pic:cNvPicPr>
                      <a:picLocks noChangeAspect="1"/>
                    </pic:cNvPicPr>
                  </pic:nvPicPr>
                  <pic:blipFill>
                    <a:blip r:embed="rId91"/>
                    <a:stretch>
                      <a:fillRect/>
                    </a:stretch>
                  </pic:blipFill>
                  <pic:spPr>
                    <a:xfrm>
                      <a:off x="0" y="0"/>
                      <a:ext cx="4248785" cy="2970530"/>
                    </a:xfrm>
                    <a:prstGeom prst="rect">
                      <a:avLst/>
                    </a:prstGeom>
                    <a:noFill/>
                    <a:ln w="9525">
                      <a:noFill/>
                    </a:ln>
                  </pic:spPr>
                </pic:pic>
              </a:graphicData>
            </a:graphic>
          </wp:anchor>
        </w:drawing>
      </w:r>
    </w:p>
    <w:p w14:paraId="73A7319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Times New Roman" w:hAnsi="Times New Roman" w:eastAsia="宋体"/>
          <w:sz w:val="24"/>
          <w:lang w:val="en-US" w:eastAsia="zh-CN"/>
        </w:rPr>
      </w:pPr>
      <w:r>
        <w:rPr>
          <w:rFonts w:hint="eastAsia" w:ascii="Times New Roman" w:hAnsi="Times New Roman" w:eastAsia="宋体"/>
          <w:sz w:val="24"/>
          <w:lang w:val="en-US" w:eastAsia="zh-CN"/>
        </w:rPr>
        <w:t>5：烧录完毕断开电源，断开和电脑的连接线。</w:t>
      </w:r>
    </w:p>
    <w:p w14:paraId="64581D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6：</w:t>
      </w:r>
      <w:r>
        <w:rPr>
          <w:rFonts w:hint="eastAsia" w:ascii="Times New Roman" w:hAnsi="Times New Roman" w:eastAsia="宋体"/>
          <w:sz w:val="24"/>
          <w:szCs w:val="24"/>
          <w:lang w:val="en-US" w:eastAsia="zh-CN"/>
        </w:rPr>
        <w:t>将拨码开关的2和3向ON的方向拨，1和4向相反的方向拨，再将跳线帽跳至如图所示位置。</w:t>
      </w:r>
    </w:p>
    <w:p w14:paraId="6F81A2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drawing>
          <wp:inline distT="0" distB="0" distL="114300" distR="114300">
            <wp:extent cx="2409825" cy="1934210"/>
            <wp:effectExtent l="0" t="0" r="9525" b="8890"/>
            <wp:docPr id="88" name="图片 88" descr="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000003"/>
                    <pic:cNvPicPr>
                      <a:picLocks noChangeAspect="1"/>
                    </pic:cNvPicPr>
                  </pic:nvPicPr>
                  <pic:blipFill>
                    <a:blip r:embed="rId101"/>
                    <a:stretch>
                      <a:fillRect/>
                    </a:stretch>
                  </pic:blipFill>
                  <pic:spPr>
                    <a:xfrm>
                      <a:off x="0" y="0"/>
                      <a:ext cx="2409825" cy="1934210"/>
                    </a:xfrm>
                    <a:prstGeom prst="rect">
                      <a:avLst/>
                    </a:prstGeom>
                  </pic:spPr>
                </pic:pic>
              </a:graphicData>
            </a:graphic>
          </wp:inline>
        </w:drawing>
      </w:r>
      <w:r>
        <w:rPr>
          <w:rFonts w:hint="eastAsia" w:ascii="Times New Roman" w:hAnsi="Times New Roman" w:eastAsia="宋体"/>
          <w:sz w:val="24"/>
          <w:lang w:val="en-US" w:eastAsia="zh-CN"/>
        </w:rPr>
        <w:t xml:space="preserve"> </w:t>
      </w:r>
      <w:r>
        <w:rPr>
          <w:rFonts w:hint="default" w:ascii="Times New Roman" w:hAnsi="Times New Roman" w:eastAsia="宋体"/>
          <w:sz w:val="24"/>
          <w:lang w:val="en-US" w:eastAsia="zh-CN"/>
        </w:rPr>
        <w:drawing>
          <wp:inline distT="0" distB="0" distL="114300" distR="114300">
            <wp:extent cx="2007235" cy="1958975"/>
            <wp:effectExtent l="0" t="0" r="12065" b="3175"/>
            <wp:docPr id="89" name="图片 89" descr="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000004"/>
                    <pic:cNvPicPr>
                      <a:picLocks noChangeAspect="1"/>
                    </pic:cNvPicPr>
                  </pic:nvPicPr>
                  <pic:blipFill>
                    <a:blip r:embed="rId102"/>
                    <a:stretch>
                      <a:fillRect/>
                    </a:stretch>
                  </pic:blipFill>
                  <pic:spPr>
                    <a:xfrm>
                      <a:off x="0" y="0"/>
                      <a:ext cx="2007235" cy="1958975"/>
                    </a:xfrm>
                    <a:prstGeom prst="rect">
                      <a:avLst/>
                    </a:prstGeom>
                  </pic:spPr>
                </pic:pic>
              </a:graphicData>
            </a:graphic>
          </wp:inline>
        </w:drawing>
      </w:r>
    </w:p>
    <w:p w14:paraId="2E1986D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ins w:id="3178" w:author="LKY" w:date="2026-04-20T14:21:20Z"/>
          <w:rFonts w:hint="eastAsia" w:ascii="Times New Roman" w:hAnsi="Times New Roman" w:eastAsia="宋体"/>
          <w:sz w:val="24"/>
          <w:lang w:val="en-US" w:eastAsia="zh-CN"/>
        </w:rPr>
      </w:pPr>
      <w:r>
        <w:rPr>
          <w:rFonts w:hint="eastAsia" w:ascii="Times New Roman" w:hAnsi="Times New Roman" w:eastAsia="宋体"/>
          <w:sz w:val="24"/>
          <w:lang w:val="en-US" w:eastAsia="zh-CN"/>
        </w:rPr>
        <w:t>7：将USB_OTG端口的拨码开关（序号5）向下拨码短接到地。</w:t>
      </w:r>
    </w:p>
    <w:p w14:paraId="38CA69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4"/>
          <w:lang w:val="en-US" w:eastAsia="zh-CN"/>
        </w:rPr>
      </w:pPr>
      <w:r>
        <w:drawing>
          <wp:inline distT="0" distB="0" distL="114300" distR="114300">
            <wp:extent cx="2743200" cy="2657475"/>
            <wp:effectExtent l="0" t="0" r="0" b="9525"/>
            <wp:docPr id="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3"/>
                    <pic:cNvPicPr>
                      <a:picLocks noChangeAspect="1"/>
                    </pic:cNvPicPr>
                  </pic:nvPicPr>
                  <pic:blipFill>
                    <a:blip r:embed="rId103"/>
                    <a:stretch>
                      <a:fillRect/>
                    </a:stretch>
                  </pic:blipFill>
                  <pic:spPr>
                    <a:xfrm>
                      <a:off x="0" y="0"/>
                      <a:ext cx="2743200" cy="2657475"/>
                    </a:xfrm>
                    <a:prstGeom prst="rect">
                      <a:avLst/>
                    </a:prstGeom>
                    <a:noFill/>
                    <a:ln>
                      <a:noFill/>
                    </a:ln>
                  </pic:spPr>
                </pic:pic>
              </a:graphicData>
            </a:graphic>
          </wp:inline>
        </w:drawing>
      </w:r>
    </w:p>
    <w:p w14:paraId="0C960B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8：装回外壳，给设备</w:t>
      </w:r>
      <w:r>
        <w:rPr>
          <w:rFonts w:hint="default" w:ascii="Times New Roman" w:hAnsi="Times New Roman" w:eastAsia="宋体"/>
          <w:sz w:val="24"/>
          <w:lang w:val="en-US" w:eastAsia="zh-CN"/>
        </w:rPr>
        <w:t>上电即可</w:t>
      </w:r>
      <w:r>
        <w:rPr>
          <w:rFonts w:hint="eastAsia" w:ascii="Times New Roman" w:hAnsi="Times New Roman" w:eastAsia="宋体"/>
          <w:sz w:val="24"/>
          <w:lang w:val="en-US" w:eastAsia="zh-CN"/>
        </w:rPr>
        <w:t>。</w:t>
      </w:r>
    </w:p>
    <w:p w14:paraId="11923B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olor w:val="FF0000"/>
          <w:sz w:val="24"/>
          <w:lang w:val="en-US" w:eastAsia="zh-CN"/>
        </w:rPr>
      </w:pPr>
      <w:r>
        <w:rPr>
          <w:rFonts w:hint="eastAsia" w:ascii="Times New Roman" w:hAnsi="Times New Roman" w:eastAsia="宋体"/>
          <w:color w:val="FF0000"/>
          <w:sz w:val="24"/>
          <w:lang w:val="en-US" w:eastAsia="zh-CN"/>
        </w:rPr>
        <w:t>注：烧录完第一次启动系统，可能会重启两次，属正常现象。</w:t>
      </w:r>
    </w:p>
    <w:p w14:paraId="3A0E9311">
      <w:pPr>
        <w:pStyle w:val="12"/>
        <w:ind w:firstLine="0" w:firstLineChars="0"/>
        <w:jc w:val="both"/>
        <w:outlineLvl w:val="9"/>
        <w:rPr>
          <w:rFonts w:hint="default"/>
          <w:lang w:val="en-US" w:eastAsia="zh-CN"/>
        </w:rPr>
      </w:pPr>
    </w:p>
    <w:p w14:paraId="670F7DFF">
      <w:pPr>
        <w:pStyle w:val="2"/>
        <w:numPr>
          <w:ilvl w:val="0"/>
          <w:numId w:val="0"/>
        </w:numPr>
        <w:bidi w:val="0"/>
        <w:ind w:leftChars="0"/>
        <w:jc w:val="both"/>
        <w:outlineLvl w:val="0"/>
        <w:rPr>
          <w:rFonts w:hint="eastAsia" w:ascii="Times New Roman" w:hAnsi="Times New Roman"/>
          <w:lang w:val="en-US" w:eastAsia="zh-CN"/>
        </w:rPr>
      </w:pPr>
      <w:bookmarkStart w:id="205" w:name="_Toc31936"/>
      <w:bookmarkStart w:id="206" w:name="_Toc32180"/>
      <w:bookmarkStart w:id="207" w:name="_Toc17674"/>
      <w:bookmarkStart w:id="208" w:name="_Toc19508"/>
      <w:r>
        <w:rPr>
          <w:rFonts w:hint="eastAsia" w:ascii="Times New Roman" w:hAnsi="Times New Roman"/>
          <w:lang w:val="en-US" w:eastAsia="zh-CN"/>
        </w:rPr>
        <w:t>5.导轨安装</w:t>
      </w:r>
      <w:bookmarkEnd w:id="205"/>
      <w:bookmarkEnd w:id="206"/>
      <w:bookmarkEnd w:id="207"/>
      <w:bookmarkEnd w:id="208"/>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配备导轨卡扣分为</w:t>
      </w:r>
      <w:ins w:id="3179" w:author="LKY" w:date="2026-05-22T20:48:19Z">
        <w:r>
          <w:rPr>
            <w:rFonts w:hint="eastAsia"/>
            <w:sz w:val="24"/>
            <w:szCs w:val="24"/>
            <w:lang w:val="en-US" w:eastAsia="zh-CN"/>
          </w:rPr>
          <w:t>下段式短款导轨结构</w:t>
        </w:r>
      </w:ins>
      <w:del w:id="3180" w:author="LKY" w:date="2026-05-22T20:48:19Z">
        <w:r>
          <w:rPr>
            <w:rFonts w:hint="eastAsia"/>
            <w:sz w:val="24"/>
            <w:szCs w:val="24"/>
            <w:lang w:val="en-US" w:eastAsia="zh-CN"/>
          </w:rPr>
          <w:delText>上下两段式结构：上段为加长型卡扣，下段为短款导轨</w:delText>
        </w:r>
      </w:del>
      <w:r>
        <w:rPr>
          <w:rFonts w:hint="eastAsia"/>
          <w:sz w:val="24"/>
          <w:szCs w:val="24"/>
          <w:lang w:val="en-US" w:eastAsia="zh-CN"/>
        </w:rPr>
        <w:t>。此设计预留了充足的螺丝锁付空间，便于用户进行安装操作。</w:t>
      </w: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04"/>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05"/>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06"/>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09" w:name="_Toc9754"/>
      <w:bookmarkStart w:id="210" w:name="_Toc15230"/>
      <w:bookmarkStart w:id="211" w:name="_Toc10222"/>
      <w:r>
        <w:rPr>
          <w:rFonts w:hint="eastAsia" w:ascii="Times New Roman" w:hAnsi="Times New Roman"/>
          <w:lang w:val="en-US" w:eastAsia="zh-CN"/>
        </w:rPr>
        <w:t>6.软件支持</w:t>
      </w:r>
      <w:bookmarkEnd w:id="209"/>
      <w:bookmarkEnd w:id="210"/>
      <w:bookmarkEnd w:id="211"/>
    </w:p>
    <w:p w14:paraId="49A8FA03">
      <w:pPr>
        <w:keepNext w:val="0"/>
        <w:keepLines w:val="0"/>
        <w:pageBreakBefore w:val="0"/>
        <w:widowControl w:val="0"/>
        <w:numPr>
          <w:ilvl w:val="0"/>
          <w:numId w:val="9"/>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9"/>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3181" w:author="LKY" w:date="2026-07-31T11:33:00Z">
        <w:r>
          <w:rPr>
            <w:rFonts w:hint="eastAsia" w:ascii="Times New Roman" w:hAnsi="Times New Roman" w:eastAsia="宋体" w:cs="Times New Roman"/>
            <w:b w:val="0"/>
            <w:bCs/>
            <w:color w:val="000000"/>
            <w:kern w:val="2"/>
            <w:sz w:val="24"/>
            <w:szCs w:val="24"/>
            <w:lang w:val="en-US" w:eastAsia="zh-CN" w:bidi="ar-SA"/>
          </w:rPr>
          <w:t>R</w:t>
        </w:r>
      </w:ins>
      <w:del w:id="3182" w:author="LKY" w:date="2026-07-31T11:32:59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183" w:author="LKY" w:date="2026-09-14T20:26:58Z"/>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3184" w:author="LKY" w:date="2026-07-31T11:32:53Z">
        <w:r>
          <w:rPr>
            <w:rFonts w:hint="eastAsia" w:ascii="Times New Roman" w:hAnsi="Times New Roman" w:cs="宋体"/>
            <w:color w:val="0000FF"/>
            <w:kern w:val="2"/>
            <w:sz w:val="24"/>
            <w:szCs w:val="32"/>
            <w:lang w:val="en-US" w:eastAsia="zh-CN" w:bidi="ar-SA"/>
          </w:rPr>
          <w:t>R</w:t>
        </w:r>
      </w:ins>
      <w:del w:id="3185" w:author="LKY" w:date="2026-07-31T11:32:52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70E2DEAF">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Chars="0"/>
        <w:textAlignment w:val="auto"/>
        <w:rPr>
          <w:del w:id="3187" w:author="LKY" w:date="2026-09-14T20:26:50Z"/>
          <w:rFonts w:hint="eastAsia" w:ascii="Times New Roman" w:hAnsi="Times New Roman" w:eastAsia="宋体" w:cs="Times New Roman"/>
          <w:b w:val="0"/>
          <w:bCs/>
          <w:color w:val="000000"/>
          <w:kern w:val="2"/>
          <w:sz w:val="24"/>
          <w:szCs w:val="24"/>
          <w:lang w:val="en-US" w:eastAsia="zh-CN" w:bidi="ar-SA"/>
        </w:rPr>
        <w:pPrChange w:id="3186" w:author="LKY" w:date="2026-09-14T20:26:58Z">
          <w:pPr>
            <w:pStyle w:val="12"/>
            <w:keepNext w:val="0"/>
            <w:keepLines w:val="0"/>
            <w:pageBreakBefore w:val="0"/>
            <w:widowControl w:val="0"/>
            <w:numPr>
              <w:ilvl w:val="0"/>
              <w:numId w:val="10"/>
            </w:numPr>
            <w:kinsoku/>
            <w:wordWrap/>
            <w:overflowPunct/>
            <w:topLinePunct w:val="0"/>
            <w:autoSpaceDE/>
            <w:autoSpaceDN/>
            <w:bidi w:val="0"/>
            <w:adjustRightInd/>
            <w:snapToGrid/>
            <w:spacing w:after="0" w:afterLines="0"/>
            <w:ind w:left="420" w:leftChars="0" w:hanging="420" w:firstLineChars="0"/>
            <w:textAlignment w:val="auto"/>
          </w:pPr>
        </w:pPrChange>
      </w:pPr>
      <w:del w:id="3188" w:author="LKY" w:date="2026-09-14T20:26:50Z">
        <w:r>
          <w:rPr>
            <w:rFonts w:hint="eastAsia" w:ascii="Times New Roman" w:hAnsi="Times New Roman" w:eastAsia="宋体" w:cs="Times New Roman"/>
            <w:b w:val="0"/>
            <w:bCs/>
            <w:color w:val="000000"/>
            <w:kern w:val="2"/>
            <w:sz w:val="24"/>
            <w:szCs w:val="24"/>
            <w:lang w:val="en-US" w:eastAsia="zh-CN" w:bidi="ar-SA"/>
          </w:rPr>
          <w:delText>QuickConfig</w:delText>
        </w:r>
      </w:del>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189" w:author="LKY" w:date="2026-09-14T20:26:50Z"/>
          <w:rFonts w:hint="eastAsia" w:ascii="Times New Roman" w:hAnsi="Times New Roman" w:eastAsia="宋体" w:cs="Times New Roman"/>
          <w:b w:val="0"/>
          <w:bCs/>
          <w:color w:val="000000"/>
          <w:kern w:val="2"/>
          <w:sz w:val="24"/>
          <w:szCs w:val="24"/>
          <w:lang w:val="en-US" w:eastAsia="zh-CN" w:bidi="ar-SA"/>
        </w:rPr>
      </w:pPr>
      <w:del w:id="3190" w:author="LKY" w:date="2026-09-14T20:26:50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3191" w:author="LKY" w:date="2026-09-14T20:26:50Z">
        <w:r>
          <w:rPr>
            <w:rFonts w:hint="eastAsia" w:ascii="Times New Roman" w:hAnsi="Times New Roman" w:cs="宋体" w:eastAsiaTheme="minorEastAsia"/>
            <w:color w:val="0000FF"/>
            <w:kern w:val="2"/>
            <w:sz w:val="24"/>
            <w:szCs w:val="32"/>
            <w:lang w:val="en-US" w:eastAsia="zh-CN" w:bidi="ar-SA"/>
          </w:rPr>
          <w:delText>《QuickConfig</w:delText>
        </w:r>
      </w:del>
      <w:del w:id="3192" w:author="LKY" w:date="2026-09-14T20:26:50Z">
        <w:r>
          <w:rPr>
            <w:rFonts w:hint="default" w:ascii="Times New Roman" w:hAnsi="Times New Roman" w:cs="宋体" w:eastAsiaTheme="minorEastAsia"/>
            <w:color w:val="0000FF"/>
            <w:kern w:val="2"/>
            <w:sz w:val="24"/>
            <w:szCs w:val="32"/>
            <w:lang w:val="en-US" w:eastAsia="zh-CN" w:bidi="ar-SA"/>
          </w:rPr>
          <w:delText>使用说明书</w:delText>
        </w:r>
      </w:del>
      <w:del w:id="3193" w:author="LKY" w:date="2026-09-14T20:26:50Z">
        <w:r>
          <w:rPr>
            <w:rFonts w:hint="eastAsia" w:ascii="Times New Roman" w:hAnsi="Times New Roman" w:cs="宋体" w:eastAsiaTheme="minorEastAsia"/>
            <w:color w:val="0000FF"/>
            <w:kern w:val="2"/>
            <w:sz w:val="24"/>
            <w:szCs w:val="32"/>
            <w:lang w:val="en-US" w:eastAsia="zh-CN" w:bidi="ar-SA"/>
          </w:rPr>
          <w:delText>》</w:delText>
        </w:r>
      </w:del>
    </w:p>
    <w:p w14:paraId="5A09C2AB">
      <w:pPr>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leftChars="0" w:firstLineChars="0"/>
        <w:textAlignment w:val="auto"/>
        <w:rPr>
          <w:rFonts w:hint="eastAsia" w:ascii="Times New Roman" w:hAnsi="Times New Roman" w:eastAsia="宋体" w:cs="Times New Roman"/>
          <w:b w:val="0"/>
          <w:bCs/>
          <w:color w:val="000000"/>
          <w:kern w:val="2"/>
          <w:sz w:val="24"/>
          <w:szCs w:val="24"/>
          <w:lang w:val="en-US" w:eastAsia="zh-CN" w:bidi="ar-SA"/>
        </w:rPr>
        <w:pPrChange w:id="3194" w:author="LKY" w:date="2026-09-14T20:26:58Z">
          <w:pPr>
            <w:pStyle w:val="12"/>
            <w:keepNext w:val="0"/>
            <w:keepLines w:val="0"/>
            <w:pageBreakBefore w:val="0"/>
            <w:widowControl w:val="0"/>
            <w:numPr>
              <w:ilvl w:val="0"/>
              <w:numId w:val="10"/>
            </w:numPr>
            <w:kinsoku/>
            <w:wordWrap/>
            <w:overflowPunct/>
            <w:topLinePunct w:val="0"/>
            <w:autoSpaceDE/>
            <w:autoSpaceDN/>
            <w:bidi w:val="0"/>
            <w:adjustRightInd/>
            <w:snapToGrid/>
            <w:spacing w:after="0" w:afterLines="0"/>
            <w:ind w:left="420" w:leftChars="0" w:hanging="420" w:firstLineChars="0"/>
            <w:textAlignment w:val="auto"/>
          </w:pPr>
        </w:pPrChange>
      </w:pPr>
      <w:del w:id="3195" w:author="L" w:date="2026-08-05T19:08:52Z">
        <w:r>
          <w:rPr>
            <w:rFonts w:hint="eastAsia" w:ascii="Times New Roman" w:hAnsi="Times New Roman" w:eastAsia="宋体" w:cs="Times New Roman"/>
            <w:b w:val="0"/>
            <w:bCs/>
            <w:color w:val="000000"/>
            <w:kern w:val="2"/>
            <w:sz w:val="24"/>
            <w:szCs w:val="24"/>
            <w:lang w:val="en-US" w:eastAsia="zh-CN" w:bidi="ar-SA"/>
          </w:rPr>
          <w:delText>BLRAT</w:delText>
        </w:r>
      </w:del>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196" w:author="L" w:date="2026-08-05T19:08:47Z"/>
          <w:rFonts w:hint="eastAsia" w:ascii="Times New Roman" w:hAnsi="Times New Roman" w:eastAsia="宋体" w:cs="Times New Roman"/>
          <w:b w:val="0"/>
          <w:bCs/>
          <w:color w:val="000000"/>
          <w:kern w:val="2"/>
          <w:sz w:val="24"/>
          <w:szCs w:val="24"/>
          <w:lang w:val="en-US" w:eastAsia="zh-CN" w:bidi="ar-SA"/>
        </w:rPr>
      </w:pPr>
      <w:del w:id="3197" w:author="L" w:date="2026-08-05T19:08:47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3198" w:author="L" w:date="2026-08-05T19:08:47Z">
        <w:r>
          <w:rPr>
            <w:rFonts w:hint="eastAsia" w:ascii="Times New Roman" w:hAnsi="Times New Roman" w:cs="宋体" w:eastAsiaTheme="minorEastAsia"/>
            <w:color w:val="0000FF"/>
            <w:kern w:val="2"/>
            <w:sz w:val="24"/>
            <w:szCs w:val="32"/>
            <w:lang w:val="en-US" w:eastAsia="zh-CN" w:bidi="ar-SA"/>
          </w:rPr>
          <w:delText>《BLRAT</w:delText>
        </w:r>
      </w:del>
      <w:del w:id="3199" w:author="L" w:date="2026-08-05T19:08:47Z">
        <w:r>
          <w:rPr>
            <w:rFonts w:hint="default" w:ascii="Times New Roman" w:hAnsi="Times New Roman" w:cs="宋体" w:eastAsiaTheme="minorEastAsia"/>
            <w:color w:val="0000FF"/>
            <w:kern w:val="2"/>
            <w:sz w:val="24"/>
            <w:szCs w:val="32"/>
            <w:lang w:val="en-US" w:eastAsia="zh-CN" w:bidi="ar-SA"/>
          </w:rPr>
          <w:delText>使用说明书</w:delText>
        </w:r>
      </w:del>
      <w:del w:id="3200" w:author="L" w:date="2026-08-05T19:08:47Z">
        <w:r>
          <w:rPr>
            <w:rFonts w:hint="eastAsia" w:ascii="Times New Roman" w:hAnsi="Times New Roman" w:cs="宋体" w:eastAsiaTheme="minorEastAsia"/>
            <w:color w:val="0000FF"/>
            <w:kern w:val="2"/>
            <w:sz w:val="24"/>
            <w:szCs w:val="32"/>
            <w:lang w:val="en-US" w:eastAsia="zh-CN" w:bidi="ar-SA"/>
          </w:rPr>
          <w:delText>》</w:delText>
        </w:r>
      </w:del>
    </w:p>
    <w:p w14:paraId="0041556A">
      <w:pPr>
        <w:pStyle w:val="12"/>
        <w:keepNext w:val="0"/>
        <w:keepLines w:val="0"/>
        <w:pageBreakBefore w:val="0"/>
        <w:widowControl w:val="0"/>
        <w:numPr>
          <w:ilvl w:val="0"/>
          <w:numId w:val="10"/>
        </w:numPr>
        <w:kinsoku/>
        <w:wordWrap/>
        <w:overflowPunct/>
        <w:topLinePunct w:val="0"/>
        <w:autoSpaceDE/>
        <w:autoSpaceDN/>
        <w:bidi w:val="0"/>
        <w:adjustRightInd/>
        <w:snapToGrid/>
        <w:spacing w:after="0" w:afterLines="0"/>
        <w:ind w:left="420" w:leftChars="0" w:hanging="420" w:firstLineChars="0"/>
        <w:textAlignment w:val="auto"/>
        <w:rPr>
          <w:del w:id="3201" w:author="LKY" w:date="2026-07-31T11:35:29Z"/>
          <w:rFonts w:hint="eastAsia" w:ascii="Times New Roman" w:hAnsi="Times New Roman" w:eastAsia="宋体" w:cs="Times New Roman"/>
          <w:b w:val="0"/>
          <w:bCs/>
          <w:color w:val="000000"/>
          <w:kern w:val="2"/>
          <w:sz w:val="24"/>
          <w:szCs w:val="24"/>
          <w:lang w:val="en-US" w:eastAsia="zh-CN" w:bidi="ar-SA"/>
        </w:rPr>
      </w:pPr>
      <w:del w:id="3202" w:author="LKY" w:date="2026-07-31T11:35:29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203" w:author="LKY" w:date="2026-07-31T11:35:29Z"/>
          <w:rFonts w:hint="eastAsia" w:ascii="Times New Roman" w:hAnsi="Times New Roman" w:eastAsia="宋体" w:cs="Times New Roman"/>
          <w:b w:val="0"/>
          <w:bCs/>
          <w:color w:val="000000"/>
          <w:kern w:val="2"/>
          <w:sz w:val="24"/>
          <w:szCs w:val="24"/>
          <w:lang w:val="en-US" w:eastAsia="zh-CN" w:bidi="ar-SA"/>
        </w:rPr>
      </w:pPr>
      <w:del w:id="3204" w:author="LKY" w:date="2026-07-31T11:35:29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3205" w:author="LKY" w:date="2026-07-31T11:35:29Z">
        <w:r>
          <w:rPr>
            <w:rFonts w:hint="eastAsia" w:ascii="Times New Roman" w:hAnsi="Times New Roman" w:cs="宋体" w:eastAsiaTheme="minorEastAsia"/>
            <w:color w:val="0000FF"/>
            <w:kern w:val="2"/>
            <w:sz w:val="24"/>
            <w:szCs w:val="32"/>
            <w:lang w:val="en-US" w:eastAsia="zh-CN" w:bidi="ar-SA"/>
          </w:rPr>
          <w:delText>《BLI</w:delText>
        </w:r>
      </w:del>
      <w:del w:id="3206" w:author="LKY" w:date="2026-07-31T11:35:29Z">
        <w:r>
          <w:rPr>
            <w:rFonts w:hint="eastAsia" w:ascii="Times New Roman" w:hAnsi="Times New Roman" w:cs="宋体"/>
            <w:color w:val="0000FF"/>
            <w:kern w:val="2"/>
            <w:sz w:val="24"/>
            <w:szCs w:val="32"/>
            <w:lang w:val="en-US" w:eastAsia="zh-CN" w:bidi="ar-SA"/>
          </w:rPr>
          <w:delText>o</w:delText>
        </w:r>
      </w:del>
      <w:del w:id="3207" w:author="LKY" w:date="2026-07-31T11:35:29Z">
        <w:r>
          <w:rPr>
            <w:rFonts w:hint="eastAsia" w:ascii="Times New Roman" w:hAnsi="Times New Roman" w:cs="宋体" w:eastAsiaTheme="minorEastAsia"/>
            <w:color w:val="0000FF"/>
            <w:kern w:val="2"/>
            <w:sz w:val="24"/>
            <w:szCs w:val="32"/>
            <w:lang w:val="en-US" w:eastAsia="zh-CN" w:bidi="ar-SA"/>
          </w:rPr>
          <w:delText>TLink</w:delText>
        </w:r>
      </w:del>
      <w:del w:id="3208" w:author="LKY" w:date="2026-07-31T11:35:29Z">
        <w:r>
          <w:rPr>
            <w:rFonts w:hint="default" w:ascii="Times New Roman" w:hAnsi="Times New Roman" w:cs="宋体" w:eastAsiaTheme="minorEastAsia"/>
            <w:color w:val="0000FF"/>
            <w:kern w:val="2"/>
            <w:sz w:val="24"/>
            <w:szCs w:val="32"/>
            <w:lang w:val="en-US" w:eastAsia="zh-CN" w:bidi="ar-SA"/>
          </w:rPr>
          <w:delText>使用说明书</w:delText>
        </w:r>
      </w:del>
      <w:del w:id="3209" w:author="LKY" w:date="2026-07-31T11:35:29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10"/>
        </w:numPr>
        <w:kinsoku/>
        <w:wordWrap/>
        <w:overflowPunct/>
        <w:topLinePunct w:val="0"/>
        <w:autoSpaceDE/>
        <w:autoSpaceDN/>
        <w:bidi w:val="0"/>
        <w:adjustRightInd/>
        <w:snapToGrid/>
        <w:spacing w:after="0" w:afterLines="0"/>
        <w:ind w:left="420" w:leftChars="0" w:hanging="420" w:firstLineChars="0"/>
        <w:textAlignment w:val="auto"/>
        <w:rPr>
          <w:del w:id="3210" w:author="LKY" w:date="2026-07-31T11:35:29Z"/>
          <w:rFonts w:hint="eastAsia" w:ascii="Times New Roman" w:hAnsi="Times New Roman" w:eastAsia="宋体" w:cs="Times New Roman"/>
          <w:b w:val="0"/>
          <w:bCs/>
          <w:color w:val="000000"/>
          <w:kern w:val="2"/>
          <w:sz w:val="24"/>
          <w:szCs w:val="24"/>
          <w:lang w:val="en-US" w:eastAsia="zh-CN" w:bidi="ar-SA"/>
        </w:rPr>
      </w:pPr>
      <w:del w:id="3211" w:author="LKY" w:date="2026-07-31T11:35:29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212" w:author="LKY" w:date="2026-07-31T11:35:29Z"/>
          <w:rFonts w:hint="eastAsia" w:ascii="Times New Roman" w:hAnsi="Times New Roman" w:cs="宋体" w:eastAsiaTheme="minorEastAsia"/>
          <w:color w:val="0000FF"/>
          <w:kern w:val="2"/>
          <w:sz w:val="24"/>
          <w:szCs w:val="32"/>
          <w:lang w:val="en-US" w:eastAsia="zh-CN" w:bidi="ar-SA"/>
        </w:rPr>
      </w:pPr>
      <w:del w:id="3213" w:author="LKY" w:date="2026-07-31T11:35:29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3214" w:author="LKY" w:date="2026-07-31T11:35:29Z">
        <w:r>
          <w:rPr>
            <w:rFonts w:hint="eastAsia" w:ascii="Times New Roman" w:hAnsi="Times New Roman" w:cs="宋体" w:eastAsiaTheme="minorEastAsia"/>
            <w:color w:val="0000FF"/>
            <w:kern w:val="2"/>
            <w:sz w:val="24"/>
            <w:szCs w:val="32"/>
            <w:lang w:val="en-US" w:eastAsia="zh-CN" w:bidi="ar-SA"/>
          </w:rPr>
          <w:delText>《FUXA</w:delText>
        </w:r>
      </w:del>
      <w:del w:id="3215" w:author="LKY" w:date="2026-07-31T11:35:29Z">
        <w:r>
          <w:rPr>
            <w:rFonts w:hint="default" w:ascii="Times New Roman" w:hAnsi="Times New Roman" w:cs="宋体" w:eastAsiaTheme="minorEastAsia"/>
            <w:color w:val="0000FF"/>
            <w:kern w:val="2"/>
            <w:sz w:val="24"/>
            <w:szCs w:val="32"/>
            <w:lang w:val="en-US" w:eastAsia="zh-CN" w:bidi="ar-SA"/>
          </w:rPr>
          <w:delText>使用说明书</w:delText>
        </w:r>
      </w:del>
      <w:del w:id="3216" w:author="LKY" w:date="2026-07-31T11:35:29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10"/>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2"/>
        <w:keepNext w:val="0"/>
        <w:keepLines w:val="0"/>
        <w:pageBreakBefore w:val="0"/>
        <w:widowControl w:val="0"/>
        <w:numPr>
          <w:ilvl w:val="0"/>
          <w:numId w:val="10"/>
        </w:numPr>
        <w:kinsoku/>
        <w:wordWrap/>
        <w:overflowPunct/>
        <w:topLinePunct w:val="0"/>
        <w:autoSpaceDE/>
        <w:autoSpaceDN/>
        <w:bidi w:val="0"/>
        <w:adjustRightInd/>
        <w:snapToGrid/>
        <w:spacing w:after="0" w:afterLines="0"/>
        <w:ind w:left="420" w:leftChars="0" w:hanging="420" w:firstLineChars="0"/>
        <w:textAlignment w:val="auto"/>
        <w:rPr>
          <w:ins w:id="3217" w:author="LKY" w:date="2026-07-31T11:35:25Z"/>
          <w:rFonts w:hint="eastAsia" w:ascii="Times New Roman" w:hAnsi="Times New Roman" w:eastAsia="宋体" w:cs="Times New Roman"/>
          <w:b w:val="0"/>
          <w:bCs/>
          <w:color w:val="000000"/>
          <w:kern w:val="2"/>
          <w:sz w:val="24"/>
          <w:szCs w:val="24"/>
          <w:lang w:val="en-US" w:eastAsia="zh-CN" w:bidi="ar-SA"/>
        </w:rPr>
      </w:pPr>
      <w:ins w:id="3218" w:author="LKY" w:date="2026-07-31T11:35:25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3219" w:author="LKY" w:date="2026-07-31T11:35:25Z"/>
          <w:rFonts w:hint="eastAsia" w:ascii="Times New Roman" w:hAnsi="Times New Roman" w:cs="宋体" w:eastAsiaTheme="minorEastAsia"/>
          <w:color w:val="0000FF"/>
          <w:kern w:val="2"/>
          <w:sz w:val="24"/>
          <w:szCs w:val="32"/>
          <w:lang w:val="en-US" w:eastAsia="zh-CN" w:bidi="ar-SA"/>
        </w:rPr>
      </w:pPr>
      <w:ins w:id="3220" w:author="LKY" w:date="2026-07-31T11:35:25Z">
        <w:r>
          <w:rPr>
            <w:rFonts w:hint="eastAsia" w:ascii="Times New Roman" w:hAnsi="Times New Roman" w:cs="宋体"/>
            <w:color w:val="0000FF"/>
            <w:kern w:val="2"/>
            <w:sz w:val="24"/>
            <w:szCs w:val="32"/>
            <w:lang w:val="en-US" w:eastAsia="zh-CN" w:bidi="ar-SA"/>
          </w:rPr>
          <w:t>详细使用方法请参考</w:t>
        </w:r>
      </w:ins>
      <w:ins w:id="3221" w:author="LKY" w:date="2026-07-31T11:35:25Z">
        <w:r>
          <w:rPr>
            <w:rFonts w:hint="eastAsia" w:ascii="Times New Roman" w:hAnsi="Times New Roman" w:cs="宋体" w:eastAsiaTheme="minorEastAsia"/>
            <w:color w:val="0000FF"/>
            <w:kern w:val="2"/>
            <w:sz w:val="24"/>
            <w:szCs w:val="32"/>
            <w:lang w:val="en-US" w:eastAsia="zh-CN" w:bidi="ar-SA"/>
          </w:rPr>
          <w:t>《</w:t>
        </w:r>
      </w:ins>
      <w:ins w:id="3222" w:author="LKY" w:date="2026-07-31T11:35:25Z">
        <w:r>
          <w:rPr>
            <w:rFonts w:hint="eastAsia" w:ascii="Times New Roman" w:hAnsi="Times New Roman" w:cs="宋体"/>
            <w:color w:val="0000FF"/>
            <w:kern w:val="2"/>
            <w:sz w:val="24"/>
            <w:szCs w:val="32"/>
            <w:lang w:val="en-US" w:eastAsia="zh-CN" w:bidi="ar-SA"/>
          </w:rPr>
          <w:t>Codesys</w:t>
        </w:r>
      </w:ins>
      <w:ins w:id="3223" w:author="LKY" w:date="2026-07-31T11:35:25Z">
        <w:r>
          <w:rPr>
            <w:rFonts w:hint="default" w:ascii="Times New Roman" w:hAnsi="Times New Roman" w:cs="宋体" w:eastAsiaTheme="minorEastAsia"/>
            <w:color w:val="0000FF"/>
            <w:kern w:val="2"/>
            <w:sz w:val="24"/>
            <w:szCs w:val="32"/>
            <w:lang w:val="en-US" w:eastAsia="zh-CN" w:bidi="ar-SA"/>
          </w:rPr>
          <w:t>使用说明书</w:t>
        </w:r>
      </w:ins>
      <w:ins w:id="3224" w:author="LKY" w:date="2026-07-31T11:35:25Z">
        <w:r>
          <w:rPr>
            <w:rFonts w:hint="eastAsia" w:ascii="Times New Roman" w:hAnsi="Times New Roman" w:cs="宋体" w:eastAsiaTheme="minorEastAsia"/>
            <w:color w:val="0000FF"/>
            <w:kern w:val="2"/>
            <w:sz w:val="24"/>
            <w:szCs w:val="32"/>
            <w:lang w:val="en-US" w:eastAsia="zh-CN" w:bidi="ar-SA"/>
          </w:rPr>
          <w:t>》</w:t>
        </w:r>
      </w:ins>
    </w:p>
    <w:p w14:paraId="485F97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宋体" w:eastAsiaTheme="minorEastAsia"/>
          <w:color w:val="0000FF"/>
          <w:kern w:val="2"/>
          <w:sz w:val="24"/>
          <w:szCs w:val="32"/>
          <w:lang w:val="en-US" w:eastAsia="zh-CN" w:bidi="ar-SA"/>
        </w:rPr>
      </w:pPr>
    </w:p>
    <w:p w14:paraId="22DD631F">
      <w:pPr>
        <w:rPr>
          <w:rFonts w:hint="default" w:ascii="Times New Roman" w:hAnsi="Times New Roman" w:eastAsia="宋体" w:cs="Times New Roman"/>
          <w:b w:val="0"/>
          <w:bCs/>
          <w:color w:val="000000"/>
          <w:kern w:val="2"/>
          <w:sz w:val="24"/>
          <w:szCs w:val="24"/>
          <w:lang w:val="en-US" w:eastAsia="zh-CN" w:bidi="ar-SA"/>
        </w:rPr>
      </w:pPr>
    </w:p>
    <w:p w14:paraId="668D9B3B">
      <w:pPr>
        <w:spacing w:line="360" w:lineRule="auto"/>
        <w:ind w:firstLine="480" w:firstLineChars="200"/>
        <w:rPr>
          <w:ins w:id="3225" w:author="LKY" w:date="2026-07-31T11:33:15Z"/>
        </w:rPr>
      </w:pPr>
      <w:ins w:id="3226" w:author="LKY" w:date="2026-07-31T11:33:15Z">
        <w:r>
          <w:rPr>
            <w:rFonts w:hint="default" w:ascii="Times New Roman" w:hAnsi="Times New Roman" w:eastAsia="宋体" w:cs="Times New Roman"/>
            <w:b w:val="0"/>
            <w:bCs/>
            <w:color w:val="000000"/>
            <w:kern w:val="2"/>
            <w:sz w:val="24"/>
            <w:szCs w:val="24"/>
            <w:lang w:val="en-US" w:eastAsia="zh-CN" w:bidi="ar-SA"/>
          </w:rPr>
          <w:t>NexPLC</w:t>
        </w:r>
      </w:ins>
      <w:ins w:id="3227" w:author="LKY" w:date="2026-07-31T11:33:15Z">
        <w:r>
          <w:rPr>
            <w:rFonts w:hint="eastAsia" w:ascii="Times New Roman" w:hAnsi="Times New Roman" w:eastAsia="宋体" w:cs="Times New Roman"/>
            <w:b w:val="0"/>
            <w:bCs/>
            <w:color w:val="000000"/>
            <w:kern w:val="2"/>
            <w:sz w:val="24"/>
            <w:szCs w:val="24"/>
            <w:lang w:val="en-US" w:eastAsia="zh-CN" w:bidi="ar-SA"/>
          </w:rPr>
          <w:t>、</w:t>
        </w:r>
      </w:ins>
      <w:ins w:id="3228" w:author="LKY" w:date="2026-07-31T11:33:15Z">
        <w:r>
          <w:rPr>
            <w:rFonts w:hint="default" w:ascii="Times New Roman" w:hAnsi="Times New Roman" w:eastAsia="宋体" w:cs="Times New Roman"/>
            <w:b w:val="0"/>
            <w:bCs/>
            <w:color w:val="000000"/>
            <w:kern w:val="2"/>
            <w:sz w:val="24"/>
            <w:szCs w:val="24"/>
            <w:lang w:val="en-US" w:eastAsia="zh-CN" w:bidi="ar-SA"/>
          </w:rPr>
          <w:t>BLIoTLink</w:t>
        </w:r>
      </w:ins>
      <w:ins w:id="3229" w:author="LKY" w:date="2026-07-31T11:33:15Z">
        <w:r>
          <w:rPr>
            <w:rFonts w:hint="eastAsia" w:ascii="Times New Roman" w:hAnsi="Times New Roman" w:eastAsia="宋体" w:cs="Times New Roman"/>
            <w:b w:val="0"/>
            <w:bCs/>
            <w:color w:val="000000"/>
            <w:kern w:val="2"/>
            <w:sz w:val="24"/>
            <w:szCs w:val="24"/>
            <w:lang w:val="en-US" w:eastAsia="zh-CN" w:bidi="ar-SA"/>
          </w:rPr>
          <w:t>、FUXA</w:t>
        </w:r>
      </w:ins>
      <w:ins w:id="3230" w:author="LKY" w:date="2026-07-31T11:33:15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04A16B22">
      <w:pPr>
        <w:ind w:firstLine="480" w:firstLineChars="200"/>
        <w:rPr>
          <w:del w:id="3231" w:author="LKY" w:date="2026-07-31T11:33:15Z"/>
          <w:rFonts w:hint="default" w:ascii="Times New Roman" w:hAnsi="Times New Roman" w:eastAsia="宋体" w:cs="Times New Roman"/>
          <w:b w:val="0"/>
          <w:bCs/>
          <w:color w:val="000000"/>
          <w:kern w:val="2"/>
          <w:sz w:val="24"/>
          <w:szCs w:val="24"/>
          <w:lang w:val="en-US" w:eastAsia="zh-CN" w:bidi="ar-SA"/>
        </w:rPr>
      </w:pPr>
      <w:del w:id="3232" w:author="LKY" w:date="2026-07-31T11:33:15Z">
        <w:r>
          <w:rPr>
            <w:rFonts w:hint="default" w:ascii="Times New Roman" w:hAnsi="Times New Roman" w:eastAsia="宋体" w:cs="Times New Roman"/>
            <w:b w:val="0"/>
            <w:bCs/>
            <w:color w:val="000000"/>
            <w:kern w:val="2"/>
            <w:sz w:val="24"/>
            <w:szCs w:val="24"/>
            <w:lang w:val="en-US" w:eastAsia="zh-CN" w:bidi="ar-SA"/>
          </w:rPr>
          <w:delText>NexPLC、</w:delText>
        </w:r>
      </w:del>
      <w:del w:id="3233" w:author="LKY" w:date="2026-07-31T11:33:15Z">
        <w:r>
          <w:rPr>
            <w:rFonts w:hint="eastAsia" w:ascii="Times New Roman" w:hAnsi="Times New Roman" w:eastAsia="宋体" w:cs="Times New Roman"/>
            <w:b w:val="0"/>
            <w:bCs/>
            <w:color w:val="000000"/>
            <w:kern w:val="2"/>
            <w:sz w:val="24"/>
            <w:szCs w:val="24"/>
            <w:lang w:val="en-US" w:eastAsia="zh-CN" w:bidi="ar-SA"/>
          </w:rPr>
          <w:delText>Codesys</w:delText>
        </w:r>
      </w:del>
      <w:del w:id="3234" w:author="LKY" w:date="2026-07-31T11:33:15Z">
        <w:r>
          <w:rPr>
            <w:rFonts w:hint="default" w:ascii="Times New Roman" w:hAnsi="Times New Roman" w:eastAsia="宋体" w:cs="Times New Roman"/>
            <w:b w:val="0"/>
            <w:bCs/>
            <w:color w:val="000000"/>
            <w:kern w:val="2"/>
            <w:sz w:val="24"/>
            <w:szCs w:val="24"/>
            <w:lang w:val="en-US" w:eastAsia="zh-CN" w:bidi="ar-SA"/>
          </w:rPr>
          <w:delText>等软件平台将持续迭代更新。如需获取进一步的技术支持或了解后续规划，欢迎随时与我们联系。</w:delText>
        </w:r>
      </w:del>
    </w:p>
    <w:p w14:paraId="0C3DBE46">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41023C15">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030422E0">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691AD478">
      <w:pPr>
        <w:pStyle w:val="2"/>
        <w:rPr>
          <w:rFonts w:hint="eastAsia" w:ascii="Times New Roman" w:hAnsi="Times New Roman"/>
        </w:rPr>
      </w:pPr>
      <w:bookmarkStart w:id="212" w:name="_Toc24080"/>
      <w:bookmarkStart w:id="213" w:name="_Toc15436"/>
      <w:bookmarkStart w:id="214" w:name="_Toc28290"/>
      <w:bookmarkStart w:id="215" w:name="_Toc19919"/>
      <w:r>
        <w:rPr>
          <w:rFonts w:hint="eastAsia" w:ascii="Times New Roman" w:hAnsi="Times New Roman"/>
          <w:lang w:val="en-US" w:eastAsia="zh-CN"/>
        </w:rPr>
        <w:t>7.</w:t>
      </w:r>
      <w:r>
        <w:rPr>
          <w:rFonts w:hint="eastAsia" w:ascii="Times New Roman" w:hAnsi="Times New Roman"/>
        </w:rPr>
        <w:t>电磁兼容性</w:t>
      </w:r>
      <w:bookmarkEnd w:id="212"/>
      <w:bookmarkEnd w:id="213"/>
      <w:bookmarkEnd w:id="214"/>
      <w:bookmarkEnd w:id="215"/>
    </w:p>
    <w:tbl>
      <w:tblPr>
        <w:tblStyle w:val="14"/>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431"/>
        <w:gridCol w:w="1699"/>
        <w:gridCol w:w="865"/>
        <w:gridCol w:w="1640"/>
        <w:gridCol w:w="609"/>
        <w:gridCol w:w="1375"/>
      </w:tblGrid>
      <w:tr w14:paraId="13F8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shd w:val="clear" w:color="auto" w:fill="D8D8D8" w:themeFill="background1" w:themeFillShade="D9"/>
            <w:vAlign w:val="center"/>
          </w:tcPr>
          <w:p w14:paraId="25C776A8">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测试类别</w:t>
            </w:r>
          </w:p>
        </w:tc>
        <w:tc>
          <w:tcPr>
            <w:tcW w:w="855" w:type="pct"/>
            <w:shd w:val="clear" w:color="auto" w:fill="D8D8D8" w:themeFill="background1" w:themeFillShade="D9"/>
            <w:vAlign w:val="center"/>
          </w:tcPr>
          <w:p w14:paraId="701FDB94">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测试项目</w:t>
            </w:r>
          </w:p>
        </w:tc>
        <w:tc>
          <w:tcPr>
            <w:tcW w:w="1015" w:type="pct"/>
            <w:shd w:val="clear" w:color="auto" w:fill="D8D8D8" w:themeFill="background1" w:themeFillShade="D9"/>
            <w:vAlign w:val="center"/>
          </w:tcPr>
          <w:p w14:paraId="1137A0B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测试标准</w:t>
            </w:r>
          </w:p>
        </w:tc>
        <w:tc>
          <w:tcPr>
            <w:tcW w:w="517" w:type="pct"/>
            <w:shd w:val="clear" w:color="auto" w:fill="D8D8D8" w:themeFill="background1" w:themeFillShade="D9"/>
            <w:vAlign w:val="center"/>
          </w:tcPr>
          <w:p w14:paraId="1E1D98AC">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测试等级</w:t>
            </w:r>
          </w:p>
        </w:tc>
        <w:tc>
          <w:tcPr>
            <w:tcW w:w="980" w:type="pct"/>
            <w:shd w:val="clear" w:color="auto" w:fill="D8D8D8" w:themeFill="background1" w:themeFillShade="D9"/>
            <w:vAlign w:val="center"/>
          </w:tcPr>
          <w:p w14:paraId="7076D28D">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测试条件</w:t>
            </w:r>
          </w:p>
        </w:tc>
        <w:tc>
          <w:tcPr>
            <w:tcW w:w="364" w:type="pct"/>
            <w:shd w:val="clear" w:color="auto" w:fill="D8D8D8" w:themeFill="background1" w:themeFillShade="D9"/>
            <w:vAlign w:val="center"/>
          </w:tcPr>
          <w:p w14:paraId="197863C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测试结果</w:t>
            </w:r>
          </w:p>
        </w:tc>
        <w:tc>
          <w:tcPr>
            <w:tcW w:w="821" w:type="pct"/>
            <w:shd w:val="clear" w:color="auto" w:fill="D8D8D8" w:themeFill="background1" w:themeFillShade="D9"/>
            <w:vAlign w:val="center"/>
          </w:tcPr>
          <w:p w14:paraId="3A98D38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备注</w:t>
            </w:r>
          </w:p>
        </w:tc>
      </w:tr>
      <w:tr w14:paraId="5DDA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2E29F1F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电磁发射</w:t>
            </w:r>
          </w:p>
        </w:tc>
        <w:tc>
          <w:tcPr>
            <w:tcW w:w="855" w:type="pct"/>
            <w:vAlign w:val="center"/>
          </w:tcPr>
          <w:p w14:paraId="1A335E4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传导发射</w:t>
            </w:r>
          </w:p>
        </w:tc>
        <w:tc>
          <w:tcPr>
            <w:tcW w:w="1015" w:type="pct"/>
            <w:vAlign w:val="center"/>
          </w:tcPr>
          <w:p w14:paraId="3FB3A3D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69A0C90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584D7A5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2F5B698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150 kHz - 30 MHz</w:t>
            </w:r>
          </w:p>
        </w:tc>
        <w:tc>
          <w:tcPr>
            <w:tcW w:w="364" w:type="pct"/>
            <w:vAlign w:val="center"/>
          </w:tcPr>
          <w:p w14:paraId="60EBEE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61E276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222B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234803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327CB86">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辐射发射</w:t>
            </w:r>
          </w:p>
        </w:tc>
        <w:tc>
          <w:tcPr>
            <w:tcW w:w="1015" w:type="pct"/>
            <w:vAlign w:val="center"/>
          </w:tcPr>
          <w:p w14:paraId="28B78B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2478335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3255859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15F3B40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30 MHz - 1 GHz</w:t>
            </w:r>
          </w:p>
        </w:tc>
        <w:tc>
          <w:tcPr>
            <w:tcW w:w="364" w:type="pct"/>
            <w:vAlign w:val="center"/>
          </w:tcPr>
          <w:p w14:paraId="414F0C4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1097949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6EB7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05120C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抗扰度测试</w:t>
            </w:r>
          </w:p>
        </w:tc>
        <w:tc>
          <w:tcPr>
            <w:tcW w:w="855" w:type="pct"/>
            <w:vAlign w:val="center"/>
          </w:tcPr>
          <w:p w14:paraId="206DB5A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静电放电（ESD）</w:t>
            </w:r>
          </w:p>
        </w:tc>
        <w:tc>
          <w:tcPr>
            <w:tcW w:w="1015" w:type="pct"/>
            <w:vAlign w:val="center"/>
          </w:tcPr>
          <w:p w14:paraId="2BDF2B9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17626.2</w:t>
            </w:r>
            <w:r>
              <w:rPr>
                <w:rFonts w:hint="eastAsia" w:ascii="Times New Roman" w:hAnsi="Times New Roman" w:eastAsia="宋体" w:cs="Times New Roman"/>
                <w:sz w:val="18"/>
                <w:szCs w:val="18"/>
                <w14:ligatures w14:val="standardContextual"/>
              </w:rPr>
              <w:t>/</w:t>
            </w:r>
            <w:r>
              <w:rPr>
                <w:rFonts w:ascii="Times New Roman" w:hAnsi="Times New Roman" w:eastAsia="宋体" w:cs="Times New Roman"/>
                <w:b/>
                <w:bCs/>
                <w:sz w:val="18"/>
                <w:szCs w:val="18"/>
                <w14:ligatures w14:val="standardContextual"/>
              </w:rPr>
              <w:t>IEC 61000-4-2</w:t>
            </w:r>
          </w:p>
        </w:tc>
        <w:tc>
          <w:tcPr>
            <w:tcW w:w="517" w:type="pct"/>
            <w:vAlign w:val="center"/>
          </w:tcPr>
          <w:p w14:paraId="2B987B8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3C8AA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接触放电 +/-4 kV</w:t>
            </w:r>
          </w:p>
          <w:p w14:paraId="143F58D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空气放电 +/-8 kV</w:t>
            </w:r>
          </w:p>
        </w:tc>
        <w:tc>
          <w:tcPr>
            <w:tcW w:w="364" w:type="pct"/>
            <w:vAlign w:val="center"/>
          </w:tcPr>
          <w:p w14:paraId="5D3FF4E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9A29EE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1D1C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BE4745A">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265064A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射频辐射抗扰度</w:t>
            </w:r>
          </w:p>
        </w:tc>
        <w:tc>
          <w:tcPr>
            <w:tcW w:w="1015" w:type="pct"/>
            <w:vAlign w:val="center"/>
          </w:tcPr>
          <w:p w14:paraId="753251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17626.3</w:t>
            </w:r>
            <w:r>
              <w:rPr>
                <w:rFonts w:hint="eastAsia" w:ascii="Times New Roman" w:hAnsi="Times New Roman" w:eastAsia="宋体" w:cs="Times New Roman"/>
                <w:sz w:val="18"/>
                <w:szCs w:val="18"/>
                <w14:ligatures w14:val="standardContextual"/>
              </w:rPr>
              <w:t>/</w:t>
            </w:r>
          </w:p>
          <w:p w14:paraId="26621F5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IEC 61000-4-3</w:t>
            </w:r>
          </w:p>
        </w:tc>
        <w:tc>
          <w:tcPr>
            <w:tcW w:w="517" w:type="pct"/>
            <w:vAlign w:val="center"/>
          </w:tcPr>
          <w:p w14:paraId="1D5A2D2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2782AFA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场强 10 V/m，</w:t>
            </w:r>
          </w:p>
          <w:p w14:paraId="5B9A1B0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80 MHz - 1 GHz</w:t>
            </w:r>
          </w:p>
        </w:tc>
        <w:tc>
          <w:tcPr>
            <w:tcW w:w="364" w:type="pct"/>
            <w:vAlign w:val="center"/>
          </w:tcPr>
          <w:p w14:paraId="420C72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29A1B7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AF8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C2E06E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3CCBBF2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电快速瞬变脉冲群（EFT）</w:t>
            </w:r>
          </w:p>
        </w:tc>
        <w:tc>
          <w:tcPr>
            <w:tcW w:w="1015" w:type="pct"/>
            <w:vAlign w:val="center"/>
          </w:tcPr>
          <w:p w14:paraId="6F71497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17626.4</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61000-4-4</w:t>
            </w:r>
          </w:p>
        </w:tc>
        <w:tc>
          <w:tcPr>
            <w:tcW w:w="517" w:type="pct"/>
            <w:vAlign w:val="center"/>
          </w:tcPr>
          <w:p w14:paraId="681BE4D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128111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电源线 2 kV</w:t>
            </w:r>
          </w:p>
          <w:p w14:paraId="4923425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信号线 1 kV</w:t>
            </w:r>
          </w:p>
        </w:tc>
        <w:tc>
          <w:tcPr>
            <w:tcW w:w="364" w:type="pct"/>
            <w:vAlign w:val="center"/>
          </w:tcPr>
          <w:p w14:paraId="68B3FD6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C0D72C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844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065BE08F">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DC2857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浪涌（Surge）</w:t>
            </w:r>
          </w:p>
        </w:tc>
        <w:tc>
          <w:tcPr>
            <w:tcW w:w="1015" w:type="pct"/>
            <w:vAlign w:val="center"/>
          </w:tcPr>
          <w:p w14:paraId="7A873D4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17626.5</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61000-4-5</w:t>
            </w:r>
          </w:p>
        </w:tc>
        <w:tc>
          <w:tcPr>
            <w:tcW w:w="517" w:type="pct"/>
            <w:vAlign w:val="center"/>
          </w:tcPr>
          <w:p w14:paraId="3146FA8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B06D5C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差模 2 kV</w:t>
            </w:r>
          </w:p>
          <w:p w14:paraId="2043217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共模 4 kV</w:t>
            </w:r>
          </w:p>
        </w:tc>
        <w:tc>
          <w:tcPr>
            <w:tcW w:w="364" w:type="pct"/>
            <w:vAlign w:val="center"/>
          </w:tcPr>
          <w:p w14:paraId="4A6859C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04814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30F9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5075DDF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54D120B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电压暂降和中断</w:t>
            </w:r>
          </w:p>
        </w:tc>
        <w:tc>
          <w:tcPr>
            <w:tcW w:w="1015" w:type="pct"/>
            <w:vAlign w:val="center"/>
          </w:tcPr>
          <w:p w14:paraId="75E14AC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17626.11</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61000-4-11</w:t>
            </w:r>
          </w:p>
        </w:tc>
        <w:tc>
          <w:tcPr>
            <w:tcW w:w="517" w:type="pct"/>
            <w:vAlign w:val="center"/>
          </w:tcPr>
          <w:p w14:paraId="5EFF5C0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57A9CB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电压暂降70%</w:t>
            </w:r>
          </w:p>
          <w:p w14:paraId="4BDACAF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持续500ms</w:t>
            </w:r>
            <w:r>
              <w:rPr>
                <w:rFonts w:hint="eastAsia" w:ascii="Times New Roman" w:hAnsi="Times New Roman" w:eastAsia="宋体" w:cs="Times New Roman"/>
                <w:sz w:val="18"/>
                <w:szCs w:val="18"/>
                <w14:ligatures w14:val="standardContextual"/>
              </w:rPr>
              <w:t>，</w:t>
            </w:r>
          </w:p>
          <w:p w14:paraId="23A9E95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完全中断10 ms</w:t>
            </w:r>
          </w:p>
        </w:tc>
        <w:tc>
          <w:tcPr>
            <w:tcW w:w="364" w:type="pct"/>
            <w:vAlign w:val="center"/>
          </w:tcPr>
          <w:p w14:paraId="486A30A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CD98CC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6EE5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D074D0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4C23412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工频磁场抗扰度</w:t>
            </w:r>
          </w:p>
        </w:tc>
        <w:tc>
          <w:tcPr>
            <w:tcW w:w="1015" w:type="pct"/>
            <w:vAlign w:val="center"/>
          </w:tcPr>
          <w:p w14:paraId="7F87BB8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17626.8</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61000-4-8</w:t>
            </w:r>
          </w:p>
        </w:tc>
        <w:tc>
          <w:tcPr>
            <w:tcW w:w="517" w:type="pct"/>
            <w:vAlign w:val="center"/>
          </w:tcPr>
          <w:p w14:paraId="1531162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72B01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测试强度30 A/m</w:t>
            </w:r>
          </w:p>
          <w:p w14:paraId="67DCBBF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工频50 Hz</w:t>
            </w:r>
          </w:p>
        </w:tc>
        <w:tc>
          <w:tcPr>
            <w:tcW w:w="364" w:type="pct"/>
            <w:vAlign w:val="center"/>
          </w:tcPr>
          <w:p w14:paraId="1A249F6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0A04A2C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bl>
    <w:p w14:paraId="5E12CE39">
      <w:pPr>
        <w:pStyle w:val="12"/>
        <w:ind w:left="0" w:leftChars="0" w:firstLine="480" w:firstLineChars="200"/>
        <w:rPr>
          <w:rFonts w:hint="eastAsia"/>
          <w:color w:val="FF0000"/>
          <w:sz w:val="24"/>
          <w:szCs w:val="24"/>
          <w:lang w:val="en-US" w:eastAsia="zh-CN"/>
        </w:rPr>
      </w:pPr>
    </w:p>
    <w:p w14:paraId="2FB2FBDA">
      <w:pPr>
        <w:pStyle w:val="12"/>
        <w:ind w:left="0" w:leftChars="0" w:firstLine="480" w:firstLineChars="200"/>
        <w:rPr>
          <w:rFonts w:hint="default"/>
          <w:color w:val="FF0000"/>
          <w:sz w:val="24"/>
          <w:szCs w:val="24"/>
          <w:lang w:val="en-US" w:eastAsia="zh-CN"/>
        </w:rPr>
      </w:pPr>
      <w:r>
        <w:rPr>
          <w:rFonts w:hint="eastAsia"/>
          <w:color w:val="FF0000"/>
          <w:sz w:val="24"/>
          <w:szCs w:val="24"/>
          <w:lang w:val="en-US" w:eastAsia="zh-CN"/>
        </w:rPr>
        <w:t>注：如果</w:t>
      </w:r>
      <w:r>
        <w:rPr>
          <w:color w:val="FF0000"/>
          <w:sz w:val="24"/>
          <w:szCs w:val="24"/>
        </w:rPr>
        <w:t>电快速瞬变脉冲群（EFT）</w:t>
      </w:r>
      <w:r>
        <w:rPr>
          <w:rFonts w:hint="eastAsia"/>
          <w:color w:val="FF0000"/>
          <w:sz w:val="24"/>
          <w:szCs w:val="24"/>
          <w:lang w:val="en-US" w:eastAsia="zh-CN"/>
        </w:rPr>
        <w:t>需要达到3级标准，需要单独购买我公司的滤波模块。</w:t>
      </w:r>
    </w:p>
    <w:p w14:paraId="38C5E423">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10F1FD0D">
      <w:pPr>
        <w:pStyle w:val="2"/>
        <w:bidi w:val="0"/>
        <w:ind w:left="0" w:leftChars="0" w:firstLine="0" w:firstLineChars="0"/>
        <w:jc w:val="both"/>
        <w:outlineLvl w:val="0"/>
        <w:rPr>
          <w:rFonts w:hint="eastAsia" w:ascii="Times New Roman" w:hAnsi="Times New Roman"/>
          <w:lang w:val="en-US" w:eastAsia="zh-CN"/>
        </w:rPr>
      </w:pPr>
      <w:bookmarkStart w:id="216" w:name="_Toc16203"/>
      <w:bookmarkStart w:id="217" w:name="_Toc31060"/>
      <w:bookmarkStart w:id="218" w:name="_Toc10863"/>
      <w:r>
        <w:rPr>
          <w:rFonts w:hint="eastAsia" w:ascii="Times New Roman" w:hAnsi="Times New Roman"/>
          <w:lang w:val="en-US" w:eastAsia="zh-CN"/>
        </w:rPr>
        <w:t>8.保修条款</w:t>
      </w:r>
      <w:bookmarkEnd w:id="216"/>
      <w:bookmarkEnd w:id="217"/>
      <w:bookmarkEnd w:id="218"/>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19" w:name="_Toc32683"/>
      <w:bookmarkStart w:id="220" w:name="_Toc23"/>
      <w:bookmarkStart w:id="221" w:name="_Toc32123"/>
      <w:r>
        <w:rPr>
          <w:rFonts w:hint="eastAsia"/>
          <w:lang w:val="en-US" w:eastAsia="zh-CN"/>
        </w:rPr>
        <w:t>9.技术支持</w:t>
      </w:r>
      <w:bookmarkEnd w:id="219"/>
      <w:bookmarkEnd w:id="220"/>
      <w:bookmarkEnd w:id="221"/>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4FB9CA1D">
      <w:pPr>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w:t>
    </w:r>
    <w:r>
      <w:rPr>
        <w:rFonts w:hint="eastAsia" w:ascii="Times New Roman" w:hAnsi="Times New Roman" w:cs="Times New Roman"/>
        <w:sz w:val="18"/>
        <w:lang w:val="en-US" w:eastAsia="zh-CN"/>
      </w:rPr>
      <w:t>46</w:t>
    </w:r>
    <w:r>
      <w:rPr>
        <w:rFonts w:hint="eastAsia"/>
        <w:sz w:val="18"/>
        <w:lang w:val="en-US" w:eastAsia="zh-CN"/>
      </w:rPr>
      <w:t>工业</w:t>
    </w:r>
    <w:r>
      <w:rPr>
        <w:rFonts w:hint="default" w:ascii="Times New Roman" w:hAnsi="Times New Roman" w:cs="Times New Roman"/>
        <w:sz w:val="18"/>
        <w:lang w:val="en-US" w:eastAsia="zh-CN"/>
      </w:rPr>
      <w:t>AI</w:t>
    </w:r>
    <w:r>
      <w:rPr>
        <w:rFonts w:hint="eastAsia"/>
        <w:sz w:val="18"/>
        <w:lang w:val="en-US" w:eastAsia="zh-CN"/>
      </w:rPr>
      <w:t>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B6897FBB"/>
    <w:multiLevelType w:val="singleLevel"/>
    <w:tmpl w:val="B6897FBB"/>
    <w:lvl w:ilvl="0" w:tentative="0">
      <w:start w:val="1"/>
      <w:numFmt w:val="decimal"/>
      <w:lvlText w:val="(%1)"/>
      <w:lvlJc w:val="left"/>
      <w:pPr>
        <w:ind w:left="425" w:hanging="425"/>
      </w:pPr>
      <w:rPr>
        <w:rFonts w:hint="default"/>
      </w:rPr>
    </w:lvl>
  </w:abstractNum>
  <w:abstractNum w:abstractNumId="2">
    <w:nsid w:val="DAAFF0B8"/>
    <w:multiLevelType w:val="singleLevel"/>
    <w:tmpl w:val="DAAFF0B8"/>
    <w:lvl w:ilvl="0" w:tentative="0">
      <w:start w:val="1"/>
      <w:numFmt w:val="decimal"/>
      <w:lvlText w:val="%1."/>
      <w:lvlJc w:val="left"/>
      <w:pPr>
        <w:ind w:left="425" w:hanging="425"/>
      </w:pPr>
      <w:rPr>
        <w:rFonts w:hint="default"/>
      </w:rPr>
    </w:lvl>
  </w:abstractNum>
  <w:abstractNum w:abstractNumId="3">
    <w:nsid w:val="DC79356C"/>
    <w:multiLevelType w:val="singleLevel"/>
    <w:tmpl w:val="DC79356C"/>
    <w:lvl w:ilvl="0" w:tentative="0">
      <w:start w:val="2"/>
      <w:numFmt w:val="decimal"/>
      <w:suff w:val="nothing"/>
      <w:lvlText w:val="（%1）"/>
      <w:lvlJc w:val="left"/>
    </w:lvl>
  </w:abstractNum>
  <w:abstractNum w:abstractNumId="4">
    <w:nsid w:val="EB1DE01E"/>
    <w:multiLevelType w:val="singleLevel"/>
    <w:tmpl w:val="EB1DE01E"/>
    <w:lvl w:ilvl="0" w:tentative="0">
      <w:start w:val="1"/>
      <w:numFmt w:val="upperLetter"/>
      <w:suff w:val="nothing"/>
      <w:lvlText w:val="%1、"/>
      <w:lvlJc w:val="left"/>
    </w:lvl>
  </w:abstractNum>
  <w:abstractNum w:abstractNumId="5">
    <w:nsid w:val="33B4A550"/>
    <w:multiLevelType w:val="singleLevel"/>
    <w:tmpl w:val="33B4A550"/>
    <w:lvl w:ilvl="0" w:tentative="0">
      <w:start w:val="1"/>
      <w:numFmt w:val="decimal"/>
      <w:lvlText w:val="%1."/>
      <w:lvlJc w:val="left"/>
      <w:pPr>
        <w:tabs>
          <w:tab w:val="left" w:pos="312"/>
        </w:tabs>
      </w:pPr>
    </w:lvl>
  </w:abstractNum>
  <w:abstractNum w:abstractNumId="6">
    <w:nsid w:val="399BA0E4"/>
    <w:multiLevelType w:val="singleLevel"/>
    <w:tmpl w:val="399BA0E4"/>
    <w:lvl w:ilvl="0" w:tentative="0">
      <w:start w:val="1"/>
      <w:numFmt w:val="upperLetter"/>
      <w:suff w:val="nothing"/>
      <w:lvlText w:val="%1、"/>
      <w:lvlJc w:val="left"/>
    </w:lvl>
  </w:abstractNum>
  <w:abstractNum w:abstractNumId="7">
    <w:nsid w:val="5FE05186"/>
    <w:multiLevelType w:val="singleLevel"/>
    <w:tmpl w:val="5FE05186"/>
    <w:lvl w:ilvl="0" w:tentative="0">
      <w:start w:val="1"/>
      <w:numFmt w:val="upperLetter"/>
      <w:suff w:val="nothing"/>
      <w:lvlText w:val="%1、"/>
      <w:lvlJc w:val="left"/>
    </w:lvl>
  </w:abstractNum>
  <w:abstractNum w:abstractNumId="8">
    <w:nsid w:val="6653802A"/>
    <w:multiLevelType w:val="singleLevel"/>
    <w:tmpl w:val="6653802A"/>
    <w:lvl w:ilvl="0" w:tentative="0">
      <w:start w:val="2"/>
      <w:numFmt w:val="decimal"/>
      <w:lvlText w:val="%1."/>
      <w:lvlJc w:val="left"/>
      <w:pPr>
        <w:tabs>
          <w:tab w:val="left" w:pos="312"/>
        </w:tabs>
      </w:pPr>
    </w:lvl>
  </w:abstractNum>
  <w:abstractNum w:abstractNumId="9">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8"/>
  </w:num>
  <w:num w:numId="2">
    <w:abstractNumId w:val="1"/>
  </w:num>
  <w:num w:numId="3">
    <w:abstractNumId w:val="3"/>
  </w:num>
  <w:num w:numId="4">
    <w:abstractNumId w:val="2"/>
  </w:num>
  <w:num w:numId="5">
    <w:abstractNumId w:val="6"/>
  </w:num>
  <w:num w:numId="6">
    <w:abstractNumId w:val="7"/>
  </w:num>
  <w:num w:numId="7">
    <w:abstractNumId w:val="4"/>
  </w:num>
  <w:num w:numId="8">
    <w:abstractNumId w:val="5"/>
  </w:num>
  <w:num w:numId="9">
    <w:abstractNumId w:val="0"/>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7D5EF2"/>
    <w:rsid w:val="00AE718A"/>
    <w:rsid w:val="00DA14AD"/>
    <w:rsid w:val="00DA5ABF"/>
    <w:rsid w:val="015D350A"/>
    <w:rsid w:val="016437E9"/>
    <w:rsid w:val="017253B6"/>
    <w:rsid w:val="01981D96"/>
    <w:rsid w:val="01B3443F"/>
    <w:rsid w:val="021B4775"/>
    <w:rsid w:val="024833A8"/>
    <w:rsid w:val="02542D83"/>
    <w:rsid w:val="02B82331"/>
    <w:rsid w:val="02BA78D1"/>
    <w:rsid w:val="02BB1EE5"/>
    <w:rsid w:val="02CD1F73"/>
    <w:rsid w:val="02E62578"/>
    <w:rsid w:val="031C5D4C"/>
    <w:rsid w:val="0331568B"/>
    <w:rsid w:val="0381557F"/>
    <w:rsid w:val="039310ED"/>
    <w:rsid w:val="03E47B2B"/>
    <w:rsid w:val="03EA5256"/>
    <w:rsid w:val="03F6739B"/>
    <w:rsid w:val="03FB1F86"/>
    <w:rsid w:val="04172ABC"/>
    <w:rsid w:val="047D34C5"/>
    <w:rsid w:val="048044C3"/>
    <w:rsid w:val="04CB2483"/>
    <w:rsid w:val="04D87F18"/>
    <w:rsid w:val="04F41D37"/>
    <w:rsid w:val="04F47F7A"/>
    <w:rsid w:val="04FB47EF"/>
    <w:rsid w:val="04FC2D4B"/>
    <w:rsid w:val="05191440"/>
    <w:rsid w:val="052F53F1"/>
    <w:rsid w:val="053449C6"/>
    <w:rsid w:val="053E2C54"/>
    <w:rsid w:val="054A15F3"/>
    <w:rsid w:val="05A607FA"/>
    <w:rsid w:val="05ED01D7"/>
    <w:rsid w:val="05FA4918"/>
    <w:rsid w:val="06102881"/>
    <w:rsid w:val="061675C6"/>
    <w:rsid w:val="062A142B"/>
    <w:rsid w:val="063264F5"/>
    <w:rsid w:val="063A46B4"/>
    <w:rsid w:val="064D4051"/>
    <w:rsid w:val="069C75D2"/>
    <w:rsid w:val="06B036DE"/>
    <w:rsid w:val="06D64668"/>
    <w:rsid w:val="07290CAF"/>
    <w:rsid w:val="074F043C"/>
    <w:rsid w:val="07516F1C"/>
    <w:rsid w:val="076014D1"/>
    <w:rsid w:val="07C872EF"/>
    <w:rsid w:val="07D907ED"/>
    <w:rsid w:val="082711D7"/>
    <w:rsid w:val="086F75C9"/>
    <w:rsid w:val="088C3A7B"/>
    <w:rsid w:val="08EC5D95"/>
    <w:rsid w:val="08FE0607"/>
    <w:rsid w:val="08FF0B7D"/>
    <w:rsid w:val="09173EE8"/>
    <w:rsid w:val="0922463B"/>
    <w:rsid w:val="093E06E6"/>
    <w:rsid w:val="09641372"/>
    <w:rsid w:val="098F597B"/>
    <w:rsid w:val="09CE6D98"/>
    <w:rsid w:val="09DB2B49"/>
    <w:rsid w:val="0A205233"/>
    <w:rsid w:val="0A3F2D93"/>
    <w:rsid w:val="0A436D1D"/>
    <w:rsid w:val="0A4D5FB1"/>
    <w:rsid w:val="0A5518C3"/>
    <w:rsid w:val="0A6547CE"/>
    <w:rsid w:val="0A7D7D7B"/>
    <w:rsid w:val="0ACF6927"/>
    <w:rsid w:val="0B184192"/>
    <w:rsid w:val="0B445667"/>
    <w:rsid w:val="0B4A0282"/>
    <w:rsid w:val="0B5F30FA"/>
    <w:rsid w:val="0BAD402D"/>
    <w:rsid w:val="0BE605A7"/>
    <w:rsid w:val="0BE644E9"/>
    <w:rsid w:val="0C4072B2"/>
    <w:rsid w:val="0C8A5399"/>
    <w:rsid w:val="0CF27FC3"/>
    <w:rsid w:val="0D0A476D"/>
    <w:rsid w:val="0D0D7148"/>
    <w:rsid w:val="0D380DE1"/>
    <w:rsid w:val="0DCA4B02"/>
    <w:rsid w:val="0DDD7CA3"/>
    <w:rsid w:val="0E1F626E"/>
    <w:rsid w:val="0E2A021A"/>
    <w:rsid w:val="0E3E10C3"/>
    <w:rsid w:val="0E4D1C6D"/>
    <w:rsid w:val="0E772D33"/>
    <w:rsid w:val="0E8A4C8C"/>
    <w:rsid w:val="0EDB0E31"/>
    <w:rsid w:val="0EE7191F"/>
    <w:rsid w:val="0EEA79A9"/>
    <w:rsid w:val="0EFE3455"/>
    <w:rsid w:val="0F5A399E"/>
    <w:rsid w:val="0FD73D21"/>
    <w:rsid w:val="0FFF7484"/>
    <w:rsid w:val="10136837"/>
    <w:rsid w:val="104F5CF5"/>
    <w:rsid w:val="10853E2D"/>
    <w:rsid w:val="10865C7F"/>
    <w:rsid w:val="108F0808"/>
    <w:rsid w:val="10944070"/>
    <w:rsid w:val="10945AF5"/>
    <w:rsid w:val="10B555D0"/>
    <w:rsid w:val="10BF25DB"/>
    <w:rsid w:val="10DE709A"/>
    <w:rsid w:val="10E17100"/>
    <w:rsid w:val="10E20ECD"/>
    <w:rsid w:val="10EA1EE2"/>
    <w:rsid w:val="11427629"/>
    <w:rsid w:val="114C2F95"/>
    <w:rsid w:val="115C699E"/>
    <w:rsid w:val="11717D16"/>
    <w:rsid w:val="118C679D"/>
    <w:rsid w:val="11B478CB"/>
    <w:rsid w:val="11E004F9"/>
    <w:rsid w:val="11E06E41"/>
    <w:rsid w:val="11E8085A"/>
    <w:rsid w:val="123D7C2D"/>
    <w:rsid w:val="123F67C2"/>
    <w:rsid w:val="125220D2"/>
    <w:rsid w:val="12780B84"/>
    <w:rsid w:val="12883761"/>
    <w:rsid w:val="12CB0547"/>
    <w:rsid w:val="12E806A4"/>
    <w:rsid w:val="131F00B0"/>
    <w:rsid w:val="132F0080"/>
    <w:rsid w:val="133D279D"/>
    <w:rsid w:val="137410C4"/>
    <w:rsid w:val="137F578F"/>
    <w:rsid w:val="138B4564"/>
    <w:rsid w:val="138B6F0C"/>
    <w:rsid w:val="13977632"/>
    <w:rsid w:val="139A199E"/>
    <w:rsid w:val="13A90240"/>
    <w:rsid w:val="13C101D1"/>
    <w:rsid w:val="13C61546"/>
    <w:rsid w:val="13DF1AA7"/>
    <w:rsid w:val="142F2881"/>
    <w:rsid w:val="14423DE3"/>
    <w:rsid w:val="148D6FE1"/>
    <w:rsid w:val="149F3BC6"/>
    <w:rsid w:val="14C33DB7"/>
    <w:rsid w:val="14D64D96"/>
    <w:rsid w:val="15202377"/>
    <w:rsid w:val="157D3325"/>
    <w:rsid w:val="15945CB1"/>
    <w:rsid w:val="15B37550"/>
    <w:rsid w:val="15B67ED9"/>
    <w:rsid w:val="15B84C3E"/>
    <w:rsid w:val="15E7771B"/>
    <w:rsid w:val="160F6914"/>
    <w:rsid w:val="162163A6"/>
    <w:rsid w:val="163237EC"/>
    <w:rsid w:val="16446C6B"/>
    <w:rsid w:val="168406E3"/>
    <w:rsid w:val="169326D4"/>
    <w:rsid w:val="169E5A8B"/>
    <w:rsid w:val="16AF07A6"/>
    <w:rsid w:val="16DD5701"/>
    <w:rsid w:val="17066FFE"/>
    <w:rsid w:val="17312A70"/>
    <w:rsid w:val="175E2D71"/>
    <w:rsid w:val="17610ABD"/>
    <w:rsid w:val="17AF1355"/>
    <w:rsid w:val="17D9680D"/>
    <w:rsid w:val="17DB4333"/>
    <w:rsid w:val="17DD0A7A"/>
    <w:rsid w:val="181B6E25"/>
    <w:rsid w:val="18261A40"/>
    <w:rsid w:val="183775BA"/>
    <w:rsid w:val="184C3900"/>
    <w:rsid w:val="18616F2E"/>
    <w:rsid w:val="186F79AF"/>
    <w:rsid w:val="188867BD"/>
    <w:rsid w:val="18C13529"/>
    <w:rsid w:val="18E30C2C"/>
    <w:rsid w:val="18E56C99"/>
    <w:rsid w:val="1906049B"/>
    <w:rsid w:val="191044B0"/>
    <w:rsid w:val="1945415A"/>
    <w:rsid w:val="19D7427A"/>
    <w:rsid w:val="1A210311"/>
    <w:rsid w:val="1A5B175B"/>
    <w:rsid w:val="1A601E97"/>
    <w:rsid w:val="1A727D43"/>
    <w:rsid w:val="1A7F31D5"/>
    <w:rsid w:val="1A943FAE"/>
    <w:rsid w:val="1AD80FFE"/>
    <w:rsid w:val="1ADC0AEE"/>
    <w:rsid w:val="1AE64F17"/>
    <w:rsid w:val="1AEF7B1B"/>
    <w:rsid w:val="1B194186"/>
    <w:rsid w:val="1B1F1D1C"/>
    <w:rsid w:val="1B722D0B"/>
    <w:rsid w:val="1B762CF0"/>
    <w:rsid w:val="1B794F06"/>
    <w:rsid w:val="1B921259"/>
    <w:rsid w:val="1B9568F9"/>
    <w:rsid w:val="1BB72255"/>
    <w:rsid w:val="1BC17CE4"/>
    <w:rsid w:val="1BD428D6"/>
    <w:rsid w:val="1BD810A1"/>
    <w:rsid w:val="1BE17EBA"/>
    <w:rsid w:val="1C221071"/>
    <w:rsid w:val="1C9A05CC"/>
    <w:rsid w:val="1C9D24FF"/>
    <w:rsid w:val="1CC21F65"/>
    <w:rsid w:val="1CC323C5"/>
    <w:rsid w:val="1CF22560"/>
    <w:rsid w:val="1CFC7EDD"/>
    <w:rsid w:val="1D291620"/>
    <w:rsid w:val="1D2F462F"/>
    <w:rsid w:val="1D4C396F"/>
    <w:rsid w:val="1D525097"/>
    <w:rsid w:val="1DC93517"/>
    <w:rsid w:val="1E1B467E"/>
    <w:rsid w:val="1E210366"/>
    <w:rsid w:val="1E332EB5"/>
    <w:rsid w:val="1E4B2331"/>
    <w:rsid w:val="1E5157EA"/>
    <w:rsid w:val="1E7519B9"/>
    <w:rsid w:val="1E826CD8"/>
    <w:rsid w:val="1EA23DFC"/>
    <w:rsid w:val="1EC60D44"/>
    <w:rsid w:val="1ECE34CC"/>
    <w:rsid w:val="1ED2694C"/>
    <w:rsid w:val="1EF640FF"/>
    <w:rsid w:val="1F9A0C52"/>
    <w:rsid w:val="1FDF783B"/>
    <w:rsid w:val="1FF27451"/>
    <w:rsid w:val="201A76E9"/>
    <w:rsid w:val="20292D1E"/>
    <w:rsid w:val="20DB0789"/>
    <w:rsid w:val="21212F05"/>
    <w:rsid w:val="212156C5"/>
    <w:rsid w:val="21265A1F"/>
    <w:rsid w:val="213A05B8"/>
    <w:rsid w:val="214415E4"/>
    <w:rsid w:val="218074D2"/>
    <w:rsid w:val="21843864"/>
    <w:rsid w:val="218E0668"/>
    <w:rsid w:val="21997E9A"/>
    <w:rsid w:val="21AE2AB8"/>
    <w:rsid w:val="21BA5C46"/>
    <w:rsid w:val="21BF6E93"/>
    <w:rsid w:val="21C97482"/>
    <w:rsid w:val="21CE0407"/>
    <w:rsid w:val="21D02A2F"/>
    <w:rsid w:val="21EE6F0D"/>
    <w:rsid w:val="21F9176A"/>
    <w:rsid w:val="21FD7D7B"/>
    <w:rsid w:val="220317DF"/>
    <w:rsid w:val="220B0C83"/>
    <w:rsid w:val="22220937"/>
    <w:rsid w:val="22364561"/>
    <w:rsid w:val="22543660"/>
    <w:rsid w:val="22550BD8"/>
    <w:rsid w:val="225C0911"/>
    <w:rsid w:val="2264625C"/>
    <w:rsid w:val="22647C61"/>
    <w:rsid w:val="22B865D1"/>
    <w:rsid w:val="22C24875"/>
    <w:rsid w:val="22D86D6F"/>
    <w:rsid w:val="22E569AE"/>
    <w:rsid w:val="232D55F5"/>
    <w:rsid w:val="234C2589"/>
    <w:rsid w:val="23636BB9"/>
    <w:rsid w:val="237361CD"/>
    <w:rsid w:val="23804929"/>
    <w:rsid w:val="23EF5C64"/>
    <w:rsid w:val="24107F2B"/>
    <w:rsid w:val="24CE4F89"/>
    <w:rsid w:val="24CF1A0F"/>
    <w:rsid w:val="251915B4"/>
    <w:rsid w:val="252F1141"/>
    <w:rsid w:val="25382DC5"/>
    <w:rsid w:val="25464CFD"/>
    <w:rsid w:val="25684525"/>
    <w:rsid w:val="25B94ACF"/>
    <w:rsid w:val="25F05570"/>
    <w:rsid w:val="25F1725B"/>
    <w:rsid w:val="26502390"/>
    <w:rsid w:val="268E17FC"/>
    <w:rsid w:val="26920F50"/>
    <w:rsid w:val="26987B71"/>
    <w:rsid w:val="26AD0938"/>
    <w:rsid w:val="26B40B71"/>
    <w:rsid w:val="26E61DD9"/>
    <w:rsid w:val="270C4E2A"/>
    <w:rsid w:val="277F799A"/>
    <w:rsid w:val="27B5694E"/>
    <w:rsid w:val="28045A13"/>
    <w:rsid w:val="280B6733"/>
    <w:rsid w:val="281F026C"/>
    <w:rsid w:val="282A4CD3"/>
    <w:rsid w:val="28372B7F"/>
    <w:rsid w:val="28764C83"/>
    <w:rsid w:val="289C0B4C"/>
    <w:rsid w:val="28AA4E5A"/>
    <w:rsid w:val="28CD2DDB"/>
    <w:rsid w:val="28DB772C"/>
    <w:rsid w:val="29040B1D"/>
    <w:rsid w:val="298D28E5"/>
    <w:rsid w:val="29A25EB5"/>
    <w:rsid w:val="29C503D4"/>
    <w:rsid w:val="29D67050"/>
    <w:rsid w:val="29E0237A"/>
    <w:rsid w:val="2A15258A"/>
    <w:rsid w:val="2A613DAE"/>
    <w:rsid w:val="2A656B02"/>
    <w:rsid w:val="2A7033C3"/>
    <w:rsid w:val="2A750617"/>
    <w:rsid w:val="2ACA7EAC"/>
    <w:rsid w:val="2B1A646B"/>
    <w:rsid w:val="2B2F6A18"/>
    <w:rsid w:val="2B4C2C83"/>
    <w:rsid w:val="2B5F3D96"/>
    <w:rsid w:val="2B8E036D"/>
    <w:rsid w:val="2BAC1E16"/>
    <w:rsid w:val="2BD63337"/>
    <w:rsid w:val="2C3D6F12"/>
    <w:rsid w:val="2CB13019"/>
    <w:rsid w:val="2CC969F8"/>
    <w:rsid w:val="2D092718"/>
    <w:rsid w:val="2D3227EF"/>
    <w:rsid w:val="2D613652"/>
    <w:rsid w:val="2DA07AB8"/>
    <w:rsid w:val="2DBD5188"/>
    <w:rsid w:val="2DD80E6F"/>
    <w:rsid w:val="2E2B2D7C"/>
    <w:rsid w:val="2E4E59BC"/>
    <w:rsid w:val="2E5B7B24"/>
    <w:rsid w:val="2E5F7614"/>
    <w:rsid w:val="2EB060C2"/>
    <w:rsid w:val="2EDD0498"/>
    <w:rsid w:val="2F06615A"/>
    <w:rsid w:val="2F42638C"/>
    <w:rsid w:val="2F462750"/>
    <w:rsid w:val="2FCF2577"/>
    <w:rsid w:val="2FF62D3D"/>
    <w:rsid w:val="2FFA3A98"/>
    <w:rsid w:val="301A71DF"/>
    <w:rsid w:val="304B6833"/>
    <w:rsid w:val="306453B6"/>
    <w:rsid w:val="306B6744"/>
    <w:rsid w:val="30986E0D"/>
    <w:rsid w:val="30D04D0B"/>
    <w:rsid w:val="30DB5096"/>
    <w:rsid w:val="30DF67EA"/>
    <w:rsid w:val="30E21647"/>
    <w:rsid w:val="311C64BD"/>
    <w:rsid w:val="312E7A8C"/>
    <w:rsid w:val="316D3050"/>
    <w:rsid w:val="31712089"/>
    <w:rsid w:val="32117252"/>
    <w:rsid w:val="32122860"/>
    <w:rsid w:val="321F3AA8"/>
    <w:rsid w:val="324072FC"/>
    <w:rsid w:val="3249701F"/>
    <w:rsid w:val="32502792"/>
    <w:rsid w:val="328E0915"/>
    <w:rsid w:val="332553AF"/>
    <w:rsid w:val="33B075F3"/>
    <w:rsid w:val="3416237E"/>
    <w:rsid w:val="343C483F"/>
    <w:rsid w:val="34684D49"/>
    <w:rsid w:val="34711890"/>
    <w:rsid w:val="34744B40"/>
    <w:rsid w:val="347F5C4D"/>
    <w:rsid w:val="34A674CF"/>
    <w:rsid w:val="34AF787B"/>
    <w:rsid w:val="34BE0821"/>
    <w:rsid w:val="350F4ADD"/>
    <w:rsid w:val="3538226D"/>
    <w:rsid w:val="355E71E7"/>
    <w:rsid w:val="356B0CF0"/>
    <w:rsid w:val="358866EC"/>
    <w:rsid w:val="35D7264D"/>
    <w:rsid w:val="35E96F6C"/>
    <w:rsid w:val="35F635F0"/>
    <w:rsid w:val="361219A9"/>
    <w:rsid w:val="361F02B5"/>
    <w:rsid w:val="364F4412"/>
    <w:rsid w:val="36652662"/>
    <w:rsid w:val="36C82A21"/>
    <w:rsid w:val="36F823B4"/>
    <w:rsid w:val="370D338F"/>
    <w:rsid w:val="372A30D5"/>
    <w:rsid w:val="372E466D"/>
    <w:rsid w:val="37533157"/>
    <w:rsid w:val="37730553"/>
    <w:rsid w:val="37BF2127"/>
    <w:rsid w:val="38211DDE"/>
    <w:rsid w:val="38267FCD"/>
    <w:rsid w:val="38451629"/>
    <w:rsid w:val="389640D2"/>
    <w:rsid w:val="38CF689B"/>
    <w:rsid w:val="38D917EC"/>
    <w:rsid w:val="38E25A5A"/>
    <w:rsid w:val="38E332C1"/>
    <w:rsid w:val="38F05F19"/>
    <w:rsid w:val="39092558"/>
    <w:rsid w:val="39667664"/>
    <w:rsid w:val="39AF7D28"/>
    <w:rsid w:val="39CD30F0"/>
    <w:rsid w:val="39D04118"/>
    <w:rsid w:val="39E5694E"/>
    <w:rsid w:val="39EF4CFB"/>
    <w:rsid w:val="39FD72D4"/>
    <w:rsid w:val="3A1C285D"/>
    <w:rsid w:val="3A331955"/>
    <w:rsid w:val="3A414072"/>
    <w:rsid w:val="3A6E5590"/>
    <w:rsid w:val="3A751F6D"/>
    <w:rsid w:val="3A7804D8"/>
    <w:rsid w:val="3A836438"/>
    <w:rsid w:val="3A853F4A"/>
    <w:rsid w:val="3A88490F"/>
    <w:rsid w:val="3AB35002"/>
    <w:rsid w:val="3ABA00A5"/>
    <w:rsid w:val="3AE813A4"/>
    <w:rsid w:val="3AF847CC"/>
    <w:rsid w:val="3AFB6B7D"/>
    <w:rsid w:val="3AFE5E3E"/>
    <w:rsid w:val="3B731A29"/>
    <w:rsid w:val="3B8205D5"/>
    <w:rsid w:val="3C60131B"/>
    <w:rsid w:val="3C6029F4"/>
    <w:rsid w:val="3C8A1876"/>
    <w:rsid w:val="3CA9616B"/>
    <w:rsid w:val="3CC12831"/>
    <w:rsid w:val="3D066DC4"/>
    <w:rsid w:val="3D7F417E"/>
    <w:rsid w:val="3DB20418"/>
    <w:rsid w:val="3DC6681E"/>
    <w:rsid w:val="3DEA0C4D"/>
    <w:rsid w:val="3DF053E7"/>
    <w:rsid w:val="3E7A6160"/>
    <w:rsid w:val="3EFC2C5D"/>
    <w:rsid w:val="3F073ADC"/>
    <w:rsid w:val="3F463191"/>
    <w:rsid w:val="3F510ED8"/>
    <w:rsid w:val="3F591D20"/>
    <w:rsid w:val="3F824E8C"/>
    <w:rsid w:val="3F99324C"/>
    <w:rsid w:val="3FA9685D"/>
    <w:rsid w:val="3FEC558C"/>
    <w:rsid w:val="400367DB"/>
    <w:rsid w:val="400B13AA"/>
    <w:rsid w:val="403B05C4"/>
    <w:rsid w:val="406E1091"/>
    <w:rsid w:val="408B5797"/>
    <w:rsid w:val="40D10202"/>
    <w:rsid w:val="40E50DFB"/>
    <w:rsid w:val="40EF1CFA"/>
    <w:rsid w:val="40F0234E"/>
    <w:rsid w:val="411A73CB"/>
    <w:rsid w:val="411D3738"/>
    <w:rsid w:val="41261DCB"/>
    <w:rsid w:val="41517D00"/>
    <w:rsid w:val="415C3A5A"/>
    <w:rsid w:val="415D5C35"/>
    <w:rsid w:val="41696076"/>
    <w:rsid w:val="417C4D58"/>
    <w:rsid w:val="41A44957"/>
    <w:rsid w:val="41BD0482"/>
    <w:rsid w:val="41C310BB"/>
    <w:rsid w:val="42827F0E"/>
    <w:rsid w:val="42AA3236"/>
    <w:rsid w:val="42B84FD1"/>
    <w:rsid w:val="42F41792"/>
    <w:rsid w:val="430B16C1"/>
    <w:rsid w:val="431F429C"/>
    <w:rsid w:val="435979DC"/>
    <w:rsid w:val="435F01BC"/>
    <w:rsid w:val="4376597E"/>
    <w:rsid w:val="438621B4"/>
    <w:rsid w:val="438C45B0"/>
    <w:rsid w:val="43A47A68"/>
    <w:rsid w:val="43BE6733"/>
    <w:rsid w:val="43F5435C"/>
    <w:rsid w:val="442A666C"/>
    <w:rsid w:val="44312079"/>
    <w:rsid w:val="44593F7C"/>
    <w:rsid w:val="448A08EB"/>
    <w:rsid w:val="44A11F7D"/>
    <w:rsid w:val="44BF7729"/>
    <w:rsid w:val="44D6247E"/>
    <w:rsid w:val="44DA1AA1"/>
    <w:rsid w:val="451B58CA"/>
    <w:rsid w:val="45217F19"/>
    <w:rsid w:val="45244CBC"/>
    <w:rsid w:val="452D591E"/>
    <w:rsid w:val="4550160D"/>
    <w:rsid w:val="45667082"/>
    <w:rsid w:val="45674AB8"/>
    <w:rsid w:val="456B4699"/>
    <w:rsid w:val="45D603C3"/>
    <w:rsid w:val="45D9084C"/>
    <w:rsid w:val="46130FB8"/>
    <w:rsid w:val="466427D7"/>
    <w:rsid w:val="468A0822"/>
    <w:rsid w:val="46E56B96"/>
    <w:rsid w:val="46E918EB"/>
    <w:rsid w:val="4707219F"/>
    <w:rsid w:val="471A1ED2"/>
    <w:rsid w:val="4791577D"/>
    <w:rsid w:val="47943CFE"/>
    <w:rsid w:val="47B64A32"/>
    <w:rsid w:val="47D73004"/>
    <w:rsid w:val="47E4786B"/>
    <w:rsid w:val="48056B92"/>
    <w:rsid w:val="480F755D"/>
    <w:rsid w:val="481F481F"/>
    <w:rsid w:val="48345454"/>
    <w:rsid w:val="48487B57"/>
    <w:rsid w:val="48546F5D"/>
    <w:rsid w:val="48581BAE"/>
    <w:rsid w:val="487B4B2C"/>
    <w:rsid w:val="48E0653F"/>
    <w:rsid w:val="49080B7C"/>
    <w:rsid w:val="491B2179"/>
    <w:rsid w:val="49246DC9"/>
    <w:rsid w:val="49794AF8"/>
    <w:rsid w:val="499E3A8A"/>
    <w:rsid w:val="499E5A90"/>
    <w:rsid w:val="49D26D8A"/>
    <w:rsid w:val="49D35526"/>
    <w:rsid w:val="4A1D5C97"/>
    <w:rsid w:val="4A404346"/>
    <w:rsid w:val="4A5E2A1E"/>
    <w:rsid w:val="4A902820"/>
    <w:rsid w:val="4AB443EC"/>
    <w:rsid w:val="4B121D62"/>
    <w:rsid w:val="4B32495A"/>
    <w:rsid w:val="4B55074B"/>
    <w:rsid w:val="4B774073"/>
    <w:rsid w:val="4BA3473D"/>
    <w:rsid w:val="4BD31A71"/>
    <w:rsid w:val="4BF32548"/>
    <w:rsid w:val="4BFA0524"/>
    <w:rsid w:val="4C4F0870"/>
    <w:rsid w:val="4C7D779F"/>
    <w:rsid w:val="4C8C7A10"/>
    <w:rsid w:val="4CAC43BE"/>
    <w:rsid w:val="4CCD4902"/>
    <w:rsid w:val="4CD03BE1"/>
    <w:rsid w:val="4CF11FB6"/>
    <w:rsid w:val="4D0D7B68"/>
    <w:rsid w:val="4D0E072B"/>
    <w:rsid w:val="4DA71038"/>
    <w:rsid w:val="4E165AE9"/>
    <w:rsid w:val="4E3B5550"/>
    <w:rsid w:val="4E695448"/>
    <w:rsid w:val="4EE5726A"/>
    <w:rsid w:val="4EEF00E8"/>
    <w:rsid w:val="4F234ED1"/>
    <w:rsid w:val="4F345540"/>
    <w:rsid w:val="4F3803C7"/>
    <w:rsid w:val="4F3A0EE3"/>
    <w:rsid w:val="4F4C7F38"/>
    <w:rsid w:val="4F535F8D"/>
    <w:rsid w:val="4F727AAC"/>
    <w:rsid w:val="4F783CFE"/>
    <w:rsid w:val="4FB05A0F"/>
    <w:rsid w:val="4FD2002D"/>
    <w:rsid w:val="4FE67C5A"/>
    <w:rsid w:val="50175B49"/>
    <w:rsid w:val="502341CC"/>
    <w:rsid w:val="505676C6"/>
    <w:rsid w:val="505F39C4"/>
    <w:rsid w:val="50B83F61"/>
    <w:rsid w:val="511529D2"/>
    <w:rsid w:val="51543913"/>
    <w:rsid w:val="515B3813"/>
    <w:rsid w:val="515B7CB7"/>
    <w:rsid w:val="5168137A"/>
    <w:rsid w:val="51BA678C"/>
    <w:rsid w:val="51C17EA0"/>
    <w:rsid w:val="51C66645"/>
    <w:rsid w:val="52440FA3"/>
    <w:rsid w:val="527B3562"/>
    <w:rsid w:val="529B4B13"/>
    <w:rsid w:val="52A941F1"/>
    <w:rsid w:val="52C270CF"/>
    <w:rsid w:val="52C9614F"/>
    <w:rsid w:val="52F76A10"/>
    <w:rsid w:val="52FF4A4F"/>
    <w:rsid w:val="531C5EC7"/>
    <w:rsid w:val="53401A54"/>
    <w:rsid w:val="53465B65"/>
    <w:rsid w:val="53486019"/>
    <w:rsid w:val="536203AC"/>
    <w:rsid w:val="539C0FEE"/>
    <w:rsid w:val="54005A91"/>
    <w:rsid w:val="54097054"/>
    <w:rsid w:val="54100B80"/>
    <w:rsid w:val="541127AF"/>
    <w:rsid w:val="542F73C3"/>
    <w:rsid w:val="543547EF"/>
    <w:rsid w:val="54874EC4"/>
    <w:rsid w:val="54A8759B"/>
    <w:rsid w:val="54CB6F02"/>
    <w:rsid w:val="54CC5E63"/>
    <w:rsid w:val="54D05D83"/>
    <w:rsid w:val="54DB2AD1"/>
    <w:rsid w:val="550A04AB"/>
    <w:rsid w:val="551D59AF"/>
    <w:rsid w:val="551E6CEE"/>
    <w:rsid w:val="552C10A0"/>
    <w:rsid w:val="55774994"/>
    <w:rsid w:val="55960311"/>
    <w:rsid w:val="55AD7F99"/>
    <w:rsid w:val="55B059B2"/>
    <w:rsid w:val="55BF75B3"/>
    <w:rsid w:val="55E22755"/>
    <w:rsid w:val="56286BBA"/>
    <w:rsid w:val="566D1835"/>
    <w:rsid w:val="56927CD7"/>
    <w:rsid w:val="569752EE"/>
    <w:rsid w:val="56A9624D"/>
    <w:rsid w:val="56D252CE"/>
    <w:rsid w:val="56D867EF"/>
    <w:rsid w:val="574B60D8"/>
    <w:rsid w:val="57525C4F"/>
    <w:rsid w:val="57541431"/>
    <w:rsid w:val="57566CFC"/>
    <w:rsid w:val="575B5C43"/>
    <w:rsid w:val="576B58CE"/>
    <w:rsid w:val="57BB14B0"/>
    <w:rsid w:val="57BB5821"/>
    <w:rsid w:val="580A5056"/>
    <w:rsid w:val="581B20F8"/>
    <w:rsid w:val="582174D0"/>
    <w:rsid w:val="58A9117D"/>
    <w:rsid w:val="58ED04EC"/>
    <w:rsid w:val="590269DA"/>
    <w:rsid w:val="5921146F"/>
    <w:rsid w:val="59372D3D"/>
    <w:rsid w:val="59957B52"/>
    <w:rsid w:val="59A62617"/>
    <w:rsid w:val="59B375F7"/>
    <w:rsid w:val="59F97C30"/>
    <w:rsid w:val="59FB08E1"/>
    <w:rsid w:val="5A4424E7"/>
    <w:rsid w:val="5A670EED"/>
    <w:rsid w:val="5AA7161B"/>
    <w:rsid w:val="5ABE74A5"/>
    <w:rsid w:val="5AF34ABD"/>
    <w:rsid w:val="5B3E6934"/>
    <w:rsid w:val="5B647718"/>
    <w:rsid w:val="5B775315"/>
    <w:rsid w:val="5BFE5E0F"/>
    <w:rsid w:val="5C0D1B30"/>
    <w:rsid w:val="5C2268F0"/>
    <w:rsid w:val="5C5951DB"/>
    <w:rsid w:val="5C7659A5"/>
    <w:rsid w:val="5CDB057C"/>
    <w:rsid w:val="5CDC2AA8"/>
    <w:rsid w:val="5CE96783"/>
    <w:rsid w:val="5CF54822"/>
    <w:rsid w:val="5D594635"/>
    <w:rsid w:val="5D8C7CE9"/>
    <w:rsid w:val="5D8D5131"/>
    <w:rsid w:val="5DA54794"/>
    <w:rsid w:val="5DB43D9F"/>
    <w:rsid w:val="5E065D78"/>
    <w:rsid w:val="5E5335F6"/>
    <w:rsid w:val="5E652175"/>
    <w:rsid w:val="5E9B13B4"/>
    <w:rsid w:val="5F0306C0"/>
    <w:rsid w:val="5F035084"/>
    <w:rsid w:val="5F2931A3"/>
    <w:rsid w:val="5F3F6522"/>
    <w:rsid w:val="5F675708"/>
    <w:rsid w:val="5FEF112E"/>
    <w:rsid w:val="5FF3600D"/>
    <w:rsid w:val="600317E9"/>
    <w:rsid w:val="600733B6"/>
    <w:rsid w:val="600C65F7"/>
    <w:rsid w:val="600F7E05"/>
    <w:rsid w:val="60181214"/>
    <w:rsid w:val="60824919"/>
    <w:rsid w:val="609B428E"/>
    <w:rsid w:val="60D42025"/>
    <w:rsid w:val="610012BB"/>
    <w:rsid w:val="61117176"/>
    <w:rsid w:val="6116253A"/>
    <w:rsid w:val="61401B67"/>
    <w:rsid w:val="6164625D"/>
    <w:rsid w:val="619F774C"/>
    <w:rsid w:val="61AD3C17"/>
    <w:rsid w:val="61D24E8C"/>
    <w:rsid w:val="621A5137"/>
    <w:rsid w:val="621E76E6"/>
    <w:rsid w:val="624C6FF2"/>
    <w:rsid w:val="62706034"/>
    <w:rsid w:val="628250A4"/>
    <w:rsid w:val="62C16D24"/>
    <w:rsid w:val="62CA502A"/>
    <w:rsid w:val="630A38AB"/>
    <w:rsid w:val="631873CD"/>
    <w:rsid w:val="633F22D2"/>
    <w:rsid w:val="63501A6A"/>
    <w:rsid w:val="635A7DCF"/>
    <w:rsid w:val="63741FC9"/>
    <w:rsid w:val="63831EB4"/>
    <w:rsid w:val="63D34AEE"/>
    <w:rsid w:val="63D467B7"/>
    <w:rsid w:val="63DA6451"/>
    <w:rsid w:val="63DD7B5A"/>
    <w:rsid w:val="63EB4B5E"/>
    <w:rsid w:val="64101EA0"/>
    <w:rsid w:val="6410335F"/>
    <w:rsid w:val="6485097A"/>
    <w:rsid w:val="64917820"/>
    <w:rsid w:val="64B800F0"/>
    <w:rsid w:val="64B871F3"/>
    <w:rsid w:val="64C30C0B"/>
    <w:rsid w:val="64E66B52"/>
    <w:rsid w:val="65020980"/>
    <w:rsid w:val="6511628B"/>
    <w:rsid w:val="65694C2E"/>
    <w:rsid w:val="658F5CDD"/>
    <w:rsid w:val="65F362B8"/>
    <w:rsid w:val="65F75DA9"/>
    <w:rsid w:val="65FC6831"/>
    <w:rsid w:val="663E7534"/>
    <w:rsid w:val="66523EDD"/>
    <w:rsid w:val="665533E3"/>
    <w:rsid w:val="665F56FC"/>
    <w:rsid w:val="66684718"/>
    <w:rsid w:val="668F2B9E"/>
    <w:rsid w:val="66A001EE"/>
    <w:rsid w:val="66D032A4"/>
    <w:rsid w:val="67472418"/>
    <w:rsid w:val="677A62FF"/>
    <w:rsid w:val="678278F4"/>
    <w:rsid w:val="67B2516C"/>
    <w:rsid w:val="67BD092C"/>
    <w:rsid w:val="67D67F21"/>
    <w:rsid w:val="67DA7D95"/>
    <w:rsid w:val="67EB5499"/>
    <w:rsid w:val="67F500C6"/>
    <w:rsid w:val="680C4DB4"/>
    <w:rsid w:val="680D18B3"/>
    <w:rsid w:val="68151C1E"/>
    <w:rsid w:val="68273FF7"/>
    <w:rsid w:val="68295FC1"/>
    <w:rsid w:val="68C76C42"/>
    <w:rsid w:val="68CC627F"/>
    <w:rsid w:val="68CF7305"/>
    <w:rsid w:val="68E47E8A"/>
    <w:rsid w:val="691F4460"/>
    <w:rsid w:val="696123E0"/>
    <w:rsid w:val="69670B4F"/>
    <w:rsid w:val="69A00505"/>
    <w:rsid w:val="69EE1440"/>
    <w:rsid w:val="69F21687"/>
    <w:rsid w:val="6A034B4F"/>
    <w:rsid w:val="6A0D7F1C"/>
    <w:rsid w:val="6A295A16"/>
    <w:rsid w:val="6A38073E"/>
    <w:rsid w:val="6A521800"/>
    <w:rsid w:val="6A537C4E"/>
    <w:rsid w:val="6A5C267E"/>
    <w:rsid w:val="6A672C87"/>
    <w:rsid w:val="6A9260A0"/>
    <w:rsid w:val="6AF20B7A"/>
    <w:rsid w:val="6B0A3E88"/>
    <w:rsid w:val="6B117EB4"/>
    <w:rsid w:val="6B797260"/>
    <w:rsid w:val="6B9574D4"/>
    <w:rsid w:val="6BAC3191"/>
    <w:rsid w:val="6C184383"/>
    <w:rsid w:val="6C20148A"/>
    <w:rsid w:val="6C8112B5"/>
    <w:rsid w:val="6C813235"/>
    <w:rsid w:val="6C96525A"/>
    <w:rsid w:val="6CA91F70"/>
    <w:rsid w:val="6CC70020"/>
    <w:rsid w:val="6CC94A75"/>
    <w:rsid w:val="6CCA4083"/>
    <w:rsid w:val="6CDA2B7A"/>
    <w:rsid w:val="6CFC2E73"/>
    <w:rsid w:val="6D036287"/>
    <w:rsid w:val="6D3561B7"/>
    <w:rsid w:val="6D543AE1"/>
    <w:rsid w:val="6D5A6F18"/>
    <w:rsid w:val="6D6D36DC"/>
    <w:rsid w:val="6D711757"/>
    <w:rsid w:val="6DA76903"/>
    <w:rsid w:val="6DFF1892"/>
    <w:rsid w:val="6E027099"/>
    <w:rsid w:val="6E0341BE"/>
    <w:rsid w:val="6E076DA5"/>
    <w:rsid w:val="6E2642CF"/>
    <w:rsid w:val="6E2A25F5"/>
    <w:rsid w:val="6E3D27C7"/>
    <w:rsid w:val="6E4B0B7C"/>
    <w:rsid w:val="6E4B6C92"/>
    <w:rsid w:val="6E5061A7"/>
    <w:rsid w:val="6ECE0386"/>
    <w:rsid w:val="6ED3714A"/>
    <w:rsid w:val="6EEA46FD"/>
    <w:rsid w:val="6EED1AF7"/>
    <w:rsid w:val="6F252FA2"/>
    <w:rsid w:val="6F824C46"/>
    <w:rsid w:val="6F885777"/>
    <w:rsid w:val="6F911E87"/>
    <w:rsid w:val="6FB91182"/>
    <w:rsid w:val="6FC22F83"/>
    <w:rsid w:val="6FD6444B"/>
    <w:rsid w:val="701C781D"/>
    <w:rsid w:val="70241157"/>
    <w:rsid w:val="7070716A"/>
    <w:rsid w:val="709D7EA5"/>
    <w:rsid w:val="70BB7448"/>
    <w:rsid w:val="70DF7B65"/>
    <w:rsid w:val="71136DEE"/>
    <w:rsid w:val="7113778C"/>
    <w:rsid w:val="713F6856"/>
    <w:rsid w:val="718C1A9B"/>
    <w:rsid w:val="71913AFB"/>
    <w:rsid w:val="719A7BC9"/>
    <w:rsid w:val="71C31DA1"/>
    <w:rsid w:val="71D97602"/>
    <w:rsid w:val="721970A7"/>
    <w:rsid w:val="724E6B61"/>
    <w:rsid w:val="72AF1530"/>
    <w:rsid w:val="72B54589"/>
    <w:rsid w:val="72CF67E3"/>
    <w:rsid w:val="72D51220"/>
    <w:rsid w:val="72E04C7D"/>
    <w:rsid w:val="72F13B80"/>
    <w:rsid w:val="73013B4B"/>
    <w:rsid w:val="730B1A40"/>
    <w:rsid w:val="73121E6F"/>
    <w:rsid w:val="73173575"/>
    <w:rsid w:val="732C5C1E"/>
    <w:rsid w:val="73461136"/>
    <w:rsid w:val="735E6385"/>
    <w:rsid w:val="73883219"/>
    <w:rsid w:val="739351FC"/>
    <w:rsid w:val="73B274A0"/>
    <w:rsid w:val="73B47087"/>
    <w:rsid w:val="73B478E6"/>
    <w:rsid w:val="74342855"/>
    <w:rsid w:val="748A492B"/>
    <w:rsid w:val="74A07A06"/>
    <w:rsid w:val="74A92270"/>
    <w:rsid w:val="74AC2CD5"/>
    <w:rsid w:val="74E110D3"/>
    <w:rsid w:val="74F90F0C"/>
    <w:rsid w:val="750C5C2E"/>
    <w:rsid w:val="75182355"/>
    <w:rsid w:val="751C1388"/>
    <w:rsid w:val="75953D9E"/>
    <w:rsid w:val="75E14953"/>
    <w:rsid w:val="75F95225"/>
    <w:rsid w:val="75FB1725"/>
    <w:rsid w:val="76221799"/>
    <w:rsid w:val="7669778A"/>
    <w:rsid w:val="766F0AF3"/>
    <w:rsid w:val="76844FCB"/>
    <w:rsid w:val="76E25F46"/>
    <w:rsid w:val="76F372C3"/>
    <w:rsid w:val="76F62C17"/>
    <w:rsid w:val="77084C62"/>
    <w:rsid w:val="771A6916"/>
    <w:rsid w:val="771C0118"/>
    <w:rsid w:val="772164A5"/>
    <w:rsid w:val="773B26C2"/>
    <w:rsid w:val="77687B79"/>
    <w:rsid w:val="77872B92"/>
    <w:rsid w:val="782040E6"/>
    <w:rsid w:val="7826607A"/>
    <w:rsid w:val="782B18E2"/>
    <w:rsid w:val="78887F05"/>
    <w:rsid w:val="78B226C7"/>
    <w:rsid w:val="78EE7E21"/>
    <w:rsid w:val="7947274B"/>
    <w:rsid w:val="799B0A29"/>
    <w:rsid w:val="79A84B20"/>
    <w:rsid w:val="79AC409A"/>
    <w:rsid w:val="7A192019"/>
    <w:rsid w:val="7A2B7977"/>
    <w:rsid w:val="7A5A767E"/>
    <w:rsid w:val="7B6825E1"/>
    <w:rsid w:val="7B857274"/>
    <w:rsid w:val="7BB120FE"/>
    <w:rsid w:val="7BDC717B"/>
    <w:rsid w:val="7CAB0325"/>
    <w:rsid w:val="7CDB3F6A"/>
    <w:rsid w:val="7CF17F7C"/>
    <w:rsid w:val="7D434AEA"/>
    <w:rsid w:val="7D836231"/>
    <w:rsid w:val="7D99109C"/>
    <w:rsid w:val="7DE7402D"/>
    <w:rsid w:val="7DE92023"/>
    <w:rsid w:val="7E0E1A8A"/>
    <w:rsid w:val="7E44676F"/>
    <w:rsid w:val="7E4A61D0"/>
    <w:rsid w:val="7E5020A2"/>
    <w:rsid w:val="7E5E6806"/>
    <w:rsid w:val="7E70004F"/>
    <w:rsid w:val="7E754DC3"/>
    <w:rsid w:val="7E9604AE"/>
    <w:rsid w:val="7EAF6391"/>
    <w:rsid w:val="7ECC64CE"/>
    <w:rsid w:val="7EE81E27"/>
    <w:rsid w:val="7EFE38AC"/>
    <w:rsid w:val="7F25708B"/>
    <w:rsid w:val="7F2A746E"/>
    <w:rsid w:val="7F44134D"/>
    <w:rsid w:val="7F743B6E"/>
    <w:rsid w:val="7F867606"/>
    <w:rsid w:val="7FCF4400"/>
    <w:rsid w:val="7FE007F2"/>
    <w:rsid w:val="7FEF1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4"/>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paragraph" w:styleId="19">
    <w:name w:val="No Spacing"/>
    <w:autoRedefine/>
    <w:qFormat/>
    <w:uiPriority w:val="1"/>
    <w:rPr>
      <w:rFonts w:ascii="Calibri" w:hAnsi="Calibri" w:eastAsia="宋体" w:cs="Times New Roman"/>
      <w:sz w:val="22"/>
      <w:szCs w:val="22"/>
      <w:lang w:val="en-US" w:eastAsia="zh-CN" w:bidi="ar-SA"/>
    </w:r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正文首行缩进 2 Char"/>
    <w:link w:val="1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emf"/><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0" Type="http://schemas.microsoft.com/office/2011/relationships/people" Target="people.xml"/><Relationship Id="rId11" Type="http://schemas.openxmlformats.org/officeDocument/2006/relationships/image" Target="media/image6.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emf"/><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1160</Words>
  <Characters>1774</Characters>
  <Lines>0</Lines>
  <Paragraphs>0</Paragraphs>
  <TotalTime>0</TotalTime>
  <ScaleCrop>false</ScaleCrop>
  <LinksUpToDate>false</LinksUpToDate>
  <CharactersWithSpaces>1952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6A659E85985C4C00A48223AEB78A2AD7_13</vt:lpwstr>
  </property>
  <property fmtid="{D5CDD505-2E9C-101B-9397-08002B2CF9AE}" pid="4" name="KSOTemplateDocerSaveRecord">
    <vt:lpwstr>eyJoZGlkIjoiOTA3ZDc1YWY5ZmZkNGI3Y2Q2MGVhM2ZhZmZiMGMzN2EiLCJ1c2VySWQiOiIxMDg3OTg2MjM0In0=</vt:lpwstr>
  </property>
</Properties>
</file>