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bmp" ContentType="image/bmp"/>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0A7E8">
      <w:pPr>
        <w:pStyle w:val="12"/>
        <w:rPr>
          <w:rFonts w:hint="default" w:ascii="Times New Roman" w:hAnsi="Times New Roman" w:eastAsia="宋体" w:cs="宋体"/>
          <w:b/>
          <w:bCs/>
          <w:iCs/>
          <w:color w:val="000000"/>
          <w:sz w:val="24"/>
          <w:szCs w:val="24"/>
          <w:lang w:val="en-US" w:eastAsia="zh-CN"/>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r>
        <w:rPr>
          <w:rFonts w:hint="eastAsia" w:ascii="Times New Roman" w:hAnsi="Times New Roman" w:cs="宋体"/>
        </w:rPr>
        <mc:AlternateContent>
          <mc:Choice Requires="wps">
            <w:drawing>
              <wp:anchor distT="45720" distB="45720" distL="114300" distR="114300" simplePos="0" relativeHeight="251664384" behindDoc="0" locked="0" layoutInCell="1" allowOverlap="1">
                <wp:simplePos x="0" y="0"/>
                <wp:positionH relativeFrom="page">
                  <wp:posOffset>866140</wp:posOffset>
                </wp:positionH>
                <wp:positionV relativeFrom="paragraph">
                  <wp:posOffset>2362200</wp:posOffset>
                </wp:positionV>
                <wp:extent cx="2949575" cy="3782060"/>
                <wp:effectExtent l="0" t="0" r="0" b="0"/>
                <wp:wrapSquare wrapText="bothSides"/>
                <wp:docPr id="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2949575" cy="3782060"/>
                        </a:xfrm>
                        <a:prstGeom prst="rect">
                          <a:avLst/>
                        </a:prstGeom>
                        <a:noFill/>
                        <a:ln>
                          <a:noFill/>
                        </a:ln>
                        <a:effectLst/>
                      </wps:spPr>
                      <wps:txbx>
                        <w:txbxContent>
                          <w:p w14:paraId="09E9C5D0">
                            <w:pPr>
                              <w:jc w:val="center"/>
                              <w:rPr>
                                <w:rFonts w:hint="eastAsia" w:ascii="黑体" w:hAnsi="黑体" w:eastAsia="黑体"/>
                                <w:color w:val="FFFFFF"/>
                                <w:sz w:val="72"/>
                                <w:szCs w:val="72"/>
                                <w:lang w:eastAsia="zh-CN"/>
                              </w:rPr>
                            </w:pPr>
                            <w:r>
                              <w:rPr>
                                <w:rFonts w:hint="eastAsia" w:ascii="黑体" w:hAnsi="黑体" w:eastAsia="黑体"/>
                                <w:color w:val="FFFFFF"/>
                                <w:sz w:val="72"/>
                                <w:szCs w:val="72"/>
                                <w:lang w:eastAsia="zh-CN"/>
                              </w:rPr>
                              <w:drawing>
                                <wp:inline distT="0" distB="0" distL="114300" distR="114300">
                                  <wp:extent cx="2721610" cy="3639820"/>
                                  <wp:effectExtent l="0" t="0" r="2540" b="17780"/>
                                  <wp:docPr id="74" name="图片 74" descr="EdgePLC A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dgePLC A款 (2)"/>
                                          <pic:cNvPicPr>
                                            <a:picLocks noChangeAspect="1"/>
                                          </pic:cNvPicPr>
                                        </pic:nvPicPr>
                                        <pic:blipFill>
                                          <a:blip r:embed="rId6"/>
                                          <a:srcRect l="17279" t="12328" r="21918" b="6356"/>
                                          <a:stretch>
                                            <a:fillRect/>
                                          </a:stretch>
                                        </pic:blipFill>
                                        <pic:spPr>
                                          <a:xfrm>
                                            <a:off x="0" y="0"/>
                                            <a:ext cx="2721610" cy="363982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68.2pt;margin-top:186pt;height:297.8pt;width:232.25pt;mso-position-horizontal-relative:page;mso-wrap-distance-bottom:3.6pt;mso-wrap-distance-left:9pt;mso-wrap-distance-right:9pt;mso-wrap-distance-top:3.6pt;z-index:251664384;mso-width-relative:page;mso-height-relative:page;" filled="f" stroked="f" coordsize="21600,21600" o:gfxdata="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VZ4ug2AAA&#10;AAsBAAAPAAAAAAAAAAEAIAAAACIAAABkcnMvZG93bnJldi54bWxQSwECFAAUAAAACACHTuJADWyX&#10;bB4CAAAkBAAADgAAAAAAAAABACAAAAAnAQAAZHJzL2Uyb0RvYy54bWxQSwUGAAAAAAYABgBZAQAA&#10;twUAAAAA&#10;">
                <v:fill on="f" focussize="0,0"/>
                <v:stroke on="f"/>
                <v:imagedata o:title=""/>
                <o:lock v:ext="edit" aspectratio="f"/>
                <v:textbox>
                  <w:txbxContent>
                    <w:p w14:paraId="09E9C5D0">
                      <w:pPr>
                        <w:jc w:val="center"/>
                        <w:rPr>
                          <w:rFonts w:hint="eastAsia" w:ascii="黑体" w:hAnsi="黑体" w:eastAsia="黑体"/>
                          <w:color w:val="FFFFFF"/>
                          <w:sz w:val="72"/>
                          <w:szCs w:val="72"/>
                          <w:lang w:eastAsia="zh-CN"/>
                        </w:rPr>
                      </w:pPr>
                      <w:r>
                        <w:rPr>
                          <w:rFonts w:hint="eastAsia" w:ascii="黑体" w:hAnsi="黑体" w:eastAsia="黑体"/>
                          <w:color w:val="FFFFFF"/>
                          <w:sz w:val="72"/>
                          <w:szCs w:val="72"/>
                          <w:lang w:eastAsia="zh-CN"/>
                        </w:rPr>
                        <w:drawing>
                          <wp:inline distT="0" distB="0" distL="114300" distR="114300">
                            <wp:extent cx="2721610" cy="3639820"/>
                            <wp:effectExtent l="0" t="0" r="2540" b="17780"/>
                            <wp:docPr id="74" name="图片 74" descr="EdgePLC A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dgePLC A款 (2)"/>
                                    <pic:cNvPicPr>
                                      <a:picLocks noChangeAspect="1"/>
                                    </pic:cNvPicPr>
                                  </pic:nvPicPr>
                                  <pic:blipFill>
                                    <a:blip r:embed="rId6"/>
                                    <a:srcRect l="17279" t="12328" r="21918" b="6356"/>
                                    <a:stretch>
                                      <a:fillRect/>
                                    </a:stretch>
                                  </pic:blipFill>
                                  <pic:spPr>
                                    <a:xfrm>
                                      <a:off x="0" y="0"/>
                                      <a:ext cx="2721610" cy="3639820"/>
                                    </a:xfrm>
                                    <a:prstGeom prst="rect">
                                      <a:avLst/>
                                    </a:prstGeom>
                                  </pic:spPr>
                                </pic:pic>
                              </a:graphicData>
                            </a:graphic>
                          </wp:inline>
                        </w:drawing>
                      </w:r>
                    </w:p>
                  </w:txbxContent>
                </v:textbox>
                <w10:wrap type="square"/>
              </v:shape>
            </w:pict>
          </mc:Fallback>
        </mc:AlternateContent>
      </w:r>
      <w:r>
        <w:rPr>
          <w:rFonts w:ascii="Times New Roman" w:hAnsi="Times New Roman"/>
        </w:rPr>
        <mc:AlternateContent>
          <mc:Choice Requires="wps">
            <w:drawing>
              <wp:anchor distT="0" distB="0" distL="114300" distR="114300" simplePos="0" relativeHeight="251663360" behindDoc="0" locked="0" layoutInCell="1" allowOverlap="1">
                <wp:simplePos x="0" y="0"/>
                <wp:positionH relativeFrom="column">
                  <wp:posOffset>3608705</wp:posOffset>
                </wp:positionH>
                <wp:positionV relativeFrom="paragraph">
                  <wp:posOffset>6026150</wp:posOffset>
                </wp:positionV>
                <wp:extent cx="2866390" cy="2348230"/>
                <wp:effectExtent l="0" t="0" r="0" b="0"/>
                <wp:wrapNone/>
                <wp:docPr id="25"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2866390" cy="2348230"/>
                        </a:xfrm>
                        <a:prstGeom prst="rect">
                          <a:avLst/>
                        </a:prstGeom>
                        <a:noFill/>
                        <a:ln>
                          <a:noFill/>
                        </a:ln>
                        <a:effectLst/>
                      </wps:spPr>
                      <wps:txbx>
                        <w:txbxContent>
                          <w:p w14:paraId="795D2C69">
                            <w:pPr>
                              <w:spacing w:line="720" w:lineRule="auto"/>
                              <w:ind w:left="0" w:leftChars="0" w:firstLine="0" w:firstLineChars="0"/>
                              <w:rPr>
                                <w:rFonts w:ascii="黑体" w:hAnsi="黑体" w:eastAsia="黑体"/>
                                <w:color w:val="FFFFFF"/>
                                <w:sz w:val="30"/>
                                <w:szCs w:val="30"/>
                              </w:rPr>
                            </w:pPr>
                            <w:r>
                              <w:rPr>
                                <w:rFonts w:hint="eastAsia" w:ascii="黑体" w:hAnsi="黑体" w:eastAsia="黑体"/>
                                <w:color w:val="FFFFFF"/>
                                <w:sz w:val="30"/>
                                <w:szCs w:val="30"/>
                              </w:rPr>
                              <w:t>版本：V1.</w:t>
                            </w:r>
                            <w:ins w:id="0" w:author="L" w:date="2026-08-07T17:02:53Z">
                              <w:r>
                                <w:rPr>
                                  <w:rFonts w:hint="eastAsia" w:ascii="黑体" w:hAnsi="黑体" w:eastAsia="黑体"/>
                                  <w:color w:val="FFFFFF"/>
                                  <w:sz w:val="30"/>
                                  <w:szCs w:val="30"/>
                                  <w:lang w:val="en-US" w:eastAsia="zh-CN"/>
                                </w:rPr>
                                <w:t>1</w:t>
                              </w:r>
                            </w:ins>
                            <w:r>
                              <w:rPr>
                                <w:rFonts w:ascii="黑体" w:hAnsi="黑体" w:eastAsia="黑体"/>
                                <w:color w:val="FFFFFF"/>
                                <w:sz w:val="30"/>
                                <w:szCs w:val="30"/>
                              </w:rPr>
                              <w:br w:type="textWrapping"/>
                            </w:r>
                            <w:r>
                              <w:rPr>
                                <w:rFonts w:hint="eastAsia" w:ascii="黑体" w:hAnsi="黑体" w:eastAsia="黑体"/>
                                <w:color w:val="FFFFFF"/>
                                <w:sz w:val="30"/>
                                <w:szCs w:val="30"/>
                              </w:rPr>
                              <w:t>日期：2</w:t>
                            </w:r>
                            <w:r>
                              <w:rPr>
                                <w:rFonts w:ascii="黑体" w:hAnsi="黑体" w:eastAsia="黑体"/>
                                <w:color w:val="FFFFFF"/>
                                <w:sz w:val="30"/>
                                <w:szCs w:val="30"/>
                              </w:rPr>
                              <w:t>02</w:t>
                            </w:r>
                            <w:r>
                              <w:rPr>
                                <w:rFonts w:hint="eastAsia" w:ascii="黑体" w:hAnsi="黑体" w:eastAsia="黑体"/>
                                <w:color w:val="FFFFFF"/>
                                <w:sz w:val="30"/>
                                <w:szCs w:val="30"/>
                                <w:lang w:val="en-US" w:eastAsia="zh-CN"/>
                              </w:rPr>
                              <w:t>6-0</w:t>
                            </w:r>
                            <w:ins w:id="1" w:author="LKY" w:date="2026-09-10T16:51:03Z">
                              <w:r>
                                <w:rPr>
                                  <w:rFonts w:hint="eastAsia" w:ascii="黑体" w:hAnsi="黑体" w:eastAsia="黑体"/>
                                  <w:color w:val="FFFFFF"/>
                                  <w:sz w:val="30"/>
                                  <w:szCs w:val="30"/>
                                  <w:lang w:val="en-US" w:eastAsia="zh-CN"/>
                                </w:rPr>
                                <w:t>9</w:t>
                              </w:r>
                            </w:ins>
                            <w:r>
                              <w:rPr>
                                <w:rFonts w:hint="eastAsia" w:ascii="黑体" w:hAnsi="黑体" w:eastAsia="黑体"/>
                                <w:color w:val="FFFFFF"/>
                                <w:sz w:val="30"/>
                                <w:szCs w:val="30"/>
                                <w:lang w:val="en-US" w:eastAsia="zh-CN"/>
                              </w:rPr>
                              <w:t>-</w:t>
                            </w:r>
                            <w:ins w:id="2" w:author="LKY" w:date="2026-09-10T16:51:05Z">
                              <w:r>
                                <w:rPr>
                                  <w:rFonts w:hint="eastAsia" w:ascii="黑体" w:hAnsi="黑体" w:eastAsia="黑体"/>
                                  <w:color w:val="FFFFFF"/>
                                  <w:sz w:val="30"/>
                                  <w:szCs w:val="30"/>
                                  <w:lang w:val="en-US" w:eastAsia="zh-CN"/>
                                </w:rPr>
                                <w:t>10</w:t>
                              </w:r>
                            </w:ins>
                            <w:r>
                              <w:rPr>
                                <w:rFonts w:ascii="黑体" w:hAnsi="黑体" w:eastAsia="黑体"/>
                                <w:color w:val="FFFFFF"/>
                                <w:sz w:val="30"/>
                                <w:szCs w:val="30"/>
                              </w:rPr>
                              <w:br w:type="textWrapping"/>
                            </w:r>
                            <w:r>
                              <w:rPr>
                                <w:rFonts w:hint="eastAsia" w:ascii="黑体" w:hAnsi="黑体" w:eastAsia="黑体"/>
                                <w:color w:val="FFFFFF"/>
                                <w:sz w:val="30"/>
                                <w:szCs w:val="30"/>
                              </w:rPr>
                              <w:t>版权：</w:t>
                            </w:r>
                            <w:r>
                              <w:rPr>
                                <w:rFonts w:hint="eastAsia" w:ascii="黑体" w:hAnsi="黑体" w:eastAsia="黑体"/>
                                <w:b/>
                                <w:color w:val="FFFFFF"/>
                                <w:sz w:val="30"/>
                                <w:szCs w:val="30"/>
                              </w:rPr>
                              <w:t>深圳市钡铼技术有限公司</w:t>
                            </w:r>
                            <w:r>
                              <w:rPr>
                                <w:rFonts w:ascii="黑体" w:hAnsi="黑体" w:eastAsia="黑体"/>
                                <w:b/>
                                <w:color w:val="FFFFFF"/>
                                <w:sz w:val="30"/>
                                <w:szCs w:val="30"/>
                              </w:rPr>
                              <w:br w:type="textWrapping"/>
                            </w:r>
                            <w:r>
                              <w:rPr>
                                <w:rFonts w:hint="eastAsia" w:ascii="黑体" w:hAnsi="黑体" w:eastAsia="黑体"/>
                                <w:color w:val="FFFFFF"/>
                                <w:sz w:val="30"/>
                                <w:szCs w:val="30"/>
                              </w:rPr>
                              <w:t>网址：</w:t>
                            </w:r>
                            <w:r>
                              <w:fldChar w:fldCharType="begin"/>
                            </w:r>
                            <w:r>
                              <w:instrText xml:space="preserve"> HYPERLINK "http://www.bliiot.cn" </w:instrText>
                            </w:r>
                            <w:r>
                              <w:fldChar w:fldCharType="separate"/>
                            </w:r>
                            <w:r>
                              <w:rPr>
                                <w:rStyle w:val="18"/>
                                <w:rFonts w:cs="Calibri"/>
                                <w:sz w:val="30"/>
                                <w:szCs w:val="30"/>
                              </w:rPr>
                              <w:t>www.bliiot.cn</w:t>
                            </w:r>
                            <w:r>
                              <w:rPr>
                                <w:rStyle w:val="18"/>
                                <w:rFonts w:cs="Calibri"/>
                                <w:sz w:val="30"/>
                                <w:szCs w:val="30"/>
                              </w:rPr>
                              <w:fldChar w:fldCharType="end"/>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84.15pt;margin-top:474.5pt;height:184.9pt;width:225.7pt;z-index:251663360;mso-width-relative:page;mso-height-relative:page;" filled="f" stroked="f" coordsize="21600,21600" o:gfxdata="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muKT/Z&#10;AAAADQEAAA8AAAAAAAAAAQAgAAAAIgAAAGRycy9kb3ducmV2LnhtbFBLAQIUABQAAAAIAIdO4kAo&#10;5aFcHwIAACYEAAAOAAAAAAAAAAEAIAAAACgBAABkcnMvZTJvRG9jLnhtbFBLBQYAAAAABgAGAFkB&#10;AAC5BQAAAAA=&#10;">
                <v:fill on="f" focussize="0,0"/>
                <v:stroke on="f"/>
                <v:imagedata o:title=""/>
                <o:lock v:ext="edit" aspectratio="f"/>
                <v:textbox>
                  <w:txbxContent>
                    <w:p w14:paraId="795D2C69">
                      <w:pPr>
                        <w:spacing w:line="720" w:lineRule="auto"/>
                        <w:ind w:left="0" w:leftChars="0" w:firstLine="0" w:firstLineChars="0"/>
                        <w:rPr>
                          <w:rFonts w:ascii="黑体" w:hAnsi="黑体" w:eastAsia="黑体"/>
                          <w:color w:val="FFFFFF"/>
                          <w:sz w:val="30"/>
                          <w:szCs w:val="30"/>
                        </w:rPr>
                      </w:pPr>
                      <w:r>
                        <w:rPr>
                          <w:rFonts w:hint="eastAsia" w:ascii="黑体" w:hAnsi="黑体" w:eastAsia="黑体"/>
                          <w:color w:val="FFFFFF"/>
                          <w:sz w:val="30"/>
                          <w:szCs w:val="30"/>
                        </w:rPr>
                        <w:t>版本：V1.</w:t>
                      </w:r>
                      <w:ins w:id="3" w:author="L" w:date="2026-08-07T17:02:53Z">
                        <w:r>
                          <w:rPr>
                            <w:rFonts w:hint="eastAsia" w:ascii="黑体" w:hAnsi="黑体" w:eastAsia="黑体"/>
                            <w:color w:val="FFFFFF"/>
                            <w:sz w:val="30"/>
                            <w:szCs w:val="30"/>
                            <w:lang w:val="en-US" w:eastAsia="zh-CN"/>
                          </w:rPr>
                          <w:t>1</w:t>
                        </w:r>
                      </w:ins>
                      <w:r>
                        <w:rPr>
                          <w:rFonts w:ascii="黑体" w:hAnsi="黑体" w:eastAsia="黑体"/>
                          <w:color w:val="FFFFFF"/>
                          <w:sz w:val="30"/>
                          <w:szCs w:val="30"/>
                        </w:rPr>
                        <w:br w:type="textWrapping"/>
                      </w:r>
                      <w:r>
                        <w:rPr>
                          <w:rFonts w:hint="eastAsia" w:ascii="黑体" w:hAnsi="黑体" w:eastAsia="黑体"/>
                          <w:color w:val="FFFFFF"/>
                          <w:sz w:val="30"/>
                          <w:szCs w:val="30"/>
                        </w:rPr>
                        <w:t>日期：2</w:t>
                      </w:r>
                      <w:r>
                        <w:rPr>
                          <w:rFonts w:ascii="黑体" w:hAnsi="黑体" w:eastAsia="黑体"/>
                          <w:color w:val="FFFFFF"/>
                          <w:sz w:val="30"/>
                          <w:szCs w:val="30"/>
                        </w:rPr>
                        <w:t>02</w:t>
                      </w:r>
                      <w:r>
                        <w:rPr>
                          <w:rFonts w:hint="eastAsia" w:ascii="黑体" w:hAnsi="黑体" w:eastAsia="黑体"/>
                          <w:color w:val="FFFFFF"/>
                          <w:sz w:val="30"/>
                          <w:szCs w:val="30"/>
                          <w:lang w:val="en-US" w:eastAsia="zh-CN"/>
                        </w:rPr>
                        <w:t>6-0</w:t>
                      </w:r>
                      <w:ins w:id="4" w:author="LKY" w:date="2026-09-10T16:51:03Z">
                        <w:r>
                          <w:rPr>
                            <w:rFonts w:hint="eastAsia" w:ascii="黑体" w:hAnsi="黑体" w:eastAsia="黑体"/>
                            <w:color w:val="FFFFFF"/>
                            <w:sz w:val="30"/>
                            <w:szCs w:val="30"/>
                            <w:lang w:val="en-US" w:eastAsia="zh-CN"/>
                          </w:rPr>
                          <w:t>9</w:t>
                        </w:r>
                      </w:ins>
                      <w:r>
                        <w:rPr>
                          <w:rFonts w:hint="eastAsia" w:ascii="黑体" w:hAnsi="黑体" w:eastAsia="黑体"/>
                          <w:color w:val="FFFFFF"/>
                          <w:sz w:val="30"/>
                          <w:szCs w:val="30"/>
                          <w:lang w:val="en-US" w:eastAsia="zh-CN"/>
                        </w:rPr>
                        <w:t>-</w:t>
                      </w:r>
                      <w:ins w:id="5" w:author="LKY" w:date="2026-09-10T16:51:05Z">
                        <w:r>
                          <w:rPr>
                            <w:rFonts w:hint="eastAsia" w:ascii="黑体" w:hAnsi="黑体" w:eastAsia="黑体"/>
                            <w:color w:val="FFFFFF"/>
                            <w:sz w:val="30"/>
                            <w:szCs w:val="30"/>
                            <w:lang w:val="en-US" w:eastAsia="zh-CN"/>
                          </w:rPr>
                          <w:t>10</w:t>
                        </w:r>
                      </w:ins>
                      <w:r>
                        <w:rPr>
                          <w:rFonts w:ascii="黑体" w:hAnsi="黑体" w:eastAsia="黑体"/>
                          <w:color w:val="FFFFFF"/>
                          <w:sz w:val="30"/>
                          <w:szCs w:val="30"/>
                        </w:rPr>
                        <w:br w:type="textWrapping"/>
                      </w:r>
                      <w:r>
                        <w:rPr>
                          <w:rFonts w:hint="eastAsia" w:ascii="黑体" w:hAnsi="黑体" w:eastAsia="黑体"/>
                          <w:color w:val="FFFFFF"/>
                          <w:sz w:val="30"/>
                          <w:szCs w:val="30"/>
                        </w:rPr>
                        <w:t>版权：</w:t>
                      </w:r>
                      <w:r>
                        <w:rPr>
                          <w:rFonts w:hint="eastAsia" w:ascii="黑体" w:hAnsi="黑体" w:eastAsia="黑体"/>
                          <w:b/>
                          <w:color w:val="FFFFFF"/>
                          <w:sz w:val="30"/>
                          <w:szCs w:val="30"/>
                        </w:rPr>
                        <w:t>深圳市钡铼技术有限公司</w:t>
                      </w:r>
                      <w:r>
                        <w:rPr>
                          <w:rFonts w:ascii="黑体" w:hAnsi="黑体" w:eastAsia="黑体"/>
                          <w:b/>
                          <w:color w:val="FFFFFF"/>
                          <w:sz w:val="30"/>
                          <w:szCs w:val="30"/>
                        </w:rPr>
                        <w:br w:type="textWrapping"/>
                      </w:r>
                      <w:r>
                        <w:rPr>
                          <w:rFonts w:hint="eastAsia" w:ascii="黑体" w:hAnsi="黑体" w:eastAsia="黑体"/>
                          <w:color w:val="FFFFFF"/>
                          <w:sz w:val="30"/>
                          <w:szCs w:val="30"/>
                        </w:rPr>
                        <w:t>网址：</w:t>
                      </w:r>
                      <w:r>
                        <w:fldChar w:fldCharType="begin"/>
                      </w:r>
                      <w:r>
                        <w:instrText xml:space="preserve"> HYPERLINK "http://www.bliiot.cn" </w:instrText>
                      </w:r>
                      <w:r>
                        <w:fldChar w:fldCharType="separate"/>
                      </w:r>
                      <w:r>
                        <w:rPr>
                          <w:rStyle w:val="18"/>
                          <w:rFonts w:cs="Calibri"/>
                          <w:sz w:val="30"/>
                          <w:szCs w:val="30"/>
                        </w:rPr>
                        <w:t>www.bliiot.cn</w:t>
                      </w:r>
                      <w:r>
                        <w:rPr>
                          <w:rStyle w:val="18"/>
                          <w:rFonts w:cs="Calibri"/>
                          <w:sz w:val="30"/>
                          <w:szCs w:val="30"/>
                        </w:rPr>
                        <w:fldChar w:fldCharType="end"/>
                      </w:r>
                    </w:p>
                  </w:txbxContent>
                </v:textbox>
              </v:shape>
            </w:pict>
          </mc:Fallback>
        </mc:AlternateContent>
      </w:r>
      <w:r>
        <w:rPr>
          <w:rFonts w:hint="eastAsia" w:ascii="Times New Roman" w:hAnsi="Times New Roman" w:cs="宋体"/>
        </w:rPr>
        <mc:AlternateContent>
          <mc:Choice Requires="wps">
            <w:drawing>
              <wp:anchor distT="45720" distB="45720" distL="114300" distR="114300" simplePos="0" relativeHeight="251662336" behindDoc="0" locked="0" layoutInCell="1" allowOverlap="1">
                <wp:simplePos x="0" y="0"/>
                <wp:positionH relativeFrom="page">
                  <wp:posOffset>4687570</wp:posOffset>
                </wp:positionH>
                <wp:positionV relativeFrom="paragraph">
                  <wp:posOffset>4026535</wp:posOffset>
                </wp:positionV>
                <wp:extent cx="2866390" cy="1772285"/>
                <wp:effectExtent l="0" t="0" r="0" b="0"/>
                <wp:wrapSquare wrapText="bothSides"/>
                <wp:docPr id="24" name="文本框 24"/>
                <wp:cNvGraphicFramePr/>
                <a:graphic xmlns:a="http://schemas.openxmlformats.org/drawingml/2006/main">
                  <a:graphicData uri="http://schemas.microsoft.com/office/word/2010/wordprocessingShape">
                    <wps:wsp>
                      <wps:cNvSpPr txBox="1">
                        <a:spLocks noChangeArrowheads="1"/>
                      </wps:cNvSpPr>
                      <wps:spPr bwMode="auto">
                        <a:xfrm>
                          <a:off x="0" y="0"/>
                          <a:ext cx="2866390" cy="1277620"/>
                        </a:xfrm>
                        <a:prstGeom prst="rect">
                          <a:avLst/>
                        </a:prstGeom>
                        <a:noFill/>
                        <a:ln>
                          <a:noFill/>
                        </a:ln>
                        <a:effectLst/>
                      </wps:spPr>
                      <wps:txbx>
                        <w:txbxContent>
                          <w:p w14:paraId="32B4B2FF">
                            <w:pPr>
                              <w:jc w:val="center"/>
                              <w:rPr>
                                <w:rFonts w:hint="default" w:ascii="黑体" w:hAnsi="黑体" w:eastAsia="黑体"/>
                                <w:color w:val="FFFFFF"/>
                                <w:sz w:val="72"/>
                                <w:szCs w:val="72"/>
                                <w:lang w:val="en-US" w:eastAsia="zh-CN"/>
                              </w:rPr>
                            </w:pPr>
                            <w:r>
                              <w:rPr>
                                <w:rFonts w:hint="eastAsia" w:ascii="黑体" w:hAnsi="黑体" w:eastAsia="黑体"/>
                                <w:color w:val="FFFFFF"/>
                                <w:sz w:val="72"/>
                                <w:szCs w:val="72"/>
                                <w:lang w:val="en-US" w:eastAsia="zh-CN"/>
                              </w:rPr>
                              <w:t>EdgePLC BL241系列</w:t>
                            </w:r>
                          </w:p>
                          <w:p w14:paraId="21CD4F04">
                            <w:pPr>
                              <w:jc w:val="center"/>
                              <w:rPr>
                                <w:rFonts w:ascii="黑体" w:hAnsi="黑体" w:eastAsia="黑体"/>
                                <w:color w:val="FFFFFF"/>
                                <w:sz w:val="72"/>
                                <w:szCs w:val="72"/>
                              </w:rPr>
                            </w:pPr>
                            <w:r>
                              <w:rPr>
                                <w:rFonts w:hint="eastAsia" w:ascii="黑体" w:hAnsi="黑体" w:eastAsia="黑体"/>
                                <w:color w:val="FFFFFF"/>
                                <w:sz w:val="72"/>
                                <w:szCs w:val="72"/>
                              </w:rPr>
                              <w:t>说明书</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1pt;margin-top:317.05pt;height:139.55pt;width:225.7pt;mso-position-horizontal-relative:page;mso-wrap-distance-bottom:3.6pt;mso-wrap-distance-left:9pt;mso-wrap-distance-right:9pt;mso-wrap-distance-top:3.6pt;z-index:251662336;mso-width-relative:page;mso-height-relative:margin;mso-height-percent:200;" filled="f" stroked="f" coordsize="21600,21600" o:gfxdata="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Rm9lfa&#10;AAAADAEAAA8AAAAAAAAAAQAgAAAAIgAAAGRycy9kb3ducmV2LnhtbFBLAQIUABQAAAAIAIdO4kB9&#10;+q0EHgIAACYEAAAOAAAAAAAAAAEAIAAAACkBAABkcnMvZTJvRG9jLnhtbFBLBQYAAAAABgAGAFkB&#10;AAC5BQAAAAA=&#10;">
                <v:fill on="f" focussize="0,0"/>
                <v:stroke on="f"/>
                <v:imagedata o:title=""/>
                <o:lock v:ext="edit" aspectratio="f"/>
                <v:textbox style="mso-fit-shape-to-text:t;">
                  <w:txbxContent>
                    <w:p w14:paraId="32B4B2FF">
                      <w:pPr>
                        <w:jc w:val="center"/>
                        <w:rPr>
                          <w:rFonts w:hint="default" w:ascii="黑体" w:hAnsi="黑体" w:eastAsia="黑体"/>
                          <w:color w:val="FFFFFF"/>
                          <w:sz w:val="72"/>
                          <w:szCs w:val="72"/>
                          <w:lang w:val="en-US" w:eastAsia="zh-CN"/>
                        </w:rPr>
                      </w:pPr>
                      <w:r>
                        <w:rPr>
                          <w:rFonts w:hint="eastAsia" w:ascii="黑体" w:hAnsi="黑体" w:eastAsia="黑体"/>
                          <w:color w:val="FFFFFF"/>
                          <w:sz w:val="72"/>
                          <w:szCs w:val="72"/>
                          <w:lang w:val="en-US" w:eastAsia="zh-CN"/>
                        </w:rPr>
                        <w:t>EdgePLC BL241系列</w:t>
                      </w:r>
                    </w:p>
                    <w:p w14:paraId="21CD4F04">
                      <w:pPr>
                        <w:jc w:val="center"/>
                        <w:rPr>
                          <w:rFonts w:ascii="黑体" w:hAnsi="黑体" w:eastAsia="黑体"/>
                          <w:color w:val="FFFFFF"/>
                          <w:sz w:val="72"/>
                          <w:szCs w:val="72"/>
                        </w:rPr>
                      </w:pPr>
                      <w:r>
                        <w:rPr>
                          <w:rFonts w:hint="eastAsia" w:ascii="黑体" w:hAnsi="黑体" w:eastAsia="黑体"/>
                          <w:color w:val="FFFFFF"/>
                          <w:sz w:val="72"/>
                          <w:szCs w:val="72"/>
                        </w:rPr>
                        <w:t>说明书</w:t>
                      </w:r>
                    </w:p>
                  </w:txbxContent>
                </v:textbox>
                <w10:wrap type="square"/>
              </v:shape>
            </w:pict>
          </mc:Fallback>
        </mc:AlternateContent>
      </w:r>
      <w:r>
        <w:rPr>
          <w:rFonts w:hint="eastAsia" w:ascii="Times New Roman" w:hAnsi="Times New Roman" w:cs="宋体"/>
        </w:rPr>
        <w:drawing>
          <wp:anchor distT="0" distB="0" distL="114300" distR="114300" simplePos="0" relativeHeight="251661312" behindDoc="0" locked="0" layoutInCell="1" allowOverlap="1">
            <wp:simplePos x="0" y="0"/>
            <wp:positionH relativeFrom="page">
              <wp:posOffset>4839335</wp:posOffset>
            </wp:positionH>
            <wp:positionV relativeFrom="paragraph">
              <wp:posOffset>2148840</wp:posOffset>
            </wp:positionV>
            <wp:extent cx="2456815" cy="1734185"/>
            <wp:effectExtent l="1905" t="0" r="17780" b="0"/>
            <wp:wrapNone/>
            <wp:docPr id="2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463079" cy="1738463"/>
                    </a:xfrm>
                    <a:prstGeom prst="rect">
                      <a:avLst/>
                    </a:prstGeom>
                    <a:noFill/>
                    <a:ln w="9525">
                      <a:noFill/>
                    </a:ln>
                    <a:effectLst>
                      <a:outerShdw blurRad="1270000" dist="50800" dir="5400000" algn="ctr" rotWithShape="0">
                        <a:srgbClr val="92D050">
                          <a:alpha val="0"/>
                        </a:srgbClr>
                      </a:outerShdw>
                      <a:reflection blurRad="1270000" stA="0" endPos="65000" dist="50800" dir="5400000" sy="-100000" algn="bl" rotWithShape="0"/>
                    </a:effectLst>
                  </pic:spPr>
                </pic:pic>
              </a:graphicData>
            </a:graphic>
          </wp:anchor>
        </w:drawing>
      </w:r>
      <w:r>
        <w:rPr>
          <w:rFonts w:ascii="Times New Roman" w:hAnsi="Times New Roman"/>
        </w:rPr>
        <mc:AlternateContent>
          <mc:Choice Requires="wps">
            <w:drawing>
              <wp:anchor distT="0" distB="0" distL="114300" distR="114300" simplePos="0" relativeHeight="251660288" behindDoc="0" locked="0" layoutInCell="0" allowOverlap="1">
                <wp:simplePos x="0" y="0"/>
                <wp:positionH relativeFrom="page">
                  <wp:posOffset>26035</wp:posOffset>
                </wp:positionH>
                <wp:positionV relativeFrom="page">
                  <wp:posOffset>1267460</wp:posOffset>
                </wp:positionV>
                <wp:extent cx="7557770" cy="1450975"/>
                <wp:effectExtent l="0" t="0" r="5080" b="15875"/>
                <wp:wrapNone/>
                <wp:docPr id="18" name="矩形 18"/>
                <wp:cNvGraphicFramePr/>
                <a:graphic xmlns:a="http://schemas.openxmlformats.org/drawingml/2006/main">
                  <a:graphicData uri="http://schemas.microsoft.com/office/word/2010/wordprocessingShape">
                    <wps:wsp>
                      <wps:cNvSpPr>
                        <a:spLocks noChangeArrowheads="1"/>
                      </wps:cNvSpPr>
                      <wps:spPr bwMode="auto">
                        <a:xfrm>
                          <a:off x="0" y="0"/>
                          <a:ext cx="7557770" cy="1450731"/>
                        </a:xfrm>
                        <a:prstGeom prst="rect">
                          <a:avLst/>
                        </a:prstGeom>
                        <a:solidFill>
                          <a:srgbClr val="4472C4"/>
                        </a:solidFill>
                        <a:ln w="19050">
                          <a:noFill/>
                          <a:miter lim="800000"/>
                        </a:ln>
                        <a:effectLst/>
                      </wps:spPr>
                      <wps:txbx>
                        <w:txbxContent>
                          <w:p w14:paraId="7DE33C2D">
                            <w:pPr>
                              <w:pStyle w:val="19"/>
                              <w:jc w:val="center"/>
                              <w:rPr>
                                <w:rFonts w:hint="default" w:ascii="黑体" w:hAnsi="黑体" w:eastAsia="黑体"/>
                                <w:color w:val="FFFFFF"/>
                                <w:sz w:val="72"/>
                                <w:szCs w:val="72"/>
                                <w:lang w:val="en-US" w:eastAsia="zh-CN"/>
                              </w:rPr>
                            </w:pPr>
                            <w:r>
                              <w:rPr>
                                <w:rFonts w:ascii="黑体" w:hAnsi="黑体" w:eastAsia="黑体"/>
                                <w:color w:val="FFFFFF"/>
                                <w:sz w:val="52"/>
                                <w:szCs w:val="52"/>
                              </w:rPr>
                              <w:t xml:space="preserve">  </w:t>
                            </w:r>
                            <w:r>
                              <w:rPr>
                                <w:rFonts w:hint="eastAsia" w:ascii="黑体" w:hAnsi="黑体" w:eastAsia="黑体"/>
                                <w:color w:val="FFFFFF"/>
                                <w:sz w:val="72"/>
                                <w:szCs w:val="72"/>
                                <w:lang w:val="en-US" w:eastAsia="zh-CN"/>
                              </w:rPr>
                              <w:t>EdgePLC BL241工业AI边缘</w:t>
                            </w:r>
                            <w:r>
                              <w:rPr>
                                <w:rFonts w:hint="eastAsia" w:ascii="黑体" w:hAnsi="黑体" w:eastAsia="黑体"/>
                                <w:color w:val="FFFFFF"/>
                                <w:sz w:val="72"/>
                                <w:szCs w:val="72"/>
                              </w:rPr>
                              <w:t>控制器</w:t>
                            </w:r>
                          </w:p>
                        </w:txbxContent>
                      </wps:txbx>
                      <wps:bodyPr rot="0" vert="horz" wrap="square" lIns="182880" tIns="45720" rIns="182880" bIns="45720" anchor="ctr" anchorCtr="0" upright="1">
                        <a:noAutofit/>
                      </wps:bodyPr>
                    </wps:wsp>
                  </a:graphicData>
                </a:graphic>
              </wp:anchor>
            </w:drawing>
          </mc:Choice>
          <mc:Fallback>
            <w:pict>
              <v:rect id="_x0000_s1026" o:spid="_x0000_s1026" o:spt="1" style="position:absolute;left:0pt;margin-left:2.05pt;margin-top:99.8pt;height:114.25pt;width:595.1pt;mso-position-horizontal-relative:page;mso-position-vertical-relative:page;z-index:251660288;v-text-anchor:middle;mso-width-relative:page;mso-height-relative:page;" fillcolor="#4472C4" filled="t" stroked="f" coordsize="21600,21600" o:allowincell="f" o:gfxdata="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UT+Eu2AAAAAoBAAAPAAAAAAAAAAEAIAAAACIAAABk&#10;cnMvZG93bnJldi54bWxQSwECFAAUAAAACACHTuJAAgCw5z8CAABnBAAADgAAAAAAAAABACAAAAAn&#10;AQAAZHJzL2Uyb0RvYy54bWxQSwUGAAAAAAYABgBZAQAA2AUAAAAA&#10;">
                <v:fill on="t" focussize="0,0"/>
                <v:stroke on="f" weight="1.5pt" miterlimit="8" joinstyle="miter"/>
                <v:imagedata o:title=""/>
                <o:lock v:ext="edit" aspectratio="f"/>
                <v:textbox inset="5.08mm,1.27mm,5.08mm,1.27mm">
                  <w:txbxContent>
                    <w:p w14:paraId="7DE33C2D">
                      <w:pPr>
                        <w:pStyle w:val="19"/>
                        <w:jc w:val="center"/>
                        <w:rPr>
                          <w:rFonts w:hint="default" w:ascii="黑体" w:hAnsi="黑体" w:eastAsia="黑体"/>
                          <w:color w:val="FFFFFF"/>
                          <w:sz w:val="72"/>
                          <w:szCs w:val="72"/>
                          <w:lang w:val="en-US" w:eastAsia="zh-CN"/>
                        </w:rPr>
                      </w:pPr>
                      <w:r>
                        <w:rPr>
                          <w:rFonts w:ascii="黑体" w:hAnsi="黑体" w:eastAsia="黑体"/>
                          <w:color w:val="FFFFFF"/>
                          <w:sz w:val="52"/>
                          <w:szCs w:val="52"/>
                        </w:rPr>
                        <w:t xml:space="preserve">  </w:t>
                      </w:r>
                      <w:r>
                        <w:rPr>
                          <w:rFonts w:hint="eastAsia" w:ascii="黑体" w:hAnsi="黑体" w:eastAsia="黑体"/>
                          <w:color w:val="FFFFFF"/>
                          <w:sz w:val="72"/>
                          <w:szCs w:val="72"/>
                          <w:lang w:val="en-US" w:eastAsia="zh-CN"/>
                        </w:rPr>
                        <w:t>EdgePLC BL241工业AI边缘</w:t>
                      </w:r>
                      <w:r>
                        <w:rPr>
                          <w:rFonts w:hint="eastAsia" w:ascii="黑体" w:hAnsi="黑体" w:eastAsia="黑体"/>
                          <w:color w:val="FFFFFF"/>
                          <w:sz w:val="72"/>
                          <w:szCs w:val="72"/>
                        </w:rPr>
                        <w:t>控制器</w:t>
                      </w:r>
                    </w:p>
                  </w:txbxContent>
                </v:textbox>
              </v:rect>
            </w:pict>
          </mc:Fallback>
        </mc:AlternateContent>
      </w:r>
      <w:r>
        <w:rPr>
          <w:rFonts w:ascii="Times New Roman" w:hAnsi="Times New Roman"/>
        </w:rPr>
        <mc:AlternateContent>
          <mc:Choice Requires="wpg">
            <w:drawing>
              <wp:anchor distT="0" distB="0" distL="114300" distR="114300" simplePos="0" relativeHeight="251659264" behindDoc="0" locked="0" layoutInCell="1" allowOverlap="1">
                <wp:simplePos x="0" y="0"/>
                <wp:positionH relativeFrom="page">
                  <wp:posOffset>4530725</wp:posOffset>
                </wp:positionH>
                <wp:positionV relativeFrom="page">
                  <wp:posOffset>0</wp:posOffset>
                </wp:positionV>
                <wp:extent cx="4168775" cy="10691495"/>
                <wp:effectExtent l="0" t="0" r="3175" b="14605"/>
                <wp:wrapNone/>
                <wp:docPr id="17" name="组合 17"/>
                <wp:cNvGraphicFramePr/>
                <a:graphic xmlns:a="http://schemas.openxmlformats.org/drawingml/2006/main">
                  <a:graphicData uri="http://schemas.microsoft.com/office/word/2010/wordprocessingGroup">
                    <wpg:wgp>
                      <wpg:cNvGrpSpPr/>
                      <wpg:grpSpPr>
                        <a:xfrm>
                          <a:off x="0" y="0"/>
                          <a:ext cx="4168775" cy="10691495"/>
                          <a:chOff x="0" y="0"/>
                          <a:chExt cx="3113670" cy="10058400"/>
                        </a:xfrm>
                      </wpg:grpSpPr>
                      <wps:wsp>
                        <wps:cNvPr id="14" name="矩形 14" descr="Light vertical"/>
                        <wps:cNvSpPr/>
                        <wps:spPr>
                          <a:xfrm>
                            <a:off x="0" y="0"/>
                            <a:ext cx="138545" cy="10058400"/>
                          </a:xfrm>
                          <a:prstGeom prst="rect">
                            <a:avLst/>
                          </a:prstGeom>
                          <a:pattFill prst="dkVert">
                            <a:fgClr>
                              <a:srgbClr val="A9D18E">
                                <a:alpha val="79999"/>
                              </a:srgbClr>
                            </a:fgClr>
                            <a:bgClr>
                              <a:srgbClr val="FFFFFF">
                                <a:alpha val="79999"/>
                              </a:srgbClr>
                            </a:bgClr>
                          </a:pattFill>
                          <a:ln>
                            <a:noFill/>
                          </a:ln>
                        </wps:spPr>
                        <wps:bodyPr anchor="ctr" anchorCtr="0" upright="1"/>
                      </wps:wsp>
                      <wps:wsp>
                        <wps:cNvPr id="15" name="矩形 15"/>
                        <wps:cNvSpPr/>
                        <wps:spPr>
                          <a:xfrm>
                            <a:off x="124691" y="0"/>
                            <a:ext cx="2971800" cy="10058400"/>
                          </a:xfrm>
                          <a:prstGeom prst="rect">
                            <a:avLst/>
                          </a:prstGeom>
                          <a:solidFill>
                            <a:srgbClr val="92D050"/>
                          </a:solidFill>
                          <a:ln>
                            <a:noFill/>
                          </a:ln>
                        </wps:spPr>
                        <wps:bodyPr upright="1"/>
                      </wps:wsp>
                      <wps:wsp>
                        <wps:cNvPr id="16" name="矩形 16"/>
                        <wps:cNvSpPr/>
                        <wps:spPr>
                          <a:xfrm>
                            <a:off x="13854" y="0"/>
                            <a:ext cx="3099816" cy="2377440"/>
                          </a:xfrm>
                          <a:prstGeom prst="rect">
                            <a:avLst/>
                          </a:prstGeom>
                          <a:noFill/>
                          <a:ln>
                            <a:noFill/>
                          </a:ln>
                        </wps:spPr>
                        <wps:txbx>
                          <w:txbxContent>
                            <w:p w14:paraId="225FB2B9">
                              <w:pPr>
                                <w:pStyle w:val="19"/>
                                <w:rPr>
                                  <w:color w:val="FFFFFF"/>
                                  <w:sz w:val="96"/>
                                  <w:szCs w:val="96"/>
                                </w:rPr>
                              </w:pPr>
                            </w:p>
                          </w:txbxContent>
                        </wps:txbx>
                        <wps:bodyPr lIns="365760" tIns="182880" rIns="182880" bIns="182880" anchor="b" anchorCtr="0" upright="1"/>
                      </wps:wsp>
                    </wpg:wgp>
                  </a:graphicData>
                </a:graphic>
                <wp14:sizeRelH relativeFrom="page">
                  <wp14:pctWidth>0</wp14:pctWidth>
                </wp14:sizeRelH>
                <wp14:sizeRelV relativeFrom="page">
                  <wp14:pctHeight>100000</wp14:pctHeight>
                </wp14:sizeRelV>
              </wp:anchor>
            </w:drawing>
          </mc:Choice>
          <mc:Fallback>
            <w:pict>
              <v:group id="_x0000_s1026" o:spid="_x0000_s1026" o:spt="203" style="position:absolute;left:0pt;margin-left:356.75pt;margin-top:0pt;height:841.85pt;width:328.25pt;mso-position-horizontal-relative:page;mso-position-vertical-relative:page;z-index:251659264;mso-width-relative:page;mso-height-relative:page;mso-height-percent:1000;" coordsize="3113670,10058400" o:gfxdata="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NJVj5/aAAAACgEAAA8AAAAA&#10;AAAAAQAgAAAAIgAAAGRycy9kb3ducmV2LnhtbFBLAQIUABQAAAAIAIdO4kDvWxpj9gIAAJsIAAAO&#10;AAAAAAAAAAEAIAAAACkBAABkcnMvZTJvRG9jLnhtbFBLBQYAAAAABgAGAFkBAACRBgAAAAA=&#10;">
                <o:lock v:ext="edit" aspectratio="f"/>
                <v:rect id="_x0000_s1026" o:spid="_x0000_s1026" o:spt="1" alt="Light vertical" style="position:absolute;left:0;top:0;height:10058400;width:138545;v-text-anchor:middle;" fillcolor="#A9D18E" filled="t" stroked="f" coordsize="21600,21600" o:gfxdata="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XUQ72twAAANsAAAAP&#10;AAAAAAAAAAEAIAAAACIAAABkcnMvZG93bnJldi54bWxQSwECFAAUAAAACACHTuJAMy8FnjsAAAA5&#10;AAAAEAAAAAAAAAABACAAAAAGAQAAZHJzL3NoYXBleG1sLnhtbFBLBQYAAAAABgAGAFsBAACwAwAA&#10;AAA=&#10;">
                  <v:fill type="pattern" on="t" color2="#FFFFFF" opacity="52428f" o:opacity2="52428f" o:title="深色竖线" focussize="0,0" r:id="rId8"/>
                  <v:stroke on="f"/>
                  <v:imagedata o:title=""/>
                  <o:lock v:ext="edit" aspectratio="f"/>
                </v:rect>
                <v:rect id="_x0000_s1026" o:spid="_x0000_s1026" o:spt="1" style="position:absolute;left:124691;top:0;height:10058400;width:2971800;" fillcolor="#92D050" filled="t" stroked="f" coordsize="21600,21600" o:gfxdata="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xV7FugAAANsA&#10;AAAPAAAAAAAAAAEAIAAAACIAAABkcnMvZG93bnJldi54bWxQSwECFAAUAAAACACHTuJAMy8FnjsA&#10;AAA5AAAAEAAAAAAAAAABACAAAAAJAQAAZHJzL3NoYXBleG1sLnhtbFBLBQYAAAAABgAGAFsBAACz&#10;AwAAAAA=&#10;">
                  <v:fill on="t" focussize="0,0"/>
                  <v:stroke on="f"/>
                  <v:imagedata o:title=""/>
                  <o:lock v:ext="edit" aspectratio="f"/>
                </v:rect>
                <v:rect id="_x0000_s1026" o:spid="_x0000_s1026" o:spt="1" style="position:absolute;left:13854;top:0;height:2377440;width:3099816;v-text-anchor:bottom;" filled="f" stroked="f" coordsize="21600,21600" o:gfxdata="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X00D25AAAA2wAA&#10;AA8AAAAAAAAAAQAgAAAAIgAAAGRycy9kb3ducmV2LnhtbFBLAQIUABQAAAAIAIdO4kAzLwWeOwAA&#10;ADkAAAAQAAAAAAAAAAEAIAAAAAgBAABkcnMvc2hhcGV4bWwueG1sUEsFBgAAAAAGAAYAWwEAALID&#10;AAAAAA==&#10;">
                  <v:fill on="f" focussize="0,0"/>
                  <v:stroke on="f"/>
                  <v:imagedata o:title=""/>
                  <o:lock v:ext="edit" aspectratio="f"/>
                  <v:textbox inset="10.16mm,5.08mm,5.08mm,5.08mm">
                    <w:txbxContent>
                      <w:p w14:paraId="225FB2B9">
                        <w:pPr>
                          <w:pStyle w:val="19"/>
                          <w:rPr>
                            <w:color w:val="FFFFFF"/>
                            <w:sz w:val="96"/>
                            <w:szCs w:val="96"/>
                          </w:rPr>
                        </w:pPr>
                      </w:p>
                    </w:txbxContent>
                  </v:textbox>
                </v:rect>
              </v:group>
            </w:pict>
          </mc:Fallback>
        </mc:AlternateContent>
      </w:r>
    </w:p>
    <w:sdt>
      <w:sdtPr>
        <w:rPr>
          <w:rFonts w:ascii="宋体" w:hAnsi="宋体" w:eastAsia="宋体" w:cstheme="minorBidi"/>
          <w:kern w:val="2"/>
          <w:sz w:val="21"/>
          <w:szCs w:val="24"/>
          <w:lang w:val="en-US" w:eastAsia="zh-CN" w:bidi="ar-SA"/>
        </w:rPr>
        <w:id w:val="147462066"/>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2D972532">
          <w:pPr>
            <w:spacing w:before="0" w:beforeLines="0" w:after="0" w:afterLines="0" w:line="240" w:lineRule="auto"/>
            <w:ind w:left="0" w:leftChars="0" w:right="0" w:rightChars="0" w:firstLine="0" w:firstLineChars="0"/>
            <w:jc w:val="center"/>
          </w:pPr>
          <w:bookmarkStart w:id="0" w:name="_Toc14040"/>
          <w:bookmarkStart w:id="231" w:name="_GoBack"/>
          <w:bookmarkEnd w:id="231"/>
          <w:r>
            <w:rPr>
              <w:rFonts w:ascii="宋体" w:hAnsi="宋体" w:eastAsia="宋体"/>
              <w:b/>
              <w:bCs/>
              <w:sz w:val="36"/>
              <w:szCs w:val="36"/>
              <w:rPrChange w:id="6" w:author="L" w:date="2026-08-07T16:35:37Z">
                <w:rPr>
                  <w:rFonts w:ascii="宋体" w:hAnsi="宋体" w:eastAsia="宋体"/>
                  <w:sz w:val="21"/>
                </w:rPr>
              </w:rPrChange>
            </w:rPr>
            <w:t>目</w:t>
          </w:r>
          <w:ins w:id="7" w:author="L" w:date="2026-08-07T16:35:39Z">
            <w:r>
              <w:rPr>
                <w:rFonts w:hint="eastAsia" w:ascii="宋体" w:hAnsi="宋体" w:eastAsia="宋体"/>
                <w:b/>
                <w:bCs/>
                <w:sz w:val="36"/>
                <w:szCs w:val="36"/>
                <w:lang w:val="en-US" w:eastAsia="zh-CN"/>
              </w:rPr>
              <w:t xml:space="preserve">  </w:t>
            </w:r>
          </w:ins>
          <w:r>
            <w:rPr>
              <w:rFonts w:ascii="宋体" w:hAnsi="宋体" w:eastAsia="宋体"/>
              <w:b/>
              <w:bCs/>
              <w:sz w:val="36"/>
              <w:szCs w:val="36"/>
              <w:rPrChange w:id="8" w:author="L" w:date="2026-08-07T16:35:37Z">
                <w:rPr>
                  <w:rFonts w:ascii="宋体" w:hAnsi="宋体" w:eastAsia="宋体"/>
                  <w:sz w:val="21"/>
                </w:rPr>
              </w:rPrChange>
            </w:rPr>
            <w:t>录</w:t>
          </w:r>
        </w:p>
        <w:p w14:paraId="6913A915">
          <w:pPr>
            <w:pStyle w:val="10"/>
            <w:tabs>
              <w:tab w:val="right" w:leader="dot" w:pos="8306"/>
            </w:tabs>
            <w:rPr>
              <w:del w:id="9" w:author="LKY" w:date="2026-09-15T17:29:38Z"/>
            </w:rPr>
          </w:pPr>
          <w:r>
            <w:fldChar w:fldCharType="begin"/>
          </w:r>
          <w:r>
            <w:instrText xml:space="preserve">TOC \o "1-3" \h \u </w:instrText>
          </w:r>
          <w:r>
            <w:fldChar w:fldCharType="separate"/>
          </w:r>
          <w:del w:id="10" w:author="LKY" w:date="2026-09-15T17:29:38Z">
            <w:r>
              <w:rPr/>
              <w:fldChar w:fldCharType="begin"/>
            </w:r>
          </w:del>
          <w:del w:id="11" w:author="LKY" w:date="2026-09-15T17:29:38Z">
            <w:r>
              <w:rPr/>
              <w:delInstrText xml:space="preserve"> HYPERLINK \l _Toc11394 </w:delInstrText>
            </w:r>
          </w:del>
          <w:del w:id="12" w:author="LKY" w:date="2026-09-15T17:29:38Z">
            <w:r>
              <w:rPr/>
              <w:fldChar w:fldCharType="separate"/>
            </w:r>
          </w:del>
          <w:del w:id="13" w:author="LKY" w:date="2026-09-15T17:29:38Z">
            <w:r>
              <w:rPr>
                <w:rFonts w:hint="eastAsia" w:ascii="Times New Roman" w:hAnsi="Times New Roman" w:eastAsia="宋体" w:cs="宋体"/>
                <w:bCs/>
                <w:iCs/>
                <w:szCs w:val="24"/>
                <w:lang w:val="en-US" w:eastAsia="zh-CN"/>
              </w:rPr>
              <w:delText>前言</w:delText>
            </w:r>
          </w:del>
          <w:del w:id="14" w:author="LKY" w:date="2026-09-15T17:29:38Z">
            <w:r>
              <w:rPr/>
              <w:tab/>
            </w:r>
          </w:del>
          <w:del w:id="15" w:author="LKY" w:date="2026-09-15T17:29:38Z">
            <w:r>
              <w:rPr/>
              <w:fldChar w:fldCharType="begin"/>
            </w:r>
          </w:del>
          <w:del w:id="16" w:author="LKY" w:date="2026-09-15T17:29:38Z">
            <w:r>
              <w:rPr/>
              <w:delInstrText xml:space="preserve"> PAGEREF _Toc11394 \h </w:delInstrText>
            </w:r>
          </w:del>
          <w:del w:id="17" w:author="LKY" w:date="2026-09-15T17:29:38Z">
            <w:r>
              <w:rPr/>
              <w:fldChar w:fldCharType="separate"/>
            </w:r>
          </w:del>
          <w:del w:id="18" w:author="LKY" w:date="2026-09-15T17:29:38Z">
            <w:r>
              <w:rPr/>
              <w:delText>4</w:delText>
            </w:r>
          </w:del>
          <w:del w:id="19" w:author="LKY" w:date="2026-09-15T17:29:38Z">
            <w:r>
              <w:rPr/>
              <w:fldChar w:fldCharType="end"/>
            </w:r>
          </w:del>
          <w:del w:id="20" w:author="LKY" w:date="2026-09-15T17:29:38Z">
            <w:r>
              <w:rPr/>
              <w:fldChar w:fldCharType="end"/>
            </w:r>
          </w:del>
        </w:p>
        <w:p w14:paraId="75DA364F">
          <w:pPr>
            <w:pStyle w:val="10"/>
            <w:tabs>
              <w:tab w:val="right" w:leader="dot" w:pos="8306"/>
            </w:tabs>
            <w:rPr>
              <w:del w:id="21" w:author="LKY" w:date="2026-09-15T17:29:38Z"/>
            </w:rPr>
          </w:pPr>
          <w:del w:id="22" w:author="LKY" w:date="2026-09-15T17:29:38Z">
            <w:r>
              <w:rPr/>
              <w:fldChar w:fldCharType="begin"/>
            </w:r>
          </w:del>
          <w:del w:id="23" w:author="LKY" w:date="2026-09-15T17:29:38Z">
            <w:r>
              <w:rPr/>
              <w:delInstrText xml:space="preserve"> HYPERLINK \l _Toc19659 </w:delInstrText>
            </w:r>
          </w:del>
          <w:del w:id="24" w:author="LKY" w:date="2026-09-15T17:29:38Z">
            <w:r>
              <w:rPr/>
              <w:fldChar w:fldCharType="separate"/>
            </w:r>
          </w:del>
          <w:del w:id="25" w:author="LKY" w:date="2026-09-15T17:29:38Z">
            <w:r>
              <w:rPr>
                <w:rFonts w:hint="eastAsia" w:ascii="Times New Roman" w:hAnsi="Times New Roman" w:cstheme="minorEastAsia"/>
                <w:bCs/>
                <w:szCs w:val="44"/>
                <w:lang w:val="en-US" w:eastAsia="zh-CN"/>
              </w:rPr>
              <w:delText>1.产品简介</w:delText>
            </w:r>
          </w:del>
          <w:del w:id="26" w:author="LKY" w:date="2026-09-15T17:29:38Z">
            <w:r>
              <w:rPr/>
              <w:tab/>
            </w:r>
          </w:del>
          <w:del w:id="27" w:author="LKY" w:date="2026-09-15T17:29:38Z">
            <w:r>
              <w:rPr/>
              <w:fldChar w:fldCharType="begin"/>
            </w:r>
          </w:del>
          <w:del w:id="28" w:author="LKY" w:date="2026-09-15T17:29:38Z">
            <w:r>
              <w:rPr/>
              <w:delInstrText xml:space="preserve"> PAGEREF _Toc19659 \h </w:delInstrText>
            </w:r>
          </w:del>
          <w:del w:id="29" w:author="LKY" w:date="2026-09-15T17:29:38Z">
            <w:r>
              <w:rPr/>
              <w:fldChar w:fldCharType="separate"/>
            </w:r>
          </w:del>
          <w:del w:id="30" w:author="LKY" w:date="2026-09-15T17:29:38Z">
            <w:r>
              <w:rPr/>
              <w:delText>5</w:delText>
            </w:r>
          </w:del>
          <w:del w:id="31" w:author="LKY" w:date="2026-09-15T17:29:38Z">
            <w:r>
              <w:rPr/>
              <w:fldChar w:fldCharType="end"/>
            </w:r>
          </w:del>
          <w:del w:id="32" w:author="LKY" w:date="2026-09-15T17:29:38Z">
            <w:r>
              <w:rPr/>
              <w:fldChar w:fldCharType="end"/>
            </w:r>
          </w:del>
        </w:p>
        <w:p w14:paraId="0D77CA7F">
          <w:pPr>
            <w:pStyle w:val="11"/>
            <w:tabs>
              <w:tab w:val="right" w:leader="dot" w:pos="8306"/>
            </w:tabs>
            <w:rPr>
              <w:del w:id="33" w:author="LKY" w:date="2026-09-15T17:29:38Z"/>
            </w:rPr>
          </w:pPr>
          <w:del w:id="34" w:author="LKY" w:date="2026-09-15T17:29:38Z">
            <w:r>
              <w:rPr/>
              <w:fldChar w:fldCharType="begin"/>
            </w:r>
          </w:del>
          <w:del w:id="35" w:author="LKY" w:date="2026-09-15T17:29:38Z">
            <w:r>
              <w:rPr/>
              <w:delInstrText xml:space="preserve"> HYPERLINK \l _Toc8401 </w:delInstrText>
            </w:r>
          </w:del>
          <w:del w:id="36" w:author="LKY" w:date="2026-09-15T17:29:38Z">
            <w:r>
              <w:rPr/>
              <w:fldChar w:fldCharType="separate"/>
            </w:r>
          </w:del>
          <w:del w:id="37" w:author="LKY" w:date="2026-09-15T17:29:38Z">
            <w:r>
              <w:rPr>
                <w:rFonts w:hint="eastAsia" w:ascii="Times New Roman" w:hAnsi="Times New Roman" w:cstheme="minorEastAsia"/>
                <w:bCs/>
                <w:szCs w:val="32"/>
                <w:lang w:val="en-US" w:eastAsia="zh-CN"/>
              </w:rPr>
              <w:delText>1.1 概述</w:delText>
            </w:r>
          </w:del>
          <w:del w:id="38" w:author="LKY" w:date="2026-09-15T17:29:38Z">
            <w:r>
              <w:rPr/>
              <w:tab/>
            </w:r>
          </w:del>
          <w:del w:id="39" w:author="LKY" w:date="2026-09-15T17:29:38Z">
            <w:r>
              <w:rPr/>
              <w:fldChar w:fldCharType="begin"/>
            </w:r>
          </w:del>
          <w:del w:id="40" w:author="LKY" w:date="2026-09-15T17:29:38Z">
            <w:r>
              <w:rPr/>
              <w:delInstrText xml:space="preserve"> PAGEREF _Toc8401 \h </w:delInstrText>
            </w:r>
          </w:del>
          <w:del w:id="41" w:author="LKY" w:date="2026-09-15T17:29:38Z">
            <w:r>
              <w:rPr/>
              <w:fldChar w:fldCharType="separate"/>
            </w:r>
          </w:del>
          <w:del w:id="42" w:author="LKY" w:date="2026-09-15T17:29:38Z">
            <w:r>
              <w:rPr/>
              <w:delText>5</w:delText>
            </w:r>
          </w:del>
          <w:del w:id="43" w:author="LKY" w:date="2026-09-15T17:29:38Z">
            <w:r>
              <w:rPr/>
              <w:fldChar w:fldCharType="end"/>
            </w:r>
          </w:del>
          <w:del w:id="44" w:author="LKY" w:date="2026-09-15T17:29:38Z">
            <w:r>
              <w:rPr/>
              <w:fldChar w:fldCharType="end"/>
            </w:r>
          </w:del>
        </w:p>
        <w:p w14:paraId="2A0CDF9C">
          <w:pPr>
            <w:pStyle w:val="11"/>
            <w:tabs>
              <w:tab w:val="right" w:leader="dot" w:pos="8306"/>
            </w:tabs>
            <w:rPr>
              <w:del w:id="45" w:author="LKY" w:date="2026-09-15T17:29:38Z"/>
            </w:rPr>
          </w:pPr>
          <w:del w:id="46" w:author="LKY" w:date="2026-09-15T17:29:38Z">
            <w:r>
              <w:rPr/>
              <w:fldChar w:fldCharType="begin"/>
            </w:r>
          </w:del>
          <w:del w:id="47" w:author="LKY" w:date="2026-09-15T17:29:38Z">
            <w:r>
              <w:rPr/>
              <w:delInstrText xml:space="preserve"> HYPERLINK \l _Toc29647 </w:delInstrText>
            </w:r>
          </w:del>
          <w:del w:id="48" w:author="LKY" w:date="2026-09-15T17:29:38Z">
            <w:r>
              <w:rPr/>
              <w:fldChar w:fldCharType="separate"/>
            </w:r>
          </w:del>
          <w:del w:id="49" w:author="LKY" w:date="2026-09-15T17:29:38Z">
            <w:r>
              <w:rPr>
                <w:rFonts w:hint="eastAsia" w:ascii="Times New Roman" w:hAnsi="Times New Roman" w:eastAsia="宋体" w:cs="宋体"/>
                <w:bCs/>
                <w:iCs/>
                <w:kern w:val="2"/>
                <w:szCs w:val="32"/>
                <w:lang w:val="en-US" w:eastAsia="zh-CN" w:bidi="ar-SA"/>
              </w:rPr>
              <w:delText>1.2外形尺寸</w:delText>
            </w:r>
          </w:del>
          <w:del w:id="50" w:author="LKY" w:date="2026-09-15T17:29:38Z">
            <w:r>
              <w:rPr/>
              <w:tab/>
            </w:r>
          </w:del>
          <w:del w:id="51" w:author="LKY" w:date="2026-09-15T17:29:38Z">
            <w:r>
              <w:rPr/>
              <w:fldChar w:fldCharType="begin"/>
            </w:r>
          </w:del>
          <w:del w:id="52" w:author="LKY" w:date="2026-09-15T17:29:38Z">
            <w:r>
              <w:rPr/>
              <w:delInstrText xml:space="preserve"> PAGEREF _Toc29647 \h </w:delInstrText>
            </w:r>
          </w:del>
          <w:del w:id="53" w:author="LKY" w:date="2026-09-15T17:29:38Z">
            <w:r>
              <w:rPr/>
              <w:fldChar w:fldCharType="separate"/>
            </w:r>
          </w:del>
          <w:del w:id="54" w:author="LKY" w:date="2026-09-15T17:29:38Z">
            <w:r>
              <w:rPr/>
              <w:delText>5</w:delText>
            </w:r>
          </w:del>
          <w:del w:id="55" w:author="LKY" w:date="2026-09-15T17:29:38Z">
            <w:r>
              <w:rPr/>
              <w:fldChar w:fldCharType="end"/>
            </w:r>
          </w:del>
          <w:del w:id="56" w:author="LKY" w:date="2026-09-15T17:29:38Z">
            <w:r>
              <w:rPr/>
              <w:fldChar w:fldCharType="end"/>
            </w:r>
          </w:del>
        </w:p>
        <w:p w14:paraId="6C07A050">
          <w:pPr>
            <w:pStyle w:val="11"/>
            <w:tabs>
              <w:tab w:val="right" w:leader="dot" w:pos="8306"/>
            </w:tabs>
            <w:rPr>
              <w:del w:id="57" w:author="LKY" w:date="2026-09-15T17:29:38Z"/>
            </w:rPr>
          </w:pPr>
          <w:del w:id="58" w:author="LKY" w:date="2026-09-15T17:29:38Z">
            <w:r>
              <w:rPr/>
              <w:fldChar w:fldCharType="begin"/>
            </w:r>
          </w:del>
          <w:del w:id="59" w:author="LKY" w:date="2026-09-15T17:29:38Z">
            <w:r>
              <w:rPr/>
              <w:delInstrText xml:space="preserve"> HYPERLINK \l _Toc1169 </w:delInstrText>
            </w:r>
          </w:del>
          <w:del w:id="60" w:author="LKY" w:date="2026-09-15T17:29:38Z">
            <w:r>
              <w:rPr/>
              <w:fldChar w:fldCharType="separate"/>
            </w:r>
          </w:del>
          <w:del w:id="61" w:author="LKY" w:date="2026-09-15T17:29:38Z">
            <w:r>
              <w:rPr>
                <w:rFonts w:hint="eastAsia" w:ascii="Times New Roman" w:hAnsi="Times New Roman" w:eastAsia="宋体" w:cs="宋体"/>
                <w:bCs/>
                <w:iCs/>
                <w:szCs w:val="32"/>
                <w:lang w:val="en-US" w:eastAsia="zh-CN"/>
              </w:rPr>
              <w:delText>1.3技术参数</w:delText>
            </w:r>
          </w:del>
          <w:del w:id="62" w:author="LKY" w:date="2026-09-15T17:29:38Z">
            <w:r>
              <w:rPr/>
              <w:tab/>
            </w:r>
          </w:del>
          <w:del w:id="63" w:author="LKY" w:date="2026-09-15T17:29:38Z">
            <w:r>
              <w:rPr/>
              <w:fldChar w:fldCharType="begin"/>
            </w:r>
          </w:del>
          <w:del w:id="64" w:author="LKY" w:date="2026-09-15T17:29:38Z">
            <w:r>
              <w:rPr/>
              <w:delInstrText xml:space="preserve"> PAGEREF _Toc1169 \h </w:delInstrText>
            </w:r>
          </w:del>
          <w:del w:id="65" w:author="LKY" w:date="2026-09-15T17:29:38Z">
            <w:r>
              <w:rPr/>
              <w:fldChar w:fldCharType="separate"/>
            </w:r>
          </w:del>
          <w:del w:id="66" w:author="LKY" w:date="2026-09-15T17:29:38Z">
            <w:r>
              <w:rPr/>
              <w:delText>6</w:delText>
            </w:r>
          </w:del>
          <w:del w:id="67" w:author="LKY" w:date="2026-09-15T17:29:38Z">
            <w:r>
              <w:rPr/>
              <w:fldChar w:fldCharType="end"/>
            </w:r>
          </w:del>
          <w:del w:id="68" w:author="LKY" w:date="2026-09-15T17:29:38Z">
            <w:r>
              <w:rPr/>
              <w:fldChar w:fldCharType="end"/>
            </w:r>
          </w:del>
        </w:p>
        <w:p w14:paraId="60952AD9">
          <w:pPr>
            <w:pStyle w:val="11"/>
            <w:tabs>
              <w:tab w:val="right" w:leader="dot" w:pos="8306"/>
            </w:tabs>
            <w:rPr>
              <w:del w:id="69" w:author="LKY" w:date="2026-09-15T17:29:38Z"/>
            </w:rPr>
          </w:pPr>
          <w:del w:id="70" w:author="LKY" w:date="2026-09-15T17:29:38Z">
            <w:r>
              <w:rPr/>
              <w:fldChar w:fldCharType="begin"/>
            </w:r>
          </w:del>
          <w:del w:id="71" w:author="LKY" w:date="2026-09-15T17:29:38Z">
            <w:r>
              <w:rPr/>
              <w:delInstrText xml:space="preserve"> HYPERLINK \l _Toc4164 </w:delInstrText>
            </w:r>
          </w:del>
          <w:del w:id="72" w:author="LKY" w:date="2026-09-15T17:29:38Z">
            <w:r>
              <w:rPr/>
              <w:fldChar w:fldCharType="separate"/>
            </w:r>
          </w:del>
          <w:del w:id="73" w:author="LKY" w:date="2026-09-15T17:29:38Z">
            <w:r>
              <w:rPr>
                <w:rFonts w:hint="eastAsia" w:ascii="Times New Roman" w:hAnsi="Times New Roman" w:eastAsia="宋体" w:cs="宋体"/>
                <w:bCs/>
                <w:iCs/>
                <w:kern w:val="2"/>
                <w:szCs w:val="32"/>
                <w:lang w:val="en-US" w:eastAsia="zh-CN" w:bidi="ar-SA"/>
              </w:rPr>
              <w:delText>1.4设备选型</w:delText>
            </w:r>
          </w:del>
          <w:del w:id="74" w:author="LKY" w:date="2026-09-15T17:29:38Z">
            <w:r>
              <w:rPr/>
              <w:tab/>
            </w:r>
          </w:del>
          <w:del w:id="75" w:author="LKY" w:date="2026-09-15T17:29:38Z">
            <w:r>
              <w:rPr/>
              <w:fldChar w:fldCharType="begin"/>
            </w:r>
          </w:del>
          <w:del w:id="76" w:author="LKY" w:date="2026-09-15T17:29:38Z">
            <w:r>
              <w:rPr/>
              <w:delInstrText xml:space="preserve"> PAGEREF _Toc4164 \h </w:delInstrText>
            </w:r>
          </w:del>
          <w:del w:id="77" w:author="LKY" w:date="2026-09-15T17:29:38Z">
            <w:r>
              <w:rPr/>
              <w:fldChar w:fldCharType="separate"/>
            </w:r>
          </w:del>
          <w:del w:id="78" w:author="LKY" w:date="2026-09-15T17:29:38Z">
            <w:r>
              <w:rPr/>
              <w:delText>8</w:delText>
            </w:r>
          </w:del>
          <w:del w:id="79" w:author="LKY" w:date="2026-09-15T17:29:38Z">
            <w:r>
              <w:rPr/>
              <w:fldChar w:fldCharType="end"/>
            </w:r>
          </w:del>
          <w:del w:id="80" w:author="LKY" w:date="2026-09-15T17:29:38Z">
            <w:r>
              <w:rPr/>
              <w:fldChar w:fldCharType="end"/>
            </w:r>
          </w:del>
        </w:p>
        <w:p w14:paraId="3AB47FC8">
          <w:pPr>
            <w:pStyle w:val="7"/>
            <w:tabs>
              <w:tab w:val="right" w:leader="dot" w:pos="8306"/>
            </w:tabs>
            <w:rPr>
              <w:del w:id="81" w:author="LKY" w:date="2026-09-15T17:29:38Z"/>
            </w:rPr>
          </w:pPr>
          <w:del w:id="82" w:author="LKY" w:date="2026-09-15T17:29:38Z">
            <w:r>
              <w:rPr/>
              <w:fldChar w:fldCharType="begin"/>
            </w:r>
          </w:del>
          <w:del w:id="83" w:author="LKY" w:date="2026-09-15T17:29:38Z">
            <w:r>
              <w:rPr/>
              <w:delInstrText xml:space="preserve"> HYPERLINK \l _Toc25010 </w:delInstrText>
            </w:r>
          </w:del>
          <w:del w:id="84" w:author="LKY" w:date="2026-09-15T17:29:38Z">
            <w:r>
              <w:rPr/>
              <w:fldChar w:fldCharType="separate"/>
            </w:r>
          </w:del>
          <w:del w:id="85" w:author="LKY" w:date="2026-09-15T17:29:38Z">
            <w:r>
              <w:rPr>
                <w:rFonts w:hint="eastAsia" w:ascii="Times New Roman" w:hAnsi="Times New Roman" w:eastAsia="宋体" w:cs="宋体"/>
                <w:bCs/>
                <w:iCs/>
                <w:kern w:val="2"/>
                <w:szCs w:val="28"/>
                <w:lang w:val="en-US" w:eastAsia="zh-CN" w:bidi="ar-SA"/>
              </w:rPr>
              <w:delText>1.4.1主型号选型</w:delText>
            </w:r>
          </w:del>
          <w:del w:id="86" w:author="LKY" w:date="2026-09-15T17:29:38Z">
            <w:r>
              <w:rPr/>
              <w:tab/>
            </w:r>
          </w:del>
          <w:del w:id="87" w:author="LKY" w:date="2026-09-15T17:29:38Z">
            <w:r>
              <w:rPr/>
              <w:fldChar w:fldCharType="begin"/>
            </w:r>
          </w:del>
          <w:del w:id="88" w:author="LKY" w:date="2026-09-15T17:29:38Z">
            <w:r>
              <w:rPr/>
              <w:delInstrText xml:space="preserve"> PAGEREF _Toc25010 \h </w:delInstrText>
            </w:r>
          </w:del>
          <w:del w:id="89" w:author="LKY" w:date="2026-09-15T17:29:38Z">
            <w:r>
              <w:rPr/>
              <w:fldChar w:fldCharType="separate"/>
            </w:r>
          </w:del>
          <w:del w:id="90" w:author="LKY" w:date="2026-09-15T17:29:38Z">
            <w:r>
              <w:rPr/>
              <w:delText>8</w:delText>
            </w:r>
          </w:del>
          <w:del w:id="91" w:author="LKY" w:date="2026-09-15T17:29:38Z">
            <w:r>
              <w:rPr/>
              <w:fldChar w:fldCharType="end"/>
            </w:r>
          </w:del>
          <w:del w:id="92" w:author="LKY" w:date="2026-09-15T17:29:38Z">
            <w:r>
              <w:rPr/>
              <w:fldChar w:fldCharType="end"/>
            </w:r>
          </w:del>
        </w:p>
        <w:p w14:paraId="7E563FDE">
          <w:pPr>
            <w:pStyle w:val="7"/>
            <w:tabs>
              <w:tab w:val="right" w:leader="dot" w:pos="8306"/>
            </w:tabs>
            <w:rPr>
              <w:del w:id="93" w:author="LKY" w:date="2026-09-15T17:29:38Z"/>
            </w:rPr>
          </w:pPr>
          <w:del w:id="94" w:author="LKY" w:date="2026-09-15T17:29:38Z">
            <w:r>
              <w:rPr/>
              <w:fldChar w:fldCharType="begin"/>
            </w:r>
          </w:del>
          <w:del w:id="95" w:author="LKY" w:date="2026-09-15T17:29:38Z">
            <w:r>
              <w:rPr/>
              <w:delInstrText xml:space="preserve"> HYPERLINK \l _Toc17545 </w:delInstrText>
            </w:r>
          </w:del>
          <w:del w:id="96" w:author="LKY" w:date="2026-09-15T17:29:38Z">
            <w:r>
              <w:rPr/>
              <w:fldChar w:fldCharType="separate"/>
            </w:r>
          </w:del>
          <w:del w:id="97" w:author="LKY" w:date="2026-09-15T17:29:38Z">
            <w:r>
              <w:rPr>
                <w:rFonts w:hint="eastAsia" w:ascii="Times New Roman" w:hAnsi="Times New Roman" w:eastAsia="宋体" w:cs="宋体"/>
                <w:bCs/>
                <w:iCs/>
                <w:kern w:val="2"/>
                <w:szCs w:val="28"/>
                <w:lang w:val="en-US" w:eastAsia="zh-CN" w:bidi="ar-SA"/>
              </w:rPr>
              <w:delText>1.4.2 SOM选型表</w:delText>
            </w:r>
          </w:del>
          <w:del w:id="98" w:author="LKY" w:date="2026-09-15T17:29:38Z">
            <w:r>
              <w:rPr/>
              <w:tab/>
            </w:r>
          </w:del>
          <w:del w:id="99" w:author="LKY" w:date="2026-09-15T17:29:38Z">
            <w:r>
              <w:rPr/>
              <w:fldChar w:fldCharType="begin"/>
            </w:r>
          </w:del>
          <w:del w:id="100" w:author="LKY" w:date="2026-09-15T17:29:38Z">
            <w:r>
              <w:rPr/>
              <w:delInstrText xml:space="preserve"> PAGEREF _Toc17545 \h </w:delInstrText>
            </w:r>
          </w:del>
          <w:del w:id="101" w:author="LKY" w:date="2026-09-15T17:29:38Z">
            <w:r>
              <w:rPr/>
              <w:fldChar w:fldCharType="separate"/>
            </w:r>
          </w:del>
          <w:del w:id="102" w:author="LKY" w:date="2026-09-15T17:29:38Z">
            <w:r>
              <w:rPr/>
              <w:delText>8</w:delText>
            </w:r>
          </w:del>
          <w:del w:id="103" w:author="LKY" w:date="2026-09-15T17:29:38Z">
            <w:r>
              <w:rPr/>
              <w:fldChar w:fldCharType="end"/>
            </w:r>
          </w:del>
          <w:del w:id="104" w:author="LKY" w:date="2026-09-15T17:29:38Z">
            <w:r>
              <w:rPr/>
              <w:fldChar w:fldCharType="end"/>
            </w:r>
          </w:del>
        </w:p>
        <w:p w14:paraId="060E7618">
          <w:pPr>
            <w:pStyle w:val="7"/>
            <w:tabs>
              <w:tab w:val="right" w:leader="dot" w:pos="8306"/>
            </w:tabs>
            <w:rPr>
              <w:del w:id="105" w:author="LKY" w:date="2026-09-15T17:29:38Z"/>
            </w:rPr>
          </w:pPr>
          <w:del w:id="106" w:author="LKY" w:date="2026-09-15T17:29:38Z">
            <w:r>
              <w:rPr/>
              <w:fldChar w:fldCharType="begin"/>
            </w:r>
          </w:del>
          <w:del w:id="107" w:author="LKY" w:date="2026-09-15T17:29:38Z">
            <w:r>
              <w:rPr/>
              <w:delInstrText xml:space="preserve"> HYPERLINK \l _Toc14483 </w:delInstrText>
            </w:r>
          </w:del>
          <w:del w:id="108" w:author="LKY" w:date="2026-09-15T17:29:38Z">
            <w:r>
              <w:rPr/>
              <w:fldChar w:fldCharType="separate"/>
            </w:r>
          </w:del>
          <w:del w:id="109" w:author="LKY" w:date="2026-09-15T17:29:38Z">
            <w:r>
              <w:rPr>
                <w:rFonts w:hint="eastAsia" w:ascii="Times New Roman" w:hAnsi="Times New Roman" w:eastAsia="宋体" w:cs="宋体"/>
                <w:bCs/>
                <w:iCs/>
                <w:kern w:val="2"/>
                <w:szCs w:val="28"/>
                <w:lang w:val="en-US" w:eastAsia="zh-CN" w:bidi="ar-SA"/>
              </w:rPr>
              <w:delText>1.4.3 X系列板选型</w:delText>
            </w:r>
          </w:del>
          <w:del w:id="110" w:author="LKY" w:date="2026-09-15T17:29:38Z">
            <w:r>
              <w:rPr/>
              <w:tab/>
            </w:r>
          </w:del>
          <w:del w:id="111" w:author="LKY" w:date="2026-09-15T17:29:38Z">
            <w:r>
              <w:rPr/>
              <w:fldChar w:fldCharType="begin"/>
            </w:r>
          </w:del>
          <w:del w:id="112" w:author="LKY" w:date="2026-09-15T17:29:38Z">
            <w:r>
              <w:rPr/>
              <w:delInstrText xml:space="preserve"> PAGEREF _Toc14483 \h </w:delInstrText>
            </w:r>
          </w:del>
          <w:del w:id="113" w:author="LKY" w:date="2026-09-15T17:29:38Z">
            <w:r>
              <w:rPr/>
              <w:fldChar w:fldCharType="separate"/>
            </w:r>
          </w:del>
          <w:del w:id="114" w:author="LKY" w:date="2026-09-15T17:29:38Z">
            <w:r>
              <w:rPr/>
              <w:delText>8</w:delText>
            </w:r>
          </w:del>
          <w:del w:id="115" w:author="LKY" w:date="2026-09-15T17:29:38Z">
            <w:r>
              <w:rPr/>
              <w:fldChar w:fldCharType="end"/>
            </w:r>
          </w:del>
          <w:del w:id="116" w:author="LKY" w:date="2026-09-15T17:29:38Z">
            <w:r>
              <w:rPr/>
              <w:fldChar w:fldCharType="end"/>
            </w:r>
          </w:del>
        </w:p>
        <w:p w14:paraId="1C447304">
          <w:pPr>
            <w:pStyle w:val="7"/>
            <w:tabs>
              <w:tab w:val="right" w:leader="dot" w:pos="8306"/>
            </w:tabs>
            <w:rPr>
              <w:del w:id="117" w:author="LKY" w:date="2026-09-15T17:29:38Z"/>
            </w:rPr>
          </w:pPr>
          <w:del w:id="118" w:author="LKY" w:date="2026-09-15T17:29:38Z">
            <w:r>
              <w:rPr/>
              <w:fldChar w:fldCharType="begin"/>
            </w:r>
          </w:del>
          <w:del w:id="119" w:author="LKY" w:date="2026-09-15T17:29:38Z">
            <w:r>
              <w:rPr/>
              <w:delInstrText xml:space="preserve"> HYPERLINK \l _Toc24818 </w:delInstrText>
            </w:r>
          </w:del>
          <w:del w:id="120" w:author="LKY" w:date="2026-09-15T17:29:38Z">
            <w:r>
              <w:rPr/>
              <w:fldChar w:fldCharType="separate"/>
            </w:r>
          </w:del>
          <w:del w:id="121" w:author="LKY" w:date="2026-09-15T17:29:38Z">
            <w:r>
              <w:rPr>
                <w:rFonts w:hint="eastAsia" w:ascii="Times New Roman" w:hAnsi="Times New Roman" w:eastAsia="宋体" w:cs="Times New Roman"/>
                <w:bCs/>
                <w:iCs/>
                <w:kern w:val="2"/>
                <w:szCs w:val="28"/>
                <w:lang w:val="en-US" w:eastAsia="zh-CN" w:bidi="ar-SA"/>
              </w:rPr>
              <w:delText>1.4.4 N系列IO板选型</w:delText>
            </w:r>
          </w:del>
          <w:del w:id="122" w:author="LKY" w:date="2026-09-15T17:29:38Z">
            <w:r>
              <w:rPr/>
              <w:tab/>
            </w:r>
          </w:del>
          <w:del w:id="123" w:author="LKY" w:date="2026-09-15T17:29:38Z">
            <w:r>
              <w:rPr/>
              <w:fldChar w:fldCharType="begin"/>
            </w:r>
          </w:del>
          <w:del w:id="124" w:author="LKY" w:date="2026-09-15T17:29:38Z">
            <w:r>
              <w:rPr/>
              <w:delInstrText xml:space="preserve"> PAGEREF _Toc24818 \h </w:delInstrText>
            </w:r>
          </w:del>
          <w:del w:id="125" w:author="LKY" w:date="2026-09-15T17:29:38Z">
            <w:r>
              <w:rPr/>
              <w:fldChar w:fldCharType="separate"/>
            </w:r>
          </w:del>
          <w:del w:id="126" w:author="LKY" w:date="2026-09-15T17:29:38Z">
            <w:r>
              <w:rPr/>
              <w:delText>9</w:delText>
            </w:r>
          </w:del>
          <w:del w:id="127" w:author="LKY" w:date="2026-09-15T17:29:38Z">
            <w:r>
              <w:rPr/>
              <w:fldChar w:fldCharType="end"/>
            </w:r>
          </w:del>
          <w:del w:id="128" w:author="LKY" w:date="2026-09-15T17:29:38Z">
            <w:r>
              <w:rPr/>
              <w:fldChar w:fldCharType="end"/>
            </w:r>
          </w:del>
        </w:p>
        <w:p w14:paraId="64889773">
          <w:pPr>
            <w:pStyle w:val="10"/>
            <w:tabs>
              <w:tab w:val="right" w:leader="dot" w:pos="8306"/>
            </w:tabs>
            <w:rPr>
              <w:del w:id="129" w:author="LKY" w:date="2026-09-15T17:29:38Z"/>
            </w:rPr>
          </w:pPr>
          <w:del w:id="130" w:author="LKY" w:date="2026-09-15T17:29:38Z">
            <w:r>
              <w:rPr/>
              <w:fldChar w:fldCharType="begin"/>
            </w:r>
          </w:del>
          <w:del w:id="131" w:author="LKY" w:date="2026-09-15T17:29:38Z">
            <w:r>
              <w:rPr/>
              <w:delInstrText xml:space="preserve"> HYPERLINK \l _Toc3022 </w:delInstrText>
            </w:r>
          </w:del>
          <w:del w:id="132" w:author="LKY" w:date="2026-09-15T17:29:38Z">
            <w:r>
              <w:rPr/>
              <w:fldChar w:fldCharType="separate"/>
            </w:r>
          </w:del>
          <w:del w:id="133" w:author="LKY" w:date="2026-09-15T17:29:38Z">
            <w:r>
              <w:rPr>
                <w:rFonts w:hint="eastAsia" w:ascii="Times New Roman" w:hAnsi="Times New Roman"/>
                <w:szCs w:val="44"/>
                <w:lang w:val="en-US" w:eastAsia="zh-CN"/>
              </w:rPr>
              <w:delText>2. 硬件说明</w:delText>
            </w:r>
          </w:del>
          <w:del w:id="134" w:author="LKY" w:date="2026-09-15T17:29:38Z">
            <w:r>
              <w:rPr/>
              <w:tab/>
            </w:r>
          </w:del>
          <w:del w:id="135" w:author="LKY" w:date="2026-09-15T17:29:38Z">
            <w:r>
              <w:rPr/>
              <w:fldChar w:fldCharType="begin"/>
            </w:r>
          </w:del>
          <w:del w:id="136" w:author="LKY" w:date="2026-09-15T17:29:38Z">
            <w:r>
              <w:rPr/>
              <w:delInstrText xml:space="preserve"> PAGEREF _Toc3022 \h </w:delInstrText>
            </w:r>
          </w:del>
          <w:del w:id="137" w:author="LKY" w:date="2026-09-15T17:29:38Z">
            <w:r>
              <w:rPr/>
              <w:fldChar w:fldCharType="separate"/>
            </w:r>
          </w:del>
          <w:del w:id="138" w:author="LKY" w:date="2026-09-15T17:29:38Z">
            <w:r>
              <w:rPr/>
              <w:delText>9</w:delText>
            </w:r>
          </w:del>
          <w:del w:id="139" w:author="LKY" w:date="2026-09-15T17:29:38Z">
            <w:r>
              <w:rPr/>
              <w:fldChar w:fldCharType="end"/>
            </w:r>
          </w:del>
          <w:del w:id="140" w:author="LKY" w:date="2026-09-15T17:29:38Z">
            <w:r>
              <w:rPr/>
              <w:fldChar w:fldCharType="end"/>
            </w:r>
          </w:del>
        </w:p>
        <w:p w14:paraId="19A3E747">
          <w:pPr>
            <w:pStyle w:val="11"/>
            <w:tabs>
              <w:tab w:val="right" w:leader="dot" w:pos="8306"/>
            </w:tabs>
            <w:rPr>
              <w:del w:id="141" w:author="LKY" w:date="2026-09-15T17:29:38Z"/>
            </w:rPr>
          </w:pPr>
          <w:del w:id="142" w:author="LKY" w:date="2026-09-15T17:29:38Z">
            <w:r>
              <w:rPr/>
              <w:fldChar w:fldCharType="begin"/>
            </w:r>
          </w:del>
          <w:del w:id="143" w:author="LKY" w:date="2026-09-15T17:29:38Z">
            <w:r>
              <w:rPr/>
              <w:delInstrText xml:space="preserve"> HYPERLINK \l _Toc19204 </w:delInstrText>
            </w:r>
          </w:del>
          <w:del w:id="144" w:author="LKY" w:date="2026-09-15T17:29:38Z">
            <w:r>
              <w:rPr/>
              <w:fldChar w:fldCharType="separate"/>
            </w:r>
          </w:del>
          <w:del w:id="145" w:author="LKY" w:date="2026-09-15T17:29:38Z">
            <w:r>
              <w:rPr>
                <w:rFonts w:hint="eastAsia" w:ascii="Times New Roman" w:hAnsi="Times New Roman" w:cs="宋体"/>
                <w:szCs w:val="32"/>
                <w:lang w:val="en-US" w:eastAsia="zh-CN" w:bidi="en-US"/>
              </w:rPr>
              <w:delText>2.1 N板介绍</w:delText>
            </w:r>
          </w:del>
          <w:del w:id="146" w:author="LKY" w:date="2026-09-15T17:29:38Z">
            <w:r>
              <w:rPr/>
              <w:tab/>
            </w:r>
          </w:del>
          <w:del w:id="147" w:author="LKY" w:date="2026-09-15T17:29:38Z">
            <w:r>
              <w:rPr/>
              <w:fldChar w:fldCharType="begin"/>
            </w:r>
          </w:del>
          <w:del w:id="148" w:author="LKY" w:date="2026-09-15T17:29:38Z">
            <w:r>
              <w:rPr/>
              <w:delInstrText xml:space="preserve"> PAGEREF _Toc19204 \h </w:delInstrText>
            </w:r>
          </w:del>
          <w:del w:id="149" w:author="LKY" w:date="2026-09-15T17:29:38Z">
            <w:r>
              <w:rPr/>
              <w:fldChar w:fldCharType="separate"/>
            </w:r>
          </w:del>
          <w:del w:id="150" w:author="LKY" w:date="2026-09-15T17:29:38Z">
            <w:r>
              <w:rPr/>
              <w:delText>9</w:delText>
            </w:r>
          </w:del>
          <w:del w:id="151" w:author="LKY" w:date="2026-09-15T17:29:38Z">
            <w:r>
              <w:rPr/>
              <w:fldChar w:fldCharType="end"/>
            </w:r>
          </w:del>
          <w:del w:id="152" w:author="LKY" w:date="2026-09-15T17:29:38Z">
            <w:r>
              <w:rPr/>
              <w:fldChar w:fldCharType="end"/>
            </w:r>
          </w:del>
        </w:p>
        <w:p w14:paraId="2653EF92">
          <w:pPr>
            <w:pStyle w:val="11"/>
            <w:tabs>
              <w:tab w:val="right" w:leader="dot" w:pos="8306"/>
            </w:tabs>
            <w:rPr>
              <w:del w:id="153" w:author="LKY" w:date="2026-09-15T17:29:38Z"/>
            </w:rPr>
          </w:pPr>
          <w:del w:id="154" w:author="LKY" w:date="2026-09-15T17:29:38Z">
            <w:r>
              <w:rPr/>
              <w:fldChar w:fldCharType="begin"/>
            </w:r>
          </w:del>
          <w:del w:id="155" w:author="LKY" w:date="2026-09-15T17:29:38Z">
            <w:r>
              <w:rPr/>
              <w:delInstrText xml:space="preserve"> HYPERLINK \l _Toc2802 </w:delInstrText>
            </w:r>
          </w:del>
          <w:del w:id="156" w:author="LKY" w:date="2026-09-15T17:29:38Z">
            <w:r>
              <w:rPr/>
              <w:fldChar w:fldCharType="separate"/>
            </w:r>
          </w:del>
          <w:del w:id="157" w:author="LKY" w:date="2026-09-15T17:29:38Z">
            <w:r>
              <w:rPr>
                <w:rFonts w:hint="eastAsia" w:ascii="Times New Roman" w:hAnsi="Times New Roman" w:cs="宋体"/>
                <w:szCs w:val="32"/>
                <w:lang w:val="en-US" w:eastAsia="zh-CN" w:bidi="en-US"/>
              </w:rPr>
              <w:delText>2.2电源接口</w:delText>
            </w:r>
          </w:del>
          <w:del w:id="158" w:author="LKY" w:date="2026-09-15T17:29:38Z">
            <w:r>
              <w:rPr/>
              <w:tab/>
            </w:r>
          </w:del>
          <w:del w:id="159" w:author="LKY" w:date="2026-09-15T17:29:38Z">
            <w:r>
              <w:rPr/>
              <w:fldChar w:fldCharType="begin"/>
            </w:r>
          </w:del>
          <w:del w:id="160" w:author="LKY" w:date="2026-09-15T17:29:38Z">
            <w:r>
              <w:rPr/>
              <w:delInstrText xml:space="preserve"> PAGEREF _Toc2802 \h </w:delInstrText>
            </w:r>
          </w:del>
          <w:del w:id="161" w:author="LKY" w:date="2026-09-15T17:29:38Z">
            <w:r>
              <w:rPr/>
              <w:fldChar w:fldCharType="separate"/>
            </w:r>
          </w:del>
          <w:del w:id="162" w:author="LKY" w:date="2026-09-15T17:29:38Z">
            <w:r>
              <w:rPr/>
              <w:delText>11</w:delText>
            </w:r>
          </w:del>
          <w:del w:id="163" w:author="LKY" w:date="2026-09-15T17:29:38Z">
            <w:r>
              <w:rPr/>
              <w:fldChar w:fldCharType="end"/>
            </w:r>
          </w:del>
          <w:del w:id="164" w:author="LKY" w:date="2026-09-15T17:29:38Z">
            <w:r>
              <w:rPr/>
              <w:fldChar w:fldCharType="end"/>
            </w:r>
          </w:del>
        </w:p>
        <w:p w14:paraId="07C81A3D">
          <w:pPr>
            <w:pStyle w:val="11"/>
            <w:tabs>
              <w:tab w:val="right" w:leader="dot" w:pos="8306"/>
            </w:tabs>
            <w:rPr>
              <w:del w:id="165" w:author="LKY" w:date="2026-09-15T17:29:38Z"/>
            </w:rPr>
          </w:pPr>
          <w:del w:id="166" w:author="LKY" w:date="2026-09-15T17:29:38Z">
            <w:r>
              <w:rPr/>
              <w:fldChar w:fldCharType="begin"/>
            </w:r>
          </w:del>
          <w:del w:id="167" w:author="LKY" w:date="2026-09-15T17:29:38Z">
            <w:r>
              <w:rPr/>
              <w:delInstrText xml:space="preserve"> HYPERLINK \l _Toc23463 </w:delInstrText>
            </w:r>
          </w:del>
          <w:del w:id="168" w:author="LKY" w:date="2026-09-15T17:29:38Z">
            <w:r>
              <w:rPr/>
              <w:fldChar w:fldCharType="separate"/>
            </w:r>
          </w:del>
          <w:del w:id="169" w:author="LKY" w:date="2026-09-15T17:29:38Z">
            <w:r>
              <w:rPr>
                <w:rFonts w:hint="eastAsia" w:ascii="Times New Roman" w:hAnsi="Times New Roman"/>
                <w:bCs/>
                <w:szCs w:val="32"/>
                <w:lang w:val="en-US" w:eastAsia="zh-CN"/>
              </w:rPr>
              <w:delText>2.3模块端口说明</w:delText>
            </w:r>
          </w:del>
          <w:del w:id="170" w:author="LKY" w:date="2026-09-15T17:29:38Z">
            <w:r>
              <w:rPr/>
              <w:tab/>
            </w:r>
          </w:del>
          <w:del w:id="171" w:author="LKY" w:date="2026-09-15T17:29:38Z">
            <w:r>
              <w:rPr/>
              <w:fldChar w:fldCharType="begin"/>
            </w:r>
          </w:del>
          <w:del w:id="172" w:author="LKY" w:date="2026-09-15T17:29:38Z">
            <w:r>
              <w:rPr/>
              <w:delInstrText xml:space="preserve"> PAGEREF _Toc23463 \h </w:delInstrText>
            </w:r>
          </w:del>
          <w:del w:id="173" w:author="LKY" w:date="2026-09-15T17:29:38Z">
            <w:r>
              <w:rPr/>
              <w:fldChar w:fldCharType="separate"/>
            </w:r>
          </w:del>
          <w:del w:id="174" w:author="LKY" w:date="2026-09-15T17:29:38Z">
            <w:r>
              <w:rPr/>
              <w:delText>11</w:delText>
            </w:r>
          </w:del>
          <w:del w:id="175" w:author="LKY" w:date="2026-09-15T17:29:38Z">
            <w:r>
              <w:rPr/>
              <w:fldChar w:fldCharType="end"/>
            </w:r>
          </w:del>
          <w:del w:id="176" w:author="LKY" w:date="2026-09-15T17:29:38Z">
            <w:r>
              <w:rPr/>
              <w:fldChar w:fldCharType="end"/>
            </w:r>
          </w:del>
        </w:p>
        <w:p w14:paraId="55924B23">
          <w:pPr>
            <w:pStyle w:val="7"/>
            <w:tabs>
              <w:tab w:val="right" w:leader="dot" w:pos="8306"/>
            </w:tabs>
            <w:rPr>
              <w:del w:id="177" w:author="LKY" w:date="2026-09-15T17:29:38Z"/>
            </w:rPr>
          </w:pPr>
          <w:del w:id="178" w:author="LKY" w:date="2026-09-15T17:29:38Z">
            <w:r>
              <w:rPr/>
              <w:fldChar w:fldCharType="begin"/>
            </w:r>
          </w:del>
          <w:del w:id="179" w:author="LKY" w:date="2026-09-15T17:29:38Z">
            <w:r>
              <w:rPr/>
              <w:delInstrText xml:space="preserve"> HYPERLINK \l _Toc23678 </w:delInstrText>
            </w:r>
          </w:del>
          <w:del w:id="180" w:author="LKY" w:date="2026-09-15T17:29:38Z">
            <w:r>
              <w:rPr/>
              <w:fldChar w:fldCharType="separate"/>
            </w:r>
          </w:del>
          <w:del w:id="181" w:author="LKY" w:date="2026-09-15T17:29:38Z">
            <w:r>
              <w:rPr>
                <w:rFonts w:hint="eastAsia" w:ascii="Times New Roman" w:hAnsi="Times New Roman"/>
                <w:bCs/>
                <w:szCs w:val="28"/>
                <w:lang w:val="en-US" w:eastAsia="zh-CN"/>
              </w:rPr>
              <w:delText>2.3.1RS232/485模块</w:delText>
            </w:r>
          </w:del>
          <w:del w:id="182" w:author="LKY" w:date="2026-09-15T17:29:38Z">
            <w:r>
              <w:rPr/>
              <w:tab/>
            </w:r>
          </w:del>
          <w:del w:id="183" w:author="LKY" w:date="2026-09-15T17:29:38Z">
            <w:r>
              <w:rPr/>
              <w:fldChar w:fldCharType="begin"/>
            </w:r>
          </w:del>
          <w:del w:id="184" w:author="LKY" w:date="2026-09-15T17:29:38Z">
            <w:r>
              <w:rPr/>
              <w:delInstrText xml:space="preserve"> PAGEREF _Toc23678 \h </w:delInstrText>
            </w:r>
          </w:del>
          <w:del w:id="185" w:author="LKY" w:date="2026-09-15T17:29:38Z">
            <w:r>
              <w:rPr/>
              <w:fldChar w:fldCharType="separate"/>
            </w:r>
          </w:del>
          <w:del w:id="186" w:author="LKY" w:date="2026-09-15T17:29:38Z">
            <w:r>
              <w:rPr/>
              <w:delText>11</w:delText>
            </w:r>
          </w:del>
          <w:del w:id="187" w:author="LKY" w:date="2026-09-15T17:29:38Z">
            <w:r>
              <w:rPr/>
              <w:fldChar w:fldCharType="end"/>
            </w:r>
          </w:del>
          <w:del w:id="188" w:author="LKY" w:date="2026-09-15T17:29:38Z">
            <w:r>
              <w:rPr/>
              <w:fldChar w:fldCharType="end"/>
            </w:r>
          </w:del>
        </w:p>
        <w:p w14:paraId="0DE3EA1F">
          <w:pPr>
            <w:pStyle w:val="7"/>
            <w:tabs>
              <w:tab w:val="right" w:leader="dot" w:pos="8306"/>
            </w:tabs>
            <w:rPr>
              <w:del w:id="189" w:author="LKY" w:date="2026-09-15T17:29:38Z"/>
            </w:rPr>
          </w:pPr>
          <w:del w:id="190" w:author="LKY" w:date="2026-09-15T17:29:38Z">
            <w:r>
              <w:rPr/>
              <w:fldChar w:fldCharType="begin"/>
            </w:r>
          </w:del>
          <w:del w:id="191" w:author="LKY" w:date="2026-09-15T17:29:38Z">
            <w:r>
              <w:rPr/>
              <w:delInstrText xml:space="preserve"> HYPERLINK \l _Toc21449 </w:delInstrText>
            </w:r>
          </w:del>
          <w:del w:id="192" w:author="LKY" w:date="2026-09-15T17:29:38Z">
            <w:r>
              <w:rPr/>
              <w:fldChar w:fldCharType="separate"/>
            </w:r>
          </w:del>
          <w:del w:id="193" w:author="LKY" w:date="2026-09-15T17:29:38Z">
            <w:r>
              <w:rPr>
                <w:rFonts w:hint="eastAsia" w:ascii="Times New Roman" w:hAnsi="Times New Roman"/>
                <w:bCs/>
                <w:szCs w:val="28"/>
                <w:lang w:val="en-US" w:eastAsia="zh-CN"/>
              </w:rPr>
              <w:delText>2.3.2 DI模块</w:delText>
            </w:r>
          </w:del>
          <w:del w:id="194" w:author="LKY" w:date="2026-09-15T17:29:38Z">
            <w:r>
              <w:rPr/>
              <w:tab/>
            </w:r>
          </w:del>
          <w:del w:id="195" w:author="LKY" w:date="2026-09-15T17:29:38Z">
            <w:r>
              <w:rPr/>
              <w:fldChar w:fldCharType="begin"/>
            </w:r>
          </w:del>
          <w:del w:id="196" w:author="LKY" w:date="2026-09-15T17:29:38Z">
            <w:r>
              <w:rPr/>
              <w:delInstrText xml:space="preserve"> PAGEREF _Toc21449 \h </w:delInstrText>
            </w:r>
          </w:del>
          <w:del w:id="197" w:author="LKY" w:date="2026-09-15T17:29:38Z">
            <w:r>
              <w:rPr/>
              <w:fldChar w:fldCharType="separate"/>
            </w:r>
          </w:del>
          <w:del w:id="198" w:author="LKY" w:date="2026-09-15T17:29:38Z">
            <w:r>
              <w:rPr/>
              <w:delText>11</w:delText>
            </w:r>
          </w:del>
          <w:del w:id="199" w:author="LKY" w:date="2026-09-15T17:29:38Z">
            <w:r>
              <w:rPr/>
              <w:fldChar w:fldCharType="end"/>
            </w:r>
          </w:del>
          <w:del w:id="200" w:author="LKY" w:date="2026-09-15T17:29:38Z">
            <w:r>
              <w:rPr/>
              <w:fldChar w:fldCharType="end"/>
            </w:r>
          </w:del>
        </w:p>
        <w:p w14:paraId="536F3EBA">
          <w:pPr>
            <w:pStyle w:val="7"/>
            <w:tabs>
              <w:tab w:val="right" w:leader="dot" w:pos="8306"/>
            </w:tabs>
            <w:rPr>
              <w:del w:id="201" w:author="LKY" w:date="2026-09-15T17:29:38Z"/>
            </w:rPr>
          </w:pPr>
          <w:del w:id="202" w:author="LKY" w:date="2026-09-15T17:29:38Z">
            <w:r>
              <w:rPr/>
              <w:fldChar w:fldCharType="begin"/>
            </w:r>
          </w:del>
          <w:del w:id="203" w:author="LKY" w:date="2026-09-15T17:29:38Z">
            <w:r>
              <w:rPr/>
              <w:delInstrText xml:space="preserve"> HYPERLINK \l _Toc18532 </w:delInstrText>
            </w:r>
          </w:del>
          <w:del w:id="204" w:author="LKY" w:date="2026-09-15T17:29:38Z">
            <w:r>
              <w:rPr/>
              <w:fldChar w:fldCharType="separate"/>
            </w:r>
          </w:del>
          <w:del w:id="205" w:author="LKY" w:date="2026-09-15T17:29:38Z">
            <w:r>
              <w:rPr>
                <w:rFonts w:hint="eastAsia" w:ascii="Times New Roman" w:hAnsi="Times New Roman"/>
                <w:bCs/>
                <w:szCs w:val="28"/>
                <w:lang w:val="en-US" w:eastAsia="zh-CN"/>
              </w:rPr>
              <w:delText>2.3.3 DO模块</w:delText>
            </w:r>
          </w:del>
          <w:del w:id="206" w:author="LKY" w:date="2026-09-15T17:29:38Z">
            <w:r>
              <w:rPr/>
              <w:tab/>
            </w:r>
          </w:del>
          <w:del w:id="207" w:author="LKY" w:date="2026-09-15T17:29:38Z">
            <w:r>
              <w:rPr/>
              <w:fldChar w:fldCharType="begin"/>
            </w:r>
          </w:del>
          <w:del w:id="208" w:author="LKY" w:date="2026-09-15T17:29:38Z">
            <w:r>
              <w:rPr/>
              <w:delInstrText xml:space="preserve"> PAGEREF _Toc18532 \h </w:delInstrText>
            </w:r>
          </w:del>
          <w:del w:id="209" w:author="LKY" w:date="2026-09-15T17:29:38Z">
            <w:r>
              <w:rPr/>
              <w:fldChar w:fldCharType="separate"/>
            </w:r>
          </w:del>
          <w:del w:id="210" w:author="LKY" w:date="2026-09-15T17:29:38Z">
            <w:r>
              <w:rPr/>
              <w:delText>12</w:delText>
            </w:r>
          </w:del>
          <w:del w:id="211" w:author="LKY" w:date="2026-09-15T17:29:38Z">
            <w:r>
              <w:rPr/>
              <w:fldChar w:fldCharType="end"/>
            </w:r>
          </w:del>
          <w:del w:id="212" w:author="LKY" w:date="2026-09-15T17:29:38Z">
            <w:r>
              <w:rPr/>
              <w:fldChar w:fldCharType="end"/>
            </w:r>
          </w:del>
        </w:p>
        <w:p w14:paraId="517F4CFC">
          <w:pPr>
            <w:pStyle w:val="7"/>
            <w:tabs>
              <w:tab w:val="right" w:leader="dot" w:pos="8306"/>
            </w:tabs>
            <w:rPr>
              <w:del w:id="213" w:author="LKY" w:date="2026-09-15T17:29:38Z"/>
            </w:rPr>
          </w:pPr>
          <w:del w:id="214" w:author="LKY" w:date="2026-09-15T17:29:38Z">
            <w:r>
              <w:rPr/>
              <w:fldChar w:fldCharType="begin"/>
            </w:r>
          </w:del>
          <w:del w:id="215" w:author="LKY" w:date="2026-09-15T17:29:38Z">
            <w:r>
              <w:rPr/>
              <w:delInstrText xml:space="preserve"> HYPERLINK \l _Toc17229 </w:delInstrText>
            </w:r>
          </w:del>
          <w:del w:id="216" w:author="LKY" w:date="2026-09-15T17:29:38Z">
            <w:r>
              <w:rPr/>
              <w:fldChar w:fldCharType="separate"/>
            </w:r>
          </w:del>
          <w:del w:id="217" w:author="LKY" w:date="2026-09-15T17:29:38Z">
            <w:r>
              <w:rPr>
                <w:rFonts w:hint="eastAsia" w:ascii="Times New Roman" w:hAnsi="Times New Roman" w:cstheme="minorBidi"/>
                <w:bCs/>
                <w:kern w:val="2"/>
                <w:szCs w:val="28"/>
                <w:lang w:val="en-US" w:eastAsia="zh-CN" w:bidi="ar-SA"/>
              </w:rPr>
              <w:delText>2.3.4 AO模块</w:delText>
            </w:r>
          </w:del>
          <w:del w:id="218" w:author="LKY" w:date="2026-09-15T17:29:38Z">
            <w:r>
              <w:rPr/>
              <w:tab/>
            </w:r>
          </w:del>
          <w:del w:id="219" w:author="LKY" w:date="2026-09-15T17:29:38Z">
            <w:r>
              <w:rPr/>
              <w:fldChar w:fldCharType="begin"/>
            </w:r>
          </w:del>
          <w:del w:id="220" w:author="LKY" w:date="2026-09-15T17:29:38Z">
            <w:r>
              <w:rPr/>
              <w:delInstrText xml:space="preserve"> PAGEREF _Toc17229 \h </w:delInstrText>
            </w:r>
          </w:del>
          <w:del w:id="221" w:author="LKY" w:date="2026-09-15T17:29:38Z">
            <w:r>
              <w:rPr/>
              <w:fldChar w:fldCharType="separate"/>
            </w:r>
          </w:del>
          <w:del w:id="222" w:author="LKY" w:date="2026-09-15T17:29:38Z">
            <w:r>
              <w:rPr/>
              <w:delText>13</w:delText>
            </w:r>
          </w:del>
          <w:del w:id="223" w:author="LKY" w:date="2026-09-15T17:29:38Z">
            <w:r>
              <w:rPr/>
              <w:fldChar w:fldCharType="end"/>
            </w:r>
          </w:del>
          <w:del w:id="224" w:author="LKY" w:date="2026-09-15T17:29:38Z">
            <w:r>
              <w:rPr/>
              <w:fldChar w:fldCharType="end"/>
            </w:r>
          </w:del>
        </w:p>
        <w:p w14:paraId="28A674B3">
          <w:pPr>
            <w:pStyle w:val="7"/>
            <w:tabs>
              <w:tab w:val="right" w:leader="dot" w:pos="8306"/>
            </w:tabs>
            <w:rPr>
              <w:del w:id="225" w:author="LKY" w:date="2026-09-15T17:29:38Z"/>
            </w:rPr>
          </w:pPr>
          <w:del w:id="226" w:author="LKY" w:date="2026-09-15T17:29:38Z">
            <w:r>
              <w:rPr/>
              <w:fldChar w:fldCharType="begin"/>
            </w:r>
          </w:del>
          <w:del w:id="227" w:author="LKY" w:date="2026-09-15T17:29:38Z">
            <w:r>
              <w:rPr/>
              <w:delInstrText xml:space="preserve"> HYPERLINK \l _Toc20433 </w:delInstrText>
            </w:r>
          </w:del>
          <w:del w:id="228" w:author="LKY" w:date="2026-09-15T17:29:38Z">
            <w:r>
              <w:rPr/>
              <w:fldChar w:fldCharType="separate"/>
            </w:r>
          </w:del>
          <w:del w:id="229" w:author="LKY" w:date="2026-09-15T17:29:38Z">
            <w:r>
              <w:rPr>
                <w:rFonts w:hint="eastAsia" w:ascii="Times New Roman" w:hAnsi="Times New Roman" w:cstheme="minorBidi"/>
                <w:bCs/>
                <w:kern w:val="2"/>
                <w:szCs w:val="28"/>
                <w:lang w:val="en-US" w:eastAsia="zh-CN" w:bidi="ar-SA"/>
              </w:rPr>
              <w:delText>2.3.5 AI模块</w:delText>
            </w:r>
          </w:del>
          <w:del w:id="230" w:author="LKY" w:date="2026-09-15T17:29:38Z">
            <w:r>
              <w:rPr/>
              <w:tab/>
            </w:r>
          </w:del>
          <w:del w:id="231" w:author="LKY" w:date="2026-09-15T17:29:38Z">
            <w:r>
              <w:rPr/>
              <w:fldChar w:fldCharType="begin"/>
            </w:r>
          </w:del>
          <w:del w:id="232" w:author="LKY" w:date="2026-09-15T17:29:38Z">
            <w:r>
              <w:rPr/>
              <w:delInstrText xml:space="preserve"> PAGEREF _Toc20433 \h </w:delInstrText>
            </w:r>
          </w:del>
          <w:del w:id="233" w:author="LKY" w:date="2026-09-15T17:29:38Z">
            <w:r>
              <w:rPr/>
              <w:fldChar w:fldCharType="separate"/>
            </w:r>
          </w:del>
          <w:del w:id="234" w:author="LKY" w:date="2026-09-15T17:29:38Z">
            <w:r>
              <w:rPr/>
              <w:delText>13</w:delText>
            </w:r>
          </w:del>
          <w:del w:id="235" w:author="LKY" w:date="2026-09-15T17:29:38Z">
            <w:r>
              <w:rPr/>
              <w:fldChar w:fldCharType="end"/>
            </w:r>
          </w:del>
          <w:del w:id="236" w:author="LKY" w:date="2026-09-15T17:29:38Z">
            <w:r>
              <w:rPr/>
              <w:fldChar w:fldCharType="end"/>
            </w:r>
          </w:del>
        </w:p>
        <w:p w14:paraId="52394183">
          <w:pPr>
            <w:pStyle w:val="7"/>
            <w:tabs>
              <w:tab w:val="right" w:leader="dot" w:pos="8306"/>
            </w:tabs>
            <w:rPr>
              <w:del w:id="237" w:author="LKY" w:date="2026-09-15T17:29:38Z"/>
            </w:rPr>
          </w:pPr>
          <w:del w:id="238" w:author="LKY" w:date="2026-09-15T17:29:38Z">
            <w:r>
              <w:rPr/>
              <w:fldChar w:fldCharType="begin"/>
            </w:r>
          </w:del>
          <w:del w:id="239" w:author="LKY" w:date="2026-09-15T17:29:38Z">
            <w:r>
              <w:rPr/>
              <w:delInstrText xml:space="preserve"> HYPERLINK \l _Toc23610 </w:delInstrText>
            </w:r>
          </w:del>
          <w:del w:id="240" w:author="LKY" w:date="2026-09-15T17:29:38Z">
            <w:r>
              <w:rPr/>
              <w:fldChar w:fldCharType="separate"/>
            </w:r>
          </w:del>
          <w:del w:id="241" w:author="LKY" w:date="2026-09-15T17:29:38Z">
            <w:r>
              <w:rPr>
                <w:rFonts w:hint="eastAsia" w:ascii="Times New Roman" w:hAnsi="Times New Roman"/>
                <w:bCs/>
                <w:szCs w:val="28"/>
                <w:lang w:val="en-US" w:eastAsia="zh-CN"/>
              </w:rPr>
              <w:delText xml:space="preserve">2.3.6 </w:delText>
            </w:r>
          </w:del>
          <w:del w:id="242" w:author="LKY" w:date="2026-09-15T17:29:38Z">
            <w:r>
              <w:rPr>
                <w:rFonts w:hint="default" w:ascii="Times New Roman" w:hAnsi="Times New Roman"/>
                <w:bCs/>
                <w:szCs w:val="28"/>
                <w:lang w:val="en-US" w:eastAsia="zh-CN"/>
              </w:rPr>
              <w:delText>RTD</w:delText>
            </w:r>
          </w:del>
          <w:del w:id="243" w:author="LKY" w:date="2026-09-15T17:29:38Z">
            <w:r>
              <w:rPr>
                <w:rFonts w:hint="eastAsia" w:ascii="Times New Roman" w:hAnsi="Times New Roman"/>
                <w:bCs/>
                <w:szCs w:val="28"/>
                <w:lang w:val="en-US" w:eastAsia="zh-CN"/>
              </w:rPr>
              <w:delText>模块</w:delText>
            </w:r>
          </w:del>
          <w:del w:id="244" w:author="LKY" w:date="2026-09-15T17:29:38Z">
            <w:r>
              <w:rPr/>
              <w:tab/>
            </w:r>
          </w:del>
          <w:del w:id="245" w:author="LKY" w:date="2026-09-15T17:29:38Z">
            <w:r>
              <w:rPr/>
              <w:fldChar w:fldCharType="begin"/>
            </w:r>
          </w:del>
          <w:del w:id="246" w:author="LKY" w:date="2026-09-15T17:29:38Z">
            <w:r>
              <w:rPr/>
              <w:delInstrText xml:space="preserve"> PAGEREF _Toc23610 \h </w:delInstrText>
            </w:r>
          </w:del>
          <w:del w:id="247" w:author="LKY" w:date="2026-09-15T17:29:38Z">
            <w:r>
              <w:rPr/>
              <w:fldChar w:fldCharType="separate"/>
            </w:r>
          </w:del>
          <w:del w:id="248" w:author="LKY" w:date="2026-09-15T17:29:38Z">
            <w:r>
              <w:rPr/>
              <w:delText>13</w:delText>
            </w:r>
          </w:del>
          <w:del w:id="249" w:author="LKY" w:date="2026-09-15T17:29:38Z">
            <w:r>
              <w:rPr/>
              <w:fldChar w:fldCharType="end"/>
            </w:r>
          </w:del>
          <w:del w:id="250" w:author="LKY" w:date="2026-09-15T17:29:38Z">
            <w:r>
              <w:rPr/>
              <w:fldChar w:fldCharType="end"/>
            </w:r>
          </w:del>
        </w:p>
        <w:p w14:paraId="01020D5F">
          <w:pPr>
            <w:pStyle w:val="7"/>
            <w:tabs>
              <w:tab w:val="right" w:leader="dot" w:pos="8306"/>
            </w:tabs>
            <w:rPr>
              <w:del w:id="251" w:author="LKY" w:date="2026-09-15T17:29:38Z"/>
            </w:rPr>
          </w:pPr>
          <w:del w:id="252" w:author="LKY" w:date="2026-09-15T17:29:38Z">
            <w:r>
              <w:rPr/>
              <w:fldChar w:fldCharType="begin"/>
            </w:r>
          </w:del>
          <w:del w:id="253" w:author="LKY" w:date="2026-09-15T17:29:38Z">
            <w:r>
              <w:rPr/>
              <w:delInstrText xml:space="preserve"> HYPERLINK \l _Toc25618 </w:delInstrText>
            </w:r>
          </w:del>
          <w:del w:id="254" w:author="LKY" w:date="2026-09-15T17:29:38Z">
            <w:r>
              <w:rPr/>
              <w:fldChar w:fldCharType="separate"/>
            </w:r>
          </w:del>
          <w:del w:id="255" w:author="LKY" w:date="2026-09-15T17:29:38Z">
            <w:r>
              <w:rPr>
                <w:rFonts w:hint="default" w:ascii="Times New Roman" w:hAnsi="Times New Roman"/>
                <w:bCs/>
                <w:szCs w:val="28"/>
                <w:lang w:val="en-US" w:eastAsia="zh-CN"/>
              </w:rPr>
              <w:delText>2.</w:delText>
            </w:r>
          </w:del>
          <w:del w:id="256" w:author="LKY" w:date="2026-09-15T17:29:38Z">
            <w:r>
              <w:rPr>
                <w:rFonts w:hint="eastAsia" w:ascii="Times New Roman" w:hAnsi="Times New Roman"/>
                <w:bCs/>
                <w:szCs w:val="28"/>
                <w:lang w:val="en-US" w:eastAsia="zh-CN"/>
              </w:rPr>
              <w:delText>3</w:delText>
            </w:r>
          </w:del>
          <w:del w:id="257" w:author="LKY" w:date="2026-09-15T17:29:38Z">
            <w:r>
              <w:rPr>
                <w:rFonts w:hint="default" w:ascii="Times New Roman" w:hAnsi="Times New Roman"/>
                <w:bCs/>
                <w:szCs w:val="28"/>
                <w:lang w:val="en-US" w:eastAsia="zh-CN"/>
              </w:rPr>
              <w:delText>.7</w:delText>
            </w:r>
          </w:del>
          <w:del w:id="258" w:author="LKY" w:date="2026-09-15T17:29:38Z">
            <w:r>
              <w:rPr>
                <w:rFonts w:hint="eastAsia" w:ascii="Times New Roman" w:hAnsi="Times New Roman"/>
                <w:bCs/>
                <w:szCs w:val="28"/>
                <w:lang w:val="en-US" w:eastAsia="zh-CN"/>
              </w:rPr>
              <w:delText xml:space="preserve"> TC模块</w:delText>
            </w:r>
          </w:del>
          <w:del w:id="259" w:author="LKY" w:date="2026-09-15T17:29:38Z">
            <w:r>
              <w:rPr/>
              <w:tab/>
            </w:r>
          </w:del>
          <w:del w:id="260" w:author="LKY" w:date="2026-09-15T17:29:38Z">
            <w:r>
              <w:rPr/>
              <w:fldChar w:fldCharType="begin"/>
            </w:r>
          </w:del>
          <w:del w:id="261" w:author="LKY" w:date="2026-09-15T17:29:38Z">
            <w:r>
              <w:rPr/>
              <w:delInstrText xml:space="preserve"> PAGEREF _Toc25618 \h </w:delInstrText>
            </w:r>
          </w:del>
          <w:del w:id="262" w:author="LKY" w:date="2026-09-15T17:29:38Z">
            <w:r>
              <w:rPr/>
              <w:fldChar w:fldCharType="separate"/>
            </w:r>
          </w:del>
          <w:del w:id="263" w:author="LKY" w:date="2026-09-15T17:29:38Z">
            <w:r>
              <w:rPr/>
              <w:delText>14</w:delText>
            </w:r>
          </w:del>
          <w:del w:id="264" w:author="LKY" w:date="2026-09-15T17:29:38Z">
            <w:r>
              <w:rPr/>
              <w:fldChar w:fldCharType="end"/>
            </w:r>
          </w:del>
          <w:del w:id="265" w:author="LKY" w:date="2026-09-15T17:29:38Z">
            <w:r>
              <w:rPr/>
              <w:fldChar w:fldCharType="end"/>
            </w:r>
          </w:del>
        </w:p>
        <w:p w14:paraId="1A4F083A">
          <w:pPr>
            <w:pStyle w:val="7"/>
            <w:tabs>
              <w:tab w:val="right" w:leader="dot" w:pos="8306"/>
            </w:tabs>
            <w:rPr>
              <w:del w:id="266" w:author="LKY" w:date="2026-09-15T17:29:38Z"/>
            </w:rPr>
          </w:pPr>
          <w:del w:id="267" w:author="LKY" w:date="2026-09-15T17:29:38Z">
            <w:r>
              <w:rPr/>
              <w:fldChar w:fldCharType="begin"/>
            </w:r>
          </w:del>
          <w:del w:id="268" w:author="LKY" w:date="2026-09-15T17:29:38Z">
            <w:r>
              <w:rPr/>
              <w:delInstrText xml:space="preserve"> HYPERLINK \l _Toc15485 </w:delInstrText>
            </w:r>
          </w:del>
          <w:del w:id="269" w:author="LKY" w:date="2026-09-15T17:29:38Z">
            <w:r>
              <w:rPr/>
              <w:fldChar w:fldCharType="separate"/>
            </w:r>
          </w:del>
          <w:del w:id="270" w:author="LKY" w:date="2026-09-15T17:29:38Z">
            <w:r>
              <w:rPr>
                <w:rFonts w:hint="eastAsia" w:ascii="Times New Roman" w:hAnsi="Times New Roman"/>
                <w:bCs/>
                <w:szCs w:val="28"/>
                <w:lang w:val="en-US" w:eastAsia="zh-CN"/>
              </w:rPr>
              <w:delText>2.3.8 RS485使用</w:delText>
            </w:r>
          </w:del>
          <w:del w:id="271" w:author="LKY" w:date="2026-09-15T17:29:38Z">
            <w:r>
              <w:rPr/>
              <w:tab/>
            </w:r>
          </w:del>
          <w:del w:id="272" w:author="LKY" w:date="2026-09-15T17:29:38Z">
            <w:r>
              <w:rPr/>
              <w:fldChar w:fldCharType="begin"/>
            </w:r>
          </w:del>
          <w:del w:id="273" w:author="LKY" w:date="2026-09-15T17:29:38Z">
            <w:r>
              <w:rPr/>
              <w:delInstrText xml:space="preserve"> PAGEREF _Toc15485 \h </w:delInstrText>
            </w:r>
          </w:del>
          <w:del w:id="274" w:author="LKY" w:date="2026-09-15T17:29:38Z">
            <w:r>
              <w:rPr/>
              <w:fldChar w:fldCharType="separate"/>
            </w:r>
          </w:del>
          <w:del w:id="275" w:author="LKY" w:date="2026-09-15T17:29:38Z">
            <w:r>
              <w:rPr/>
              <w:delText>14</w:delText>
            </w:r>
          </w:del>
          <w:del w:id="276" w:author="LKY" w:date="2026-09-15T17:29:38Z">
            <w:r>
              <w:rPr/>
              <w:fldChar w:fldCharType="end"/>
            </w:r>
          </w:del>
          <w:del w:id="277" w:author="LKY" w:date="2026-09-15T17:29:38Z">
            <w:r>
              <w:rPr/>
              <w:fldChar w:fldCharType="end"/>
            </w:r>
          </w:del>
        </w:p>
        <w:p w14:paraId="1F01AB74">
          <w:pPr>
            <w:pStyle w:val="7"/>
            <w:tabs>
              <w:tab w:val="right" w:leader="dot" w:pos="8306"/>
            </w:tabs>
            <w:rPr>
              <w:del w:id="278" w:author="LKY" w:date="2026-09-15T17:29:38Z"/>
            </w:rPr>
          </w:pPr>
          <w:del w:id="279" w:author="LKY" w:date="2026-09-15T17:29:38Z">
            <w:r>
              <w:rPr/>
              <w:fldChar w:fldCharType="begin"/>
            </w:r>
          </w:del>
          <w:del w:id="280" w:author="LKY" w:date="2026-09-15T17:29:38Z">
            <w:r>
              <w:rPr/>
              <w:delInstrText xml:space="preserve"> HYPERLINK \l _Toc15825 </w:delInstrText>
            </w:r>
          </w:del>
          <w:del w:id="281" w:author="LKY" w:date="2026-09-15T17:29:38Z">
            <w:r>
              <w:rPr/>
              <w:fldChar w:fldCharType="separate"/>
            </w:r>
          </w:del>
          <w:del w:id="282" w:author="LKY" w:date="2026-09-15T17:29:38Z">
            <w:r>
              <w:rPr>
                <w:rFonts w:hint="eastAsia" w:ascii="Times New Roman" w:hAnsi="Times New Roman" w:cstheme="minorBidi"/>
                <w:bCs/>
                <w:kern w:val="2"/>
                <w:szCs w:val="28"/>
                <w:lang w:val="en-US" w:eastAsia="zh-CN" w:bidi="ar-SA"/>
              </w:rPr>
              <w:delText>2.3.9 N板端口使用</w:delText>
            </w:r>
          </w:del>
          <w:del w:id="283" w:author="LKY" w:date="2026-09-15T17:29:38Z">
            <w:r>
              <w:rPr/>
              <w:tab/>
            </w:r>
          </w:del>
          <w:del w:id="284" w:author="LKY" w:date="2026-09-15T17:29:38Z">
            <w:r>
              <w:rPr/>
              <w:fldChar w:fldCharType="begin"/>
            </w:r>
          </w:del>
          <w:del w:id="285" w:author="LKY" w:date="2026-09-15T17:29:38Z">
            <w:r>
              <w:rPr/>
              <w:delInstrText xml:space="preserve"> PAGEREF _Toc15825 \h </w:delInstrText>
            </w:r>
          </w:del>
          <w:del w:id="286" w:author="LKY" w:date="2026-09-15T17:29:38Z">
            <w:r>
              <w:rPr/>
              <w:fldChar w:fldCharType="separate"/>
            </w:r>
          </w:del>
          <w:del w:id="287" w:author="LKY" w:date="2026-09-15T17:29:38Z">
            <w:r>
              <w:rPr/>
              <w:delText>15</w:delText>
            </w:r>
          </w:del>
          <w:del w:id="288" w:author="LKY" w:date="2026-09-15T17:29:38Z">
            <w:r>
              <w:rPr/>
              <w:fldChar w:fldCharType="end"/>
            </w:r>
          </w:del>
          <w:del w:id="289" w:author="LKY" w:date="2026-09-15T17:29:38Z">
            <w:r>
              <w:rPr/>
              <w:fldChar w:fldCharType="end"/>
            </w:r>
          </w:del>
        </w:p>
        <w:p w14:paraId="67B82511">
          <w:pPr>
            <w:pStyle w:val="11"/>
            <w:tabs>
              <w:tab w:val="right" w:leader="dot" w:pos="8306"/>
            </w:tabs>
            <w:rPr>
              <w:del w:id="290" w:author="LKY" w:date="2026-09-15T17:29:38Z"/>
            </w:rPr>
          </w:pPr>
          <w:del w:id="291" w:author="LKY" w:date="2026-09-15T17:29:38Z">
            <w:r>
              <w:rPr/>
              <w:fldChar w:fldCharType="begin"/>
            </w:r>
          </w:del>
          <w:del w:id="292" w:author="LKY" w:date="2026-09-15T17:29:38Z">
            <w:r>
              <w:rPr/>
              <w:delInstrText xml:space="preserve"> HYPERLINK \l _Toc19145 </w:delInstrText>
            </w:r>
          </w:del>
          <w:del w:id="293" w:author="LKY" w:date="2026-09-15T17:29:38Z">
            <w:r>
              <w:rPr/>
              <w:fldChar w:fldCharType="separate"/>
            </w:r>
          </w:del>
          <w:del w:id="294" w:author="LKY" w:date="2026-09-15T17:29:38Z">
            <w:r>
              <w:rPr>
                <w:rFonts w:hint="eastAsia" w:ascii="Times New Roman" w:hAnsi="Times New Roman" w:eastAsia="宋体" w:cs="宋体"/>
                <w:bCs/>
                <w:szCs w:val="32"/>
                <w:lang w:val="en-US" w:eastAsia="zh-CN"/>
              </w:rPr>
              <w:delText>2.4 LED</w:delText>
            </w:r>
          </w:del>
          <w:del w:id="295" w:author="LKY" w:date="2026-09-15T17:29:38Z">
            <w:r>
              <w:rPr/>
              <w:tab/>
            </w:r>
          </w:del>
          <w:del w:id="296" w:author="LKY" w:date="2026-09-15T17:29:38Z">
            <w:r>
              <w:rPr/>
              <w:fldChar w:fldCharType="begin"/>
            </w:r>
          </w:del>
          <w:del w:id="297" w:author="LKY" w:date="2026-09-15T17:29:38Z">
            <w:r>
              <w:rPr/>
              <w:delInstrText xml:space="preserve"> PAGEREF _Toc19145 \h </w:delInstrText>
            </w:r>
          </w:del>
          <w:del w:id="298" w:author="LKY" w:date="2026-09-15T17:29:38Z">
            <w:r>
              <w:rPr/>
              <w:fldChar w:fldCharType="separate"/>
            </w:r>
          </w:del>
          <w:del w:id="299" w:author="LKY" w:date="2026-09-15T17:29:38Z">
            <w:r>
              <w:rPr/>
              <w:delText>18</w:delText>
            </w:r>
          </w:del>
          <w:del w:id="300" w:author="LKY" w:date="2026-09-15T17:29:38Z">
            <w:r>
              <w:rPr/>
              <w:fldChar w:fldCharType="end"/>
            </w:r>
          </w:del>
          <w:del w:id="301" w:author="LKY" w:date="2026-09-15T17:29:38Z">
            <w:r>
              <w:rPr/>
              <w:fldChar w:fldCharType="end"/>
            </w:r>
          </w:del>
        </w:p>
        <w:p w14:paraId="402E82A3">
          <w:pPr>
            <w:pStyle w:val="11"/>
            <w:tabs>
              <w:tab w:val="right" w:leader="dot" w:pos="8306"/>
            </w:tabs>
            <w:rPr>
              <w:del w:id="302" w:author="LKY" w:date="2026-09-15T17:29:38Z"/>
            </w:rPr>
          </w:pPr>
          <w:del w:id="303" w:author="LKY" w:date="2026-09-15T17:29:38Z">
            <w:r>
              <w:rPr/>
              <w:fldChar w:fldCharType="begin"/>
            </w:r>
          </w:del>
          <w:del w:id="304" w:author="LKY" w:date="2026-09-15T17:29:38Z">
            <w:r>
              <w:rPr/>
              <w:delInstrText xml:space="preserve"> HYPERLINK \l _Toc7930 </w:delInstrText>
            </w:r>
          </w:del>
          <w:del w:id="305" w:author="LKY" w:date="2026-09-15T17:29:38Z">
            <w:r>
              <w:rPr/>
              <w:fldChar w:fldCharType="separate"/>
            </w:r>
          </w:del>
          <w:del w:id="306" w:author="LKY" w:date="2026-09-15T17:29:38Z">
            <w:r>
              <w:rPr>
                <w:rFonts w:hint="eastAsia" w:ascii="Times New Roman" w:hAnsi="Times New Roman"/>
                <w:bCs/>
                <w:szCs w:val="32"/>
                <w:lang w:val="en-US" w:eastAsia="zh-CN"/>
              </w:rPr>
              <w:delText>2.6网络接口</w:delText>
            </w:r>
          </w:del>
          <w:del w:id="307" w:author="LKY" w:date="2026-09-15T17:29:38Z">
            <w:r>
              <w:rPr/>
              <w:tab/>
            </w:r>
          </w:del>
          <w:del w:id="308" w:author="LKY" w:date="2026-09-15T17:29:38Z">
            <w:r>
              <w:rPr/>
              <w:fldChar w:fldCharType="begin"/>
            </w:r>
          </w:del>
          <w:del w:id="309" w:author="LKY" w:date="2026-09-15T17:29:38Z">
            <w:r>
              <w:rPr/>
              <w:delInstrText xml:space="preserve"> PAGEREF _Toc7930 \h </w:delInstrText>
            </w:r>
          </w:del>
          <w:del w:id="310" w:author="LKY" w:date="2026-09-15T17:29:38Z">
            <w:r>
              <w:rPr/>
              <w:fldChar w:fldCharType="separate"/>
            </w:r>
          </w:del>
          <w:del w:id="311" w:author="LKY" w:date="2026-09-15T17:29:38Z">
            <w:r>
              <w:rPr/>
              <w:delText>19</w:delText>
            </w:r>
          </w:del>
          <w:del w:id="312" w:author="LKY" w:date="2026-09-15T17:29:38Z">
            <w:r>
              <w:rPr/>
              <w:fldChar w:fldCharType="end"/>
            </w:r>
          </w:del>
          <w:del w:id="313" w:author="LKY" w:date="2026-09-15T17:29:38Z">
            <w:r>
              <w:rPr/>
              <w:fldChar w:fldCharType="end"/>
            </w:r>
          </w:del>
        </w:p>
        <w:p w14:paraId="23306DA8">
          <w:pPr>
            <w:pStyle w:val="11"/>
            <w:tabs>
              <w:tab w:val="right" w:leader="dot" w:pos="8306"/>
            </w:tabs>
            <w:rPr>
              <w:del w:id="314" w:author="LKY" w:date="2026-09-15T17:29:38Z"/>
            </w:rPr>
          </w:pPr>
          <w:del w:id="315" w:author="LKY" w:date="2026-09-15T17:29:38Z">
            <w:r>
              <w:rPr/>
              <w:fldChar w:fldCharType="begin"/>
            </w:r>
          </w:del>
          <w:del w:id="316" w:author="LKY" w:date="2026-09-15T17:29:38Z">
            <w:r>
              <w:rPr/>
              <w:delInstrText xml:space="preserve"> HYPERLINK \l _Toc26446 </w:delInstrText>
            </w:r>
          </w:del>
          <w:del w:id="317" w:author="LKY" w:date="2026-09-15T17:29:38Z">
            <w:r>
              <w:rPr/>
              <w:fldChar w:fldCharType="separate"/>
            </w:r>
          </w:del>
          <w:del w:id="318" w:author="LKY" w:date="2026-09-15T17:29:38Z">
            <w:r>
              <w:rPr>
                <w:rFonts w:hint="eastAsia" w:ascii="Times New Roman" w:hAnsi="Times New Roman" w:cs="宋体"/>
                <w:szCs w:val="32"/>
                <w:lang w:val="en-US" w:eastAsia="zh-CN" w:bidi="en-US"/>
              </w:rPr>
              <w:delText>2.7 USB接口</w:delText>
            </w:r>
          </w:del>
          <w:del w:id="319" w:author="LKY" w:date="2026-09-15T17:29:38Z">
            <w:r>
              <w:rPr/>
              <w:tab/>
            </w:r>
          </w:del>
          <w:del w:id="320" w:author="LKY" w:date="2026-09-15T17:29:38Z">
            <w:r>
              <w:rPr/>
              <w:fldChar w:fldCharType="begin"/>
            </w:r>
          </w:del>
          <w:del w:id="321" w:author="LKY" w:date="2026-09-15T17:29:38Z">
            <w:r>
              <w:rPr/>
              <w:delInstrText xml:space="preserve"> PAGEREF _Toc26446 \h </w:delInstrText>
            </w:r>
          </w:del>
          <w:del w:id="322" w:author="LKY" w:date="2026-09-15T17:29:38Z">
            <w:r>
              <w:rPr/>
              <w:fldChar w:fldCharType="separate"/>
            </w:r>
          </w:del>
          <w:del w:id="323" w:author="LKY" w:date="2026-09-15T17:29:38Z">
            <w:r>
              <w:rPr/>
              <w:delText>21</w:delText>
            </w:r>
          </w:del>
          <w:del w:id="324" w:author="LKY" w:date="2026-09-15T17:29:38Z">
            <w:r>
              <w:rPr/>
              <w:fldChar w:fldCharType="end"/>
            </w:r>
          </w:del>
          <w:del w:id="325" w:author="LKY" w:date="2026-09-15T17:29:38Z">
            <w:r>
              <w:rPr/>
              <w:fldChar w:fldCharType="end"/>
            </w:r>
          </w:del>
        </w:p>
        <w:p w14:paraId="5A1691DA">
          <w:pPr>
            <w:pStyle w:val="11"/>
            <w:tabs>
              <w:tab w:val="right" w:leader="dot" w:pos="8306"/>
            </w:tabs>
            <w:rPr>
              <w:del w:id="326" w:author="LKY" w:date="2026-09-15T17:29:38Z"/>
            </w:rPr>
          </w:pPr>
          <w:del w:id="327" w:author="LKY" w:date="2026-09-15T17:29:38Z">
            <w:r>
              <w:rPr/>
              <w:fldChar w:fldCharType="begin"/>
            </w:r>
          </w:del>
          <w:del w:id="328" w:author="LKY" w:date="2026-09-15T17:29:38Z">
            <w:r>
              <w:rPr/>
              <w:delInstrText xml:space="preserve"> HYPERLINK \l _Toc23816 </w:delInstrText>
            </w:r>
          </w:del>
          <w:del w:id="329" w:author="LKY" w:date="2026-09-15T17:29:38Z">
            <w:r>
              <w:rPr/>
              <w:fldChar w:fldCharType="separate"/>
            </w:r>
          </w:del>
          <w:del w:id="330" w:author="LKY" w:date="2026-09-15T17:29:38Z">
            <w:r>
              <w:rPr>
                <w:rFonts w:hint="eastAsia" w:ascii="Times New Roman" w:hAnsi="Times New Roman" w:cs="宋体"/>
                <w:szCs w:val="32"/>
                <w:lang w:val="en-US" w:eastAsia="zh-CN" w:bidi="en-US"/>
              </w:rPr>
              <w:delText>2.8 HDMI接口</w:delText>
            </w:r>
          </w:del>
          <w:del w:id="331" w:author="LKY" w:date="2026-09-15T17:29:38Z">
            <w:r>
              <w:rPr/>
              <w:tab/>
            </w:r>
          </w:del>
          <w:del w:id="332" w:author="LKY" w:date="2026-09-15T17:29:38Z">
            <w:r>
              <w:rPr/>
              <w:fldChar w:fldCharType="begin"/>
            </w:r>
          </w:del>
          <w:del w:id="333" w:author="LKY" w:date="2026-09-15T17:29:38Z">
            <w:r>
              <w:rPr/>
              <w:delInstrText xml:space="preserve"> PAGEREF _Toc23816 \h </w:delInstrText>
            </w:r>
          </w:del>
          <w:del w:id="334" w:author="LKY" w:date="2026-09-15T17:29:38Z">
            <w:r>
              <w:rPr/>
              <w:fldChar w:fldCharType="separate"/>
            </w:r>
          </w:del>
          <w:del w:id="335" w:author="LKY" w:date="2026-09-15T17:29:38Z">
            <w:r>
              <w:rPr/>
              <w:delText>23</w:delText>
            </w:r>
          </w:del>
          <w:del w:id="336" w:author="LKY" w:date="2026-09-15T17:29:38Z">
            <w:r>
              <w:rPr/>
              <w:fldChar w:fldCharType="end"/>
            </w:r>
          </w:del>
          <w:del w:id="337" w:author="LKY" w:date="2026-09-15T17:29:38Z">
            <w:r>
              <w:rPr/>
              <w:fldChar w:fldCharType="end"/>
            </w:r>
          </w:del>
        </w:p>
        <w:p w14:paraId="428F747E">
          <w:pPr>
            <w:pStyle w:val="11"/>
            <w:tabs>
              <w:tab w:val="right" w:leader="dot" w:pos="8306"/>
            </w:tabs>
            <w:rPr>
              <w:del w:id="338" w:author="LKY" w:date="2026-09-15T17:29:38Z"/>
            </w:rPr>
          </w:pPr>
          <w:del w:id="339" w:author="LKY" w:date="2026-09-15T17:29:38Z">
            <w:r>
              <w:rPr/>
              <w:fldChar w:fldCharType="begin"/>
            </w:r>
          </w:del>
          <w:del w:id="340" w:author="LKY" w:date="2026-09-15T17:29:38Z">
            <w:r>
              <w:rPr/>
              <w:delInstrText xml:space="preserve"> HYPERLINK \l _Toc30567 </w:delInstrText>
            </w:r>
          </w:del>
          <w:del w:id="341" w:author="LKY" w:date="2026-09-15T17:29:38Z">
            <w:r>
              <w:rPr/>
              <w:fldChar w:fldCharType="separate"/>
            </w:r>
          </w:del>
          <w:del w:id="342" w:author="LKY" w:date="2026-09-15T17:29:38Z">
            <w:r>
              <w:rPr>
                <w:rFonts w:hint="eastAsia" w:ascii="Times New Roman" w:hAnsi="Times New Roman" w:cs="宋体"/>
                <w:kern w:val="2"/>
                <w:szCs w:val="32"/>
                <w:lang w:val="en-US" w:eastAsia="zh-CN" w:bidi="en-US"/>
              </w:rPr>
              <w:delText>2.9调试串口</w:delText>
            </w:r>
          </w:del>
          <w:del w:id="343" w:author="LKY" w:date="2026-09-15T17:29:38Z">
            <w:r>
              <w:rPr/>
              <w:tab/>
            </w:r>
          </w:del>
          <w:del w:id="344" w:author="LKY" w:date="2026-09-15T17:29:38Z">
            <w:r>
              <w:rPr/>
              <w:fldChar w:fldCharType="begin"/>
            </w:r>
          </w:del>
          <w:del w:id="345" w:author="LKY" w:date="2026-09-15T17:29:38Z">
            <w:r>
              <w:rPr/>
              <w:delInstrText xml:space="preserve"> PAGEREF _Toc30567 \h </w:delInstrText>
            </w:r>
          </w:del>
          <w:del w:id="346" w:author="LKY" w:date="2026-09-15T17:29:38Z">
            <w:r>
              <w:rPr/>
              <w:fldChar w:fldCharType="separate"/>
            </w:r>
          </w:del>
          <w:del w:id="347" w:author="LKY" w:date="2026-09-15T17:29:38Z">
            <w:r>
              <w:rPr/>
              <w:delText>23</w:delText>
            </w:r>
          </w:del>
          <w:del w:id="348" w:author="LKY" w:date="2026-09-15T17:29:38Z">
            <w:r>
              <w:rPr/>
              <w:fldChar w:fldCharType="end"/>
            </w:r>
          </w:del>
          <w:del w:id="349" w:author="LKY" w:date="2026-09-15T17:29:38Z">
            <w:r>
              <w:rPr/>
              <w:fldChar w:fldCharType="end"/>
            </w:r>
          </w:del>
        </w:p>
        <w:p w14:paraId="2731353F">
          <w:pPr>
            <w:pStyle w:val="11"/>
            <w:tabs>
              <w:tab w:val="right" w:leader="dot" w:pos="8306"/>
            </w:tabs>
            <w:rPr>
              <w:del w:id="350" w:author="LKY" w:date="2026-09-15T17:29:38Z"/>
            </w:rPr>
          </w:pPr>
          <w:del w:id="351" w:author="LKY" w:date="2026-09-15T17:29:38Z">
            <w:r>
              <w:rPr/>
              <w:fldChar w:fldCharType="begin"/>
            </w:r>
          </w:del>
          <w:del w:id="352" w:author="LKY" w:date="2026-09-15T17:29:38Z">
            <w:r>
              <w:rPr/>
              <w:delInstrText xml:space="preserve"> HYPERLINK \l _Toc16018 </w:delInstrText>
            </w:r>
          </w:del>
          <w:del w:id="353" w:author="LKY" w:date="2026-09-15T17:29:38Z">
            <w:r>
              <w:rPr/>
              <w:fldChar w:fldCharType="separate"/>
            </w:r>
          </w:del>
          <w:del w:id="354" w:author="LKY" w:date="2026-09-15T17:29:38Z">
            <w:r>
              <w:rPr>
                <w:rFonts w:hint="eastAsia" w:ascii="Times New Roman" w:hAnsi="Times New Roman" w:cs="宋体"/>
                <w:kern w:val="2"/>
                <w:szCs w:val="32"/>
                <w:lang w:val="en-US" w:eastAsia="zh-CN" w:bidi="en-US"/>
              </w:rPr>
              <w:delText>2.10 SIM卡插槽</w:delText>
            </w:r>
          </w:del>
          <w:del w:id="355" w:author="LKY" w:date="2026-09-15T17:29:38Z">
            <w:r>
              <w:rPr/>
              <w:tab/>
            </w:r>
          </w:del>
          <w:del w:id="356" w:author="LKY" w:date="2026-09-15T17:29:38Z">
            <w:r>
              <w:rPr/>
              <w:fldChar w:fldCharType="begin"/>
            </w:r>
          </w:del>
          <w:del w:id="357" w:author="LKY" w:date="2026-09-15T17:29:38Z">
            <w:r>
              <w:rPr/>
              <w:delInstrText xml:space="preserve"> PAGEREF _Toc16018 \h </w:delInstrText>
            </w:r>
          </w:del>
          <w:del w:id="358" w:author="LKY" w:date="2026-09-15T17:29:38Z">
            <w:r>
              <w:rPr/>
              <w:fldChar w:fldCharType="separate"/>
            </w:r>
          </w:del>
          <w:del w:id="359" w:author="LKY" w:date="2026-09-15T17:29:38Z">
            <w:r>
              <w:rPr/>
              <w:delText>23</w:delText>
            </w:r>
          </w:del>
          <w:del w:id="360" w:author="LKY" w:date="2026-09-15T17:29:38Z">
            <w:r>
              <w:rPr/>
              <w:fldChar w:fldCharType="end"/>
            </w:r>
          </w:del>
          <w:del w:id="361" w:author="LKY" w:date="2026-09-15T17:29:38Z">
            <w:r>
              <w:rPr/>
              <w:fldChar w:fldCharType="end"/>
            </w:r>
          </w:del>
        </w:p>
        <w:p w14:paraId="5B9155F2">
          <w:pPr>
            <w:pStyle w:val="11"/>
            <w:tabs>
              <w:tab w:val="right" w:leader="dot" w:pos="8306"/>
            </w:tabs>
            <w:rPr>
              <w:del w:id="362" w:author="LKY" w:date="2026-09-15T17:29:38Z"/>
            </w:rPr>
          </w:pPr>
          <w:del w:id="363" w:author="LKY" w:date="2026-09-15T17:29:38Z">
            <w:r>
              <w:rPr/>
              <w:fldChar w:fldCharType="begin"/>
            </w:r>
          </w:del>
          <w:del w:id="364" w:author="LKY" w:date="2026-09-15T17:29:38Z">
            <w:r>
              <w:rPr/>
              <w:delInstrText xml:space="preserve"> HYPERLINK \l _Toc19307 </w:delInstrText>
            </w:r>
          </w:del>
          <w:del w:id="365" w:author="LKY" w:date="2026-09-15T17:29:38Z">
            <w:r>
              <w:rPr/>
              <w:fldChar w:fldCharType="separate"/>
            </w:r>
          </w:del>
          <w:del w:id="366" w:author="LKY" w:date="2026-09-15T17:29:38Z">
            <w:r>
              <w:rPr>
                <w:rFonts w:hint="eastAsia" w:ascii="Times New Roman" w:hAnsi="Times New Roman" w:cs="宋体"/>
                <w:kern w:val="2"/>
                <w:szCs w:val="32"/>
                <w:lang w:val="en-US" w:eastAsia="zh-CN" w:bidi="en-US"/>
              </w:rPr>
              <w:delText>2.11 SD卡插槽</w:delText>
            </w:r>
          </w:del>
          <w:del w:id="367" w:author="LKY" w:date="2026-09-15T17:29:38Z">
            <w:r>
              <w:rPr/>
              <w:tab/>
            </w:r>
          </w:del>
          <w:del w:id="368" w:author="LKY" w:date="2026-09-15T17:29:38Z">
            <w:r>
              <w:rPr/>
              <w:fldChar w:fldCharType="begin"/>
            </w:r>
          </w:del>
          <w:del w:id="369" w:author="LKY" w:date="2026-09-15T17:29:38Z">
            <w:r>
              <w:rPr/>
              <w:delInstrText xml:space="preserve"> PAGEREF _Toc19307 \h </w:delInstrText>
            </w:r>
          </w:del>
          <w:del w:id="370" w:author="LKY" w:date="2026-09-15T17:29:38Z">
            <w:r>
              <w:rPr/>
              <w:fldChar w:fldCharType="separate"/>
            </w:r>
          </w:del>
          <w:del w:id="371" w:author="LKY" w:date="2026-09-15T17:29:38Z">
            <w:r>
              <w:rPr/>
              <w:delText>24</w:delText>
            </w:r>
          </w:del>
          <w:del w:id="372" w:author="LKY" w:date="2026-09-15T17:29:38Z">
            <w:r>
              <w:rPr/>
              <w:fldChar w:fldCharType="end"/>
            </w:r>
          </w:del>
          <w:del w:id="373" w:author="LKY" w:date="2026-09-15T17:29:38Z">
            <w:r>
              <w:rPr/>
              <w:fldChar w:fldCharType="end"/>
            </w:r>
          </w:del>
        </w:p>
        <w:p w14:paraId="507F37E4">
          <w:pPr>
            <w:pStyle w:val="11"/>
            <w:tabs>
              <w:tab w:val="right" w:leader="dot" w:pos="8306"/>
            </w:tabs>
            <w:rPr>
              <w:del w:id="374" w:author="LKY" w:date="2026-09-15T17:29:38Z"/>
            </w:rPr>
          </w:pPr>
          <w:del w:id="375" w:author="LKY" w:date="2026-09-15T17:29:38Z">
            <w:r>
              <w:rPr/>
              <w:fldChar w:fldCharType="begin"/>
            </w:r>
          </w:del>
          <w:del w:id="376" w:author="LKY" w:date="2026-09-15T17:29:38Z">
            <w:r>
              <w:rPr/>
              <w:delInstrText xml:space="preserve"> HYPERLINK \l _Toc20035 </w:delInstrText>
            </w:r>
          </w:del>
          <w:del w:id="377" w:author="LKY" w:date="2026-09-15T17:29:38Z">
            <w:r>
              <w:rPr/>
              <w:fldChar w:fldCharType="separate"/>
            </w:r>
          </w:del>
          <w:del w:id="378" w:author="LKY" w:date="2026-09-15T17:29:38Z">
            <w:r>
              <w:rPr>
                <w:rFonts w:hint="eastAsia" w:ascii="Times New Roman" w:hAnsi="Times New Roman" w:cs="宋体"/>
                <w:kern w:val="2"/>
                <w:szCs w:val="32"/>
                <w:lang w:val="en-US" w:eastAsia="zh-CN" w:bidi="en-US"/>
              </w:rPr>
              <w:delText>2.12重启按钮</w:delText>
            </w:r>
          </w:del>
          <w:del w:id="379" w:author="LKY" w:date="2026-09-15T17:29:38Z">
            <w:r>
              <w:rPr/>
              <w:tab/>
            </w:r>
          </w:del>
          <w:del w:id="380" w:author="LKY" w:date="2026-09-15T17:29:38Z">
            <w:r>
              <w:rPr/>
              <w:fldChar w:fldCharType="begin"/>
            </w:r>
          </w:del>
          <w:del w:id="381" w:author="LKY" w:date="2026-09-15T17:29:38Z">
            <w:r>
              <w:rPr/>
              <w:delInstrText xml:space="preserve"> PAGEREF _Toc20035 \h </w:delInstrText>
            </w:r>
          </w:del>
          <w:del w:id="382" w:author="LKY" w:date="2026-09-15T17:29:38Z">
            <w:r>
              <w:rPr/>
              <w:fldChar w:fldCharType="separate"/>
            </w:r>
          </w:del>
          <w:del w:id="383" w:author="LKY" w:date="2026-09-15T17:29:38Z">
            <w:r>
              <w:rPr/>
              <w:delText>25</w:delText>
            </w:r>
          </w:del>
          <w:del w:id="384" w:author="LKY" w:date="2026-09-15T17:29:38Z">
            <w:r>
              <w:rPr/>
              <w:fldChar w:fldCharType="end"/>
            </w:r>
          </w:del>
          <w:del w:id="385" w:author="LKY" w:date="2026-09-15T17:29:38Z">
            <w:r>
              <w:rPr/>
              <w:fldChar w:fldCharType="end"/>
            </w:r>
          </w:del>
        </w:p>
        <w:p w14:paraId="0CFCEF98">
          <w:pPr>
            <w:pStyle w:val="11"/>
            <w:tabs>
              <w:tab w:val="right" w:leader="dot" w:pos="8306"/>
            </w:tabs>
            <w:rPr>
              <w:del w:id="386" w:author="LKY" w:date="2026-09-15T17:29:38Z"/>
            </w:rPr>
          </w:pPr>
          <w:del w:id="387" w:author="LKY" w:date="2026-09-15T17:29:38Z">
            <w:r>
              <w:rPr/>
              <w:fldChar w:fldCharType="begin"/>
            </w:r>
          </w:del>
          <w:del w:id="388" w:author="LKY" w:date="2026-09-15T17:29:38Z">
            <w:r>
              <w:rPr/>
              <w:delInstrText xml:space="preserve"> HYPERLINK \l _Toc6207 </w:delInstrText>
            </w:r>
          </w:del>
          <w:del w:id="389" w:author="LKY" w:date="2026-09-15T17:29:38Z">
            <w:r>
              <w:rPr/>
              <w:fldChar w:fldCharType="separate"/>
            </w:r>
          </w:del>
          <w:del w:id="390" w:author="LKY" w:date="2026-09-15T17:29:38Z">
            <w:r>
              <w:rPr>
                <w:rFonts w:hint="eastAsia" w:ascii="Times New Roman" w:hAnsi="Times New Roman" w:cs="宋体"/>
                <w:kern w:val="2"/>
                <w:szCs w:val="32"/>
                <w:lang w:val="en-US" w:eastAsia="zh-CN" w:bidi="en-US"/>
              </w:rPr>
              <w:delText>2.13 PCIE接口</w:delText>
            </w:r>
          </w:del>
          <w:del w:id="391" w:author="LKY" w:date="2026-09-15T17:29:38Z">
            <w:r>
              <w:rPr/>
              <w:tab/>
            </w:r>
          </w:del>
          <w:del w:id="392" w:author="LKY" w:date="2026-09-15T17:29:38Z">
            <w:r>
              <w:rPr/>
              <w:fldChar w:fldCharType="begin"/>
            </w:r>
          </w:del>
          <w:del w:id="393" w:author="LKY" w:date="2026-09-15T17:29:38Z">
            <w:r>
              <w:rPr/>
              <w:delInstrText xml:space="preserve"> PAGEREF _Toc6207 \h </w:delInstrText>
            </w:r>
          </w:del>
          <w:del w:id="394" w:author="LKY" w:date="2026-09-15T17:29:38Z">
            <w:r>
              <w:rPr/>
              <w:fldChar w:fldCharType="separate"/>
            </w:r>
          </w:del>
          <w:del w:id="395" w:author="LKY" w:date="2026-09-15T17:29:38Z">
            <w:r>
              <w:rPr/>
              <w:delText>26</w:delText>
            </w:r>
          </w:del>
          <w:del w:id="396" w:author="LKY" w:date="2026-09-15T17:29:38Z">
            <w:r>
              <w:rPr/>
              <w:fldChar w:fldCharType="end"/>
            </w:r>
          </w:del>
          <w:del w:id="397" w:author="LKY" w:date="2026-09-15T17:29:38Z">
            <w:r>
              <w:rPr/>
              <w:fldChar w:fldCharType="end"/>
            </w:r>
          </w:del>
        </w:p>
        <w:p w14:paraId="4DE4A21C">
          <w:pPr>
            <w:pStyle w:val="7"/>
            <w:tabs>
              <w:tab w:val="right" w:leader="dot" w:pos="8306"/>
            </w:tabs>
            <w:rPr>
              <w:del w:id="398" w:author="LKY" w:date="2026-09-15T17:29:38Z"/>
            </w:rPr>
          </w:pPr>
          <w:del w:id="399" w:author="LKY" w:date="2026-09-15T17:29:38Z">
            <w:r>
              <w:rPr/>
              <w:fldChar w:fldCharType="begin"/>
            </w:r>
          </w:del>
          <w:del w:id="400" w:author="LKY" w:date="2026-09-15T17:29:38Z">
            <w:r>
              <w:rPr/>
              <w:delInstrText xml:space="preserve"> HYPERLINK \l _Toc5806 </w:delInstrText>
            </w:r>
          </w:del>
          <w:del w:id="401" w:author="LKY" w:date="2026-09-15T17:29:38Z">
            <w:r>
              <w:rPr/>
              <w:fldChar w:fldCharType="separate"/>
            </w:r>
          </w:del>
          <w:del w:id="402" w:author="LKY" w:date="2026-09-15T17:29:38Z">
            <w:r>
              <w:rPr>
                <w:rFonts w:hint="eastAsia" w:ascii="Times New Roman" w:hAnsi="Times New Roman" w:eastAsia="宋体" w:cs="宋体"/>
                <w:bCs w:val="0"/>
                <w:szCs w:val="28"/>
                <w:lang w:val="en-US" w:eastAsia="zh-CN" w:bidi="en-US"/>
              </w:rPr>
              <w:delText>2.13.1 4G模块</w:delText>
            </w:r>
          </w:del>
          <w:del w:id="403" w:author="LKY" w:date="2026-09-15T17:29:38Z">
            <w:r>
              <w:rPr/>
              <w:tab/>
            </w:r>
          </w:del>
          <w:del w:id="404" w:author="LKY" w:date="2026-09-15T17:29:38Z">
            <w:r>
              <w:rPr/>
              <w:fldChar w:fldCharType="begin"/>
            </w:r>
          </w:del>
          <w:del w:id="405" w:author="LKY" w:date="2026-09-15T17:29:38Z">
            <w:r>
              <w:rPr/>
              <w:delInstrText xml:space="preserve"> PAGEREF _Toc5806 \h </w:delInstrText>
            </w:r>
          </w:del>
          <w:del w:id="406" w:author="LKY" w:date="2026-09-15T17:29:38Z">
            <w:r>
              <w:rPr/>
              <w:fldChar w:fldCharType="separate"/>
            </w:r>
          </w:del>
          <w:del w:id="407" w:author="LKY" w:date="2026-09-15T17:29:38Z">
            <w:r>
              <w:rPr/>
              <w:delText>26</w:delText>
            </w:r>
          </w:del>
          <w:del w:id="408" w:author="LKY" w:date="2026-09-15T17:29:38Z">
            <w:r>
              <w:rPr/>
              <w:fldChar w:fldCharType="end"/>
            </w:r>
          </w:del>
          <w:del w:id="409" w:author="LKY" w:date="2026-09-15T17:29:38Z">
            <w:r>
              <w:rPr/>
              <w:fldChar w:fldCharType="end"/>
            </w:r>
          </w:del>
        </w:p>
        <w:p w14:paraId="2CD50E9B">
          <w:pPr>
            <w:pStyle w:val="7"/>
            <w:tabs>
              <w:tab w:val="right" w:leader="dot" w:pos="8306"/>
            </w:tabs>
            <w:rPr>
              <w:del w:id="410" w:author="LKY" w:date="2026-09-15T17:29:38Z"/>
            </w:rPr>
          </w:pPr>
          <w:del w:id="411" w:author="LKY" w:date="2026-09-15T17:29:38Z">
            <w:r>
              <w:rPr/>
              <w:fldChar w:fldCharType="begin"/>
            </w:r>
          </w:del>
          <w:del w:id="412" w:author="LKY" w:date="2026-09-15T17:29:38Z">
            <w:r>
              <w:rPr/>
              <w:delInstrText xml:space="preserve"> HYPERLINK \l _Toc19049 </w:delInstrText>
            </w:r>
          </w:del>
          <w:del w:id="413" w:author="LKY" w:date="2026-09-15T17:29:38Z">
            <w:r>
              <w:rPr/>
              <w:fldChar w:fldCharType="separate"/>
            </w:r>
          </w:del>
          <w:del w:id="414" w:author="LKY" w:date="2026-09-15T17:29:38Z">
            <w:r>
              <w:rPr>
                <w:rFonts w:hint="eastAsia" w:ascii="Times New Roman" w:hAnsi="Times New Roman" w:eastAsia="宋体" w:cs="宋体"/>
                <w:bCs w:val="0"/>
                <w:szCs w:val="28"/>
                <w:lang w:val="en-US" w:eastAsia="zh-CN" w:bidi="en-US"/>
              </w:rPr>
              <w:delText>2.13.2 Wi-Fi模块</w:delText>
            </w:r>
          </w:del>
          <w:del w:id="415" w:author="LKY" w:date="2026-09-15T17:29:38Z">
            <w:r>
              <w:rPr/>
              <w:tab/>
            </w:r>
          </w:del>
          <w:del w:id="416" w:author="LKY" w:date="2026-09-15T17:29:38Z">
            <w:r>
              <w:rPr/>
              <w:fldChar w:fldCharType="begin"/>
            </w:r>
          </w:del>
          <w:del w:id="417" w:author="LKY" w:date="2026-09-15T17:29:38Z">
            <w:r>
              <w:rPr/>
              <w:delInstrText xml:space="preserve"> PAGEREF _Toc19049 \h </w:delInstrText>
            </w:r>
          </w:del>
          <w:del w:id="418" w:author="LKY" w:date="2026-09-15T17:29:38Z">
            <w:r>
              <w:rPr/>
              <w:fldChar w:fldCharType="separate"/>
            </w:r>
          </w:del>
          <w:del w:id="419" w:author="LKY" w:date="2026-09-15T17:29:38Z">
            <w:r>
              <w:rPr/>
              <w:delText>28</w:delText>
            </w:r>
          </w:del>
          <w:del w:id="420" w:author="LKY" w:date="2026-09-15T17:29:38Z">
            <w:r>
              <w:rPr/>
              <w:fldChar w:fldCharType="end"/>
            </w:r>
          </w:del>
          <w:del w:id="421" w:author="LKY" w:date="2026-09-15T17:29:38Z">
            <w:r>
              <w:rPr/>
              <w:fldChar w:fldCharType="end"/>
            </w:r>
          </w:del>
        </w:p>
        <w:p w14:paraId="15C66632">
          <w:pPr>
            <w:pStyle w:val="11"/>
            <w:tabs>
              <w:tab w:val="right" w:leader="dot" w:pos="8306"/>
            </w:tabs>
            <w:rPr>
              <w:del w:id="422" w:author="LKY" w:date="2026-09-15T17:29:38Z"/>
            </w:rPr>
          </w:pPr>
          <w:del w:id="423" w:author="LKY" w:date="2026-09-15T17:29:38Z">
            <w:r>
              <w:rPr/>
              <w:fldChar w:fldCharType="begin"/>
            </w:r>
          </w:del>
          <w:del w:id="424" w:author="LKY" w:date="2026-09-15T17:29:38Z">
            <w:r>
              <w:rPr/>
              <w:delInstrText xml:space="preserve"> HYPERLINK \l _Toc5526 </w:delInstrText>
            </w:r>
          </w:del>
          <w:del w:id="425" w:author="LKY" w:date="2026-09-15T17:29:38Z">
            <w:r>
              <w:rPr/>
              <w:fldChar w:fldCharType="separate"/>
            </w:r>
          </w:del>
          <w:del w:id="426" w:author="LKY" w:date="2026-09-15T17:29:38Z">
            <w:r>
              <w:rPr>
                <w:rFonts w:hint="eastAsia" w:ascii="Times New Roman" w:hAnsi="Times New Roman" w:cs="宋体"/>
                <w:kern w:val="2"/>
                <w:szCs w:val="32"/>
                <w:lang w:val="en-US" w:eastAsia="zh-CN" w:bidi="en-US"/>
              </w:rPr>
              <w:delText>2.14硬件看门狗</w:delText>
            </w:r>
          </w:del>
          <w:del w:id="427" w:author="LKY" w:date="2026-09-15T17:29:38Z">
            <w:r>
              <w:rPr/>
              <w:tab/>
            </w:r>
          </w:del>
          <w:del w:id="428" w:author="LKY" w:date="2026-09-15T17:29:38Z">
            <w:r>
              <w:rPr/>
              <w:fldChar w:fldCharType="begin"/>
            </w:r>
          </w:del>
          <w:del w:id="429" w:author="LKY" w:date="2026-09-15T17:29:38Z">
            <w:r>
              <w:rPr/>
              <w:delInstrText xml:space="preserve"> PAGEREF _Toc5526 \h </w:delInstrText>
            </w:r>
          </w:del>
          <w:del w:id="430" w:author="LKY" w:date="2026-09-15T17:29:38Z">
            <w:r>
              <w:rPr/>
              <w:fldChar w:fldCharType="separate"/>
            </w:r>
          </w:del>
          <w:del w:id="431" w:author="LKY" w:date="2026-09-15T17:29:38Z">
            <w:r>
              <w:rPr/>
              <w:delText>30</w:delText>
            </w:r>
          </w:del>
          <w:del w:id="432" w:author="LKY" w:date="2026-09-15T17:29:38Z">
            <w:r>
              <w:rPr/>
              <w:fldChar w:fldCharType="end"/>
            </w:r>
          </w:del>
          <w:del w:id="433" w:author="LKY" w:date="2026-09-15T17:29:38Z">
            <w:r>
              <w:rPr/>
              <w:fldChar w:fldCharType="end"/>
            </w:r>
          </w:del>
        </w:p>
        <w:p w14:paraId="38946A92">
          <w:pPr>
            <w:pStyle w:val="11"/>
            <w:tabs>
              <w:tab w:val="right" w:leader="dot" w:pos="8306"/>
            </w:tabs>
            <w:rPr>
              <w:del w:id="434" w:author="LKY" w:date="2026-09-15T17:29:38Z"/>
            </w:rPr>
          </w:pPr>
          <w:del w:id="435" w:author="LKY" w:date="2026-09-15T17:29:38Z">
            <w:r>
              <w:rPr/>
              <w:fldChar w:fldCharType="begin"/>
            </w:r>
          </w:del>
          <w:del w:id="436" w:author="LKY" w:date="2026-09-15T17:29:38Z">
            <w:r>
              <w:rPr/>
              <w:delInstrText xml:space="preserve"> HYPERLINK \l _Toc26277 </w:delInstrText>
            </w:r>
          </w:del>
          <w:del w:id="437" w:author="LKY" w:date="2026-09-15T17:29:38Z">
            <w:r>
              <w:rPr/>
              <w:fldChar w:fldCharType="separate"/>
            </w:r>
          </w:del>
          <w:del w:id="438" w:author="LKY" w:date="2026-09-15T17:29:38Z">
            <w:r>
              <w:rPr>
                <w:rFonts w:hint="eastAsia" w:ascii="Times New Roman" w:hAnsi="Times New Roman" w:cs="宋体"/>
                <w:kern w:val="2"/>
                <w:szCs w:val="32"/>
                <w:lang w:val="en-US" w:eastAsia="zh-CN" w:bidi="en-US"/>
              </w:rPr>
              <w:delText>2.15外部RTC</w:delText>
            </w:r>
          </w:del>
          <w:del w:id="439" w:author="LKY" w:date="2026-09-15T17:29:38Z">
            <w:r>
              <w:rPr/>
              <w:tab/>
            </w:r>
          </w:del>
          <w:del w:id="440" w:author="LKY" w:date="2026-09-15T17:29:38Z">
            <w:r>
              <w:rPr/>
              <w:fldChar w:fldCharType="begin"/>
            </w:r>
          </w:del>
          <w:del w:id="441" w:author="LKY" w:date="2026-09-15T17:29:38Z">
            <w:r>
              <w:rPr/>
              <w:delInstrText xml:space="preserve"> PAGEREF _Toc26277 \h </w:delInstrText>
            </w:r>
          </w:del>
          <w:del w:id="442" w:author="LKY" w:date="2026-09-15T17:29:38Z">
            <w:r>
              <w:rPr/>
              <w:fldChar w:fldCharType="separate"/>
            </w:r>
          </w:del>
          <w:del w:id="443" w:author="LKY" w:date="2026-09-15T17:29:38Z">
            <w:r>
              <w:rPr/>
              <w:delText>30</w:delText>
            </w:r>
          </w:del>
          <w:del w:id="444" w:author="LKY" w:date="2026-09-15T17:29:38Z">
            <w:r>
              <w:rPr/>
              <w:fldChar w:fldCharType="end"/>
            </w:r>
          </w:del>
          <w:del w:id="445" w:author="LKY" w:date="2026-09-15T17:29:38Z">
            <w:r>
              <w:rPr/>
              <w:fldChar w:fldCharType="end"/>
            </w:r>
          </w:del>
        </w:p>
        <w:p w14:paraId="30F1581D">
          <w:pPr>
            <w:pStyle w:val="11"/>
            <w:tabs>
              <w:tab w:val="right" w:leader="dot" w:pos="8306"/>
            </w:tabs>
            <w:rPr>
              <w:del w:id="446" w:author="LKY" w:date="2026-09-15T17:29:38Z"/>
            </w:rPr>
          </w:pPr>
          <w:del w:id="447" w:author="LKY" w:date="2026-09-15T17:29:38Z">
            <w:r>
              <w:rPr/>
              <w:fldChar w:fldCharType="begin"/>
            </w:r>
          </w:del>
          <w:del w:id="448" w:author="LKY" w:date="2026-09-15T17:29:38Z">
            <w:r>
              <w:rPr/>
              <w:delInstrText xml:space="preserve"> HYPERLINK \l _Toc27299 </w:delInstrText>
            </w:r>
          </w:del>
          <w:del w:id="449" w:author="LKY" w:date="2026-09-15T17:29:38Z">
            <w:r>
              <w:rPr/>
              <w:fldChar w:fldCharType="separate"/>
            </w:r>
          </w:del>
          <w:del w:id="450" w:author="LKY" w:date="2026-09-15T17:29:38Z">
            <w:r>
              <w:rPr>
                <w:rFonts w:hint="eastAsia" w:ascii="Times New Roman" w:hAnsi="Times New Roman" w:cs="宋体"/>
                <w:kern w:val="2"/>
                <w:szCs w:val="32"/>
                <w:lang w:val="en-US" w:eastAsia="zh-CN" w:bidi="en-US"/>
              </w:rPr>
              <w:delText>2.16加密芯片</w:delText>
            </w:r>
          </w:del>
          <w:del w:id="451" w:author="LKY" w:date="2026-09-15T17:29:38Z">
            <w:r>
              <w:rPr/>
              <w:tab/>
            </w:r>
          </w:del>
          <w:del w:id="452" w:author="LKY" w:date="2026-09-15T17:29:38Z">
            <w:r>
              <w:rPr/>
              <w:fldChar w:fldCharType="begin"/>
            </w:r>
          </w:del>
          <w:del w:id="453" w:author="LKY" w:date="2026-09-15T17:29:38Z">
            <w:r>
              <w:rPr/>
              <w:delInstrText xml:space="preserve"> PAGEREF _Toc27299 \h </w:delInstrText>
            </w:r>
          </w:del>
          <w:del w:id="454" w:author="LKY" w:date="2026-09-15T17:29:38Z">
            <w:r>
              <w:rPr/>
              <w:fldChar w:fldCharType="separate"/>
            </w:r>
          </w:del>
          <w:del w:id="455" w:author="LKY" w:date="2026-09-15T17:29:38Z">
            <w:r>
              <w:rPr/>
              <w:delText>31</w:delText>
            </w:r>
          </w:del>
          <w:del w:id="456" w:author="LKY" w:date="2026-09-15T17:29:38Z">
            <w:r>
              <w:rPr/>
              <w:fldChar w:fldCharType="end"/>
            </w:r>
          </w:del>
          <w:del w:id="457" w:author="LKY" w:date="2026-09-15T17:29:38Z">
            <w:r>
              <w:rPr/>
              <w:fldChar w:fldCharType="end"/>
            </w:r>
          </w:del>
        </w:p>
        <w:p w14:paraId="1EE2B354">
          <w:pPr>
            <w:pStyle w:val="10"/>
            <w:tabs>
              <w:tab w:val="right" w:leader="dot" w:pos="8306"/>
            </w:tabs>
            <w:rPr>
              <w:del w:id="458" w:author="LKY" w:date="2026-09-15T17:29:38Z"/>
            </w:rPr>
          </w:pPr>
          <w:del w:id="459" w:author="LKY" w:date="2026-09-15T17:29:38Z">
            <w:r>
              <w:rPr/>
              <w:fldChar w:fldCharType="begin"/>
            </w:r>
          </w:del>
          <w:del w:id="460" w:author="LKY" w:date="2026-09-15T17:29:38Z">
            <w:r>
              <w:rPr/>
              <w:delInstrText xml:space="preserve"> HYPERLINK \l _Toc3159 </w:delInstrText>
            </w:r>
          </w:del>
          <w:del w:id="461" w:author="LKY" w:date="2026-09-15T17:29:38Z">
            <w:r>
              <w:rPr/>
              <w:fldChar w:fldCharType="separate"/>
            </w:r>
          </w:del>
          <w:del w:id="462" w:author="LKY" w:date="2026-09-15T17:29:38Z">
            <w:r>
              <w:rPr>
                <w:rFonts w:hint="eastAsia"/>
                <w:lang w:val="en-US" w:eastAsia="zh-CN"/>
              </w:rPr>
              <w:delText>3.设备登录</w:delText>
            </w:r>
          </w:del>
          <w:del w:id="463" w:author="LKY" w:date="2026-09-15T17:29:38Z">
            <w:r>
              <w:rPr/>
              <w:tab/>
            </w:r>
          </w:del>
          <w:del w:id="464" w:author="LKY" w:date="2026-09-15T17:29:38Z">
            <w:r>
              <w:rPr/>
              <w:fldChar w:fldCharType="begin"/>
            </w:r>
          </w:del>
          <w:del w:id="465" w:author="LKY" w:date="2026-09-15T17:29:38Z">
            <w:r>
              <w:rPr/>
              <w:delInstrText xml:space="preserve"> PAGEREF _Toc3159 \h </w:delInstrText>
            </w:r>
          </w:del>
          <w:del w:id="466" w:author="LKY" w:date="2026-09-15T17:29:38Z">
            <w:r>
              <w:rPr/>
              <w:fldChar w:fldCharType="separate"/>
            </w:r>
          </w:del>
          <w:del w:id="467" w:author="LKY" w:date="2026-09-15T17:29:38Z">
            <w:r>
              <w:rPr/>
              <w:delText>32</w:delText>
            </w:r>
          </w:del>
          <w:del w:id="468" w:author="LKY" w:date="2026-09-15T17:29:38Z">
            <w:r>
              <w:rPr/>
              <w:fldChar w:fldCharType="end"/>
            </w:r>
          </w:del>
          <w:del w:id="469" w:author="LKY" w:date="2026-09-15T17:29:38Z">
            <w:r>
              <w:rPr/>
              <w:fldChar w:fldCharType="end"/>
            </w:r>
          </w:del>
        </w:p>
        <w:p w14:paraId="3D78D812">
          <w:pPr>
            <w:pStyle w:val="11"/>
            <w:tabs>
              <w:tab w:val="right" w:leader="dot" w:pos="8306"/>
            </w:tabs>
            <w:rPr>
              <w:del w:id="470" w:author="LKY" w:date="2026-09-15T17:29:38Z"/>
            </w:rPr>
          </w:pPr>
          <w:del w:id="471" w:author="LKY" w:date="2026-09-15T17:29:38Z">
            <w:r>
              <w:rPr/>
              <w:fldChar w:fldCharType="begin"/>
            </w:r>
          </w:del>
          <w:del w:id="472" w:author="LKY" w:date="2026-09-15T17:29:38Z">
            <w:r>
              <w:rPr/>
              <w:delInstrText xml:space="preserve"> HYPERLINK \l _Toc9376 </w:delInstrText>
            </w:r>
          </w:del>
          <w:del w:id="473" w:author="LKY" w:date="2026-09-15T17:29:38Z">
            <w:r>
              <w:rPr/>
              <w:fldChar w:fldCharType="separate"/>
            </w:r>
          </w:del>
          <w:del w:id="474" w:author="LKY" w:date="2026-09-15T17:29:38Z">
            <w:r>
              <w:rPr>
                <w:rFonts w:hint="eastAsia" w:ascii="Times New Roman" w:hAnsi="Times New Roman" w:eastAsia="宋体" w:cs="宋体"/>
                <w:bCs/>
                <w:iCs/>
                <w:szCs w:val="32"/>
                <w:lang w:val="en-US" w:eastAsia="zh-CN"/>
              </w:rPr>
              <w:delText>3.1 USB登录</w:delText>
            </w:r>
          </w:del>
          <w:del w:id="475" w:author="LKY" w:date="2026-09-15T17:29:38Z">
            <w:r>
              <w:rPr/>
              <w:tab/>
            </w:r>
          </w:del>
          <w:del w:id="476" w:author="LKY" w:date="2026-09-15T17:29:38Z">
            <w:r>
              <w:rPr/>
              <w:fldChar w:fldCharType="begin"/>
            </w:r>
          </w:del>
          <w:del w:id="477" w:author="LKY" w:date="2026-09-15T17:29:38Z">
            <w:r>
              <w:rPr/>
              <w:delInstrText xml:space="preserve"> PAGEREF _Toc9376 \h </w:delInstrText>
            </w:r>
          </w:del>
          <w:del w:id="478" w:author="LKY" w:date="2026-09-15T17:29:38Z">
            <w:r>
              <w:rPr/>
              <w:fldChar w:fldCharType="separate"/>
            </w:r>
          </w:del>
          <w:del w:id="479" w:author="LKY" w:date="2026-09-15T17:29:38Z">
            <w:r>
              <w:rPr/>
              <w:delText>32</w:delText>
            </w:r>
          </w:del>
          <w:del w:id="480" w:author="LKY" w:date="2026-09-15T17:29:38Z">
            <w:r>
              <w:rPr/>
              <w:fldChar w:fldCharType="end"/>
            </w:r>
          </w:del>
          <w:del w:id="481" w:author="LKY" w:date="2026-09-15T17:29:38Z">
            <w:r>
              <w:rPr/>
              <w:fldChar w:fldCharType="end"/>
            </w:r>
          </w:del>
        </w:p>
        <w:p w14:paraId="0B4E0715">
          <w:pPr>
            <w:pStyle w:val="11"/>
            <w:tabs>
              <w:tab w:val="right" w:leader="dot" w:pos="8306"/>
            </w:tabs>
            <w:rPr>
              <w:del w:id="482" w:author="LKY" w:date="2026-09-15T17:29:38Z"/>
            </w:rPr>
          </w:pPr>
          <w:del w:id="483" w:author="LKY" w:date="2026-09-15T17:29:38Z">
            <w:r>
              <w:rPr/>
              <w:fldChar w:fldCharType="begin"/>
            </w:r>
          </w:del>
          <w:del w:id="484" w:author="LKY" w:date="2026-09-15T17:29:38Z">
            <w:r>
              <w:rPr/>
              <w:delInstrText xml:space="preserve"> HYPERLINK \l _Toc4169 </w:delInstrText>
            </w:r>
          </w:del>
          <w:del w:id="485" w:author="LKY" w:date="2026-09-15T17:29:38Z">
            <w:r>
              <w:rPr/>
              <w:fldChar w:fldCharType="separate"/>
            </w:r>
          </w:del>
          <w:del w:id="486" w:author="LKY" w:date="2026-09-15T17:29:38Z">
            <w:r>
              <w:rPr>
                <w:rFonts w:hint="eastAsia" w:ascii="Times New Roman" w:hAnsi="Times New Roman" w:eastAsia="宋体" w:cs="宋体"/>
                <w:bCs/>
                <w:iCs/>
                <w:szCs w:val="32"/>
                <w:lang w:val="en-US" w:eastAsia="zh-CN"/>
              </w:rPr>
              <w:delText>3.2 SSH2登录</w:delText>
            </w:r>
          </w:del>
          <w:del w:id="487" w:author="LKY" w:date="2026-09-15T17:29:38Z">
            <w:r>
              <w:rPr/>
              <w:tab/>
            </w:r>
          </w:del>
          <w:del w:id="488" w:author="LKY" w:date="2026-09-15T17:29:38Z">
            <w:r>
              <w:rPr/>
              <w:fldChar w:fldCharType="begin"/>
            </w:r>
          </w:del>
          <w:del w:id="489" w:author="LKY" w:date="2026-09-15T17:29:38Z">
            <w:r>
              <w:rPr/>
              <w:delInstrText xml:space="preserve"> PAGEREF _Toc4169 \h </w:delInstrText>
            </w:r>
          </w:del>
          <w:del w:id="490" w:author="LKY" w:date="2026-09-15T17:29:38Z">
            <w:r>
              <w:rPr/>
              <w:fldChar w:fldCharType="separate"/>
            </w:r>
          </w:del>
          <w:del w:id="491" w:author="LKY" w:date="2026-09-15T17:29:38Z">
            <w:r>
              <w:rPr/>
              <w:delText>33</w:delText>
            </w:r>
          </w:del>
          <w:del w:id="492" w:author="LKY" w:date="2026-09-15T17:29:38Z">
            <w:r>
              <w:rPr/>
              <w:fldChar w:fldCharType="end"/>
            </w:r>
          </w:del>
          <w:del w:id="493" w:author="LKY" w:date="2026-09-15T17:29:38Z">
            <w:r>
              <w:rPr/>
              <w:fldChar w:fldCharType="end"/>
            </w:r>
          </w:del>
        </w:p>
        <w:p w14:paraId="52CA799F">
          <w:pPr>
            <w:pStyle w:val="10"/>
            <w:tabs>
              <w:tab w:val="right" w:leader="dot" w:pos="8306"/>
            </w:tabs>
            <w:rPr>
              <w:del w:id="494" w:author="LKY" w:date="2026-09-15T17:29:38Z"/>
            </w:rPr>
          </w:pPr>
          <w:del w:id="495" w:author="LKY" w:date="2026-09-15T17:29:38Z">
            <w:r>
              <w:rPr/>
              <w:fldChar w:fldCharType="begin"/>
            </w:r>
          </w:del>
          <w:del w:id="496" w:author="LKY" w:date="2026-09-15T17:29:38Z">
            <w:r>
              <w:rPr/>
              <w:delInstrText xml:space="preserve"> HYPERLINK \l _Toc27053 </w:delInstrText>
            </w:r>
          </w:del>
          <w:del w:id="497" w:author="LKY" w:date="2026-09-15T17:29:38Z">
            <w:r>
              <w:rPr/>
              <w:fldChar w:fldCharType="separate"/>
            </w:r>
          </w:del>
          <w:del w:id="498" w:author="LKY" w:date="2026-09-15T17:29:38Z">
            <w:r>
              <w:rPr>
                <w:rFonts w:hint="eastAsia" w:ascii="Times New Roman" w:hAnsi="Times New Roman" w:eastAsia="黑体" w:cs="黑体"/>
                <w:bCs w:val="0"/>
                <w:szCs w:val="44"/>
                <w:lang w:val="en-US" w:eastAsia="zh-CN" w:bidi="en-US"/>
              </w:rPr>
              <w:delText>4.系统烧录</w:delText>
            </w:r>
          </w:del>
          <w:del w:id="499" w:author="LKY" w:date="2026-09-15T17:29:38Z">
            <w:r>
              <w:rPr/>
              <w:tab/>
            </w:r>
          </w:del>
          <w:del w:id="500" w:author="LKY" w:date="2026-09-15T17:29:38Z">
            <w:r>
              <w:rPr/>
              <w:fldChar w:fldCharType="begin"/>
            </w:r>
          </w:del>
          <w:del w:id="501" w:author="LKY" w:date="2026-09-15T17:29:38Z">
            <w:r>
              <w:rPr/>
              <w:delInstrText xml:space="preserve"> PAGEREF _Toc27053 \h </w:delInstrText>
            </w:r>
          </w:del>
          <w:del w:id="502" w:author="LKY" w:date="2026-09-15T17:29:38Z">
            <w:r>
              <w:rPr/>
              <w:fldChar w:fldCharType="separate"/>
            </w:r>
          </w:del>
          <w:del w:id="503" w:author="LKY" w:date="2026-09-15T17:29:38Z">
            <w:r>
              <w:rPr/>
              <w:delText>34</w:delText>
            </w:r>
          </w:del>
          <w:del w:id="504" w:author="LKY" w:date="2026-09-15T17:29:38Z">
            <w:r>
              <w:rPr/>
              <w:fldChar w:fldCharType="end"/>
            </w:r>
          </w:del>
          <w:del w:id="505" w:author="LKY" w:date="2026-09-15T17:29:38Z">
            <w:r>
              <w:rPr/>
              <w:fldChar w:fldCharType="end"/>
            </w:r>
          </w:del>
        </w:p>
        <w:p w14:paraId="330B4D29">
          <w:pPr>
            <w:pStyle w:val="11"/>
            <w:tabs>
              <w:tab w:val="right" w:leader="dot" w:pos="8306"/>
            </w:tabs>
            <w:rPr>
              <w:del w:id="506" w:author="LKY" w:date="2026-09-15T17:29:38Z"/>
            </w:rPr>
          </w:pPr>
          <w:del w:id="507" w:author="LKY" w:date="2026-09-15T17:29:38Z">
            <w:r>
              <w:rPr/>
              <w:fldChar w:fldCharType="begin"/>
            </w:r>
          </w:del>
          <w:del w:id="508" w:author="LKY" w:date="2026-09-15T17:29:38Z">
            <w:r>
              <w:rPr/>
              <w:delInstrText xml:space="preserve"> HYPERLINK \l _Toc6806 </w:delInstrText>
            </w:r>
          </w:del>
          <w:del w:id="509" w:author="LKY" w:date="2026-09-15T17:29:38Z">
            <w:r>
              <w:rPr/>
              <w:fldChar w:fldCharType="separate"/>
            </w:r>
          </w:del>
          <w:del w:id="510" w:author="LKY" w:date="2026-09-15T17:29:38Z">
            <w:r>
              <w:rPr>
                <w:rFonts w:hint="eastAsia" w:ascii="Times New Roman" w:hAnsi="Times New Roman" w:eastAsia="宋体" w:cs="宋体"/>
                <w:bCs w:val="0"/>
                <w:szCs w:val="32"/>
                <w:lang w:val="en-US" w:eastAsia="zh-CN" w:bidi="en-US"/>
              </w:rPr>
              <w:delText>4.1 Micro SD卡启动</w:delText>
            </w:r>
          </w:del>
          <w:del w:id="511" w:author="LKY" w:date="2026-09-15T17:29:38Z">
            <w:r>
              <w:rPr/>
              <w:tab/>
            </w:r>
          </w:del>
          <w:del w:id="512" w:author="LKY" w:date="2026-09-15T17:29:38Z">
            <w:r>
              <w:rPr/>
              <w:fldChar w:fldCharType="begin"/>
            </w:r>
          </w:del>
          <w:del w:id="513" w:author="LKY" w:date="2026-09-15T17:29:38Z">
            <w:r>
              <w:rPr/>
              <w:delInstrText xml:space="preserve"> PAGEREF _Toc6806 \h </w:delInstrText>
            </w:r>
          </w:del>
          <w:del w:id="514" w:author="LKY" w:date="2026-09-15T17:29:38Z">
            <w:r>
              <w:rPr/>
              <w:fldChar w:fldCharType="separate"/>
            </w:r>
          </w:del>
          <w:del w:id="515" w:author="LKY" w:date="2026-09-15T17:29:38Z">
            <w:r>
              <w:rPr/>
              <w:delText>34</w:delText>
            </w:r>
          </w:del>
          <w:del w:id="516" w:author="LKY" w:date="2026-09-15T17:29:38Z">
            <w:r>
              <w:rPr/>
              <w:fldChar w:fldCharType="end"/>
            </w:r>
          </w:del>
          <w:del w:id="517" w:author="LKY" w:date="2026-09-15T17:29:38Z">
            <w:r>
              <w:rPr/>
              <w:fldChar w:fldCharType="end"/>
            </w:r>
          </w:del>
        </w:p>
        <w:p w14:paraId="22714893">
          <w:pPr>
            <w:pStyle w:val="7"/>
            <w:tabs>
              <w:tab w:val="right" w:leader="dot" w:pos="8306"/>
            </w:tabs>
            <w:rPr>
              <w:del w:id="518" w:author="LKY" w:date="2026-09-15T17:29:38Z"/>
            </w:rPr>
          </w:pPr>
          <w:del w:id="519" w:author="LKY" w:date="2026-09-15T17:29:38Z">
            <w:r>
              <w:rPr/>
              <w:fldChar w:fldCharType="begin"/>
            </w:r>
          </w:del>
          <w:del w:id="520" w:author="LKY" w:date="2026-09-15T17:29:38Z">
            <w:r>
              <w:rPr/>
              <w:delInstrText xml:space="preserve"> HYPERLINK \l _Toc23056 </w:delInstrText>
            </w:r>
          </w:del>
          <w:del w:id="521" w:author="LKY" w:date="2026-09-15T17:29:38Z">
            <w:r>
              <w:rPr/>
              <w:fldChar w:fldCharType="separate"/>
            </w:r>
          </w:del>
          <w:del w:id="522" w:author="LKY" w:date="2026-09-15T17:29:38Z">
            <w:r>
              <w:rPr>
                <w:rFonts w:hint="eastAsia" w:ascii="Times New Roman" w:hAnsi="Times New Roman" w:eastAsia="宋体" w:cs="宋体"/>
                <w:bCs w:val="0"/>
                <w:szCs w:val="28"/>
                <w:lang w:val="en-US" w:eastAsia="zh-CN" w:bidi="en-US"/>
              </w:rPr>
              <w:delText>4.1.1启动卡制作</w:delText>
            </w:r>
          </w:del>
          <w:del w:id="523" w:author="LKY" w:date="2026-09-15T17:29:38Z">
            <w:r>
              <w:rPr/>
              <w:tab/>
            </w:r>
          </w:del>
          <w:del w:id="524" w:author="LKY" w:date="2026-09-15T17:29:38Z">
            <w:r>
              <w:rPr/>
              <w:fldChar w:fldCharType="begin"/>
            </w:r>
          </w:del>
          <w:del w:id="525" w:author="LKY" w:date="2026-09-15T17:29:38Z">
            <w:r>
              <w:rPr/>
              <w:delInstrText xml:space="preserve"> PAGEREF _Toc23056 \h </w:delInstrText>
            </w:r>
          </w:del>
          <w:del w:id="526" w:author="LKY" w:date="2026-09-15T17:29:38Z">
            <w:r>
              <w:rPr/>
              <w:fldChar w:fldCharType="separate"/>
            </w:r>
          </w:del>
          <w:del w:id="527" w:author="LKY" w:date="2026-09-15T17:29:38Z">
            <w:r>
              <w:rPr/>
              <w:delText>34</w:delText>
            </w:r>
          </w:del>
          <w:del w:id="528" w:author="LKY" w:date="2026-09-15T17:29:38Z">
            <w:r>
              <w:rPr/>
              <w:fldChar w:fldCharType="end"/>
            </w:r>
          </w:del>
          <w:del w:id="529" w:author="LKY" w:date="2026-09-15T17:29:38Z">
            <w:r>
              <w:rPr/>
              <w:fldChar w:fldCharType="end"/>
            </w:r>
          </w:del>
        </w:p>
        <w:p w14:paraId="257BD1CC">
          <w:pPr>
            <w:pStyle w:val="7"/>
            <w:tabs>
              <w:tab w:val="right" w:leader="dot" w:pos="8306"/>
            </w:tabs>
            <w:rPr>
              <w:del w:id="530" w:author="LKY" w:date="2026-09-15T17:29:38Z"/>
            </w:rPr>
          </w:pPr>
          <w:del w:id="531" w:author="LKY" w:date="2026-09-15T17:29:38Z">
            <w:r>
              <w:rPr/>
              <w:fldChar w:fldCharType="begin"/>
            </w:r>
          </w:del>
          <w:del w:id="532" w:author="LKY" w:date="2026-09-15T17:29:38Z">
            <w:r>
              <w:rPr/>
              <w:delInstrText xml:space="preserve"> HYPERLINK \l _Toc18609 </w:delInstrText>
            </w:r>
          </w:del>
          <w:del w:id="533" w:author="LKY" w:date="2026-09-15T17:29:38Z">
            <w:r>
              <w:rPr/>
              <w:fldChar w:fldCharType="separate"/>
            </w:r>
          </w:del>
          <w:del w:id="534" w:author="LKY" w:date="2026-09-15T17:29:38Z">
            <w:r>
              <w:rPr>
                <w:rFonts w:hint="eastAsia" w:ascii="Times New Roman" w:hAnsi="Times New Roman"/>
                <w:bCs/>
                <w:szCs w:val="28"/>
                <w:lang w:val="en-US" w:eastAsia="zh-CN"/>
              </w:rPr>
              <w:delText>4.1.2从启动卡启动</w:delText>
            </w:r>
          </w:del>
          <w:del w:id="535" w:author="LKY" w:date="2026-09-15T17:29:38Z">
            <w:r>
              <w:rPr/>
              <w:tab/>
            </w:r>
          </w:del>
          <w:del w:id="536" w:author="LKY" w:date="2026-09-15T17:29:38Z">
            <w:r>
              <w:rPr/>
              <w:fldChar w:fldCharType="begin"/>
            </w:r>
          </w:del>
          <w:del w:id="537" w:author="LKY" w:date="2026-09-15T17:29:38Z">
            <w:r>
              <w:rPr/>
              <w:delInstrText xml:space="preserve"> PAGEREF _Toc18609 \h </w:delInstrText>
            </w:r>
          </w:del>
          <w:del w:id="538" w:author="LKY" w:date="2026-09-15T17:29:38Z">
            <w:r>
              <w:rPr/>
              <w:fldChar w:fldCharType="separate"/>
            </w:r>
          </w:del>
          <w:del w:id="539" w:author="LKY" w:date="2026-09-15T17:29:38Z">
            <w:r>
              <w:rPr/>
              <w:delText>37</w:delText>
            </w:r>
          </w:del>
          <w:del w:id="540" w:author="LKY" w:date="2026-09-15T17:29:38Z">
            <w:r>
              <w:rPr/>
              <w:fldChar w:fldCharType="end"/>
            </w:r>
          </w:del>
          <w:del w:id="541" w:author="LKY" w:date="2026-09-15T17:29:38Z">
            <w:r>
              <w:rPr/>
              <w:fldChar w:fldCharType="end"/>
            </w:r>
          </w:del>
        </w:p>
        <w:p w14:paraId="10927513">
          <w:pPr>
            <w:pStyle w:val="11"/>
            <w:tabs>
              <w:tab w:val="right" w:leader="dot" w:pos="8306"/>
            </w:tabs>
            <w:rPr>
              <w:del w:id="542" w:author="LKY" w:date="2026-09-15T17:29:38Z"/>
            </w:rPr>
          </w:pPr>
          <w:del w:id="543" w:author="LKY" w:date="2026-09-15T17:29:38Z">
            <w:r>
              <w:rPr/>
              <w:fldChar w:fldCharType="begin"/>
            </w:r>
          </w:del>
          <w:del w:id="544" w:author="LKY" w:date="2026-09-15T17:29:38Z">
            <w:r>
              <w:rPr/>
              <w:delInstrText xml:space="preserve"> HYPERLINK \l _Toc19086 </w:delInstrText>
            </w:r>
          </w:del>
          <w:del w:id="545" w:author="LKY" w:date="2026-09-15T17:29:38Z">
            <w:r>
              <w:rPr/>
              <w:fldChar w:fldCharType="separate"/>
            </w:r>
          </w:del>
          <w:del w:id="546" w:author="LKY" w:date="2026-09-15T17:29:38Z">
            <w:r>
              <w:rPr>
                <w:rFonts w:hint="eastAsia" w:ascii="Times New Roman" w:hAnsi="Times New Roman" w:eastAsia="宋体" w:cs="宋体"/>
                <w:bCs w:val="0"/>
                <w:szCs w:val="32"/>
                <w:lang w:val="en-US" w:eastAsia="zh-CN" w:bidi="en-US"/>
              </w:rPr>
              <w:delText>4.2 EMMC启动</w:delText>
            </w:r>
          </w:del>
          <w:del w:id="547" w:author="LKY" w:date="2026-09-15T17:29:38Z">
            <w:r>
              <w:rPr/>
              <w:tab/>
            </w:r>
          </w:del>
          <w:del w:id="548" w:author="LKY" w:date="2026-09-15T17:29:38Z">
            <w:r>
              <w:rPr/>
              <w:fldChar w:fldCharType="begin"/>
            </w:r>
          </w:del>
          <w:del w:id="549" w:author="LKY" w:date="2026-09-15T17:29:38Z">
            <w:r>
              <w:rPr/>
              <w:delInstrText xml:space="preserve"> PAGEREF _Toc19086 \h </w:delInstrText>
            </w:r>
          </w:del>
          <w:del w:id="550" w:author="LKY" w:date="2026-09-15T17:29:38Z">
            <w:r>
              <w:rPr/>
              <w:fldChar w:fldCharType="separate"/>
            </w:r>
          </w:del>
          <w:del w:id="551" w:author="LKY" w:date="2026-09-15T17:29:38Z">
            <w:r>
              <w:rPr/>
              <w:delText>38</w:delText>
            </w:r>
          </w:del>
          <w:del w:id="552" w:author="LKY" w:date="2026-09-15T17:29:38Z">
            <w:r>
              <w:rPr/>
              <w:fldChar w:fldCharType="end"/>
            </w:r>
          </w:del>
          <w:del w:id="553" w:author="LKY" w:date="2026-09-15T17:29:38Z">
            <w:r>
              <w:rPr/>
              <w:fldChar w:fldCharType="end"/>
            </w:r>
          </w:del>
        </w:p>
        <w:p w14:paraId="23947B39">
          <w:pPr>
            <w:pStyle w:val="7"/>
            <w:tabs>
              <w:tab w:val="right" w:leader="dot" w:pos="8306"/>
            </w:tabs>
            <w:rPr>
              <w:del w:id="554" w:author="LKY" w:date="2026-09-15T17:29:38Z"/>
            </w:rPr>
          </w:pPr>
          <w:del w:id="555" w:author="LKY" w:date="2026-09-15T17:29:38Z">
            <w:r>
              <w:rPr/>
              <w:fldChar w:fldCharType="begin"/>
            </w:r>
          </w:del>
          <w:del w:id="556" w:author="LKY" w:date="2026-09-15T17:29:38Z">
            <w:r>
              <w:rPr/>
              <w:delInstrText xml:space="preserve"> HYPERLINK \l _Toc7403 </w:delInstrText>
            </w:r>
          </w:del>
          <w:del w:id="557" w:author="LKY" w:date="2026-09-15T17:29:38Z">
            <w:r>
              <w:rPr/>
              <w:fldChar w:fldCharType="separate"/>
            </w:r>
          </w:del>
          <w:del w:id="558" w:author="LKY" w:date="2026-09-15T17:29:38Z">
            <w:r>
              <w:rPr>
                <w:rFonts w:hint="eastAsia" w:ascii="Times New Roman" w:hAnsi="Times New Roman" w:eastAsia="宋体" w:cs="宋体"/>
                <w:bCs w:val="0"/>
                <w:szCs w:val="28"/>
                <w:lang w:val="en-US" w:eastAsia="zh-CN" w:bidi="en-US"/>
              </w:rPr>
              <w:delText>4.2.1烧录卡制作</w:delText>
            </w:r>
          </w:del>
          <w:del w:id="559" w:author="LKY" w:date="2026-09-15T17:29:38Z">
            <w:r>
              <w:rPr/>
              <w:tab/>
            </w:r>
          </w:del>
          <w:del w:id="560" w:author="LKY" w:date="2026-09-15T17:29:38Z">
            <w:r>
              <w:rPr/>
              <w:fldChar w:fldCharType="begin"/>
            </w:r>
          </w:del>
          <w:del w:id="561" w:author="LKY" w:date="2026-09-15T17:29:38Z">
            <w:r>
              <w:rPr/>
              <w:delInstrText xml:space="preserve"> PAGEREF _Toc7403 \h </w:delInstrText>
            </w:r>
          </w:del>
          <w:del w:id="562" w:author="LKY" w:date="2026-09-15T17:29:38Z">
            <w:r>
              <w:rPr/>
              <w:fldChar w:fldCharType="separate"/>
            </w:r>
          </w:del>
          <w:del w:id="563" w:author="LKY" w:date="2026-09-15T17:29:38Z">
            <w:r>
              <w:rPr/>
              <w:delText>38</w:delText>
            </w:r>
          </w:del>
          <w:del w:id="564" w:author="LKY" w:date="2026-09-15T17:29:38Z">
            <w:r>
              <w:rPr/>
              <w:fldChar w:fldCharType="end"/>
            </w:r>
          </w:del>
          <w:del w:id="565" w:author="LKY" w:date="2026-09-15T17:29:38Z">
            <w:r>
              <w:rPr/>
              <w:fldChar w:fldCharType="end"/>
            </w:r>
          </w:del>
        </w:p>
        <w:p w14:paraId="0F045287">
          <w:pPr>
            <w:pStyle w:val="7"/>
            <w:tabs>
              <w:tab w:val="right" w:leader="dot" w:pos="8306"/>
            </w:tabs>
            <w:rPr>
              <w:del w:id="566" w:author="LKY" w:date="2026-09-15T17:29:38Z"/>
            </w:rPr>
          </w:pPr>
          <w:del w:id="567" w:author="LKY" w:date="2026-09-15T17:29:38Z">
            <w:r>
              <w:rPr/>
              <w:fldChar w:fldCharType="begin"/>
            </w:r>
          </w:del>
          <w:del w:id="568" w:author="LKY" w:date="2026-09-15T17:29:38Z">
            <w:r>
              <w:rPr/>
              <w:delInstrText xml:space="preserve"> HYPERLINK \l _Toc6760 </w:delInstrText>
            </w:r>
          </w:del>
          <w:del w:id="569" w:author="LKY" w:date="2026-09-15T17:29:38Z">
            <w:r>
              <w:rPr/>
              <w:fldChar w:fldCharType="separate"/>
            </w:r>
          </w:del>
          <w:del w:id="570" w:author="LKY" w:date="2026-09-15T17:29:38Z">
            <w:r>
              <w:rPr>
                <w:rFonts w:hint="eastAsia" w:ascii="Times New Roman" w:hAnsi="Times New Roman"/>
                <w:bCs/>
                <w:szCs w:val="28"/>
                <w:lang w:val="en-US" w:eastAsia="zh-CN"/>
              </w:rPr>
              <w:delText>4.2.2系统烧录</w:delText>
            </w:r>
          </w:del>
          <w:del w:id="571" w:author="LKY" w:date="2026-09-15T17:29:38Z">
            <w:r>
              <w:rPr/>
              <w:tab/>
            </w:r>
          </w:del>
          <w:del w:id="572" w:author="LKY" w:date="2026-09-15T17:29:38Z">
            <w:r>
              <w:rPr/>
              <w:fldChar w:fldCharType="begin"/>
            </w:r>
          </w:del>
          <w:del w:id="573" w:author="LKY" w:date="2026-09-15T17:29:38Z">
            <w:r>
              <w:rPr/>
              <w:delInstrText xml:space="preserve"> PAGEREF _Toc6760 \h </w:delInstrText>
            </w:r>
          </w:del>
          <w:del w:id="574" w:author="LKY" w:date="2026-09-15T17:29:38Z">
            <w:r>
              <w:rPr/>
              <w:fldChar w:fldCharType="separate"/>
            </w:r>
          </w:del>
          <w:del w:id="575" w:author="LKY" w:date="2026-09-15T17:29:38Z">
            <w:r>
              <w:rPr/>
              <w:delText>41</w:delText>
            </w:r>
          </w:del>
          <w:del w:id="576" w:author="LKY" w:date="2026-09-15T17:29:38Z">
            <w:r>
              <w:rPr/>
              <w:fldChar w:fldCharType="end"/>
            </w:r>
          </w:del>
          <w:del w:id="577" w:author="LKY" w:date="2026-09-15T17:29:38Z">
            <w:r>
              <w:rPr/>
              <w:fldChar w:fldCharType="end"/>
            </w:r>
          </w:del>
        </w:p>
        <w:p w14:paraId="368A95B7">
          <w:pPr>
            <w:pStyle w:val="10"/>
            <w:tabs>
              <w:tab w:val="right" w:leader="dot" w:pos="8306"/>
            </w:tabs>
            <w:rPr>
              <w:del w:id="578" w:author="LKY" w:date="2026-09-15T17:29:38Z"/>
            </w:rPr>
          </w:pPr>
          <w:del w:id="579" w:author="LKY" w:date="2026-09-15T17:29:38Z">
            <w:r>
              <w:rPr/>
              <w:fldChar w:fldCharType="begin"/>
            </w:r>
          </w:del>
          <w:del w:id="580" w:author="LKY" w:date="2026-09-15T17:29:38Z">
            <w:r>
              <w:rPr/>
              <w:delInstrText xml:space="preserve"> HYPERLINK \l _Toc3814 </w:delInstrText>
            </w:r>
          </w:del>
          <w:del w:id="581" w:author="LKY" w:date="2026-09-15T17:29:38Z">
            <w:r>
              <w:rPr/>
              <w:fldChar w:fldCharType="separate"/>
            </w:r>
          </w:del>
          <w:del w:id="582" w:author="LKY" w:date="2026-09-15T17:29:38Z">
            <w:r>
              <w:rPr>
                <w:rFonts w:hint="eastAsia" w:ascii="Times New Roman" w:hAnsi="Times New Roman"/>
                <w:lang w:val="en-US" w:eastAsia="zh-CN"/>
              </w:rPr>
              <w:delText>5.导轨安装</w:delText>
            </w:r>
          </w:del>
          <w:del w:id="583" w:author="LKY" w:date="2026-09-15T17:29:38Z">
            <w:r>
              <w:rPr/>
              <w:tab/>
            </w:r>
          </w:del>
          <w:del w:id="584" w:author="LKY" w:date="2026-09-15T17:29:38Z">
            <w:r>
              <w:rPr/>
              <w:fldChar w:fldCharType="begin"/>
            </w:r>
          </w:del>
          <w:del w:id="585" w:author="LKY" w:date="2026-09-15T17:29:38Z">
            <w:r>
              <w:rPr/>
              <w:delInstrText xml:space="preserve"> PAGEREF _Toc3814 \h </w:delInstrText>
            </w:r>
          </w:del>
          <w:del w:id="586" w:author="LKY" w:date="2026-09-15T17:29:38Z">
            <w:r>
              <w:rPr/>
              <w:fldChar w:fldCharType="separate"/>
            </w:r>
          </w:del>
          <w:del w:id="587" w:author="LKY" w:date="2026-09-15T17:29:38Z">
            <w:r>
              <w:rPr/>
              <w:delText>43</w:delText>
            </w:r>
          </w:del>
          <w:del w:id="588" w:author="LKY" w:date="2026-09-15T17:29:38Z">
            <w:r>
              <w:rPr/>
              <w:fldChar w:fldCharType="end"/>
            </w:r>
          </w:del>
          <w:del w:id="589" w:author="LKY" w:date="2026-09-15T17:29:38Z">
            <w:r>
              <w:rPr/>
              <w:fldChar w:fldCharType="end"/>
            </w:r>
          </w:del>
        </w:p>
        <w:p w14:paraId="156AA263">
          <w:pPr>
            <w:pStyle w:val="10"/>
            <w:tabs>
              <w:tab w:val="right" w:leader="dot" w:pos="8306"/>
            </w:tabs>
            <w:rPr>
              <w:del w:id="590" w:author="LKY" w:date="2026-09-15T17:29:38Z"/>
            </w:rPr>
          </w:pPr>
          <w:del w:id="591" w:author="LKY" w:date="2026-09-15T17:29:38Z">
            <w:r>
              <w:rPr/>
              <w:fldChar w:fldCharType="begin"/>
            </w:r>
          </w:del>
          <w:del w:id="592" w:author="LKY" w:date="2026-09-15T17:29:38Z">
            <w:r>
              <w:rPr/>
              <w:delInstrText xml:space="preserve"> HYPERLINK \l _Toc19064 </w:delInstrText>
            </w:r>
          </w:del>
          <w:del w:id="593" w:author="LKY" w:date="2026-09-15T17:29:38Z">
            <w:r>
              <w:rPr/>
              <w:fldChar w:fldCharType="separate"/>
            </w:r>
          </w:del>
          <w:del w:id="594" w:author="LKY" w:date="2026-09-15T17:29:38Z">
            <w:r>
              <w:rPr>
                <w:rFonts w:hint="eastAsia" w:ascii="Times New Roman" w:hAnsi="Times New Roman"/>
                <w:lang w:val="en-US" w:eastAsia="zh-CN"/>
              </w:rPr>
              <w:delText>6.软件支持</w:delText>
            </w:r>
          </w:del>
          <w:del w:id="595" w:author="LKY" w:date="2026-09-15T17:29:38Z">
            <w:r>
              <w:rPr/>
              <w:tab/>
            </w:r>
          </w:del>
          <w:del w:id="596" w:author="LKY" w:date="2026-09-15T17:29:38Z">
            <w:r>
              <w:rPr/>
              <w:fldChar w:fldCharType="begin"/>
            </w:r>
          </w:del>
          <w:del w:id="597" w:author="LKY" w:date="2026-09-15T17:29:38Z">
            <w:r>
              <w:rPr/>
              <w:delInstrText xml:space="preserve"> PAGEREF _Toc19064 \h </w:delInstrText>
            </w:r>
          </w:del>
          <w:del w:id="598" w:author="LKY" w:date="2026-09-15T17:29:38Z">
            <w:r>
              <w:rPr/>
              <w:fldChar w:fldCharType="separate"/>
            </w:r>
          </w:del>
          <w:del w:id="599" w:author="LKY" w:date="2026-09-15T17:29:38Z">
            <w:r>
              <w:rPr/>
              <w:delText>44</w:delText>
            </w:r>
          </w:del>
          <w:del w:id="600" w:author="LKY" w:date="2026-09-15T17:29:38Z">
            <w:r>
              <w:rPr/>
              <w:fldChar w:fldCharType="end"/>
            </w:r>
          </w:del>
          <w:del w:id="601" w:author="LKY" w:date="2026-09-15T17:29:38Z">
            <w:r>
              <w:rPr/>
              <w:fldChar w:fldCharType="end"/>
            </w:r>
          </w:del>
        </w:p>
        <w:p w14:paraId="67EAFE43">
          <w:pPr>
            <w:pStyle w:val="10"/>
            <w:tabs>
              <w:tab w:val="right" w:leader="dot" w:pos="8306"/>
            </w:tabs>
            <w:rPr>
              <w:del w:id="602" w:author="LKY" w:date="2026-09-15T17:29:38Z"/>
            </w:rPr>
          </w:pPr>
          <w:del w:id="603" w:author="LKY" w:date="2026-09-15T17:29:38Z">
            <w:r>
              <w:rPr/>
              <w:fldChar w:fldCharType="begin"/>
            </w:r>
          </w:del>
          <w:del w:id="604" w:author="LKY" w:date="2026-09-15T17:29:38Z">
            <w:r>
              <w:rPr/>
              <w:delInstrText xml:space="preserve"> HYPERLINK \l _Toc27858 </w:delInstrText>
            </w:r>
          </w:del>
          <w:del w:id="605" w:author="LKY" w:date="2026-09-15T17:29:38Z">
            <w:r>
              <w:rPr/>
              <w:fldChar w:fldCharType="separate"/>
            </w:r>
          </w:del>
          <w:del w:id="606" w:author="LKY" w:date="2026-09-15T17:29:38Z">
            <w:r>
              <w:rPr>
                <w:rFonts w:hint="eastAsia" w:ascii="Times New Roman" w:hAnsi="Times New Roman"/>
                <w:lang w:val="en-US" w:eastAsia="zh-CN"/>
              </w:rPr>
              <w:delText>7.保修条款</w:delText>
            </w:r>
          </w:del>
          <w:del w:id="607" w:author="LKY" w:date="2026-09-15T17:29:38Z">
            <w:r>
              <w:rPr/>
              <w:tab/>
            </w:r>
          </w:del>
          <w:del w:id="608" w:author="LKY" w:date="2026-09-15T17:29:38Z">
            <w:r>
              <w:rPr/>
              <w:fldChar w:fldCharType="begin"/>
            </w:r>
          </w:del>
          <w:del w:id="609" w:author="LKY" w:date="2026-09-15T17:29:38Z">
            <w:r>
              <w:rPr/>
              <w:delInstrText xml:space="preserve"> PAGEREF _Toc27858 \h </w:delInstrText>
            </w:r>
          </w:del>
          <w:del w:id="610" w:author="LKY" w:date="2026-09-15T17:29:38Z">
            <w:r>
              <w:rPr/>
              <w:fldChar w:fldCharType="separate"/>
            </w:r>
          </w:del>
          <w:del w:id="611" w:author="LKY" w:date="2026-09-15T17:29:38Z">
            <w:r>
              <w:rPr/>
              <w:delText>44</w:delText>
            </w:r>
          </w:del>
          <w:del w:id="612" w:author="LKY" w:date="2026-09-15T17:29:38Z">
            <w:r>
              <w:rPr/>
              <w:fldChar w:fldCharType="end"/>
            </w:r>
          </w:del>
          <w:del w:id="613" w:author="LKY" w:date="2026-09-15T17:29:38Z">
            <w:r>
              <w:rPr/>
              <w:fldChar w:fldCharType="end"/>
            </w:r>
          </w:del>
        </w:p>
        <w:p w14:paraId="680866D6">
          <w:pPr>
            <w:pStyle w:val="10"/>
            <w:tabs>
              <w:tab w:val="right" w:leader="dot" w:pos="8306"/>
            </w:tabs>
            <w:rPr>
              <w:del w:id="614" w:author="LKY" w:date="2026-09-15T17:29:38Z"/>
            </w:rPr>
          </w:pPr>
          <w:del w:id="615" w:author="LKY" w:date="2026-09-15T17:29:38Z">
            <w:r>
              <w:rPr/>
              <w:fldChar w:fldCharType="begin"/>
            </w:r>
          </w:del>
          <w:del w:id="616" w:author="LKY" w:date="2026-09-15T17:29:38Z">
            <w:r>
              <w:rPr/>
              <w:delInstrText xml:space="preserve"> HYPERLINK \l _Toc26114 </w:delInstrText>
            </w:r>
          </w:del>
          <w:del w:id="617" w:author="LKY" w:date="2026-09-15T17:29:38Z">
            <w:r>
              <w:rPr/>
              <w:fldChar w:fldCharType="separate"/>
            </w:r>
          </w:del>
          <w:del w:id="618" w:author="LKY" w:date="2026-09-15T17:29:38Z">
            <w:r>
              <w:rPr>
                <w:rFonts w:hint="eastAsia"/>
                <w:lang w:val="en-US" w:eastAsia="zh-CN"/>
              </w:rPr>
              <w:delText>8.技术支持</w:delText>
            </w:r>
          </w:del>
          <w:del w:id="619" w:author="LKY" w:date="2026-09-15T17:29:38Z">
            <w:r>
              <w:rPr/>
              <w:tab/>
            </w:r>
          </w:del>
          <w:del w:id="620" w:author="LKY" w:date="2026-09-15T17:29:38Z">
            <w:r>
              <w:rPr/>
              <w:fldChar w:fldCharType="begin"/>
            </w:r>
          </w:del>
          <w:del w:id="621" w:author="LKY" w:date="2026-09-15T17:29:38Z">
            <w:r>
              <w:rPr/>
              <w:delInstrText xml:space="preserve"> PAGEREF _Toc26114 \h </w:delInstrText>
            </w:r>
          </w:del>
          <w:del w:id="622" w:author="LKY" w:date="2026-09-15T17:29:38Z">
            <w:r>
              <w:rPr/>
              <w:fldChar w:fldCharType="separate"/>
            </w:r>
          </w:del>
          <w:del w:id="623" w:author="LKY" w:date="2026-09-15T17:29:38Z">
            <w:r>
              <w:rPr/>
              <w:delText>45</w:delText>
            </w:r>
          </w:del>
          <w:del w:id="624" w:author="LKY" w:date="2026-09-15T17:29:38Z">
            <w:r>
              <w:rPr/>
              <w:fldChar w:fldCharType="end"/>
            </w:r>
          </w:del>
          <w:del w:id="625" w:author="LKY" w:date="2026-09-15T17:29:38Z">
            <w:r>
              <w:rPr/>
              <w:fldChar w:fldCharType="end"/>
            </w:r>
          </w:del>
        </w:p>
        <w:p w14:paraId="1CF8EFB4">
          <w:pPr>
            <w:pStyle w:val="10"/>
            <w:tabs>
              <w:tab w:val="right" w:leader="dot" w:pos="8306"/>
            </w:tabs>
            <w:rPr>
              <w:del w:id="626" w:author="LKY" w:date="2026-09-15T17:29:38Z"/>
            </w:rPr>
          </w:pPr>
          <w:del w:id="627" w:author="LKY" w:date="2026-09-15T17:29:38Z">
            <w:r>
              <w:rPr/>
              <w:fldChar w:fldCharType="begin"/>
            </w:r>
          </w:del>
          <w:del w:id="628" w:author="LKY" w:date="2026-09-15T17:29:38Z">
            <w:r>
              <w:rPr/>
              <w:delInstrText xml:space="preserve"> HYPERLINK \l _Toc31597 </w:delInstrText>
            </w:r>
          </w:del>
          <w:del w:id="629" w:author="LKY" w:date="2026-09-15T17:29:38Z">
            <w:r>
              <w:rPr/>
              <w:fldChar w:fldCharType="separate"/>
            </w:r>
          </w:del>
          <w:del w:id="630" w:author="LKY" w:date="2026-09-15T17:29:38Z">
            <w:r>
              <w:rPr>
                <w:rFonts w:hint="eastAsia"/>
                <w:lang w:val="en-US" w:eastAsia="zh-CN"/>
              </w:rPr>
              <w:delText>附录1.GPIO端口</w:delText>
            </w:r>
          </w:del>
          <w:del w:id="631" w:author="LKY" w:date="2026-09-15T17:29:38Z">
            <w:r>
              <w:rPr/>
              <w:tab/>
            </w:r>
          </w:del>
          <w:del w:id="632" w:author="LKY" w:date="2026-09-15T17:29:38Z">
            <w:r>
              <w:rPr/>
              <w:fldChar w:fldCharType="begin"/>
            </w:r>
          </w:del>
          <w:del w:id="633" w:author="LKY" w:date="2026-09-15T17:29:38Z">
            <w:r>
              <w:rPr/>
              <w:delInstrText xml:space="preserve"> PAGEREF _Toc31597 \h </w:delInstrText>
            </w:r>
          </w:del>
          <w:del w:id="634" w:author="LKY" w:date="2026-09-15T17:29:38Z">
            <w:r>
              <w:rPr/>
              <w:fldChar w:fldCharType="separate"/>
            </w:r>
          </w:del>
          <w:del w:id="635" w:author="LKY" w:date="2026-09-15T17:29:38Z">
            <w:r>
              <w:rPr/>
              <w:delText>46</w:delText>
            </w:r>
          </w:del>
          <w:del w:id="636" w:author="LKY" w:date="2026-09-15T17:29:38Z">
            <w:r>
              <w:rPr/>
              <w:fldChar w:fldCharType="end"/>
            </w:r>
          </w:del>
          <w:del w:id="637" w:author="LKY" w:date="2026-09-15T17:29:38Z">
            <w:r>
              <w:rPr/>
              <w:fldChar w:fldCharType="end"/>
            </w:r>
          </w:del>
        </w:p>
        <w:p w14:paraId="657E3292">
          <w:pPr>
            <w:pStyle w:val="10"/>
            <w:tabs>
              <w:tab w:val="right" w:leader="dot" w:pos="8306"/>
            </w:tabs>
            <w:rPr>
              <w:ins w:id="638" w:author="L" w:date="2026-08-07T16:35:29Z"/>
              <w:del w:id="639" w:author="LKY" w:date="2026-09-15T17:29:38Z"/>
            </w:rPr>
          </w:pPr>
          <w:ins w:id="640" w:author="L" w:date="2026-08-07T16:35:29Z">
            <w:del w:id="641" w:author="LKY" w:date="2026-09-15T17:29:38Z">
              <w:r>
                <w:rPr/>
                <w:fldChar w:fldCharType="begin"/>
              </w:r>
            </w:del>
          </w:ins>
          <w:ins w:id="642" w:author="L" w:date="2026-08-07T16:35:29Z">
            <w:del w:id="643" w:author="LKY" w:date="2026-09-15T17:29:38Z">
              <w:r>
                <w:rPr/>
                <w:delInstrText xml:space="preserve"> HYPERLINK \l _Toc25541 </w:delInstrText>
              </w:r>
            </w:del>
          </w:ins>
          <w:ins w:id="644" w:author="L" w:date="2026-08-07T16:35:29Z">
            <w:del w:id="645" w:author="LKY" w:date="2026-09-15T17:29:38Z">
              <w:r>
                <w:rPr/>
                <w:fldChar w:fldCharType="separate"/>
              </w:r>
            </w:del>
          </w:ins>
          <w:ins w:id="646" w:author="L" w:date="2026-08-07T16:35:29Z">
            <w:del w:id="647" w:author="LKY" w:date="2026-09-15T17:29:38Z">
              <w:r>
                <w:rPr>
                  <w:rFonts w:hint="eastAsia" w:ascii="Times New Roman" w:hAnsi="Times New Roman" w:eastAsia="宋体" w:cs="宋体"/>
                  <w:bCs/>
                  <w:iCs/>
                  <w:szCs w:val="24"/>
                  <w:lang w:val="en-US" w:eastAsia="zh-CN"/>
                </w:rPr>
                <w:delText>前言</w:delText>
              </w:r>
            </w:del>
          </w:ins>
          <w:ins w:id="648" w:author="L" w:date="2026-08-07T16:35:29Z">
            <w:del w:id="649" w:author="LKY" w:date="2026-09-15T17:29:38Z">
              <w:r>
                <w:rPr/>
                <w:tab/>
              </w:r>
            </w:del>
          </w:ins>
          <w:ins w:id="650" w:author="L" w:date="2026-08-07T16:35:29Z">
            <w:del w:id="651" w:author="LKY" w:date="2026-09-15T17:29:38Z">
              <w:r>
                <w:rPr/>
                <w:fldChar w:fldCharType="begin"/>
              </w:r>
            </w:del>
          </w:ins>
          <w:ins w:id="652" w:author="L" w:date="2026-08-07T16:35:29Z">
            <w:del w:id="653" w:author="LKY" w:date="2026-09-15T17:29:38Z">
              <w:r>
                <w:rPr/>
                <w:delInstrText xml:space="preserve"> PAGEREF _Toc25541 \h </w:delInstrText>
              </w:r>
            </w:del>
          </w:ins>
          <w:ins w:id="654" w:author="L" w:date="2026-08-07T16:35:29Z">
            <w:del w:id="655" w:author="LKY" w:date="2026-09-15T17:29:38Z">
              <w:r>
                <w:rPr/>
                <w:fldChar w:fldCharType="separate"/>
              </w:r>
            </w:del>
          </w:ins>
          <w:ins w:id="656" w:author="L" w:date="2026-08-07T16:35:29Z">
            <w:del w:id="657" w:author="LKY" w:date="2026-09-15T17:29:38Z">
              <w:r>
                <w:rPr/>
                <w:delText>4</w:delText>
              </w:r>
            </w:del>
          </w:ins>
          <w:ins w:id="658" w:author="L" w:date="2026-08-07T16:35:29Z">
            <w:del w:id="659" w:author="LKY" w:date="2026-09-15T17:29:38Z">
              <w:r>
                <w:rPr/>
                <w:fldChar w:fldCharType="end"/>
              </w:r>
            </w:del>
          </w:ins>
          <w:ins w:id="660" w:author="L" w:date="2026-08-07T16:35:29Z">
            <w:del w:id="661" w:author="LKY" w:date="2026-09-15T17:29:38Z">
              <w:r>
                <w:rPr/>
                <w:fldChar w:fldCharType="end"/>
              </w:r>
            </w:del>
          </w:ins>
        </w:p>
        <w:p w14:paraId="57C9B3CA">
          <w:pPr>
            <w:pStyle w:val="10"/>
            <w:tabs>
              <w:tab w:val="right" w:leader="dot" w:pos="8306"/>
            </w:tabs>
            <w:rPr>
              <w:ins w:id="662" w:author="L" w:date="2026-08-07T16:35:29Z"/>
              <w:del w:id="663" w:author="LKY" w:date="2026-09-15T17:29:38Z"/>
            </w:rPr>
          </w:pPr>
          <w:ins w:id="664" w:author="L" w:date="2026-08-07T16:35:29Z">
            <w:del w:id="665" w:author="LKY" w:date="2026-09-15T17:29:38Z">
              <w:r>
                <w:rPr/>
                <w:fldChar w:fldCharType="begin"/>
              </w:r>
            </w:del>
          </w:ins>
          <w:ins w:id="666" w:author="L" w:date="2026-08-07T16:35:29Z">
            <w:del w:id="667" w:author="LKY" w:date="2026-09-15T17:29:38Z">
              <w:r>
                <w:rPr/>
                <w:delInstrText xml:space="preserve"> HYPERLINK \l _Toc16566 </w:delInstrText>
              </w:r>
            </w:del>
          </w:ins>
          <w:ins w:id="668" w:author="L" w:date="2026-08-07T16:35:29Z">
            <w:del w:id="669" w:author="LKY" w:date="2026-09-15T17:29:38Z">
              <w:r>
                <w:rPr/>
                <w:fldChar w:fldCharType="separate"/>
              </w:r>
            </w:del>
          </w:ins>
          <w:ins w:id="670" w:author="L" w:date="2026-08-07T16:35:29Z">
            <w:del w:id="671" w:author="LKY" w:date="2026-09-15T17:29:38Z">
              <w:r>
                <w:rPr>
                  <w:rFonts w:hint="eastAsia" w:ascii="Times New Roman" w:hAnsi="Times New Roman" w:cstheme="minorEastAsia"/>
                  <w:bCs/>
                  <w:szCs w:val="44"/>
                  <w:lang w:val="en-US" w:eastAsia="zh-CN"/>
                </w:rPr>
                <w:delText>1.产品简介</w:delText>
              </w:r>
            </w:del>
          </w:ins>
          <w:ins w:id="672" w:author="L" w:date="2026-08-07T16:35:29Z">
            <w:del w:id="673" w:author="LKY" w:date="2026-09-15T17:29:38Z">
              <w:r>
                <w:rPr/>
                <w:tab/>
              </w:r>
            </w:del>
          </w:ins>
          <w:ins w:id="674" w:author="L" w:date="2026-08-07T16:35:29Z">
            <w:del w:id="675" w:author="LKY" w:date="2026-09-15T17:29:38Z">
              <w:r>
                <w:rPr/>
                <w:fldChar w:fldCharType="begin"/>
              </w:r>
            </w:del>
          </w:ins>
          <w:ins w:id="676" w:author="L" w:date="2026-08-07T16:35:29Z">
            <w:del w:id="677" w:author="LKY" w:date="2026-09-15T17:29:38Z">
              <w:r>
                <w:rPr/>
                <w:delInstrText xml:space="preserve"> PAGEREF _Toc16566 \h </w:delInstrText>
              </w:r>
            </w:del>
          </w:ins>
          <w:ins w:id="678" w:author="L" w:date="2026-08-07T16:35:29Z">
            <w:del w:id="679" w:author="LKY" w:date="2026-09-15T17:29:38Z">
              <w:r>
                <w:rPr/>
                <w:fldChar w:fldCharType="separate"/>
              </w:r>
            </w:del>
          </w:ins>
          <w:ins w:id="680" w:author="L" w:date="2026-08-07T16:35:29Z">
            <w:del w:id="681" w:author="LKY" w:date="2026-09-15T17:29:38Z">
              <w:r>
                <w:rPr/>
                <w:delText>5</w:delText>
              </w:r>
            </w:del>
          </w:ins>
          <w:ins w:id="682" w:author="L" w:date="2026-08-07T16:35:29Z">
            <w:del w:id="683" w:author="LKY" w:date="2026-09-15T17:29:38Z">
              <w:r>
                <w:rPr/>
                <w:fldChar w:fldCharType="end"/>
              </w:r>
            </w:del>
          </w:ins>
          <w:ins w:id="684" w:author="L" w:date="2026-08-07T16:35:29Z">
            <w:del w:id="685" w:author="LKY" w:date="2026-09-15T17:29:38Z">
              <w:r>
                <w:rPr/>
                <w:fldChar w:fldCharType="end"/>
              </w:r>
            </w:del>
          </w:ins>
        </w:p>
        <w:p w14:paraId="62A8061A">
          <w:pPr>
            <w:pStyle w:val="11"/>
            <w:tabs>
              <w:tab w:val="right" w:leader="dot" w:pos="8306"/>
            </w:tabs>
            <w:rPr>
              <w:ins w:id="686" w:author="L" w:date="2026-08-07T16:35:29Z"/>
              <w:del w:id="687" w:author="LKY" w:date="2026-09-15T17:29:38Z"/>
            </w:rPr>
          </w:pPr>
          <w:ins w:id="688" w:author="L" w:date="2026-08-07T16:35:29Z">
            <w:del w:id="689" w:author="LKY" w:date="2026-09-15T17:29:38Z">
              <w:r>
                <w:rPr/>
                <w:fldChar w:fldCharType="begin"/>
              </w:r>
            </w:del>
          </w:ins>
          <w:ins w:id="690" w:author="L" w:date="2026-08-07T16:35:29Z">
            <w:del w:id="691" w:author="LKY" w:date="2026-09-15T17:29:38Z">
              <w:r>
                <w:rPr/>
                <w:delInstrText xml:space="preserve"> HYPERLINK \l _Toc31768 </w:delInstrText>
              </w:r>
            </w:del>
          </w:ins>
          <w:ins w:id="692" w:author="L" w:date="2026-08-07T16:35:29Z">
            <w:del w:id="693" w:author="LKY" w:date="2026-09-15T17:29:38Z">
              <w:r>
                <w:rPr/>
                <w:fldChar w:fldCharType="separate"/>
              </w:r>
            </w:del>
          </w:ins>
          <w:ins w:id="694" w:author="L" w:date="2026-08-07T16:35:29Z">
            <w:del w:id="695" w:author="LKY" w:date="2026-09-15T17:29:38Z">
              <w:r>
                <w:rPr>
                  <w:rFonts w:hint="eastAsia" w:ascii="Times New Roman" w:hAnsi="Times New Roman" w:cstheme="minorEastAsia"/>
                  <w:bCs/>
                  <w:szCs w:val="32"/>
                  <w:lang w:val="en-US" w:eastAsia="zh-CN"/>
                </w:rPr>
                <w:delText>1.1 概述</w:delText>
              </w:r>
            </w:del>
          </w:ins>
          <w:ins w:id="696" w:author="L" w:date="2026-08-07T16:35:29Z">
            <w:del w:id="697" w:author="LKY" w:date="2026-09-15T17:29:38Z">
              <w:r>
                <w:rPr/>
                <w:tab/>
              </w:r>
            </w:del>
          </w:ins>
          <w:ins w:id="698" w:author="L" w:date="2026-08-07T16:35:29Z">
            <w:del w:id="699" w:author="LKY" w:date="2026-09-15T17:29:38Z">
              <w:r>
                <w:rPr/>
                <w:fldChar w:fldCharType="begin"/>
              </w:r>
            </w:del>
          </w:ins>
          <w:ins w:id="700" w:author="L" w:date="2026-08-07T16:35:29Z">
            <w:del w:id="701" w:author="LKY" w:date="2026-09-15T17:29:38Z">
              <w:r>
                <w:rPr/>
                <w:delInstrText xml:space="preserve"> PAGEREF _Toc31768 \h </w:delInstrText>
              </w:r>
            </w:del>
          </w:ins>
          <w:ins w:id="702" w:author="L" w:date="2026-08-07T16:35:29Z">
            <w:del w:id="703" w:author="LKY" w:date="2026-09-15T17:29:38Z">
              <w:r>
                <w:rPr/>
                <w:fldChar w:fldCharType="separate"/>
              </w:r>
            </w:del>
          </w:ins>
          <w:ins w:id="704" w:author="L" w:date="2026-08-07T16:35:29Z">
            <w:del w:id="705" w:author="LKY" w:date="2026-09-15T17:29:38Z">
              <w:r>
                <w:rPr/>
                <w:delText>5</w:delText>
              </w:r>
            </w:del>
          </w:ins>
          <w:ins w:id="706" w:author="L" w:date="2026-08-07T16:35:29Z">
            <w:del w:id="707" w:author="LKY" w:date="2026-09-15T17:29:38Z">
              <w:r>
                <w:rPr/>
                <w:fldChar w:fldCharType="end"/>
              </w:r>
            </w:del>
          </w:ins>
          <w:ins w:id="708" w:author="L" w:date="2026-08-07T16:35:29Z">
            <w:del w:id="709" w:author="LKY" w:date="2026-09-15T17:29:38Z">
              <w:r>
                <w:rPr/>
                <w:fldChar w:fldCharType="end"/>
              </w:r>
            </w:del>
          </w:ins>
        </w:p>
        <w:p w14:paraId="4ED00810">
          <w:pPr>
            <w:pStyle w:val="11"/>
            <w:tabs>
              <w:tab w:val="right" w:leader="dot" w:pos="8306"/>
            </w:tabs>
            <w:rPr>
              <w:ins w:id="710" w:author="L" w:date="2026-08-07T16:35:29Z"/>
              <w:del w:id="711" w:author="LKY" w:date="2026-09-15T17:29:38Z"/>
            </w:rPr>
          </w:pPr>
          <w:ins w:id="712" w:author="L" w:date="2026-08-07T16:35:29Z">
            <w:del w:id="713" w:author="LKY" w:date="2026-09-15T17:29:38Z">
              <w:r>
                <w:rPr/>
                <w:fldChar w:fldCharType="begin"/>
              </w:r>
            </w:del>
          </w:ins>
          <w:ins w:id="714" w:author="L" w:date="2026-08-07T16:35:29Z">
            <w:del w:id="715" w:author="LKY" w:date="2026-09-15T17:29:38Z">
              <w:r>
                <w:rPr/>
                <w:delInstrText xml:space="preserve"> HYPERLINK \l _Toc12417 </w:delInstrText>
              </w:r>
            </w:del>
          </w:ins>
          <w:ins w:id="716" w:author="L" w:date="2026-08-07T16:35:29Z">
            <w:del w:id="717" w:author="LKY" w:date="2026-09-15T17:29:38Z">
              <w:r>
                <w:rPr/>
                <w:fldChar w:fldCharType="separate"/>
              </w:r>
            </w:del>
          </w:ins>
          <w:ins w:id="718" w:author="L" w:date="2026-08-07T16:35:29Z">
            <w:del w:id="719" w:author="LKY" w:date="2026-09-15T17:29:38Z">
              <w:r>
                <w:rPr>
                  <w:rFonts w:hint="eastAsia" w:ascii="Times New Roman" w:hAnsi="Times New Roman" w:eastAsia="宋体" w:cs="宋体"/>
                  <w:bCs/>
                  <w:iCs/>
                  <w:kern w:val="2"/>
                  <w:szCs w:val="32"/>
                  <w:lang w:val="en-US" w:eastAsia="zh-CN" w:bidi="ar-SA"/>
                </w:rPr>
                <w:delText>1.2外形尺寸</w:delText>
              </w:r>
            </w:del>
          </w:ins>
          <w:ins w:id="720" w:author="L" w:date="2026-08-07T16:35:29Z">
            <w:del w:id="721" w:author="LKY" w:date="2026-09-15T17:29:38Z">
              <w:r>
                <w:rPr/>
                <w:tab/>
              </w:r>
            </w:del>
          </w:ins>
          <w:ins w:id="722" w:author="L" w:date="2026-08-07T16:35:29Z">
            <w:del w:id="723" w:author="LKY" w:date="2026-09-15T17:29:38Z">
              <w:r>
                <w:rPr/>
                <w:fldChar w:fldCharType="begin"/>
              </w:r>
            </w:del>
          </w:ins>
          <w:ins w:id="724" w:author="L" w:date="2026-08-07T16:35:29Z">
            <w:del w:id="725" w:author="LKY" w:date="2026-09-15T17:29:38Z">
              <w:r>
                <w:rPr/>
                <w:delInstrText xml:space="preserve"> PAGEREF _Toc12417 \h </w:delInstrText>
              </w:r>
            </w:del>
          </w:ins>
          <w:ins w:id="726" w:author="L" w:date="2026-08-07T16:35:29Z">
            <w:del w:id="727" w:author="LKY" w:date="2026-09-15T17:29:38Z">
              <w:r>
                <w:rPr/>
                <w:fldChar w:fldCharType="separate"/>
              </w:r>
            </w:del>
          </w:ins>
          <w:ins w:id="728" w:author="L" w:date="2026-08-07T16:35:29Z">
            <w:del w:id="729" w:author="LKY" w:date="2026-09-15T17:29:38Z">
              <w:r>
                <w:rPr/>
                <w:delText>5</w:delText>
              </w:r>
            </w:del>
          </w:ins>
          <w:ins w:id="730" w:author="L" w:date="2026-08-07T16:35:29Z">
            <w:del w:id="731" w:author="LKY" w:date="2026-09-15T17:29:38Z">
              <w:r>
                <w:rPr/>
                <w:fldChar w:fldCharType="end"/>
              </w:r>
            </w:del>
          </w:ins>
          <w:ins w:id="732" w:author="L" w:date="2026-08-07T16:35:29Z">
            <w:del w:id="733" w:author="LKY" w:date="2026-09-15T17:29:38Z">
              <w:r>
                <w:rPr/>
                <w:fldChar w:fldCharType="end"/>
              </w:r>
            </w:del>
          </w:ins>
        </w:p>
        <w:p w14:paraId="115B5E32">
          <w:pPr>
            <w:pStyle w:val="11"/>
            <w:tabs>
              <w:tab w:val="right" w:leader="dot" w:pos="8306"/>
            </w:tabs>
            <w:rPr>
              <w:ins w:id="734" w:author="L" w:date="2026-08-07T16:35:29Z"/>
              <w:del w:id="735" w:author="LKY" w:date="2026-09-15T17:29:38Z"/>
            </w:rPr>
          </w:pPr>
          <w:ins w:id="736" w:author="L" w:date="2026-08-07T16:35:29Z">
            <w:del w:id="737" w:author="LKY" w:date="2026-09-15T17:29:38Z">
              <w:r>
                <w:rPr/>
                <w:fldChar w:fldCharType="begin"/>
              </w:r>
            </w:del>
          </w:ins>
          <w:ins w:id="738" w:author="L" w:date="2026-08-07T16:35:29Z">
            <w:del w:id="739" w:author="LKY" w:date="2026-09-15T17:29:38Z">
              <w:r>
                <w:rPr/>
                <w:delInstrText xml:space="preserve"> HYPERLINK \l _Toc2057 </w:delInstrText>
              </w:r>
            </w:del>
          </w:ins>
          <w:ins w:id="740" w:author="L" w:date="2026-08-07T16:35:29Z">
            <w:del w:id="741" w:author="LKY" w:date="2026-09-15T17:29:38Z">
              <w:r>
                <w:rPr/>
                <w:fldChar w:fldCharType="separate"/>
              </w:r>
            </w:del>
          </w:ins>
          <w:ins w:id="742" w:author="L" w:date="2026-08-07T16:35:29Z">
            <w:del w:id="743" w:author="LKY" w:date="2026-09-15T17:29:38Z">
              <w:r>
                <w:rPr>
                  <w:rFonts w:hint="eastAsia" w:ascii="Times New Roman" w:hAnsi="Times New Roman" w:eastAsia="宋体" w:cs="宋体"/>
                  <w:bCs/>
                  <w:iCs/>
                  <w:szCs w:val="32"/>
                  <w:lang w:val="en-US" w:eastAsia="zh-CN"/>
                </w:rPr>
                <w:delText>1.3技术参数</w:delText>
              </w:r>
            </w:del>
          </w:ins>
          <w:ins w:id="744" w:author="L" w:date="2026-08-07T16:35:29Z">
            <w:del w:id="745" w:author="LKY" w:date="2026-09-15T17:29:38Z">
              <w:r>
                <w:rPr/>
                <w:tab/>
              </w:r>
            </w:del>
          </w:ins>
          <w:ins w:id="746" w:author="L" w:date="2026-08-07T16:35:29Z">
            <w:del w:id="747" w:author="LKY" w:date="2026-09-15T17:29:38Z">
              <w:r>
                <w:rPr/>
                <w:fldChar w:fldCharType="begin"/>
              </w:r>
            </w:del>
          </w:ins>
          <w:ins w:id="748" w:author="L" w:date="2026-08-07T16:35:29Z">
            <w:del w:id="749" w:author="LKY" w:date="2026-09-15T17:29:38Z">
              <w:r>
                <w:rPr/>
                <w:delInstrText xml:space="preserve"> PAGEREF _Toc2057 \h </w:delInstrText>
              </w:r>
            </w:del>
          </w:ins>
          <w:ins w:id="750" w:author="L" w:date="2026-08-07T16:35:29Z">
            <w:del w:id="751" w:author="LKY" w:date="2026-09-15T17:29:38Z">
              <w:r>
                <w:rPr/>
                <w:fldChar w:fldCharType="separate"/>
              </w:r>
            </w:del>
          </w:ins>
          <w:ins w:id="752" w:author="L" w:date="2026-08-07T16:35:29Z">
            <w:del w:id="753" w:author="LKY" w:date="2026-09-15T17:29:38Z">
              <w:r>
                <w:rPr/>
                <w:delText>6</w:delText>
              </w:r>
            </w:del>
          </w:ins>
          <w:ins w:id="754" w:author="L" w:date="2026-08-07T16:35:29Z">
            <w:del w:id="755" w:author="LKY" w:date="2026-09-15T17:29:38Z">
              <w:r>
                <w:rPr/>
                <w:fldChar w:fldCharType="end"/>
              </w:r>
            </w:del>
          </w:ins>
          <w:ins w:id="756" w:author="L" w:date="2026-08-07T16:35:29Z">
            <w:del w:id="757" w:author="LKY" w:date="2026-09-15T17:29:38Z">
              <w:r>
                <w:rPr/>
                <w:fldChar w:fldCharType="end"/>
              </w:r>
            </w:del>
          </w:ins>
        </w:p>
        <w:p w14:paraId="4A0440B5">
          <w:pPr>
            <w:pStyle w:val="11"/>
            <w:tabs>
              <w:tab w:val="right" w:leader="dot" w:pos="8306"/>
            </w:tabs>
            <w:rPr>
              <w:ins w:id="758" w:author="L" w:date="2026-08-07T16:35:29Z"/>
              <w:del w:id="759" w:author="LKY" w:date="2026-09-15T17:29:38Z"/>
            </w:rPr>
          </w:pPr>
          <w:ins w:id="760" w:author="L" w:date="2026-08-07T16:35:29Z">
            <w:del w:id="761" w:author="LKY" w:date="2026-09-15T17:29:38Z">
              <w:r>
                <w:rPr/>
                <w:fldChar w:fldCharType="begin"/>
              </w:r>
            </w:del>
          </w:ins>
          <w:ins w:id="762" w:author="L" w:date="2026-08-07T16:35:29Z">
            <w:del w:id="763" w:author="LKY" w:date="2026-09-15T17:29:38Z">
              <w:r>
                <w:rPr/>
                <w:delInstrText xml:space="preserve"> HYPERLINK \l _Toc27099 </w:delInstrText>
              </w:r>
            </w:del>
          </w:ins>
          <w:ins w:id="764" w:author="L" w:date="2026-08-07T16:35:29Z">
            <w:del w:id="765" w:author="LKY" w:date="2026-09-15T17:29:38Z">
              <w:r>
                <w:rPr/>
                <w:fldChar w:fldCharType="separate"/>
              </w:r>
            </w:del>
          </w:ins>
          <w:ins w:id="766" w:author="L" w:date="2026-08-07T16:35:29Z">
            <w:del w:id="767" w:author="LKY" w:date="2026-09-15T17:29:38Z">
              <w:r>
                <w:rPr>
                  <w:rFonts w:hint="eastAsia" w:ascii="Times New Roman" w:hAnsi="Times New Roman" w:eastAsia="宋体" w:cs="宋体"/>
                  <w:bCs/>
                  <w:iCs/>
                  <w:kern w:val="2"/>
                  <w:szCs w:val="32"/>
                  <w:lang w:val="en-US" w:eastAsia="zh-CN" w:bidi="ar-SA"/>
                </w:rPr>
                <w:delText>1.4设备选型</w:delText>
              </w:r>
            </w:del>
          </w:ins>
          <w:ins w:id="768" w:author="L" w:date="2026-08-07T16:35:29Z">
            <w:del w:id="769" w:author="LKY" w:date="2026-09-15T17:29:38Z">
              <w:r>
                <w:rPr/>
                <w:tab/>
              </w:r>
            </w:del>
          </w:ins>
          <w:ins w:id="770" w:author="L" w:date="2026-08-07T16:35:29Z">
            <w:del w:id="771" w:author="LKY" w:date="2026-09-15T17:29:38Z">
              <w:r>
                <w:rPr/>
                <w:fldChar w:fldCharType="begin"/>
              </w:r>
            </w:del>
          </w:ins>
          <w:ins w:id="772" w:author="L" w:date="2026-08-07T16:35:29Z">
            <w:del w:id="773" w:author="LKY" w:date="2026-09-15T17:29:38Z">
              <w:r>
                <w:rPr/>
                <w:delInstrText xml:space="preserve"> PAGEREF _Toc27099 \h </w:delInstrText>
              </w:r>
            </w:del>
          </w:ins>
          <w:ins w:id="774" w:author="L" w:date="2026-08-07T16:35:29Z">
            <w:del w:id="775" w:author="LKY" w:date="2026-09-15T17:29:38Z">
              <w:r>
                <w:rPr/>
                <w:fldChar w:fldCharType="separate"/>
              </w:r>
            </w:del>
          </w:ins>
          <w:ins w:id="776" w:author="L" w:date="2026-08-07T16:35:29Z">
            <w:del w:id="777" w:author="LKY" w:date="2026-09-15T17:29:38Z">
              <w:r>
                <w:rPr/>
                <w:delText>8</w:delText>
              </w:r>
            </w:del>
          </w:ins>
          <w:ins w:id="778" w:author="L" w:date="2026-08-07T16:35:29Z">
            <w:del w:id="779" w:author="LKY" w:date="2026-09-15T17:29:38Z">
              <w:r>
                <w:rPr/>
                <w:fldChar w:fldCharType="end"/>
              </w:r>
            </w:del>
          </w:ins>
          <w:ins w:id="780" w:author="L" w:date="2026-08-07T16:35:29Z">
            <w:del w:id="781" w:author="LKY" w:date="2026-09-15T17:29:38Z">
              <w:r>
                <w:rPr/>
                <w:fldChar w:fldCharType="end"/>
              </w:r>
            </w:del>
          </w:ins>
        </w:p>
        <w:p w14:paraId="7751E0BA">
          <w:pPr>
            <w:pStyle w:val="7"/>
            <w:tabs>
              <w:tab w:val="right" w:leader="dot" w:pos="8306"/>
            </w:tabs>
            <w:rPr>
              <w:ins w:id="782" w:author="L" w:date="2026-08-07T16:35:29Z"/>
              <w:del w:id="783" w:author="LKY" w:date="2026-09-15T17:29:38Z"/>
            </w:rPr>
          </w:pPr>
          <w:ins w:id="784" w:author="L" w:date="2026-08-07T16:35:29Z">
            <w:del w:id="785" w:author="LKY" w:date="2026-09-15T17:29:38Z">
              <w:r>
                <w:rPr/>
                <w:fldChar w:fldCharType="begin"/>
              </w:r>
            </w:del>
          </w:ins>
          <w:ins w:id="786" w:author="L" w:date="2026-08-07T16:35:29Z">
            <w:del w:id="787" w:author="LKY" w:date="2026-09-15T17:29:38Z">
              <w:r>
                <w:rPr/>
                <w:delInstrText xml:space="preserve"> HYPERLINK \l _Toc30487 </w:delInstrText>
              </w:r>
            </w:del>
          </w:ins>
          <w:ins w:id="788" w:author="L" w:date="2026-08-07T16:35:29Z">
            <w:del w:id="789" w:author="LKY" w:date="2026-09-15T17:29:38Z">
              <w:r>
                <w:rPr/>
                <w:fldChar w:fldCharType="separate"/>
              </w:r>
            </w:del>
          </w:ins>
          <w:ins w:id="790" w:author="L" w:date="2026-08-07T16:35:29Z">
            <w:del w:id="791" w:author="LKY" w:date="2026-09-15T17:29:38Z">
              <w:r>
                <w:rPr>
                  <w:rFonts w:hint="eastAsia" w:ascii="Times New Roman" w:hAnsi="Times New Roman" w:eastAsia="宋体" w:cs="宋体"/>
                  <w:bCs/>
                  <w:iCs/>
                  <w:kern w:val="2"/>
                  <w:szCs w:val="28"/>
                  <w:lang w:val="en-US" w:eastAsia="zh-CN" w:bidi="ar-SA"/>
                </w:rPr>
                <w:delText>1.4.1主型号选型</w:delText>
              </w:r>
            </w:del>
          </w:ins>
          <w:ins w:id="792" w:author="L" w:date="2026-08-07T16:35:29Z">
            <w:del w:id="793" w:author="LKY" w:date="2026-09-15T17:29:38Z">
              <w:r>
                <w:rPr/>
                <w:tab/>
              </w:r>
            </w:del>
          </w:ins>
          <w:ins w:id="794" w:author="L" w:date="2026-08-07T16:35:29Z">
            <w:del w:id="795" w:author="LKY" w:date="2026-09-15T17:29:38Z">
              <w:r>
                <w:rPr/>
                <w:fldChar w:fldCharType="begin"/>
              </w:r>
            </w:del>
          </w:ins>
          <w:ins w:id="796" w:author="L" w:date="2026-08-07T16:35:29Z">
            <w:del w:id="797" w:author="LKY" w:date="2026-09-15T17:29:38Z">
              <w:r>
                <w:rPr/>
                <w:delInstrText xml:space="preserve"> PAGEREF _Toc30487 \h </w:delInstrText>
              </w:r>
            </w:del>
          </w:ins>
          <w:ins w:id="798" w:author="L" w:date="2026-08-07T16:35:29Z">
            <w:del w:id="799" w:author="LKY" w:date="2026-09-15T17:29:38Z">
              <w:r>
                <w:rPr/>
                <w:fldChar w:fldCharType="separate"/>
              </w:r>
            </w:del>
          </w:ins>
          <w:ins w:id="800" w:author="L" w:date="2026-08-07T16:35:29Z">
            <w:del w:id="801" w:author="LKY" w:date="2026-09-15T17:29:38Z">
              <w:r>
                <w:rPr/>
                <w:delText>8</w:delText>
              </w:r>
            </w:del>
          </w:ins>
          <w:ins w:id="802" w:author="L" w:date="2026-08-07T16:35:29Z">
            <w:del w:id="803" w:author="LKY" w:date="2026-09-15T17:29:38Z">
              <w:r>
                <w:rPr/>
                <w:fldChar w:fldCharType="end"/>
              </w:r>
            </w:del>
          </w:ins>
          <w:ins w:id="804" w:author="L" w:date="2026-08-07T16:35:29Z">
            <w:del w:id="805" w:author="LKY" w:date="2026-09-15T17:29:38Z">
              <w:r>
                <w:rPr/>
                <w:fldChar w:fldCharType="end"/>
              </w:r>
            </w:del>
          </w:ins>
        </w:p>
        <w:p w14:paraId="2BCF21CF">
          <w:pPr>
            <w:pStyle w:val="7"/>
            <w:tabs>
              <w:tab w:val="right" w:leader="dot" w:pos="8306"/>
            </w:tabs>
            <w:rPr>
              <w:ins w:id="806" w:author="L" w:date="2026-08-07T16:35:29Z"/>
              <w:del w:id="807" w:author="LKY" w:date="2026-09-15T17:29:38Z"/>
            </w:rPr>
          </w:pPr>
          <w:ins w:id="808" w:author="L" w:date="2026-08-07T16:35:29Z">
            <w:del w:id="809" w:author="LKY" w:date="2026-09-15T17:29:38Z">
              <w:r>
                <w:rPr/>
                <w:fldChar w:fldCharType="begin"/>
              </w:r>
            </w:del>
          </w:ins>
          <w:ins w:id="810" w:author="L" w:date="2026-08-07T16:35:29Z">
            <w:del w:id="811" w:author="LKY" w:date="2026-09-15T17:29:38Z">
              <w:r>
                <w:rPr/>
                <w:delInstrText xml:space="preserve"> HYPERLINK \l _Toc13181 </w:delInstrText>
              </w:r>
            </w:del>
          </w:ins>
          <w:ins w:id="812" w:author="L" w:date="2026-08-07T16:35:29Z">
            <w:del w:id="813" w:author="LKY" w:date="2026-09-15T17:29:38Z">
              <w:r>
                <w:rPr/>
                <w:fldChar w:fldCharType="separate"/>
              </w:r>
            </w:del>
          </w:ins>
          <w:ins w:id="814" w:author="L" w:date="2026-08-07T16:35:29Z">
            <w:del w:id="815" w:author="LKY" w:date="2026-09-15T17:29:38Z">
              <w:r>
                <w:rPr>
                  <w:rFonts w:hint="eastAsia" w:ascii="Times New Roman" w:hAnsi="Times New Roman" w:eastAsia="宋体" w:cs="宋体"/>
                  <w:bCs/>
                  <w:iCs/>
                  <w:kern w:val="2"/>
                  <w:szCs w:val="28"/>
                  <w:lang w:val="en-US" w:eastAsia="zh-CN" w:bidi="ar-SA"/>
                </w:rPr>
                <w:delText>1.4.2 SOM选型表</w:delText>
              </w:r>
            </w:del>
          </w:ins>
          <w:ins w:id="816" w:author="L" w:date="2026-08-07T16:35:29Z">
            <w:del w:id="817" w:author="LKY" w:date="2026-09-15T17:29:38Z">
              <w:r>
                <w:rPr/>
                <w:tab/>
              </w:r>
            </w:del>
          </w:ins>
          <w:ins w:id="818" w:author="L" w:date="2026-08-07T16:35:29Z">
            <w:del w:id="819" w:author="LKY" w:date="2026-09-15T17:29:38Z">
              <w:r>
                <w:rPr/>
                <w:fldChar w:fldCharType="begin"/>
              </w:r>
            </w:del>
          </w:ins>
          <w:ins w:id="820" w:author="L" w:date="2026-08-07T16:35:29Z">
            <w:del w:id="821" w:author="LKY" w:date="2026-09-15T17:29:38Z">
              <w:r>
                <w:rPr/>
                <w:delInstrText xml:space="preserve"> PAGEREF _Toc13181 \h </w:delInstrText>
              </w:r>
            </w:del>
          </w:ins>
          <w:ins w:id="822" w:author="L" w:date="2026-08-07T16:35:29Z">
            <w:del w:id="823" w:author="LKY" w:date="2026-09-15T17:29:38Z">
              <w:r>
                <w:rPr/>
                <w:fldChar w:fldCharType="separate"/>
              </w:r>
            </w:del>
          </w:ins>
          <w:ins w:id="824" w:author="L" w:date="2026-08-07T16:35:29Z">
            <w:del w:id="825" w:author="LKY" w:date="2026-09-15T17:29:38Z">
              <w:r>
                <w:rPr/>
                <w:delText>8</w:delText>
              </w:r>
            </w:del>
          </w:ins>
          <w:ins w:id="826" w:author="L" w:date="2026-08-07T16:35:29Z">
            <w:del w:id="827" w:author="LKY" w:date="2026-09-15T17:29:38Z">
              <w:r>
                <w:rPr/>
                <w:fldChar w:fldCharType="end"/>
              </w:r>
            </w:del>
          </w:ins>
          <w:ins w:id="828" w:author="L" w:date="2026-08-07T16:35:29Z">
            <w:del w:id="829" w:author="LKY" w:date="2026-09-15T17:29:38Z">
              <w:r>
                <w:rPr/>
                <w:fldChar w:fldCharType="end"/>
              </w:r>
            </w:del>
          </w:ins>
        </w:p>
        <w:p w14:paraId="43D0D82E">
          <w:pPr>
            <w:pStyle w:val="7"/>
            <w:tabs>
              <w:tab w:val="right" w:leader="dot" w:pos="8306"/>
            </w:tabs>
            <w:rPr>
              <w:ins w:id="830" w:author="L" w:date="2026-08-07T16:35:29Z"/>
              <w:del w:id="831" w:author="LKY" w:date="2026-09-15T17:29:38Z"/>
            </w:rPr>
          </w:pPr>
          <w:ins w:id="832" w:author="L" w:date="2026-08-07T16:35:29Z">
            <w:del w:id="833" w:author="LKY" w:date="2026-09-15T17:29:38Z">
              <w:r>
                <w:rPr/>
                <w:fldChar w:fldCharType="begin"/>
              </w:r>
            </w:del>
          </w:ins>
          <w:ins w:id="834" w:author="L" w:date="2026-08-07T16:35:29Z">
            <w:del w:id="835" w:author="LKY" w:date="2026-09-15T17:29:38Z">
              <w:r>
                <w:rPr/>
                <w:delInstrText xml:space="preserve"> HYPERLINK \l _Toc7527 </w:delInstrText>
              </w:r>
            </w:del>
          </w:ins>
          <w:ins w:id="836" w:author="L" w:date="2026-08-07T16:35:29Z">
            <w:del w:id="837" w:author="LKY" w:date="2026-09-15T17:29:38Z">
              <w:r>
                <w:rPr/>
                <w:fldChar w:fldCharType="separate"/>
              </w:r>
            </w:del>
          </w:ins>
          <w:ins w:id="838" w:author="L" w:date="2026-08-07T16:35:29Z">
            <w:del w:id="839" w:author="LKY" w:date="2026-09-15T17:29:38Z">
              <w:r>
                <w:rPr>
                  <w:rFonts w:hint="eastAsia" w:ascii="Times New Roman" w:hAnsi="Times New Roman" w:eastAsia="宋体" w:cs="宋体"/>
                  <w:bCs/>
                  <w:iCs/>
                  <w:kern w:val="2"/>
                  <w:szCs w:val="28"/>
                  <w:lang w:val="en-US" w:eastAsia="zh-CN" w:bidi="ar-SA"/>
                </w:rPr>
                <w:delText>1.4.3 X系列板选型</w:delText>
              </w:r>
            </w:del>
          </w:ins>
          <w:ins w:id="840" w:author="L" w:date="2026-08-07T16:35:29Z">
            <w:del w:id="841" w:author="LKY" w:date="2026-09-15T17:29:38Z">
              <w:r>
                <w:rPr/>
                <w:tab/>
              </w:r>
            </w:del>
          </w:ins>
          <w:ins w:id="842" w:author="L" w:date="2026-08-07T16:35:29Z">
            <w:del w:id="843" w:author="LKY" w:date="2026-09-15T17:29:38Z">
              <w:r>
                <w:rPr/>
                <w:fldChar w:fldCharType="begin"/>
              </w:r>
            </w:del>
          </w:ins>
          <w:ins w:id="844" w:author="L" w:date="2026-08-07T16:35:29Z">
            <w:del w:id="845" w:author="LKY" w:date="2026-09-15T17:29:38Z">
              <w:r>
                <w:rPr/>
                <w:delInstrText xml:space="preserve"> PAGEREF _Toc7527 \h </w:delInstrText>
              </w:r>
            </w:del>
          </w:ins>
          <w:ins w:id="846" w:author="L" w:date="2026-08-07T16:35:29Z">
            <w:del w:id="847" w:author="LKY" w:date="2026-09-15T17:29:38Z">
              <w:r>
                <w:rPr/>
                <w:fldChar w:fldCharType="separate"/>
              </w:r>
            </w:del>
          </w:ins>
          <w:ins w:id="848" w:author="L" w:date="2026-08-07T16:35:29Z">
            <w:del w:id="849" w:author="LKY" w:date="2026-09-15T17:29:38Z">
              <w:r>
                <w:rPr/>
                <w:delText>8</w:delText>
              </w:r>
            </w:del>
          </w:ins>
          <w:ins w:id="850" w:author="L" w:date="2026-08-07T16:35:29Z">
            <w:del w:id="851" w:author="LKY" w:date="2026-09-15T17:29:38Z">
              <w:r>
                <w:rPr/>
                <w:fldChar w:fldCharType="end"/>
              </w:r>
            </w:del>
          </w:ins>
          <w:ins w:id="852" w:author="L" w:date="2026-08-07T16:35:29Z">
            <w:del w:id="853" w:author="LKY" w:date="2026-09-15T17:29:38Z">
              <w:r>
                <w:rPr/>
                <w:fldChar w:fldCharType="end"/>
              </w:r>
            </w:del>
          </w:ins>
        </w:p>
        <w:p w14:paraId="3E03886C">
          <w:pPr>
            <w:pStyle w:val="7"/>
            <w:tabs>
              <w:tab w:val="right" w:leader="dot" w:pos="8306"/>
            </w:tabs>
            <w:rPr>
              <w:ins w:id="854" w:author="L" w:date="2026-08-07T16:35:29Z"/>
              <w:del w:id="855" w:author="LKY" w:date="2026-09-15T17:29:38Z"/>
            </w:rPr>
          </w:pPr>
          <w:ins w:id="856" w:author="L" w:date="2026-08-07T16:35:29Z">
            <w:del w:id="857" w:author="LKY" w:date="2026-09-15T17:29:38Z">
              <w:r>
                <w:rPr/>
                <w:fldChar w:fldCharType="begin"/>
              </w:r>
            </w:del>
          </w:ins>
          <w:ins w:id="858" w:author="L" w:date="2026-08-07T16:35:29Z">
            <w:del w:id="859" w:author="LKY" w:date="2026-09-15T17:29:38Z">
              <w:r>
                <w:rPr/>
                <w:delInstrText xml:space="preserve"> HYPERLINK \l _Toc24582 </w:delInstrText>
              </w:r>
            </w:del>
          </w:ins>
          <w:ins w:id="860" w:author="L" w:date="2026-08-07T16:35:29Z">
            <w:del w:id="861" w:author="LKY" w:date="2026-09-15T17:29:38Z">
              <w:r>
                <w:rPr/>
                <w:fldChar w:fldCharType="separate"/>
              </w:r>
            </w:del>
          </w:ins>
          <w:ins w:id="862" w:author="L" w:date="2026-08-07T16:35:29Z">
            <w:del w:id="863" w:author="LKY" w:date="2026-09-15T17:29:38Z">
              <w:r>
                <w:rPr>
                  <w:rFonts w:hint="eastAsia" w:ascii="Times New Roman" w:hAnsi="Times New Roman" w:eastAsia="宋体" w:cs="Times New Roman"/>
                  <w:bCs/>
                  <w:iCs/>
                  <w:kern w:val="2"/>
                  <w:szCs w:val="28"/>
                  <w:lang w:val="en-US" w:eastAsia="zh-CN" w:bidi="ar-SA"/>
                </w:rPr>
                <w:delText>1.4.4 N系列IO板选型</w:delText>
              </w:r>
            </w:del>
          </w:ins>
          <w:ins w:id="864" w:author="L" w:date="2026-08-07T16:35:29Z">
            <w:del w:id="865" w:author="LKY" w:date="2026-09-15T17:29:38Z">
              <w:r>
                <w:rPr/>
                <w:tab/>
              </w:r>
            </w:del>
          </w:ins>
          <w:ins w:id="866" w:author="L" w:date="2026-08-07T16:35:29Z">
            <w:del w:id="867" w:author="LKY" w:date="2026-09-15T17:29:38Z">
              <w:r>
                <w:rPr/>
                <w:fldChar w:fldCharType="begin"/>
              </w:r>
            </w:del>
          </w:ins>
          <w:ins w:id="868" w:author="L" w:date="2026-08-07T16:35:29Z">
            <w:del w:id="869" w:author="LKY" w:date="2026-09-15T17:29:38Z">
              <w:r>
                <w:rPr/>
                <w:delInstrText xml:space="preserve"> PAGEREF _Toc24582 \h </w:delInstrText>
              </w:r>
            </w:del>
          </w:ins>
          <w:ins w:id="870" w:author="L" w:date="2026-08-07T16:35:29Z">
            <w:del w:id="871" w:author="LKY" w:date="2026-09-15T17:29:38Z">
              <w:r>
                <w:rPr/>
                <w:fldChar w:fldCharType="separate"/>
              </w:r>
            </w:del>
          </w:ins>
          <w:ins w:id="872" w:author="L" w:date="2026-08-07T16:35:29Z">
            <w:del w:id="873" w:author="LKY" w:date="2026-09-15T17:29:38Z">
              <w:r>
                <w:rPr/>
                <w:delText>9</w:delText>
              </w:r>
            </w:del>
          </w:ins>
          <w:ins w:id="874" w:author="L" w:date="2026-08-07T16:35:29Z">
            <w:del w:id="875" w:author="LKY" w:date="2026-09-15T17:29:38Z">
              <w:r>
                <w:rPr/>
                <w:fldChar w:fldCharType="end"/>
              </w:r>
            </w:del>
          </w:ins>
          <w:ins w:id="876" w:author="L" w:date="2026-08-07T16:35:29Z">
            <w:del w:id="877" w:author="LKY" w:date="2026-09-15T17:29:38Z">
              <w:r>
                <w:rPr/>
                <w:fldChar w:fldCharType="end"/>
              </w:r>
            </w:del>
          </w:ins>
        </w:p>
        <w:p w14:paraId="5F1912D1">
          <w:pPr>
            <w:pStyle w:val="10"/>
            <w:tabs>
              <w:tab w:val="right" w:leader="dot" w:pos="8306"/>
            </w:tabs>
            <w:rPr>
              <w:ins w:id="878" w:author="L" w:date="2026-08-07T16:35:29Z"/>
              <w:del w:id="879" w:author="LKY" w:date="2026-09-15T17:29:38Z"/>
            </w:rPr>
          </w:pPr>
          <w:ins w:id="880" w:author="L" w:date="2026-08-07T16:35:29Z">
            <w:del w:id="881" w:author="LKY" w:date="2026-09-15T17:29:38Z">
              <w:r>
                <w:rPr/>
                <w:fldChar w:fldCharType="begin"/>
              </w:r>
            </w:del>
          </w:ins>
          <w:ins w:id="882" w:author="L" w:date="2026-08-07T16:35:29Z">
            <w:del w:id="883" w:author="LKY" w:date="2026-09-15T17:29:38Z">
              <w:r>
                <w:rPr/>
                <w:delInstrText xml:space="preserve"> HYPERLINK \l _Toc15875 </w:delInstrText>
              </w:r>
            </w:del>
          </w:ins>
          <w:ins w:id="884" w:author="L" w:date="2026-08-07T16:35:29Z">
            <w:del w:id="885" w:author="LKY" w:date="2026-09-15T17:29:38Z">
              <w:r>
                <w:rPr/>
                <w:fldChar w:fldCharType="separate"/>
              </w:r>
            </w:del>
          </w:ins>
          <w:ins w:id="886" w:author="L" w:date="2026-08-07T16:35:29Z">
            <w:del w:id="887" w:author="LKY" w:date="2026-09-15T17:29:38Z">
              <w:r>
                <w:rPr>
                  <w:rFonts w:hint="eastAsia" w:ascii="Times New Roman" w:hAnsi="Times New Roman"/>
                  <w:szCs w:val="44"/>
                  <w:lang w:val="en-US" w:eastAsia="zh-CN"/>
                </w:rPr>
                <w:delText>2. 硬件说明</w:delText>
              </w:r>
            </w:del>
          </w:ins>
          <w:ins w:id="888" w:author="L" w:date="2026-08-07T16:35:29Z">
            <w:del w:id="889" w:author="LKY" w:date="2026-09-15T17:29:38Z">
              <w:r>
                <w:rPr/>
                <w:tab/>
              </w:r>
            </w:del>
          </w:ins>
          <w:ins w:id="890" w:author="L" w:date="2026-08-07T16:35:29Z">
            <w:del w:id="891" w:author="LKY" w:date="2026-09-15T17:29:38Z">
              <w:r>
                <w:rPr/>
                <w:fldChar w:fldCharType="begin"/>
              </w:r>
            </w:del>
          </w:ins>
          <w:ins w:id="892" w:author="L" w:date="2026-08-07T16:35:29Z">
            <w:del w:id="893" w:author="LKY" w:date="2026-09-15T17:29:38Z">
              <w:r>
                <w:rPr/>
                <w:delInstrText xml:space="preserve"> PAGEREF _Toc15875 \h </w:delInstrText>
              </w:r>
            </w:del>
          </w:ins>
          <w:ins w:id="894" w:author="L" w:date="2026-08-07T16:35:29Z">
            <w:del w:id="895" w:author="LKY" w:date="2026-09-15T17:29:38Z">
              <w:r>
                <w:rPr/>
                <w:fldChar w:fldCharType="separate"/>
              </w:r>
            </w:del>
          </w:ins>
          <w:ins w:id="896" w:author="L" w:date="2026-08-07T16:35:29Z">
            <w:del w:id="897" w:author="LKY" w:date="2026-09-15T17:29:38Z">
              <w:r>
                <w:rPr/>
                <w:delText>9</w:delText>
              </w:r>
            </w:del>
          </w:ins>
          <w:ins w:id="898" w:author="L" w:date="2026-08-07T16:35:29Z">
            <w:del w:id="899" w:author="LKY" w:date="2026-09-15T17:29:38Z">
              <w:r>
                <w:rPr/>
                <w:fldChar w:fldCharType="end"/>
              </w:r>
            </w:del>
          </w:ins>
          <w:ins w:id="900" w:author="L" w:date="2026-08-07T16:35:29Z">
            <w:del w:id="901" w:author="LKY" w:date="2026-09-15T17:29:38Z">
              <w:r>
                <w:rPr/>
                <w:fldChar w:fldCharType="end"/>
              </w:r>
            </w:del>
          </w:ins>
        </w:p>
        <w:p w14:paraId="55D9C11F">
          <w:pPr>
            <w:pStyle w:val="11"/>
            <w:tabs>
              <w:tab w:val="right" w:leader="dot" w:pos="8306"/>
            </w:tabs>
            <w:rPr>
              <w:ins w:id="902" w:author="L" w:date="2026-08-07T16:35:29Z"/>
              <w:del w:id="903" w:author="LKY" w:date="2026-09-15T17:29:38Z"/>
            </w:rPr>
          </w:pPr>
          <w:ins w:id="904" w:author="L" w:date="2026-08-07T16:35:29Z">
            <w:del w:id="905" w:author="LKY" w:date="2026-09-15T17:29:38Z">
              <w:r>
                <w:rPr/>
                <w:fldChar w:fldCharType="begin"/>
              </w:r>
            </w:del>
          </w:ins>
          <w:ins w:id="906" w:author="L" w:date="2026-08-07T16:35:29Z">
            <w:del w:id="907" w:author="LKY" w:date="2026-09-15T17:29:38Z">
              <w:r>
                <w:rPr/>
                <w:delInstrText xml:space="preserve"> HYPERLINK \l _Toc32177 </w:delInstrText>
              </w:r>
            </w:del>
          </w:ins>
          <w:ins w:id="908" w:author="L" w:date="2026-08-07T16:35:29Z">
            <w:del w:id="909" w:author="LKY" w:date="2026-09-15T17:29:38Z">
              <w:r>
                <w:rPr/>
                <w:fldChar w:fldCharType="separate"/>
              </w:r>
            </w:del>
          </w:ins>
          <w:ins w:id="910" w:author="L" w:date="2026-08-07T16:35:29Z">
            <w:del w:id="911" w:author="LKY" w:date="2026-09-15T17:29:38Z">
              <w:r>
                <w:rPr>
                  <w:rFonts w:hint="eastAsia" w:ascii="Times New Roman" w:hAnsi="Times New Roman" w:cs="宋体"/>
                  <w:szCs w:val="32"/>
                  <w:lang w:val="en-US" w:eastAsia="zh-CN" w:bidi="en-US"/>
                </w:rPr>
                <w:delText>2.1 N板介绍</w:delText>
              </w:r>
            </w:del>
          </w:ins>
          <w:ins w:id="912" w:author="L" w:date="2026-08-07T16:35:29Z">
            <w:del w:id="913" w:author="LKY" w:date="2026-09-15T17:29:38Z">
              <w:r>
                <w:rPr/>
                <w:tab/>
              </w:r>
            </w:del>
          </w:ins>
          <w:ins w:id="914" w:author="L" w:date="2026-08-07T16:35:29Z">
            <w:del w:id="915" w:author="LKY" w:date="2026-09-15T17:29:38Z">
              <w:r>
                <w:rPr/>
                <w:fldChar w:fldCharType="begin"/>
              </w:r>
            </w:del>
          </w:ins>
          <w:ins w:id="916" w:author="L" w:date="2026-08-07T16:35:29Z">
            <w:del w:id="917" w:author="LKY" w:date="2026-09-15T17:29:38Z">
              <w:r>
                <w:rPr/>
                <w:delInstrText xml:space="preserve"> PAGEREF _Toc32177 \h </w:delInstrText>
              </w:r>
            </w:del>
          </w:ins>
          <w:ins w:id="918" w:author="L" w:date="2026-08-07T16:35:29Z">
            <w:del w:id="919" w:author="LKY" w:date="2026-09-15T17:29:38Z">
              <w:r>
                <w:rPr/>
                <w:fldChar w:fldCharType="separate"/>
              </w:r>
            </w:del>
          </w:ins>
          <w:ins w:id="920" w:author="L" w:date="2026-08-07T16:35:29Z">
            <w:del w:id="921" w:author="LKY" w:date="2026-09-15T17:29:38Z">
              <w:r>
                <w:rPr/>
                <w:delText>9</w:delText>
              </w:r>
            </w:del>
          </w:ins>
          <w:ins w:id="922" w:author="L" w:date="2026-08-07T16:35:29Z">
            <w:del w:id="923" w:author="LKY" w:date="2026-09-15T17:29:38Z">
              <w:r>
                <w:rPr/>
                <w:fldChar w:fldCharType="end"/>
              </w:r>
            </w:del>
          </w:ins>
          <w:ins w:id="924" w:author="L" w:date="2026-08-07T16:35:29Z">
            <w:del w:id="925" w:author="LKY" w:date="2026-09-15T17:29:38Z">
              <w:r>
                <w:rPr/>
                <w:fldChar w:fldCharType="end"/>
              </w:r>
            </w:del>
          </w:ins>
        </w:p>
        <w:p w14:paraId="633F41CE">
          <w:pPr>
            <w:pStyle w:val="11"/>
            <w:tabs>
              <w:tab w:val="right" w:leader="dot" w:pos="8306"/>
            </w:tabs>
            <w:rPr>
              <w:ins w:id="926" w:author="L" w:date="2026-08-07T16:35:29Z"/>
              <w:del w:id="927" w:author="LKY" w:date="2026-09-15T17:29:38Z"/>
            </w:rPr>
          </w:pPr>
          <w:ins w:id="928" w:author="L" w:date="2026-08-07T16:35:29Z">
            <w:del w:id="929" w:author="LKY" w:date="2026-09-15T17:29:38Z">
              <w:r>
                <w:rPr/>
                <w:fldChar w:fldCharType="begin"/>
              </w:r>
            </w:del>
          </w:ins>
          <w:ins w:id="930" w:author="L" w:date="2026-08-07T16:35:29Z">
            <w:del w:id="931" w:author="LKY" w:date="2026-09-15T17:29:38Z">
              <w:r>
                <w:rPr/>
                <w:delInstrText xml:space="preserve"> HYPERLINK \l _Toc4137 </w:delInstrText>
              </w:r>
            </w:del>
          </w:ins>
          <w:ins w:id="932" w:author="L" w:date="2026-08-07T16:35:29Z">
            <w:del w:id="933" w:author="LKY" w:date="2026-09-15T17:29:38Z">
              <w:r>
                <w:rPr/>
                <w:fldChar w:fldCharType="separate"/>
              </w:r>
            </w:del>
          </w:ins>
          <w:ins w:id="934" w:author="L" w:date="2026-08-07T16:35:29Z">
            <w:del w:id="935" w:author="LKY" w:date="2026-09-15T17:29:38Z">
              <w:r>
                <w:rPr>
                  <w:rFonts w:hint="eastAsia" w:ascii="Times New Roman" w:hAnsi="Times New Roman" w:cs="宋体"/>
                  <w:szCs w:val="32"/>
                  <w:lang w:val="en-US" w:eastAsia="zh-CN" w:bidi="en-US"/>
                </w:rPr>
                <w:delText>2.2电源接口</w:delText>
              </w:r>
            </w:del>
          </w:ins>
          <w:ins w:id="936" w:author="L" w:date="2026-08-07T16:35:29Z">
            <w:del w:id="937" w:author="LKY" w:date="2026-09-15T17:29:38Z">
              <w:r>
                <w:rPr/>
                <w:tab/>
              </w:r>
            </w:del>
          </w:ins>
          <w:ins w:id="938" w:author="L" w:date="2026-08-07T16:35:29Z">
            <w:del w:id="939" w:author="LKY" w:date="2026-09-15T17:29:38Z">
              <w:r>
                <w:rPr/>
                <w:fldChar w:fldCharType="begin"/>
              </w:r>
            </w:del>
          </w:ins>
          <w:ins w:id="940" w:author="L" w:date="2026-08-07T16:35:29Z">
            <w:del w:id="941" w:author="LKY" w:date="2026-09-15T17:29:38Z">
              <w:r>
                <w:rPr/>
                <w:delInstrText xml:space="preserve"> PAGEREF _Toc4137 \h </w:delInstrText>
              </w:r>
            </w:del>
          </w:ins>
          <w:ins w:id="942" w:author="L" w:date="2026-08-07T16:35:29Z">
            <w:del w:id="943" w:author="LKY" w:date="2026-09-15T17:29:38Z">
              <w:r>
                <w:rPr/>
                <w:fldChar w:fldCharType="separate"/>
              </w:r>
            </w:del>
          </w:ins>
          <w:ins w:id="944" w:author="L" w:date="2026-08-07T16:35:29Z">
            <w:del w:id="945" w:author="LKY" w:date="2026-09-15T17:29:38Z">
              <w:r>
                <w:rPr/>
                <w:delText>11</w:delText>
              </w:r>
            </w:del>
          </w:ins>
          <w:ins w:id="946" w:author="L" w:date="2026-08-07T16:35:29Z">
            <w:del w:id="947" w:author="LKY" w:date="2026-09-15T17:29:38Z">
              <w:r>
                <w:rPr/>
                <w:fldChar w:fldCharType="end"/>
              </w:r>
            </w:del>
          </w:ins>
          <w:ins w:id="948" w:author="L" w:date="2026-08-07T16:35:29Z">
            <w:del w:id="949" w:author="LKY" w:date="2026-09-15T17:29:38Z">
              <w:r>
                <w:rPr/>
                <w:fldChar w:fldCharType="end"/>
              </w:r>
            </w:del>
          </w:ins>
        </w:p>
        <w:p w14:paraId="4AD41911">
          <w:pPr>
            <w:pStyle w:val="11"/>
            <w:tabs>
              <w:tab w:val="right" w:leader="dot" w:pos="8306"/>
            </w:tabs>
            <w:rPr>
              <w:ins w:id="950" w:author="L" w:date="2026-08-07T16:35:29Z"/>
              <w:del w:id="951" w:author="LKY" w:date="2026-09-15T17:29:38Z"/>
            </w:rPr>
          </w:pPr>
          <w:ins w:id="952" w:author="L" w:date="2026-08-07T16:35:29Z">
            <w:del w:id="953" w:author="LKY" w:date="2026-09-15T17:29:38Z">
              <w:r>
                <w:rPr/>
                <w:fldChar w:fldCharType="begin"/>
              </w:r>
            </w:del>
          </w:ins>
          <w:ins w:id="954" w:author="L" w:date="2026-08-07T16:35:29Z">
            <w:del w:id="955" w:author="LKY" w:date="2026-09-15T17:29:38Z">
              <w:r>
                <w:rPr/>
                <w:delInstrText xml:space="preserve"> HYPERLINK \l _Toc2284 </w:delInstrText>
              </w:r>
            </w:del>
          </w:ins>
          <w:ins w:id="956" w:author="L" w:date="2026-08-07T16:35:29Z">
            <w:del w:id="957" w:author="LKY" w:date="2026-09-15T17:29:38Z">
              <w:r>
                <w:rPr/>
                <w:fldChar w:fldCharType="separate"/>
              </w:r>
            </w:del>
          </w:ins>
          <w:ins w:id="958" w:author="L" w:date="2026-08-07T16:35:29Z">
            <w:del w:id="959" w:author="LKY" w:date="2026-09-15T17:29:38Z">
              <w:r>
                <w:rPr>
                  <w:rFonts w:hint="eastAsia" w:ascii="Times New Roman" w:hAnsi="Times New Roman"/>
                  <w:bCs/>
                  <w:szCs w:val="32"/>
                  <w:lang w:val="en-US" w:eastAsia="zh-CN"/>
                </w:rPr>
                <w:delText>2.3模块端口说明</w:delText>
              </w:r>
            </w:del>
          </w:ins>
          <w:ins w:id="960" w:author="L" w:date="2026-08-07T16:35:29Z">
            <w:del w:id="961" w:author="LKY" w:date="2026-09-15T17:29:38Z">
              <w:r>
                <w:rPr/>
                <w:tab/>
              </w:r>
            </w:del>
          </w:ins>
          <w:ins w:id="962" w:author="L" w:date="2026-08-07T16:35:29Z">
            <w:del w:id="963" w:author="LKY" w:date="2026-09-15T17:29:38Z">
              <w:r>
                <w:rPr/>
                <w:fldChar w:fldCharType="begin"/>
              </w:r>
            </w:del>
          </w:ins>
          <w:ins w:id="964" w:author="L" w:date="2026-08-07T16:35:29Z">
            <w:del w:id="965" w:author="LKY" w:date="2026-09-15T17:29:38Z">
              <w:r>
                <w:rPr/>
                <w:delInstrText xml:space="preserve"> PAGEREF _Toc2284 \h </w:delInstrText>
              </w:r>
            </w:del>
          </w:ins>
          <w:ins w:id="966" w:author="L" w:date="2026-08-07T16:35:29Z">
            <w:del w:id="967" w:author="LKY" w:date="2026-09-15T17:29:38Z">
              <w:r>
                <w:rPr/>
                <w:fldChar w:fldCharType="separate"/>
              </w:r>
            </w:del>
          </w:ins>
          <w:ins w:id="968" w:author="L" w:date="2026-08-07T16:35:29Z">
            <w:del w:id="969" w:author="LKY" w:date="2026-09-15T17:29:38Z">
              <w:r>
                <w:rPr/>
                <w:delText>11</w:delText>
              </w:r>
            </w:del>
          </w:ins>
          <w:ins w:id="970" w:author="L" w:date="2026-08-07T16:35:29Z">
            <w:del w:id="971" w:author="LKY" w:date="2026-09-15T17:29:38Z">
              <w:r>
                <w:rPr/>
                <w:fldChar w:fldCharType="end"/>
              </w:r>
            </w:del>
          </w:ins>
          <w:ins w:id="972" w:author="L" w:date="2026-08-07T16:35:29Z">
            <w:del w:id="973" w:author="LKY" w:date="2026-09-15T17:29:38Z">
              <w:r>
                <w:rPr/>
                <w:fldChar w:fldCharType="end"/>
              </w:r>
            </w:del>
          </w:ins>
        </w:p>
        <w:p w14:paraId="6346408B">
          <w:pPr>
            <w:pStyle w:val="7"/>
            <w:tabs>
              <w:tab w:val="right" w:leader="dot" w:pos="8306"/>
            </w:tabs>
            <w:rPr>
              <w:ins w:id="974" w:author="L" w:date="2026-08-07T16:35:29Z"/>
              <w:del w:id="975" w:author="LKY" w:date="2026-09-15T17:29:38Z"/>
            </w:rPr>
          </w:pPr>
          <w:ins w:id="976" w:author="L" w:date="2026-08-07T16:35:29Z">
            <w:del w:id="977" w:author="LKY" w:date="2026-09-15T17:29:38Z">
              <w:r>
                <w:rPr/>
                <w:fldChar w:fldCharType="begin"/>
              </w:r>
            </w:del>
          </w:ins>
          <w:ins w:id="978" w:author="L" w:date="2026-08-07T16:35:29Z">
            <w:del w:id="979" w:author="LKY" w:date="2026-09-15T17:29:38Z">
              <w:r>
                <w:rPr/>
                <w:delInstrText xml:space="preserve"> HYPERLINK \l _Toc24592 </w:delInstrText>
              </w:r>
            </w:del>
          </w:ins>
          <w:ins w:id="980" w:author="L" w:date="2026-08-07T16:35:29Z">
            <w:del w:id="981" w:author="LKY" w:date="2026-09-15T17:29:38Z">
              <w:r>
                <w:rPr/>
                <w:fldChar w:fldCharType="separate"/>
              </w:r>
            </w:del>
          </w:ins>
          <w:ins w:id="982" w:author="L" w:date="2026-08-07T16:35:29Z">
            <w:del w:id="983" w:author="LKY" w:date="2026-09-15T17:29:38Z">
              <w:r>
                <w:rPr>
                  <w:rFonts w:hint="eastAsia" w:ascii="Times New Roman" w:hAnsi="Times New Roman"/>
                  <w:bCs/>
                  <w:szCs w:val="28"/>
                  <w:lang w:val="en-US" w:eastAsia="zh-CN"/>
                </w:rPr>
                <w:delText>2.3.1RS232/485模块</w:delText>
              </w:r>
            </w:del>
          </w:ins>
          <w:ins w:id="984" w:author="L" w:date="2026-08-07T16:35:29Z">
            <w:del w:id="985" w:author="LKY" w:date="2026-09-15T17:29:38Z">
              <w:r>
                <w:rPr/>
                <w:tab/>
              </w:r>
            </w:del>
          </w:ins>
          <w:ins w:id="986" w:author="L" w:date="2026-08-07T16:35:29Z">
            <w:del w:id="987" w:author="LKY" w:date="2026-09-15T17:29:38Z">
              <w:r>
                <w:rPr/>
                <w:fldChar w:fldCharType="begin"/>
              </w:r>
            </w:del>
          </w:ins>
          <w:ins w:id="988" w:author="L" w:date="2026-08-07T16:35:29Z">
            <w:del w:id="989" w:author="LKY" w:date="2026-09-15T17:29:38Z">
              <w:r>
                <w:rPr/>
                <w:delInstrText xml:space="preserve"> PAGEREF _Toc24592 \h </w:delInstrText>
              </w:r>
            </w:del>
          </w:ins>
          <w:ins w:id="990" w:author="L" w:date="2026-08-07T16:35:29Z">
            <w:del w:id="991" w:author="LKY" w:date="2026-09-15T17:29:38Z">
              <w:r>
                <w:rPr/>
                <w:fldChar w:fldCharType="separate"/>
              </w:r>
            </w:del>
          </w:ins>
          <w:ins w:id="992" w:author="L" w:date="2026-08-07T16:35:29Z">
            <w:del w:id="993" w:author="LKY" w:date="2026-09-15T17:29:38Z">
              <w:r>
                <w:rPr/>
                <w:delText>11</w:delText>
              </w:r>
            </w:del>
          </w:ins>
          <w:ins w:id="994" w:author="L" w:date="2026-08-07T16:35:29Z">
            <w:del w:id="995" w:author="LKY" w:date="2026-09-15T17:29:38Z">
              <w:r>
                <w:rPr/>
                <w:fldChar w:fldCharType="end"/>
              </w:r>
            </w:del>
          </w:ins>
          <w:ins w:id="996" w:author="L" w:date="2026-08-07T16:35:29Z">
            <w:del w:id="997" w:author="LKY" w:date="2026-09-15T17:29:38Z">
              <w:r>
                <w:rPr/>
                <w:fldChar w:fldCharType="end"/>
              </w:r>
            </w:del>
          </w:ins>
        </w:p>
        <w:p w14:paraId="7E81904D">
          <w:pPr>
            <w:pStyle w:val="7"/>
            <w:tabs>
              <w:tab w:val="right" w:leader="dot" w:pos="8306"/>
            </w:tabs>
            <w:rPr>
              <w:ins w:id="998" w:author="L" w:date="2026-08-07T16:35:29Z"/>
              <w:del w:id="999" w:author="LKY" w:date="2026-09-15T17:29:38Z"/>
            </w:rPr>
          </w:pPr>
          <w:ins w:id="1000" w:author="L" w:date="2026-08-07T16:35:29Z">
            <w:del w:id="1001" w:author="LKY" w:date="2026-09-15T17:29:38Z">
              <w:r>
                <w:rPr/>
                <w:fldChar w:fldCharType="begin"/>
              </w:r>
            </w:del>
          </w:ins>
          <w:ins w:id="1002" w:author="L" w:date="2026-08-07T16:35:29Z">
            <w:del w:id="1003" w:author="LKY" w:date="2026-09-15T17:29:38Z">
              <w:r>
                <w:rPr/>
                <w:delInstrText xml:space="preserve"> HYPERLINK \l _Toc24718 </w:delInstrText>
              </w:r>
            </w:del>
          </w:ins>
          <w:ins w:id="1004" w:author="L" w:date="2026-08-07T16:35:29Z">
            <w:del w:id="1005" w:author="LKY" w:date="2026-09-15T17:29:38Z">
              <w:r>
                <w:rPr/>
                <w:fldChar w:fldCharType="separate"/>
              </w:r>
            </w:del>
          </w:ins>
          <w:ins w:id="1006" w:author="L" w:date="2026-08-07T16:35:29Z">
            <w:del w:id="1007" w:author="LKY" w:date="2026-09-15T17:29:38Z">
              <w:r>
                <w:rPr>
                  <w:rFonts w:hint="eastAsia" w:ascii="Times New Roman" w:hAnsi="Times New Roman"/>
                  <w:bCs/>
                  <w:szCs w:val="28"/>
                  <w:lang w:val="en-US" w:eastAsia="zh-CN"/>
                </w:rPr>
                <w:delText>2.3.2 DI模块</w:delText>
              </w:r>
            </w:del>
          </w:ins>
          <w:ins w:id="1008" w:author="L" w:date="2026-08-07T16:35:29Z">
            <w:del w:id="1009" w:author="LKY" w:date="2026-09-15T17:29:38Z">
              <w:r>
                <w:rPr/>
                <w:tab/>
              </w:r>
            </w:del>
          </w:ins>
          <w:ins w:id="1010" w:author="L" w:date="2026-08-07T16:35:29Z">
            <w:del w:id="1011" w:author="LKY" w:date="2026-09-15T17:29:38Z">
              <w:r>
                <w:rPr/>
                <w:fldChar w:fldCharType="begin"/>
              </w:r>
            </w:del>
          </w:ins>
          <w:ins w:id="1012" w:author="L" w:date="2026-08-07T16:35:29Z">
            <w:del w:id="1013" w:author="LKY" w:date="2026-09-15T17:29:38Z">
              <w:r>
                <w:rPr/>
                <w:delInstrText xml:space="preserve"> PAGEREF _Toc24718 \h </w:delInstrText>
              </w:r>
            </w:del>
          </w:ins>
          <w:ins w:id="1014" w:author="L" w:date="2026-08-07T16:35:29Z">
            <w:del w:id="1015" w:author="LKY" w:date="2026-09-15T17:29:38Z">
              <w:r>
                <w:rPr/>
                <w:fldChar w:fldCharType="separate"/>
              </w:r>
            </w:del>
          </w:ins>
          <w:ins w:id="1016" w:author="L" w:date="2026-08-07T16:35:29Z">
            <w:del w:id="1017" w:author="LKY" w:date="2026-09-15T17:29:38Z">
              <w:r>
                <w:rPr/>
                <w:delText>11</w:delText>
              </w:r>
            </w:del>
          </w:ins>
          <w:ins w:id="1018" w:author="L" w:date="2026-08-07T16:35:29Z">
            <w:del w:id="1019" w:author="LKY" w:date="2026-09-15T17:29:38Z">
              <w:r>
                <w:rPr/>
                <w:fldChar w:fldCharType="end"/>
              </w:r>
            </w:del>
          </w:ins>
          <w:ins w:id="1020" w:author="L" w:date="2026-08-07T16:35:29Z">
            <w:del w:id="1021" w:author="LKY" w:date="2026-09-15T17:29:38Z">
              <w:r>
                <w:rPr/>
                <w:fldChar w:fldCharType="end"/>
              </w:r>
            </w:del>
          </w:ins>
        </w:p>
        <w:p w14:paraId="56D3DE0C">
          <w:pPr>
            <w:pStyle w:val="7"/>
            <w:tabs>
              <w:tab w:val="right" w:leader="dot" w:pos="8306"/>
            </w:tabs>
            <w:rPr>
              <w:ins w:id="1022" w:author="L" w:date="2026-08-07T16:35:29Z"/>
              <w:del w:id="1023" w:author="LKY" w:date="2026-09-15T17:29:38Z"/>
            </w:rPr>
          </w:pPr>
          <w:ins w:id="1024" w:author="L" w:date="2026-08-07T16:35:29Z">
            <w:del w:id="1025" w:author="LKY" w:date="2026-09-15T17:29:38Z">
              <w:r>
                <w:rPr/>
                <w:fldChar w:fldCharType="begin"/>
              </w:r>
            </w:del>
          </w:ins>
          <w:ins w:id="1026" w:author="L" w:date="2026-08-07T16:35:29Z">
            <w:del w:id="1027" w:author="LKY" w:date="2026-09-15T17:29:38Z">
              <w:r>
                <w:rPr/>
                <w:delInstrText xml:space="preserve"> HYPERLINK \l _Toc11975 </w:delInstrText>
              </w:r>
            </w:del>
          </w:ins>
          <w:ins w:id="1028" w:author="L" w:date="2026-08-07T16:35:29Z">
            <w:del w:id="1029" w:author="LKY" w:date="2026-09-15T17:29:38Z">
              <w:r>
                <w:rPr/>
                <w:fldChar w:fldCharType="separate"/>
              </w:r>
            </w:del>
          </w:ins>
          <w:ins w:id="1030" w:author="L" w:date="2026-08-07T16:35:29Z">
            <w:del w:id="1031" w:author="LKY" w:date="2026-09-15T17:29:38Z">
              <w:r>
                <w:rPr>
                  <w:rFonts w:hint="eastAsia" w:ascii="Times New Roman" w:hAnsi="Times New Roman"/>
                  <w:bCs/>
                  <w:szCs w:val="28"/>
                  <w:lang w:val="en-US" w:eastAsia="zh-CN"/>
                </w:rPr>
                <w:delText>2.3.3 DO模块</w:delText>
              </w:r>
            </w:del>
          </w:ins>
          <w:ins w:id="1032" w:author="L" w:date="2026-08-07T16:35:29Z">
            <w:del w:id="1033" w:author="LKY" w:date="2026-09-15T17:29:38Z">
              <w:r>
                <w:rPr/>
                <w:tab/>
              </w:r>
            </w:del>
          </w:ins>
          <w:ins w:id="1034" w:author="L" w:date="2026-08-07T16:35:29Z">
            <w:del w:id="1035" w:author="LKY" w:date="2026-09-15T17:29:38Z">
              <w:r>
                <w:rPr/>
                <w:fldChar w:fldCharType="begin"/>
              </w:r>
            </w:del>
          </w:ins>
          <w:ins w:id="1036" w:author="L" w:date="2026-08-07T16:35:29Z">
            <w:del w:id="1037" w:author="LKY" w:date="2026-09-15T17:29:38Z">
              <w:r>
                <w:rPr/>
                <w:delInstrText xml:space="preserve"> PAGEREF _Toc11975 \h </w:delInstrText>
              </w:r>
            </w:del>
          </w:ins>
          <w:ins w:id="1038" w:author="L" w:date="2026-08-07T16:35:29Z">
            <w:del w:id="1039" w:author="LKY" w:date="2026-09-15T17:29:38Z">
              <w:r>
                <w:rPr/>
                <w:fldChar w:fldCharType="separate"/>
              </w:r>
            </w:del>
          </w:ins>
          <w:ins w:id="1040" w:author="L" w:date="2026-08-07T16:35:29Z">
            <w:del w:id="1041" w:author="LKY" w:date="2026-09-15T17:29:38Z">
              <w:r>
                <w:rPr/>
                <w:delText>12</w:delText>
              </w:r>
            </w:del>
          </w:ins>
          <w:ins w:id="1042" w:author="L" w:date="2026-08-07T16:35:29Z">
            <w:del w:id="1043" w:author="LKY" w:date="2026-09-15T17:29:38Z">
              <w:r>
                <w:rPr/>
                <w:fldChar w:fldCharType="end"/>
              </w:r>
            </w:del>
          </w:ins>
          <w:ins w:id="1044" w:author="L" w:date="2026-08-07T16:35:29Z">
            <w:del w:id="1045" w:author="LKY" w:date="2026-09-15T17:29:38Z">
              <w:r>
                <w:rPr/>
                <w:fldChar w:fldCharType="end"/>
              </w:r>
            </w:del>
          </w:ins>
        </w:p>
        <w:p w14:paraId="303F4593">
          <w:pPr>
            <w:pStyle w:val="7"/>
            <w:tabs>
              <w:tab w:val="right" w:leader="dot" w:pos="8306"/>
            </w:tabs>
            <w:rPr>
              <w:ins w:id="1046" w:author="L" w:date="2026-08-07T16:35:29Z"/>
              <w:del w:id="1047" w:author="LKY" w:date="2026-09-15T17:29:38Z"/>
            </w:rPr>
          </w:pPr>
          <w:ins w:id="1048" w:author="L" w:date="2026-08-07T16:35:29Z">
            <w:del w:id="1049" w:author="LKY" w:date="2026-09-15T17:29:38Z">
              <w:r>
                <w:rPr/>
                <w:fldChar w:fldCharType="begin"/>
              </w:r>
            </w:del>
          </w:ins>
          <w:ins w:id="1050" w:author="L" w:date="2026-08-07T16:35:29Z">
            <w:del w:id="1051" w:author="LKY" w:date="2026-09-15T17:29:38Z">
              <w:r>
                <w:rPr/>
                <w:delInstrText xml:space="preserve"> HYPERLINK \l _Toc28851 </w:delInstrText>
              </w:r>
            </w:del>
          </w:ins>
          <w:ins w:id="1052" w:author="L" w:date="2026-08-07T16:35:29Z">
            <w:del w:id="1053" w:author="LKY" w:date="2026-09-15T17:29:38Z">
              <w:r>
                <w:rPr/>
                <w:fldChar w:fldCharType="separate"/>
              </w:r>
            </w:del>
          </w:ins>
          <w:ins w:id="1054" w:author="L" w:date="2026-08-07T16:35:29Z">
            <w:del w:id="1055" w:author="LKY" w:date="2026-09-15T17:29:38Z">
              <w:r>
                <w:rPr>
                  <w:rFonts w:hint="eastAsia" w:ascii="Times New Roman" w:hAnsi="Times New Roman" w:cstheme="minorBidi"/>
                  <w:bCs/>
                  <w:kern w:val="2"/>
                  <w:szCs w:val="28"/>
                  <w:lang w:val="en-US" w:eastAsia="zh-CN" w:bidi="ar-SA"/>
                </w:rPr>
                <w:delText>2.3.4 AO模块</w:delText>
              </w:r>
            </w:del>
          </w:ins>
          <w:ins w:id="1056" w:author="L" w:date="2026-08-07T16:35:29Z">
            <w:del w:id="1057" w:author="LKY" w:date="2026-09-15T17:29:38Z">
              <w:r>
                <w:rPr/>
                <w:tab/>
              </w:r>
            </w:del>
          </w:ins>
          <w:ins w:id="1058" w:author="L" w:date="2026-08-07T16:35:29Z">
            <w:del w:id="1059" w:author="LKY" w:date="2026-09-15T17:29:38Z">
              <w:r>
                <w:rPr/>
                <w:fldChar w:fldCharType="begin"/>
              </w:r>
            </w:del>
          </w:ins>
          <w:ins w:id="1060" w:author="L" w:date="2026-08-07T16:35:29Z">
            <w:del w:id="1061" w:author="LKY" w:date="2026-09-15T17:29:38Z">
              <w:r>
                <w:rPr/>
                <w:delInstrText xml:space="preserve"> PAGEREF _Toc28851 \h </w:delInstrText>
              </w:r>
            </w:del>
          </w:ins>
          <w:ins w:id="1062" w:author="L" w:date="2026-08-07T16:35:29Z">
            <w:del w:id="1063" w:author="LKY" w:date="2026-09-15T17:29:38Z">
              <w:r>
                <w:rPr/>
                <w:fldChar w:fldCharType="separate"/>
              </w:r>
            </w:del>
          </w:ins>
          <w:ins w:id="1064" w:author="L" w:date="2026-08-07T16:35:29Z">
            <w:del w:id="1065" w:author="LKY" w:date="2026-09-15T17:29:38Z">
              <w:r>
                <w:rPr/>
                <w:delText>13</w:delText>
              </w:r>
            </w:del>
          </w:ins>
          <w:ins w:id="1066" w:author="L" w:date="2026-08-07T16:35:29Z">
            <w:del w:id="1067" w:author="LKY" w:date="2026-09-15T17:29:38Z">
              <w:r>
                <w:rPr/>
                <w:fldChar w:fldCharType="end"/>
              </w:r>
            </w:del>
          </w:ins>
          <w:ins w:id="1068" w:author="L" w:date="2026-08-07T16:35:29Z">
            <w:del w:id="1069" w:author="LKY" w:date="2026-09-15T17:29:38Z">
              <w:r>
                <w:rPr/>
                <w:fldChar w:fldCharType="end"/>
              </w:r>
            </w:del>
          </w:ins>
        </w:p>
        <w:p w14:paraId="6CDDF8A8">
          <w:pPr>
            <w:pStyle w:val="7"/>
            <w:tabs>
              <w:tab w:val="right" w:leader="dot" w:pos="8306"/>
            </w:tabs>
            <w:rPr>
              <w:ins w:id="1070" w:author="L" w:date="2026-08-07T16:35:29Z"/>
              <w:del w:id="1071" w:author="LKY" w:date="2026-09-15T17:29:38Z"/>
            </w:rPr>
          </w:pPr>
          <w:ins w:id="1072" w:author="L" w:date="2026-08-07T16:35:29Z">
            <w:del w:id="1073" w:author="LKY" w:date="2026-09-15T17:29:38Z">
              <w:r>
                <w:rPr/>
                <w:fldChar w:fldCharType="begin"/>
              </w:r>
            </w:del>
          </w:ins>
          <w:ins w:id="1074" w:author="L" w:date="2026-08-07T16:35:29Z">
            <w:del w:id="1075" w:author="LKY" w:date="2026-09-15T17:29:38Z">
              <w:r>
                <w:rPr/>
                <w:delInstrText xml:space="preserve"> HYPERLINK \l _Toc4635 </w:delInstrText>
              </w:r>
            </w:del>
          </w:ins>
          <w:ins w:id="1076" w:author="L" w:date="2026-08-07T16:35:29Z">
            <w:del w:id="1077" w:author="LKY" w:date="2026-09-15T17:29:38Z">
              <w:r>
                <w:rPr/>
                <w:fldChar w:fldCharType="separate"/>
              </w:r>
            </w:del>
          </w:ins>
          <w:ins w:id="1078" w:author="L" w:date="2026-08-07T16:35:29Z">
            <w:del w:id="1079" w:author="LKY" w:date="2026-09-15T17:29:38Z">
              <w:r>
                <w:rPr>
                  <w:rFonts w:hint="eastAsia" w:ascii="Times New Roman" w:hAnsi="Times New Roman" w:cstheme="minorBidi"/>
                  <w:bCs/>
                  <w:kern w:val="2"/>
                  <w:szCs w:val="28"/>
                  <w:lang w:val="en-US" w:eastAsia="zh-CN" w:bidi="ar-SA"/>
                </w:rPr>
                <w:delText>2.3.5 AI模块</w:delText>
              </w:r>
            </w:del>
          </w:ins>
          <w:ins w:id="1080" w:author="L" w:date="2026-08-07T16:35:29Z">
            <w:del w:id="1081" w:author="LKY" w:date="2026-09-15T17:29:38Z">
              <w:r>
                <w:rPr/>
                <w:tab/>
              </w:r>
            </w:del>
          </w:ins>
          <w:ins w:id="1082" w:author="L" w:date="2026-08-07T16:35:29Z">
            <w:del w:id="1083" w:author="LKY" w:date="2026-09-15T17:29:38Z">
              <w:r>
                <w:rPr/>
                <w:fldChar w:fldCharType="begin"/>
              </w:r>
            </w:del>
          </w:ins>
          <w:ins w:id="1084" w:author="L" w:date="2026-08-07T16:35:29Z">
            <w:del w:id="1085" w:author="LKY" w:date="2026-09-15T17:29:38Z">
              <w:r>
                <w:rPr/>
                <w:delInstrText xml:space="preserve"> PAGEREF _Toc4635 \h </w:delInstrText>
              </w:r>
            </w:del>
          </w:ins>
          <w:ins w:id="1086" w:author="L" w:date="2026-08-07T16:35:29Z">
            <w:del w:id="1087" w:author="LKY" w:date="2026-09-15T17:29:38Z">
              <w:r>
                <w:rPr/>
                <w:fldChar w:fldCharType="separate"/>
              </w:r>
            </w:del>
          </w:ins>
          <w:ins w:id="1088" w:author="L" w:date="2026-08-07T16:35:29Z">
            <w:del w:id="1089" w:author="LKY" w:date="2026-09-15T17:29:38Z">
              <w:r>
                <w:rPr/>
                <w:delText>13</w:delText>
              </w:r>
            </w:del>
          </w:ins>
          <w:ins w:id="1090" w:author="L" w:date="2026-08-07T16:35:29Z">
            <w:del w:id="1091" w:author="LKY" w:date="2026-09-15T17:29:38Z">
              <w:r>
                <w:rPr/>
                <w:fldChar w:fldCharType="end"/>
              </w:r>
            </w:del>
          </w:ins>
          <w:ins w:id="1092" w:author="L" w:date="2026-08-07T16:35:29Z">
            <w:del w:id="1093" w:author="LKY" w:date="2026-09-15T17:29:38Z">
              <w:r>
                <w:rPr/>
                <w:fldChar w:fldCharType="end"/>
              </w:r>
            </w:del>
          </w:ins>
        </w:p>
        <w:p w14:paraId="63974A77">
          <w:pPr>
            <w:pStyle w:val="7"/>
            <w:tabs>
              <w:tab w:val="right" w:leader="dot" w:pos="8306"/>
            </w:tabs>
            <w:rPr>
              <w:ins w:id="1094" w:author="L" w:date="2026-08-07T16:35:29Z"/>
              <w:del w:id="1095" w:author="LKY" w:date="2026-09-15T17:29:38Z"/>
            </w:rPr>
          </w:pPr>
          <w:ins w:id="1096" w:author="L" w:date="2026-08-07T16:35:29Z">
            <w:del w:id="1097" w:author="LKY" w:date="2026-09-15T17:29:38Z">
              <w:r>
                <w:rPr/>
                <w:fldChar w:fldCharType="begin"/>
              </w:r>
            </w:del>
          </w:ins>
          <w:ins w:id="1098" w:author="L" w:date="2026-08-07T16:35:29Z">
            <w:del w:id="1099" w:author="LKY" w:date="2026-09-15T17:29:38Z">
              <w:r>
                <w:rPr/>
                <w:delInstrText xml:space="preserve"> HYPERLINK \l _Toc29067 </w:delInstrText>
              </w:r>
            </w:del>
          </w:ins>
          <w:ins w:id="1100" w:author="L" w:date="2026-08-07T16:35:29Z">
            <w:del w:id="1101" w:author="LKY" w:date="2026-09-15T17:29:38Z">
              <w:r>
                <w:rPr/>
                <w:fldChar w:fldCharType="separate"/>
              </w:r>
            </w:del>
          </w:ins>
          <w:ins w:id="1102" w:author="L" w:date="2026-08-07T16:35:29Z">
            <w:del w:id="1103" w:author="LKY" w:date="2026-09-15T17:29:38Z">
              <w:r>
                <w:rPr>
                  <w:rFonts w:hint="eastAsia" w:ascii="Times New Roman" w:hAnsi="Times New Roman"/>
                  <w:bCs/>
                  <w:szCs w:val="28"/>
                  <w:lang w:val="en-US" w:eastAsia="zh-CN"/>
                </w:rPr>
                <w:delText xml:space="preserve">2.3.6 </w:delText>
              </w:r>
            </w:del>
          </w:ins>
          <w:ins w:id="1104" w:author="L" w:date="2026-08-07T16:35:29Z">
            <w:del w:id="1105" w:author="LKY" w:date="2026-09-15T17:29:38Z">
              <w:r>
                <w:rPr>
                  <w:rFonts w:hint="default" w:ascii="Times New Roman" w:hAnsi="Times New Roman"/>
                  <w:bCs/>
                  <w:szCs w:val="28"/>
                  <w:lang w:val="en-US" w:eastAsia="zh-CN"/>
                </w:rPr>
                <w:delText>RTD</w:delText>
              </w:r>
            </w:del>
          </w:ins>
          <w:ins w:id="1106" w:author="L" w:date="2026-08-07T16:35:29Z">
            <w:del w:id="1107" w:author="LKY" w:date="2026-09-15T17:29:38Z">
              <w:r>
                <w:rPr>
                  <w:rFonts w:hint="eastAsia" w:ascii="Times New Roman" w:hAnsi="Times New Roman"/>
                  <w:bCs/>
                  <w:szCs w:val="28"/>
                  <w:lang w:val="en-US" w:eastAsia="zh-CN"/>
                </w:rPr>
                <w:delText>模块</w:delText>
              </w:r>
            </w:del>
          </w:ins>
          <w:ins w:id="1108" w:author="L" w:date="2026-08-07T16:35:29Z">
            <w:del w:id="1109" w:author="LKY" w:date="2026-09-15T17:29:38Z">
              <w:r>
                <w:rPr/>
                <w:tab/>
              </w:r>
            </w:del>
          </w:ins>
          <w:ins w:id="1110" w:author="L" w:date="2026-08-07T16:35:29Z">
            <w:del w:id="1111" w:author="LKY" w:date="2026-09-15T17:29:38Z">
              <w:r>
                <w:rPr/>
                <w:fldChar w:fldCharType="begin"/>
              </w:r>
            </w:del>
          </w:ins>
          <w:ins w:id="1112" w:author="L" w:date="2026-08-07T16:35:29Z">
            <w:del w:id="1113" w:author="LKY" w:date="2026-09-15T17:29:38Z">
              <w:r>
                <w:rPr/>
                <w:delInstrText xml:space="preserve"> PAGEREF _Toc29067 \h </w:delInstrText>
              </w:r>
            </w:del>
          </w:ins>
          <w:ins w:id="1114" w:author="L" w:date="2026-08-07T16:35:29Z">
            <w:del w:id="1115" w:author="LKY" w:date="2026-09-15T17:29:38Z">
              <w:r>
                <w:rPr/>
                <w:fldChar w:fldCharType="separate"/>
              </w:r>
            </w:del>
          </w:ins>
          <w:ins w:id="1116" w:author="L" w:date="2026-08-07T16:35:29Z">
            <w:del w:id="1117" w:author="LKY" w:date="2026-09-15T17:29:38Z">
              <w:r>
                <w:rPr/>
                <w:delText>14</w:delText>
              </w:r>
            </w:del>
          </w:ins>
          <w:ins w:id="1118" w:author="L" w:date="2026-08-07T16:35:29Z">
            <w:del w:id="1119" w:author="LKY" w:date="2026-09-15T17:29:38Z">
              <w:r>
                <w:rPr/>
                <w:fldChar w:fldCharType="end"/>
              </w:r>
            </w:del>
          </w:ins>
          <w:ins w:id="1120" w:author="L" w:date="2026-08-07T16:35:29Z">
            <w:del w:id="1121" w:author="LKY" w:date="2026-09-15T17:29:38Z">
              <w:r>
                <w:rPr/>
                <w:fldChar w:fldCharType="end"/>
              </w:r>
            </w:del>
          </w:ins>
        </w:p>
        <w:p w14:paraId="578FBF7C">
          <w:pPr>
            <w:pStyle w:val="7"/>
            <w:tabs>
              <w:tab w:val="right" w:leader="dot" w:pos="8306"/>
            </w:tabs>
            <w:rPr>
              <w:ins w:id="1122" w:author="L" w:date="2026-08-07T16:35:29Z"/>
              <w:del w:id="1123" w:author="LKY" w:date="2026-09-15T17:29:38Z"/>
            </w:rPr>
          </w:pPr>
          <w:ins w:id="1124" w:author="L" w:date="2026-08-07T16:35:29Z">
            <w:del w:id="1125" w:author="LKY" w:date="2026-09-15T17:29:38Z">
              <w:r>
                <w:rPr/>
                <w:fldChar w:fldCharType="begin"/>
              </w:r>
            </w:del>
          </w:ins>
          <w:ins w:id="1126" w:author="L" w:date="2026-08-07T16:35:29Z">
            <w:del w:id="1127" w:author="LKY" w:date="2026-09-15T17:29:38Z">
              <w:r>
                <w:rPr/>
                <w:delInstrText xml:space="preserve"> HYPERLINK \l _Toc23724 </w:delInstrText>
              </w:r>
            </w:del>
          </w:ins>
          <w:ins w:id="1128" w:author="L" w:date="2026-08-07T16:35:29Z">
            <w:del w:id="1129" w:author="LKY" w:date="2026-09-15T17:29:38Z">
              <w:r>
                <w:rPr/>
                <w:fldChar w:fldCharType="separate"/>
              </w:r>
            </w:del>
          </w:ins>
          <w:ins w:id="1130" w:author="L" w:date="2026-08-07T16:35:29Z">
            <w:del w:id="1131" w:author="LKY" w:date="2026-09-15T17:29:38Z">
              <w:r>
                <w:rPr>
                  <w:rFonts w:hint="default" w:ascii="Times New Roman" w:hAnsi="Times New Roman"/>
                  <w:bCs/>
                  <w:szCs w:val="28"/>
                  <w:lang w:val="en-US" w:eastAsia="zh-CN"/>
                </w:rPr>
                <w:delText>2.</w:delText>
              </w:r>
            </w:del>
          </w:ins>
          <w:ins w:id="1132" w:author="L" w:date="2026-08-07T16:35:29Z">
            <w:del w:id="1133" w:author="LKY" w:date="2026-09-15T17:29:38Z">
              <w:r>
                <w:rPr>
                  <w:rFonts w:hint="eastAsia" w:ascii="Times New Roman" w:hAnsi="Times New Roman"/>
                  <w:bCs/>
                  <w:szCs w:val="28"/>
                  <w:lang w:val="en-US" w:eastAsia="zh-CN"/>
                </w:rPr>
                <w:delText>3</w:delText>
              </w:r>
            </w:del>
          </w:ins>
          <w:ins w:id="1134" w:author="L" w:date="2026-08-07T16:35:29Z">
            <w:del w:id="1135" w:author="LKY" w:date="2026-09-15T17:29:38Z">
              <w:r>
                <w:rPr>
                  <w:rFonts w:hint="default" w:ascii="Times New Roman" w:hAnsi="Times New Roman"/>
                  <w:bCs/>
                  <w:szCs w:val="28"/>
                  <w:lang w:val="en-US" w:eastAsia="zh-CN"/>
                </w:rPr>
                <w:delText>.7</w:delText>
              </w:r>
            </w:del>
          </w:ins>
          <w:ins w:id="1136" w:author="L" w:date="2026-08-07T16:35:29Z">
            <w:del w:id="1137" w:author="LKY" w:date="2026-09-15T17:29:38Z">
              <w:r>
                <w:rPr>
                  <w:rFonts w:hint="eastAsia" w:ascii="Times New Roman" w:hAnsi="Times New Roman"/>
                  <w:bCs/>
                  <w:szCs w:val="28"/>
                  <w:lang w:val="en-US" w:eastAsia="zh-CN"/>
                </w:rPr>
                <w:delText xml:space="preserve"> TC模块</w:delText>
              </w:r>
            </w:del>
          </w:ins>
          <w:ins w:id="1138" w:author="L" w:date="2026-08-07T16:35:29Z">
            <w:del w:id="1139" w:author="LKY" w:date="2026-09-15T17:29:38Z">
              <w:r>
                <w:rPr/>
                <w:tab/>
              </w:r>
            </w:del>
          </w:ins>
          <w:ins w:id="1140" w:author="L" w:date="2026-08-07T16:35:29Z">
            <w:del w:id="1141" w:author="LKY" w:date="2026-09-15T17:29:38Z">
              <w:r>
                <w:rPr/>
                <w:fldChar w:fldCharType="begin"/>
              </w:r>
            </w:del>
          </w:ins>
          <w:ins w:id="1142" w:author="L" w:date="2026-08-07T16:35:29Z">
            <w:del w:id="1143" w:author="LKY" w:date="2026-09-15T17:29:38Z">
              <w:r>
                <w:rPr/>
                <w:delInstrText xml:space="preserve"> PAGEREF _Toc23724 \h </w:delInstrText>
              </w:r>
            </w:del>
          </w:ins>
          <w:ins w:id="1144" w:author="L" w:date="2026-08-07T16:35:29Z">
            <w:del w:id="1145" w:author="LKY" w:date="2026-09-15T17:29:38Z">
              <w:r>
                <w:rPr/>
                <w:fldChar w:fldCharType="separate"/>
              </w:r>
            </w:del>
          </w:ins>
          <w:ins w:id="1146" w:author="L" w:date="2026-08-07T16:35:29Z">
            <w:del w:id="1147" w:author="LKY" w:date="2026-09-15T17:29:38Z">
              <w:r>
                <w:rPr/>
                <w:delText>14</w:delText>
              </w:r>
            </w:del>
          </w:ins>
          <w:ins w:id="1148" w:author="L" w:date="2026-08-07T16:35:29Z">
            <w:del w:id="1149" w:author="LKY" w:date="2026-09-15T17:29:38Z">
              <w:r>
                <w:rPr/>
                <w:fldChar w:fldCharType="end"/>
              </w:r>
            </w:del>
          </w:ins>
          <w:ins w:id="1150" w:author="L" w:date="2026-08-07T16:35:29Z">
            <w:del w:id="1151" w:author="LKY" w:date="2026-09-15T17:29:38Z">
              <w:r>
                <w:rPr/>
                <w:fldChar w:fldCharType="end"/>
              </w:r>
            </w:del>
          </w:ins>
        </w:p>
        <w:p w14:paraId="4190BC87">
          <w:pPr>
            <w:pStyle w:val="7"/>
            <w:tabs>
              <w:tab w:val="right" w:leader="dot" w:pos="8306"/>
            </w:tabs>
            <w:rPr>
              <w:ins w:id="1152" w:author="L" w:date="2026-08-07T16:35:29Z"/>
              <w:del w:id="1153" w:author="LKY" w:date="2026-09-15T17:29:38Z"/>
            </w:rPr>
          </w:pPr>
          <w:ins w:id="1154" w:author="L" w:date="2026-08-07T16:35:29Z">
            <w:del w:id="1155" w:author="LKY" w:date="2026-09-15T17:29:38Z">
              <w:r>
                <w:rPr/>
                <w:fldChar w:fldCharType="begin"/>
              </w:r>
            </w:del>
          </w:ins>
          <w:ins w:id="1156" w:author="L" w:date="2026-08-07T16:35:29Z">
            <w:del w:id="1157" w:author="LKY" w:date="2026-09-15T17:29:38Z">
              <w:r>
                <w:rPr/>
                <w:delInstrText xml:space="preserve"> HYPERLINK \l _Toc16806 </w:delInstrText>
              </w:r>
            </w:del>
          </w:ins>
          <w:ins w:id="1158" w:author="L" w:date="2026-08-07T16:35:29Z">
            <w:del w:id="1159" w:author="LKY" w:date="2026-09-15T17:29:38Z">
              <w:r>
                <w:rPr/>
                <w:fldChar w:fldCharType="separate"/>
              </w:r>
            </w:del>
          </w:ins>
          <w:ins w:id="1160" w:author="L" w:date="2026-08-07T16:35:29Z">
            <w:del w:id="1161" w:author="LKY" w:date="2026-09-15T17:29:38Z">
              <w:r>
                <w:rPr>
                  <w:rFonts w:hint="eastAsia" w:ascii="Times New Roman" w:hAnsi="Times New Roman"/>
                  <w:bCs/>
                  <w:szCs w:val="28"/>
                  <w:lang w:val="en-US" w:eastAsia="zh-CN"/>
                </w:rPr>
                <w:delText>2.3.8 RS485使用</w:delText>
              </w:r>
            </w:del>
          </w:ins>
          <w:ins w:id="1162" w:author="L" w:date="2026-08-07T16:35:29Z">
            <w:del w:id="1163" w:author="LKY" w:date="2026-09-15T17:29:38Z">
              <w:r>
                <w:rPr/>
                <w:tab/>
              </w:r>
            </w:del>
          </w:ins>
          <w:ins w:id="1164" w:author="L" w:date="2026-08-07T16:35:29Z">
            <w:del w:id="1165" w:author="LKY" w:date="2026-09-15T17:29:38Z">
              <w:r>
                <w:rPr/>
                <w:fldChar w:fldCharType="begin"/>
              </w:r>
            </w:del>
          </w:ins>
          <w:ins w:id="1166" w:author="L" w:date="2026-08-07T16:35:29Z">
            <w:del w:id="1167" w:author="LKY" w:date="2026-09-15T17:29:38Z">
              <w:r>
                <w:rPr/>
                <w:delInstrText xml:space="preserve"> PAGEREF _Toc16806 \h </w:delInstrText>
              </w:r>
            </w:del>
          </w:ins>
          <w:ins w:id="1168" w:author="L" w:date="2026-08-07T16:35:29Z">
            <w:del w:id="1169" w:author="LKY" w:date="2026-09-15T17:29:38Z">
              <w:r>
                <w:rPr/>
                <w:fldChar w:fldCharType="separate"/>
              </w:r>
            </w:del>
          </w:ins>
          <w:ins w:id="1170" w:author="L" w:date="2026-08-07T16:35:29Z">
            <w:del w:id="1171" w:author="LKY" w:date="2026-09-15T17:29:38Z">
              <w:r>
                <w:rPr/>
                <w:delText>14</w:delText>
              </w:r>
            </w:del>
          </w:ins>
          <w:ins w:id="1172" w:author="L" w:date="2026-08-07T16:35:29Z">
            <w:del w:id="1173" w:author="LKY" w:date="2026-09-15T17:29:38Z">
              <w:r>
                <w:rPr/>
                <w:fldChar w:fldCharType="end"/>
              </w:r>
            </w:del>
          </w:ins>
          <w:ins w:id="1174" w:author="L" w:date="2026-08-07T16:35:29Z">
            <w:del w:id="1175" w:author="LKY" w:date="2026-09-15T17:29:38Z">
              <w:r>
                <w:rPr/>
                <w:fldChar w:fldCharType="end"/>
              </w:r>
            </w:del>
          </w:ins>
        </w:p>
        <w:p w14:paraId="3F981202">
          <w:pPr>
            <w:pStyle w:val="7"/>
            <w:tabs>
              <w:tab w:val="right" w:leader="dot" w:pos="8306"/>
            </w:tabs>
            <w:rPr>
              <w:ins w:id="1176" w:author="L" w:date="2026-08-07T16:35:29Z"/>
              <w:del w:id="1177" w:author="LKY" w:date="2026-09-15T17:29:38Z"/>
            </w:rPr>
          </w:pPr>
          <w:ins w:id="1178" w:author="L" w:date="2026-08-07T16:35:29Z">
            <w:del w:id="1179" w:author="LKY" w:date="2026-09-15T17:29:38Z">
              <w:r>
                <w:rPr/>
                <w:fldChar w:fldCharType="begin"/>
              </w:r>
            </w:del>
          </w:ins>
          <w:ins w:id="1180" w:author="L" w:date="2026-08-07T16:35:29Z">
            <w:del w:id="1181" w:author="LKY" w:date="2026-09-15T17:29:38Z">
              <w:r>
                <w:rPr/>
                <w:delInstrText xml:space="preserve"> HYPERLINK \l _Toc6033 </w:delInstrText>
              </w:r>
            </w:del>
          </w:ins>
          <w:ins w:id="1182" w:author="L" w:date="2026-08-07T16:35:29Z">
            <w:del w:id="1183" w:author="LKY" w:date="2026-09-15T17:29:38Z">
              <w:r>
                <w:rPr/>
                <w:fldChar w:fldCharType="separate"/>
              </w:r>
            </w:del>
          </w:ins>
          <w:ins w:id="1184" w:author="L" w:date="2026-08-07T16:35:29Z">
            <w:del w:id="1185" w:author="LKY" w:date="2026-09-15T17:29:38Z">
              <w:r>
                <w:rPr>
                  <w:rFonts w:hint="eastAsia" w:ascii="Times New Roman" w:hAnsi="Times New Roman" w:cstheme="minorBidi"/>
                  <w:bCs/>
                  <w:kern w:val="2"/>
                  <w:szCs w:val="28"/>
                  <w:lang w:val="en-US" w:eastAsia="zh-CN" w:bidi="ar-SA"/>
                </w:rPr>
                <w:delText>2.3.9 N板端口使用</w:delText>
              </w:r>
            </w:del>
          </w:ins>
          <w:ins w:id="1186" w:author="L" w:date="2026-08-07T16:35:29Z">
            <w:del w:id="1187" w:author="LKY" w:date="2026-09-15T17:29:38Z">
              <w:r>
                <w:rPr/>
                <w:tab/>
              </w:r>
            </w:del>
          </w:ins>
          <w:ins w:id="1188" w:author="L" w:date="2026-08-07T16:35:29Z">
            <w:del w:id="1189" w:author="LKY" w:date="2026-09-15T17:29:38Z">
              <w:r>
                <w:rPr/>
                <w:fldChar w:fldCharType="begin"/>
              </w:r>
            </w:del>
          </w:ins>
          <w:ins w:id="1190" w:author="L" w:date="2026-08-07T16:35:29Z">
            <w:del w:id="1191" w:author="LKY" w:date="2026-09-15T17:29:38Z">
              <w:r>
                <w:rPr/>
                <w:delInstrText xml:space="preserve"> PAGEREF _Toc6033 \h </w:delInstrText>
              </w:r>
            </w:del>
          </w:ins>
          <w:ins w:id="1192" w:author="L" w:date="2026-08-07T16:35:29Z">
            <w:del w:id="1193" w:author="LKY" w:date="2026-09-15T17:29:38Z">
              <w:r>
                <w:rPr/>
                <w:fldChar w:fldCharType="separate"/>
              </w:r>
            </w:del>
          </w:ins>
          <w:ins w:id="1194" w:author="L" w:date="2026-08-07T16:35:29Z">
            <w:del w:id="1195" w:author="LKY" w:date="2026-09-15T17:29:38Z">
              <w:r>
                <w:rPr/>
                <w:delText>15</w:delText>
              </w:r>
            </w:del>
          </w:ins>
          <w:ins w:id="1196" w:author="L" w:date="2026-08-07T16:35:29Z">
            <w:del w:id="1197" w:author="LKY" w:date="2026-09-15T17:29:38Z">
              <w:r>
                <w:rPr/>
                <w:fldChar w:fldCharType="end"/>
              </w:r>
            </w:del>
          </w:ins>
          <w:ins w:id="1198" w:author="L" w:date="2026-08-07T16:35:29Z">
            <w:del w:id="1199" w:author="LKY" w:date="2026-09-15T17:29:38Z">
              <w:r>
                <w:rPr/>
                <w:fldChar w:fldCharType="end"/>
              </w:r>
            </w:del>
          </w:ins>
        </w:p>
        <w:p w14:paraId="15C69A07">
          <w:pPr>
            <w:pStyle w:val="11"/>
            <w:tabs>
              <w:tab w:val="right" w:leader="dot" w:pos="8306"/>
            </w:tabs>
            <w:rPr>
              <w:ins w:id="1200" w:author="L" w:date="2026-08-07T16:35:29Z"/>
              <w:del w:id="1201" w:author="LKY" w:date="2026-09-15T17:29:38Z"/>
            </w:rPr>
          </w:pPr>
          <w:ins w:id="1202" w:author="L" w:date="2026-08-07T16:35:29Z">
            <w:del w:id="1203" w:author="LKY" w:date="2026-09-15T17:29:38Z">
              <w:r>
                <w:rPr/>
                <w:fldChar w:fldCharType="begin"/>
              </w:r>
            </w:del>
          </w:ins>
          <w:ins w:id="1204" w:author="L" w:date="2026-08-07T16:35:29Z">
            <w:del w:id="1205" w:author="LKY" w:date="2026-09-15T17:29:38Z">
              <w:r>
                <w:rPr/>
                <w:delInstrText xml:space="preserve"> HYPERLINK \l _Toc24440 </w:delInstrText>
              </w:r>
            </w:del>
          </w:ins>
          <w:ins w:id="1206" w:author="L" w:date="2026-08-07T16:35:29Z">
            <w:del w:id="1207" w:author="LKY" w:date="2026-09-15T17:29:38Z">
              <w:r>
                <w:rPr/>
                <w:fldChar w:fldCharType="separate"/>
              </w:r>
            </w:del>
          </w:ins>
          <w:ins w:id="1208" w:author="L" w:date="2026-08-07T16:35:29Z">
            <w:del w:id="1209" w:author="LKY" w:date="2026-09-15T17:29:38Z">
              <w:r>
                <w:rPr>
                  <w:rFonts w:hint="eastAsia" w:ascii="Times New Roman" w:hAnsi="Times New Roman" w:eastAsia="宋体" w:cs="宋体"/>
                  <w:bCs/>
                  <w:szCs w:val="32"/>
                  <w:lang w:val="en-US" w:eastAsia="zh-CN"/>
                </w:rPr>
                <w:delText>2.4 LED</w:delText>
              </w:r>
            </w:del>
          </w:ins>
          <w:ins w:id="1210" w:author="L" w:date="2026-08-07T16:35:29Z">
            <w:del w:id="1211" w:author="LKY" w:date="2026-09-15T17:29:38Z">
              <w:r>
                <w:rPr/>
                <w:tab/>
              </w:r>
            </w:del>
          </w:ins>
          <w:ins w:id="1212" w:author="L" w:date="2026-08-07T16:35:29Z">
            <w:del w:id="1213" w:author="LKY" w:date="2026-09-15T17:29:38Z">
              <w:r>
                <w:rPr/>
                <w:fldChar w:fldCharType="begin"/>
              </w:r>
            </w:del>
          </w:ins>
          <w:ins w:id="1214" w:author="L" w:date="2026-08-07T16:35:29Z">
            <w:del w:id="1215" w:author="LKY" w:date="2026-09-15T17:29:38Z">
              <w:r>
                <w:rPr/>
                <w:delInstrText xml:space="preserve"> PAGEREF _Toc24440 \h </w:delInstrText>
              </w:r>
            </w:del>
          </w:ins>
          <w:ins w:id="1216" w:author="L" w:date="2026-08-07T16:35:29Z">
            <w:del w:id="1217" w:author="LKY" w:date="2026-09-15T17:29:38Z">
              <w:r>
                <w:rPr/>
                <w:fldChar w:fldCharType="separate"/>
              </w:r>
            </w:del>
          </w:ins>
          <w:ins w:id="1218" w:author="L" w:date="2026-08-07T16:35:29Z">
            <w:del w:id="1219" w:author="LKY" w:date="2026-09-15T17:29:38Z">
              <w:r>
                <w:rPr/>
                <w:delText>21</w:delText>
              </w:r>
            </w:del>
          </w:ins>
          <w:ins w:id="1220" w:author="L" w:date="2026-08-07T16:35:29Z">
            <w:del w:id="1221" w:author="LKY" w:date="2026-09-15T17:29:38Z">
              <w:r>
                <w:rPr/>
                <w:fldChar w:fldCharType="end"/>
              </w:r>
            </w:del>
          </w:ins>
          <w:ins w:id="1222" w:author="L" w:date="2026-08-07T16:35:29Z">
            <w:del w:id="1223" w:author="LKY" w:date="2026-09-15T17:29:38Z">
              <w:r>
                <w:rPr/>
                <w:fldChar w:fldCharType="end"/>
              </w:r>
            </w:del>
          </w:ins>
        </w:p>
        <w:p w14:paraId="1F84C043">
          <w:pPr>
            <w:pStyle w:val="11"/>
            <w:tabs>
              <w:tab w:val="right" w:leader="dot" w:pos="8306"/>
            </w:tabs>
            <w:rPr>
              <w:ins w:id="1224" w:author="L" w:date="2026-08-07T16:35:29Z"/>
              <w:del w:id="1225" w:author="LKY" w:date="2026-09-15T17:29:38Z"/>
            </w:rPr>
          </w:pPr>
          <w:ins w:id="1226" w:author="L" w:date="2026-08-07T16:35:29Z">
            <w:del w:id="1227" w:author="LKY" w:date="2026-09-15T17:29:38Z">
              <w:r>
                <w:rPr/>
                <w:fldChar w:fldCharType="begin"/>
              </w:r>
            </w:del>
          </w:ins>
          <w:ins w:id="1228" w:author="L" w:date="2026-08-07T16:35:29Z">
            <w:del w:id="1229" w:author="LKY" w:date="2026-09-15T17:29:38Z">
              <w:r>
                <w:rPr/>
                <w:delInstrText xml:space="preserve"> HYPERLINK \l _Toc25149 </w:delInstrText>
              </w:r>
            </w:del>
          </w:ins>
          <w:ins w:id="1230" w:author="L" w:date="2026-08-07T16:35:29Z">
            <w:del w:id="1231" w:author="LKY" w:date="2026-09-15T17:29:38Z">
              <w:r>
                <w:rPr/>
                <w:fldChar w:fldCharType="separate"/>
              </w:r>
            </w:del>
          </w:ins>
          <w:ins w:id="1232" w:author="L" w:date="2026-08-07T16:35:29Z">
            <w:del w:id="1233" w:author="LKY" w:date="2026-09-15T17:29:38Z">
              <w:r>
                <w:rPr>
                  <w:rFonts w:hint="eastAsia" w:ascii="Times New Roman" w:hAnsi="Times New Roman"/>
                  <w:bCs/>
                  <w:szCs w:val="32"/>
                  <w:lang w:val="en-US" w:eastAsia="zh-CN"/>
                </w:rPr>
                <w:delText>2.5网络接口</w:delText>
              </w:r>
            </w:del>
          </w:ins>
          <w:ins w:id="1234" w:author="L" w:date="2026-08-07T16:35:29Z">
            <w:del w:id="1235" w:author="LKY" w:date="2026-09-15T17:29:38Z">
              <w:r>
                <w:rPr/>
                <w:tab/>
              </w:r>
            </w:del>
          </w:ins>
          <w:ins w:id="1236" w:author="L" w:date="2026-08-07T16:35:29Z">
            <w:del w:id="1237" w:author="LKY" w:date="2026-09-15T17:29:38Z">
              <w:r>
                <w:rPr/>
                <w:fldChar w:fldCharType="begin"/>
              </w:r>
            </w:del>
          </w:ins>
          <w:ins w:id="1238" w:author="L" w:date="2026-08-07T16:35:29Z">
            <w:del w:id="1239" w:author="LKY" w:date="2026-09-15T17:29:38Z">
              <w:r>
                <w:rPr/>
                <w:delInstrText xml:space="preserve"> PAGEREF _Toc25149 \h </w:delInstrText>
              </w:r>
            </w:del>
          </w:ins>
          <w:ins w:id="1240" w:author="L" w:date="2026-08-07T16:35:29Z">
            <w:del w:id="1241" w:author="LKY" w:date="2026-09-15T17:29:38Z">
              <w:r>
                <w:rPr/>
                <w:fldChar w:fldCharType="separate"/>
              </w:r>
            </w:del>
          </w:ins>
          <w:ins w:id="1242" w:author="L" w:date="2026-08-07T16:35:29Z">
            <w:del w:id="1243" w:author="LKY" w:date="2026-09-15T17:29:38Z">
              <w:r>
                <w:rPr/>
                <w:delText>22</w:delText>
              </w:r>
            </w:del>
          </w:ins>
          <w:ins w:id="1244" w:author="L" w:date="2026-08-07T16:35:29Z">
            <w:del w:id="1245" w:author="LKY" w:date="2026-09-15T17:29:38Z">
              <w:r>
                <w:rPr/>
                <w:fldChar w:fldCharType="end"/>
              </w:r>
            </w:del>
          </w:ins>
          <w:ins w:id="1246" w:author="L" w:date="2026-08-07T16:35:29Z">
            <w:del w:id="1247" w:author="LKY" w:date="2026-09-15T17:29:38Z">
              <w:r>
                <w:rPr/>
                <w:fldChar w:fldCharType="end"/>
              </w:r>
            </w:del>
          </w:ins>
        </w:p>
        <w:p w14:paraId="29B3D96C">
          <w:pPr>
            <w:pStyle w:val="11"/>
            <w:tabs>
              <w:tab w:val="right" w:leader="dot" w:pos="8306"/>
            </w:tabs>
            <w:rPr>
              <w:ins w:id="1248" w:author="L" w:date="2026-08-07T16:35:29Z"/>
              <w:del w:id="1249" w:author="LKY" w:date="2026-09-15T17:29:38Z"/>
            </w:rPr>
          </w:pPr>
          <w:ins w:id="1250" w:author="L" w:date="2026-08-07T16:35:29Z">
            <w:del w:id="1251" w:author="LKY" w:date="2026-09-15T17:29:38Z">
              <w:r>
                <w:rPr/>
                <w:fldChar w:fldCharType="begin"/>
              </w:r>
            </w:del>
          </w:ins>
          <w:ins w:id="1252" w:author="L" w:date="2026-08-07T16:35:29Z">
            <w:del w:id="1253" w:author="LKY" w:date="2026-09-15T17:29:38Z">
              <w:r>
                <w:rPr/>
                <w:delInstrText xml:space="preserve"> HYPERLINK \l _Toc25646 </w:delInstrText>
              </w:r>
            </w:del>
          </w:ins>
          <w:ins w:id="1254" w:author="L" w:date="2026-08-07T16:35:29Z">
            <w:del w:id="1255" w:author="LKY" w:date="2026-09-15T17:29:38Z">
              <w:r>
                <w:rPr/>
                <w:fldChar w:fldCharType="separate"/>
              </w:r>
            </w:del>
          </w:ins>
          <w:ins w:id="1256" w:author="L" w:date="2026-08-07T16:35:29Z">
            <w:del w:id="1257" w:author="LKY" w:date="2026-09-15T17:29:38Z">
              <w:r>
                <w:rPr>
                  <w:rFonts w:hint="eastAsia" w:ascii="Times New Roman" w:hAnsi="Times New Roman" w:cs="宋体"/>
                  <w:szCs w:val="32"/>
                  <w:lang w:val="en-US" w:eastAsia="zh-CN" w:bidi="en-US"/>
                </w:rPr>
                <w:delText>2.6 USB接口</w:delText>
              </w:r>
            </w:del>
          </w:ins>
          <w:ins w:id="1258" w:author="L" w:date="2026-08-07T16:35:29Z">
            <w:del w:id="1259" w:author="LKY" w:date="2026-09-15T17:29:38Z">
              <w:r>
                <w:rPr/>
                <w:tab/>
              </w:r>
            </w:del>
          </w:ins>
          <w:ins w:id="1260" w:author="L" w:date="2026-08-07T16:35:29Z">
            <w:del w:id="1261" w:author="LKY" w:date="2026-09-15T17:29:38Z">
              <w:r>
                <w:rPr/>
                <w:fldChar w:fldCharType="begin"/>
              </w:r>
            </w:del>
          </w:ins>
          <w:ins w:id="1262" w:author="L" w:date="2026-08-07T16:35:29Z">
            <w:del w:id="1263" w:author="LKY" w:date="2026-09-15T17:29:38Z">
              <w:r>
                <w:rPr/>
                <w:delInstrText xml:space="preserve"> PAGEREF _Toc25646 \h </w:delInstrText>
              </w:r>
            </w:del>
          </w:ins>
          <w:ins w:id="1264" w:author="L" w:date="2026-08-07T16:35:29Z">
            <w:del w:id="1265" w:author="LKY" w:date="2026-09-15T17:29:38Z">
              <w:r>
                <w:rPr/>
                <w:fldChar w:fldCharType="separate"/>
              </w:r>
            </w:del>
          </w:ins>
          <w:ins w:id="1266" w:author="L" w:date="2026-08-07T16:35:29Z">
            <w:del w:id="1267" w:author="LKY" w:date="2026-09-15T17:29:38Z">
              <w:r>
                <w:rPr/>
                <w:delText>24</w:delText>
              </w:r>
            </w:del>
          </w:ins>
          <w:ins w:id="1268" w:author="L" w:date="2026-08-07T16:35:29Z">
            <w:del w:id="1269" w:author="LKY" w:date="2026-09-15T17:29:38Z">
              <w:r>
                <w:rPr/>
                <w:fldChar w:fldCharType="end"/>
              </w:r>
            </w:del>
          </w:ins>
          <w:ins w:id="1270" w:author="L" w:date="2026-08-07T16:35:29Z">
            <w:del w:id="1271" w:author="LKY" w:date="2026-09-15T17:29:38Z">
              <w:r>
                <w:rPr/>
                <w:fldChar w:fldCharType="end"/>
              </w:r>
            </w:del>
          </w:ins>
        </w:p>
        <w:p w14:paraId="44A85B68">
          <w:pPr>
            <w:pStyle w:val="11"/>
            <w:tabs>
              <w:tab w:val="right" w:leader="dot" w:pos="8306"/>
            </w:tabs>
            <w:rPr>
              <w:ins w:id="1272" w:author="L" w:date="2026-08-07T16:35:29Z"/>
              <w:del w:id="1273" w:author="LKY" w:date="2026-09-15T17:29:38Z"/>
            </w:rPr>
          </w:pPr>
          <w:ins w:id="1274" w:author="L" w:date="2026-08-07T16:35:29Z">
            <w:del w:id="1275" w:author="LKY" w:date="2026-09-15T17:29:38Z">
              <w:r>
                <w:rPr/>
                <w:fldChar w:fldCharType="begin"/>
              </w:r>
            </w:del>
          </w:ins>
          <w:ins w:id="1276" w:author="L" w:date="2026-08-07T16:35:29Z">
            <w:del w:id="1277" w:author="LKY" w:date="2026-09-15T17:29:38Z">
              <w:r>
                <w:rPr/>
                <w:delInstrText xml:space="preserve"> HYPERLINK \l _Toc12941 </w:delInstrText>
              </w:r>
            </w:del>
          </w:ins>
          <w:ins w:id="1278" w:author="L" w:date="2026-08-07T16:35:29Z">
            <w:del w:id="1279" w:author="LKY" w:date="2026-09-15T17:29:38Z">
              <w:r>
                <w:rPr/>
                <w:fldChar w:fldCharType="separate"/>
              </w:r>
            </w:del>
          </w:ins>
          <w:ins w:id="1280" w:author="L" w:date="2026-08-07T16:35:29Z">
            <w:del w:id="1281" w:author="LKY" w:date="2026-09-15T17:29:38Z">
              <w:r>
                <w:rPr>
                  <w:rFonts w:hint="eastAsia" w:ascii="Times New Roman" w:hAnsi="Times New Roman" w:cs="宋体"/>
                  <w:szCs w:val="32"/>
                  <w:lang w:val="en-US" w:eastAsia="zh-CN" w:bidi="en-US"/>
                </w:rPr>
                <w:delText>2.7 HDMI接口</w:delText>
              </w:r>
            </w:del>
          </w:ins>
          <w:ins w:id="1282" w:author="L" w:date="2026-08-07T16:35:29Z">
            <w:del w:id="1283" w:author="LKY" w:date="2026-09-15T17:29:38Z">
              <w:r>
                <w:rPr/>
                <w:tab/>
              </w:r>
            </w:del>
          </w:ins>
          <w:ins w:id="1284" w:author="L" w:date="2026-08-07T16:35:29Z">
            <w:del w:id="1285" w:author="LKY" w:date="2026-09-15T17:29:38Z">
              <w:r>
                <w:rPr/>
                <w:fldChar w:fldCharType="begin"/>
              </w:r>
            </w:del>
          </w:ins>
          <w:ins w:id="1286" w:author="L" w:date="2026-08-07T16:35:29Z">
            <w:del w:id="1287" w:author="LKY" w:date="2026-09-15T17:29:38Z">
              <w:r>
                <w:rPr/>
                <w:delInstrText xml:space="preserve"> PAGEREF _Toc12941 \h </w:delInstrText>
              </w:r>
            </w:del>
          </w:ins>
          <w:ins w:id="1288" w:author="L" w:date="2026-08-07T16:35:29Z">
            <w:del w:id="1289" w:author="LKY" w:date="2026-09-15T17:29:38Z">
              <w:r>
                <w:rPr/>
                <w:fldChar w:fldCharType="separate"/>
              </w:r>
            </w:del>
          </w:ins>
          <w:ins w:id="1290" w:author="L" w:date="2026-08-07T16:35:29Z">
            <w:del w:id="1291" w:author="LKY" w:date="2026-09-15T17:29:38Z">
              <w:r>
                <w:rPr/>
                <w:delText>26</w:delText>
              </w:r>
            </w:del>
          </w:ins>
          <w:ins w:id="1292" w:author="L" w:date="2026-08-07T16:35:29Z">
            <w:del w:id="1293" w:author="LKY" w:date="2026-09-15T17:29:38Z">
              <w:r>
                <w:rPr/>
                <w:fldChar w:fldCharType="end"/>
              </w:r>
            </w:del>
          </w:ins>
          <w:ins w:id="1294" w:author="L" w:date="2026-08-07T16:35:29Z">
            <w:del w:id="1295" w:author="LKY" w:date="2026-09-15T17:29:38Z">
              <w:r>
                <w:rPr/>
                <w:fldChar w:fldCharType="end"/>
              </w:r>
            </w:del>
          </w:ins>
        </w:p>
        <w:p w14:paraId="0B041586">
          <w:pPr>
            <w:pStyle w:val="11"/>
            <w:tabs>
              <w:tab w:val="right" w:leader="dot" w:pos="8306"/>
            </w:tabs>
            <w:rPr>
              <w:ins w:id="1296" w:author="L" w:date="2026-08-07T16:35:29Z"/>
              <w:del w:id="1297" w:author="LKY" w:date="2026-09-15T17:29:38Z"/>
            </w:rPr>
          </w:pPr>
          <w:ins w:id="1298" w:author="L" w:date="2026-08-07T16:35:29Z">
            <w:del w:id="1299" w:author="LKY" w:date="2026-09-15T17:29:38Z">
              <w:r>
                <w:rPr/>
                <w:fldChar w:fldCharType="begin"/>
              </w:r>
            </w:del>
          </w:ins>
          <w:ins w:id="1300" w:author="L" w:date="2026-08-07T16:35:29Z">
            <w:del w:id="1301" w:author="LKY" w:date="2026-09-15T17:29:38Z">
              <w:r>
                <w:rPr/>
                <w:delInstrText xml:space="preserve"> HYPERLINK \l _Toc12815 </w:delInstrText>
              </w:r>
            </w:del>
          </w:ins>
          <w:ins w:id="1302" w:author="L" w:date="2026-08-07T16:35:29Z">
            <w:del w:id="1303" w:author="LKY" w:date="2026-09-15T17:29:38Z">
              <w:r>
                <w:rPr/>
                <w:fldChar w:fldCharType="separate"/>
              </w:r>
            </w:del>
          </w:ins>
          <w:ins w:id="1304" w:author="L" w:date="2026-08-07T16:35:29Z">
            <w:del w:id="1305" w:author="LKY" w:date="2026-09-15T17:29:38Z">
              <w:r>
                <w:rPr>
                  <w:rFonts w:hint="eastAsia" w:ascii="Times New Roman" w:hAnsi="Times New Roman" w:cs="宋体"/>
                  <w:kern w:val="2"/>
                  <w:szCs w:val="32"/>
                  <w:lang w:val="en-US" w:eastAsia="zh-CN" w:bidi="en-US"/>
                </w:rPr>
                <w:delText>2.8调试串口</w:delText>
              </w:r>
            </w:del>
          </w:ins>
          <w:ins w:id="1306" w:author="L" w:date="2026-08-07T16:35:29Z">
            <w:del w:id="1307" w:author="LKY" w:date="2026-09-15T17:29:38Z">
              <w:r>
                <w:rPr/>
                <w:tab/>
              </w:r>
            </w:del>
          </w:ins>
          <w:ins w:id="1308" w:author="L" w:date="2026-08-07T16:35:29Z">
            <w:del w:id="1309" w:author="LKY" w:date="2026-09-15T17:29:38Z">
              <w:r>
                <w:rPr/>
                <w:fldChar w:fldCharType="begin"/>
              </w:r>
            </w:del>
          </w:ins>
          <w:ins w:id="1310" w:author="L" w:date="2026-08-07T16:35:29Z">
            <w:del w:id="1311" w:author="LKY" w:date="2026-09-15T17:29:38Z">
              <w:r>
                <w:rPr/>
                <w:delInstrText xml:space="preserve"> PAGEREF _Toc12815 \h </w:delInstrText>
              </w:r>
            </w:del>
          </w:ins>
          <w:ins w:id="1312" w:author="L" w:date="2026-08-07T16:35:29Z">
            <w:del w:id="1313" w:author="LKY" w:date="2026-09-15T17:29:38Z">
              <w:r>
                <w:rPr/>
                <w:fldChar w:fldCharType="separate"/>
              </w:r>
            </w:del>
          </w:ins>
          <w:ins w:id="1314" w:author="L" w:date="2026-08-07T16:35:29Z">
            <w:del w:id="1315" w:author="LKY" w:date="2026-09-15T17:29:38Z">
              <w:r>
                <w:rPr/>
                <w:delText>27</w:delText>
              </w:r>
            </w:del>
          </w:ins>
          <w:ins w:id="1316" w:author="L" w:date="2026-08-07T16:35:29Z">
            <w:del w:id="1317" w:author="LKY" w:date="2026-09-15T17:29:38Z">
              <w:r>
                <w:rPr/>
                <w:fldChar w:fldCharType="end"/>
              </w:r>
            </w:del>
          </w:ins>
          <w:ins w:id="1318" w:author="L" w:date="2026-08-07T16:35:29Z">
            <w:del w:id="1319" w:author="LKY" w:date="2026-09-15T17:29:38Z">
              <w:r>
                <w:rPr/>
                <w:fldChar w:fldCharType="end"/>
              </w:r>
            </w:del>
          </w:ins>
        </w:p>
        <w:p w14:paraId="7FAEFA0F">
          <w:pPr>
            <w:pStyle w:val="11"/>
            <w:tabs>
              <w:tab w:val="right" w:leader="dot" w:pos="8306"/>
            </w:tabs>
            <w:rPr>
              <w:ins w:id="1320" w:author="L" w:date="2026-08-07T16:35:29Z"/>
              <w:del w:id="1321" w:author="LKY" w:date="2026-09-15T17:29:38Z"/>
            </w:rPr>
          </w:pPr>
          <w:ins w:id="1322" w:author="L" w:date="2026-08-07T16:35:29Z">
            <w:del w:id="1323" w:author="LKY" w:date="2026-09-15T17:29:38Z">
              <w:r>
                <w:rPr/>
                <w:fldChar w:fldCharType="begin"/>
              </w:r>
            </w:del>
          </w:ins>
          <w:ins w:id="1324" w:author="L" w:date="2026-08-07T16:35:29Z">
            <w:del w:id="1325" w:author="LKY" w:date="2026-09-15T17:29:38Z">
              <w:r>
                <w:rPr/>
                <w:delInstrText xml:space="preserve"> HYPERLINK \l _Toc32280 </w:delInstrText>
              </w:r>
            </w:del>
          </w:ins>
          <w:ins w:id="1326" w:author="L" w:date="2026-08-07T16:35:29Z">
            <w:del w:id="1327" w:author="LKY" w:date="2026-09-15T17:29:38Z">
              <w:r>
                <w:rPr/>
                <w:fldChar w:fldCharType="separate"/>
              </w:r>
            </w:del>
          </w:ins>
          <w:ins w:id="1328" w:author="L" w:date="2026-08-07T16:35:29Z">
            <w:del w:id="1329" w:author="LKY" w:date="2026-09-15T17:29:38Z">
              <w:r>
                <w:rPr>
                  <w:rFonts w:hint="eastAsia" w:ascii="Times New Roman" w:hAnsi="Times New Roman" w:cs="宋体"/>
                  <w:kern w:val="2"/>
                  <w:szCs w:val="32"/>
                  <w:lang w:val="en-US" w:eastAsia="zh-CN" w:bidi="en-US"/>
                </w:rPr>
                <w:delText>2.9 SIM卡插槽</w:delText>
              </w:r>
            </w:del>
          </w:ins>
          <w:ins w:id="1330" w:author="L" w:date="2026-08-07T16:35:29Z">
            <w:del w:id="1331" w:author="LKY" w:date="2026-09-15T17:29:38Z">
              <w:r>
                <w:rPr/>
                <w:tab/>
              </w:r>
            </w:del>
          </w:ins>
          <w:ins w:id="1332" w:author="L" w:date="2026-08-07T16:35:29Z">
            <w:del w:id="1333" w:author="LKY" w:date="2026-09-15T17:29:38Z">
              <w:r>
                <w:rPr/>
                <w:fldChar w:fldCharType="begin"/>
              </w:r>
            </w:del>
          </w:ins>
          <w:ins w:id="1334" w:author="L" w:date="2026-08-07T16:35:29Z">
            <w:del w:id="1335" w:author="LKY" w:date="2026-09-15T17:29:38Z">
              <w:r>
                <w:rPr/>
                <w:delInstrText xml:space="preserve"> PAGEREF _Toc32280 \h </w:delInstrText>
              </w:r>
            </w:del>
          </w:ins>
          <w:ins w:id="1336" w:author="L" w:date="2026-08-07T16:35:29Z">
            <w:del w:id="1337" w:author="LKY" w:date="2026-09-15T17:29:38Z">
              <w:r>
                <w:rPr/>
                <w:fldChar w:fldCharType="separate"/>
              </w:r>
            </w:del>
          </w:ins>
          <w:ins w:id="1338" w:author="L" w:date="2026-08-07T16:35:29Z">
            <w:del w:id="1339" w:author="LKY" w:date="2026-09-15T17:29:38Z">
              <w:r>
                <w:rPr/>
                <w:delText>27</w:delText>
              </w:r>
            </w:del>
          </w:ins>
          <w:ins w:id="1340" w:author="L" w:date="2026-08-07T16:35:29Z">
            <w:del w:id="1341" w:author="LKY" w:date="2026-09-15T17:29:38Z">
              <w:r>
                <w:rPr/>
                <w:fldChar w:fldCharType="end"/>
              </w:r>
            </w:del>
          </w:ins>
          <w:ins w:id="1342" w:author="L" w:date="2026-08-07T16:35:29Z">
            <w:del w:id="1343" w:author="LKY" w:date="2026-09-15T17:29:38Z">
              <w:r>
                <w:rPr/>
                <w:fldChar w:fldCharType="end"/>
              </w:r>
            </w:del>
          </w:ins>
        </w:p>
        <w:p w14:paraId="4139CA90">
          <w:pPr>
            <w:pStyle w:val="11"/>
            <w:tabs>
              <w:tab w:val="right" w:leader="dot" w:pos="8306"/>
            </w:tabs>
            <w:rPr>
              <w:ins w:id="1344" w:author="L" w:date="2026-08-07T16:35:29Z"/>
              <w:del w:id="1345" w:author="LKY" w:date="2026-09-15T17:29:38Z"/>
            </w:rPr>
          </w:pPr>
          <w:ins w:id="1346" w:author="L" w:date="2026-08-07T16:35:29Z">
            <w:del w:id="1347" w:author="LKY" w:date="2026-09-15T17:29:38Z">
              <w:r>
                <w:rPr/>
                <w:fldChar w:fldCharType="begin"/>
              </w:r>
            </w:del>
          </w:ins>
          <w:ins w:id="1348" w:author="L" w:date="2026-08-07T16:35:29Z">
            <w:del w:id="1349" w:author="LKY" w:date="2026-09-15T17:29:38Z">
              <w:r>
                <w:rPr/>
                <w:delInstrText xml:space="preserve"> HYPERLINK \l _Toc23293 </w:delInstrText>
              </w:r>
            </w:del>
          </w:ins>
          <w:ins w:id="1350" w:author="L" w:date="2026-08-07T16:35:29Z">
            <w:del w:id="1351" w:author="LKY" w:date="2026-09-15T17:29:38Z">
              <w:r>
                <w:rPr/>
                <w:fldChar w:fldCharType="separate"/>
              </w:r>
            </w:del>
          </w:ins>
          <w:ins w:id="1352" w:author="L" w:date="2026-08-07T16:35:29Z">
            <w:del w:id="1353" w:author="LKY" w:date="2026-09-15T17:29:38Z">
              <w:r>
                <w:rPr>
                  <w:rFonts w:hint="eastAsia" w:ascii="Times New Roman" w:hAnsi="Times New Roman" w:cs="宋体"/>
                  <w:kern w:val="2"/>
                  <w:szCs w:val="32"/>
                  <w:lang w:val="en-US" w:eastAsia="zh-CN" w:bidi="en-US"/>
                </w:rPr>
                <w:delText>2.10 SD卡插槽</w:delText>
              </w:r>
            </w:del>
          </w:ins>
          <w:ins w:id="1354" w:author="L" w:date="2026-08-07T16:35:29Z">
            <w:del w:id="1355" w:author="LKY" w:date="2026-09-15T17:29:38Z">
              <w:r>
                <w:rPr/>
                <w:tab/>
              </w:r>
            </w:del>
          </w:ins>
          <w:ins w:id="1356" w:author="L" w:date="2026-08-07T16:35:29Z">
            <w:del w:id="1357" w:author="LKY" w:date="2026-09-15T17:29:38Z">
              <w:r>
                <w:rPr/>
                <w:fldChar w:fldCharType="begin"/>
              </w:r>
            </w:del>
          </w:ins>
          <w:ins w:id="1358" w:author="L" w:date="2026-08-07T16:35:29Z">
            <w:del w:id="1359" w:author="LKY" w:date="2026-09-15T17:29:38Z">
              <w:r>
                <w:rPr/>
                <w:delInstrText xml:space="preserve"> PAGEREF _Toc23293 \h </w:delInstrText>
              </w:r>
            </w:del>
          </w:ins>
          <w:ins w:id="1360" w:author="L" w:date="2026-08-07T16:35:29Z">
            <w:del w:id="1361" w:author="LKY" w:date="2026-09-15T17:29:38Z">
              <w:r>
                <w:rPr/>
                <w:fldChar w:fldCharType="separate"/>
              </w:r>
            </w:del>
          </w:ins>
          <w:ins w:id="1362" w:author="L" w:date="2026-08-07T16:35:29Z">
            <w:del w:id="1363" w:author="LKY" w:date="2026-09-15T17:29:38Z">
              <w:r>
                <w:rPr/>
                <w:delText>27</w:delText>
              </w:r>
            </w:del>
          </w:ins>
          <w:ins w:id="1364" w:author="L" w:date="2026-08-07T16:35:29Z">
            <w:del w:id="1365" w:author="LKY" w:date="2026-09-15T17:29:38Z">
              <w:r>
                <w:rPr/>
                <w:fldChar w:fldCharType="end"/>
              </w:r>
            </w:del>
          </w:ins>
          <w:ins w:id="1366" w:author="L" w:date="2026-08-07T16:35:29Z">
            <w:del w:id="1367" w:author="LKY" w:date="2026-09-15T17:29:38Z">
              <w:r>
                <w:rPr/>
                <w:fldChar w:fldCharType="end"/>
              </w:r>
            </w:del>
          </w:ins>
        </w:p>
        <w:p w14:paraId="6C1671D4">
          <w:pPr>
            <w:pStyle w:val="11"/>
            <w:tabs>
              <w:tab w:val="right" w:leader="dot" w:pos="8306"/>
            </w:tabs>
            <w:rPr>
              <w:ins w:id="1368" w:author="L" w:date="2026-08-07T16:35:29Z"/>
              <w:del w:id="1369" w:author="LKY" w:date="2026-09-15T17:29:38Z"/>
            </w:rPr>
          </w:pPr>
          <w:ins w:id="1370" w:author="L" w:date="2026-08-07T16:35:29Z">
            <w:del w:id="1371" w:author="LKY" w:date="2026-09-15T17:29:38Z">
              <w:r>
                <w:rPr/>
                <w:fldChar w:fldCharType="begin"/>
              </w:r>
            </w:del>
          </w:ins>
          <w:ins w:id="1372" w:author="L" w:date="2026-08-07T16:35:29Z">
            <w:del w:id="1373" w:author="LKY" w:date="2026-09-15T17:29:38Z">
              <w:r>
                <w:rPr/>
                <w:delInstrText xml:space="preserve"> HYPERLINK \l _Toc24384 </w:delInstrText>
              </w:r>
            </w:del>
          </w:ins>
          <w:ins w:id="1374" w:author="L" w:date="2026-08-07T16:35:29Z">
            <w:del w:id="1375" w:author="LKY" w:date="2026-09-15T17:29:38Z">
              <w:r>
                <w:rPr/>
                <w:fldChar w:fldCharType="separate"/>
              </w:r>
            </w:del>
          </w:ins>
          <w:ins w:id="1376" w:author="L" w:date="2026-08-07T16:35:29Z">
            <w:del w:id="1377" w:author="LKY" w:date="2026-09-15T17:29:38Z">
              <w:r>
                <w:rPr>
                  <w:rFonts w:hint="eastAsia" w:ascii="Times New Roman" w:hAnsi="Times New Roman" w:cs="宋体"/>
                  <w:kern w:val="2"/>
                  <w:szCs w:val="32"/>
                  <w:lang w:val="en-US" w:eastAsia="zh-CN" w:bidi="en-US"/>
                </w:rPr>
                <w:delText>2.11重启按钮</w:delText>
              </w:r>
            </w:del>
          </w:ins>
          <w:ins w:id="1378" w:author="L" w:date="2026-08-07T16:35:29Z">
            <w:del w:id="1379" w:author="LKY" w:date="2026-09-15T17:29:38Z">
              <w:r>
                <w:rPr/>
                <w:tab/>
              </w:r>
            </w:del>
          </w:ins>
          <w:ins w:id="1380" w:author="L" w:date="2026-08-07T16:35:29Z">
            <w:del w:id="1381" w:author="LKY" w:date="2026-09-15T17:29:38Z">
              <w:r>
                <w:rPr/>
                <w:fldChar w:fldCharType="begin"/>
              </w:r>
            </w:del>
          </w:ins>
          <w:ins w:id="1382" w:author="L" w:date="2026-08-07T16:35:29Z">
            <w:del w:id="1383" w:author="LKY" w:date="2026-09-15T17:29:38Z">
              <w:r>
                <w:rPr/>
                <w:delInstrText xml:space="preserve"> PAGEREF _Toc24384 \h </w:delInstrText>
              </w:r>
            </w:del>
          </w:ins>
          <w:ins w:id="1384" w:author="L" w:date="2026-08-07T16:35:29Z">
            <w:del w:id="1385" w:author="LKY" w:date="2026-09-15T17:29:38Z">
              <w:r>
                <w:rPr/>
                <w:fldChar w:fldCharType="separate"/>
              </w:r>
            </w:del>
          </w:ins>
          <w:ins w:id="1386" w:author="L" w:date="2026-08-07T16:35:29Z">
            <w:del w:id="1387" w:author="LKY" w:date="2026-09-15T17:29:38Z">
              <w:r>
                <w:rPr/>
                <w:delText>29</w:delText>
              </w:r>
            </w:del>
          </w:ins>
          <w:ins w:id="1388" w:author="L" w:date="2026-08-07T16:35:29Z">
            <w:del w:id="1389" w:author="LKY" w:date="2026-09-15T17:29:38Z">
              <w:r>
                <w:rPr/>
                <w:fldChar w:fldCharType="end"/>
              </w:r>
            </w:del>
          </w:ins>
          <w:ins w:id="1390" w:author="L" w:date="2026-08-07T16:35:29Z">
            <w:del w:id="1391" w:author="LKY" w:date="2026-09-15T17:29:38Z">
              <w:r>
                <w:rPr/>
                <w:fldChar w:fldCharType="end"/>
              </w:r>
            </w:del>
          </w:ins>
        </w:p>
        <w:p w14:paraId="47A2EDFD">
          <w:pPr>
            <w:pStyle w:val="11"/>
            <w:tabs>
              <w:tab w:val="right" w:leader="dot" w:pos="8306"/>
            </w:tabs>
            <w:rPr>
              <w:ins w:id="1392" w:author="L" w:date="2026-08-07T16:35:29Z"/>
              <w:del w:id="1393" w:author="LKY" w:date="2026-09-15T17:29:38Z"/>
            </w:rPr>
          </w:pPr>
          <w:ins w:id="1394" w:author="L" w:date="2026-08-07T16:35:29Z">
            <w:del w:id="1395" w:author="LKY" w:date="2026-09-15T17:29:38Z">
              <w:r>
                <w:rPr/>
                <w:fldChar w:fldCharType="begin"/>
              </w:r>
            </w:del>
          </w:ins>
          <w:ins w:id="1396" w:author="L" w:date="2026-08-07T16:35:29Z">
            <w:del w:id="1397" w:author="LKY" w:date="2026-09-15T17:29:38Z">
              <w:r>
                <w:rPr/>
                <w:delInstrText xml:space="preserve"> HYPERLINK \l _Toc10189 </w:delInstrText>
              </w:r>
            </w:del>
          </w:ins>
          <w:ins w:id="1398" w:author="L" w:date="2026-08-07T16:35:29Z">
            <w:del w:id="1399" w:author="LKY" w:date="2026-09-15T17:29:38Z">
              <w:r>
                <w:rPr/>
                <w:fldChar w:fldCharType="separate"/>
              </w:r>
            </w:del>
          </w:ins>
          <w:ins w:id="1400" w:author="L" w:date="2026-08-07T16:35:29Z">
            <w:del w:id="1401" w:author="LKY" w:date="2026-09-15T17:29:38Z">
              <w:r>
                <w:rPr>
                  <w:rFonts w:hint="eastAsia" w:ascii="Times New Roman" w:hAnsi="Times New Roman" w:cs="宋体"/>
                  <w:kern w:val="2"/>
                  <w:szCs w:val="32"/>
                  <w:lang w:val="en-US" w:eastAsia="zh-CN" w:bidi="en-US"/>
                </w:rPr>
                <w:delText>2.12 PCIE接口</w:delText>
              </w:r>
            </w:del>
          </w:ins>
          <w:ins w:id="1402" w:author="L" w:date="2026-08-07T16:35:29Z">
            <w:del w:id="1403" w:author="LKY" w:date="2026-09-15T17:29:38Z">
              <w:r>
                <w:rPr/>
                <w:tab/>
              </w:r>
            </w:del>
          </w:ins>
          <w:ins w:id="1404" w:author="L" w:date="2026-08-07T16:35:29Z">
            <w:del w:id="1405" w:author="LKY" w:date="2026-09-15T17:29:38Z">
              <w:r>
                <w:rPr/>
                <w:fldChar w:fldCharType="begin"/>
              </w:r>
            </w:del>
          </w:ins>
          <w:ins w:id="1406" w:author="L" w:date="2026-08-07T16:35:29Z">
            <w:del w:id="1407" w:author="LKY" w:date="2026-09-15T17:29:38Z">
              <w:r>
                <w:rPr/>
                <w:delInstrText xml:space="preserve"> PAGEREF _Toc10189 \h </w:delInstrText>
              </w:r>
            </w:del>
          </w:ins>
          <w:ins w:id="1408" w:author="L" w:date="2026-08-07T16:35:29Z">
            <w:del w:id="1409" w:author="LKY" w:date="2026-09-15T17:29:38Z">
              <w:r>
                <w:rPr/>
                <w:fldChar w:fldCharType="separate"/>
              </w:r>
            </w:del>
          </w:ins>
          <w:ins w:id="1410" w:author="L" w:date="2026-08-07T16:35:29Z">
            <w:del w:id="1411" w:author="LKY" w:date="2026-09-15T17:29:38Z">
              <w:r>
                <w:rPr/>
                <w:delText>29</w:delText>
              </w:r>
            </w:del>
          </w:ins>
          <w:ins w:id="1412" w:author="L" w:date="2026-08-07T16:35:29Z">
            <w:del w:id="1413" w:author="LKY" w:date="2026-09-15T17:29:38Z">
              <w:r>
                <w:rPr/>
                <w:fldChar w:fldCharType="end"/>
              </w:r>
            </w:del>
          </w:ins>
          <w:ins w:id="1414" w:author="L" w:date="2026-08-07T16:35:29Z">
            <w:del w:id="1415" w:author="LKY" w:date="2026-09-15T17:29:38Z">
              <w:r>
                <w:rPr/>
                <w:fldChar w:fldCharType="end"/>
              </w:r>
            </w:del>
          </w:ins>
        </w:p>
        <w:p w14:paraId="784A4B17">
          <w:pPr>
            <w:pStyle w:val="7"/>
            <w:tabs>
              <w:tab w:val="right" w:leader="dot" w:pos="8306"/>
            </w:tabs>
            <w:rPr>
              <w:ins w:id="1416" w:author="L" w:date="2026-08-07T16:35:29Z"/>
              <w:del w:id="1417" w:author="LKY" w:date="2026-09-15T17:29:38Z"/>
            </w:rPr>
          </w:pPr>
          <w:ins w:id="1418" w:author="L" w:date="2026-08-07T16:35:29Z">
            <w:del w:id="1419" w:author="LKY" w:date="2026-09-15T17:29:38Z">
              <w:r>
                <w:rPr/>
                <w:fldChar w:fldCharType="begin"/>
              </w:r>
            </w:del>
          </w:ins>
          <w:ins w:id="1420" w:author="L" w:date="2026-08-07T16:35:29Z">
            <w:del w:id="1421" w:author="LKY" w:date="2026-09-15T17:29:38Z">
              <w:r>
                <w:rPr/>
                <w:delInstrText xml:space="preserve"> HYPERLINK \l _Toc7065 </w:delInstrText>
              </w:r>
            </w:del>
          </w:ins>
          <w:ins w:id="1422" w:author="L" w:date="2026-08-07T16:35:29Z">
            <w:del w:id="1423" w:author="LKY" w:date="2026-09-15T17:29:38Z">
              <w:r>
                <w:rPr/>
                <w:fldChar w:fldCharType="separate"/>
              </w:r>
            </w:del>
          </w:ins>
          <w:ins w:id="1424" w:author="L" w:date="2026-08-07T16:35:29Z">
            <w:del w:id="1425" w:author="LKY" w:date="2026-09-15T17:29:38Z">
              <w:r>
                <w:rPr>
                  <w:rFonts w:hint="eastAsia" w:ascii="Times New Roman" w:hAnsi="Times New Roman" w:eastAsia="宋体" w:cs="宋体"/>
                  <w:bCs w:val="0"/>
                  <w:szCs w:val="28"/>
                  <w:lang w:val="en-US" w:eastAsia="zh-CN" w:bidi="en-US"/>
                </w:rPr>
                <w:delText>2.12.1 4G模块</w:delText>
              </w:r>
            </w:del>
          </w:ins>
          <w:ins w:id="1426" w:author="L" w:date="2026-08-07T16:35:29Z">
            <w:del w:id="1427" w:author="LKY" w:date="2026-09-15T17:29:38Z">
              <w:r>
                <w:rPr/>
                <w:tab/>
              </w:r>
            </w:del>
          </w:ins>
          <w:ins w:id="1428" w:author="L" w:date="2026-08-07T16:35:29Z">
            <w:del w:id="1429" w:author="LKY" w:date="2026-09-15T17:29:38Z">
              <w:r>
                <w:rPr/>
                <w:fldChar w:fldCharType="begin"/>
              </w:r>
            </w:del>
          </w:ins>
          <w:ins w:id="1430" w:author="L" w:date="2026-08-07T16:35:29Z">
            <w:del w:id="1431" w:author="LKY" w:date="2026-09-15T17:29:38Z">
              <w:r>
                <w:rPr/>
                <w:delInstrText xml:space="preserve"> PAGEREF _Toc7065 \h </w:delInstrText>
              </w:r>
            </w:del>
          </w:ins>
          <w:ins w:id="1432" w:author="L" w:date="2026-08-07T16:35:29Z">
            <w:del w:id="1433" w:author="LKY" w:date="2026-09-15T17:29:38Z">
              <w:r>
                <w:rPr/>
                <w:fldChar w:fldCharType="separate"/>
              </w:r>
            </w:del>
          </w:ins>
          <w:ins w:id="1434" w:author="L" w:date="2026-08-07T16:35:29Z">
            <w:del w:id="1435" w:author="LKY" w:date="2026-09-15T17:29:38Z">
              <w:r>
                <w:rPr/>
                <w:delText>29</w:delText>
              </w:r>
            </w:del>
          </w:ins>
          <w:ins w:id="1436" w:author="L" w:date="2026-08-07T16:35:29Z">
            <w:del w:id="1437" w:author="LKY" w:date="2026-09-15T17:29:38Z">
              <w:r>
                <w:rPr/>
                <w:fldChar w:fldCharType="end"/>
              </w:r>
            </w:del>
          </w:ins>
          <w:ins w:id="1438" w:author="L" w:date="2026-08-07T16:35:29Z">
            <w:del w:id="1439" w:author="LKY" w:date="2026-09-15T17:29:38Z">
              <w:r>
                <w:rPr/>
                <w:fldChar w:fldCharType="end"/>
              </w:r>
            </w:del>
          </w:ins>
        </w:p>
        <w:p w14:paraId="5B501B1C">
          <w:pPr>
            <w:pStyle w:val="7"/>
            <w:tabs>
              <w:tab w:val="right" w:leader="dot" w:pos="8306"/>
            </w:tabs>
            <w:rPr>
              <w:ins w:id="1440" w:author="L" w:date="2026-08-07T16:35:29Z"/>
              <w:del w:id="1441" w:author="LKY" w:date="2026-09-15T17:29:38Z"/>
            </w:rPr>
          </w:pPr>
          <w:ins w:id="1442" w:author="L" w:date="2026-08-07T16:35:29Z">
            <w:del w:id="1443" w:author="LKY" w:date="2026-09-15T17:29:38Z">
              <w:r>
                <w:rPr/>
                <w:fldChar w:fldCharType="begin"/>
              </w:r>
            </w:del>
          </w:ins>
          <w:ins w:id="1444" w:author="L" w:date="2026-08-07T16:35:29Z">
            <w:del w:id="1445" w:author="LKY" w:date="2026-09-15T17:29:38Z">
              <w:r>
                <w:rPr/>
                <w:delInstrText xml:space="preserve"> HYPERLINK \l _Toc12173 </w:delInstrText>
              </w:r>
            </w:del>
          </w:ins>
          <w:ins w:id="1446" w:author="L" w:date="2026-08-07T16:35:29Z">
            <w:del w:id="1447" w:author="LKY" w:date="2026-09-15T17:29:38Z">
              <w:r>
                <w:rPr/>
                <w:fldChar w:fldCharType="separate"/>
              </w:r>
            </w:del>
          </w:ins>
          <w:ins w:id="1448" w:author="L" w:date="2026-08-07T16:35:29Z">
            <w:del w:id="1449" w:author="LKY" w:date="2026-09-15T17:29:38Z">
              <w:r>
                <w:rPr>
                  <w:rFonts w:hint="eastAsia" w:ascii="Times New Roman" w:hAnsi="Times New Roman" w:eastAsia="宋体" w:cs="宋体"/>
                  <w:bCs w:val="0"/>
                  <w:szCs w:val="28"/>
                  <w:lang w:val="en-US" w:eastAsia="zh-CN" w:bidi="en-US"/>
                </w:rPr>
                <w:delText>2.12.2 Wi-Fi模块</w:delText>
              </w:r>
            </w:del>
          </w:ins>
          <w:ins w:id="1450" w:author="L" w:date="2026-08-07T16:35:29Z">
            <w:del w:id="1451" w:author="LKY" w:date="2026-09-15T17:29:38Z">
              <w:r>
                <w:rPr/>
                <w:tab/>
              </w:r>
            </w:del>
          </w:ins>
          <w:ins w:id="1452" w:author="L" w:date="2026-08-07T16:35:29Z">
            <w:del w:id="1453" w:author="LKY" w:date="2026-09-15T17:29:38Z">
              <w:r>
                <w:rPr/>
                <w:fldChar w:fldCharType="begin"/>
              </w:r>
            </w:del>
          </w:ins>
          <w:ins w:id="1454" w:author="L" w:date="2026-08-07T16:35:29Z">
            <w:del w:id="1455" w:author="LKY" w:date="2026-09-15T17:29:38Z">
              <w:r>
                <w:rPr/>
                <w:delInstrText xml:space="preserve"> PAGEREF _Toc12173 \h </w:delInstrText>
              </w:r>
            </w:del>
          </w:ins>
          <w:ins w:id="1456" w:author="L" w:date="2026-08-07T16:35:29Z">
            <w:del w:id="1457" w:author="LKY" w:date="2026-09-15T17:29:38Z">
              <w:r>
                <w:rPr/>
                <w:fldChar w:fldCharType="separate"/>
              </w:r>
            </w:del>
          </w:ins>
          <w:ins w:id="1458" w:author="L" w:date="2026-08-07T16:35:29Z">
            <w:del w:id="1459" w:author="LKY" w:date="2026-09-15T17:29:38Z">
              <w:r>
                <w:rPr/>
                <w:delText>32</w:delText>
              </w:r>
            </w:del>
          </w:ins>
          <w:ins w:id="1460" w:author="L" w:date="2026-08-07T16:35:29Z">
            <w:del w:id="1461" w:author="LKY" w:date="2026-09-15T17:29:38Z">
              <w:r>
                <w:rPr/>
                <w:fldChar w:fldCharType="end"/>
              </w:r>
            </w:del>
          </w:ins>
          <w:ins w:id="1462" w:author="L" w:date="2026-08-07T16:35:29Z">
            <w:del w:id="1463" w:author="LKY" w:date="2026-09-15T17:29:38Z">
              <w:r>
                <w:rPr/>
                <w:fldChar w:fldCharType="end"/>
              </w:r>
            </w:del>
          </w:ins>
        </w:p>
        <w:p w14:paraId="628B563C">
          <w:pPr>
            <w:pStyle w:val="11"/>
            <w:tabs>
              <w:tab w:val="right" w:leader="dot" w:pos="8306"/>
            </w:tabs>
            <w:rPr>
              <w:ins w:id="1464" w:author="L" w:date="2026-08-07T16:35:29Z"/>
              <w:del w:id="1465" w:author="LKY" w:date="2026-09-15T17:29:38Z"/>
            </w:rPr>
          </w:pPr>
          <w:ins w:id="1466" w:author="L" w:date="2026-08-07T16:35:29Z">
            <w:del w:id="1467" w:author="LKY" w:date="2026-09-15T17:29:38Z">
              <w:r>
                <w:rPr/>
                <w:fldChar w:fldCharType="begin"/>
              </w:r>
            </w:del>
          </w:ins>
          <w:ins w:id="1468" w:author="L" w:date="2026-08-07T16:35:29Z">
            <w:del w:id="1469" w:author="LKY" w:date="2026-09-15T17:29:38Z">
              <w:r>
                <w:rPr/>
                <w:delInstrText xml:space="preserve"> HYPERLINK \l _Toc24214 </w:delInstrText>
              </w:r>
            </w:del>
          </w:ins>
          <w:ins w:id="1470" w:author="L" w:date="2026-08-07T16:35:29Z">
            <w:del w:id="1471" w:author="LKY" w:date="2026-09-15T17:29:38Z">
              <w:r>
                <w:rPr/>
                <w:fldChar w:fldCharType="separate"/>
              </w:r>
            </w:del>
          </w:ins>
          <w:ins w:id="1472" w:author="L" w:date="2026-08-07T16:35:29Z">
            <w:del w:id="1473" w:author="LKY" w:date="2026-09-15T17:29:38Z">
              <w:r>
                <w:rPr>
                  <w:rFonts w:hint="eastAsia" w:ascii="Times New Roman" w:hAnsi="Times New Roman" w:cs="宋体"/>
                  <w:kern w:val="2"/>
                  <w:szCs w:val="32"/>
                  <w:lang w:val="en-US" w:eastAsia="zh-CN" w:bidi="en-US"/>
                </w:rPr>
                <w:delText>2.13硬件看门狗</w:delText>
              </w:r>
            </w:del>
          </w:ins>
          <w:ins w:id="1474" w:author="L" w:date="2026-08-07T16:35:29Z">
            <w:del w:id="1475" w:author="LKY" w:date="2026-09-15T17:29:38Z">
              <w:r>
                <w:rPr/>
                <w:tab/>
              </w:r>
            </w:del>
          </w:ins>
          <w:ins w:id="1476" w:author="L" w:date="2026-08-07T16:35:29Z">
            <w:del w:id="1477" w:author="LKY" w:date="2026-09-15T17:29:38Z">
              <w:r>
                <w:rPr/>
                <w:fldChar w:fldCharType="begin"/>
              </w:r>
            </w:del>
          </w:ins>
          <w:ins w:id="1478" w:author="L" w:date="2026-08-07T16:35:29Z">
            <w:del w:id="1479" w:author="LKY" w:date="2026-09-15T17:29:38Z">
              <w:r>
                <w:rPr/>
                <w:delInstrText xml:space="preserve"> PAGEREF _Toc24214 \h </w:delInstrText>
              </w:r>
            </w:del>
          </w:ins>
          <w:ins w:id="1480" w:author="L" w:date="2026-08-07T16:35:29Z">
            <w:del w:id="1481" w:author="LKY" w:date="2026-09-15T17:29:38Z">
              <w:r>
                <w:rPr/>
                <w:fldChar w:fldCharType="separate"/>
              </w:r>
            </w:del>
          </w:ins>
          <w:ins w:id="1482" w:author="L" w:date="2026-08-07T16:35:29Z">
            <w:del w:id="1483" w:author="LKY" w:date="2026-09-15T17:29:38Z">
              <w:r>
                <w:rPr/>
                <w:delText>34</w:delText>
              </w:r>
            </w:del>
          </w:ins>
          <w:ins w:id="1484" w:author="L" w:date="2026-08-07T16:35:29Z">
            <w:del w:id="1485" w:author="LKY" w:date="2026-09-15T17:29:38Z">
              <w:r>
                <w:rPr/>
                <w:fldChar w:fldCharType="end"/>
              </w:r>
            </w:del>
          </w:ins>
          <w:ins w:id="1486" w:author="L" w:date="2026-08-07T16:35:29Z">
            <w:del w:id="1487" w:author="LKY" w:date="2026-09-15T17:29:38Z">
              <w:r>
                <w:rPr/>
                <w:fldChar w:fldCharType="end"/>
              </w:r>
            </w:del>
          </w:ins>
        </w:p>
        <w:p w14:paraId="607E9770">
          <w:pPr>
            <w:pStyle w:val="11"/>
            <w:tabs>
              <w:tab w:val="right" w:leader="dot" w:pos="8306"/>
            </w:tabs>
            <w:rPr>
              <w:ins w:id="1488" w:author="L" w:date="2026-08-07T16:35:29Z"/>
              <w:del w:id="1489" w:author="LKY" w:date="2026-09-15T17:29:38Z"/>
            </w:rPr>
          </w:pPr>
          <w:ins w:id="1490" w:author="L" w:date="2026-08-07T16:35:29Z">
            <w:del w:id="1491" w:author="LKY" w:date="2026-09-15T17:29:38Z">
              <w:r>
                <w:rPr/>
                <w:fldChar w:fldCharType="begin"/>
              </w:r>
            </w:del>
          </w:ins>
          <w:ins w:id="1492" w:author="L" w:date="2026-08-07T16:35:29Z">
            <w:del w:id="1493" w:author="LKY" w:date="2026-09-15T17:29:38Z">
              <w:r>
                <w:rPr/>
                <w:delInstrText xml:space="preserve"> HYPERLINK \l _Toc9728 </w:delInstrText>
              </w:r>
            </w:del>
          </w:ins>
          <w:ins w:id="1494" w:author="L" w:date="2026-08-07T16:35:29Z">
            <w:del w:id="1495" w:author="LKY" w:date="2026-09-15T17:29:38Z">
              <w:r>
                <w:rPr/>
                <w:fldChar w:fldCharType="separate"/>
              </w:r>
            </w:del>
          </w:ins>
          <w:ins w:id="1496" w:author="L" w:date="2026-08-07T16:35:29Z">
            <w:del w:id="1497" w:author="LKY" w:date="2026-09-15T17:29:38Z">
              <w:r>
                <w:rPr>
                  <w:rFonts w:hint="eastAsia" w:ascii="Times New Roman" w:hAnsi="Times New Roman" w:cs="宋体"/>
                  <w:kern w:val="2"/>
                  <w:szCs w:val="32"/>
                  <w:lang w:val="en-US" w:eastAsia="zh-CN" w:bidi="en-US"/>
                </w:rPr>
                <w:delText>2.14外部RTC</w:delText>
              </w:r>
            </w:del>
          </w:ins>
          <w:ins w:id="1498" w:author="L" w:date="2026-08-07T16:35:29Z">
            <w:del w:id="1499" w:author="LKY" w:date="2026-09-15T17:29:38Z">
              <w:r>
                <w:rPr/>
                <w:tab/>
              </w:r>
            </w:del>
          </w:ins>
          <w:ins w:id="1500" w:author="L" w:date="2026-08-07T16:35:29Z">
            <w:del w:id="1501" w:author="LKY" w:date="2026-09-15T17:29:38Z">
              <w:r>
                <w:rPr/>
                <w:fldChar w:fldCharType="begin"/>
              </w:r>
            </w:del>
          </w:ins>
          <w:ins w:id="1502" w:author="L" w:date="2026-08-07T16:35:29Z">
            <w:del w:id="1503" w:author="LKY" w:date="2026-09-15T17:29:38Z">
              <w:r>
                <w:rPr/>
                <w:delInstrText xml:space="preserve"> PAGEREF _Toc9728 \h </w:delInstrText>
              </w:r>
            </w:del>
          </w:ins>
          <w:ins w:id="1504" w:author="L" w:date="2026-08-07T16:35:29Z">
            <w:del w:id="1505" w:author="LKY" w:date="2026-09-15T17:29:38Z">
              <w:r>
                <w:rPr/>
                <w:fldChar w:fldCharType="separate"/>
              </w:r>
            </w:del>
          </w:ins>
          <w:ins w:id="1506" w:author="L" w:date="2026-08-07T16:35:29Z">
            <w:del w:id="1507" w:author="LKY" w:date="2026-09-15T17:29:38Z">
              <w:r>
                <w:rPr/>
                <w:delText>34</w:delText>
              </w:r>
            </w:del>
          </w:ins>
          <w:ins w:id="1508" w:author="L" w:date="2026-08-07T16:35:29Z">
            <w:del w:id="1509" w:author="LKY" w:date="2026-09-15T17:29:38Z">
              <w:r>
                <w:rPr/>
                <w:fldChar w:fldCharType="end"/>
              </w:r>
            </w:del>
          </w:ins>
          <w:ins w:id="1510" w:author="L" w:date="2026-08-07T16:35:29Z">
            <w:del w:id="1511" w:author="LKY" w:date="2026-09-15T17:29:38Z">
              <w:r>
                <w:rPr/>
                <w:fldChar w:fldCharType="end"/>
              </w:r>
            </w:del>
          </w:ins>
        </w:p>
        <w:p w14:paraId="3DF9C2A6">
          <w:pPr>
            <w:pStyle w:val="11"/>
            <w:tabs>
              <w:tab w:val="right" w:leader="dot" w:pos="8306"/>
            </w:tabs>
            <w:rPr>
              <w:ins w:id="1512" w:author="L" w:date="2026-08-07T16:35:29Z"/>
              <w:del w:id="1513" w:author="LKY" w:date="2026-09-15T17:29:38Z"/>
            </w:rPr>
          </w:pPr>
          <w:ins w:id="1514" w:author="L" w:date="2026-08-07T16:35:29Z">
            <w:del w:id="1515" w:author="LKY" w:date="2026-09-15T17:29:38Z">
              <w:r>
                <w:rPr/>
                <w:fldChar w:fldCharType="begin"/>
              </w:r>
            </w:del>
          </w:ins>
          <w:ins w:id="1516" w:author="L" w:date="2026-08-07T16:35:29Z">
            <w:del w:id="1517" w:author="LKY" w:date="2026-09-15T17:29:38Z">
              <w:r>
                <w:rPr/>
                <w:delInstrText xml:space="preserve"> HYPERLINK \l _Toc21155 </w:delInstrText>
              </w:r>
            </w:del>
          </w:ins>
          <w:ins w:id="1518" w:author="L" w:date="2026-08-07T16:35:29Z">
            <w:del w:id="1519" w:author="LKY" w:date="2026-09-15T17:29:38Z">
              <w:r>
                <w:rPr/>
                <w:fldChar w:fldCharType="separate"/>
              </w:r>
            </w:del>
          </w:ins>
          <w:ins w:id="1520" w:author="L" w:date="2026-08-07T16:35:29Z">
            <w:del w:id="1521" w:author="LKY" w:date="2026-09-15T17:29:38Z">
              <w:r>
                <w:rPr>
                  <w:rFonts w:hint="eastAsia" w:ascii="Times New Roman" w:hAnsi="Times New Roman" w:cs="宋体"/>
                  <w:kern w:val="2"/>
                  <w:szCs w:val="32"/>
                  <w:lang w:val="en-US" w:eastAsia="zh-CN" w:bidi="en-US"/>
                </w:rPr>
                <w:delText>2.15加密芯片</w:delText>
              </w:r>
            </w:del>
          </w:ins>
          <w:ins w:id="1522" w:author="L" w:date="2026-08-07T16:35:29Z">
            <w:del w:id="1523" w:author="LKY" w:date="2026-09-15T17:29:38Z">
              <w:r>
                <w:rPr/>
                <w:tab/>
              </w:r>
            </w:del>
          </w:ins>
          <w:ins w:id="1524" w:author="L" w:date="2026-08-07T16:35:29Z">
            <w:del w:id="1525" w:author="LKY" w:date="2026-09-15T17:29:38Z">
              <w:r>
                <w:rPr/>
                <w:fldChar w:fldCharType="begin"/>
              </w:r>
            </w:del>
          </w:ins>
          <w:ins w:id="1526" w:author="L" w:date="2026-08-07T16:35:29Z">
            <w:del w:id="1527" w:author="LKY" w:date="2026-09-15T17:29:38Z">
              <w:r>
                <w:rPr/>
                <w:delInstrText xml:space="preserve"> PAGEREF _Toc21155 \h </w:delInstrText>
              </w:r>
            </w:del>
          </w:ins>
          <w:ins w:id="1528" w:author="L" w:date="2026-08-07T16:35:29Z">
            <w:del w:id="1529" w:author="LKY" w:date="2026-09-15T17:29:38Z">
              <w:r>
                <w:rPr/>
                <w:fldChar w:fldCharType="separate"/>
              </w:r>
            </w:del>
          </w:ins>
          <w:ins w:id="1530" w:author="L" w:date="2026-08-07T16:35:29Z">
            <w:del w:id="1531" w:author="LKY" w:date="2026-09-15T17:29:38Z">
              <w:r>
                <w:rPr/>
                <w:delText>35</w:delText>
              </w:r>
            </w:del>
          </w:ins>
          <w:ins w:id="1532" w:author="L" w:date="2026-08-07T16:35:29Z">
            <w:del w:id="1533" w:author="LKY" w:date="2026-09-15T17:29:38Z">
              <w:r>
                <w:rPr/>
                <w:fldChar w:fldCharType="end"/>
              </w:r>
            </w:del>
          </w:ins>
          <w:ins w:id="1534" w:author="L" w:date="2026-08-07T16:35:29Z">
            <w:del w:id="1535" w:author="LKY" w:date="2026-09-15T17:29:38Z">
              <w:r>
                <w:rPr/>
                <w:fldChar w:fldCharType="end"/>
              </w:r>
            </w:del>
          </w:ins>
        </w:p>
        <w:p w14:paraId="249F1EB2">
          <w:pPr>
            <w:pStyle w:val="10"/>
            <w:tabs>
              <w:tab w:val="right" w:leader="dot" w:pos="8306"/>
            </w:tabs>
            <w:rPr>
              <w:ins w:id="1536" w:author="L" w:date="2026-08-07T16:35:29Z"/>
              <w:del w:id="1537" w:author="LKY" w:date="2026-09-15T17:29:38Z"/>
            </w:rPr>
          </w:pPr>
          <w:ins w:id="1538" w:author="L" w:date="2026-08-07T16:35:29Z">
            <w:del w:id="1539" w:author="LKY" w:date="2026-09-15T17:29:38Z">
              <w:r>
                <w:rPr/>
                <w:fldChar w:fldCharType="begin"/>
              </w:r>
            </w:del>
          </w:ins>
          <w:ins w:id="1540" w:author="L" w:date="2026-08-07T16:35:29Z">
            <w:del w:id="1541" w:author="LKY" w:date="2026-09-15T17:29:38Z">
              <w:r>
                <w:rPr/>
                <w:delInstrText xml:space="preserve"> HYPERLINK \l _Toc713 </w:delInstrText>
              </w:r>
            </w:del>
          </w:ins>
          <w:ins w:id="1542" w:author="L" w:date="2026-08-07T16:35:29Z">
            <w:del w:id="1543" w:author="LKY" w:date="2026-09-15T17:29:38Z">
              <w:r>
                <w:rPr/>
                <w:fldChar w:fldCharType="separate"/>
              </w:r>
            </w:del>
          </w:ins>
          <w:ins w:id="1544" w:author="L" w:date="2026-08-07T16:35:29Z">
            <w:del w:id="1545" w:author="LKY" w:date="2026-09-15T17:29:38Z">
              <w:r>
                <w:rPr>
                  <w:rFonts w:hint="eastAsia"/>
                  <w:lang w:val="en-US" w:eastAsia="zh-CN"/>
                </w:rPr>
                <w:delText>3.设备登录</w:delText>
              </w:r>
            </w:del>
          </w:ins>
          <w:ins w:id="1546" w:author="L" w:date="2026-08-07T16:35:29Z">
            <w:del w:id="1547" w:author="LKY" w:date="2026-09-15T17:29:38Z">
              <w:r>
                <w:rPr/>
                <w:tab/>
              </w:r>
            </w:del>
          </w:ins>
          <w:ins w:id="1548" w:author="L" w:date="2026-08-07T16:35:29Z">
            <w:del w:id="1549" w:author="LKY" w:date="2026-09-15T17:29:38Z">
              <w:r>
                <w:rPr/>
                <w:fldChar w:fldCharType="begin"/>
              </w:r>
            </w:del>
          </w:ins>
          <w:ins w:id="1550" w:author="L" w:date="2026-08-07T16:35:29Z">
            <w:del w:id="1551" w:author="LKY" w:date="2026-09-15T17:29:38Z">
              <w:r>
                <w:rPr/>
                <w:delInstrText xml:space="preserve"> PAGEREF _Toc713 \h </w:delInstrText>
              </w:r>
            </w:del>
          </w:ins>
          <w:ins w:id="1552" w:author="L" w:date="2026-08-07T16:35:29Z">
            <w:del w:id="1553" w:author="LKY" w:date="2026-09-15T17:29:38Z">
              <w:r>
                <w:rPr/>
                <w:fldChar w:fldCharType="separate"/>
              </w:r>
            </w:del>
          </w:ins>
          <w:ins w:id="1554" w:author="L" w:date="2026-08-07T16:35:29Z">
            <w:del w:id="1555" w:author="LKY" w:date="2026-09-15T17:29:38Z">
              <w:r>
                <w:rPr/>
                <w:delText>36</w:delText>
              </w:r>
            </w:del>
          </w:ins>
          <w:ins w:id="1556" w:author="L" w:date="2026-08-07T16:35:29Z">
            <w:del w:id="1557" w:author="LKY" w:date="2026-09-15T17:29:38Z">
              <w:r>
                <w:rPr/>
                <w:fldChar w:fldCharType="end"/>
              </w:r>
            </w:del>
          </w:ins>
          <w:ins w:id="1558" w:author="L" w:date="2026-08-07T16:35:29Z">
            <w:del w:id="1559" w:author="LKY" w:date="2026-09-15T17:29:38Z">
              <w:r>
                <w:rPr/>
                <w:fldChar w:fldCharType="end"/>
              </w:r>
            </w:del>
          </w:ins>
        </w:p>
        <w:p w14:paraId="19EE007A">
          <w:pPr>
            <w:pStyle w:val="11"/>
            <w:tabs>
              <w:tab w:val="right" w:leader="dot" w:pos="8306"/>
            </w:tabs>
            <w:rPr>
              <w:ins w:id="1560" w:author="L" w:date="2026-08-07T16:35:29Z"/>
              <w:del w:id="1561" w:author="LKY" w:date="2026-09-15T17:29:38Z"/>
            </w:rPr>
          </w:pPr>
          <w:ins w:id="1562" w:author="L" w:date="2026-08-07T16:35:29Z">
            <w:del w:id="1563" w:author="LKY" w:date="2026-09-15T17:29:38Z">
              <w:r>
                <w:rPr/>
                <w:fldChar w:fldCharType="begin"/>
              </w:r>
            </w:del>
          </w:ins>
          <w:ins w:id="1564" w:author="L" w:date="2026-08-07T16:35:29Z">
            <w:del w:id="1565" w:author="LKY" w:date="2026-09-15T17:29:38Z">
              <w:r>
                <w:rPr/>
                <w:delInstrText xml:space="preserve"> HYPERLINK \l _Toc21526 </w:delInstrText>
              </w:r>
            </w:del>
          </w:ins>
          <w:ins w:id="1566" w:author="L" w:date="2026-08-07T16:35:29Z">
            <w:del w:id="1567" w:author="LKY" w:date="2026-09-15T17:29:38Z">
              <w:r>
                <w:rPr/>
                <w:fldChar w:fldCharType="separate"/>
              </w:r>
            </w:del>
          </w:ins>
          <w:ins w:id="1568" w:author="L" w:date="2026-08-07T16:35:29Z">
            <w:del w:id="1569" w:author="LKY" w:date="2026-09-15T17:29:38Z">
              <w:r>
                <w:rPr>
                  <w:rFonts w:hint="eastAsia" w:ascii="Times New Roman" w:hAnsi="Times New Roman" w:eastAsia="宋体" w:cs="宋体"/>
                  <w:bCs/>
                  <w:iCs/>
                  <w:szCs w:val="32"/>
                  <w:lang w:val="en-US" w:eastAsia="zh-CN"/>
                </w:rPr>
                <w:delText>3.1 USB登录</w:delText>
              </w:r>
            </w:del>
          </w:ins>
          <w:ins w:id="1570" w:author="L" w:date="2026-08-07T16:35:29Z">
            <w:del w:id="1571" w:author="LKY" w:date="2026-09-15T17:29:38Z">
              <w:r>
                <w:rPr/>
                <w:tab/>
              </w:r>
            </w:del>
          </w:ins>
          <w:ins w:id="1572" w:author="L" w:date="2026-08-07T16:35:29Z">
            <w:del w:id="1573" w:author="LKY" w:date="2026-09-15T17:29:38Z">
              <w:r>
                <w:rPr/>
                <w:fldChar w:fldCharType="begin"/>
              </w:r>
            </w:del>
          </w:ins>
          <w:ins w:id="1574" w:author="L" w:date="2026-08-07T16:35:29Z">
            <w:del w:id="1575" w:author="LKY" w:date="2026-09-15T17:29:38Z">
              <w:r>
                <w:rPr/>
                <w:delInstrText xml:space="preserve"> PAGEREF _Toc21526 \h </w:delInstrText>
              </w:r>
            </w:del>
          </w:ins>
          <w:ins w:id="1576" w:author="L" w:date="2026-08-07T16:35:29Z">
            <w:del w:id="1577" w:author="LKY" w:date="2026-09-15T17:29:38Z">
              <w:r>
                <w:rPr/>
                <w:fldChar w:fldCharType="separate"/>
              </w:r>
            </w:del>
          </w:ins>
          <w:ins w:id="1578" w:author="L" w:date="2026-08-07T16:35:29Z">
            <w:del w:id="1579" w:author="LKY" w:date="2026-09-15T17:29:38Z">
              <w:r>
                <w:rPr/>
                <w:delText>36</w:delText>
              </w:r>
            </w:del>
          </w:ins>
          <w:ins w:id="1580" w:author="L" w:date="2026-08-07T16:35:29Z">
            <w:del w:id="1581" w:author="LKY" w:date="2026-09-15T17:29:38Z">
              <w:r>
                <w:rPr/>
                <w:fldChar w:fldCharType="end"/>
              </w:r>
            </w:del>
          </w:ins>
          <w:ins w:id="1582" w:author="L" w:date="2026-08-07T16:35:29Z">
            <w:del w:id="1583" w:author="LKY" w:date="2026-09-15T17:29:38Z">
              <w:r>
                <w:rPr/>
                <w:fldChar w:fldCharType="end"/>
              </w:r>
            </w:del>
          </w:ins>
        </w:p>
        <w:p w14:paraId="4EC6E09F">
          <w:pPr>
            <w:pStyle w:val="11"/>
            <w:tabs>
              <w:tab w:val="right" w:leader="dot" w:pos="8306"/>
            </w:tabs>
            <w:rPr>
              <w:ins w:id="1584" w:author="L" w:date="2026-08-07T16:35:29Z"/>
              <w:del w:id="1585" w:author="LKY" w:date="2026-09-15T17:29:38Z"/>
            </w:rPr>
          </w:pPr>
          <w:ins w:id="1586" w:author="L" w:date="2026-08-07T16:35:29Z">
            <w:del w:id="1587" w:author="LKY" w:date="2026-09-15T17:29:38Z">
              <w:r>
                <w:rPr/>
                <w:fldChar w:fldCharType="begin"/>
              </w:r>
            </w:del>
          </w:ins>
          <w:ins w:id="1588" w:author="L" w:date="2026-08-07T16:35:29Z">
            <w:del w:id="1589" w:author="LKY" w:date="2026-09-15T17:29:38Z">
              <w:r>
                <w:rPr/>
                <w:delInstrText xml:space="preserve"> HYPERLINK \l _Toc28448 </w:delInstrText>
              </w:r>
            </w:del>
          </w:ins>
          <w:ins w:id="1590" w:author="L" w:date="2026-08-07T16:35:29Z">
            <w:del w:id="1591" w:author="LKY" w:date="2026-09-15T17:29:38Z">
              <w:r>
                <w:rPr/>
                <w:fldChar w:fldCharType="separate"/>
              </w:r>
            </w:del>
          </w:ins>
          <w:ins w:id="1592" w:author="L" w:date="2026-08-07T16:35:29Z">
            <w:del w:id="1593" w:author="LKY" w:date="2026-09-15T17:29:38Z">
              <w:r>
                <w:rPr>
                  <w:rFonts w:hint="eastAsia" w:ascii="Times New Roman" w:hAnsi="Times New Roman" w:eastAsia="宋体" w:cs="宋体"/>
                  <w:bCs/>
                  <w:iCs/>
                  <w:szCs w:val="32"/>
                  <w:lang w:val="en-US" w:eastAsia="zh-CN"/>
                </w:rPr>
                <w:delText>3.2 SSH2登录</w:delText>
              </w:r>
            </w:del>
          </w:ins>
          <w:ins w:id="1594" w:author="L" w:date="2026-08-07T16:35:29Z">
            <w:del w:id="1595" w:author="LKY" w:date="2026-09-15T17:29:38Z">
              <w:r>
                <w:rPr/>
                <w:tab/>
              </w:r>
            </w:del>
          </w:ins>
          <w:ins w:id="1596" w:author="L" w:date="2026-08-07T16:35:29Z">
            <w:del w:id="1597" w:author="LKY" w:date="2026-09-15T17:29:38Z">
              <w:r>
                <w:rPr/>
                <w:fldChar w:fldCharType="begin"/>
              </w:r>
            </w:del>
          </w:ins>
          <w:ins w:id="1598" w:author="L" w:date="2026-08-07T16:35:29Z">
            <w:del w:id="1599" w:author="LKY" w:date="2026-09-15T17:29:38Z">
              <w:r>
                <w:rPr/>
                <w:delInstrText xml:space="preserve"> PAGEREF _Toc28448 \h </w:delInstrText>
              </w:r>
            </w:del>
          </w:ins>
          <w:ins w:id="1600" w:author="L" w:date="2026-08-07T16:35:29Z">
            <w:del w:id="1601" w:author="LKY" w:date="2026-09-15T17:29:38Z">
              <w:r>
                <w:rPr/>
                <w:fldChar w:fldCharType="separate"/>
              </w:r>
            </w:del>
          </w:ins>
          <w:ins w:id="1602" w:author="L" w:date="2026-08-07T16:35:29Z">
            <w:del w:id="1603" w:author="LKY" w:date="2026-09-15T17:29:38Z">
              <w:r>
                <w:rPr/>
                <w:delText>36</w:delText>
              </w:r>
            </w:del>
          </w:ins>
          <w:ins w:id="1604" w:author="L" w:date="2026-08-07T16:35:29Z">
            <w:del w:id="1605" w:author="LKY" w:date="2026-09-15T17:29:38Z">
              <w:r>
                <w:rPr/>
                <w:fldChar w:fldCharType="end"/>
              </w:r>
            </w:del>
          </w:ins>
          <w:ins w:id="1606" w:author="L" w:date="2026-08-07T16:35:29Z">
            <w:del w:id="1607" w:author="LKY" w:date="2026-09-15T17:29:38Z">
              <w:r>
                <w:rPr/>
                <w:fldChar w:fldCharType="end"/>
              </w:r>
            </w:del>
          </w:ins>
        </w:p>
        <w:p w14:paraId="4A25650F">
          <w:pPr>
            <w:pStyle w:val="10"/>
            <w:tabs>
              <w:tab w:val="right" w:leader="dot" w:pos="8306"/>
            </w:tabs>
            <w:rPr>
              <w:ins w:id="1608" w:author="L" w:date="2026-08-07T16:35:29Z"/>
              <w:del w:id="1609" w:author="LKY" w:date="2026-09-15T17:29:38Z"/>
            </w:rPr>
          </w:pPr>
          <w:ins w:id="1610" w:author="L" w:date="2026-08-07T16:35:29Z">
            <w:del w:id="1611" w:author="LKY" w:date="2026-09-15T17:29:38Z">
              <w:r>
                <w:rPr/>
                <w:fldChar w:fldCharType="begin"/>
              </w:r>
            </w:del>
          </w:ins>
          <w:ins w:id="1612" w:author="L" w:date="2026-08-07T16:35:29Z">
            <w:del w:id="1613" w:author="LKY" w:date="2026-09-15T17:29:38Z">
              <w:r>
                <w:rPr/>
                <w:delInstrText xml:space="preserve"> HYPERLINK \l _Toc5277 </w:delInstrText>
              </w:r>
            </w:del>
          </w:ins>
          <w:ins w:id="1614" w:author="L" w:date="2026-08-07T16:35:29Z">
            <w:del w:id="1615" w:author="LKY" w:date="2026-09-15T17:29:38Z">
              <w:r>
                <w:rPr/>
                <w:fldChar w:fldCharType="separate"/>
              </w:r>
            </w:del>
          </w:ins>
          <w:ins w:id="1616" w:author="L" w:date="2026-08-07T16:35:29Z">
            <w:del w:id="1617" w:author="LKY" w:date="2026-09-15T17:29:38Z">
              <w:r>
                <w:rPr>
                  <w:rFonts w:hint="eastAsia" w:ascii="Times New Roman" w:hAnsi="Times New Roman" w:eastAsia="黑体" w:cs="黑体"/>
                  <w:bCs w:val="0"/>
                  <w:szCs w:val="44"/>
                  <w:lang w:val="en-US" w:eastAsia="zh-CN" w:bidi="en-US"/>
                </w:rPr>
                <w:delText>4.系统烧录</w:delText>
              </w:r>
            </w:del>
          </w:ins>
          <w:ins w:id="1618" w:author="L" w:date="2026-08-07T16:35:29Z">
            <w:del w:id="1619" w:author="LKY" w:date="2026-09-15T17:29:38Z">
              <w:r>
                <w:rPr/>
                <w:tab/>
              </w:r>
            </w:del>
          </w:ins>
          <w:ins w:id="1620" w:author="L" w:date="2026-08-07T16:35:29Z">
            <w:del w:id="1621" w:author="LKY" w:date="2026-09-15T17:29:38Z">
              <w:r>
                <w:rPr/>
                <w:fldChar w:fldCharType="begin"/>
              </w:r>
            </w:del>
          </w:ins>
          <w:ins w:id="1622" w:author="L" w:date="2026-08-07T16:35:29Z">
            <w:del w:id="1623" w:author="LKY" w:date="2026-09-15T17:29:38Z">
              <w:r>
                <w:rPr/>
                <w:delInstrText xml:space="preserve"> PAGEREF _Toc5277 \h </w:delInstrText>
              </w:r>
            </w:del>
          </w:ins>
          <w:ins w:id="1624" w:author="L" w:date="2026-08-07T16:35:29Z">
            <w:del w:id="1625" w:author="LKY" w:date="2026-09-15T17:29:38Z">
              <w:r>
                <w:rPr/>
                <w:fldChar w:fldCharType="separate"/>
              </w:r>
            </w:del>
          </w:ins>
          <w:ins w:id="1626" w:author="L" w:date="2026-08-07T16:35:29Z">
            <w:del w:id="1627" w:author="LKY" w:date="2026-09-15T17:29:38Z">
              <w:r>
                <w:rPr/>
                <w:delText>38</w:delText>
              </w:r>
            </w:del>
          </w:ins>
          <w:ins w:id="1628" w:author="L" w:date="2026-08-07T16:35:29Z">
            <w:del w:id="1629" w:author="LKY" w:date="2026-09-15T17:29:38Z">
              <w:r>
                <w:rPr/>
                <w:fldChar w:fldCharType="end"/>
              </w:r>
            </w:del>
          </w:ins>
          <w:ins w:id="1630" w:author="L" w:date="2026-08-07T16:35:29Z">
            <w:del w:id="1631" w:author="LKY" w:date="2026-09-15T17:29:38Z">
              <w:r>
                <w:rPr/>
                <w:fldChar w:fldCharType="end"/>
              </w:r>
            </w:del>
          </w:ins>
        </w:p>
        <w:p w14:paraId="13276655">
          <w:pPr>
            <w:pStyle w:val="11"/>
            <w:tabs>
              <w:tab w:val="right" w:leader="dot" w:pos="8306"/>
            </w:tabs>
            <w:rPr>
              <w:ins w:id="1632" w:author="L" w:date="2026-08-07T16:35:29Z"/>
              <w:del w:id="1633" w:author="LKY" w:date="2026-09-15T17:29:38Z"/>
            </w:rPr>
          </w:pPr>
          <w:ins w:id="1634" w:author="L" w:date="2026-08-07T16:35:29Z">
            <w:del w:id="1635" w:author="LKY" w:date="2026-09-15T17:29:38Z">
              <w:r>
                <w:rPr/>
                <w:fldChar w:fldCharType="begin"/>
              </w:r>
            </w:del>
          </w:ins>
          <w:ins w:id="1636" w:author="L" w:date="2026-08-07T16:35:29Z">
            <w:del w:id="1637" w:author="LKY" w:date="2026-09-15T17:29:38Z">
              <w:r>
                <w:rPr/>
                <w:delInstrText xml:space="preserve"> HYPERLINK \l _Toc5642 </w:delInstrText>
              </w:r>
            </w:del>
          </w:ins>
          <w:ins w:id="1638" w:author="L" w:date="2026-08-07T16:35:29Z">
            <w:del w:id="1639" w:author="LKY" w:date="2026-09-15T17:29:38Z">
              <w:r>
                <w:rPr/>
                <w:fldChar w:fldCharType="separate"/>
              </w:r>
            </w:del>
          </w:ins>
          <w:ins w:id="1640" w:author="L" w:date="2026-08-07T16:35:29Z">
            <w:del w:id="1641" w:author="LKY" w:date="2026-09-15T17:29:38Z">
              <w:r>
                <w:rPr>
                  <w:rFonts w:hint="eastAsia" w:ascii="Times New Roman" w:hAnsi="Times New Roman" w:eastAsia="宋体" w:cs="宋体"/>
                  <w:bCs w:val="0"/>
                  <w:szCs w:val="32"/>
                  <w:lang w:val="en-US" w:eastAsia="zh-CN" w:bidi="en-US"/>
                </w:rPr>
                <w:delText>4.1 Micro SD卡启动</w:delText>
              </w:r>
            </w:del>
          </w:ins>
          <w:ins w:id="1642" w:author="L" w:date="2026-08-07T16:35:29Z">
            <w:del w:id="1643" w:author="LKY" w:date="2026-09-15T17:29:38Z">
              <w:r>
                <w:rPr/>
                <w:tab/>
              </w:r>
            </w:del>
          </w:ins>
          <w:ins w:id="1644" w:author="L" w:date="2026-08-07T16:35:29Z">
            <w:del w:id="1645" w:author="LKY" w:date="2026-09-15T17:29:38Z">
              <w:r>
                <w:rPr/>
                <w:fldChar w:fldCharType="begin"/>
              </w:r>
            </w:del>
          </w:ins>
          <w:ins w:id="1646" w:author="L" w:date="2026-08-07T16:35:29Z">
            <w:del w:id="1647" w:author="LKY" w:date="2026-09-15T17:29:38Z">
              <w:r>
                <w:rPr/>
                <w:delInstrText xml:space="preserve"> PAGEREF _Toc5642 \h </w:delInstrText>
              </w:r>
            </w:del>
          </w:ins>
          <w:ins w:id="1648" w:author="L" w:date="2026-08-07T16:35:29Z">
            <w:del w:id="1649" w:author="LKY" w:date="2026-09-15T17:29:38Z">
              <w:r>
                <w:rPr/>
                <w:fldChar w:fldCharType="separate"/>
              </w:r>
            </w:del>
          </w:ins>
          <w:ins w:id="1650" w:author="L" w:date="2026-08-07T16:35:29Z">
            <w:del w:id="1651" w:author="LKY" w:date="2026-09-15T17:29:38Z">
              <w:r>
                <w:rPr/>
                <w:delText>38</w:delText>
              </w:r>
            </w:del>
          </w:ins>
          <w:ins w:id="1652" w:author="L" w:date="2026-08-07T16:35:29Z">
            <w:del w:id="1653" w:author="LKY" w:date="2026-09-15T17:29:38Z">
              <w:r>
                <w:rPr/>
                <w:fldChar w:fldCharType="end"/>
              </w:r>
            </w:del>
          </w:ins>
          <w:ins w:id="1654" w:author="L" w:date="2026-08-07T16:35:29Z">
            <w:del w:id="1655" w:author="LKY" w:date="2026-09-15T17:29:38Z">
              <w:r>
                <w:rPr/>
                <w:fldChar w:fldCharType="end"/>
              </w:r>
            </w:del>
          </w:ins>
        </w:p>
        <w:p w14:paraId="0562D30E">
          <w:pPr>
            <w:pStyle w:val="7"/>
            <w:tabs>
              <w:tab w:val="right" w:leader="dot" w:pos="8306"/>
            </w:tabs>
            <w:rPr>
              <w:ins w:id="1656" w:author="L" w:date="2026-08-07T16:35:29Z"/>
              <w:del w:id="1657" w:author="LKY" w:date="2026-09-15T17:29:38Z"/>
            </w:rPr>
          </w:pPr>
          <w:ins w:id="1658" w:author="L" w:date="2026-08-07T16:35:29Z">
            <w:del w:id="1659" w:author="LKY" w:date="2026-09-15T17:29:38Z">
              <w:r>
                <w:rPr/>
                <w:fldChar w:fldCharType="begin"/>
              </w:r>
            </w:del>
          </w:ins>
          <w:ins w:id="1660" w:author="L" w:date="2026-08-07T16:35:29Z">
            <w:del w:id="1661" w:author="LKY" w:date="2026-09-15T17:29:38Z">
              <w:r>
                <w:rPr/>
                <w:delInstrText xml:space="preserve"> HYPERLINK \l _Toc31499 </w:delInstrText>
              </w:r>
            </w:del>
          </w:ins>
          <w:ins w:id="1662" w:author="L" w:date="2026-08-07T16:35:29Z">
            <w:del w:id="1663" w:author="LKY" w:date="2026-09-15T17:29:38Z">
              <w:r>
                <w:rPr/>
                <w:fldChar w:fldCharType="separate"/>
              </w:r>
            </w:del>
          </w:ins>
          <w:ins w:id="1664" w:author="L" w:date="2026-08-07T16:35:29Z">
            <w:del w:id="1665" w:author="LKY" w:date="2026-09-15T17:29:38Z">
              <w:r>
                <w:rPr>
                  <w:rFonts w:hint="eastAsia" w:ascii="Times New Roman" w:hAnsi="Times New Roman" w:eastAsia="宋体" w:cs="宋体"/>
                  <w:bCs w:val="0"/>
                  <w:szCs w:val="28"/>
                  <w:lang w:val="en-US" w:eastAsia="zh-CN" w:bidi="en-US"/>
                </w:rPr>
                <w:delText>4.1.1启动卡制作</w:delText>
              </w:r>
            </w:del>
          </w:ins>
          <w:ins w:id="1666" w:author="L" w:date="2026-08-07T16:35:29Z">
            <w:del w:id="1667" w:author="LKY" w:date="2026-09-15T17:29:38Z">
              <w:r>
                <w:rPr/>
                <w:tab/>
              </w:r>
            </w:del>
          </w:ins>
          <w:ins w:id="1668" w:author="L" w:date="2026-08-07T16:35:29Z">
            <w:del w:id="1669" w:author="LKY" w:date="2026-09-15T17:29:38Z">
              <w:r>
                <w:rPr/>
                <w:fldChar w:fldCharType="begin"/>
              </w:r>
            </w:del>
          </w:ins>
          <w:ins w:id="1670" w:author="L" w:date="2026-08-07T16:35:29Z">
            <w:del w:id="1671" w:author="LKY" w:date="2026-09-15T17:29:38Z">
              <w:r>
                <w:rPr/>
                <w:delInstrText xml:space="preserve"> PAGEREF _Toc31499 \h </w:delInstrText>
              </w:r>
            </w:del>
          </w:ins>
          <w:ins w:id="1672" w:author="L" w:date="2026-08-07T16:35:29Z">
            <w:del w:id="1673" w:author="LKY" w:date="2026-09-15T17:29:38Z">
              <w:r>
                <w:rPr/>
                <w:fldChar w:fldCharType="separate"/>
              </w:r>
            </w:del>
          </w:ins>
          <w:ins w:id="1674" w:author="L" w:date="2026-08-07T16:35:29Z">
            <w:del w:id="1675" w:author="LKY" w:date="2026-09-15T17:29:38Z">
              <w:r>
                <w:rPr/>
                <w:delText>38</w:delText>
              </w:r>
            </w:del>
          </w:ins>
          <w:ins w:id="1676" w:author="L" w:date="2026-08-07T16:35:29Z">
            <w:del w:id="1677" w:author="LKY" w:date="2026-09-15T17:29:38Z">
              <w:r>
                <w:rPr/>
                <w:fldChar w:fldCharType="end"/>
              </w:r>
            </w:del>
          </w:ins>
          <w:ins w:id="1678" w:author="L" w:date="2026-08-07T16:35:29Z">
            <w:del w:id="1679" w:author="LKY" w:date="2026-09-15T17:29:38Z">
              <w:r>
                <w:rPr/>
                <w:fldChar w:fldCharType="end"/>
              </w:r>
            </w:del>
          </w:ins>
        </w:p>
        <w:p w14:paraId="6AE6FB26">
          <w:pPr>
            <w:pStyle w:val="7"/>
            <w:tabs>
              <w:tab w:val="right" w:leader="dot" w:pos="8306"/>
            </w:tabs>
            <w:rPr>
              <w:ins w:id="1680" w:author="L" w:date="2026-08-07T16:35:29Z"/>
              <w:del w:id="1681" w:author="LKY" w:date="2026-09-15T17:29:38Z"/>
            </w:rPr>
          </w:pPr>
          <w:ins w:id="1682" w:author="L" w:date="2026-08-07T16:35:29Z">
            <w:del w:id="1683" w:author="LKY" w:date="2026-09-15T17:29:38Z">
              <w:r>
                <w:rPr/>
                <w:fldChar w:fldCharType="begin"/>
              </w:r>
            </w:del>
          </w:ins>
          <w:ins w:id="1684" w:author="L" w:date="2026-08-07T16:35:29Z">
            <w:del w:id="1685" w:author="LKY" w:date="2026-09-15T17:29:38Z">
              <w:r>
                <w:rPr/>
                <w:delInstrText xml:space="preserve"> HYPERLINK \l _Toc4962 </w:delInstrText>
              </w:r>
            </w:del>
          </w:ins>
          <w:ins w:id="1686" w:author="L" w:date="2026-08-07T16:35:29Z">
            <w:del w:id="1687" w:author="LKY" w:date="2026-09-15T17:29:38Z">
              <w:r>
                <w:rPr/>
                <w:fldChar w:fldCharType="separate"/>
              </w:r>
            </w:del>
          </w:ins>
          <w:ins w:id="1688" w:author="L" w:date="2026-08-07T16:35:29Z">
            <w:del w:id="1689" w:author="LKY" w:date="2026-09-15T17:29:38Z">
              <w:r>
                <w:rPr>
                  <w:rFonts w:hint="eastAsia" w:ascii="Times New Roman" w:hAnsi="Times New Roman"/>
                  <w:bCs/>
                  <w:szCs w:val="28"/>
                  <w:lang w:val="en-US" w:eastAsia="zh-CN"/>
                </w:rPr>
                <w:delText>4.1.2从启动卡启动</w:delText>
              </w:r>
            </w:del>
          </w:ins>
          <w:ins w:id="1690" w:author="L" w:date="2026-08-07T16:35:29Z">
            <w:del w:id="1691" w:author="LKY" w:date="2026-09-15T17:29:38Z">
              <w:r>
                <w:rPr/>
                <w:tab/>
              </w:r>
            </w:del>
          </w:ins>
          <w:ins w:id="1692" w:author="L" w:date="2026-08-07T16:35:29Z">
            <w:del w:id="1693" w:author="LKY" w:date="2026-09-15T17:29:38Z">
              <w:r>
                <w:rPr/>
                <w:fldChar w:fldCharType="begin"/>
              </w:r>
            </w:del>
          </w:ins>
          <w:ins w:id="1694" w:author="L" w:date="2026-08-07T16:35:29Z">
            <w:del w:id="1695" w:author="LKY" w:date="2026-09-15T17:29:38Z">
              <w:r>
                <w:rPr/>
                <w:delInstrText xml:space="preserve"> PAGEREF _Toc4962 \h </w:delInstrText>
              </w:r>
            </w:del>
          </w:ins>
          <w:ins w:id="1696" w:author="L" w:date="2026-08-07T16:35:29Z">
            <w:del w:id="1697" w:author="LKY" w:date="2026-09-15T17:29:38Z">
              <w:r>
                <w:rPr/>
                <w:fldChar w:fldCharType="separate"/>
              </w:r>
            </w:del>
          </w:ins>
          <w:ins w:id="1698" w:author="L" w:date="2026-08-07T16:35:29Z">
            <w:del w:id="1699" w:author="LKY" w:date="2026-09-15T17:29:38Z">
              <w:r>
                <w:rPr/>
                <w:delText>41</w:delText>
              </w:r>
            </w:del>
          </w:ins>
          <w:ins w:id="1700" w:author="L" w:date="2026-08-07T16:35:29Z">
            <w:del w:id="1701" w:author="LKY" w:date="2026-09-15T17:29:38Z">
              <w:r>
                <w:rPr/>
                <w:fldChar w:fldCharType="end"/>
              </w:r>
            </w:del>
          </w:ins>
          <w:ins w:id="1702" w:author="L" w:date="2026-08-07T16:35:29Z">
            <w:del w:id="1703" w:author="LKY" w:date="2026-09-15T17:29:38Z">
              <w:r>
                <w:rPr/>
                <w:fldChar w:fldCharType="end"/>
              </w:r>
            </w:del>
          </w:ins>
        </w:p>
        <w:p w14:paraId="16758A73">
          <w:pPr>
            <w:pStyle w:val="11"/>
            <w:tabs>
              <w:tab w:val="right" w:leader="dot" w:pos="8306"/>
            </w:tabs>
            <w:rPr>
              <w:ins w:id="1704" w:author="L" w:date="2026-08-07T16:35:29Z"/>
              <w:del w:id="1705" w:author="LKY" w:date="2026-09-15T17:29:38Z"/>
            </w:rPr>
          </w:pPr>
          <w:ins w:id="1706" w:author="L" w:date="2026-08-07T16:35:29Z">
            <w:del w:id="1707" w:author="LKY" w:date="2026-09-15T17:29:38Z">
              <w:r>
                <w:rPr/>
                <w:fldChar w:fldCharType="begin"/>
              </w:r>
            </w:del>
          </w:ins>
          <w:ins w:id="1708" w:author="L" w:date="2026-08-07T16:35:29Z">
            <w:del w:id="1709" w:author="LKY" w:date="2026-09-15T17:29:38Z">
              <w:r>
                <w:rPr/>
                <w:delInstrText xml:space="preserve"> HYPERLINK \l _Toc10938 </w:delInstrText>
              </w:r>
            </w:del>
          </w:ins>
          <w:ins w:id="1710" w:author="L" w:date="2026-08-07T16:35:29Z">
            <w:del w:id="1711" w:author="LKY" w:date="2026-09-15T17:29:38Z">
              <w:r>
                <w:rPr/>
                <w:fldChar w:fldCharType="separate"/>
              </w:r>
            </w:del>
          </w:ins>
          <w:ins w:id="1712" w:author="L" w:date="2026-08-07T16:35:29Z">
            <w:del w:id="1713" w:author="LKY" w:date="2026-09-15T17:29:38Z">
              <w:r>
                <w:rPr>
                  <w:rFonts w:hint="eastAsia" w:ascii="Times New Roman" w:hAnsi="Times New Roman" w:eastAsia="宋体" w:cs="宋体"/>
                  <w:bCs w:val="0"/>
                  <w:szCs w:val="32"/>
                  <w:lang w:val="en-US" w:eastAsia="zh-CN" w:bidi="en-US"/>
                </w:rPr>
                <w:delText>4.2 EMMC启动</w:delText>
              </w:r>
            </w:del>
          </w:ins>
          <w:ins w:id="1714" w:author="L" w:date="2026-08-07T16:35:29Z">
            <w:del w:id="1715" w:author="LKY" w:date="2026-09-15T17:29:38Z">
              <w:r>
                <w:rPr/>
                <w:tab/>
              </w:r>
            </w:del>
          </w:ins>
          <w:ins w:id="1716" w:author="L" w:date="2026-08-07T16:35:29Z">
            <w:del w:id="1717" w:author="LKY" w:date="2026-09-15T17:29:38Z">
              <w:r>
                <w:rPr/>
                <w:fldChar w:fldCharType="begin"/>
              </w:r>
            </w:del>
          </w:ins>
          <w:ins w:id="1718" w:author="L" w:date="2026-08-07T16:35:29Z">
            <w:del w:id="1719" w:author="LKY" w:date="2026-09-15T17:29:38Z">
              <w:r>
                <w:rPr/>
                <w:delInstrText xml:space="preserve"> PAGEREF _Toc10938 \h </w:delInstrText>
              </w:r>
            </w:del>
          </w:ins>
          <w:ins w:id="1720" w:author="L" w:date="2026-08-07T16:35:29Z">
            <w:del w:id="1721" w:author="LKY" w:date="2026-09-15T17:29:38Z">
              <w:r>
                <w:rPr/>
                <w:fldChar w:fldCharType="separate"/>
              </w:r>
            </w:del>
          </w:ins>
          <w:ins w:id="1722" w:author="L" w:date="2026-08-07T16:35:29Z">
            <w:del w:id="1723" w:author="LKY" w:date="2026-09-15T17:29:38Z">
              <w:r>
                <w:rPr/>
                <w:delText>41</w:delText>
              </w:r>
            </w:del>
          </w:ins>
          <w:ins w:id="1724" w:author="L" w:date="2026-08-07T16:35:29Z">
            <w:del w:id="1725" w:author="LKY" w:date="2026-09-15T17:29:38Z">
              <w:r>
                <w:rPr/>
                <w:fldChar w:fldCharType="end"/>
              </w:r>
            </w:del>
          </w:ins>
          <w:ins w:id="1726" w:author="L" w:date="2026-08-07T16:35:29Z">
            <w:del w:id="1727" w:author="LKY" w:date="2026-09-15T17:29:38Z">
              <w:r>
                <w:rPr/>
                <w:fldChar w:fldCharType="end"/>
              </w:r>
            </w:del>
          </w:ins>
        </w:p>
        <w:p w14:paraId="72630B45">
          <w:pPr>
            <w:pStyle w:val="7"/>
            <w:tabs>
              <w:tab w:val="right" w:leader="dot" w:pos="8306"/>
            </w:tabs>
            <w:rPr>
              <w:ins w:id="1728" w:author="L" w:date="2026-08-07T16:35:29Z"/>
              <w:del w:id="1729" w:author="LKY" w:date="2026-09-15T17:29:38Z"/>
            </w:rPr>
          </w:pPr>
          <w:ins w:id="1730" w:author="L" w:date="2026-08-07T16:35:29Z">
            <w:del w:id="1731" w:author="LKY" w:date="2026-09-15T17:29:38Z">
              <w:r>
                <w:rPr/>
                <w:fldChar w:fldCharType="begin"/>
              </w:r>
            </w:del>
          </w:ins>
          <w:ins w:id="1732" w:author="L" w:date="2026-08-07T16:35:29Z">
            <w:del w:id="1733" w:author="LKY" w:date="2026-09-15T17:29:38Z">
              <w:r>
                <w:rPr/>
                <w:delInstrText xml:space="preserve"> HYPERLINK \l _Toc24644 </w:delInstrText>
              </w:r>
            </w:del>
          </w:ins>
          <w:ins w:id="1734" w:author="L" w:date="2026-08-07T16:35:29Z">
            <w:del w:id="1735" w:author="LKY" w:date="2026-09-15T17:29:38Z">
              <w:r>
                <w:rPr/>
                <w:fldChar w:fldCharType="separate"/>
              </w:r>
            </w:del>
          </w:ins>
          <w:ins w:id="1736" w:author="L" w:date="2026-08-07T16:35:29Z">
            <w:del w:id="1737" w:author="LKY" w:date="2026-09-15T17:29:38Z">
              <w:r>
                <w:rPr>
                  <w:rFonts w:hint="eastAsia" w:ascii="Times New Roman" w:hAnsi="Times New Roman" w:eastAsia="宋体" w:cs="宋体"/>
                  <w:bCs w:val="0"/>
                  <w:szCs w:val="28"/>
                  <w:lang w:val="en-US" w:eastAsia="zh-CN" w:bidi="en-US"/>
                </w:rPr>
                <w:delText>4.2.1烧录卡制作</w:delText>
              </w:r>
            </w:del>
          </w:ins>
          <w:ins w:id="1738" w:author="L" w:date="2026-08-07T16:35:29Z">
            <w:del w:id="1739" w:author="LKY" w:date="2026-09-15T17:29:38Z">
              <w:r>
                <w:rPr/>
                <w:tab/>
              </w:r>
            </w:del>
          </w:ins>
          <w:ins w:id="1740" w:author="L" w:date="2026-08-07T16:35:29Z">
            <w:del w:id="1741" w:author="LKY" w:date="2026-09-15T17:29:38Z">
              <w:r>
                <w:rPr/>
                <w:fldChar w:fldCharType="begin"/>
              </w:r>
            </w:del>
          </w:ins>
          <w:ins w:id="1742" w:author="L" w:date="2026-08-07T16:35:29Z">
            <w:del w:id="1743" w:author="LKY" w:date="2026-09-15T17:29:38Z">
              <w:r>
                <w:rPr/>
                <w:delInstrText xml:space="preserve"> PAGEREF _Toc24644 \h </w:delInstrText>
              </w:r>
            </w:del>
          </w:ins>
          <w:ins w:id="1744" w:author="L" w:date="2026-08-07T16:35:29Z">
            <w:del w:id="1745" w:author="LKY" w:date="2026-09-15T17:29:38Z">
              <w:r>
                <w:rPr/>
                <w:fldChar w:fldCharType="separate"/>
              </w:r>
            </w:del>
          </w:ins>
          <w:ins w:id="1746" w:author="L" w:date="2026-08-07T16:35:29Z">
            <w:del w:id="1747" w:author="LKY" w:date="2026-09-15T17:29:38Z">
              <w:r>
                <w:rPr/>
                <w:delText>41</w:delText>
              </w:r>
            </w:del>
          </w:ins>
          <w:ins w:id="1748" w:author="L" w:date="2026-08-07T16:35:29Z">
            <w:del w:id="1749" w:author="LKY" w:date="2026-09-15T17:29:38Z">
              <w:r>
                <w:rPr/>
                <w:fldChar w:fldCharType="end"/>
              </w:r>
            </w:del>
          </w:ins>
          <w:ins w:id="1750" w:author="L" w:date="2026-08-07T16:35:29Z">
            <w:del w:id="1751" w:author="LKY" w:date="2026-09-15T17:29:38Z">
              <w:r>
                <w:rPr/>
                <w:fldChar w:fldCharType="end"/>
              </w:r>
            </w:del>
          </w:ins>
        </w:p>
        <w:p w14:paraId="0902887D">
          <w:pPr>
            <w:pStyle w:val="7"/>
            <w:tabs>
              <w:tab w:val="right" w:leader="dot" w:pos="8306"/>
            </w:tabs>
            <w:rPr>
              <w:ins w:id="1752" w:author="L" w:date="2026-08-07T16:35:29Z"/>
              <w:del w:id="1753" w:author="LKY" w:date="2026-09-15T17:29:38Z"/>
            </w:rPr>
          </w:pPr>
          <w:ins w:id="1754" w:author="L" w:date="2026-08-07T16:35:29Z">
            <w:del w:id="1755" w:author="LKY" w:date="2026-09-15T17:29:38Z">
              <w:r>
                <w:rPr/>
                <w:fldChar w:fldCharType="begin"/>
              </w:r>
            </w:del>
          </w:ins>
          <w:ins w:id="1756" w:author="L" w:date="2026-08-07T16:35:29Z">
            <w:del w:id="1757" w:author="LKY" w:date="2026-09-15T17:29:38Z">
              <w:r>
                <w:rPr/>
                <w:delInstrText xml:space="preserve"> HYPERLINK \l _Toc14049 </w:delInstrText>
              </w:r>
            </w:del>
          </w:ins>
          <w:ins w:id="1758" w:author="L" w:date="2026-08-07T16:35:29Z">
            <w:del w:id="1759" w:author="LKY" w:date="2026-09-15T17:29:38Z">
              <w:r>
                <w:rPr/>
                <w:fldChar w:fldCharType="separate"/>
              </w:r>
            </w:del>
          </w:ins>
          <w:ins w:id="1760" w:author="L" w:date="2026-08-07T16:35:29Z">
            <w:del w:id="1761" w:author="LKY" w:date="2026-09-15T17:29:38Z">
              <w:r>
                <w:rPr>
                  <w:rFonts w:hint="eastAsia" w:ascii="Times New Roman" w:hAnsi="Times New Roman"/>
                  <w:bCs/>
                  <w:szCs w:val="28"/>
                  <w:lang w:val="en-US" w:eastAsia="zh-CN"/>
                </w:rPr>
                <w:delText>4.2.2系统烧录</w:delText>
              </w:r>
            </w:del>
          </w:ins>
          <w:ins w:id="1762" w:author="L" w:date="2026-08-07T16:35:29Z">
            <w:del w:id="1763" w:author="LKY" w:date="2026-09-15T17:29:38Z">
              <w:r>
                <w:rPr/>
                <w:tab/>
              </w:r>
            </w:del>
          </w:ins>
          <w:ins w:id="1764" w:author="L" w:date="2026-08-07T16:35:29Z">
            <w:del w:id="1765" w:author="LKY" w:date="2026-09-15T17:29:38Z">
              <w:r>
                <w:rPr/>
                <w:fldChar w:fldCharType="begin"/>
              </w:r>
            </w:del>
          </w:ins>
          <w:ins w:id="1766" w:author="L" w:date="2026-08-07T16:35:29Z">
            <w:del w:id="1767" w:author="LKY" w:date="2026-09-15T17:29:38Z">
              <w:r>
                <w:rPr/>
                <w:delInstrText xml:space="preserve"> PAGEREF _Toc14049 \h </w:delInstrText>
              </w:r>
            </w:del>
          </w:ins>
          <w:ins w:id="1768" w:author="L" w:date="2026-08-07T16:35:29Z">
            <w:del w:id="1769" w:author="LKY" w:date="2026-09-15T17:29:38Z">
              <w:r>
                <w:rPr/>
                <w:fldChar w:fldCharType="separate"/>
              </w:r>
            </w:del>
          </w:ins>
          <w:ins w:id="1770" w:author="L" w:date="2026-08-07T16:35:29Z">
            <w:del w:id="1771" w:author="LKY" w:date="2026-09-15T17:29:38Z">
              <w:r>
                <w:rPr/>
                <w:delText>45</w:delText>
              </w:r>
            </w:del>
          </w:ins>
          <w:ins w:id="1772" w:author="L" w:date="2026-08-07T16:35:29Z">
            <w:del w:id="1773" w:author="LKY" w:date="2026-09-15T17:29:38Z">
              <w:r>
                <w:rPr/>
                <w:fldChar w:fldCharType="end"/>
              </w:r>
            </w:del>
          </w:ins>
          <w:ins w:id="1774" w:author="L" w:date="2026-08-07T16:35:29Z">
            <w:del w:id="1775" w:author="LKY" w:date="2026-09-15T17:29:38Z">
              <w:r>
                <w:rPr/>
                <w:fldChar w:fldCharType="end"/>
              </w:r>
            </w:del>
          </w:ins>
        </w:p>
        <w:p w14:paraId="42F46879">
          <w:pPr>
            <w:pStyle w:val="10"/>
            <w:tabs>
              <w:tab w:val="right" w:leader="dot" w:pos="8306"/>
            </w:tabs>
            <w:rPr>
              <w:ins w:id="1776" w:author="L" w:date="2026-08-07T16:35:29Z"/>
              <w:del w:id="1777" w:author="LKY" w:date="2026-09-15T17:29:38Z"/>
            </w:rPr>
          </w:pPr>
          <w:ins w:id="1778" w:author="L" w:date="2026-08-07T16:35:29Z">
            <w:del w:id="1779" w:author="LKY" w:date="2026-09-15T17:29:38Z">
              <w:r>
                <w:rPr/>
                <w:fldChar w:fldCharType="begin"/>
              </w:r>
            </w:del>
          </w:ins>
          <w:ins w:id="1780" w:author="L" w:date="2026-08-07T16:35:29Z">
            <w:del w:id="1781" w:author="LKY" w:date="2026-09-15T17:29:38Z">
              <w:r>
                <w:rPr/>
                <w:delInstrText xml:space="preserve"> HYPERLINK \l _Toc20363 </w:delInstrText>
              </w:r>
            </w:del>
          </w:ins>
          <w:ins w:id="1782" w:author="L" w:date="2026-08-07T16:35:29Z">
            <w:del w:id="1783" w:author="LKY" w:date="2026-09-15T17:29:38Z">
              <w:r>
                <w:rPr/>
                <w:fldChar w:fldCharType="separate"/>
              </w:r>
            </w:del>
          </w:ins>
          <w:ins w:id="1784" w:author="L" w:date="2026-08-07T16:35:29Z">
            <w:del w:id="1785" w:author="LKY" w:date="2026-09-15T17:29:38Z">
              <w:r>
                <w:rPr>
                  <w:rFonts w:hint="eastAsia" w:ascii="Times New Roman" w:hAnsi="Times New Roman"/>
                  <w:lang w:val="en-US" w:eastAsia="zh-CN"/>
                </w:rPr>
                <w:delText>5.导轨安装</w:delText>
              </w:r>
            </w:del>
          </w:ins>
          <w:ins w:id="1786" w:author="L" w:date="2026-08-07T16:35:29Z">
            <w:del w:id="1787" w:author="LKY" w:date="2026-09-15T17:29:38Z">
              <w:r>
                <w:rPr/>
                <w:tab/>
              </w:r>
            </w:del>
          </w:ins>
          <w:ins w:id="1788" w:author="L" w:date="2026-08-07T16:35:29Z">
            <w:del w:id="1789" w:author="LKY" w:date="2026-09-15T17:29:38Z">
              <w:r>
                <w:rPr/>
                <w:fldChar w:fldCharType="begin"/>
              </w:r>
            </w:del>
          </w:ins>
          <w:ins w:id="1790" w:author="L" w:date="2026-08-07T16:35:29Z">
            <w:del w:id="1791" w:author="LKY" w:date="2026-09-15T17:29:38Z">
              <w:r>
                <w:rPr/>
                <w:delInstrText xml:space="preserve"> PAGEREF _Toc20363 \h </w:delInstrText>
              </w:r>
            </w:del>
          </w:ins>
          <w:ins w:id="1792" w:author="L" w:date="2026-08-07T16:35:29Z">
            <w:del w:id="1793" w:author="LKY" w:date="2026-09-15T17:29:38Z">
              <w:r>
                <w:rPr/>
                <w:fldChar w:fldCharType="separate"/>
              </w:r>
            </w:del>
          </w:ins>
          <w:ins w:id="1794" w:author="L" w:date="2026-08-07T16:35:29Z">
            <w:del w:id="1795" w:author="LKY" w:date="2026-09-15T17:29:38Z">
              <w:r>
                <w:rPr/>
                <w:delText>46</w:delText>
              </w:r>
            </w:del>
          </w:ins>
          <w:ins w:id="1796" w:author="L" w:date="2026-08-07T16:35:29Z">
            <w:del w:id="1797" w:author="LKY" w:date="2026-09-15T17:29:38Z">
              <w:r>
                <w:rPr/>
                <w:fldChar w:fldCharType="end"/>
              </w:r>
            </w:del>
          </w:ins>
          <w:ins w:id="1798" w:author="L" w:date="2026-08-07T16:35:29Z">
            <w:del w:id="1799" w:author="LKY" w:date="2026-09-15T17:29:38Z">
              <w:r>
                <w:rPr/>
                <w:fldChar w:fldCharType="end"/>
              </w:r>
            </w:del>
          </w:ins>
        </w:p>
        <w:p w14:paraId="2057AB8B">
          <w:pPr>
            <w:pStyle w:val="10"/>
            <w:tabs>
              <w:tab w:val="right" w:leader="dot" w:pos="8306"/>
            </w:tabs>
            <w:rPr>
              <w:ins w:id="1800" w:author="L" w:date="2026-08-07T16:35:29Z"/>
              <w:del w:id="1801" w:author="LKY" w:date="2026-09-15T17:29:38Z"/>
            </w:rPr>
          </w:pPr>
          <w:ins w:id="1802" w:author="L" w:date="2026-08-07T16:35:29Z">
            <w:del w:id="1803" w:author="LKY" w:date="2026-09-15T17:29:38Z">
              <w:r>
                <w:rPr/>
                <w:fldChar w:fldCharType="begin"/>
              </w:r>
            </w:del>
          </w:ins>
          <w:ins w:id="1804" w:author="L" w:date="2026-08-07T16:35:29Z">
            <w:del w:id="1805" w:author="LKY" w:date="2026-09-15T17:29:38Z">
              <w:r>
                <w:rPr/>
                <w:delInstrText xml:space="preserve"> HYPERLINK \l _Toc27006 </w:delInstrText>
              </w:r>
            </w:del>
          </w:ins>
          <w:ins w:id="1806" w:author="L" w:date="2026-08-07T16:35:29Z">
            <w:del w:id="1807" w:author="LKY" w:date="2026-09-15T17:29:38Z">
              <w:r>
                <w:rPr/>
                <w:fldChar w:fldCharType="separate"/>
              </w:r>
            </w:del>
          </w:ins>
          <w:ins w:id="1808" w:author="L" w:date="2026-08-07T16:35:29Z">
            <w:del w:id="1809" w:author="LKY" w:date="2026-09-15T17:29:38Z">
              <w:r>
                <w:rPr>
                  <w:rFonts w:hint="eastAsia" w:ascii="Times New Roman" w:hAnsi="Times New Roman"/>
                  <w:lang w:val="en-US" w:eastAsia="zh-CN"/>
                </w:rPr>
                <w:delText>6.软件支持</w:delText>
              </w:r>
            </w:del>
          </w:ins>
          <w:ins w:id="1810" w:author="L" w:date="2026-08-07T16:35:29Z">
            <w:del w:id="1811" w:author="LKY" w:date="2026-09-15T17:29:38Z">
              <w:r>
                <w:rPr/>
                <w:tab/>
              </w:r>
            </w:del>
          </w:ins>
          <w:ins w:id="1812" w:author="L" w:date="2026-08-07T16:35:29Z">
            <w:del w:id="1813" w:author="LKY" w:date="2026-09-15T17:29:38Z">
              <w:r>
                <w:rPr/>
                <w:fldChar w:fldCharType="begin"/>
              </w:r>
            </w:del>
          </w:ins>
          <w:ins w:id="1814" w:author="L" w:date="2026-08-07T16:35:29Z">
            <w:del w:id="1815" w:author="LKY" w:date="2026-09-15T17:29:38Z">
              <w:r>
                <w:rPr/>
                <w:delInstrText xml:space="preserve"> PAGEREF _Toc27006 \h </w:delInstrText>
              </w:r>
            </w:del>
          </w:ins>
          <w:ins w:id="1816" w:author="L" w:date="2026-08-07T16:35:29Z">
            <w:del w:id="1817" w:author="LKY" w:date="2026-09-15T17:29:38Z">
              <w:r>
                <w:rPr/>
                <w:fldChar w:fldCharType="separate"/>
              </w:r>
            </w:del>
          </w:ins>
          <w:ins w:id="1818" w:author="L" w:date="2026-08-07T16:35:29Z">
            <w:del w:id="1819" w:author="LKY" w:date="2026-09-15T17:29:38Z">
              <w:r>
                <w:rPr/>
                <w:delText>47</w:delText>
              </w:r>
            </w:del>
          </w:ins>
          <w:ins w:id="1820" w:author="L" w:date="2026-08-07T16:35:29Z">
            <w:del w:id="1821" w:author="LKY" w:date="2026-09-15T17:29:38Z">
              <w:r>
                <w:rPr/>
                <w:fldChar w:fldCharType="end"/>
              </w:r>
            </w:del>
          </w:ins>
          <w:ins w:id="1822" w:author="L" w:date="2026-08-07T16:35:29Z">
            <w:del w:id="1823" w:author="LKY" w:date="2026-09-15T17:29:38Z">
              <w:r>
                <w:rPr/>
                <w:fldChar w:fldCharType="end"/>
              </w:r>
            </w:del>
          </w:ins>
        </w:p>
        <w:p w14:paraId="6764BD50">
          <w:pPr>
            <w:pStyle w:val="10"/>
            <w:tabs>
              <w:tab w:val="right" w:leader="dot" w:pos="8306"/>
            </w:tabs>
            <w:rPr>
              <w:ins w:id="1824" w:author="L" w:date="2026-08-07T16:35:29Z"/>
              <w:del w:id="1825" w:author="LKY" w:date="2026-09-15T17:29:38Z"/>
            </w:rPr>
          </w:pPr>
          <w:ins w:id="1826" w:author="L" w:date="2026-08-07T16:35:29Z">
            <w:del w:id="1827" w:author="LKY" w:date="2026-09-15T17:29:38Z">
              <w:r>
                <w:rPr/>
                <w:fldChar w:fldCharType="begin"/>
              </w:r>
            </w:del>
          </w:ins>
          <w:ins w:id="1828" w:author="L" w:date="2026-08-07T16:35:29Z">
            <w:del w:id="1829" w:author="LKY" w:date="2026-09-15T17:29:38Z">
              <w:r>
                <w:rPr/>
                <w:delInstrText xml:space="preserve"> HYPERLINK \l _Toc898 </w:delInstrText>
              </w:r>
            </w:del>
          </w:ins>
          <w:ins w:id="1830" w:author="L" w:date="2026-08-07T16:35:29Z">
            <w:del w:id="1831" w:author="LKY" w:date="2026-09-15T17:29:38Z">
              <w:r>
                <w:rPr/>
                <w:fldChar w:fldCharType="separate"/>
              </w:r>
            </w:del>
          </w:ins>
          <w:ins w:id="1832" w:author="L" w:date="2026-08-07T16:35:29Z">
            <w:del w:id="1833" w:author="LKY" w:date="2026-09-15T17:29:38Z">
              <w:r>
                <w:rPr>
                  <w:rFonts w:hint="eastAsia" w:ascii="Times New Roman" w:hAnsi="Times New Roman"/>
                  <w:lang w:val="en-US" w:eastAsia="zh-CN"/>
                </w:rPr>
                <w:delText>7.保修条款</w:delText>
              </w:r>
            </w:del>
          </w:ins>
          <w:ins w:id="1834" w:author="L" w:date="2026-08-07T16:35:29Z">
            <w:del w:id="1835" w:author="LKY" w:date="2026-09-15T17:29:38Z">
              <w:r>
                <w:rPr/>
                <w:tab/>
              </w:r>
            </w:del>
          </w:ins>
          <w:ins w:id="1836" w:author="L" w:date="2026-08-07T16:35:29Z">
            <w:del w:id="1837" w:author="LKY" w:date="2026-09-15T17:29:38Z">
              <w:r>
                <w:rPr/>
                <w:fldChar w:fldCharType="begin"/>
              </w:r>
            </w:del>
          </w:ins>
          <w:ins w:id="1838" w:author="L" w:date="2026-08-07T16:35:29Z">
            <w:del w:id="1839" w:author="LKY" w:date="2026-09-15T17:29:38Z">
              <w:r>
                <w:rPr/>
                <w:delInstrText xml:space="preserve"> PAGEREF _Toc898 \h </w:delInstrText>
              </w:r>
            </w:del>
          </w:ins>
          <w:ins w:id="1840" w:author="L" w:date="2026-08-07T16:35:29Z">
            <w:del w:id="1841" w:author="LKY" w:date="2026-09-15T17:29:38Z">
              <w:r>
                <w:rPr/>
                <w:fldChar w:fldCharType="separate"/>
              </w:r>
            </w:del>
          </w:ins>
          <w:ins w:id="1842" w:author="L" w:date="2026-08-07T16:35:29Z">
            <w:del w:id="1843" w:author="LKY" w:date="2026-09-15T17:29:38Z">
              <w:r>
                <w:rPr/>
                <w:delText>48</w:delText>
              </w:r>
            </w:del>
          </w:ins>
          <w:ins w:id="1844" w:author="L" w:date="2026-08-07T16:35:29Z">
            <w:del w:id="1845" w:author="LKY" w:date="2026-09-15T17:29:38Z">
              <w:r>
                <w:rPr/>
                <w:fldChar w:fldCharType="end"/>
              </w:r>
            </w:del>
          </w:ins>
          <w:ins w:id="1846" w:author="L" w:date="2026-08-07T16:35:29Z">
            <w:del w:id="1847" w:author="LKY" w:date="2026-09-15T17:29:38Z">
              <w:r>
                <w:rPr/>
                <w:fldChar w:fldCharType="end"/>
              </w:r>
            </w:del>
          </w:ins>
        </w:p>
        <w:p w14:paraId="65FFD099">
          <w:pPr>
            <w:pStyle w:val="10"/>
            <w:tabs>
              <w:tab w:val="right" w:leader="dot" w:pos="8306"/>
            </w:tabs>
            <w:rPr>
              <w:ins w:id="1848" w:author="L" w:date="2026-08-07T16:35:29Z"/>
              <w:del w:id="1849" w:author="LKY" w:date="2026-09-15T17:29:38Z"/>
            </w:rPr>
          </w:pPr>
          <w:ins w:id="1850" w:author="L" w:date="2026-08-07T16:35:29Z">
            <w:del w:id="1851" w:author="LKY" w:date="2026-09-15T17:29:38Z">
              <w:r>
                <w:rPr/>
                <w:fldChar w:fldCharType="begin"/>
              </w:r>
            </w:del>
          </w:ins>
          <w:ins w:id="1852" w:author="L" w:date="2026-08-07T16:35:29Z">
            <w:del w:id="1853" w:author="LKY" w:date="2026-09-15T17:29:38Z">
              <w:r>
                <w:rPr/>
                <w:delInstrText xml:space="preserve"> HYPERLINK \l _Toc721 </w:delInstrText>
              </w:r>
            </w:del>
          </w:ins>
          <w:ins w:id="1854" w:author="L" w:date="2026-08-07T16:35:29Z">
            <w:del w:id="1855" w:author="LKY" w:date="2026-09-15T17:29:38Z">
              <w:r>
                <w:rPr/>
                <w:fldChar w:fldCharType="separate"/>
              </w:r>
            </w:del>
          </w:ins>
          <w:ins w:id="1856" w:author="L" w:date="2026-08-07T16:35:29Z">
            <w:del w:id="1857" w:author="LKY" w:date="2026-09-15T17:29:38Z">
              <w:r>
                <w:rPr>
                  <w:rFonts w:hint="eastAsia"/>
                  <w:lang w:val="en-US" w:eastAsia="zh-CN"/>
                </w:rPr>
                <w:delText>8.技术支持</w:delText>
              </w:r>
            </w:del>
          </w:ins>
          <w:ins w:id="1858" w:author="L" w:date="2026-08-07T16:35:29Z">
            <w:del w:id="1859" w:author="LKY" w:date="2026-09-15T17:29:38Z">
              <w:r>
                <w:rPr/>
                <w:tab/>
              </w:r>
            </w:del>
          </w:ins>
          <w:ins w:id="1860" w:author="L" w:date="2026-08-07T16:35:29Z">
            <w:del w:id="1861" w:author="LKY" w:date="2026-09-15T17:29:38Z">
              <w:r>
                <w:rPr/>
                <w:fldChar w:fldCharType="begin"/>
              </w:r>
            </w:del>
          </w:ins>
          <w:ins w:id="1862" w:author="L" w:date="2026-08-07T16:35:29Z">
            <w:del w:id="1863" w:author="LKY" w:date="2026-09-15T17:29:38Z">
              <w:r>
                <w:rPr/>
                <w:delInstrText xml:space="preserve"> PAGEREF _Toc721 \h </w:delInstrText>
              </w:r>
            </w:del>
          </w:ins>
          <w:ins w:id="1864" w:author="L" w:date="2026-08-07T16:35:29Z">
            <w:del w:id="1865" w:author="LKY" w:date="2026-09-15T17:29:38Z">
              <w:r>
                <w:rPr/>
                <w:fldChar w:fldCharType="separate"/>
              </w:r>
            </w:del>
          </w:ins>
          <w:ins w:id="1866" w:author="L" w:date="2026-08-07T16:35:29Z">
            <w:del w:id="1867" w:author="LKY" w:date="2026-09-15T17:29:38Z">
              <w:r>
                <w:rPr/>
                <w:delText>48</w:delText>
              </w:r>
            </w:del>
          </w:ins>
          <w:ins w:id="1868" w:author="L" w:date="2026-08-07T16:35:29Z">
            <w:del w:id="1869" w:author="LKY" w:date="2026-09-15T17:29:38Z">
              <w:r>
                <w:rPr/>
                <w:fldChar w:fldCharType="end"/>
              </w:r>
            </w:del>
          </w:ins>
          <w:ins w:id="1870" w:author="L" w:date="2026-08-07T16:35:29Z">
            <w:del w:id="1871" w:author="LKY" w:date="2026-09-15T17:29:38Z">
              <w:r>
                <w:rPr/>
                <w:fldChar w:fldCharType="end"/>
              </w:r>
            </w:del>
          </w:ins>
        </w:p>
        <w:p w14:paraId="20075421">
          <w:pPr>
            <w:pStyle w:val="10"/>
            <w:tabs>
              <w:tab w:val="right" w:leader="dot" w:pos="8306"/>
            </w:tabs>
            <w:rPr>
              <w:ins w:id="1872" w:author="L" w:date="2026-08-07T16:35:29Z"/>
              <w:del w:id="1873" w:author="LKY" w:date="2026-09-15T17:29:38Z"/>
            </w:rPr>
          </w:pPr>
          <w:ins w:id="1874" w:author="L" w:date="2026-08-07T16:35:29Z">
            <w:del w:id="1875" w:author="LKY" w:date="2026-09-15T17:29:38Z">
              <w:r>
                <w:rPr/>
                <w:fldChar w:fldCharType="begin"/>
              </w:r>
            </w:del>
          </w:ins>
          <w:ins w:id="1876" w:author="L" w:date="2026-08-07T16:35:29Z">
            <w:del w:id="1877" w:author="LKY" w:date="2026-09-15T17:29:38Z">
              <w:r>
                <w:rPr/>
                <w:delInstrText xml:space="preserve"> HYPERLINK \l _Toc19970 </w:delInstrText>
              </w:r>
            </w:del>
          </w:ins>
          <w:ins w:id="1878" w:author="L" w:date="2026-08-07T16:35:29Z">
            <w:del w:id="1879" w:author="LKY" w:date="2026-09-15T17:29:38Z">
              <w:r>
                <w:rPr/>
                <w:fldChar w:fldCharType="separate"/>
              </w:r>
            </w:del>
          </w:ins>
          <w:ins w:id="1880" w:author="L" w:date="2026-08-07T16:35:29Z">
            <w:del w:id="1881" w:author="LKY" w:date="2026-09-15T17:29:38Z">
              <w:r>
                <w:rPr>
                  <w:rFonts w:hint="eastAsia"/>
                  <w:lang w:val="en-US" w:eastAsia="zh-CN"/>
                </w:rPr>
                <w:delText>附录1.GPIO端口</w:delText>
              </w:r>
            </w:del>
          </w:ins>
          <w:ins w:id="1882" w:author="L" w:date="2026-08-07T16:35:29Z">
            <w:del w:id="1883" w:author="LKY" w:date="2026-09-15T17:29:38Z">
              <w:r>
                <w:rPr/>
                <w:tab/>
              </w:r>
            </w:del>
          </w:ins>
          <w:ins w:id="1884" w:author="L" w:date="2026-08-07T16:35:29Z">
            <w:del w:id="1885" w:author="LKY" w:date="2026-09-15T17:29:38Z">
              <w:r>
                <w:rPr/>
                <w:fldChar w:fldCharType="begin"/>
              </w:r>
            </w:del>
          </w:ins>
          <w:ins w:id="1886" w:author="L" w:date="2026-08-07T16:35:29Z">
            <w:del w:id="1887" w:author="LKY" w:date="2026-09-15T17:29:38Z">
              <w:r>
                <w:rPr/>
                <w:delInstrText xml:space="preserve"> PAGEREF _Toc19970 \h </w:delInstrText>
              </w:r>
            </w:del>
          </w:ins>
          <w:ins w:id="1888" w:author="L" w:date="2026-08-07T16:35:29Z">
            <w:del w:id="1889" w:author="LKY" w:date="2026-09-15T17:29:38Z">
              <w:r>
                <w:rPr/>
                <w:fldChar w:fldCharType="separate"/>
              </w:r>
            </w:del>
          </w:ins>
          <w:ins w:id="1890" w:author="L" w:date="2026-08-07T16:35:29Z">
            <w:del w:id="1891" w:author="LKY" w:date="2026-09-15T17:29:38Z">
              <w:r>
                <w:rPr/>
                <w:delText>49</w:delText>
              </w:r>
            </w:del>
          </w:ins>
          <w:ins w:id="1892" w:author="L" w:date="2026-08-07T16:35:29Z">
            <w:del w:id="1893" w:author="LKY" w:date="2026-09-15T17:29:38Z">
              <w:r>
                <w:rPr/>
                <w:fldChar w:fldCharType="end"/>
              </w:r>
            </w:del>
          </w:ins>
          <w:ins w:id="1894" w:author="L" w:date="2026-08-07T16:35:29Z">
            <w:del w:id="1895" w:author="LKY" w:date="2026-09-15T17:29:38Z">
              <w:r>
                <w:rPr/>
                <w:fldChar w:fldCharType="end"/>
              </w:r>
            </w:del>
          </w:ins>
        </w:p>
        <w:p w14:paraId="243CC075">
          <w:pPr>
            <w:pStyle w:val="10"/>
            <w:tabs>
              <w:tab w:val="right" w:leader="dot" w:pos="8306"/>
            </w:tabs>
            <w:rPr>
              <w:ins w:id="1896" w:author="LKY" w:date="2026-09-15T17:29:38Z"/>
            </w:rPr>
          </w:pPr>
          <w:ins w:id="1897" w:author="LKY" w:date="2026-09-15T17:29:38Z">
            <w:r>
              <w:rPr/>
              <w:fldChar w:fldCharType="begin"/>
            </w:r>
          </w:ins>
          <w:ins w:id="1898" w:author="LKY" w:date="2026-09-15T17:29:38Z">
            <w:r>
              <w:rPr/>
              <w:instrText xml:space="preserve"> HYPERLINK \l _Toc20479 </w:instrText>
            </w:r>
          </w:ins>
          <w:ins w:id="1899" w:author="LKY" w:date="2026-09-15T17:29:38Z">
            <w:r>
              <w:rPr/>
              <w:fldChar w:fldCharType="separate"/>
            </w:r>
          </w:ins>
          <w:ins w:id="1900" w:author="LKY" w:date="2026-09-15T17:29:38Z">
            <w:r>
              <w:rPr>
                <w:rFonts w:hint="eastAsia" w:ascii="Times New Roman" w:hAnsi="Times New Roman" w:eastAsia="宋体" w:cs="宋体"/>
                <w:bCs/>
                <w:iCs/>
                <w:szCs w:val="24"/>
                <w:lang w:val="en-US" w:eastAsia="zh-CN"/>
              </w:rPr>
              <w:t>前言</w:t>
            </w:r>
          </w:ins>
          <w:ins w:id="1901" w:author="LKY" w:date="2026-09-15T17:29:38Z">
            <w:r>
              <w:rPr/>
              <w:tab/>
            </w:r>
          </w:ins>
          <w:ins w:id="1902" w:author="LKY" w:date="2026-09-15T17:29:38Z">
            <w:r>
              <w:rPr/>
              <w:fldChar w:fldCharType="begin"/>
            </w:r>
          </w:ins>
          <w:ins w:id="1903" w:author="LKY" w:date="2026-09-15T17:29:38Z">
            <w:r>
              <w:rPr/>
              <w:instrText xml:space="preserve"> PAGEREF _Toc20479 \h </w:instrText>
            </w:r>
          </w:ins>
          <w:ins w:id="1904" w:author="LKY" w:date="2026-09-15T17:29:38Z">
            <w:r>
              <w:rPr/>
              <w:fldChar w:fldCharType="separate"/>
            </w:r>
          </w:ins>
          <w:ins w:id="1905" w:author="LKY" w:date="2026-09-15T17:29:38Z">
            <w:r>
              <w:rPr/>
              <w:t>4</w:t>
            </w:r>
          </w:ins>
          <w:ins w:id="1906" w:author="LKY" w:date="2026-09-15T17:29:38Z">
            <w:r>
              <w:rPr/>
              <w:fldChar w:fldCharType="end"/>
            </w:r>
          </w:ins>
          <w:ins w:id="1907" w:author="LKY" w:date="2026-09-15T17:29:38Z">
            <w:r>
              <w:rPr/>
              <w:fldChar w:fldCharType="end"/>
            </w:r>
          </w:ins>
        </w:p>
        <w:p w14:paraId="48717852">
          <w:pPr>
            <w:pStyle w:val="10"/>
            <w:tabs>
              <w:tab w:val="right" w:leader="dot" w:pos="8306"/>
            </w:tabs>
            <w:rPr>
              <w:ins w:id="1908" w:author="LKY" w:date="2026-09-15T17:29:38Z"/>
            </w:rPr>
          </w:pPr>
          <w:ins w:id="1909" w:author="LKY" w:date="2026-09-15T17:29:38Z">
            <w:r>
              <w:rPr/>
              <w:fldChar w:fldCharType="begin"/>
            </w:r>
          </w:ins>
          <w:ins w:id="1910" w:author="LKY" w:date="2026-09-15T17:29:38Z">
            <w:r>
              <w:rPr/>
              <w:instrText xml:space="preserve"> HYPERLINK \l _Toc10736 </w:instrText>
            </w:r>
          </w:ins>
          <w:ins w:id="1911" w:author="LKY" w:date="2026-09-15T17:29:38Z">
            <w:r>
              <w:rPr/>
              <w:fldChar w:fldCharType="separate"/>
            </w:r>
          </w:ins>
          <w:ins w:id="1912" w:author="LKY" w:date="2026-09-15T17:29:38Z">
            <w:r>
              <w:rPr>
                <w:rFonts w:hint="eastAsia" w:ascii="Times New Roman" w:hAnsi="Times New Roman" w:cstheme="minorEastAsia"/>
                <w:bCs/>
                <w:szCs w:val="44"/>
                <w:lang w:val="en-US" w:eastAsia="zh-CN"/>
              </w:rPr>
              <w:t>1.产品简介</w:t>
            </w:r>
          </w:ins>
          <w:ins w:id="1913" w:author="LKY" w:date="2026-09-15T17:29:38Z">
            <w:r>
              <w:rPr/>
              <w:tab/>
            </w:r>
          </w:ins>
          <w:ins w:id="1914" w:author="LKY" w:date="2026-09-15T17:29:38Z">
            <w:r>
              <w:rPr/>
              <w:fldChar w:fldCharType="begin"/>
            </w:r>
          </w:ins>
          <w:ins w:id="1915" w:author="LKY" w:date="2026-09-15T17:29:38Z">
            <w:r>
              <w:rPr/>
              <w:instrText xml:space="preserve"> PAGEREF _Toc10736 \h </w:instrText>
            </w:r>
          </w:ins>
          <w:ins w:id="1916" w:author="LKY" w:date="2026-09-15T17:29:38Z">
            <w:r>
              <w:rPr/>
              <w:fldChar w:fldCharType="separate"/>
            </w:r>
          </w:ins>
          <w:ins w:id="1917" w:author="LKY" w:date="2026-09-15T17:29:38Z">
            <w:r>
              <w:rPr/>
              <w:t>5</w:t>
            </w:r>
          </w:ins>
          <w:ins w:id="1918" w:author="LKY" w:date="2026-09-15T17:29:38Z">
            <w:r>
              <w:rPr/>
              <w:fldChar w:fldCharType="end"/>
            </w:r>
          </w:ins>
          <w:ins w:id="1919" w:author="LKY" w:date="2026-09-15T17:29:38Z">
            <w:r>
              <w:rPr/>
              <w:fldChar w:fldCharType="end"/>
            </w:r>
          </w:ins>
        </w:p>
        <w:p w14:paraId="5C40E2F1">
          <w:pPr>
            <w:pStyle w:val="11"/>
            <w:tabs>
              <w:tab w:val="right" w:leader="dot" w:pos="8306"/>
            </w:tabs>
            <w:rPr>
              <w:ins w:id="1920" w:author="LKY" w:date="2026-09-15T17:29:38Z"/>
            </w:rPr>
          </w:pPr>
          <w:ins w:id="1921" w:author="LKY" w:date="2026-09-15T17:29:38Z">
            <w:r>
              <w:rPr/>
              <w:fldChar w:fldCharType="begin"/>
            </w:r>
          </w:ins>
          <w:ins w:id="1922" w:author="LKY" w:date="2026-09-15T17:29:38Z">
            <w:r>
              <w:rPr/>
              <w:instrText xml:space="preserve"> HYPERLINK \l _Toc5501 </w:instrText>
            </w:r>
          </w:ins>
          <w:ins w:id="1923" w:author="LKY" w:date="2026-09-15T17:29:38Z">
            <w:r>
              <w:rPr/>
              <w:fldChar w:fldCharType="separate"/>
            </w:r>
          </w:ins>
          <w:ins w:id="1924" w:author="LKY" w:date="2026-09-15T17:29:38Z">
            <w:r>
              <w:rPr>
                <w:rFonts w:hint="eastAsia" w:ascii="Times New Roman" w:hAnsi="Times New Roman" w:cstheme="minorEastAsia"/>
                <w:bCs/>
                <w:szCs w:val="32"/>
                <w:lang w:val="en-US" w:eastAsia="zh-CN"/>
              </w:rPr>
              <w:t>1.1 概述</w:t>
            </w:r>
          </w:ins>
          <w:ins w:id="1925" w:author="LKY" w:date="2026-09-15T17:29:38Z">
            <w:r>
              <w:rPr/>
              <w:tab/>
            </w:r>
          </w:ins>
          <w:ins w:id="1926" w:author="LKY" w:date="2026-09-15T17:29:38Z">
            <w:r>
              <w:rPr/>
              <w:fldChar w:fldCharType="begin"/>
            </w:r>
          </w:ins>
          <w:ins w:id="1927" w:author="LKY" w:date="2026-09-15T17:29:38Z">
            <w:r>
              <w:rPr/>
              <w:instrText xml:space="preserve"> PAGEREF _Toc5501 \h </w:instrText>
            </w:r>
          </w:ins>
          <w:ins w:id="1928" w:author="LKY" w:date="2026-09-15T17:29:38Z">
            <w:r>
              <w:rPr/>
              <w:fldChar w:fldCharType="separate"/>
            </w:r>
          </w:ins>
          <w:ins w:id="1929" w:author="LKY" w:date="2026-09-15T17:29:38Z">
            <w:r>
              <w:rPr/>
              <w:t>5</w:t>
            </w:r>
          </w:ins>
          <w:ins w:id="1930" w:author="LKY" w:date="2026-09-15T17:29:38Z">
            <w:r>
              <w:rPr/>
              <w:fldChar w:fldCharType="end"/>
            </w:r>
          </w:ins>
          <w:ins w:id="1931" w:author="LKY" w:date="2026-09-15T17:29:38Z">
            <w:r>
              <w:rPr/>
              <w:fldChar w:fldCharType="end"/>
            </w:r>
          </w:ins>
        </w:p>
        <w:p w14:paraId="13CAD79C">
          <w:pPr>
            <w:pStyle w:val="11"/>
            <w:tabs>
              <w:tab w:val="right" w:leader="dot" w:pos="8306"/>
            </w:tabs>
            <w:rPr>
              <w:ins w:id="1932" w:author="LKY" w:date="2026-09-15T17:29:38Z"/>
            </w:rPr>
          </w:pPr>
          <w:ins w:id="1933" w:author="LKY" w:date="2026-09-15T17:29:38Z">
            <w:r>
              <w:rPr/>
              <w:fldChar w:fldCharType="begin"/>
            </w:r>
          </w:ins>
          <w:ins w:id="1934" w:author="LKY" w:date="2026-09-15T17:29:38Z">
            <w:r>
              <w:rPr/>
              <w:instrText xml:space="preserve"> HYPERLINK \l _Toc2215 </w:instrText>
            </w:r>
          </w:ins>
          <w:ins w:id="1935" w:author="LKY" w:date="2026-09-15T17:29:38Z">
            <w:r>
              <w:rPr/>
              <w:fldChar w:fldCharType="separate"/>
            </w:r>
          </w:ins>
          <w:ins w:id="1936" w:author="LKY" w:date="2026-09-15T17:29:38Z">
            <w:r>
              <w:rPr>
                <w:rFonts w:hint="eastAsia" w:ascii="Times New Roman" w:hAnsi="Times New Roman" w:eastAsia="宋体" w:cs="宋体"/>
                <w:bCs/>
                <w:iCs/>
                <w:kern w:val="2"/>
                <w:szCs w:val="32"/>
                <w:lang w:val="en-US" w:eastAsia="zh-CN" w:bidi="ar-SA"/>
              </w:rPr>
              <w:t>1.2外形尺寸</w:t>
            </w:r>
          </w:ins>
          <w:ins w:id="1937" w:author="LKY" w:date="2026-09-15T17:29:38Z">
            <w:r>
              <w:rPr/>
              <w:tab/>
            </w:r>
          </w:ins>
          <w:ins w:id="1938" w:author="LKY" w:date="2026-09-15T17:29:38Z">
            <w:r>
              <w:rPr/>
              <w:fldChar w:fldCharType="begin"/>
            </w:r>
          </w:ins>
          <w:ins w:id="1939" w:author="LKY" w:date="2026-09-15T17:29:38Z">
            <w:r>
              <w:rPr/>
              <w:instrText xml:space="preserve"> PAGEREF _Toc2215 \h </w:instrText>
            </w:r>
          </w:ins>
          <w:ins w:id="1940" w:author="LKY" w:date="2026-09-15T17:29:38Z">
            <w:r>
              <w:rPr/>
              <w:fldChar w:fldCharType="separate"/>
            </w:r>
          </w:ins>
          <w:ins w:id="1941" w:author="LKY" w:date="2026-09-15T17:29:38Z">
            <w:r>
              <w:rPr/>
              <w:t>5</w:t>
            </w:r>
          </w:ins>
          <w:ins w:id="1942" w:author="LKY" w:date="2026-09-15T17:29:38Z">
            <w:r>
              <w:rPr/>
              <w:fldChar w:fldCharType="end"/>
            </w:r>
          </w:ins>
          <w:ins w:id="1943" w:author="LKY" w:date="2026-09-15T17:29:38Z">
            <w:r>
              <w:rPr/>
              <w:fldChar w:fldCharType="end"/>
            </w:r>
          </w:ins>
        </w:p>
        <w:p w14:paraId="4C35CE1B">
          <w:pPr>
            <w:pStyle w:val="11"/>
            <w:tabs>
              <w:tab w:val="right" w:leader="dot" w:pos="8306"/>
            </w:tabs>
            <w:rPr>
              <w:ins w:id="1944" w:author="LKY" w:date="2026-09-15T17:29:38Z"/>
            </w:rPr>
          </w:pPr>
          <w:ins w:id="1945" w:author="LKY" w:date="2026-09-15T17:29:38Z">
            <w:r>
              <w:rPr/>
              <w:fldChar w:fldCharType="begin"/>
            </w:r>
          </w:ins>
          <w:ins w:id="1946" w:author="LKY" w:date="2026-09-15T17:29:38Z">
            <w:r>
              <w:rPr/>
              <w:instrText xml:space="preserve"> HYPERLINK \l _Toc26598 </w:instrText>
            </w:r>
          </w:ins>
          <w:ins w:id="1947" w:author="LKY" w:date="2026-09-15T17:29:38Z">
            <w:r>
              <w:rPr/>
              <w:fldChar w:fldCharType="separate"/>
            </w:r>
          </w:ins>
          <w:ins w:id="1948" w:author="LKY" w:date="2026-09-15T17:29:38Z">
            <w:r>
              <w:rPr>
                <w:rFonts w:hint="eastAsia" w:ascii="Times New Roman" w:hAnsi="Times New Roman" w:eastAsia="宋体" w:cs="宋体"/>
                <w:bCs/>
                <w:iCs/>
                <w:szCs w:val="32"/>
                <w:lang w:val="en-US" w:eastAsia="zh-CN"/>
              </w:rPr>
              <w:t>1.3技术参数</w:t>
            </w:r>
          </w:ins>
          <w:ins w:id="1949" w:author="LKY" w:date="2026-09-15T17:29:38Z">
            <w:r>
              <w:rPr/>
              <w:tab/>
            </w:r>
          </w:ins>
          <w:ins w:id="1950" w:author="LKY" w:date="2026-09-15T17:29:38Z">
            <w:r>
              <w:rPr/>
              <w:fldChar w:fldCharType="begin"/>
            </w:r>
          </w:ins>
          <w:ins w:id="1951" w:author="LKY" w:date="2026-09-15T17:29:38Z">
            <w:r>
              <w:rPr/>
              <w:instrText xml:space="preserve"> PAGEREF _Toc26598 \h </w:instrText>
            </w:r>
          </w:ins>
          <w:ins w:id="1952" w:author="LKY" w:date="2026-09-15T17:29:38Z">
            <w:r>
              <w:rPr/>
              <w:fldChar w:fldCharType="separate"/>
            </w:r>
          </w:ins>
          <w:ins w:id="1953" w:author="LKY" w:date="2026-09-15T17:29:38Z">
            <w:r>
              <w:rPr/>
              <w:t>6</w:t>
            </w:r>
          </w:ins>
          <w:ins w:id="1954" w:author="LKY" w:date="2026-09-15T17:29:38Z">
            <w:r>
              <w:rPr/>
              <w:fldChar w:fldCharType="end"/>
            </w:r>
          </w:ins>
          <w:ins w:id="1955" w:author="LKY" w:date="2026-09-15T17:29:38Z">
            <w:r>
              <w:rPr/>
              <w:fldChar w:fldCharType="end"/>
            </w:r>
          </w:ins>
        </w:p>
        <w:p w14:paraId="514D3723">
          <w:pPr>
            <w:pStyle w:val="11"/>
            <w:tabs>
              <w:tab w:val="right" w:leader="dot" w:pos="8306"/>
            </w:tabs>
            <w:rPr>
              <w:ins w:id="1956" w:author="LKY" w:date="2026-09-15T17:29:38Z"/>
            </w:rPr>
          </w:pPr>
          <w:ins w:id="1957" w:author="LKY" w:date="2026-09-15T17:29:38Z">
            <w:r>
              <w:rPr/>
              <w:fldChar w:fldCharType="begin"/>
            </w:r>
          </w:ins>
          <w:ins w:id="1958" w:author="LKY" w:date="2026-09-15T17:29:38Z">
            <w:r>
              <w:rPr/>
              <w:instrText xml:space="preserve"> HYPERLINK \l _Toc20834 </w:instrText>
            </w:r>
          </w:ins>
          <w:ins w:id="1959" w:author="LKY" w:date="2026-09-15T17:29:38Z">
            <w:r>
              <w:rPr/>
              <w:fldChar w:fldCharType="separate"/>
            </w:r>
          </w:ins>
          <w:ins w:id="1960" w:author="LKY" w:date="2026-09-15T17:29:38Z">
            <w:r>
              <w:rPr>
                <w:rFonts w:hint="eastAsia" w:ascii="Times New Roman" w:hAnsi="Times New Roman" w:eastAsia="宋体" w:cs="宋体"/>
                <w:bCs/>
                <w:iCs/>
                <w:kern w:val="2"/>
                <w:szCs w:val="32"/>
                <w:lang w:val="en-US" w:eastAsia="zh-CN" w:bidi="ar-SA"/>
              </w:rPr>
              <w:t>1.4设备选型</w:t>
            </w:r>
          </w:ins>
          <w:ins w:id="1961" w:author="LKY" w:date="2026-09-15T17:29:38Z">
            <w:r>
              <w:rPr/>
              <w:tab/>
            </w:r>
          </w:ins>
          <w:ins w:id="1962" w:author="LKY" w:date="2026-09-15T17:29:38Z">
            <w:r>
              <w:rPr/>
              <w:fldChar w:fldCharType="begin"/>
            </w:r>
          </w:ins>
          <w:ins w:id="1963" w:author="LKY" w:date="2026-09-15T17:29:38Z">
            <w:r>
              <w:rPr/>
              <w:instrText xml:space="preserve"> PAGEREF _Toc20834 \h </w:instrText>
            </w:r>
          </w:ins>
          <w:ins w:id="1964" w:author="LKY" w:date="2026-09-15T17:29:38Z">
            <w:r>
              <w:rPr/>
              <w:fldChar w:fldCharType="separate"/>
            </w:r>
          </w:ins>
          <w:ins w:id="1965" w:author="LKY" w:date="2026-09-15T17:29:38Z">
            <w:r>
              <w:rPr/>
              <w:t>8</w:t>
            </w:r>
          </w:ins>
          <w:ins w:id="1966" w:author="LKY" w:date="2026-09-15T17:29:38Z">
            <w:r>
              <w:rPr/>
              <w:fldChar w:fldCharType="end"/>
            </w:r>
          </w:ins>
          <w:ins w:id="1967" w:author="LKY" w:date="2026-09-15T17:29:38Z">
            <w:r>
              <w:rPr/>
              <w:fldChar w:fldCharType="end"/>
            </w:r>
          </w:ins>
        </w:p>
        <w:p w14:paraId="11D558EC">
          <w:pPr>
            <w:pStyle w:val="7"/>
            <w:tabs>
              <w:tab w:val="right" w:leader="dot" w:pos="8306"/>
            </w:tabs>
            <w:rPr>
              <w:ins w:id="1968" w:author="LKY" w:date="2026-09-15T17:29:38Z"/>
            </w:rPr>
          </w:pPr>
          <w:ins w:id="1969" w:author="LKY" w:date="2026-09-15T17:29:38Z">
            <w:r>
              <w:rPr/>
              <w:fldChar w:fldCharType="begin"/>
            </w:r>
          </w:ins>
          <w:ins w:id="1970" w:author="LKY" w:date="2026-09-15T17:29:38Z">
            <w:r>
              <w:rPr/>
              <w:instrText xml:space="preserve"> HYPERLINK \l _Toc10999 </w:instrText>
            </w:r>
          </w:ins>
          <w:ins w:id="1971" w:author="LKY" w:date="2026-09-15T17:29:38Z">
            <w:r>
              <w:rPr/>
              <w:fldChar w:fldCharType="separate"/>
            </w:r>
          </w:ins>
          <w:ins w:id="1972" w:author="LKY" w:date="2026-09-15T17:29:38Z">
            <w:r>
              <w:rPr>
                <w:rFonts w:hint="eastAsia" w:ascii="Times New Roman" w:hAnsi="Times New Roman" w:eastAsia="宋体" w:cs="宋体"/>
                <w:bCs/>
                <w:iCs/>
                <w:kern w:val="2"/>
                <w:szCs w:val="28"/>
                <w:lang w:val="en-US" w:eastAsia="zh-CN" w:bidi="ar-SA"/>
              </w:rPr>
              <w:t>1.4.1主型号选型</w:t>
            </w:r>
          </w:ins>
          <w:ins w:id="1973" w:author="LKY" w:date="2026-09-15T17:29:38Z">
            <w:r>
              <w:rPr/>
              <w:tab/>
            </w:r>
          </w:ins>
          <w:ins w:id="1974" w:author="LKY" w:date="2026-09-15T17:29:38Z">
            <w:r>
              <w:rPr/>
              <w:fldChar w:fldCharType="begin"/>
            </w:r>
          </w:ins>
          <w:ins w:id="1975" w:author="LKY" w:date="2026-09-15T17:29:38Z">
            <w:r>
              <w:rPr/>
              <w:instrText xml:space="preserve"> PAGEREF _Toc10999 \h </w:instrText>
            </w:r>
          </w:ins>
          <w:ins w:id="1976" w:author="LKY" w:date="2026-09-15T17:29:38Z">
            <w:r>
              <w:rPr/>
              <w:fldChar w:fldCharType="separate"/>
            </w:r>
          </w:ins>
          <w:ins w:id="1977" w:author="LKY" w:date="2026-09-15T17:29:38Z">
            <w:r>
              <w:rPr/>
              <w:t>8</w:t>
            </w:r>
          </w:ins>
          <w:ins w:id="1978" w:author="LKY" w:date="2026-09-15T17:29:38Z">
            <w:r>
              <w:rPr/>
              <w:fldChar w:fldCharType="end"/>
            </w:r>
          </w:ins>
          <w:ins w:id="1979" w:author="LKY" w:date="2026-09-15T17:29:38Z">
            <w:r>
              <w:rPr/>
              <w:fldChar w:fldCharType="end"/>
            </w:r>
          </w:ins>
        </w:p>
        <w:p w14:paraId="150B1430">
          <w:pPr>
            <w:pStyle w:val="7"/>
            <w:tabs>
              <w:tab w:val="right" w:leader="dot" w:pos="8306"/>
            </w:tabs>
            <w:rPr>
              <w:ins w:id="1980" w:author="LKY" w:date="2026-09-15T17:29:38Z"/>
            </w:rPr>
          </w:pPr>
          <w:ins w:id="1981" w:author="LKY" w:date="2026-09-15T17:29:38Z">
            <w:r>
              <w:rPr/>
              <w:fldChar w:fldCharType="begin"/>
            </w:r>
          </w:ins>
          <w:ins w:id="1982" w:author="LKY" w:date="2026-09-15T17:29:38Z">
            <w:r>
              <w:rPr/>
              <w:instrText xml:space="preserve"> HYPERLINK \l _Toc6410 </w:instrText>
            </w:r>
          </w:ins>
          <w:ins w:id="1983" w:author="LKY" w:date="2026-09-15T17:29:38Z">
            <w:r>
              <w:rPr/>
              <w:fldChar w:fldCharType="separate"/>
            </w:r>
          </w:ins>
          <w:ins w:id="1984" w:author="LKY" w:date="2026-09-15T17:29:38Z">
            <w:r>
              <w:rPr>
                <w:rFonts w:hint="eastAsia" w:ascii="Times New Roman" w:hAnsi="Times New Roman" w:eastAsia="宋体" w:cs="宋体"/>
                <w:bCs/>
                <w:iCs/>
                <w:kern w:val="2"/>
                <w:szCs w:val="28"/>
                <w:lang w:val="en-US" w:eastAsia="zh-CN" w:bidi="ar-SA"/>
              </w:rPr>
              <w:t>1.4.2 SOM选型表</w:t>
            </w:r>
          </w:ins>
          <w:ins w:id="1985" w:author="LKY" w:date="2026-09-15T17:29:38Z">
            <w:r>
              <w:rPr/>
              <w:tab/>
            </w:r>
          </w:ins>
          <w:ins w:id="1986" w:author="LKY" w:date="2026-09-15T17:29:38Z">
            <w:r>
              <w:rPr/>
              <w:fldChar w:fldCharType="begin"/>
            </w:r>
          </w:ins>
          <w:ins w:id="1987" w:author="LKY" w:date="2026-09-15T17:29:38Z">
            <w:r>
              <w:rPr/>
              <w:instrText xml:space="preserve"> PAGEREF _Toc6410 \h </w:instrText>
            </w:r>
          </w:ins>
          <w:ins w:id="1988" w:author="LKY" w:date="2026-09-15T17:29:38Z">
            <w:r>
              <w:rPr/>
              <w:fldChar w:fldCharType="separate"/>
            </w:r>
          </w:ins>
          <w:ins w:id="1989" w:author="LKY" w:date="2026-09-15T17:29:38Z">
            <w:r>
              <w:rPr/>
              <w:t>8</w:t>
            </w:r>
          </w:ins>
          <w:ins w:id="1990" w:author="LKY" w:date="2026-09-15T17:29:38Z">
            <w:r>
              <w:rPr/>
              <w:fldChar w:fldCharType="end"/>
            </w:r>
          </w:ins>
          <w:ins w:id="1991" w:author="LKY" w:date="2026-09-15T17:29:38Z">
            <w:r>
              <w:rPr/>
              <w:fldChar w:fldCharType="end"/>
            </w:r>
          </w:ins>
        </w:p>
        <w:p w14:paraId="47D0DDCE">
          <w:pPr>
            <w:pStyle w:val="7"/>
            <w:tabs>
              <w:tab w:val="right" w:leader="dot" w:pos="8306"/>
            </w:tabs>
            <w:rPr>
              <w:ins w:id="1992" w:author="LKY" w:date="2026-09-15T17:29:38Z"/>
            </w:rPr>
          </w:pPr>
          <w:ins w:id="1993" w:author="LKY" w:date="2026-09-15T17:29:38Z">
            <w:r>
              <w:rPr/>
              <w:fldChar w:fldCharType="begin"/>
            </w:r>
          </w:ins>
          <w:ins w:id="1994" w:author="LKY" w:date="2026-09-15T17:29:38Z">
            <w:r>
              <w:rPr/>
              <w:instrText xml:space="preserve"> HYPERLINK \l _Toc26511 </w:instrText>
            </w:r>
          </w:ins>
          <w:ins w:id="1995" w:author="LKY" w:date="2026-09-15T17:29:38Z">
            <w:r>
              <w:rPr/>
              <w:fldChar w:fldCharType="separate"/>
            </w:r>
          </w:ins>
          <w:ins w:id="1996" w:author="LKY" w:date="2026-09-15T17:29:38Z">
            <w:r>
              <w:rPr>
                <w:rFonts w:hint="eastAsia" w:ascii="Times New Roman" w:hAnsi="Times New Roman" w:eastAsia="宋体" w:cs="宋体"/>
                <w:bCs/>
                <w:iCs/>
                <w:kern w:val="2"/>
                <w:szCs w:val="28"/>
                <w:lang w:val="en-US" w:eastAsia="zh-CN" w:bidi="ar-SA"/>
              </w:rPr>
              <w:t>1.4.3 X系列板选型</w:t>
            </w:r>
          </w:ins>
          <w:ins w:id="1997" w:author="LKY" w:date="2026-09-15T17:29:38Z">
            <w:r>
              <w:rPr/>
              <w:tab/>
            </w:r>
          </w:ins>
          <w:ins w:id="1998" w:author="LKY" w:date="2026-09-15T17:29:38Z">
            <w:r>
              <w:rPr/>
              <w:fldChar w:fldCharType="begin"/>
            </w:r>
          </w:ins>
          <w:ins w:id="1999" w:author="LKY" w:date="2026-09-15T17:29:38Z">
            <w:r>
              <w:rPr/>
              <w:instrText xml:space="preserve"> PAGEREF _Toc26511 \h </w:instrText>
            </w:r>
          </w:ins>
          <w:ins w:id="2000" w:author="LKY" w:date="2026-09-15T17:29:38Z">
            <w:r>
              <w:rPr/>
              <w:fldChar w:fldCharType="separate"/>
            </w:r>
          </w:ins>
          <w:ins w:id="2001" w:author="LKY" w:date="2026-09-15T17:29:38Z">
            <w:r>
              <w:rPr/>
              <w:t>9</w:t>
            </w:r>
          </w:ins>
          <w:ins w:id="2002" w:author="LKY" w:date="2026-09-15T17:29:38Z">
            <w:r>
              <w:rPr/>
              <w:fldChar w:fldCharType="end"/>
            </w:r>
          </w:ins>
          <w:ins w:id="2003" w:author="LKY" w:date="2026-09-15T17:29:38Z">
            <w:r>
              <w:rPr/>
              <w:fldChar w:fldCharType="end"/>
            </w:r>
          </w:ins>
        </w:p>
        <w:p w14:paraId="1D571EF2">
          <w:pPr>
            <w:pStyle w:val="7"/>
            <w:tabs>
              <w:tab w:val="right" w:leader="dot" w:pos="8306"/>
            </w:tabs>
            <w:rPr>
              <w:ins w:id="2004" w:author="LKY" w:date="2026-09-15T17:29:38Z"/>
            </w:rPr>
          </w:pPr>
          <w:ins w:id="2005" w:author="LKY" w:date="2026-09-15T17:29:38Z">
            <w:r>
              <w:rPr/>
              <w:fldChar w:fldCharType="begin"/>
            </w:r>
          </w:ins>
          <w:ins w:id="2006" w:author="LKY" w:date="2026-09-15T17:29:38Z">
            <w:r>
              <w:rPr/>
              <w:instrText xml:space="preserve"> HYPERLINK \l _Toc22068 </w:instrText>
            </w:r>
          </w:ins>
          <w:ins w:id="2007" w:author="LKY" w:date="2026-09-15T17:29:38Z">
            <w:r>
              <w:rPr/>
              <w:fldChar w:fldCharType="separate"/>
            </w:r>
          </w:ins>
          <w:ins w:id="2008" w:author="LKY" w:date="2026-09-15T17:29:38Z">
            <w:r>
              <w:rPr>
                <w:rFonts w:hint="eastAsia" w:ascii="Times New Roman" w:hAnsi="Times New Roman" w:eastAsia="宋体" w:cs="Times New Roman"/>
                <w:bCs/>
                <w:iCs/>
                <w:kern w:val="2"/>
                <w:szCs w:val="28"/>
                <w:lang w:val="en-US" w:eastAsia="zh-CN" w:bidi="ar-SA"/>
              </w:rPr>
              <w:t>1.4.4 N系列IO板选型</w:t>
            </w:r>
          </w:ins>
          <w:ins w:id="2009" w:author="LKY" w:date="2026-09-15T17:29:38Z">
            <w:r>
              <w:rPr/>
              <w:tab/>
            </w:r>
          </w:ins>
          <w:ins w:id="2010" w:author="LKY" w:date="2026-09-15T17:29:38Z">
            <w:r>
              <w:rPr/>
              <w:fldChar w:fldCharType="begin"/>
            </w:r>
          </w:ins>
          <w:ins w:id="2011" w:author="LKY" w:date="2026-09-15T17:29:38Z">
            <w:r>
              <w:rPr/>
              <w:instrText xml:space="preserve"> PAGEREF _Toc22068 \h </w:instrText>
            </w:r>
          </w:ins>
          <w:ins w:id="2012" w:author="LKY" w:date="2026-09-15T17:29:38Z">
            <w:r>
              <w:rPr/>
              <w:fldChar w:fldCharType="separate"/>
            </w:r>
          </w:ins>
          <w:ins w:id="2013" w:author="LKY" w:date="2026-09-15T17:29:38Z">
            <w:r>
              <w:rPr/>
              <w:t>9</w:t>
            </w:r>
          </w:ins>
          <w:ins w:id="2014" w:author="LKY" w:date="2026-09-15T17:29:38Z">
            <w:r>
              <w:rPr/>
              <w:fldChar w:fldCharType="end"/>
            </w:r>
          </w:ins>
          <w:ins w:id="2015" w:author="LKY" w:date="2026-09-15T17:29:38Z">
            <w:r>
              <w:rPr/>
              <w:fldChar w:fldCharType="end"/>
            </w:r>
          </w:ins>
        </w:p>
        <w:p w14:paraId="20BDAE2F">
          <w:pPr>
            <w:pStyle w:val="10"/>
            <w:tabs>
              <w:tab w:val="right" w:leader="dot" w:pos="8306"/>
            </w:tabs>
            <w:rPr>
              <w:ins w:id="2016" w:author="LKY" w:date="2026-09-15T17:29:38Z"/>
            </w:rPr>
          </w:pPr>
          <w:ins w:id="2017" w:author="LKY" w:date="2026-09-15T17:29:38Z">
            <w:r>
              <w:rPr/>
              <w:fldChar w:fldCharType="begin"/>
            </w:r>
          </w:ins>
          <w:ins w:id="2018" w:author="LKY" w:date="2026-09-15T17:29:38Z">
            <w:r>
              <w:rPr/>
              <w:instrText xml:space="preserve"> HYPERLINK \l _Toc20054 </w:instrText>
            </w:r>
          </w:ins>
          <w:ins w:id="2019" w:author="LKY" w:date="2026-09-15T17:29:38Z">
            <w:r>
              <w:rPr/>
              <w:fldChar w:fldCharType="separate"/>
            </w:r>
          </w:ins>
          <w:ins w:id="2020" w:author="LKY" w:date="2026-09-15T17:29:38Z">
            <w:r>
              <w:rPr>
                <w:rFonts w:hint="eastAsia" w:ascii="Times New Roman" w:hAnsi="Times New Roman"/>
                <w:szCs w:val="44"/>
                <w:lang w:val="en-US" w:eastAsia="zh-CN"/>
              </w:rPr>
              <w:t>2. 硬件说明</w:t>
            </w:r>
          </w:ins>
          <w:ins w:id="2021" w:author="LKY" w:date="2026-09-15T17:29:38Z">
            <w:r>
              <w:rPr/>
              <w:tab/>
            </w:r>
          </w:ins>
          <w:ins w:id="2022" w:author="LKY" w:date="2026-09-15T17:29:38Z">
            <w:r>
              <w:rPr/>
              <w:fldChar w:fldCharType="begin"/>
            </w:r>
          </w:ins>
          <w:ins w:id="2023" w:author="LKY" w:date="2026-09-15T17:29:38Z">
            <w:r>
              <w:rPr/>
              <w:instrText xml:space="preserve"> PAGEREF _Toc20054 \h </w:instrText>
            </w:r>
          </w:ins>
          <w:ins w:id="2024" w:author="LKY" w:date="2026-09-15T17:29:38Z">
            <w:r>
              <w:rPr/>
              <w:fldChar w:fldCharType="separate"/>
            </w:r>
          </w:ins>
          <w:ins w:id="2025" w:author="LKY" w:date="2026-09-15T17:29:38Z">
            <w:r>
              <w:rPr/>
              <w:t>9</w:t>
            </w:r>
          </w:ins>
          <w:ins w:id="2026" w:author="LKY" w:date="2026-09-15T17:29:38Z">
            <w:r>
              <w:rPr/>
              <w:fldChar w:fldCharType="end"/>
            </w:r>
          </w:ins>
          <w:ins w:id="2027" w:author="LKY" w:date="2026-09-15T17:29:38Z">
            <w:r>
              <w:rPr/>
              <w:fldChar w:fldCharType="end"/>
            </w:r>
          </w:ins>
        </w:p>
        <w:p w14:paraId="580A9AA8">
          <w:pPr>
            <w:pStyle w:val="11"/>
            <w:tabs>
              <w:tab w:val="right" w:leader="dot" w:pos="8306"/>
            </w:tabs>
            <w:rPr>
              <w:ins w:id="2028" w:author="LKY" w:date="2026-09-15T17:29:38Z"/>
            </w:rPr>
          </w:pPr>
          <w:ins w:id="2029" w:author="LKY" w:date="2026-09-15T17:29:38Z">
            <w:r>
              <w:rPr/>
              <w:fldChar w:fldCharType="begin"/>
            </w:r>
          </w:ins>
          <w:ins w:id="2030" w:author="LKY" w:date="2026-09-15T17:29:38Z">
            <w:r>
              <w:rPr/>
              <w:instrText xml:space="preserve"> HYPERLINK \l _Toc25004 </w:instrText>
            </w:r>
          </w:ins>
          <w:ins w:id="2031" w:author="LKY" w:date="2026-09-15T17:29:38Z">
            <w:r>
              <w:rPr/>
              <w:fldChar w:fldCharType="separate"/>
            </w:r>
          </w:ins>
          <w:ins w:id="2032" w:author="LKY" w:date="2026-09-15T17:29:38Z">
            <w:r>
              <w:rPr>
                <w:rFonts w:hint="eastAsia" w:ascii="Times New Roman" w:hAnsi="Times New Roman" w:cs="宋体"/>
                <w:szCs w:val="32"/>
                <w:lang w:val="en-US" w:eastAsia="zh-CN" w:bidi="en-US"/>
              </w:rPr>
              <w:t>2.1 N板介绍</w:t>
            </w:r>
          </w:ins>
          <w:ins w:id="2033" w:author="LKY" w:date="2026-09-15T17:29:38Z">
            <w:r>
              <w:rPr/>
              <w:tab/>
            </w:r>
          </w:ins>
          <w:ins w:id="2034" w:author="LKY" w:date="2026-09-15T17:29:38Z">
            <w:r>
              <w:rPr/>
              <w:fldChar w:fldCharType="begin"/>
            </w:r>
          </w:ins>
          <w:ins w:id="2035" w:author="LKY" w:date="2026-09-15T17:29:38Z">
            <w:r>
              <w:rPr/>
              <w:instrText xml:space="preserve"> PAGEREF _Toc25004 \h </w:instrText>
            </w:r>
          </w:ins>
          <w:ins w:id="2036" w:author="LKY" w:date="2026-09-15T17:29:38Z">
            <w:r>
              <w:rPr/>
              <w:fldChar w:fldCharType="separate"/>
            </w:r>
          </w:ins>
          <w:ins w:id="2037" w:author="LKY" w:date="2026-09-15T17:29:38Z">
            <w:r>
              <w:rPr/>
              <w:t>9</w:t>
            </w:r>
          </w:ins>
          <w:ins w:id="2038" w:author="LKY" w:date="2026-09-15T17:29:38Z">
            <w:r>
              <w:rPr/>
              <w:fldChar w:fldCharType="end"/>
            </w:r>
          </w:ins>
          <w:ins w:id="2039" w:author="LKY" w:date="2026-09-15T17:29:38Z">
            <w:r>
              <w:rPr/>
              <w:fldChar w:fldCharType="end"/>
            </w:r>
          </w:ins>
        </w:p>
        <w:p w14:paraId="1375C18F">
          <w:pPr>
            <w:pStyle w:val="11"/>
            <w:tabs>
              <w:tab w:val="right" w:leader="dot" w:pos="8306"/>
            </w:tabs>
            <w:rPr>
              <w:ins w:id="2040" w:author="LKY" w:date="2026-09-15T17:29:38Z"/>
            </w:rPr>
          </w:pPr>
          <w:ins w:id="2041" w:author="LKY" w:date="2026-09-15T17:29:38Z">
            <w:r>
              <w:rPr/>
              <w:fldChar w:fldCharType="begin"/>
            </w:r>
          </w:ins>
          <w:ins w:id="2042" w:author="LKY" w:date="2026-09-15T17:29:38Z">
            <w:r>
              <w:rPr/>
              <w:instrText xml:space="preserve"> HYPERLINK \l _Toc7335 </w:instrText>
            </w:r>
          </w:ins>
          <w:ins w:id="2043" w:author="LKY" w:date="2026-09-15T17:29:38Z">
            <w:r>
              <w:rPr/>
              <w:fldChar w:fldCharType="separate"/>
            </w:r>
          </w:ins>
          <w:ins w:id="2044" w:author="LKY" w:date="2026-09-15T17:29:38Z">
            <w:r>
              <w:rPr>
                <w:rFonts w:hint="eastAsia" w:ascii="Times New Roman" w:hAnsi="Times New Roman" w:cs="宋体"/>
                <w:szCs w:val="32"/>
                <w:lang w:val="en-US" w:eastAsia="zh-CN" w:bidi="en-US"/>
              </w:rPr>
              <w:t>2.2电源接口</w:t>
            </w:r>
          </w:ins>
          <w:ins w:id="2045" w:author="LKY" w:date="2026-09-15T17:29:38Z">
            <w:r>
              <w:rPr/>
              <w:tab/>
            </w:r>
          </w:ins>
          <w:ins w:id="2046" w:author="LKY" w:date="2026-09-15T17:29:38Z">
            <w:r>
              <w:rPr/>
              <w:fldChar w:fldCharType="begin"/>
            </w:r>
          </w:ins>
          <w:ins w:id="2047" w:author="LKY" w:date="2026-09-15T17:29:38Z">
            <w:r>
              <w:rPr/>
              <w:instrText xml:space="preserve"> PAGEREF _Toc7335 \h </w:instrText>
            </w:r>
          </w:ins>
          <w:ins w:id="2048" w:author="LKY" w:date="2026-09-15T17:29:38Z">
            <w:r>
              <w:rPr/>
              <w:fldChar w:fldCharType="separate"/>
            </w:r>
          </w:ins>
          <w:ins w:id="2049" w:author="LKY" w:date="2026-09-15T17:29:38Z">
            <w:r>
              <w:rPr/>
              <w:t>11</w:t>
            </w:r>
          </w:ins>
          <w:ins w:id="2050" w:author="LKY" w:date="2026-09-15T17:29:38Z">
            <w:r>
              <w:rPr/>
              <w:fldChar w:fldCharType="end"/>
            </w:r>
          </w:ins>
          <w:ins w:id="2051" w:author="LKY" w:date="2026-09-15T17:29:38Z">
            <w:r>
              <w:rPr/>
              <w:fldChar w:fldCharType="end"/>
            </w:r>
          </w:ins>
        </w:p>
        <w:p w14:paraId="0B74E994">
          <w:pPr>
            <w:pStyle w:val="11"/>
            <w:tabs>
              <w:tab w:val="right" w:leader="dot" w:pos="8306"/>
            </w:tabs>
            <w:rPr>
              <w:ins w:id="2052" w:author="LKY" w:date="2026-09-15T17:29:38Z"/>
            </w:rPr>
          </w:pPr>
          <w:ins w:id="2053" w:author="LKY" w:date="2026-09-15T17:29:38Z">
            <w:r>
              <w:rPr/>
              <w:fldChar w:fldCharType="begin"/>
            </w:r>
          </w:ins>
          <w:ins w:id="2054" w:author="LKY" w:date="2026-09-15T17:29:38Z">
            <w:r>
              <w:rPr/>
              <w:instrText xml:space="preserve"> HYPERLINK \l _Toc5173 </w:instrText>
            </w:r>
          </w:ins>
          <w:ins w:id="2055" w:author="LKY" w:date="2026-09-15T17:29:38Z">
            <w:r>
              <w:rPr/>
              <w:fldChar w:fldCharType="separate"/>
            </w:r>
          </w:ins>
          <w:ins w:id="2056" w:author="LKY" w:date="2026-09-15T17:29:38Z">
            <w:r>
              <w:rPr>
                <w:rFonts w:hint="eastAsia" w:ascii="Times New Roman" w:hAnsi="Times New Roman"/>
                <w:bCs/>
                <w:szCs w:val="32"/>
                <w:lang w:val="en-US" w:eastAsia="zh-CN"/>
              </w:rPr>
              <w:t>2.3模块端口说明</w:t>
            </w:r>
          </w:ins>
          <w:ins w:id="2057" w:author="LKY" w:date="2026-09-15T17:29:38Z">
            <w:r>
              <w:rPr/>
              <w:tab/>
            </w:r>
          </w:ins>
          <w:ins w:id="2058" w:author="LKY" w:date="2026-09-15T17:29:38Z">
            <w:r>
              <w:rPr/>
              <w:fldChar w:fldCharType="begin"/>
            </w:r>
          </w:ins>
          <w:ins w:id="2059" w:author="LKY" w:date="2026-09-15T17:29:38Z">
            <w:r>
              <w:rPr/>
              <w:instrText xml:space="preserve"> PAGEREF _Toc5173 \h </w:instrText>
            </w:r>
          </w:ins>
          <w:ins w:id="2060" w:author="LKY" w:date="2026-09-15T17:29:38Z">
            <w:r>
              <w:rPr/>
              <w:fldChar w:fldCharType="separate"/>
            </w:r>
          </w:ins>
          <w:ins w:id="2061" w:author="LKY" w:date="2026-09-15T17:29:38Z">
            <w:r>
              <w:rPr/>
              <w:t>11</w:t>
            </w:r>
          </w:ins>
          <w:ins w:id="2062" w:author="LKY" w:date="2026-09-15T17:29:38Z">
            <w:r>
              <w:rPr/>
              <w:fldChar w:fldCharType="end"/>
            </w:r>
          </w:ins>
          <w:ins w:id="2063" w:author="LKY" w:date="2026-09-15T17:29:38Z">
            <w:r>
              <w:rPr/>
              <w:fldChar w:fldCharType="end"/>
            </w:r>
          </w:ins>
        </w:p>
        <w:p w14:paraId="23D2323A">
          <w:pPr>
            <w:pStyle w:val="7"/>
            <w:tabs>
              <w:tab w:val="right" w:leader="dot" w:pos="8306"/>
            </w:tabs>
            <w:rPr>
              <w:ins w:id="2064" w:author="LKY" w:date="2026-09-15T17:29:38Z"/>
            </w:rPr>
          </w:pPr>
          <w:ins w:id="2065" w:author="LKY" w:date="2026-09-15T17:29:38Z">
            <w:r>
              <w:rPr/>
              <w:fldChar w:fldCharType="begin"/>
            </w:r>
          </w:ins>
          <w:ins w:id="2066" w:author="LKY" w:date="2026-09-15T17:29:38Z">
            <w:r>
              <w:rPr/>
              <w:instrText xml:space="preserve"> HYPERLINK \l _Toc23998 </w:instrText>
            </w:r>
          </w:ins>
          <w:ins w:id="2067" w:author="LKY" w:date="2026-09-15T17:29:38Z">
            <w:r>
              <w:rPr/>
              <w:fldChar w:fldCharType="separate"/>
            </w:r>
          </w:ins>
          <w:ins w:id="2068" w:author="LKY" w:date="2026-09-15T17:29:38Z">
            <w:r>
              <w:rPr>
                <w:rFonts w:hint="eastAsia" w:ascii="Times New Roman" w:hAnsi="Times New Roman"/>
                <w:bCs/>
                <w:szCs w:val="28"/>
                <w:lang w:val="en-US" w:eastAsia="zh-CN"/>
              </w:rPr>
              <w:t>2.3.1 RS232/485模块</w:t>
            </w:r>
          </w:ins>
          <w:ins w:id="2069" w:author="LKY" w:date="2026-09-15T17:29:38Z">
            <w:r>
              <w:rPr/>
              <w:tab/>
            </w:r>
          </w:ins>
          <w:ins w:id="2070" w:author="LKY" w:date="2026-09-15T17:29:38Z">
            <w:r>
              <w:rPr/>
              <w:fldChar w:fldCharType="begin"/>
            </w:r>
          </w:ins>
          <w:ins w:id="2071" w:author="LKY" w:date="2026-09-15T17:29:38Z">
            <w:r>
              <w:rPr/>
              <w:instrText xml:space="preserve"> PAGEREF _Toc23998 \h </w:instrText>
            </w:r>
          </w:ins>
          <w:ins w:id="2072" w:author="LKY" w:date="2026-09-15T17:29:38Z">
            <w:r>
              <w:rPr/>
              <w:fldChar w:fldCharType="separate"/>
            </w:r>
          </w:ins>
          <w:ins w:id="2073" w:author="LKY" w:date="2026-09-15T17:29:38Z">
            <w:r>
              <w:rPr/>
              <w:t>11</w:t>
            </w:r>
          </w:ins>
          <w:ins w:id="2074" w:author="LKY" w:date="2026-09-15T17:29:38Z">
            <w:r>
              <w:rPr/>
              <w:fldChar w:fldCharType="end"/>
            </w:r>
          </w:ins>
          <w:ins w:id="2075" w:author="LKY" w:date="2026-09-15T17:29:38Z">
            <w:r>
              <w:rPr/>
              <w:fldChar w:fldCharType="end"/>
            </w:r>
          </w:ins>
        </w:p>
        <w:p w14:paraId="3AB72068">
          <w:pPr>
            <w:pStyle w:val="7"/>
            <w:tabs>
              <w:tab w:val="right" w:leader="dot" w:pos="8306"/>
            </w:tabs>
            <w:rPr>
              <w:ins w:id="2076" w:author="LKY" w:date="2026-09-15T17:29:38Z"/>
            </w:rPr>
          </w:pPr>
          <w:ins w:id="2077" w:author="LKY" w:date="2026-09-15T17:29:38Z">
            <w:r>
              <w:rPr/>
              <w:fldChar w:fldCharType="begin"/>
            </w:r>
          </w:ins>
          <w:ins w:id="2078" w:author="LKY" w:date="2026-09-15T17:29:38Z">
            <w:r>
              <w:rPr/>
              <w:instrText xml:space="preserve"> HYPERLINK \l _Toc13174 </w:instrText>
            </w:r>
          </w:ins>
          <w:ins w:id="2079" w:author="LKY" w:date="2026-09-15T17:29:38Z">
            <w:r>
              <w:rPr/>
              <w:fldChar w:fldCharType="separate"/>
            </w:r>
          </w:ins>
          <w:ins w:id="2080" w:author="LKY" w:date="2026-09-15T17:29:38Z">
            <w:r>
              <w:rPr>
                <w:rFonts w:hint="eastAsia" w:ascii="Times New Roman" w:hAnsi="Times New Roman"/>
                <w:bCs/>
                <w:szCs w:val="28"/>
                <w:lang w:val="en-US" w:eastAsia="zh-CN"/>
              </w:rPr>
              <w:t>2.3.2 CAN模块</w:t>
            </w:r>
          </w:ins>
          <w:ins w:id="2081" w:author="LKY" w:date="2026-09-15T17:29:38Z">
            <w:r>
              <w:rPr/>
              <w:tab/>
            </w:r>
          </w:ins>
          <w:ins w:id="2082" w:author="LKY" w:date="2026-09-15T17:29:38Z">
            <w:r>
              <w:rPr/>
              <w:fldChar w:fldCharType="begin"/>
            </w:r>
          </w:ins>
          <w:ins w:id="2083" w:author="LKY" w:date="2026-09-15T17:29:38Z">
            <w:r>
              <w:rPr/>
              <w:instrText xml:space="preserve"> PAGEREF _Toc13174 \h </w:instrText>
            </w:r>
          </w:ins>
          <w:ins w:id="2084" w:author="LKY" w:date="2026-09-15T17:29:38Z">
            <w:r>
              <w:rPr/>
              <w:fldChar w:fldCharType="separate"/>
            </w:r>
          </w:ins>
          <w:ins w:id="2085" w:author="LKY" w:date="2026-09-15T17:29:38Z">
            <w:r>
              <w:rPr/>
              <w:t>11</w:t>
            </w:r>
          </w:ins>
          <w:ins w:id="2086" w:author="LKY" w:date="2026-09-15T17:29:38Z">
            <w:r>
              <w:rPr/>
              <w:fldChar w:fldCharType="end"/>
            </w:r>
          </w:ins>
          <w:ins w:id="2087" w:author="LKY" w:date="2026-09-15T17:29:38Z">
            <w:r>
              <w:rPr/>
              <w:fldChar w:fldCharType="end"/>
            </w:r>
          </w:ins>
        </w:p>
        <w:p w14:paraId="415247DC">
          <w:pPr>
            <w:pStyle w:val="7"/>
            <w:tabs>
              <w:tab w:val="right" w:leader="dot" w:pos="8306"/>
            </w:tabs>
            <w:rPr>
              <w:ins w:id="2088" w:author="LKY" w:date="2026-09-15T17:29:38Z"/>
            </w:rPr>
          </w:pPr>
          <w:ins w:id="2089" w:author="LKY" w:date="2026-09-15T17:29:38Z">
            <w:r>
              <w:rPr/>
              <w:fldChar w:fldCharType="begin"/>
            </w:r>
          </w:ins>
          <w:ins w:id="2090" w:author="LKY" w:date="2026-09-15T17:29:38Z">
            <w:r>
              <w:rPr/>
              <w:instrText xml:space="preserve"> HYPERLINK \l _Toc4739 </w:instrText>
            </w:r>
          </w:ins>
          <w:ins w:id="2091" w:author="LKY" w:date="2026-09-15T17:29:38Z">
            <w:r>
              <w:rPr/>
              <w:fldChar w:fldCharType="separate"/>
            </w:r>
          </w:ins>
          <w:ins w:id="2092" w:author="LKY" w:date="2026-09-15T17:29:38Z">
            <w:r>
              <w:rPr>
                <w:rFonts w:hint="eastAsia" w:ascii="Times New Roman" w:hAnsi="Times New Roman"/>
                <w:bCs/>
                <w:szCs w:val="28"/>
                <w:lang w:val="en-US" w:eastAsia="zh-CN"/>
              </w:rPr>
              <w:t>2.3.3 DI模块</w:t>
            </w:r>
          </w:ins>
          <w:ins w:id="2093" w:author="LKY" w:date="2026-09-15T17:29:38Z">
            <w:r>
              <w:rPr/>
              <w:tab/>
            </w:r>
          </w:ins>
          <w:ins w:id="2094" w:author="LKY" w:date="2026-09-15T17:29:38Z">
            <w:r>
              <w:rPr/>
              <w:fldChar w:fldCharType="begin"/>
            </w:r>
          </w:ins>
          <w:ins w:id="2095" w:author="LKY" w:date="2026-09-15T17:29:38Z">
            <w:r>
              <w:rPr/>
              <w:instrText xml:space="preserve"> PAGEREF _Toc4739 \h </w:instrText>
            </w:r>
          </w:ins>
          <w:ins w:id="2096" w:author="LKY" w:date="2026-09-15T17:29:38Z">
            <w:r>
              <w:rPr/>
              <w:fldChar w:fldCharType="separate"/>
            </w:r>
          </w:ins>
          <w:ins w:id="2097" w:author="LKY" w:date="2026-09-15T17:29:38Z">
            <w:r>
              <w:rPr/>
              <w:t>11</w:t>
            </w:r>
          </w:ins>
          <w:ins w:id="2098" w:author="LKY" w:date="2026-09-15T17:29:38Z">
            <w:r>
              <w:rPr/>
              <w:fldChar w:fldCharType="end"/>
            </w:r>
          </w:ins>
          <w:ins w:id="2099" w:author="LKY" w:date="2026-09-15T17:29:38Z">
            <w:r>
              <w:rPr/>
              <w:fldChar w:fldCharType="end"/>
            </w:r>
          </w:ins>
        </w:p>
        <w:p w14:paraId="6963F804">
          <w:pPr>
            <w:pStyle w:val="7"/>
            <w:tabs>
              <w:tab w:val="right" w:leader="dot" w:pos="8306"/>
            </w:tabs>
            <w:rPr>
              <w:ins w:id="2100" w:author="LKY" w:date="2026-09-15T17:29:38Z"/>
            </w:rPr>
          </w:pPr>
          <w:ins w:id="2101" w:author="LKY" w:date="2026-09-15T17:29:38Z">
            <w:r>
              <w:rPr/>
              <w:fldChar w:fldCharType="begin"/>
            </w:r>
          </w:ins>
          <w:ins w:id="2102" w:author="LKY" w:date="2026-09-15T17:29:38Z">
            <w:r>
              <w:rPr/>
              <w:instrText xml:space="preserve"> HYPERLINK \l _Toc12079 </w:instrText>
            </w:r>
          </w:ins>
          <w:ins w:id="2103" w:author="LKY" w:date="2026-09-15T17:29:38Z">
            <w:r>
              <w:rPr/>
              <w:fldChar w:fldCharType="separate"/>
            </w:r>
          </w:ins>
          <w:ins w:id="2104" w:author="LKY" w:date="2026-09-15T17:29:38Z">
            <w:r>
              <w:rPr>
                <w:rFonts w:hint="eastAsia" w:ascii="Times New Roman" w:hAnsi="Times New Roman"/>
                <w:bCs/>
                <w:szCs w:val="28"/>
                <w:lang w:val="en-US" w:eastAsia="zh-CN"/>
              </w:rPr>
              <w:t>2.3.4 DO模块</w:t>
            </w:r>
          </w:ins>
          <w:ins w:id="2105" w:author="LKY" w:date="2026-09-15T17:29:38Z">
            <w:r>
              <w:rPr/>
              <w:tab/>
            </w:r>
          </w:ins>
          <w:ins w:id="2106" w:author="LKY" w:date="2026-09-15T17:29:38Z">
            <w:r>
              <w:rPr/>
              <w:fldChar w:fldCharType="begin"/>
            </w:r>
          </w:ins>
          <w:ins w:id="2107" w:author="LKY" w:date="2026-09-15T17:29:38Z">
            <w:r>
              <w:rPr/>
              <w:instrText xml:space="preserve"> PAGEREF _Toc12079 \h </w:instrText>
            </w:r>
          </w:ins>
          <w:ins w:id="2108" w:author="LKY" w:date="2026-09-15T17:29:38Z">
            <w:r>
              <w:rPr/>
              <w:fldChar w:fldCharType="separate"/>
            </w:r>
          </w:ins>
          <w:ins w:id="2109" w:author="LKY" w:date="2026-09-15T17:29:38Z">
            <w:r>
              <w:rPr/>
              <w:t>12</w:t>
            </w:r>
          </w:ins>
          <w:ins w:id="2110" w:author="LKY" w:date="2026-09-15T17:29:38Z">
            <w:r>
              <w:rPr/>
              <w:fldChar w:fldCharType="end"/>
            </w:r>
          </w:ins>
          <w:ins w:id="2111" w:author="LKY" w:date="2026-09-15T17:29:38Z">
            <w:r>
              <w:rPr/>
              <w:fldChar w:fldCharType="end"/>
            </w:r>
          </w:ins>
        </w:p>
        <w:p w14:paraId="22974FD5">
          <w:pPr>
            <w:pStyle w:val="7"/>
            <w:tabs>
              <w:tab w:val="right" w:leader="dot" w:pos="8306"/>
            </w:tabs>
            <w:rPr>
              <w:ins w:id="2112" w:author="LKY" w:date="2026-09-15T17:29:38Z"/>
            </w:rPr>
          </w:pPr>
          <w:ins w:id="2113" w:author="LKY" w:date="2026-09-15T17:29:38Z">
            <w:r>
              <w:rPr/>
              <w:fldChar w:fldCharType="begin"/>
            </w:r>
          </w:ins>
          <w:ins w:id="2114" w:author="LKY" w:date="2026-09-15T17:29:38Z">
            <w:r>
              <w:rPr/>
              <w:instrText xml:space="preserve"> HYPERLINK \l _Toc23648 </w:instrText>
            </w:r>
          </w:ins>
          <w:ins w:id="2115" w:author="LKY" w:date="2026-09-15T17:29:38Z">
            <w:r>
              <w:rPr/>
              <w:fldChar w:fldCharType="separate"/>
            </w:r>
          </w:ins>
          <w:ins w:id="2116" w:author="LKY" w:date="2026-09-15T17:29:38Z">
            <w:r>
              <w:rPr>
                <w:rFonts w:hint="eastAsia" w:ascii="Times New Roman" w:hAnsi="Times New Roman" w:cstheme="minorBidi"/>
                <w:bCs/>
                <w:kern w:val="2"/>
                <w:szCs w:val="28"/>
                <w:lang w:val="en-US" w:eastAsia="zh-CN" w:bidi="ar-SA"/>
              </w:rPr>
              <w:t>2.3.5 AO模块</w:t>
            </w:r>
          </w:ins>
          <w:ins w:id="2117" w:author="LKY" w:date="2026-09-15T17:29:38Z">
            <w:r>
              <w:rPr/>
              <w:tab/>
            </w:r>
          </w:ins>
          <w:ins w:id="2118" w:author="LKY" w:date="2026-09-15T17:29:38Z">
            <w:r>
              <w:rPr/>
              <w:fldChar w:fldCharType="begin"/>
            </w:r>
          </w:ins>
          <w:ins w:id="2119" w:author="LKY" w:date="2026-09-15T17:29:38Z">
            <w:r>
              <w:rPr/>
              <w:instrText xml:space="preserve"> PAGEREF _Toc23648 \h </w:instrText>
            </w:r>
          </w:ins>
          <w:ins w:id="2120" w:author="LKY" w:date="2026-09-15T17:29:38Z">
            <w:r>
              <w:rPr/>
              <w:fldChar w:fldCharType="separate"/>
            </w:r>
          </w:ins>
          <w:ins w:id="2121" w:author="LKY" w:date="2026-09-15T17:29:38Z">
            <w:r>
              <w:rPr/>
              <w:t>13</w:t>
            </w:r>
          </w:ins>
          <w:ins w:id="2122" w:author="LKY" w:date="2026-09-15T17:29:38Z">
            <w:r>
              <w:rPr/>
              <w:fldChar w:fldCharType="end"/>
            </w:r>
          </w:ins>
          <w:ins w:id="2123" w:author="LKY" w:date="2026-09-15T17:29:38Z">
            <w:r>
              <w:rPr/>
              <w:fldChar w:fldCharType="end"/>
            </w:r>
          </w:ins>
        </w:p>
        <w:p w14:paraId="379BDEF4">
          <w:pPr>
            <w:pStyle w:val="7"/>
            <w:tabs>
              <w:tab w:val="right" w:leader="dot" w:pos="8306"/>
            </w:tabs>
            <w:rPr>
              <w:ins w:id="2124" w:author="LKY" w:date="2026-09-15T17:29:38Z"/>
            </w:rPr>
          </w:pPr>
          <w:ins w:id="2125" w:author="LKY" w:date="2026-09-15T17:29:38Z">
            <w:r>
              <w:rPr/>
              <w:fldChar w:fldCharType="begin"/>
            </w:r>
          </w:ins>
          <w:ins w:id="2126" w:author="LKY" w:date="2026-09-15T17:29:38Z">
            <w:r>
              <w:rPr/>
              <w:instrText xml:space="preserve"> HYPERLINK \l _Toc31013 </w:instrText>
            </w:r>
          </w:ins>
          <w:ins w:id="2127" w:author="LKY" w:date="2026-09-15T17:29:38Z">
            <w:r>
              <w:rPr/>
              <w:fldChar w:fldCharType="separate"/>
            </w:r>
          </w:ins>
          <w:ins w:id="2128" w:author="LKY" w:date="2026-09-15T17:29:38Z">
            <w:r>
              <w:rPr>
                <w:rFonts w:hint="eastAsia" w:ascii="Times New Roman" w:hAnsi="Times New Roman" w:cstheme="minorBidi"/>
                <w:bCs/>
                <w:kern w:val="2"/>
                <w:szCs w:val="28"/>
                <w:lang w:val="en-US" w:eastAsia="zh-CN" w:bidi="ar-SA"/>
              </w:rPr>
              <w:t>2.3.6 AI模块</w:t>
            </w:r>
          </w:ins>
          <w:ins w:id="2129" w:author="LKY" w:date="2026-09-15T17:29:38Z">
            <w:r>
              <w:rPr/>
              <w:tab/>
            </w:r>
          </w:ins>
          <w:ins w:id="2130" w:author="LKY" w:date="2026-09-15T17:29:38Z">
            <w:r>
              <w:rPr/>
              <w:fldChar w:fldCharType="begin"/>
            </w:r>
          </w:ins>
          <w:ins w:id="2131" w:author="LKY" w:date="2026-09-15T17:29:38Z">
            <w:r>
              <w:rPr/>
              <w:instrText xml:space="preserve"> PAGEREF _Toc31013 \h </w:instrText>
            </w:r>
          </w:ins>
          <w:ins w:id="2132" w:author="LKY" w:date="2026-09-15T17:29:38Z">
            <w:r>
              <w:rPr/>
              <w:fldChar w:fldCharType="separate"/>
            </w:r>
          </w:ins>
          <w:ins w:id="2133" w:author="LKY" w:date="2026-09-15T17:29:38Z">
            <w:r>
              <w:rPr/>
              <w:t>13</w:t>
            </w:r>
          </w:ins>
          <w:ins w:id="2134" w:author="LKY" w:date="2026-09-15T17:29:38Z">
            <w:r>
              <w:rPr/>
              <w:fldChar w:fldCharType="end"/>
            </w:r>
          </w:ins>
          <w:ins w:id="2135" w:author="LKY" w:date="2026-09-15T17:29:38Z">
            <w:r>
              <w:rPr/>
              <w:fldChar w:fldCharType="end"/>
            </w:r>
          </w:ins>
        </w:p>
        <w:p w14:paraId="016349E8">
          <w:pPr>
            <w:pStyle w:val="7"/>
            <w:tabs>
              <w:tab w:val="right" w:leader="dot" w:pos="8306"/>
            </w:tabs>
            <w:rPr>
              <w:ins w:id="2136" w:author="LKY" w:date="2026-09-15T17:29:38Z"/>
            </w:rPr>
          </w:pPr>
          <w:ins w:id="2137" w:author="LKY" w:date="2026-09-15T17:29:38Z">
            <w:r>
              <w:rPr/>
              <w:fldChar w:fldCharType="begin"/>
            </w:r>
          </w:ins>
          <w:ins w:id="2138" w:author="LKY" w:date="2026-09-15T17:29:38Z">
            <w:r>
              <w:rPr/>
              <w:instrText xml:space="preserve"> HYPERLINK \l _Toc27645 </w:instrText>
            </w:r>
          </w:ins>
          <w:ins w:id="2139" w:author="LKY" w:date="2026-09-15T17:29:38Z">
            <w:r>
              <w:rPr/>
              <w:fldChar w:fldCharType="separate"/>
            </w:r>
          </w:ins>
          <w:ins w:id="2140" w:author="LKY" w:date="2026-09-15T17:29:38Z">
            <w:r>
              <w:rPr>
                <w:rFonts w:hint="eastAsia" w:ascii="Times New Roman" w:hAnsi="Times New Roman"/>
                <w:bCs/>
                <w:szCs w:val="28"/>
                <w:lang w:val="en-US" w:eastAsia="zh-CN"/>
              </w:rPr>
              <w:t xml:space="preserve">2.3.7 </w:t>
            </w:r>
          </w:ins>
          <w:ins w:id="2141" w:author="LKY" w:date="2026-09-15T17:29:38Z">
            <w:r>
              <w:rPr>
                <w:rFonts w:hint="default" w:ascii="Times New Roman" w:hAnsi="Times New Roman"/>
                <w:bCs/>
                <w:szCs w:val="28"/>
                <w:lang w:val="en-US" w:eastAsia="zh-CN"/>
              </w:rPr>
              <w:t>RTD</w:t>
            </w:r>
          </w:ins>
          <w:ins w:id="2142" w:author="LKY" w:date="2026-09-15T17:29:38Z">
            <w:r>
              <w:rPr>
                <w:rFonts w:hint="eastAsia" w:ascii="Times New Roman" w:hAnsi="Times New Roman"/>
                <w:bCs/>
                <w:szCs w:val="28"/>
                <w:lang w:val="en-US" w:eastAsia="zh-CN"/>
              </w:rPr>
              <w:t>模块</w:t>
            </w:r>
          </w:ins>
          <w:ins w:id="2143" w:author="LKY" w:date="2026-09-15T17:29:38Z">
            <w:r>
              <w:rPr/>
              <w:tab/>
            </w:r>
          </w:ins>
          <w:ins w:id="2144" w:author="LKY" w:date="2026-09-15T17:29:38Z">
            <w:r>
              <w:rPr/>
              <w:fldChar w:fldCharType="begin"/>
            </w:r>
          </w:ins>
          <w:ins w:id="2145" w:author="LKY" w:date="2026-09-15T17:29:38Z">
            <w:r>
              <w:rPr/>
              <w:instrText xml:space="preserve"> PAGEREF _Toc27645 \h </w:instrText>
            </w:r>
          </w:ins>
          <w:ins w:id="2146" w:author="LKY" w:date="2026-09-15T17:29:38Z">
            <w:r>
              <w:rPr/>
              <w:fldChar w:fldCharType="separate"/>
            </w:r>
          </w:ins>
          <w:ins w:id="2147" w:author="LKY" w:date="2026-09-15T17:29:38Z">
            <w:r>
              <w:rPr/>
              <w:t>14</w:t>
            </w:r>
          </w:ins>
          <w:ins w:id="2148" w:author="LKY" w:date="2026-09-15T17:29:38Z">
            <w:r>
              <w:rPr/>
              <w:fldChar w:fldCharType="end"/>
            </w:r>
          </w:ins>
          <w:ins w:id="2149" w:author="LKY" w:date="2026-09-15T17:29:38Z">
            <w:r>
              <w:rPr/>
              <w:fldChar w:fldCharType="end"/>
            </w:r>
          </w:ins>
        </w:p>
        <w:p w14:paraId="7BD0F4F7">
          <w:pPr>
            <w:pStyle w:val="7"/>
            <w:tabs>
              <w:tab w:val="right" w:leader="dot" w:pos="8306"/>
            </w:tabs>
            <w:rPr>
              <w:ins w:id="2150" w:author="LKY" w:date="2026-09-15T17:29:38Z"/>
            </w:rPr>
          </w:pPr>
          <w:ins w:id="2151" w:author="LKY" w:date="2026-09-15T17:29:38Z">
            <w:r>
              <w:rPr/>
              <w:fldChar w:fldCharType="begin"/>
            </w:r>
          </w:ins>
          <w:ins w:id="2152" w:author="LKY" w:date="2026-09-15T17:29:38Z">
            <w:r>
              <w:rPr/>
              <w:instrText xml:space="preserve"> HYPERLINK \l _Toc21868 </w:instrText>
            </w:r>
          </w:ins>
          <w:ins w:id="2153" w:author="LKY" w:date="2026-09-15T17:29:38Z">
            <w:r>
              <w:rPr/>
              <w:fldChar w:fldCharType="separate"/>
            </w:r>
          </w:ins>
          <w:ins w:id="2154" w:author="LKY" w:date="2026-09-15T17:29:38Z">
            <w:r>
              <w:rPr>
                <w:rFonts w:hint="default" w:ascii="Times New Roman" w:hAnsi="Times New Roman"/>
                <w:bCs/>
                <w:szCs w:val="28"/>
                <w:lang w:val="en-US" w:eastAsia="zh-CN"/>
              </w:rPr>
              <w:t>2.</w:t>
            </w:r>
          </w:ins>
          <w:ins w:id="2155" w:author="LKY" w:date="2026-09-15T17:29:38Z">
            <w:r>
              <w:rPr>
                <w:rFonts w:hint="eastAsia" w:ascii="Times New Roman" w:hAnsi="Times New Roman"/>
                <w:bCs/>
                <w:szCs w:val="28"/>
                <w:lang w:val="en-US" w:eastAsia="zh-CN"/>
              </w:rPr>
              <w:t>3</w:t>
            </w:r>
          </w:ins>
          <w:ins w:id="2156" w:author="LKY" w:date="2026-09-15T17:29:38Z">
            <w:r>
              <w:rPr>
                <w:rFonts w:hint="default" w:ascii="Times New Roman" w:hAnsi="Times New Roman"/>
                <w:bCs/>
                <w:szCs w:val="28"/>
                <w:lang w:val="en-US" w:eastAsia="zh-CN"/>
              </w:rPr>
              <w:t>.</w:t>
            </w:r>
          </w:ins>
          <w:ins w:id="2157" w:author="LKY" w:date="2026-09-15T17:29:38Z">
            <w:r>
              <w:rPr>
                <w:rFonts w:hint="eastAsia" w:ascii="Times New Roman" w:hAnsi="Times New Roman"/>
                <w:bCs/>
                <w:szCs w:val="28"/>
                <w:lang w:val="en-US" w:eastAsia="zh-CN"/>
              </w:rPr>
              <w:t>8 TC模块</w:t>
            </w:r>
          </w:ins>
          <w:ins w:id="2158" w:author="LKY" w:date="2026-09-15T17:29:38Z">
            <w:r>
              <w:rPr/>
              <w:tab/>
            </w:r>
          </w:ins>
          <w:ins w:id="2159" w:author="LKY" w:date="2026-09-15T17:29:38Z">
            <w:r>
              <w:rPr/>
              <w:fldChar w:fldCharType="begin"/>
            </w:r>
          </w:ins>
          <w:ins w:id="2160" w:author="LKY" w:date="2026-09-15T17:29:38Z">
            <w:r>
              <w:rPr/>
              <w:instrText xml:space="preserve"> PAGEREF _Toc21868 \h </w:instrText>
            </w:r>
          </w:ins>
          <w:ins w:id="2161" w:author="LKY" w:date="2026-09-15T17:29:38Z">
            <w:r>
              <w:rPr/>
              <w:fldChar w:fldCharType="separate"/>
            </w:r>
          </w:ins>
          <w:ins w:id="2162" w:author="LKY" w:date="2026-09-15T17:29:38Z">
            <w:r>
              <w:rPr/>
              <w:t>14</w:t>
            </w:r>
          </w:ins>
          <w:ins w:id="2163" w:author="LKY" w:date="2026-09-15T17:29:38Z">
            <w:r>
              <w:rPr/>
              <w:fldChar w:fldCharType="end"/>
            </w:r>
          </w:ins>
          <w:ins w:id="2164" w:author="LKY" w:date="2026-09-15T17:29:38Z">
            <w:r>
              <w:rPr/>
              <w:fldChar w:fldCharType="end"/>
            </w:r>
          </w:ins>
        </w:p>
        <w:p w14:paraId="180B41D0">
          <w:pPr>
            <w:pStyle w:val="7"/>
            <w:tabs>
              <w:tab w:val="right" w:leader="dot" w:pos="8306"/>
            </w:tabs>
            <w:rPr>
              <w:ins w:id="2165" w:author="LKY" w:date="2026-09-15T17:29:38Z"/>
            </w:rPr>
          </w:pPr>
          <w:ins w:id="2166" w:author="LKY" w:date="2026-09-15T17:29:38Z">
            <w:r>
              <w:rPr/>
              <w:fldChar w:fldCharType="begin"/>
            </w:r>
          </w:ins>
          <w:ins w:id="2167" w:author="LKY" w:date="2026-09-15T17:29:38Z">
            <w:r>
              <w:rPr/>
              <w:instrText xml:space="preserve"> HYPERLINK \l _Toc15085 </w:instrText>
            </w:r>
          </w:ins>
          <w:ins w:id="2168" w:author="LKY" w:date="2026-09-15T17:29:38Z">
            <w:r>
              <w:rPr/>
              <w:fldChar w:fldCharType="separate"/>
            </w:r>
          </w:ins>
          <w:ins w:id="2169" w:author="LKY" w:date="2026-09-15T17:29:38Z">
            <w:r>
              <w:rPr>
                <w:rFonts w:hint="default" w:ascii="Times New Roman" w:hAnsi="Times New Roman"/>
                <w:bCs/>
                <w:szCs w:val="28"/>
                <w:lang w:val="en-US" w:eastAsia="zh-CN"/>
              </w:rPr>
              <w:t>2.</w:t>
            </w:r>
          </w:ins>
          <w:ins w:id="2170" w:author="LKY" w:date="2026-09-15T17:29:38Z">
            <w:r>
              <w:rPr>
                <w:rFonts w:hint="eastAsia" w:ascii="Times New Roman" w:hAnsi="Times New Roman"/>
                <w:bCs/>
                <w:szCs w:val="28"/>
                <w:lang w:val="en-US" w:eastAsia="zh-CN"/>
              </w:rPr>
              <w:t>3</w:t>
            </w:r>
          </w:ins>
          <w:ins w:id="2171" w:author="LKY" w:date="2026-09-15T17:29:38Z">
            <w:r>
              <w:rPr>
                <w:rFonts w:hint="default" w:ascii="Times New Roman" w:hAnsi="Times New Roman"/>
                <w:bCs/>
                <w:szCs w:val="28"/>
                <w:lang w:val="en-US" w:eastAsia="zh-CN"/>
              </w:rPr>
              <w:t>.</w:t>
            </w:r>
          </w:ins>
          <w:ins w:id="2172" w:author="LKY" w:date="2026-09-15T17:29:38Z">
            <w:r>
              <w:rPr>
                <w:rFonts w:hint="eastAsia" w:ascii="Times New Roman" w:hAnsi="Times New Roman"/>
                <w:bCs/>
                <w:szCs w:val="28"/>
                <w:lang w:val="en-US" w:eastAsia="zh-CN"/>
              </w:rPr>
              <w:t xml:space="preserve">9 </w:t>
            </w:r>
          </w:ins>
          <w:ins w:id="2173" w:author="LKY" w:date="2026-09-15T17:29:38Z">
            <w:r>
              <w:rPr>
                <w:rFonts w:hint="default" w:ascii="Times New Roman" w:hAnsi="Times New Roman" w:cs="Times New Roman"/>
                <w:szCs w:val="28"/>
                <w:lang w:val="en-US" w:eastAsia="zh-CN"/>
              </w:rPr>
              <w:t>NTC</w:t>
            </w:r>
          </w:ins>
          <w:ins w:id="2174" w:author="LKY" w:date="2026-09-15T17:29:38Z">
            <w:r>
              <w:rPr>
                <w:rFonts w:hint="eastAsia"/>
                <w:szCs w:val="28"/>
                <w:lang w:val="en-US" w:eastAsia="zh-CN"/>
              </w:rPr>
              <w:t>模块</w:t>
            </w:r>
          </w:ins>
          <w:ins w:id="2175" w:author="LKY" w:date="2026-09-15T17:29:38Z">
            <w:r>
              <w:rPr/>
              <w:tab/>
            </w:r>
          </w:ins>
          <w:ins w:id="2176" w:author="LKY" w:date="2026-09-15T17:29:38Z">
            <w:r>
              <w:rPr/>
              <w:fldChar w:fldCharType="begin"/>
            </w:r>
          </w:ins>
          <w:ins w:id="2177" w:author="LKY" w:date="2026-09-15T17:29:38Z">
            <w:r>
              <w:rPr/>
              <w:instrText xml:space="preserve"> PAGEREF _Toc15085 \h </w:instrText>
            </w:r>
          </w:ins>
          <w:ins w:id="2178" w:author="LKY" w:date="2026-09-15T17:29:38Z">
            <w:r>
              <w:rPr/>
              <w:fldChar w:fldCharType="separate"/>
            </w:r>
          </w:ins>
          <w:ins w:id="2179" w:author="LKY" w:date="2026-09-15T17:29:38Z">
            <w:r>
              <w:rPr/>
              <w:t>14</w:t>
            </w:r>
          </w:ins>
          <w:ins w:id="2180" w:author="LKY" w:date="2026-09-15T17:29:38Z">
            <w:r>
              <w:rPr/>
              <w:fldChar w:fldCharType="end"/>
            </w:r>
          </w:ins>
          <w:ins w:id="2181" w:author="LKY" w:date="2026-09-15T17:29:38Z">
            <w:r>
              <w:rPr/>
              <w:fldChar w:fldCharType="end"/>
            </w:r>
          </w:ins>
        </w:p>
        <w:p w14:paraId="3CC20B4D">
          <w:pPr>
            <w:pStyle w:val="7"/>
            <w:tabs>
              <w:tab w:val="right" w:leader="dot" w:pos="8306"/>
            </w:tabs>
            <w:rPr>
              <w:ins w:id="2182" w:author="LKY" w:date="2026-09-15T17:29:38Z"/>
            </w:rPr>
          </w:pPr>
          <w:ins w:id="2183" w:author="LKY" w:date="2026-09-15T17:29:38Z">
            <w:r>
              <w:rPr/>
              <w:fldChar w:fldCharType="begin"/>
            </w:r>
          </w:ins>
          <w:ins w:id="2184" w:author="LKY" w:date="2026-09-15T17:29:38Z">
            <w:r>
              <w:rPr/>
              <w:instrText xml:space="preserve"> HYPERLINK \l _Toc11761 </w:instrText>
            </w:r>
          </w:ins>
          <w:ins w:id="2185" w:author="LKY" w:date="2026-09-15T17:29:38Z">
            <w:r>
              <w:rPr/>
              <w:fldChar w:fldCharType="separate"/>
            </w:r>
          </w:ins>
          <w:ins w:id="2186" w:author="LKY" w:date="2026-09-15T17:29:38Z">
            <w:r>
              <w:rPr>
                <w:rFonts w:hint="eastAsia" w:ascii="Times New Roman" w:hAnsi="Times New Roman"/>
                <w:bCs/>
                <w:szCs w:val="28"/>
                <w:lang w:val="en-US" w:eastAsia="zh-CN"/>
              </w:rPr>
              <w:t>2.3.10 RS485使用</w:t>
            </w:r>
          </w:ins>
          <w:ins w:id="2187" w:author="LKY" w:date="2026-09-15T17:29:38Z">
            <w:r>
              <w:rPr/>
              <w:tab/>
            </w:r>
          </w:ins>
          <w:ins w:id="2188" w:author="LKY" w:date="2026-09-15T17:29:38Z">
            <w:r>
              <w:rPr/>
              <w:fldChar w:fldCharType="begin"/>
            </w:r>
          </w:ins>
          <w:ins w:id="2189" w:author="LKY" w:date="2026-09-15T17:29:38Z">
            <w:r>
              <w:rPr/>
              <w:instrText xml:space="preserve"> PAGEREF _Toc11761 \h </w:instrText>
            </w:r>
          </w:ins>
          <w:ins w:id="2190" w:author="LKY" w:date="2026-09-15T17:29:38Z">
            <w:r>
              <w:rPr/>
              <w:fldChar w:fldCharType="separate"/>
            </w:r>
          </w:ins>
          <w:ins w:id="2191" w:author="LKY" w:date="2026-09-15T17:29:38Z">
            <w:r>
              <w:rPr/>
              <w:t>14</w:t>
            </w:r>
          </w:ins>
          <w:ins w:id="2192" w:author="LKY" w:date="2026-09-15T17:29:38Z">
            <w:r>
              <w:rPr/>
              <w:fldChar w:fldCharType="end"/>
            </w:r>
          </w:ins>
          <w:ins w:id="2193" w:author="LKY" w:date="2026-09-15T17:29:38Z">
            <w:r>
              <w:rPr/>
              <w:fldChar w:fldCharType="end"/>
            </w:r>
          </w:ins>
        </w:p>
        <w:p w14:paraId="07FEB95D">
          <w:pPr>
            <w:pStyle w:val="7"/>
            <w:tabs>
              <w:tab w:val="right" w:leader="dot" w:pos="8306"/>
            </w:tabs>
            <w:rPr>
              <w:ins w:id="2194" w:author="LKY" w:date="2026-09-15T17:29:38Z"/>
            </w:rPr>
          </w:pPr>
          <w:ins w:id="2195" w:author="LKY" w:date="2026-09-15T17:29:38Z">
            <w:r>
              <w:rPr/>
              <w:fldChar w:fldCharType="begin"/>
            </w:r>
          </w:ins>
          <w:ins w:id="2196" w:author="LKY" w:date="2026-09-15T17:29:38Z">
            <w:r>
              <w:rPr/>
              <w:instrText xml:space="preserve"> HYPERLINK \l _Toc3967 </w:instrText>
            </w:r>
          </w:ins>
          <w:ins w:id="2197" w:author="LKY" w:date="2026-09-15T17:29:38Z">
            <w:r>
              <w:rPr/>
              <w:fldChar w:fldCharType="separate"/>
            </w:r>
          </w:ins>
          <w:ins w:id="2198" w:author="LKY" w:date="2026-09-15T17:29:38Z">
            <w:r>
              <w:rPr>
                <w:rFonts w:hint="eastAsia" w:ascii="Times New Roman" w:hAnsi="Times New Roman"/>
                <w:bCs/>
                <w:szCs w:val="28"/>
                <w:lang w:val="en-US" w:eastAsia="zh-CN"/>
              </w:rPr>
              <w:t>2.3.11 CAN使用</w:t>
            </w:r>
          </w:ins>
          <w:ins w:id="2199" w:author="LKY" w:date="2026-09-15T17:29:38Z">
            <w:r>
              <w:rPr/>
              <w:tab/>
            </w:r>
          </w:ins>
          <w:ins w:id="2200" w:author="LKY" w:date="2026-09-15T17:29:38Z">
            <w:r>
              <w:rPr/>
              <w:fldChar w:fldCharType="begin"/>
            </w:r>
          </w:ins>
          <w:ins w:id="2201" w:author="LKY" w:date="2026-09-15T17:29:38Z">
            <w:r>
              <w:rPr/>
              <w:instrText xml:space="preserve"> PAGEREF _Toc3967 \h </w:instrText>
            </w:r>
          </w:ins>
          <w:ins w:id="2202" w:author="LKY" w:date="2026-09-15T17:29:38Z">
            <w:r>
              <w:rPr/>
              <w:fldChar w:fldCharType="separate"/>
            </w:r>
          </w:ins>
          <w:ins w:id="2203" w:author="LKY" w:date="2026-09-15T17:29:38Z">
            <w:r>
              <w:rPr/>
              <w:t>15</w:t>
            </w:r>
          </w:ins>
          <w:ins w:id="2204" w:author="LKY" w:date="2026-09-15T17:29:38Z">
            <w:r>
              <w:rPr/>
              <w:fldChar w:fldCharType="end"/>
            </w:r>
          </w:ins>
          <w:ins w:id="2205" w:author="LKY" w:date="2026-09-15T17:29:38Z">
            <w:r>
              <w:rPr/>
              <w:fldChar w:fldCharType="end"/>
            </w:r>
          </w:ins>
        </w:p>
        <w:p w14:paraId="5CC7D145">
          <w:pPr>
            <w:pStyle w:val="7"/>
            <w:tabs>
              <w:tab w:val="right" w:leader="dot" w:pos="8306"/>
            </w:tabs>
            <w:rPr>
              <w:ins w:id="2206" w:author="LKY" w:date="2026-09-15T17:29:38Z"/>
            </w:rPr>
          </w:pPr>
          <w:ins w:id="2207" w:author="LKY" w:date="2026-09-15T17:29:38Z">
            <w:r>
              <w:rPr/>
              <w:fldChar w:fldCharType="begin"/>
            </w:r>
          </w:ins>
          <w:ins w:id="2208" w:author="LKY" w:date="2026-09-15T17:29:38Z">
            <w:r>
              <w:rPr/>
              <w:instrText xml:space="preserve"> HYPERLINK \l _Toc2936 </w:instrText>
            </w:r>
          </w:ins>
          <w:ins w:id="2209" w:author="LKY" w:date="2026-09-15T17:29:38Z">
            <w:r>
              <w:rPr/>
              <w:fldChar w:fldCharType="separate"/>
            </w:r>
          </w:ins>
          <w:ins w:id="2210" w:author="LKY" w:date="2026-09-15T17:29:38Z">
            <w:r>
              <w:rPr>
                <w:rFonts w:hint="eastAsia" w:ascii="Times New Roman" w:hAnsi="Times New Roman" w:cstheme="minorBidi"/>
                <w:bCs/>
                <w:kern w:val="2"/>
                <w:szCs w:val="28"/>
                <w:lang w:val="en-US" w:eastAsia="zh-CN" w:bidi="ar-SA"/>
              </w:rPr>
              <w:t>2.3.12 N板端口使用</w:t>
            </w:r>
          </w:ins>
          <w:ins w:id="2211" w:author="LKY" w:date="2026-09-15T17:29:38Z">
            <w:r>
              <w:rPr/>
              <w:tab/>
            </w:r>
          </w:ins>
          <w:ins w:id="2212" w:author="LKY" w:date="2026-09-15T17:29:38Z">
            <w:r>
              <w:rPr/>
              <w:fldChar w:fldCharType="begin"/>
            </w:r>
          </w:ins>
          <w:ins w:id="2213" w:author="LKY" w:date="2026-09-15T17:29:38Z">
            <w:r>
              <w:rPr/>
              <w:instrText xml:space="preserve"> PAGEREF _Toc2936 \h </w:instrText>
            </w:r>
          </w:ins>
          <w:ins w:id="2214" w:author="LKY" w:date="2026-09-15T17:29:38Z">
            <w:r>
              <w:rPr/>
              <w:fldChar w:fldCharType="separate"/>
            </w:r>
          </w:ins>
          <w:ins w:id="2215" w:author="LKY" w:date="2026-09-15T17:29:38Z">
            <w:r>
              <w:rPr/>
              <w:t>16</w:t>
            </w:r>
          </w:ins>
          <w:ins w:id="2216" w:author="LKY" w:date="2026-09-15T17:29:38Z">
            <w:r>
              <w:rPr/>
              <w:fldChar w:fldCharType="end"/>
            </w:r>
          </w:ins>
          <w:ins w:id="2217" w:author="LKY" w:date="2026-09-15T17:29:38Z">
            <w:r>
              <w:rPr/>
              <w:fldChar w:fldCharType="end"/>
            </w:r>
          </w:ins>
        </w:p>
        <w:p w14:paraId="606B9284">
          <w:pPr>
            <w:pStyle w:val="11"/>
            <w:tabs>
              <w:tab w:val="right" w:leader="dot" w:pos="8306"/>
            </w:tabs>
            <w:rPr>
              <w:ins w:id="2218" w:author="LKY" w:date="2026-09-15T17:29:38Z"/>
            </w:rPr>
          </w:pPr>
          <w:ins w:id="2219" w:author="LKY" w:date="2026-09-15T17:29:38Z">
            <w:r>
              <w:rPr/>
              <w:fldChar w:fldCharType="begin"/>
            </w:r>
          </w:ins>
          <w:ins w:id="2220" w:author="LKY" w:date="2026-09-15T17:29:38Z">
            <w:r>
              <w:rPr/>
              <w:instrText xml:space="preserve"> HYPERLINK \l _Toc1104 </w:instrText>
            </w:r>
          </w:ins>
          <w:ins w:id="2221" w:author="LKY" w:date="2026-09-15T17:29:38Z">
            <w:r>
              <w:rPr/>
              <w:fldChar w:fldCharType="separate"/>
            </w:r>
          </w:ins>
          <w:ins w:id="2222" w:author="LKY" w:date="2026-09-15T17:29:38Z">
            <w:r>
              <w:rPr>
                <w:rFonts w:hint="eastAsia" w:ascii="Times New Roman" w:hAnsi="Times New Roman" w:eastAsia="宋体" w:cs="宋体"/>
                <w:bCs/>
                <w:szCs w:val="32"/>
                <w:lang w:val="en-US" w:eastAsia="zh-CN"/>
              </w:rPr>
              <w:t>2.4 LED</w:t>
            </w:r>
          </w:ins>
          <w:ins w:id="2223" w:author="LKY" w:date="2026-09-15T17:29:38Z">
            <w:r>
              <w:rPr/>
              <w:tab/>
            </w:r>
          </w:ins>
          <w:ins w:id="2224" w:author="LKY" w:date="2026-09-15T17:29:38Z">
            <w:r>
              <w:rPr/>
              <w:fldChar w:fldCharType="begin"/>
            </w:r>
          </w:ins>
          <w:ins w:id="2225" w:author="LKY" w:date="2026-09-15T17:29:38Z">
            <w:r>
              <w:rPr/>
              <w:instrText xml:space="preserve"> PAGEREF _Toc1104 \h </w:instrText>
            </w:r>
          </w:ins>
          <w:ins w:id="2226" w:author="LKY" w:date="2026-09-15T17:29:38Z">
            <w:r>
              <w:rPr/>
              <w:fldChar w:fldCharType="separate"/>
            </w:r>
          </w:ins>
          <w:ins w:id="2227" w:author="LKY" w:date="2026-09-15T17:29:38Z">
            <w:r>
              <w:rPr/>
              <w:t>24</w:t>
            </w:r>
          </w:ins>
          <w:ins w:id="2228" w:author="LKY" w:date="2026-09-15T17:29:38Z">
            <w:r>
              <w:rPr/>
              <w:fldChar w:fldCharType="end"/>
            </w:r>
          </w:ins>
          <w:ins w:id="2229" w:author="LKY" w:date="2026-09-15T17:29:38Z">
            <w:r>
              <w:rPr/>
              <w:fldChar w:fldCharType="end"/>
            </w:r>
          </w:ins>
        </w:p>
        <w:p w14:paraId="2629984A">
          <w:pPr>
            <w:pStyle w:val="11"/>
            <w:tabs>
              <w:tab w:val="right" w:leader="dot" w:pos="8306"/>
            </w:tabs>
            <w:rPr>
              <w:ins w:id="2230" w:author="LKY" w:date="2026-09-15T17:29:38Z"/>
            </w:rPr>
          </w:pPr>
          <w:ins w:id="2231" w:author="LKY" w:date="2026-09-15T17:29:38Z">
            <w:r>
              <w:rPr/>
              <w:fldChar w:fldCharType="begin"/>
            </w:r>
          </w:ins>
          <w:ins w:id="2232" w:author="LKY" w:date="2026-09-15T17:29:38Z">
            <w:r>
              <w:rPr/>
              <w:instrText xml:space="preserve"> HYPERLINK \l _Toc10092 </w:instrText>
            </w:r>
          </w:ins>
          <w:ins w:id="2233" w:author="LKY" w:date="2026-09-15T17:29:38Z">
            <w:r>
              <w:rPr/>
              <w:fldChar w:fldCharType="separate"/>
            </w:r>
          </w:ins>
          <w:ins w:id="2234" w:author="LKY" w:date="2026-09-15T17:29:38Z">
            <w:r>
              <w:rPr>
                <w:rFonts w:hint="eastAsia" w:ascii="Times New Roman" w:hAnsi="Times New Roman"/>
                <w:bCs/>
                <w:szCs w:val="32"/>
                <w:lang w:val="en-US" w:eastAsia="zh-CN"/>
              </w:rPr>
              <w:t>2.5网络接口</w:t>
            </w:r>
          </w:ins>
          <w:ins w:id="2235" w:author="LKY" w:date="2026-09-15T17:29:38Z">
            <w:r>
              <w:rPr/>
              <w:tab/>
            </w:r>
          </w:ins>
          <w:ins w:id="2236" w:author="LKY" w:date="2026-09-15T17:29:38Z">
            <w:r>
              <w:rPr/>
              <w:fldChar w:fldCharType="begin"/>
            </w:r>
          </w:ins>
          <w:ins w:id="2237" w:author="LKY" w:date="2026-09-15T17:29:38Z">
            <w:r>
              <w:rPr/>
              <w:instrText xml:space="preserve"> PAGEREF _Toc10092 \h </w:instrText>
            </w:r>
          </w:ins>
          <w:ins w:id="2238" w:author="LKY" w:date="2026-09-15T17:29:38Z">
            <w:r>
              <w:rPr/>
              <w:fldChar w:fldCharType="separate"/>
            </w:r>
          </w:ins>
          <w:ins w:id="2239" w:author="LKY" w:date="2026-09-15T17:29:38Z">
            <w:r>
              <w:rPr/>
              <w:t>24</w:t>
            </w:r>
          </w:ins>
          <w:ins w:id="2240" w:author="LKY" w:date="2026-09-15T17:29:38Z">
            <w:r>
              <w:rPr/>
              <w:fldChar w:fldCharType="end"/>
            </w:r>
          </w:ins>
          <w:ins w:id="2241" w:author="LKY" w:date="2026-09-15T17:29:38Z">
            <w:r>
              <w:rPr/>
              <w:fldChar w:fldCharType="end"/>
            </w:r>
          </w:ins>
        </w:p>
        <w:p w14:paraId="69EC9DB3">
          <w:pPr>
            <w:pStyle w:val="11"/>
            <w:tabs>
              <w:tab w:val="right" w:leader="dot" w:pos="8306"/>
            </w:tabs>
            <w:rPr>
              <w:ins w:id="2242" w:author="LKY" w:date="2026-09-15T17:29:38Z"/>
            </w:rPr>
          </w:pPr>
          <w:ins w:id="2243" w:author="LKY" w:date="2026-09-15T17:29:38Z">
            <w:r>
              <w:rPr/>
              <w:fldChar w:fldCharType="begin"/>
            </w:r>
          </w:ins>
          <w:ins w:id="2244" w:author="LKY" w:date="2026-09-15T17:29:38Z">
            <w:r>
              <w:rPr/>
              <w:instrText xml:space="preserve"> HYPERLINK \l _Toc22877 </w:instrText>
            </w:r>
          </w:ins>
          <w:ins w:id="2245" w:author="LKY" w:date="2026-09-15T17:29:38Z">
            <w:r>
              <w:rPr/>
              <w:fldChar w:fldCharType="separate"/>
            </w:r>
          </w:ins>
          <w:ins w:id="2246" w:author="LKY" w:date="2026-09-15T17:29:38Z">
            <w:r>
              <w:rPr>
                <w:rFonts w:hint="eastAsia" w:ascii="Times New Roman" w:hAnsi="Times New Roman" w:cs="宋体"/>
                <w:szCs w:val="32"/>
                <w:lang w:val="en-US" w:eastAsia="zh-CN" w:bidi="en-US"/>
              </w:rPr>
              <w:t>2.6 USB接口</w:t>
            </w:r>
          </w:ins>
          <w:ins w:id="2247" w:author="LKY" w:date="2026-09-15T17:29:38Z">
            <w:r>
              <w:rPr/>
              <w:tab/>
            </w:r>
          </w:ins>
          <w:ins w:id="2248" w:author="LKY" w:date="2026-09-15T17:29:38Z">
            <w:r>
              <w:rPr/>
              <w:fldChar w:fldCharType="begin"/>
            </w:r>
          </w:ins>
          <w:ins w:id="2249" w:author="LKY" w:date="2026-09-15T17:29:38Z">
            <w:r>
              <w:rPr/>
              <w:instrText xml:space="preserve"> PAGEREF _Toc22877 \h </w:instrText>
            </w:r>
          </w:ins>
          <w:ins w:id="2250" w:author="LKY" w:date="2026-09-15T17:29:38Z">
            <w:r>
              <w:rPr/>
              <w:fldChar w:fldCharType="separate"/>
            </w:r>
          </w:ins>
          <w:ins w:id="2251" w:author="LKY" w:date="2026-09-15T17:29:38Z">
            <w:r>
              <w:rPr/>
              <w:t>26</w:t>
            </w:r>
          </w:ins>
          <w:ins w:id="2252" w:author="LKY" w:date="2026-09-15T17:29:38Z">
            <w:r>
              <w:rPr/>
              <w:fldChar w:fldCharType="end"/>
            </w:r>
          </w:ins>
          <w:ins w:id="2253" w:author="LKY" w:date="2026-09-15T17:29:38Z">
            <w:r>
              <w:rPr/>
              <w:fldChar w:fldCharType="end"/>
            </w:r>
          </w:ins>
        </w:p>
        <w:p w14:paraId="5B2F5406">
          <w:pPr>
            <w:pStyle w:val="11"/>
            <w:tabs>
              <w:tab w:val="right" w:leader="dot" w:pos="8306"/>
            </w:tabs>
            <w:rPr>
              <w:ins w:id="2254" w:author="LKY" w:date="2026-09-15T17:29:38Z"/>
            </w:rPr>
          </w:pPr>
          <w:ins w:id="2255" w:author="LKY" w:date="2026-09-15T17:29:38Z">
            <w:r>
              <w:rPr/>
              <w:fldChar w:fldCharType="begin"/>
            </w:r>
          </w:ins>
          <w:ins w:id="2256" w:author="LKY" w:date="2026-09-15T17:29:38Z">
            <w:r>
              <w:rPr/>
              <w:instrText xml:space="preserve"> HYPERLINK \l _Toc25897 </w:instrText>
            </w:r>
          </w:ins>
          <w:ins w:id="2257" w:author="LKY" w:date="2026-09-15T17:29:38Z">
            <w:r>
              <w:rPr/>
              <w:fldChar w:fldCharType="separate"/>
            </w:r>
          </w:ins>
          <w:ins w:id="2258" w:author="LKY" w:date="2026-09-15T17:29:38Z">
            <w:r>
              <w:rPr>
                <w:rFonts w:hint="eastAsia" w:ascii="Times New Roman" w:hAnsi="Times New Roman" w:cs="宋体"/>
                <w:szCs w:val="32"/>
                <w:lang w:val="en-US" w:eastAsia="zh-CN" w:bidi="en-US"/>
              </w:rPr>
              <w:t>2.7 HDMI接口</w:t>
            </w:r>
          </w:ins>
          <w:ins w:id="2259" w:author="LKY" w:date="2026-09-15T17:29:38Z">
            <w:r>
              <w:rPr/>
              <w:tab/>
            </w:r>
          </w:ins>
          <w:ins w:id="2260" w:author="LKY" w:date="2026-09-15T17:29:38Z">
            <w:r>
              <w:rPr/>
              <w:fldChar w:fldCharType="begin"/>
            </w:r>
          </w:ins>
          <w:ins w:id="2261" w:author="LKY" w:date="2026-09-15T17:29:38Z">
            <w:r>
              <w:rPr/>
              <w:instrText xml:space="preserve"> PAGEREF _Toc25897 \h </w:instrText>
            </w:r>
          </w:ins>
          <w:ins w:id="2262" w:author="LKY" w:date="2026-09-15T17:29:38Z">
            <w:r>
              <w:rPr/>
              <w:fldChar w:fldCharType="separate"/>
            </w:r>
          </w:ins>
          <w:ins w:id="2263" w:author="LKY" w:date="2026-09-15T17:29:38Z">
            <w:r>
              <w:rPr/>
              <w:t>28</w:t>
            </w:r>
          </w:ins>
          <w:ins w:id="2264" w:author="LKY" w:date="2026-09-15T17:29:38Z">
            <w:r>
              <w:rPr/>
              <w:fldChar w:fldCharType="end"/>
            </w:r>
          </w:ins>
          <w:ins w:id="2265" w:author="LKY" w:date="2026-09-15T17:29:38Z">
            <w:r>
              <w:rPr/>
              <w:fldChar w:fldCharType="end"/>
            </w:r>
          </w:ins>
        </w:p>
        <w:p w14:paraId="1ABC42FD">
          <w:pPr>
            <w:pStyle w:val="11"/>
            <w:tabs>
              <w:tab w:val="right" w:leader="dot" w:pos="8306"/>
            </w:tabs>
            <w:rPr>
              <w:ins w:id="2266" w:author="LKY" w:date="2026-09-15T17:29:38Z"/>
            </w:rPr>
          </w:pPr>
          <w:ins w:id="2267" w:author="LKY" w:date="2026-09-15T17:29:38Z">
            <w:r>
              <w:rPr/>
              <w:fldChar w:fldCharType="begin"/>
            </w:r>
          </w:ins>
          <w:ins w:id="2268" w:author="LKY" w:date="2026-09-15T17:29:38Z">
            <w:r>
              <w:rPr/>
              <w:instrText xml:space="preserve"> HYPERLINK \l _Toc17052 </w:instrText>
            </w:r>
          </w:ins>
          <w:ins w:id="2269" w:author="LKY" w:date="2026-09-15T17:29:38Z">
            <w:r>
              <w:rPr/>
              <w:fldChar w:fldCharType="separate"/>
            </w:r>
          </w:ins>
          <w:ins w:id="2270" w:author="LKY" w:date="2026-09-15T17:29:38Z">
            <w:r>
              <w:rPr>
                <w:rFonts w:hint="eastAsia" w:ascii="Times New Roman" w:hAnsi="Times New Roman" w:cs="宋体"/>
                <w:kern w:val="2"/>
                <w:szCs w:val="32"/>
                <w:lang w:val="en-US" w:eastAsia="zh-CN" w:bidi="en-US"/>
              </w:rPr>
              <w:t>2.8调试串口</w:t>
            </w:r>
          </w:ins>
          <w:ins w:id="2271" w:author="LKY" w:date="2026-09-15T17:29:38Z">
            <w:r>
              <w:rPr/>
              <w:tab/>
            </w:r>
          </w:ins>
          <w:ins w:id="2272" w:author="LKY" w:date="2026-09-15T17:29:38Z">
            <w:r>
              <w:rPr/>
              <w:fldChar w:fldCharType="begin"/>
            </w:r>
          </w:ins>
          <w:ins w:id="2273" w:author="LKY" w:date="2026-09-15T17:29:38Z">
            <w:r>
              <w:rPr/>
              <w:instrText xml:space="preserve"> PAGEREF _Toc17052 \h </w:instrText>
            </w:r>
          </w:ins>
          <w:ins w:id="2274" w:author="LKY" w:date="2026-09-15T17:29:38Z">
            <w:r>
              <w:rPr/>
              <w:fldChar w:fldCharType="separate"/>
            </w:r>
          </w:ins>
          <w:ins w:id="2275" w:author="LKY" w:date="2026-09-15T17:29:38Z">
            <w:r>
              <w:rPr/>
              <w:t>29</w:t>
            </w:r>
          </w:ins>
          <w:ins w:id="2276" w:author="LKY" w:date="2026-09-15T17:29:38Z">
            <w:r>
              <w:rPr/>
              <w:fldChar w:fldCharType="end"/>
            </w:r>
          </w:ins>
          <w:ins w:id="2277" w:author="LKY" w:date="2026-09-15T17:29:38Z">
            <w:r>
              <w:rPr/>
              <w:fldChar w:fldCharType="end"/>
            </w:r>
          </w:ins>
        </w:p>
        <w:p w14:paraId="1C971A57">
          <w:pPr>
            <w:pStyle w:val="11"/>
            <w:tabs>
              <w:tab w:val="right" w:leader="dot" w:pos="8306"/>
            </w:tabs>
            <w:rPr>
              <w:ins w:id="2278" w:author="LKY" w:date="2026-09-15T17:29:38Z"/>
            </w:rPr>
          </w:pPr>
          <w:ins w:id="2279" w:author="LKY" w:date="2026-09-15T17:29:38Z">
            <w:r>
              <w:rPr/>
              <w:fldChar w:fldCharType="begin"/>
            </w:r>
          </w:ins>
          <w:ins w:id="2280" w:author="LKY" w:date="2026-09-15T17:29:38Z">
            <w:r>
              <w:rPr/>
              <w:instrText xml:space="preserve"> HYPERLINK \l _Toc13998 </w:instrText>
            </w:r>
          </w:ins>
          <w:ins w:id="2281" w:author="LKY" w:date="2026-09-15T17:29:38Z">
            <w:r>
              <w:rPr/>
              <w:fldChar w:fldCharType="separate"/>
            </w:r>
          </w:ins>
          <w:ins w:id="2282" w:author="LKY" w:date="2026-09-15T17:29:38Z">
            <w:r>
              <w:rPr>
                <w:rFonts w:hint="eastAsia" w:ascii="Times New Roman" w:hAnsi="Times New Roman" w:cs="宋体"/>
                <w:kern w:val="2"/>
                <w:szCs w:val="32"/>
                <w:lang w:val="en-US" w:eastAsia="zh-CN" w:bidi="en-US"/>
              </w:rPr>
              <w:t>2.9 SIM卡插槽</w:t>
            </w:r>
          </w:ins>
          <w:ins w:id="2283" w:author="LKY" w:date="2026-09-15T17:29:38Z">
            <w:r>
              <w:rPr/>
              <w:tab/>
            </w:r>
          </w:ins>
          <w:ins w:id="2284" w:author="LKY" w:date="2026-09-15T17:29:38Z">
            <w:r>
              <w:rPr/>
              <w:fldChar w:fldCharType="begin"/>
            </w:r>
          </w:ins>
          <w:ins w:id="2285" w:author="LKY" w:date="2026-09-15T17:29:38Z">
            <w:r>
              <w:rPr/>
              <w:instrText xml:space="preserve"> PAGEREF _Toc13998 \h </w:instrText>
            </w:r>
          </w:ins>
          <w:ins w:id="2286" w:author="LKY" w:date="2026-09-15T17:29:38Z">
            <w:r>
              <w:rPr/>
              <w:fldChar w:fldCharType="separate"/>
            </w:r>
          </w:ins>
          <w:ins w:id="2287" w:author="LKY" w:date="2026-09-15T17:29:38Z">
            <w:r>
              <w:rPr/>
              <w:t>29</w:t>
            </w:r>
          </w:ins>
          <w:ins w:id="2288" w:author="LKY" w:date="2026-09-15T17:29:38Z">
            <w:r>
              <w:rPr/>
              <w:fldChar w:fldCharType="end"/>
            </w:r>
          </w:ins>
          <w:ins w:id="2289" w:author="LKY" w:date="2026-09-15T17:29:38Z">
            <w:r>
              <w:rPr/>
              <w:fldChar w:fldCharType="end"/>
            </w:r>
          </w:ins>
        </w:p>
        <w:p w14:paraId="0E31B4C2">
          <w:pPr>
            <w:pStyle w:val="11"/>
            <w:tabs>
              <w:tab w:val="right" w:leader="dot" w:pos="8306"/>
            </w:tabs>
            <w:rPr>
              <w:ins w:id="2290" w:author="LKY" w:date="2026-09-15T17:29:38Z"/>
            </w:rPr>
          </w:pPr>
          <w:ins w:id="2291" w:author="LKY" w:date="2026-09-15T17:29:38Z">
            <w:r>
              <w:rPr/>
              <w:fldChar w:fldCharType="begin"/>
            </w:r>
          </w:ins>
          <w:ins w:id="2292" w:author="LKY" w:date="2026-09-15T17:29:38Z">
            <w:r>
              <w:rPr/>
              <w:instrText xml:space="preserve"> HYPERLINK \l _Toc18536 </w:instrText>
            </w:r>
          </w:ins>
          <w:ins w:id="2293" w:author="LKY" w:date="2026-09-15T17:29:38Z">
            <w:r>
              <w:rPr/>
              <w:fldChar w:fldCharType="separate"/>
            </w:r>
          </w:ins>
          <w:ins w:id="2294" w:author="LKY" w:date="2026-09-15T17:29:38Z">
            <w:r>
              <w:rPr>
                <w:rFonts w:hint="eastAsia" w:ascii="Times New Roman" w:hAnsi="Times New Roman" w:cs="宋体"/>
                <w:kern w:val="2"/>
                <w:szCs w:val="32"/>
                <w:lang w:val="en-US" w:eastAsia="zh-CN" w:bidi="en-US"/>
              </w:rPr>
              <w:t>2.10 SD卡插槽</w:t>
            </w:r>
          </w:ins>
          <w:ins w:id="2295" w:author="LKY" w:date="2026-09-15T17:29:38Z">
            <w:r>
              <w:rPr/>
              <w:tab/>
            </w:r>
          </w:ins>
          <w:ins w:id="2296" w:author="LKY" w:date="2026-09-15T17:29:38Z">
            <w:r>
              <w:rPr/>
              <w:fldChar w:fldCharType="begin"/>
            </w:r>
          </w:ins>
          <w:ins w:id="2297" w:author="LKY" w:date="2026-09-15T17:29:38Z">
            <w:r>
              <w:rPr/>
              <w:instrText xml:space="preserve"> PAGEREF _Toc18536 \h </w:instrText>
            </w:r>
          </w:ins>
          <w:ins w:id="2298" w:author="LKY" w:date="2026-09-15T17:29:38Z">
            <w:r>
              <w:rPr/>
              <w:fldChar w:fldCharType="separate"/>
            </w:r>
          </w:ins>
          <w:ins w:id="2299" w:author="LKY" w:date="2026-09-15T17:29:38Z">
            <w:r>
              <w:rPr/>
              <w:t>29</w:t>
            </w:r>
          </w:ins>
          <w:ins w:id="2300" w:author="LKY" w:date="2026-09-15T17:29:38Z">
            <w:r>
              <w:rPr/>
              <w:fldChar w:fldCharType="end"/>
            </w:r>
          </w:ins>
          <w:ins w:id="2301" w:author="LKY" w:date="2026-09-15T17:29:38Z">
            <w:r>
              <w:rPr/>
              <w:fldChar w:fldCharType="end"/>
            </w:r>
          </w:ins>
        </w:p>
        <w:p w14:paraId="0ABCEF43">
          <w:pPr>
            <w:pStyle w:val="11"/>
            <w:tabs>
              <w:tab w:val="right" w:leader="dot" w:pos="8306"/>
            </w:tabs>
            <w:rPr>
              <w:ins w:id="2302" w:author="LKY" w:date="2026-09-15T17:29:38Z"/>
            </w:rPr>
          </w:pPr>
          <w:ins w:id="2303" w:author="LKY" w:date="2026-09-15T17:29:38Z">
            <w:r>
              <w:rPr/>
              <w:fldChar w:fldCharType="begin"/>
            </w:r>
          </w:ins>
          <w:ins w:id="2304" w:author="LKY" w:date="2026-09-15T17:29:38Z">
            <w:r>
              <w:rPr/>
              <w:instrText xml:space="preserve"> HYPERLINK \l _Toc20445 </w:instrText>
            </w:r>
          </w:ins>
          <w:ins w:id="2305" w:author="LKY" w:date="2026-09-15T17:29:38Z">
            <w:r>
              <w:rPr/>
              <w:fldChar w:fldCharType="separate"/>
            </w:r>
          </w:ins>
          <w:ins w:id="2306" w:author="LKY" w:date="2026-09-15T17:29:38Z">
            <w:r>
              <w:rPr>
                <w:rFonts w:hint="eastAsia" w:ascii="Times New Roman" w:hAnsi="Times New Roman" w:cs="宋体"/>
                <w:kern w:val="2"/>
                <w:szCs w:val="32"/>
                <w:lang w:val="en-US" w:eastAsia="zh-CN" w:bidi="en-US"/>
              </w:rPr>
              <w:t>2.11重启按钮</w:t>
            </w:r>
          </w:ins>
          <w:ins w:id="2307" w:author="LKY" w:date="2026-09-15T17:29:38Z">
            <w:r>
              <w:rPr/>
              <w:tab/>
            </w:r>
          </w:ins>
          <w:ins w:id="2308" w:author="LKY" w:date="2026-09-15T17:29:38Z">
            <w:r>
              <w:rPr/>
              <w:fldChar w:fldCharType="begin"/>
            </w:r>
          </w:ins>
          <w:ins w:id="2309" w:author="LKY" w:date="2026-09-15T17:29:38Z">
            <w:r>
              <w:rPr/>
              <w:instrText xml:space="preserve"> PAGEREF _Toc20445 \h </w:instrText>
            </w:r>
          </w:ins>
          <w:ins w:id="2310" w:author="LKY" w:date="2026-09-15T17:29:38Z">
            <w:r>
              <w:rPr/>
              <w:fldChar w:fldCharType="separate"/>
            </w:r>
          </w:ins>
          <w:ins w:id="2311" w:author="LKY" w:date="2026-09-15T17:29:38Z">
            <w:r>
              <w:rPr/>
              <w:t>31</w:t>
            </w:r>
          </w:ins>
          <w:ins w:id="2312" w:author="LKY" w:date="2026-09-15T17:29:38Z">
            <w:r>
              <w:rPr/>
              <w:fldChar w:fldCharType="end"/>
            </w:r>
          </w:ins>
          <w:ins w:id="2313" w:author="LKY" w:date="2026-09-15T17:29:38Z">
            <w:r>
              <w:rPr/>
              <w:fldChar w:fldCharType="end"/>
            </w:r>
          </w:ins>
        </w:p>
        <w:p w14:paraId="26497E45">
          <w:pPr>
            <w:pStyle w:val="11"/>
            <w:tabs>
              <w:tab w:val="right" w:leader="dot" w:pos="8306"/>
            </w:tabs>
            <w:rPr>
              <w:ins w:id="2314" w:author="LKY" w:date="2026-09-15T17:29:38Z"/>
            </w:rPr>
          </w:pPr>
          <w:ins w:id="2315" w:author="LKY" w:date="2026-09-15T17:29:38Z">
            <w:r>
              <w:rPr/>
              <w:fldChar w:fldCharType="begin"/>
            </w:r>
          </w:ins>
          <w:ins w:id="2316" w:author="LKY" w:date="2026-09-15T17:29:38Z">
            <w:r>
              <w:rPr/>
              <w:instrText xml:space="preserve"> HYPERLINK \l _Toc12355 </w:instrText>
            </w:r>
          </w:ins>
          <w:ins w:id="2317" w:author="LKY" w:date="2026-09-15T17:29:38Z">
            <w:r>
              <w:rPr/>
              <w:fldChar w:fldCharType="separate"/>
            </w:r>
          </w:ins>
          <w:ins w:id="2318" w:author="LKY" w:date="2026-09-15T17:29:38Z">
            <w:r>
              <w:rPr>
                <w:rFonts w:hint="eastAsia" w:ascii="Times New Roman" w:hAnsi="Times New Roman" w:cs="宋体"/>
                <w:kern w:val="2"/>
                <w:szCs w:val="32"/>
                <w:lang w:val="en-US" w:eastAsia="zh-CN" w:bidi="en-US"/>
              </w:rPr>
              <w:t>2.12 PCIE接口</w:t>
            </w:r>
          </w:ins>
          <w:ins w:id="2319" w:author="LKY" w:date="2026-09-15T17:29:38Z">
            <w:r>
              <w:rPr/>
              <w:tab/>
            </w:r>
          </w:ins>
          <w:ins w:id="2320" w:author="LKY" w:date="2026-09-15T17:29:38Z">
            <w:r>
              <w:rPr/>
              <w:fldChar w:fldCharType="begin"/>
            </w:r>
          </w:ins>
          <w:ins w:id="2321" w:author="LKY" w:date="2026-09-15T17:29:38Z">
            <w:r>
              <w:rPr/>
              <w:instrText xml:space="preserve"> PAGEREF _Toc12355 \h </w:instrText>
            </w:r>
          </w:ins>
          <w:ins w:id="2322" w:author="LKY" w:date="2026-09-15T17:29:38Z">
            <w:r>
              <w:rPr/>
              <w:fldChar w:fldCharType="separate"/>
            </w:r>
          </w:ins>
          <w:ins w:id="2323" w:author="LKY" w:date="2026-09-15T17:29:38Z">
            <w:r>
              <w:rPr/>
              <w:t>31</w:t>
            </w:r>
          </w:ins>
          <w:ins w:id="2324" w:author="LKY" w:date="2026-09-15T17:29:38Z">
            <w:r>
              <w:rPr/>
              <w:fldChar w:fldCharType="end"/>
            </w:r>
          </w:ins>
          <w:ins w:id="2325" w:author="LKY" w:date="2026-09-15T17:29:38Z">
            <w:r>
              <w:rPr/>
              <w:fldChar w:fldCharType="end"/>
            </w:r>
          </w:ins>
        </w:p>
        <w:p w14:paraId="4165274D">
          <w:pPr>
            <w:pStyle w:val="7"/>
            <w:tabs>
              <w:tab w:val="right" w:leader="dot" w:pos="8306"/>
            </w:tabs>
            <w:rPr>
              <w:ins w:id="2326" w:author="LKY" w:date="2026-09-15T17:29:38Z"/>
            </w:rPr>
          </w:pPr>
          <w:ins w:id="2327" w:author="LKY" w:date="2026-09-15T17:29:38Z">
            <w:r>
              <w:rPr/>
              <w:fldChar w:fldCharType="begin"/>
            </w:r>
          </w:ins>
          <w:ins w:id="2328" w:author="LKY" w:date="2026-09-15T17:29:38Z">
            <w:r>
              <w:rPr/>
              <w:instrText xml:space="preserve"> HYPERLINK \l _Toc25775 </w:instrText>
            </w:r>
          </w:ins>
          <w:ins w:id="2329" w:author="LKY" w:date="2026-09-15T17:29:38Z">
            <w:r>
              <w:rPr/>
              <w:fldChar w:fldCharType="separate"/>
            </w:r>
          </w:ins>
          <w:ins w:id="2330" w:author="LKY" w:date="2026-09-15T17:29:38Z">
            <w:r>
              <w:rPr>
                <w:rFonts w:hint="eastAsia" w:ascii="Times New Roman" w:hAnsi="Times New Roman" w:eastAsia="宋体" w:cs="宋体"/>
                <w:bCs w:val="0"/>
                <w:szCs w:val="28"/>
                <w:lang w:val="en-US" w:eastAsia="zh-CN" w:bidi="en-US"/>
              </w:rPr>
              <w:t>2.12.1 4G模块</w:t>
            </w:r>
          </w:ins>
          <w:ins w:id="2331" w:author="LKY" w:date="2026-09-15T17:29:38Z">
            <w:r>
              <w:rPr/>
              <w:tab/>
            </w:r>
          </w:ins>
          <w:ins w:id="2332" w:author="LKY" w:date="2026-09-15T17:29:38Z">
            <w:r>
              <w:rPr/>
              <w:fldChar w:fldCharType="begin"/>
            </w:r>
          </w:ins>
          <w:ins w:id="2333" w:author="LKY" w:date="2026-09-15T17:29:38Z">
            <w:r>
              <w:rPr/>
              <w:instrText xml:space="preserve"> PAGEREF _Toc25775 \h </w:instrText>
            </w:r>
          </w:ins>
          <w:ins w:id="2334" w:author="LKY" w:date="2026-09-15T17:29:38Z">
            <w:r>
              <w:rPr/>
              <w:fldChar w:fldCharType="separate"/>
            </w:r>
          </w:ins>
          <w:ins w:id="2335" w:author="LKY" w:date="2026-09-15T17:29:38Z">
            <w:r>
              <w:rPr/>
              <w:t>31</w:t>
            </w:r>
          </w:ins>
          <w:ins w:id="2336" w:author="LKY" w:date="2026-09-15T17:29:38Z">
            <w:r>
              <w:rPr/>
              <w:fldChar w:fldCharType="end"/>
            </w:r>
          </w:ins>
          <w:ins w:id="2337" w:author="LKY" w:date="2026-09-15T17:29:38Z">
            <w:r>
              <w:rPr/>
              <w:fldChar w:fldCharType="end"/>
            </w:r>
          </w:ins>
        </w:p>
        <w:p w14:paraId="67BE93F4">
          <w:pPr>
            <w:pStyle w:val="7"/>
            <w:tabs>
              <w:tab w:val="right" w:leader="dot" w:pos="8306"/>
            </w:tabs>
            <w:rPr>
              <w:ins w:id="2338" w:author="LKY" w:date="2026-09-15T17:29:38Z"/>
            </w:rPr>
          </w:pPr>
          <w:ins w:id="2339" w:author="LKY" w:date="2026-09-15T17:29:38Z">
            <w:r>
              <w:rPr/>
              <w:fldChar w:fldCharType="begin"/>
            </w:r>
          </w:ins>
          <w:ins w:id="2340" w:author="LKY" w:date="2026-09-15T17:29:38Z">
            <w:r>
              <w:rPr/>
              <w:instrText xml:space="preserve"> HYPERLINK \l _Toc22720 </w:instrText>
            </w:r>
          </w:ins>
          <w:ins w:id="2341" w:author="LKY" w:date="2026-09-15T17:29:38Z">
            <w:r>
              <w:rPr/>
              <w:fldChar w:fldCharType="separate"/>
            </w:r>
          </w:ins>
          <w:ins w:id="2342" w:author="LKY" w:date="2026-09-15T17:29:38Z">
            <w:r>
              <w:rPr>
                <w:rFonts w:hint="eastAsia" w:ascii="Times New Roman" w:hAnsi="Times New Roman" w:eastAsia="宋体" w:cs="宋体"/>
                <w:bCs w:val="0"/>
                <w:szCs w:val="28"/>
                <w:lang w:val="en-US" w:eastAsia="zh-CN" w:bidi="en-US"/>
              </w:rPr>
              <w:t>2.12.2 Wi-Fi模块</w:t>
            </w:r>
          </w:ins>
          <w:ins w:id="2343" w:author="LKY" w:date="2026-09-15T17:29:38Z">
            <w:r>
              <w:rPr/>
              <w:tab/>
            </w:r>
          </w:ins>
          <w:ins w:id="2344" w:author="LKY" w:date="2026-09-15T17:29:38Z">
            <w:r>
              <w:rPr/>
              <w:fldChar w:fldCharType="begin"/>
            </w:r>
          </w:ins>
          <w:ins w:id="2345" w:author="LKY" w:date="2026-09-15T17:29:38Z">
            <w:r>
              <w:rPr/>
              <w:instrText xml:space="preserve"> PAGEREF _Toc22720 \h </w:instrText>
            </w:r>
          </w:ins>
          <w:ins w:id="2346" w:author="LKY" w:date="2026-09-15T17:29:38Z">
            <w:r>
              <w:rPr/>
              <w:fldChar w:fldCharType="separate"/>
            </w:r>
          </w:ins>
          <w:ins w:id="2347" w:author="LKY" w:date="2026-09-15T17:29:38Z">
            <w:r>
              <w:rPr/>
              <w:t>34</w:t>
            </w:r>
          </w:ins>
          <w:ins w:id="2348" w:author="LKY" w:date="2026-09-15T17:29:38Z">
            <w:r>
              <w:rPr/>
              <w:fldChar w:fldCharType="end"/>
            </w:r>
          </w:ins>
          <w:ins w:id="2349" w:author="LKY" w:date="2026-09-15T17:29:38Z">
            <w:r>
              <w:rPr/>
              <w:fldChar w:fldCharType="end"/>
            </w:r>
          </w:ins>
        </w:p>
        <w:p w14:paraId="434FB4BF">
          <w:pPr>
            <w:pStyle w:val="11"/>
            <w:tabs>
              <w:tab w:val="right" w:leader="dot" w:pos="8306"/>
            </w:tabs>
            <w:rPr>
              <w:ins w:id="2350" w:author="LKY" w:date="2026-09-15T17:29:38Z"/>
            </w:rPr>
          </w:pPr>
          <w:ins w:id="2351" w:author="LKY" w:date="2026-09-15T17:29:38Z">
            <w:r>
              <w:rPr/>
              <w:fldChar w:fldCharType="begin"/>
            </w:r>
          </w:ins>
          <w:ins w:id="2352" w:author="LKY" w:date="2026-09-15T17:29:38Z">
            <w:r>
              <w:rPr/>
              <w:instrText xml:space="preserve"> HYPERLINK \l _Toc20995 </w:instrText>
            </w:r>
          </w:ins>
          <w:ins w:id="2353" w:author="LKY" w:date="2026-09-15T17:29:38Z">
            <w:r>
              <w:rPr/>
              <w:fldChar w:fldCharType="separate"/>
            </w:r>
          </w:ins>
          <w:ins w:id="2354" w:author="LKY" w:date="2026-09-15T17:29:38Z">
            <w:r>
              <w:rPr>
                <w:rFonts w:hint="eastAsia" w:ascii="Times New Roman" w:hAnsi="Times New Roman" w:cs="宋体"/>
                <w:kern w:val="2"/>
                <w:szCs w:val="32"/>
                <w:lang w:val="en-US" w:eastAsia="zh-CN" w:bidi="en-US"/>
              </w:rPr>
              <w:t>2.13硬件看门狗</w:t>
            </w:r>
          </w:ins>
          <w:ins w:id="2355" w:author="LKY" w:date="2026-09-15T17:29:38Z">
            <w:r>
              <w:rPr/>
              <w:tab/>
            </w:r>
          </w:ins>
          <w:ins w:id="2356" w:author="LKY" w:date="2026-09-15T17:29:38Z">
            <w:r>
              <w:rPr/>
              <w:fldChar w:fldCharType="begin"/>
            </w:r>
          </w:ins>
          <w:ins w:id="2357" w:author="LKY" w:date="2026-09-15T17:29:38Z">
            <w:r>
              <w:rPr/>
              <w:instrText xml:space="preserve"> PAGEREF _Toc20995 \h </w:instrText>
            </w:r>
          </w:ins>
          <w:ins w:id="2358" w:author="LKY" w:date="2026-09-15T17:29:38Z">
            <w:r>
              <w:rPr/>
              <w:fldChar w:fldCharType="separate"/>
            </w:r>
          </w:ins>
          <w:ins w:id="2359" w:author="LKY" w:date="2026-09-15T17:29:38Z">
            <w:r>
              <w:rPr/>
              <w:t>36</w:t>
            </w:r>
          </w:ins>
          <w:ins w:id="2360" w:author="LKY" w:date="2026-09-15T17:29:38Z">
            <w:r>
              <w:rPr/>
              <w:fldChar w:fldCharType="end"/>
            </w:r>
          </w:ins>
          <w:ins w:id="2361" w:author="LKY" w:date="2026-09-15T17:29:38Z">
            <w:r>
              <w:rPr/>
              <w:fldChar w:fldCharType="end"/>
            </w:r>
          </w:ins>
        </w:p>
        <w:p w14:paraId="64575AF3">
          <w:pPr>
            <w:pStyle w:val="11"/>
            <w:tabs>
              <w:tab w:val="right" w:leader="dot" w:pos="8306"/>
            </w:tabs>
            <w:rPr>
              <w:ins w:id="2362" w:author="LKY" w:date="2026-09-15T17:29:38Z"/>
            </w:rPr>
          </w:pPr>
          <w:ins w:id="2363" w:author="LKY" w:date="2026-09-15T17:29:38Z">
            <w:r>
              <w:rPr/>
              <w:fldChar w:fldCharType="begin"/>
            </w:r>
          </w:ins>
          <w:ins w:id="2364" w:author="LKY" w:date="2026-09-15T17:29:38Z">
            <w:r>
              <w:rPr/>
              <w:instrText xml:space="preserve"> HYPERLINK \l _Toc2442 </w:instrText>
            </w:r>
          </w:ins>
          <w:ins w:id="2365" w:author="LKY" w:date="2026-09-15T17:29:38Z">
            <w:r>
              <w:rPr/>
              <w:fldChar w:fldCharType="separate"/>
            </w:r>
          </w:ins>
          <w:ins w:id="2366" w:author="LKY" w:date="2026-09-15T17:29:38Z">
            <w:r>
              <w:rPr>
                <w:rFonts w:hint="eastAsia" w:ascii="Times New Roman" w:hAnsi="Times New Roman" w:cs="宋体"/>
                <w:kern w:val="2"/>
                <w:szCs w:val="32"/>
                <w:lang w:val="en-US" w:eastAsia="zh-CN" w:bidi="en-US"/>
              </w:rPr>
              <w:t>2.14外部RTC</w:t>
            </w:r>
          </w:ins>
          <w:ins w:id="2367" w:author="LKY" w:date="2026-09-15T17:29:38Z">
            <w:r>
              <w:rPr/>
              <w:tab/>
            </w:r>
          </w:ins>
          <w:ins w:id="2368" w:author="LKY" w:date="2026-09-15T17:29:38Z">
            <w:r>
              <w:rPr/>
              <w:fldChar w:fldCharType="begin"/>
            </w:r>
          </w:ins>
          <w:ins w:id="2369" w:author="LKY" w:date="2026-09-15T17:29:38Z">
            <w:r>
              <w:rPr/>
              <w:instrText xml:space="preserve"> PAGEREF _Toc2442 \h </w:instrText>
            </w:r>
          </w:ins>
          <w:ins w:id="2370" w:author="LKY" w:date="2026-09-15T17:29:38Z">
            <w:r>
              <w:rPr/>
              <w:fldChar w:fldCharType="separate"/>
            </w:r>
          </w:ins>
          <w:ins w:id="2371" w:author="LKY" w:date="2026-09-15T17:29:38Z">
            <w:r>
              <w:rPr/>
              <w:t>36</w:t>
            </w:r>
          </w:ins>
          <w:ins w:id="2372" w:author="LKY" w:date="2026-09-15T17:29:38Z">
            <w:r>
              <w:rPr/>
              <w:fldChar w:fldCharType="end"/>
            </w:r>
          </w:ins>
          <w:ins w:id="2373" w:author="LKY" w:date="2026-09-15T17:29:38Z">
            <w:r>
              <w:rPr/>
              <w:fldChar w:fldCharType="end"/>
            </w:r>
          </w:ins>
        </w:p>
        <w:p w14:paraId="2514F424">
          <w:pPr>
            <w:pStyle w:val="11"/>
            <w:tabs>
              <w:tab w:val="right" w:leader="dot" w:pos="8306"/>
            </w:tabs>
            <w:rPr>
              <w:ins w:id="2374" w:author="LKY" w:date="2026-09-15T17:29:38Z"/>
            </w:rPr>
          </w:pPr>
          <w:ins w:id="2375" w:author="LKY" w:date="2026-09-15T17:29:38Z">
            <w:r>
              <w:rPr/>
              <w:fldChar w:fldCharType="begin"/>
            </w:r>
          </w:ins>
          <w:ins w:id="2376" w:author="LKY" w:date="2026-09-15T17:29:38Z">
            <w:r>
              <w:rPr/>
              <w:instrText xml:space="preserve"> HYPERLINK \l _Toc19956 </w:instrText>
            </w:r>
          </w:ins>
          <w:ins w:id="2377" w:author="LKY" w:date="2026-09-15T17:29:38Z">
            <w:r>
              <w:rPr/>
              <w:fldChar w:fldCharType="separate"/>
            </w:r>
          </w:ins>
          <w:ins w:id="2378" w:author="LKY" w:date="2026-09-15T17:29:38Z">
            <w:r>
              <w:rPr>
                <w:rFonts w:hint="eastAsia" w:ascii="Times New Roman" w:hAnsi="Times New Roman" w:cs="宋体"/>
                <w:kern w:val="2"/>
                <w:szCs w:val="32"/>
                <w:lang w:val="en-US" w:eastAsia="zh-CN" w:bidi="en-US"/>
              </w:rPr>
              <w:t>2.15加密芯片</w:t>
            </w:r>
          </w:ins>
          <w:ins w:id="2379" w:author="LKY" w:date="2026-09-15T17:29:38Z">
            <w:r>
              <w:rPr/>
              <w:tab/>
            </w:r>
          </w:ins>
          <w:ins w:id="2380" w:author="LKY" w:date="2026-09-15T17:29:38Z">
            <w:r>
              <w:rPr/>
              <w:fldChar w:fldCharType="begin"/>
            </w:r>
          </w:ins>
          <w:ins w:id="2381" w:author="LKY" w:date="2026-09-15T17:29:38Z">
            <w:r>
              <w:rPr/>
              <w:instrText xml:space="preserve"> PAGEREF _Toc19956 \h </w:instrText>
            </w:r>
          </w:ins>
          <w:ins w:id="2382" w:author="LKY" w:date="2026-09-15T17:29:38Z">
            <w:r>
              <w:rPr/>
              <w:fldChar w:fldCharType="separate"/>
            </w:r>
          </w:ins>
          <w:ins w:id="2383" w:author="LKY" w:date="2026-09-15T17:29:38Z">
            <w:r>
              <w:rPr/>
              <w:t>37</w:t>
            </w:r>
          </w:ins>
          <w:ins w:id="2384" w:author="LKY" w:date="2026-09-15T17:29:38Z">
            <w:r>
              <w:rPr/>
              <w:fldChar w:fldCharType="end"/>
            </w:r>
          </w:ins>
          <w:ins w:id="2385" w:author="LKY" w:date="2026-09-15T17:29:38Z">
            <w:r>
              <w:rPr/>
              <w:fldChar w:fldCharType="end"/>
            </w:r>
          </w:ins>
        </w:p>
        <w:p w14:paraId="1DA29B59">
          <w:pPr>
            <w:pStyle w:val="10"/>
            <w:tabs>
              <w:tab w:val="right" w:leader="dot" w:pos="8306"/>
            </w:tabs>
            <w:rPr>
              <w:ins w:id="2386" w:author="LKY" w:date="2026-09-15T17:29:38Z"/>
            </w:rPr>
          </w:pPr>
          <w:ins w:id="2387" w:author="LKY" w:date="2026-09-15T17:29:38Z">
            <w:r>
              <w:rPr/>
              <w:fldChar w:fldCharType="begin"/>
            </w:r>
          </w:ins>
          <w:ins w:id="2388" w:author="LKY" w:date="2026-09-15T17:29:38Z">
            <w:r>
              <w:rPr/>
              <w:instrText xml:space="preserve"> HYPERLINK \l _Toc233 </w:instrText>
            </w:r>
          </w:ins>
          <w:ins w:id="2389" w:author="LKY" w:date="2026-09-15T17:29:38Z">
            <w:r>
              <w:rPr/>
              <w:fldChar w:fldCharType="separate"/>
            </w:r>
          </w:ins>
          <w:ins w:id="2390" w:author="LKY" w:date="2026-09-15T17:29:38Z">
            <w:r>
              <w:rPr>
                <w:rFonts w:hint="eastAsia"/>
                <w:lang w:val="en-US" w:eastAsia="zh-CN"/>
              </w:rPr>
              <w:t>3.设备登录</w:t>
            </w:r>
          </w:ins>
          <w:ins w:id="2391" w:author="LKY" w:date="2026-09-15T17:29:38Z">
            <w:r>
              <w:rPr/>
              <w:tab/>
            </w:r>
          </w:ins>
          <w:ins w:id="2392" w:author="LKY" w:date="2026-09-15T17:29:38Z">
            <w:r>
              <w:rPr/>
              <w:fldChar w:fldCharType="begin"/>
            </w:r>
          </w:ins>
          <w:ins w:id="2393" w:author="LKY" w:date="2026-09-15T17:29:38Z">
            <w:r>
              <w:rPr/>
              <w:instrText xml:space="preserve"> PAGEREF _Toc233 \h </w:instrText>
            </w:r>
          </w:ins>
          <w:ins w:id="2394" w:author="LKY" w:date="2026-09-15T17:29:38Z">
            <w:r>
              <w:rPr/>
              <w:fldChar w:fldCharType="separate"/>
            </w:r>
          </w:ins>
          <w:ins w:id="2395" w:author="LKY" w:date="2026-09-15T17:29:38Z">
            <w:r>
              <w:rPr/>
              <w:t>38</w:t>
            </w:r>
          </w:ins>
          <w:ins w:id="2396" w:author="LKY" w:date="2026-09-15T17:29:38Z">
            <w:r>
              <w:rPr/>
              <w:fldChar w:fldCharType="end"/>
            </w:r>
          </w:ins>
          <w:ins w:id="2397" w:author="LKY" w:date="2026-09-15T17:29:38Z">
            <w:r>
              <w:rPr/>
              <w:fldChar w:fldCharType="end"/>
            </w:r>
          </w:ins>
        </w:p>
        <w:p w14:paraId="53195156">
          <w:pPr>
            <w:pStyle w:val="11"/>
            <w:tabs>
              <w:tab w:val="right" w:leader="dot" w:pos="8306"/>
            </w:tabs>
            <w:rPr>
              <w:ins w:id="2398" w:author="LKY" w:date="2026-09-15T17:29:38Z"/>
            </w:rPr>
          </w:pPr>
          <w:ins w:id="2399" w:author="LKY" w:date="2026-09-15T17:29:38Z">
            <w:r>
              <w:rPr/>
              <w:fldChar w:fldCharType="begin"/>
            </w:r>
          </w:ins>
          <w:ins w:id="2400" w:author="LKY" w:date="2026-09-15T17:29:38Z">
            <w:r>
              <w:rPr/>
              <w:instrText xml:space="preserve"> HYPERLINK \l _Toc25565 </w:instrText>
            </w:r>
          </w:ins>
          <w:ins w:id="2401" w:author="LKY" w:date="2026-09-15T17:29:38Z">
            <w:r>
              <w:rPr/>
              <w:fldChar w:fldCharType="separate"/>
            </w:r>
          </w:ins>
          <w:ins w:id="2402" w:author="LKY" w:date="2026-09-15T17:29:38Z">
            <w:r>
              <w:rPr>
                <w:rFonts w:hint="eastAsia" w:ascii="Times New Roman" w:hAnsi="Times New Roman" w:eastAsia="宋体" w:cs="宋体"/>
                <w:bCs/>
                <w:iCs/>
                <w:szCs w:val="32"/>
                <w:lang w:val="en-US" w:eastAsia="zh-CN"/>
              </w:rPr>
              <w:t>3.1 USB登录</w:t>
            </w:r>
          </w:ins>
          <w:ins w:id="2403" w:author="LKY" w:date="2026-09-15T17:29:38Z">
            <w:r>
              <w:rPr/>
              <w:tab/>
            </w:r>
          </w:ins>
          <w:ins w:id="2404" w:author="LKY" w:date="2026-09-15T17:29:38Z">
            <w:r>
              <w:rPr/>
              <w:fldChar w:fldCharType="begin"/>
            </w:r>
          </w:ins>
          <w:ins w:id="2405" w:author="LKY" w:date="2026-09-15T17:29:38Z">
            <w:r>
              <w:rPr/>
              <w:instrText xml:space="preserve"> PAGEREF _Toc25565 \h </w:instrText>
            </w:r>
          </w:ins>
          <w:ins w:id="2406" w:author="LKY" w:date="2026-09-15T17:29:38Z">
            <w:r>
              <w:rPr/>
              <w:fldChar w:fldCharType="separate"/>
            </w:r>
          </w:ins>
          <w:ins w:id="2407" w:author="LKY" w:date="2026-09-15T17:29:38Z">
            <w:r>
              <w:rPr/>
              <w:t>38</w:t>
            </w:r>
          </w:ins>
          <w:ins w:id="2408" w:author="LKY" w:date="2026-09-15T17:29:38Z">
            <w:r>
              <w:rPr/>
              <w:fldChar w:fldCharType="end"/>
            </w:r>
          </w:ins>
          <w:ins w:id="2409" w:author="LKY" w:date="2026-09-15T17:29:38Z">
            <w:r>
              <w:rPr/>
              <w:fldChar w:fldCharType="end"/>
            </w:r>
          </w:ins>
        </w:p>
        <w:p w14:paraId="2CEEBC73">
          <w:pPr>
            <w:pStyle w:val="11"/>
            <w:tabs>
              <w:tab w:val="right" w:leader="dot" w:pos="8306"/>
            </w:tabs>
            <w:rPr>
              <w:ins w:id="2410" w:author="LKY" w:date="2026-09-15T17:29:38Z"/>
            </w:rPr>
          </w:pPr>
          <w:ins w:id="2411" w:author="LKY" w:date="2026-09-15T17:29:38Z">
            <w:r>
              <w:rPr/>
              <w:fldChar w:fldCharType="begin"/>
            </w:r>
          </w:ins>
          <w:ins w:id="2412" w:author="LKY" w:date="2026-09-15T17:29:38Z">
            <w:r>
              <w:rPr/>
              <w:instrText xml:space="preserve"> HYPERLINK \l _Toc4665 </w:instrText>
            </w:r>
          </w:ins>
          <w:ins w:id="2413" w:author="LKY" w:date="2026-09-15T17:29:38Z">
            <w:r>
              <w:rPr/>
              <w:fldChar w:fldCharType="separate"/>
            </w:r>
          </w:ins>
          <w:ins w:id="2414" w:author="LKY" w:date="2026-09-15T17:29:38Z">
            <w:r>
              <w:rPr>
                <w:rFonts w:hint="eastAsia" w:ascii="Times New Roman" w:hAnsi="Times New Roman" w:eastAsia="宋体" w:cs="宋体"/>
                <w:bCs/>
                <w:iCs/>
                <w:szCs w:val="32"/>
                <w:lang w:val="en-US" w:eastAsia="zh-CN"/>
              </w:rPr>
              <w:t>3.2 SSH2登录</w:t>
            </w:r>
          </w:ins>
          <w:ins w:id="2415" w:author="LKY" w:date="2026-09-15T17:29:38Z">
            <w:r>
              <w:rPr/>
              <w:tab/>
            </w:r>
          </w:ins>
          <w:ins w:id="2416" w:author="LKY" w:date="2026-09-15T17:29:38Z">
            <w:r>
              <w:rPr/>
              <w:fldChar w:fldCharType="begin"/>
            </w:r>
          </w:ins>
          <w:ins w:id="2417" w:author="LKY" w:date="2026-09-15T17:29:38Z">
            <w:r>
              <w:rPr/>
              <w:instrText xml:space="preserve"> PAGEREF _Toc4665 \h </w:instrText>
            </w:r>
          </w:ins>
          <w:ins w:id="2418" w:author="LKY" w:date="2026-09-15T17:29:38Z">
            <w:r>
              <w:rPr/>
              <w:fldChar w:fldCharType="separate"/>
            </w:r>
          </w:ins>
          <w:ins w:id="2419" w:author="LKY" w:date="2026-09-15T17:29:38Z">
            <w:r>
              <w:rPr/>
              <w:t>38</w:t>
            </w:r>
          </w:ins>
          <w:ins w:id="2420" w:author="LKY" w:date="2026-09-15T17:29:38Z">
            <w:r>
              <w:rPr/>
              <w:fldChar w:fldCharType="end"/>
            </w:r>
          </w:ins>
          <w:ins w:id="2421" w:author="LKY" w:date="2026-09-15T17:29:38Z">
            <w:r>
              <w:rPr/>
              <w:fldChar w:fldCharType="end"/>
            </w:r>
          </w:ins>
        </w:p>
        <w:p w14:paraId="3CF9A7BB">
          <w:pPr>
            <w:pStyle w:val="10"/>
            <w:tabs>
              <w:tab w:val="right" w:leader="dot" w:pos="8306"/>
            </w:tabs>
            <w:rPr>
              <w:ins w:id="2422" w:author="LKY" w:date="2026-09-15T17:29:38Z"/>
            </w:rPr>
          </w:pPr>
          <w:ins w:id="2423" w:author="LKY" w:date="2026-09-15T17:29:38Z">
            <w:r>
              <w:rPr/>
              <w:fldChar w:fldCharType="begin"/>
            </w:r>
          </w:ins>
          <w:ins w:id="2424" w:author="LKY" w:date="2026-09-15T17:29:38Z">
            <w:r>
              <w:rPr/>
              <w:instrText xml:space="preserve"> HYPERLINK \l _Toc24942 </w:instrText>
            </w:r>
          </w:ins>
          <w:ins w:id="2425" w:author="LKY" w:date="2026-09-15T17:29:38Z">
            <w:r>
              <w:rPr/>
              <w:fldChar w:fldCharType="separate"/>
            </w:r>
          </w:ins>
          <w:ins w:id="2426" w:author="LKY" w:date="2026-09-15T17:29:38Z">
            <w:r>
              <w:rPr>
                <w:rFonts w:hint="eastAsia" w:ascii="Times New Roman" w:hAnsi="Times New Roman" w:eastAsia="黑体" w:cs="黑体"/>
                <w:bCs w:val="0"/>
                <w:szCs w:val="44"/>
                <w:lang w:val="en-US" w:eastAsia="zh-CN" w:bidi="en-US"/>
              </w:rPr>
              <w:t>4.系统烧录</w:t>
            </w:r>
          </w:ins>
          <w:ins w:id="2427" w:author="LKY" w:date="2026-09-15T17:29:38Z">
            <w:r>
              <w:rPr/>
              <w:tab/>
            </w:r>
          </w:ins>
          <w:ins w:id="2428" w:author="LKY" w:date="2026-09-15T17:29:38Z">
            <w:r>
              <w:rPr/>
              <w:fldChar w:fldCharType="begin"/>
            </w:r>
          </w:ins>
          <w:ins w:id="2429" w:author="LKY" w:date="2026-09-15T17:29:38Z">
            <w:r>
              <w:rPr/>
              <w:instrText xml:space="preserve"> PAGEREF _Toc24942 \h </w:instrText>
            </w:r>
          </w:ins>
          <w:ins w:id="2430" w:author="LKY" w:date="2026-09-15T17:29:38Z">
            <w:r>
              <w:rPr/>
              <w:fldChar w:fldCharType="separate"/>
            </w:r>
          </w:ins>
          <w:ins w:id="2431" w:author="LKY" w:date="2026-09-15T17:29:38Z">
            <w:r>
              <w:rPr/>
              <w:t>40</w:t>
            </w:r>
          </w:ins>
          <w:ins w:id="2432" w:author="LKY" w:date="2026-09-15T17:29:38Z">
            <w:r>
              <w:rPr/>
              <w:fldChar w:fldCharType="end"/>
            </w:r>
          </w:ins>
          <w:ins w:id="2433" w:author="LKY" w:date="2026-09-15T17:29:38Z">
            <w:r>
              <w:rPr/>
              <w:fldChar w:fldCharType="end"/>
            </w:r>
          </w:ins>
        </w:p>
        <w:p w14:paraId="75216A47">
          <w:pPr>
            <w:pStyle w:val="11"/>
            <w:tabs>
              <w:tab w:val="right" w:leader="dot" w:pos="8306"/>
            </w:tabs>
            <w:rPr>
              <w:ins w:id="2434" w:author="LKY" w:date="2026-09-15T17:29:38Z"/>
            </w:rPr>
          </w:pPr>
          <w:ins w:id="2435" w:author="LKY" w:date="2026-09-15T17:29:38Z">
            <w:r>
              <w:rPr/>
              <w:fldChar w:fldCharType="begin"/>
            </w:r>
          </w:ins>
          <w:ins w:id="2436" w:author="LKY" w:date="2026-09-15T17:29:38Z">
            <w:r>
              <w:rPr/>
              <w:instrText xml:space="preserve"> HYPERLINK \l _Toc1313 </w:instrText>
            </w:r>
          </w:ins>
          <w:ins w:id="2437" w:author="LKY" w:date="2026-09-15T17:29:38Z">
            <w:r>
              <w:rPr/>
              <w:fldChar w:fldCharType="separate"/>
            </w:r>
          </w:ins>
          <w:ins w:id="2438" w:author="LKY" w:date="2026-09-15T17:29:38Z">
            <w:r>
              <w:rPr>
                <w:rFonts w:hint="eastAsia" w:ascii="Times New Roman" w:hAnsi="Times New Roman" w:eastAsia="宋体" w:cs="宋体"/>
                <w:bCs w:val="0"/>
                <w:szCs w:val="32"/>
                <w:lang w:val="en-US" w:eastAsia="zh-CN" w:bidi="en-US"/>
              </w:rPr>
              <w:t>4.1 Micro SD卡启动</w:t>
            </w:r>
          </w:ins>
          <w:ins w:id="2439" w:author="LKY" w:date="2026-09-15T17:29:38Z">
            <w:r>
              <w:rPr/>
              <w:tab/>
            </w:r>
          </w:ins>
          <w:ins w:id="2440" w:author="LKY" w:date="2026-09-15T17:29:38Z">
            <w:r>
              <w:rPr/>
              <w:fldChar w:fldCharType="begin"/>
            </w:r>
          </w:ins>
          <w:ins w:id="2441" w:author="LKY" w:date="2026-09-15T17:29:38Z">
            <w:r>
              <w:rPr/>
              <w:instrText xml:space="preserve"> PAGEREF _Toc1313 \h </w:instrText>
            </w:r>
          </w:ins>
          <w:ins w:id="2442" w:author="LKY" w:date="2026-09-15T17:29:38Z">
            <w:r>
              <w:rPr/>
              <w:fldChar w:fldCharType="separate"/>
            </w:r>
          </w:ins>
          <w:ins w:id="2443" w:author="LKY" w:date="2026-09-15T17:29:38Z">
            <w:r>
              <w:rPr/>
              <w:t>40</w:t>
            </w:r>
          </w:ins>
          <w:ins w:id="2444" w:author="LKY" w:date="2026-09-15T17:29:38Z">
            <w:r>
              <w:rPr/>
              <w:fldChar w:fldCharType="end"/>
            </w:r>
          </w:ins>
          <w:ins w:id="2445" w:author="LKY" w:date="2026-09-15T17:29:38Z">
            <w:r>
              <w:rPr/>
              <w:fldChar w:fldCharType="end"/>
            </w:r>
          </w:ins>
        </w:p>
        <w:p w14:paraId="2603E780">
          <w:pPr>
            <w:pStyle w:val="7"/>
            <w:tabs>
              <w:tab w:val="right" w:leader="dot" w:pos="8306"/>
            </w:tabs>
            <w:rPr>
              <w:ins w:id="2446" w:author="LKY" w:date="2026-09-15T17:29:38Z"/>
            </w:rPr>
          </w:pPr>
          <w:ins w:id="2447" w:author="LKY" w:date="2026-09-15T17:29:38Z">
            <w:r>
              <w:rPr/>
              <w:fldChar w:fldCharType="begin"/>
            </w:r>
          </w:ins>
          <w:ins w:id="2448" w:author="LKY" w:date="2026-09-15T17:29:38Z">
            <w:r>
              <w:rPr/>
              <w:instrText xml:space="preserve"> HYPERLINK \l _Toc17795 </w:instrText>
            </w:r>
          </w:ins>
          <w:ins w:id="2449" w:author="LKY" w:date="2026-09-15T17:29:38Z">
            <w:r>
              <w:rPr/>
              <w:fldChar w:fldCharType="separate"/>
            </w:r>
          </w:ins>
          <w:ins w:id="2450" w:author="LKY" w:date="2026-09-15T17:29:38Z">
            <w:r>
              <w:rPr>
                <w:rFonts w:hint="eastAsia" w:ascii="Times New Roman" w:hAnsi="Times New Roman" w:eastAsia="宋体" w:cs="宋体"/>
                <w:bCs w:val="0"/>
                <w:szCs w:val="28"/>
                <w:lang w:val="en-US" w:eastAsia="zh-CN" w:bidi="en-US"/>
              </w:rPr>
              <w:t>4.1.1启动卡制作</w:t>
            </w:r>
          </w:ins>
          <w:ins w:id="2451" w:author="LKY" w:date="2026-09-15T17:29:38Z">
            <w:r>
              <w:rPr/>
              <w:tab/>
            </w:r>
          </w:ins>
          <w:ins w:id="2452" w:author="LKY" w:date="2026-09-15T17:29:38Z">
            <w:r>
              <w:rPr/>
              <w:fldChar w:fldCharType="begin"/>
            </w:r>
          </w:ins>
          <w:ins w:id="2453" w:author="LKY" w:date="2026-09-15T17:29:38Z">
            <w:r>
              <w:rPr/>
              <w:instrText xml:space="preserve"> PAGEREF _Toc17795 \h </w:instrText>
            </w:r>
          </w:ins>
          <w:ins w:id="2454" w:author="LKY" w:date="2026-09-15T17:29:38Z">
            <w:r>
              <w:rPr/>
              <w:fldChar w:fldCharType="separate"/>
            </w:r>
          </w:ins>
          <w:ins w:id="2455" w:author="LKY" w:date="2026-09-15T17:29:38Z">
            <w:r>
              <w:rPr/>
              <w:t>40</w:t>
            </w:r>
          </w:ins>
          <w:ins w:id="2456" w:author="LKY" w:date="2026-09-15T17:29:38Z">
            <w:r>
              <w:rPr/>
              <w:fldChar w:fldCharType="end"/>
            </w:r>
          </w:ins>
          <w:ins w:id="2457" w:author="LKY" w:date="2026-09-15T17:29:38Z">
            <w:r>
              <w:rPr/>
              <w:fldChar w:fldCharType="end"/>
            </w:r>
          </w:ins>
        </w:p>
        <w:p w14:paraId="60761B57">
          <w:pPr>
            <w:pStyle w:val="7"/>
            <w:tabs>
              <w:tab w:val="right" w:leader="dot" w:pos="8306"/>
            </w:tabs>
            <w:rPr>
              <w:ins w:id="2458" w:author="LKY" w:date="2026-09-15T17:29:38Z"/>
            </w:rPr>
          </w:pPr>
          <w:ins w:id="2459" w:author="LKY" w:date="2026-09-15T17:29:38Z">
            <w:r>
              <w:rPr/>
              <w:fldChar w:fldCharType="begin"/>
            </w:r>
          </w:ins>
          <w:ins w:id="2460" w:author="LKY" w:date="2026-09-15T17:29:38Z">
            <w:r>
              <w:rPr/>
              <w:instrText xml:space="preserve"> HYPERLINK \l _Toc9111 </w:instrText>
            </w:r>
          </w:ins>
          <w:ins w:id="2461" w:author="LKY" w:date="2026-09-15T17:29:38Z">
            <w:r>
              <w:rPr/>
              <w:fldChar w:fldCharType="separate"/>
            </w:r>
          </w:ins>
          <w:ins w:id="2462" w:author="LKY" w:date="2026-09-15T17:29:38Z">
            <w:r>
              <w:rPr>
                <w:rFonts w:hint="eastAsia" w:ascii="Times New Roman" w:hAnsi="Times New Roman"/>
                <w:bCs/>
                <w:szCs w:val="28"/>
                <w:lang w:val="en-US" w:eastAsia="zh-CN"/>
              </w:rPr>
              <w:t>4.1.2从启动卡启动</w:t>
            </w:r>
          </w:ins>
          <w:ins w:id="2463" w:author="LKY" w:date="2026-09-15T17:29:38Z">
            <w:r>
              <w:rPr/>
              <w:tab/>
            </w:r>
          </w:ins>
          <w:ins w:id="2464" w:author="LKY" w:date="2026-09-15T17:29:38Z">
            <w:r>
              <w:rPr/>
              <w:fldChar w:fldCharType="begin"/>
            </w:r>
          </w:ins>
          <w:ins w:id="2465" w:author="LKY" w:date="2026-09-15T17:29:38Z">
            <w:r>
              <w:rPr/>
              <w:instrText xml:space="preserve"> PAGEREF _Toc9111 \h </w:instrText>
            </w:r>
          </w:ins>
          <w:ins w:id="2466" w:author="LKY" w:date="2026-09-15T17:29:38Z">
            <w:r>
              <w:rPr/>
              <w:fldChar w:fldCharType="separate"/>
            </w:r>
          </w:ins>
          <w:ins w:id="2467" w:author="LKY" w:date="2026-09-15T17:29:38Z">
            <w:r>
              <w:rPr/>
              <w:t>43</w:t>
            </w:r>
          </w:ins>
          <w:ins w:id="2468" w:author="LKY" w:date="2026-09-15T17:29:38Z">
            <w:r>
              <w:rPr/>
              <w:fldChar w:fldCharType="end"/>
            </w:r>
          </w:ins>
          <w:ins w:id="2469" w:author="LKY" w:date="2026-09-15T17:29:38Z">
            <w:r>
              <w:rPr/>
              <w:fldChar w:fldCharType="end"/>
            </w:r>
          </w:ins>
        </w:p>
        <w:p w14:paraId="65C3EA61">
          <w:pPr>
            <w:pStyle w:val="11"/>
            <w:tabs>
              <w:tab w:val="right" w:leader="dot" w:pos="8306"/>
            </w:tabs>
            <w:rPr>
              <w:ins w:id="2470" w:author="LKY" w:date="2026-09-15T17:29:38Z"/>
            </w:rPr>
          </w:pPr>
          <w:ins w:id="2471" w:author="LKY" w:date="2026-09-15T17:29:38Z">
            <w:r>
              <w:rPr/>
              <w:fldChar w:fldCharType="begin"/>
            </w:r>
          </w:ins>
          <w:ins w:id="2472" w:author="LKY" w:date="2026-09-15T17:29:38Z">
            <w:r>
              <w:rPr/>
              <w:instrText xml:space="preserve"> HYPERLINK \l _Toc1695 </w:instrText>
            </w:r>
          </w:ins>
          <w:ins w:id="2473" w:author="LKY" w:date="2026-09-15T17:29:38Z">
            <w:r>
              <w:rPr/>
              <w:fldChar w:fldCharType="separate"/>
            </w:r>
          </w:ins>
          <w:ins w:id="2474" w:author="LKY" w:date="2026-09-15T17:29:38Z">
            <w:r>
              <w:rPr>
                <w:rFonts w:hint="eastAsia" w:ascii="Times New Roman" w:hAnsi="Times New Roman" w:eastAsia="宋体" w:cs="宋体"/>
                <w:bCs w:val="0"/>
                <w:szCs w:val="32"/>
                <w:lang w:val="en-US" w:eastAsia="zh-CN" w:bidi="en-US"/>
              </w:rPr>
              <w:t>4.2 EMMC启动</w:t>
            </w:r>
          </w:ins>
          <w:ins w:id="2475" w:author="LKY" w:date="2026-09-15T17:29:38Z">
            <w:r>
              <w:rPr/>
              <w:tab/>
            </w:r>
          </w:ins>
          <w:ins w:id="2476" w:author="LKY" w:date="2026-09-15T17:29:38Z">
            <w:r>
              <w:rPr/>
              <w:fldChar w:fldCharType="begin"/>
            </w:r>
          </w:ins>
          <w:ins w:id="2477" w:author="LKY" w:date="2026-09-15T17:29:38Z">
            <w:r>
              <w:rPr/>
              <w:instrText xml:space="preserve"> PAGEREF _Toc1695 \h </w:instrText>
            </w:r>
          </w:ins>
          <w:ins w:id="2478" w:author="LKY" w:date="2026-09-15T17:29:38Z">
            <w:r>
              <w:rPr/>
              <w:fldChar w:fldCharType="separate"/>
            </w:r>
          </w:ins>
          <w:ins w:id="2479" w:author="LKY" w:date="2026-09-15T17:29:38Z">
            <w:r>
              <w:rPr/>
              <w:t>43</w:t>
            </w:r>
          </w:ins>
          <w:ins w:id="2480" w:author="LKY" w:date="2026-09-15T17:29:38Z">
            <w:r>
              <w:rPr/>
              <w:fldChar w:fldCharType="end"/>
            </w:r>
          </w:ins>
          <w:ins w:id="2481" w:author="LKY" w:date="2026-09-15T17:29:38Z">
            <w:r>
              <w:rPr/>
              <w:fldChar w:fldCharType="end"/>
            </w:r>
          </w:ins>
        </w:p>
        <w:p w14:paraId="1B0989C2">
          <w:pPr>
            <w:pStyle w:val="7"/>
            <w:tabs>
              <w:tab w:val="right" w:leader="dot" w:pos="8306"/>
            </w:tabs>
            <w:rPr>
              <w:ins w:id="2482" w:author="LKY" w:date="2026-09-15T17:29:38Z"/>
            </w:rPr>
          </w:pPr>
          <w:ins w:id="2483" w:author="LKY" w:date="2026-09-15T17:29:38Z">
            <w:r>
              <w:rPr/>
              <w:fldChar w:fldCharType="begin"/>
            </w:r>
          </w:ins>
          <w:ins w:id="2484" w:author="LKY" w:date="2026-09-15T17:29:38Z">
            <w:r>
              <w:rPr/>
              <w:instrText xml:space="preserve"> HYPERLINK \l _Toc5361 </w:instrText>
            </w:r>
          </w:ins>
          <w:ins w:id="2485" w:author="LKY" w:date="2026-09-15T17:29:38Z">
            <w:r>
              <w:rPr/>
              <w:fldChar w:fldCharType="separate"/>
            </w:r>
          </w:ins>
          <w:ins w:id="2486" w:author="LKY" w:date="2026-09-15T17:29:38Z">
            <w:r>
              <w:rPr>
                <w:rFonts w:hint="eastAsia" w:ascii="Times New Roman" w:hAnsi="Times New Roman" w:eastAsia="宋体" w:cs="宋体"/>
                <w:bCs w:val="0"/>
                <w:szCs w:val="28"/>
                <w:lang w:val="en-US" w:eastAsia="zh-CN" w:bidi="en-US"/>
              </w:rPr>
              <w:t>4.2.1烧录卡制作</w:t>
            </w:r>
          </w:ins>
          <w:ins w:id="2487" w:author="LKY" w:date="2026-09-15T17:29:38Z">
            <w:r>
              <w:rPr/>
              <w:tab/>
            </w:r>
          </w:ins>
          <w:ins w:id="2488" w:author="LKY" w:date="2026-09-15T17:29:38Z">
            <w:r>
              <w:rPr/>
              <w:fldChar w:fldCharType="begin"/>
            </w:r>
          </w:ins>
          <w:ins w:id="2489" w:author="LKY" w:date="2026-09-15T17:29:38Z">
            <w:r>
              <w:rPr/>
              <w:instrText xml:space="preserve"> PAGEREF _Toc5361 \h </w:instrText>
            </w:r>
          </w:ins>
          <w:ins w:id="2490" w:author="LKY" w:date="2026-09-15T17:29:38Z">
            <w:r>
              <w:rPr/>
              <w:fldChar w:fldCharType="separate"/>
            </w:r>
          </w:ins>
          <w:ins w:id="2491" w:author="LKY" w:date="2026-09-15T17:29:38Z">
            <w:r>
              <w:rPr/>
              <w:t>43</w:t>
            </w:r>
          </w:ins>
          <w:ins w:id="2492" w:author="LKY" w:date="2026-09-15T17:29:38Z">
            <w:r>
              <w:rPr/>
              <w:fldChar w:fldCharType="end"/>
            </w:r>
          </w:ins>
          <w:ins w:id="2493" w:author="LKY" w:date="2026-09-15T17:29:38Z">
            <w:r>
              <w:rPr/>
              <w:fldChar w:fldCharType="end"/>
            </w:r>
          </w:ins>
        </w:p>
        <w:p w14:paraId="34D0484E">
          <w:pPr>
            <w:pStyle w:val="7"/>
            <w:tabs>
              <w:tab w:val="right" w:leader="dot" w:pos="8306"/>
            </w:tabs>
            <w:rPr>
              <w:ins w:id="2494" w:author="LKY" w:date="2026-09-15T17:29:38Z"/>
            </w:rPr>
          </w:pPr>
          <w:ins w:id="2495" w:author="LKY" w:date="2026-09-15T17:29:38Z">
            <w:r>
              <w:rPr/>
              <w:fldChar w:fldCharType="begin"/>
            </w:r>
          </w:ins>
          <w:ins w:id="2496" w:author="LKY" w:date="2026-09-15T17:29:38Z">
            <w:r>
              <w:rPr/>
              <w:instrText xml:space="preserve"> HYPERLINK \l _Toc30252 </w:instrText>
            </w:r>
          </w:ins>
          <w:ins w:id="2497" w:author="LKY" w:date="2026-09-15T17:29:38Z">
            <w:r>
              <w:rPr/>
              <w:fldChar w:fldCharType="separate"/>
            </w:r>
          </w:ins>
          <w:ins w:id="2498" w:author="LKY" w:date="2026-09-15T17:29:38Z">
            <w:r>
              <w:rPr>
                <w:rFonts w:hint="eastAsia" w:ascii="Times New Roman" w:hAnsi="Times New Roman"/>
                <w:bCs/>
                <w:szCs w:val="28"/>
                <w:lang w:val="en-US" w:eastAsia="zh-CN"/>
              </w:rPr>
              <w:t>4.2.2系统烧录</w:t>
            </w:r>
          </w:ins>
          <w:ins w:id="2499" w:author="LKY" w:date="2026-09-15T17:29:38Z">
            <w:r>
              <w:rPr/>
              <w:tab/>
            </w:r>
          </w:ins>
          <w:ins w:id="2500" w:author="LKY" w:date="2026-09-15T17:29:38Z">
            <w:r>
              <w:rPr/>
              <w:fldChar w:fldCharType="begin"/>
            </w:r>
          </w:ins>
          <w:ins w:id="2501" w:author="LKY" w:date="2026-09-15T17:29:38Z">
            <w:r>
              <w:rPr/>
              <w:instrText xml:space="preserve"> PAGEREF _Toc30252 \h </w:instrText>
            </w:r>
          </w:ins>
          <w:ins w:id="2502" w:author="LKY" w:date="2026-09-15T17:29:38Z">
            <w:r>
              <w:rPr/>
              <w:fldChar w:fldCharType="separate"/>
            </w:r>
          </w:ins>
          <w:ins w:id="2503" w:author="LKY" w:date="2026-09-15T17:29:38Z">
            <w:r>
              <w:rPr/>
              <w:t>47</w:t>
            </w:r>
          </w:ins>
          <w:ins w:id="2504" w:author="LKY" w:date="2026-09-15T17:29:38Z">
            <w:r>
              <w:rPr/>
              <w:fldChar w:fldCharType="end"/>
            </w:r>
          </w:ins>
          <w:ins w:id="2505" w:author="LKY" w:date="2026-09-15T17:29:38Z">
            <w:r>
              <w:rPr/>
              <w:fldChar w:fldCharType="end"/>
            </w:r>
          </w:ins>
        </w:p>
        <w:p w14:paraId="0E5B984F">
          <w:pPr>
            <w:pStyle w:val="10"/>
            <w:tabs>
              <w:tab w:val="right" w:leader="dot" w:pos="8306"/>
            </w:tabs>
            <w:rPr>
              <w:ins w:id="2506" w:author="LKY" w:date="2026-09-15T17:29:38Z"/>
            </w:rPr>
          </w:pPr>
          <w:ins w:id="2507" w:author="LKY" w:date="2026-09-15T17:29:38Z">
            <w:r>
              <w:rPr/>
              <w:fldChar w:fldCharType="begin"/>
            </w:r>
          </w:ins>
          <w:ins w:id="2508" w:author="LKY" w:date="2026-09-15T17:29:38Z">
            <w:r>
              <w:rPr/>
              <w:instrText xml:space="preserve"> HYPERLINK \l _Toc22165 </w:instrText>
            </w:r>
          </w:ins>
          <w:ins w:id="2509" w:author="LKY" w:date="2026-09-15T17:29:38Z">
            <w:r>
              <w:rPr/>
              <w:fldChar w:fldCharType="separate"/>
            </w:r>
          </w:ins>
          <w:ins w:id="2510" w:author="LKY" w:date="2026-09-15T17:29:38Z">
            <w:r>
              <w:rPr>
                <w:rFonts w:hint="eastAsia" w:ascii="Times New Roman" w:hAnsi="Times New Roman"/>
                <w:lang w:val="en-US" w:eastAsia="zh-CN"/>
              </w:rPr>
              <w:t>5.导轨安装</w:t>
            </w:r>
          </w:ins>
          <w:ins w:id="2511" w:author="LKY" w:date="2026-09-15T17:29:38Z">
            <w:r>
              <w:rPr/>
              <w:tab/>
            </w:r>
          </w:ins>
          <w:ins w:id="2512" w:author="LKY" w:date="2026-09-15T17:29:38Z">
            <w:r>
              <w:rPr/>
              <w:fldChar w:fldCharType="begin"/>
            </w:r>
          </w:ins>
          <w:ins w:id="2513" w:author="LKY" w:date="2026-09-15T17:29:38Z">
            <w:r>
              <w:rPr/>
              <w:instrText xml:space="preserve"> PAGEREF _Toc22165 \h </w:instrText>
            </w:r>
          </w:ins>
          <w:ins w:id="2514" w:author="LKY" w:date="2026-09-15T17:29:38Z">
            <w:r>
              <w:rPr/>
              <w:fldChar w:fldCharType="separate"/>
            </w:r>
          </w:ins>
          <w:ins w:id="2515" w:author="LKY" w:date="2026-09-15T17:29:38Z">
            <w:r>
              <w:rPr/>
              <w:t>48</w:t>
            </w:r>
          </w:ins>
          <w:ins w:id="2516" w:author="LKY" w:date="2026-09-15T17:29:38Z">
            <w:r>
              <w:rPr/>
              <w:fldChar w:fldCharType="end"/>
            </w:r>
          </w:ins>
          <w:ins w:id="2517" w:author="LKY" w:date="2026-09-15T17:29:38Z">
            <w:r>
              <w:rPr/>
              <w:fldChar w:fldCharType="end"/>
            </w:r>
          </w:ins>
        </w:p>
        <w:p w14:paraId="54B3D9B2">
          <w:pPr>
            <w:pStyle w:val="10"/>
            <w:tabs>
              <w:tab w:val="right" w:leader="dot" w:pos="8306"/>
            </w:tabs>
            <w:rPr>
              <w:ins w:id="2518" w:author="LKY" w:date="2026-09-15T17:29:38Z"/>
            </w:rPr>
          </w:pPr>
          <w:ins w:id="2519" w:author="LKY" w:date="2026-09-15T17:29:38Z">
            <w:r>
              <w:rPr/>
              <w:fldChar w:fldCharType="begin"/>
            </w:r>
          </w:ins>
          <w:ins w:id="2520" w:author="LKY" w:date="2026-09-15T17:29:38Z">
            <w:r>
              <w:rPr/>
              <w:instrText xml:space="preserve"> HYPERLINK \l _Toc28414 </w:instrText>
            </w:r>
          </w:ins>
          <w:ins w:id="2521" w:author="LKY" w:date="2026-09-15T17:29:38Z">
            <w:r>
              <w:rPr/>
              <w:fldChar w:fldCharType="separate"/>
            </w:r>
          </w:ins>
          <w:ins w:id="2522" w:author="LKY" w:date="2026-09-15T17:29:38Z">
            <w:r>
              <w:rPr>
                <w:rFonts w:hint="eastAsia" w:ascii="Times New Roman" w:hAnsi="Times New Roman"/>
                <w:lang w:val="en-US" w:eastAsia="zh-CN"/>
              </w:rPr>
              <w:t>6.软件支持</w:t>
            </w:r>
          </w:ins>
          <w:ins w:id="2523" w:author="LKY" w:date="2026-09-15T17:29:38Z">
            <w:r>
              <w:rPr/>
              <w:tab/>
            </w:r>
          </w:ins>
          <w:ins w:id="2524" w:author="LKY" w:date="2026-09-15T17:29:38Z">
            <w:r>
              <w:rPr/>
              <w:fldChar w:fldCharType="begin"/>
            </w:r>
          </w:ins>
          <w:ins w:id="2525" w:author="LKY" w:date="2026-09-15T17:29:38Z">
            <w:r>
              <w:rPr/>
              <w:instrText xml:space="preserve"> PAGEREF _Toc28414 \h </w:instrText>
            </w:r>
          </w:ins>
          <w:ins w:id="2526" w:author="LKY" w:date="2026-09-15T17:29:38Z">
            <w:r>
              <w:rPr/>
              <w:fldChar w:fldCharType="separate"/>
            </w:r>
          </w:ins>
          <w:ins w:id="2527" w:author="LKY" w:date="2026-09-15T17:29:38Z">
            <w:r>
              <w:rPr/>
              <w:t>49</w:t>
            </w:r>
          </w:ins>
          <w:ins w:id="2528" w:author="LKY" w:date="2026-09-15T17:29:38Z">
            <w:r>
              <w:rPr/>
              <w:fldChar w:fldCharType="end"/>
            </w:r>
          </w:ins>
          <w:ins w:id="2529" w:author="LKY" w:date="2026-09-15T17:29:38Z">
            <w:r>
              <w:rPr/>
              <w:fldChar w:fldCharType="end"/>
            </w:r>
          </w:ins>
        </w:p>
        <w:p w14:paraId="5E47B473">
          <w:pPr>
            <w:pStyle w:val="10"/>
            <w:tabs>
              <w:tab w:val="right" w:leader="dot" w:pos="8306"/>
            </w:tabs>
            <w:rPr>
              <w:ins w:id="2530" w:author="LKY" w:date="2026-09-15T17:29:38Z"/>
            </w:rPr>
          </w:pPr>
          <w:ins w:id="2531" w:author="LKY" w:date="2026-09-15T17:29:38Z">
            <w:r>
              <w:rPr/>
              <w:fldChar w:fldCharType="begin"/>
            </w:r>
          </w:ins>
          <w:ins w:id="2532" w:author="LKY" w:date="2026-09-15T17:29:38Z">
            <w:r>
              <w:rPr/>
              <w:instrText xml:space="preserve"> HYPERLINK \l _Toc26371 </w:instrText>
            </w:r>
          </w:ins>
          <w:ins w:id="2533" w:author="LKY" w:date="2026-09-15T17:29:38Z">
            <w:r>
              <w:rPr/>
              <w:fldChar w:fldCharType="separate"/>
            </w:r>
          </w:ins>
          <w:ins w:id="2534" w:author="LKY" w:date="2026-09-15T17:29:38Z">
            <w:r>
              <w:rPr>
                <w:rFonts w:hint="eastAsia" w:ascii="Times New Roman" w:hAnsi="Times New Roman"/>
                <w:lang w:val="en-US" w:eastAsia="zh-CN"/>
              </w:rPr>
              <w:t>7.保修条款</w:t>
            </w:r>
          </w:ins>
          <w:ins w:id="2535" w:author="LKY" w:date="2026-09-15T17:29:38Z">
            <w:r>
              <w:rPr/>
              <w:tab/>
            </w:r>
          </w:ins>
          <w:ins w:id="2536" w:author="LKY" w:date="2026-09-15T17:29:38Z">
            <w:r>
              <w:rPr/>
              <w:fldChar w:fldCharType="begin"/>
            </w:r>
          </w:ins>
          <w:ins w:id="2537" w:author="LKY" w:date="2026-09-15T17:29:38Z">
            <w:r>
              <w:rPr/>
              <w:instrText xml:space="preserve"> PAGEREF _Toc26371 \h </w:instrText>
            </w:r>
          </w:ins>
          <w:ins w:id="2538" w:author="LKY" w:date="2026-09-15T17:29:38Z">
            <w:r>
              <w:rPr/>
              <w:fldChar w:fldCharType="separate"/>
            </w:r>
          </w:ins>
          <w:ins w:id="2539" w:author="LKY" w:date="2026-09-15T17:29:38Z">
            <w:r>
              <w:rPr/>
              <w:t>50</w:t>
            </w:r>
          </w:ins>
          <w:ins w:id="2540" w:author="LKY" w:date="2026-09-15T17:29:38Z">
            <w:r>
              <w:rPr/>
              <w:fldChar w:fldCharType="end"/>
            </w:r>
          </w:ins>
          <w:ins w:id="2541" w:author="LKY" w:date="2026-09-15T17:29:38Z">
            <w:r>
              <w:rPr/>
              <w:fldChar w:fldCharType="end"/>
            </w:r>
          </w:ins>
        </w:p>
        <w:p w14:paraId="7085C67A">
          <w:pPr>
            <w:pStyle w:val="10"/>
            <w:tabs>
              <w:tab w:val="right" w:leader="dot" w:pos="8306"/>
            </w:tabs>
            <w:rPr>
              <w:ins w:id="2542" w:author="LKY" w:date="2026-09-15T17:29:38Z"/>
            </w:rPr>
          </w:pPr>
          <w:ins w:id="2543" w:author="LKY" w:date="2026-09-15T17:29:38Z">
            <w:r>
              <w:rPr/>
              <w:fldChar w:fldCharType="begin"/>
            </w:r>
          </w:ins>
          <w:ins w:id="2544" w:author="LKY" w:date="2026-09-15T17:29:38Z">
            <w:r>
              <w:rPr/>
              <w:instrText xml:space="preserve"> HYPERLINK \l _Toc12457 </w:instrText>
            </w:r>
          </w:ins>
          <w:ins w:id="2545" w:author="LKY" w:date="2026-09-15T17:29:38Z">
            <w:r>
              <w:rPr/>
              <w:fldChar w:fldCharType="separate"/>
            </w:r>
          </w:ins>
          <w:ins w:id="2546" w:author="LKY" w:date="2026-09-15T17:29:38Z">
            <w:r>
              <w:rPr>
                <w:rFonts w:hint="eastAsia"/>
                <w:lang w:val="en-US" w:eastAsia="zh-CN"/>
              </w:rPr>
              <w:t>8.技术支持</w:t>
            </w:r>
          </w:ins>
          <w:ins w:id="2547" w:author="LKY" w:date="2026-09-15T17:29:38Z">
            <w:r>
              <w:rPr/>
              <w:tab/>
            </w:r>
          </w:ins>
          <w:ins w:id="2548" w:author="LKY" w:date="2026-09-15T17:29:38Z">
            <w:r>
              <w:rPr/>
              <w:fldChar w:fldCharType="begin"/>
            </w:r>
          </w:ins>
          <w:ins w:id="2549" w:author="LKY" w:date="2026-09-15T17:29:38Z">
            <w:r>
              <w:rPr/>
              <w:instrText xml:space="preserve"> PAGEREF _Toc12457 \h </w:instrText>
            </w:r>
          </w:ins>
          <w:ins w:id="2550" w:author="LKY" w:date="2026-09-15T17:29:38Z">
            <w:r>
              <w:rPr/>
              <w:fldChar w:fldCharType="separate"/>
            </w:r>
          </w:ins>
          <w:ins w:id="2551" w:author="LKY" w:date="2026-09-15T17:29:38Z">
            <w:r>
              <w:rPr/>
              <w:t>50</w:t>
            </w:r>
          </w:ins>
          <w:ins w:id="2552" w:author="LKY" w:date="2026-09-15T17:29:38Z">
            <w:r>
              <w:rPr/>
              <w:fldChar w:fldCharType="end"/>
            </w:r>
          </w:ins>
          <w:ins w:id="2553" w:author="LKY" w:date="2026-09-15T17:29:38Z">
            <w:r>
              <w:rPr/>
              <w:fldChar w:fldCharType="end"/>
            </w:r>
          </w:ins>
        </w:p>
        <w:p w14:paraId="51FD83D8">
          <w:r>
            <w:fldChar w:fldCharType="end"/>
          </w:r>
        </w:p>
      </w:sdtContent>
    </w:sdt>
    <w:p w14:paraId="13D9F8A4">
      <w:pPr>
        <w:rPr>
          <w:rFonts w:hint="eastAsia" w:ascii="Times New Roman" w:hAnsi="Times New Roman" w:eastAsia="宋体" w:cs="宋体"/>
          <w:b/>
          <w:bCs/>
          <w:iCs/>
          <w:color w:val="000000"/>
          <w:sz w:val="24"/>
          <w:szCs w:val="24"/>
          <w:lang w:val="en-US" w:eastAsia="zh-CN"/>
        </w:rPr>
      </w:pPr>
      <w:r>
        <w:rPr>
          <w:rFonts w:hint="eastAsia" w:ascii="Times New Roman" w:hAnsi="Times New Roman" w:eastAsia="宋体" w:cs="宋体"/>
          <w:b/>
          <w:bCs/>
          <w:iCs/>
          <w:color w:val="000000"/>
          <w:sz w:val="24"/>
          <w:szCs w:val="24"/>
          <w:lang w:val="en-US" w:eastAsia="zh-CN"/>
        </w:rPr>
        <w:br w:type="page"/>
      </w:r>
    </w:p>
    <w:p w14:paraId="5ABFEB88">
      <w:pPr>
        <w:widowControl w:val="0"/>
        <w:spacing w:line="276" w:lineRule="auto"/>
        <w:ind w:firstLine="482" w:firstLineChars="200"/>
        <w:jc w:val="both"/>
        <w:outlineLvl w:val="0"/>
        <w:rPr>
          <w:rFonts w:hint="default" w:ascii="Times New Roman" w:hAnsi="Times New Roman" w:eastAsia="宋体" w:cs="宋体"/>
          <w:b/>
          <w:bCs/>
          <w:iCs/>
          <w:color w:val="000000"/>
          <w:sz w:val="24"/>
          <w:szCs w:val="24"/>
          <w:lang w:val="en-US" w:eastAsia="zh-CN"/>
        </w:rPr>
      </w:pPr>
      <w:bookmarkStart w:id="1" w:name="_Toc25541"/>
      <w:bookmarkStart w:id="2" w:name="_Toc20053"/>
      <w:bookmarkStart w:id="3" w:name="_Toc11394"/>
      <w:bookmarkStart w:id="4" w:name="_Toc20479"/>
      <w:r>
        <w:rPr>
          <w:rFonts w:hint="eastAsia" w:ascii="Times New Roman" w:hAnsi="Times New Roman" w:eastAsia="宋体" w:cs="宋体"/>
          <w:b/>
          <w:bCs/>
          <w:iCs/>
          <w:color w:val="000000"/>
          <w:sz w:val="24"/>
          <w:szCs w:val="24"/>
          <w:lang w:val="en-US" w:eastAsia="zh-CN"/>
        </w:rPr>
        <w:t>前言</w:t>
      </w:r>
      <w:bookmarkEnd w:id="0"/>
      <w:bookmarkEnd w:id="1"/>
      <w:bookmarkEnd w:id="2"/>
      <w:bookmarkEnd w:id="3"/>
      <w:bookmarkEnd w:id="4"/>
    </w:p>
    <w:p w14:paraId="190CD7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感谢您使用深圳市钡铼技术有限公司的</w:t>
      </w:r>
      <w:r>
        <w:rPr>
          <w:rFonts w:hint="eastAsia"/>
          <w:lang w:val="en-US" w:eastAsia="zh-CN"/>
        </w:rPr>
        <w:t>BL241系列</w:t>
      </w:r>
      <w:r>
        <w:rPr>
          <w:rFonts w:hint="eastAsia"/>
          <w:lang w:eastAsia="zh-CN"/>
        </w:rPr>
        <w:t>，阅读本产品说明书能让您快速掌握本产品的功能和使用方法。</w:t>
      </w:r>
    </w:p>
    <w:p w14:paraId="40D5CCCD">
      <w:pPr>
        <w:rPr>
          <w:rFonts w:ascii="Times New Roman" w:hAnsi="Times New Roman"/>
        </w:rPr>
      </w:pPr>
    </w:p>
    <w:p w14:paraId="51A67B62">
      <w:pPr>
        <w:pStyle w:val="5"/>
        <w:ind w:left="420" w:leftChars="200"/>
        <w:rPr>
          <w:rFonts w:hint="eastAsia" w:ascii="Times New Roman" w:hAnsi="Times New Roman" w:eastAsia="宋体" w:cs="宋体"/>
          <w:b/>
          <w:iCs/>
          <w:color w:val="000000"/>
          <w:lang w:eastAsia="zh-CN"/>
        </w:rPr>
      </w:pPr>
      <w:r>
        <w:rPr>
          <w:rFonts w:hint="eastAsia" w:ascii="Times New Roman" w:hAnsi="Times New Roman" w:eastAsia="宋体" w:cs="宋体"/>
          <w:b/>
          <w:iCs/>
          <w:color w:val="000000"/>
          <w:lang w:eastAsia="zh-CN"/>
        </w:rPr>
        <w:t>版权声明</w:t>
      </w:r>
    </w:p>
    <w:p w14:paraId="48D529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本说明书之所有权由深圳市钡铼技术有限公司所有。未经本公司之书面许可，任何单位和个人无权以任何形式复制、传播和转载本手册之任何部分，否则一切后果由违者自负。</w:t>
      </w:r>
    </w:p>
    <w:p w14:paraId="0CEFA4A5">
      <w:pPr>
        <w:pStyle w:val="12"/>
        <w:rPr>
          <w:rFonts w:ascii="Times New Roman" w:hAnsi="Times New Roman"/>
        </w:rPr>
      </w:pPr>
    </w:p>
    <w:p w14:paraId="7238D4D2">
      <w:pPr>
        <w:pStyle w:val="5"/>
        <w:ind w:left="420" w:leftChars="200"/>
        <w:rPr>
          <w:rFonts w:hint="eastAsia" w:ascii="Times New Roman" w:hAnsi="Times New Roman" w:eastAsia="宋体" w:cs="宋体"/>
          <w:b/>
          <w:iCs/>
          <w:color w:val="000000"/>
          <w:lang w:eastAsia="zh-CN"/>
        </w:rPr>
      </w:pPr>
      <w:r>
        <w:rPr>
          <w:rFonts w:hint="eastAsia" w:ascii="Times New Roman" w:hAnsi="Times New Roman" w:eastAsia="宋体" w:cs="宋体"/>
          <w:b/>
          <w:iCs/>
          <w:color w:val="000000"/>
          <w:lang w:eastAsia="zh-CN"/>
        </w:rPr>
        <w:t>免责声明</w:t>
      </w:r>
    </w:p>
    <w:p w14:paraId="59138F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由于运营商升级网络造成设备无法继续使用的，本公司不能提供免费的升级服务。由于特殊原因造成运营商网络服务中断时，本机将无法正常工作，本公司不承担由此带来的后果。</w:t>
      </w:r>
    </w:p>
    <w:p w14:paraId="699E6A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产品主要用于基于GPRS/网络的数据传输应用，请按照说明书提供的参数和技术规格使用，同时请注意无线电产品特别是GPRS产品使用时应该关注的注意事项，本公司不承担由于不正常使用或不恰当使用本产品造成的财产或人身伤害。</w:t>
      </w:r>
    </w:p>
    <w:p w14:paraId="0000D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本产品包含开源软件或第三方组件。因开源软件的缺陷、漏洞、兼容性问题、停止维护或协议变更等原因导致的系统故障、数据丢失或安全问题，本公司概不负责。用户需自行承担使用开源组件的相关风险。</w:t>
      </w:r>
    </w:p>
    <w:p w14:paraId="21049D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p>
    <w:p w14:paraId="6BE7BB9A">
      <w:pPr>
        <w:pStyle w:val="12"/>
        <w:ind w:left="0" w:leftChars="0" w:firstLine="482" w:firstLineChars="200"/>
        <w:rPr>
          <w:rFonts w:hint="eastAsia" w:ascii="Times New Roman" w:hAnsi="Times New Roman"/>
          <w:b/>
          <w:bCs/>
          <w:sz w:val="24"/>
          <w:szCs w:val="24"/>
          <w:lang w:eastAsia="zh-CN"/>
        </w:rPr>
      </w:pPr>
      <w:r>
        <w:rPr>
          <w:rFonts w:hint="eastAsia" w:ascii="Times New Roman" w:hAnsi="Times New Roman"/>
          <w:b/>
          <w:bCs/>
          <w:sz w:val="24"/>
          <w:szCs w:val="24"/>
          <w:lang w:eastAsia="zh-CN"/>
        </w:rPr>
        <w:t>修订记录</w:t>
      </w:r>
    </w:p>
    <w:tbl>
      <w:tblPr>
        <w:tblStyle w:val="13"/>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2"/>
        <w:gridCol w:w="1409"/>
        <w:gridCol w:w="1469"/>
        <w:gridCol w:w="2318"/>
        <w:gridCol w:w="1032"/>
      </w:tblGrid>
      <w:tr w14:paraId="4D55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D8D8D8" w:themeFill="background1" w:themeFillShade="D9"/>
          </w:tcPr>
          <w:p w14:paraId="5CE00EE1">
            <w:pPr>
              <w:jc w:val="center"/>
              <w:rPr>
                <w:rFonts w:cs="Times New Roman"/>
                <w:b/>
                <w:bCs/>
              </w:rPr>
            </w:pPr>
            <w:r>
              <w:rPr>
                <w:rFonts w:cs="Times New Roman"/>
                <w:b/>
                <w:bCs/>
              </w:rPr>
              <w:t>更新日期</w:t>
            </w:r>
          </w:p>
        </w:tc>
        <w:tc>
          <w:tcPr>
            <w:tcW w:w="1409" w:type="dxa"/>
            <w:shd w:val="clear" w:color="auto" w:fill="D8D8D8" w:themeFill="background1" w:themeFillShade="D9"/>
          </w:tcPr>
          <w:p w14:paraId="1BBADC68">
            <w:pPr>
              <w:jc w:val="center"/>
              <w:rPr>
                <w:rFonts w:cs="Times New Roman"/>
                <w:b/>
                <w:bCs/>
              </w:rPr>
            </w:pPr>
            <w:r>
              <w:rPr>
                <w:rFonts w:cs="Times New Roman"/>
                <w:b/>
                <w:bCs/>
              </w:rPr>
              <w:t>文档版本</w:t>
            </w:r>
          </w:p>
        </w:tc>
        <w:tc>
          <w:tcPr>
            <w:tcW w:w="1469" w:type="dxa"/>
            <w:shd w:val="clear" w:color="auto" w:fill="D8D8D8" w:themeFill="background1" w:themeFillShade="D9"/>
          </w:tcPr>
          <w:p w14:paraId="6D93A1F5">
            <w:pPr>
              <w:jc w:val="center"/>
              <w:rPr>
                <w:rFonts w:cs="Times New Roman"/>
                <w:b/>
                <w:bCs/>
              </w:rPr>
            </w:pPr>
            <w:r>
              <w:rPr>
                <w:rFonts w:cs="Times New Roman"/>
                <w:b/>
                <w:bCs/>
              </w:rPr>
              <w:t>说明</w:t>
            </w:r>
          </w:p>
        </w:tc>
        <w:tc>
          <w:tcPr>
            <w:tcW w:w="2318" w:type="dxa"/>
            <w:shd w:val="clear" w:color="auto" w:fill="D8D8D8" w:themeFill="background1" w:themeFillShade="D9"/>
          </w:tcPr>
          <w:p w14:paraId="6181F1D9">
            <w:pPr>
              <w:jc w:val="center"/>
              <w:rPr>
                <w:rFonts w:hint="default" w:cs="Times New Roman" w:eastAsiaTheme="minorEastAsia"/>
                <w:b/>
                <w:bCs/>
                <w:lang w:val="en-US" w:eastAsia="zh-CN"/>
              </w:rPr>
            </w:pPr>
            <w:r>
              <w:rPr>
                <w:rFonts w:hint="eastAsia" w:cs="Times New Roman"/>
                <w:b/>
                <w:bCs/>
                <w:lang w:val="en-US" w:eastAsia="zh-CN"/>
              </w:rPr>
              <w:t>修订内容</w:t>
            </w:r>
          </w:p>
        </w:tc>
        <w:tc>
          <w:tcPr>
            <w:tcW w:w="1032" w:type="dxa"/>
            <w:shd w:val="clear" w:color="auto" w:fill="D8D8D8" w:themeFill="background1" w:themeFillShade="D9"/>
          </w:tcPr>
          <w:p w14:paraId="23F1CEFD">
            <w:pPr>
              <w:jc w:val="center"/>
              <w:rPr>
                <w:rFonts w:cs="Times New Roman"/>
                <w:b/>
                <w:bCs/>
              </w:rPr>
            </w:pPr>
            <w:r>
              <w:rPr>
                <w:rFonts w:cs="Times New Roman"/>
                <w:b/>
                <w:bCs/>
              </w:rPr>
              <w:t>作者</w:t>
            </w:r>
          </w:p>
        </w:tc>
      </w:tr>
      <w:tr w14:paraId="78B0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062" w:type="dxa"/>
            <w:vAlign w:val="center"/>
          </w:tcPr>
          <w:p w14:paraId="73F78930">
            <w:pPr>
              <w:jc w:val="center"/>
              <w:rPr>
                <w:rFonts w:hint="default" w:cs="Times New Roman" w:eastAsiaTheme="minorEastAsia"/>
                <w:lang w:val="en-US" w:eastAsia="zh-CN"/>
              </w:rPr>
            </w:pPr>
            <w:r>
              <w:rPr>
                <w:rFonts w:hint="eastAsia" w:cs="Times New Roman"/>
                <w:lang w:val="en-US" w:eastAsia="zh-CN"/>
              </w:rPr>
              <w:t>2026.4.24</w:t>
            </w:r>
          </w:p>
        </w:tc>
        <w:tc>
          <w:tcPr>
            <w:tcW w:w="1409" w:type="dxa"/>
            <w:vAlign w:val="center"/>
          </w:tcPr>
          <w:p w14:paraId="1CAA9475">
            <w:pPr>
              <w:jc w:val="center"/>
              <w:rPr>
                <w:rFonts w:hint="default" w:cs="Times New Roman" w:eastAsiaTheme="minorEastAsia"/>
                <w:lang w:val="en-US" w:eastAsia="zh-CN"/>
              </w:rPr>
            </w:pPr>
            <w:r>
              <w:rPr>
                <w:rFonts w:hint="eastAsia" w:cs="Times New Roman"/>
                <w:lang w:val="en-US" w:eastAsia="zh-CN"/>
              </w:rPr>
              <w:t>Ver.1.0</w:t>
            </w:r>
          </w:p>
        </w:tc>
        <w:tc>
          <w:tcPr>
            <w:tcW w:w="1469" w:type="dxa"/>
            <w:vAlign w:val="center"/>
          </w:tcPr>
          <w:p w14:paraId="26025726">
            <w:pPr>
              <w:jc w:val="center"/>
              <w:rPr>
                <w:rFonts w:cs="Times New Roman"/>
              </w:rPr>
            </w:pPr>
            <w:r>
              <w:rPr>
                <w:rFonts w:hint="eastAsia" w:cs="Times New Roman"/>
                <w:lang w:val="en-US" w:eastAsia="zh-CN"/>
              </w:rPr>
              <w:t>首次发布</w:t>
            </w:r>
          </w:p>
        </w:tc>
        <w:tc>
          <w:tcPr>
            <w:tcW w:w="2318" w:type="dxa"/>
            <w:vAlign w:val="center"/>
          </w:tcPr>
          <w:p w14:paraId="71715006">
            <w:pPr>
              <w:jc w:val="center"/>
              <w:rPr>
                <w:rFonts w:hint="default" w:cs="Times New Roman" w:eastAsiaTheme="minorEastAsia"/>
                <w:lang w:val="en-US" w:eastAsia="zh-CN"/>
              </w:rPr>
            </w:pPr>
          </w:p>
        </w:tc>
        <w:tc>
          <w:tcPr>
            <w:tcW w:w="1032" w:type="dxa"/>
            <w:vAlign w:val="center"/>
          </w:tcPr>
          <w:p w14:paraId="7B78BDAF">
            <w:pPr>
              <w:jc w:val="center"/>
              <w:rPr>
                <w:rFonts w:hint="default" w:cs="Times New Roman" w:eastAsiaTheme="minorEastAsia"/>
                <w:lang w:val="en-US" w:eastAsia="zh-CN"/>
              </w:rPr>
            </w:pPr>
            <w:r>
              <w:rPr>
                <w:rFonts w:hint="eastAsia" w:cs="Times New Roman"/>
                <w:lang w:val="en-US" w:eastAsia="zh-CN"/>
              </w:rPr>
              <w:t>ZJX</w:t>
            </w:r>
          </w:p>
        </w:tc>
      </w:tr>
      <w:tr w14:paraId="08F50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ins w:id="2554" w:author="L" w:date="2026-07-31T16:13:10Z"/>
        </w:trPr>
        <w:tc>
          <w:tcPr>
            <w:tcW w:w="2062" w:type="dxa"/>
            <w:vAlign w:val="center"/>
          </w:tcPr>
          <w:p w14:paraId="24973EAD">
            <w:pPr>
              <w:jc w:val="center"/>
              <w:rPr>
                <w:ins w:id="2555" w:author="L" w:date="2026-07-31T16:13:10Z"/>
                <w:rFonts w:hint="default" w:cs="Times New Roman"/>
                <w:lang w:val="en-US" w:eastAsia="zh-CN"/>
              </w:rPr>
            </w:pPr>
            <w:ins w:id="2556" w:author="L" w:date="2026-07-31T16:13:10Z">
              <w:r>
                <w:rPr>
                  <w:rFonts w:hint="eastAsia" w:cs="Times New Roman"/>
                  <w:lang w:val="en-US" w:eastAsia="zh-CN"/>
                </w:rPr>
                <w:t>2026.7.31</w:t>
              </w:r>
            </w:ins>
          </w:p>
        </w:tc>
        <w:tc>
          <w:tcPr>
            <w:tcW w:w="1409" w:type="dxa"/>
            <w:vAlign w:val="center"/>
          </w:tcPr>
          <w:p w14:paraId="7D13F919">
            <w:pPr>
              <w:jc w:val="center"/>
              <w:rPr>
                <w:ins w:id="2557" w:author="L" w:date="2026-07-31T16:13:10Z"/>
                <w:rFonts w:hint="default" w:cs="Times New Roman"/>
                <w:lang w:val="en-US" w:eastAsia="zh-CN"/>
              </w:rPr>
            </w:pPr>
            <w:ins w:id="2558" w:author="L" w:date="2026-07-31T16:13:10Z">
              <w:r>
                <w:rPr>
                  <w:rFonts w:hint="eastAsia" w:cs="Times New Roman"/>
                  <w:lang w:val="en-US" w:eastAsia="zh-CN"/>
                </w:rPr>
                <w:t>Ver.1.1</w:t>
              </w:r>
            </w:ins>
          </w:p>
        </w:tc>
        <w:tc>
          <w:tcPr>
            <w:tcW w:w="1469" w:type="dxa"/>
            <w:vAlign w:val="center"/>
          </w:tcPr>
          <w:p w14:paraId="7DB16681">
            <w:pPr>
              <w:jc w:val="center"/>
              <w:rPr>
                <w:ins w:id="2559" w:author="L" w:date="2026-07-31T16:13:10Z"/>
                <w:rFonts w:hint="default" w:cs="Times New Roman"/>
                <w:lang w:val="en-US" w:eastAsia="zh-CN"/>
              </w:rPr>
            </w:pPr>
            <w:ins w:id="2560" w:author="L" w:date="2026-07-31T16:13:10Z">
              <w:r>
                <w:rPr>
                  <w:rFonts w:hint="eastAsia" w:cs="Times New Roman"/>
                  <w:lang w:val="en-US" w:eastAsia="zh-CN"/>
                </w:rPr>
                <w:t>部分更新</w:t>
              </w:r>
            </w:ins>
          </w:p>
        </w:tc>
        <w:tc>
          <w:tcPr>
            <w:tcW w:w="2318" w:type="dxa"/>
            <w:vAlign w:val="center"/>
          </w:tcPr>
          <w:p w14:paraId="528E35D4">
            <w:pPr>
              <w:numPr>
                <w:ilvl w:val="0"/>
                <w:numId w:val="1"/>
              </w:numPr>
              <w:jc w:val="center"/>
              <w:rPr>
                <w:ins w:id="2561" w:author="LKY" w:date="2026-08-31T10:01:09Z"/>
                <w:rFonts w:hint="eastAsia" w:cs="Times New Roman"/>
                <w:lang w:val="en-US" w:eastAsia="zh-CN"/>
              </w:rPr>
            </w:pPr>
            <w:ins w:id="2562" w:author="LKY" w:date="2026-08-31T10:01:09Z">
              <w:r>
                <w:rPr>
                  <w:rFonts w:hint="eastAsia" w:cs="Times New Roman"/>
                  <w:lang w:val="en-US" w:eastAsia="zh-CN"/>
                </w:rPr>
                <w:t>完善RTD、NTC N板使用说明，增加量程模式修改，优化软件支持</w:t>
              </w:r>
            </w:ins>
          </w:p>
          <w:p w14:paraId="4CC47ABF">
            <w:pPr>
              <w:numPr>
                <w:ilvl w:val="0"/>
                <w:numId w:val="1"/>
                <w:ins w:id="2564" w:author="LKY" w:date="2026-08-31T10:01:13Z"/>
              </w:numPr>
              <w:jc w:val="both"/>
              <w:rPr>
                <w:ins w:id="2565" w:author="L" w:date="2026-07-31T16:13:10Z"/>
                <w:rFonts w:hint="default" w:cs="Times New Roman" w:eastAsiaTheme="minorEastAsia"/>
                <w:lang w:val="en-US" w:eastAsia="zh-CN"/>
              </w:rPr>
              <w:pPrChange w:id="2563" w:author="LKY" w:date="2026-08-31T10:01:13Z">
                <w:pPr>
                  <w:jc w:val="center"/>
                </w:pPr>
              </w:pPrChange>
            </w:pPr>
            <w:ins w:id="2566" w:author="LKY" w:date="2026-08-31T10:01:09Z">
              <w:r>
                <w:rPr>
                  <w:rFonts w:hint="eastAsia" w:cs="Times New Roman"/>
                  <w:lang w:val="en-US" w:eastAsia="zh-CN"/>
                </w:rPr>
                <w:t>增加X91的CAN使用</w:t>
              </w:r>
            </w:ins>
            <w:ins w:id="2567" w:author="L" w:date="2026-07-31T16:13:10Z">
              <w:del w:id="2568" w:author="LKY" w:date="2026-08-26T11:41:16Z">
                <w:r>
                  <w:rPr>
                    <w:rFonts w:hint="eastAsia" w:cs="Times New Roman"/>
                    <w:lang w:val="en-US" w:eastAsia="zh-CN"/>
                  </w:rPr>
                  <w:delText>完善RTD N板使用说明，优化软件支持</w:delText>
                </w:r>
              </w:del>
            </w:ins>
          </w:p>
        </w:tc>
        <w:tc>
          <w:tcPr>
            <w:tcW w:w="1032" w:type="dxa"/>
            <w:vAlign w:val="center"/>
          </w:tcPr>
          <w:p w14:paraId="056561DD">
            <w:pPr>
              <w:jc w:val="center"/>
              <w:rPr>
                <w:ins w:id="2569" w:author="L" w:date="2026-07-31T16:13:10Z"/>
                <w:rFonts w:hint="default" w:cs="Times New Roman"/>
                <w:lang w:val="en-US" w:eastAsia="zh-CN"/>
              </w:rPr>
            </w:pPr>
            <w:ins w:id="2570" w:author="L" w:date="2026-07-31T16:13:10Z">
              <w:r>
                <w:rPr>
                  <w:rFonts w:hint="eastAsia" w:cs="Times New Roman"/>
                  <w:lang w:val="en-US" w:eastAsia="zh-CN"/>
                </w:rPr>
                <w:t>ZJX</w:t>
              </w:r>
            </w:ins>
          </w:p>
        </w:tc>
      </w:tr>
    </w:tbl>
    <w:p w14:paraId="4FC63814">
      <w:pPr>
        <w:rPr>
          <w:ins w:id="2571" w:author="L" w:date="2026-07-31T16:13:10Z"/>
          <w:rFonts w:hint="eastAsia" w:ascii="Times New Roman" w:hAnsi="Times New Roman" w:eastAsia="宋体" w:cs="宋体"/>
          <w:iCs/>
          <w:color w:val="000000"/>
          <w:lang w:eastAsia="zh-CN"/>
        </w:rPr>
      </w:pPr>
    </w:p>
    <w:p w14:paraId="0E8CB146">
      <w:pPr>
        <w:pStyle w:val="12"/>
        <w:ind w:left="0" w:leftChars="0" w:firstLine="420" w:firstLineChars="0"/>
        <w:rPr>
          <w:ins w:id="2572" w:author="L" w:date="2026-07-31T16:13:10Z"/>
          <w:rFonts w:hint="eastAsia" w:ascii="Times New Roman" w:hAnsi="Times New Roman" w:eastAsia="宋体" w:cs="宋体"/>
          <w:iCs/>
          <w:color w:val="000000"/>
          <w:lang w:eastAsia="zh-CN"/>
        </w:rPr>
      </w:pPr>
    </w:p>
    <w:p w14:paraId="2416F2B3">
      <w:pPr>
        <w:rPr>
          <w:rFonts w:hint="eastAsia" w:ascii="Times New Roman" w:hAnsi="Times New Roman" w:eastAsia="宋体" w:cs="宋体"/>
          <w:iCs/>
          <w:color w:val="000000"/>
          <w:lang w:eastAsia="zh-CN"/>
        </w:rPr>
      </w:pPr>
    </w:p>
    <w:p w14:paraId="6F053934">
      <w:pPr>
        <w:pStyle w:val="12"/>
        <w:ind w:left="0" w:leftChars="0" w:firstLine="420" w:firstLineChars="0"/>
        <w:rPr>
          <w:rFonts w:hint="eastAsia" w:ascii="Times New Roman" w:hAnsi="Times New Roman" w:eastAsia="宋体" w:cs="宋体"/>
          <w:iCs/>
          <w:color w:val="000000"/>
          <w:lang w:eastAsia="zh-CN"/>
        </w:rPr>
      </w:pPr>
    </w:p>
    <w:p w14:paraId="1C4C6B98">
      <w:pPr>
        <w:pStyle w:val="12"/>
        <w:ind w:left="0" w:leftChars="0" w:firstLine="420" w:firstLineChars="0"/>
        <w:rPr>
          <w:rFonts w:hint="eastAsia" w:ascii="Times New Roman" w:hAnsi="Times New Roman" w:eastAsia="宋体" w:cs="宋体"/>
          <w:iCs/>
          <w:color w:val="000000"/>
          <w:lang w:eastAsia="zh-CN"/>
        </w:rPr>
      </w:pPr>
    </w:p>
    <w:p w14:paraId="12A2D84D">
      <w:pPr>
        <w:pStyle w:val="12"/>
        <w:ind w:left="0" w:leftChars="0" w:firstLine="420" w:firstLineChars="0"/>
        <w:rPr>
          <w:rFonts w:hint="eastAsia" w:ascii="Times New Roman" w:hAnsi="Times New Roman" w:eastAsia="宋体" w:cs="宋体"/>
          <w:iCs/>
          <w:color w:val="000000"/>
          <w:lang w:eastAsia="zh-CN"/>
        </w:rPr>
      </w:pPr>
    </w:p>
    <w:p w14:paraId="12116654">
      <w:pPr>
        <w:pStyle w:val="12"/>
        <w:ind w:left="0" w:leftChars="0" w:firstLine="420" w:firstLineChars="0"/>
        <w:rPr>
          <w:rFonts w:hint="eastAsia" w:ascii="Times New Roman" w:hAnsi="Times New Roman" w:eastAsia="宋体" w:cs="宋体"/>
          <w:iCs/>
          <w:color w:val="000000"/>
          <w:lang w:eastAsia="zh-CN"/>
        </w:rPr>
      </w:pPr>
    </w:p>
    <w:p w14:paraId="0005A656">
      <w:pPr>
        <w:pStyle w:val="12"/>
        <w:ind w:left="0" w:leftChars="0" w:firstLine="420" w:firstLineChars="0"/>
        <w:rPr>
          <w:rFonts w:hint="eastAsia" w:ascii="Times New Roman" w:hAnsi="Times New Roman" w:eastAsia="宋体" w:cs="宋体"/>
          <w:iCs/>
          <w:color w:val="000000"/>
          <w:lang w:eastAsia="zh-CN"/>
        </w:rPr>
      </w:pPr>
    </w:p>
    <w:p w14:paraId="198E3507">
      <w:pPr>
        <w:pStyle w:val="12"/>
        <w:ind w:left="0" w:leftChars="0" w:firstLine="420" w:firstLineChars="0"/>
        <w:rPr>
          <w:rFonts w:hint="eastAsia" w:ascii="Times New Roman" w:hAnsi="Times New Roman" w:eastAsia="宋体" w:cs="宋体"/>
          <w:iCs/>
          <w:color w:val="000000"/>
          <w:lang w:eastAsia="zh-CN"/>
        </w:rPr>
      </w:pPr>
    </w:p>
    <w:p w14:paraId="1F826602">
      <w:pPr>
        <w:pStyle w:val="12"/>
        <w:ind w:left="0" w:leftChars="0" w:firstLine="420" w:firstLineChars="0"/>
        <w:rPr>
          <w:rFonts w:hint="eastAsia" w:ascii="Times New Roman" w:hAnsi="Times New Roman" w:eastAsia="宋体" w:cs="宋体"/>
          <w:iCs/>
          <w:color w:val="000000"/>
          <w:lang w:eastAsia="zh-CN"/>
        </w:rPr>
      </w:pPr>
    </w:p>
    <w:p w14:paraId="45FBD024">
      <w:pPr>
        <w:pStyle w:val="12"/>
        <w:ind w:left="0" w:leftChars="0" w:firstLine="420" w:firstLineChars="0"/>
        <w:rPr>
          <w:rFonts w:hint="eastAsia" w:ascii="Times New Roman" w:hAnsi="Times New Roman" w:eastAsia="宋体" w:cs="宋体"/>
          <w:iCs/>
          <w:color w:val="000000"/>
          <w:lang w:eastAsia="zh-CN"/>
        </w:rPr>
      </w:pPr>
    </w:p>
    <w:p w14:paraId="19CA931A">
      <w:pPr>
        <w:pStyle w:val="12"/>
        <w:ind w:left="0" w:leftChars="0" w:firstLine="420" w:firstLineChars="0"/>
        <w:rPr>
          <w:rFonts w:hint="eastAsia" w:ascii="Times New Roman" w:hAnsi="Times New Roman" w:eastAsia="宋体" w:cs="宋体"/>
          <w:iCs/>
          <w:color w:val="000000"/>
          <w:lang w:eastAsia="zh-CN"/>
        </w:rPr>
      </w:pPr>
    </w:p>
    <w:p w14:paraId="7EB3FBC6">
      <w:pPr>
        <w:pStyle w:val="12"/>
        <w:ind w:left="0" w:leftChars="0" w:firstLine="420" w:firstLineChars="0"/>
        <w:rPr>
          <w:rFonts w:hint="eastAsia" w:ascii="Times New Roman" w:hAnsi="Times New Roman" w:eastAsia="宋体" w:cs="宋体"/>
          <w:iCs/>
          <w:color w:val="000000"/>
          <w:lang w:eastAsia="zh-CN"/>
        </w:rPr>
      </w:pPr>
    </w:p>
    <w:p w14:paraId="0BE69B8B">
      <w:pPr>
        <w:pStyle w:val="12"/>
        <w:ind w:left="0" w:leftChars="0" w:firstLine="0" w:firstLineChars="0"/>
        <w:outlineLvl w:val="0"/>
        <w:rPr>
          <w:rFonts w:hint="default" w:ascii="Times New Roman" w:hAnsi="Times New Roman" w:cstheme="minorEastAsia"/>
          <w:b/>
          <w:bCs/>
          <w:sz w:val="44"/>
          <w:szCs w:val="44"/>
          <w:lang w:val="en-US" w:eastAsia="zh-CN"/>
        </w:rPr>
      </w:pPr>
      <w:bookmarkStart w:id="5" w:name="_Toc23594"/>
      <w:bookmarkStart w:id="6" w:name="_Toc19659"/>
      <w:bookmarkStart w:id="7" w:name="_Toc16566"/>
      <w:bookmarkStart w:id="8" w:name="_Toc10736"/>
      <w:r>
        <w:rPr>
          <w:rFonts w:hint="eastAsia" w:ascii="Times New Roman" w:hAnsi="Times New Roman" w:cstheme="minorEastAsia"/>
          <w:b/>
          <w:bCs/>
          <w:sz w:val="44"/>
          <w:szCs w:val="44"/>
          <w:lang w:val="en-US" w:eastAsia="zh-CN"/>
        </w:rPr>
        <w:t>1.产品简介</w:t>
      </w:r>
      <w:bookmarkEnd w:id="5"/>
      <w:bookmarkEnd w:id="6"/>
      <w:bookmarkEnd w:id="7"/>
      <w:bookmarkEnd w:id="8"/>
    </w:p>
    <w:p w14:paraId="12A3110A">
      <w:pPr>
        <w:pStyle w:val="12"/>
        <w:ind w:left="0" w:leftChars="0" w:firstLine="0" w:firstLineChars="0"/>
        <w:outlineLvl w:val="1"/>
        <w:rPr>
          <w:rFonts w:hint="default" w:ascii="Times New Roman" w:hAnsi="Times New Roman" w:cstheme="minorEastAsia"/>
          <w:b/>
          <w:bCs/>
          <w:sz w:val="32"/>
          <w:szCs w:val="32"/>
          <w:lang w:val="en-US" w:eastAsia="zh-CN"/>
        </w:rPr>
      </w:pPr>
      <w:bookmarkStart w:id="9" w:name="_Toc31768"/>
      <w:bookmarkStart w:id="10" w:name="_Toc8401"/>
      <w:bookmarkStart w:id="11" w:name="_Toc988"/>
      <w:bookmarkStart w:id="12" w:name="_Toc5501"/>
      <w:r>
        <w:rPr>
          <w:rFonts w:hint="eastAsia" w:ascii="Times New Roman" w:hAnsi="Times New Roman" w:cstheme="minorEastAsia"/>
          <w:b/>
          <w:bCs/>
          <w:sz w:val="32"/>
          <w:szCs w:val="32"/>
          <w:lang w:val="en-US" w:eastAsia="zh-CN"/>
        </w:rPr>
        <w:t>1.1 概述</w:t>
      </w:r>
      <w:bookmarkEnd w:id="9"/>
      <w:bookmarkEnd w:id="10"/>
      <w:bookmarkEnd w:id="11"/>
      <w:bookmarkEnd w:id="12"/>
    </w:p>
    <w:p w14:paraId="2E84AAB1">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在工业自动化向“</w:t>
      </w:r>
      <w:r>
        <w:rPr>
          <w:rFonts w:hint="eastAsia" w:ascii="Times New Roman" w:hAnsi="Times New Roman" w:cs="Times New Roman" w:eastAsiaTheme="minorEastAsia"/>
          <w:sz w:val="24"/>
          <w:szCs w:val="24"/>
        </w:rPr>
        <w:t>AI</w:t>
      </w:r>
      <w:r>
        <w:rPr>
          <w:rFonts w:ascii="Times New Roman" w:hAnsi="Times New Roman" w:cs="Times New Roman" w:eastAsiaTheme="minorEastAsia"/>
          <w:sz w:val="24"/>
          <w:szCs w:val="24"/>
        </w:rPr>
        <w:t xml:space="preserve">边缘计算+实时控制”深度融合的转型背景下，传统PLC面临智能计算的瓶颈，而通用工业计算机又难以满足高实时性控制的需求。EdgePLC </w:t>
      </w:r>
      <w:r>
        <w:rPr>
          <w:rFonts w:hint="eastAsia" w:ascii="Times New Roman" w:hAnsi="Times New Roman" w:cs="Times New Roman" w:eastAsiaTheme="minorEastAsia"/>
          <w:sz w:val="24"/>
          <w:szCs w:val="24"/>
          <w:lang w:eastAsia="zh-CN"/>
        </w:rPr>
        <w:t>BL241</w:t>
      </w:r>
      <w:r>
        <w:rPr>
          <w:rFonts w:ascii="Times New Roman" w:hAnsi="Times New Roman" w:cs="Times New Roman" w:eastAsiaTheme="minorEastAsia"/>
          <w:sz w:val="24"/>
          <w:szCs w:val="24"/>
        </w:rPr>
        <w:t>系列工业AI边缘控制器应运而生，旨在打破IT与OT的融合壁垒，提供真正意义上的“</w:t>
      </w:r>
      <w:r>
        <w:rPr>
          <w:rFonts w:hint="eastAsia" w:ascii="Times New Roman" w:hAnsi="Times New Roman" w:cs="Times New Roman" w:eastAsiaTheme="minorEastAsia"/>
          <w:sz w:val="24"/>
          <w:szCs w:val="24"/>
        </w:rPr>
        <w:t>边缘AI</w:t>
      </w:r>
      <w:r>
        <w:rPr>
          <w:rFonts w:ascii="Times New Roman" w:hAnsi="Times New Roman" w:cs="Times New Roman" w:eastAsiaTheme="minorEastAsia"/>
          <w:sz w:val="24"/>
          <w:szCs w:val="24"/>
        </w:rPr>
        <w:t>控算一体”解决方案。</w:t>
      </w:r>
    </w:p>
    <w:p w14:paraId="32951421">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lang w:eastAsia="zh-CN"/>
        </w:rPr>
        <w:t>BL241</w:t>
      </w:r>
      <w:r>
        <w:rPr>
          <w:rFonts w:ascii="Times New Roman" w:hAnsi="Times New Roman" w:cs="Times New Roman" w:eastAsiaTheme="minorEastAsia"/>
          <w:sz w:val="24"/>
          <w:szCs w:val="24"/>
        </w:rPr>
        <w:t>系列采用“高性能ARM处理器 + 分布式I/O扩展”的架构，以瑞芯微RK3568J</w:t>
      </w:r>
      <w:r>
        <w:rPr>
          <w:rFonts w:hint="eastAsia" w:ascii="Times New Roman" w:hAnsi="Times New Roman" w:cs="Times New Roman" w:eastAsiaTheme="minorEastAsia"/>
          <w:sz w:val="24"/>
          <w:szCs w:val="24"/>
        </w:rPr>
        <w:t>/RK3568B2</w:t>
      </w:r>
      <w:r>
        <w:rPr>
          <w:rFonts w:ascii="Times New Roman" w:hAnsi="Times New Roman" w:cs="Times New Roman" w:eastAsiaTheme="minorEastAsia"/>
          <w:sz w:val="24"/>
          <w:szCs w:val="24"/>
        </w:rPr>
        <w:t>为核心，集成</w:t>
      </w:r>
      <w:r>
        <w:rPr>
          <w:rFonts w:hint="eastAsia" w:ascii="Times New Roman" w:hAnsi="Times New Roman" w:cs="Times New Roman" w:eastAsiaTheme="minorEastAsia"/>
          <w:sz w:val="24"/>
          <w:szCs w:val="24"/>
          <w:lang w:val="en-US" w:eastAsia="zh-CN"/>
        </w:rPr>
        <w:t>1</w:t>
      </w:r>
      <w:r>
        <w:rPr>
          <w:rFonts w:ascii="Times New Roman" w:hAnsi="Times New Roman" w:cs="Times New Roman" w:eastAsiaTheme="minorEastAsia"/>
          <w:sz w:val="24"/>
          <w:szCs w:val="24"/>
        </w:rPr>
        <w:t>TOPS算力的专用NPU，四核</w:t>
      </w:r>
      <w:r>
        <w:rPr>
          <w:rFonts w:hint="eastAsia" w:ascii="Times New Roman" w:hAnsi="Times New Roman" w:cs="Times New Roman" w:eastAsiaTheme="minorEastAsia"/>
          <w:sz w:val="24"/>
          <w:szCs w:val="24"/>
          <w:lang w:val="en-US" w:eastAsia="zh-CN"/>
        </w:rPr>
        <w:t xml:space="preserve">ARM </w:t>
      </w:r>
      <w:r>
        <w:rPr>
          <w:rFonts w:ascii="Times New Roman" w:hAnsi="Times New Roman" w:cs="Times New Roman" w:eastAsiaTheme="minorEastAsia"/>
          <w:sz w:val="24"/>
          <w:szCs w:val="24"/>
        </w:rPr>
        <w:t>Cortex-A5</w:t>
      </w:r>
      <w:r>
        <w:rPr>
          <w:rFonts w:hint="eastAsia" w:ascii="Times New Roman" w:hAnsi="Times New Roman" w:cs="Times New Roman" w:eastAsiaTheme="minorEastAsia"/>
          <w:sz w:val="24"/>
          <w:szCs w:val="24"/>
          <w:lang w:val="en-US" w:eastAsia="zh-CN"/>
        </w:rPr>
        <w:t>5</w:t>
      </w:r>
      <w:r>
        <w:rPr>
          <w:rFonts w:ascii="Times New Roman" w:hAnsi="Times New Roman" w:cs="Times New Roman" w:eastAsiaTheme="minorEastAsia"/>
          <w:sz w:val="24"/>
          <w:szCs w:val="24"/>
        </w:rPr>
        <w:t>的</w:t>
      </w:r>
      <w:r>
        <w:rPr>
          <w:rFonts w:hint="eastAsia" w:ascii="Times New Roman" w:hAnsi="Times New Roman" w:cs="Times New Roman" w:eastAsiaTheme="minorEastAsia"/>
          <w:sz w:val="24"/>
          <w:szCs w:val="24"/>
          <w:lang w:val="en-US" w:eastAsia="zh-CN"/>
        </w:rPr>
        <w:t>架构</w:t>
      </w:r>
      <w:r>
        <w:rPr>
          <w:rFonts w:ascii="Times New Roman" w:hAnsi="Times New Roman" w:cs="Times New Roman" w:eastAsiaTheme="minorEastAsia"/>
          <w:sz w:val="24"/>
          <w:szCs w:val="24"/>
        </w:rPr>
        <w:t>，在保障毫秒级实时控制的同时，具备强大的本地AI推理与数据处理能力。</w:t>
      </w:r>
    </w:p>
    <w:p w14:paraId="1C3208F0">
      <w:pPr>
        <w:keepNext w:val="0"/>
        <w:keepLines w:val="0"/>
        <w:pageBreakBefore w:val="0"/>
        <w:widowControl w:val="0"/>
        <w:kinsoku/>
        <w:wordWrap w:val="0"/>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 xml:space="preserve">EdgePLC </w:t>
      </w:r>
      <w:r>
        <w:rPr>
          <w:rFonts w:hint="eastAsia" w:ascii="Times New Roman" w:hAnsi="Times New Roman" w:cs="Times New Roman" w:eastAsiaTheme="minorEastAsia"/>
          <w:sz w:val="24"/>
          <w:szCs w:val="24"/>
          <w:lang w:eastAsia="zh-CN"/>
        </w:rPr>
        <w:t>BL241</w:t>
      </w:r>
      <w:r>
        <w:rPr>
          <w:rFonts w:hint="eastAsia" w:ascii="Times New Roman" w:hAnsi="Times New Roman" w:cs="Times New Roman" w:eastAsiaTheme="minorEastAsia"/>
          <w:sz w:val="24"/>
          <w:szCs w:val="24"/>
        </w:rPr>
        <w:t>工业AI边缘控制器</w:t>
      </w:r>
      <w:r>
        <w:rPr>
          <w:rFonts w:ascii="Times New Roman" w:hAnsi="Times New Roman" w:cs="Times New Roman" w:eastAsiaTheme="minorEastAsia"/>
          <w:sz w:val="24"/>
          <w:szCs w:val="24"/>
        </w:rPr>
        <w:t>深度融合实时控制、</w:t>
      </w:r>
      <w:r>
        <w:rPr>
          <w:rFonts w:hint="eastAsia" w:ascii="Times New Roman" w:hAnsi="Times New Roman" w:cs="Times New Roman" w:eastAsiaTheme="minorEastAsia"/>
          <w:sz w:val="24"/>
          <w:szCs w:val="24"/>
        </w:rPr>
        <w:t>AI</w:t>
      </w:r>
      <w:r>
        <w:rPr>
          <w:rFonts w:ascii="Times New Roman" w:hAnsi="Times New Roman" w:cs="Times New Roman" w:eastAsiaTheme="minorEastAsia"/>
          <w:sz w:val="24"/>
          <w:szCs w:val="24"/>
        </w:rPr>
        <w:t>边缘智能、协议转换、远程运维与二次开发等功能，支持IEC 61131-3标准编程环境（OpenPLC/NexPLC/CODESYS）、IGH EtherCAT硬实时主站，并可扩展多达32块N系列分布式I/O模块，覆盖DI/DO/AI/AO/温度采集等多种信号类型。软件层面基于Ubuntu 20.04系统，集成Docker、Node-RED、Python/C++开发环境，以及YOLOv5/8+OpenCV等AI视觉工具栈，实现从数据采集、实时分析到智能决策的全流程闭环。</w:t>
      </w:r>
    </w:p>
    <w:p w14:paraId="19D9D2B6">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lang w:eastAsia="zh-CN"/>
        </w:rPr>
        <w:t>BL241</w:t>
      </w:r>
      <w:r>
        <w:rPr>
          <w:rFonts w:ascii="Times New Roman" w:hAnsi="Times New Roman" w:cs="Times New Roman" w:eastAsiaTheme="minorEastAsia"/>
          <w:sz w:val="24"/>
          <w:szCs w:val="24"/>
        </w:rPr>
        <w:t>系列</w:t>
      </w:r>
      <w:r>
        <w:rPr>
          <w:rFonts w:hint="eastAsia" w:ascii="Times New Roman" w:hAnsi="Times New Roman" w:cs="Times New Roman" w:eastAsiaTheme="minorEastAsia"/>
          <w:sz w:val="24"/>
          <w:szCs w:val="24"/>
        </w:rPr>
        <w:t>工业AI边缘控制器</w:t>
      </w:r>
      <w:r>
        <w:rPr>
          <w:rFonts w:ascii="Times New Roman" w:hAnsi="Times New Roman" w:cs="Times New Roman" w:eastAsiaTheme="minorEastAsia"/>
          <w:sz w:val="24"/>
          <w:szCs w:val="24"/>
        </w:rPr>
        <w:t>专为智能产线控制、储能EMS、光伏逆变器管理、AGV机器人、机器视觉等“控制+计算”协同场景设计，通过将智能分析下沉至设备边缘，它不仅实现了控制逻辑的精准执行，更完成了数据价值的就地转化与智能决策，助力企业构建更敏捷、更智能、更高效的下一代工业控制系统，从容应对智能制造的未来挑战。</w:t>
      </w:r>
    </w:p>
    <w:p w14:paraId="572F649E">
      <w:pPr>
        <w:pStyle w:val="12"/>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rPr>
          <w:rFonts w:hint="eastAsia" w:ascii="Times New Roman" w:hAnsi="Times New Roman" w:eastAsia="宋体" w:cs="宋体"/>
          <w:b/>
          <w:bCs/>
          <w:iCs/>
          <w:color w:val="000000"/>
          <w:lang w:val="en-US" w:eastAsia="zh-CN"/>
        </w:rPr>
      </w:pPr>
    </w:p>
    <w:p w14:paraId="0F83225A">
      <w:pPr>
        <w:pStyle w:val="12"/>
        <w:ind w:left="0" w:leftChars="0" w:firstLine="0" w:firstLineChars="0"/>
        <w:jc w:val="left"/>
        <w:outlineLvl w:val="1"/>
        <w:rPr>
          <w:rFonts w:asciiTheme="minorEastAsia" w:hAnsiTheme="minorEastAsia" w:eastAsiaTheme="minorEastAsia"/>
          <w:sz w:val="18"/>
          <w:szCs w:val="18"/>
        </w:rPr>
      </w:pPr>
      <w:bookmarkStart w:id="13" w:name="_Toc2088"/>
      <w:bookmarkStart w:id="14" w:name="_Toc12417"/>
      <w:bookmarkStart w:id="15" w:name="_Toc29647"/>
      <w:bookmarkStart w:id="16" w:name="_Toc2215"/>
      <w:r>
        <w:rPr>
          <w:rFonts w:hint="eastAsia" w:ascii="Times New Roman" w:hAnsi="Times New Roman" w:eastAsia="宋体" w:cs="宋体"/>
          <w:b/>
          <w:bCs/>
          <w:iCs/>
          <w:color w:val="000000"/>
          <w:kern w:val="2"/>
          <w:sz w:val="32"/>
          <w:szCs w:val="32"/>
          <w:lang w:val="en-US" w:eastAsia="zh-CN" w:bidi="ar-SA"/>
        </w:rPr>
        <w:t>1.2外形尺寸</w:t>
      </w:r>
      <w:bookmarkEnd w:id="13"/>
      <w:bookmarkEnd w:id="14"/>
      <w:bookmarkEnd w:id="15"/>
      <w:bookmarkEnd w:id="16"/>
    </w:p>
    <w:p w14:paraId="34EDE51B">
      <w:pPr>
        <w:pStyle w:val="12"/>
        <w:rPr>
          <w:rFonts w:hint="eastAsia" w:asciiTheme="minorEastAsia" w:hAnsiTheme="minorEastAsia" w:eastAsiaTheme="minorEastAsia"/>
          <w:sz w:val="18"/>
          <w:szCs w:val="18"/>
        </w:rPr>
      </w:pPr>
    </w:p>
    <w:p w14:paraId="0B99EFE5">
      <w:pPr>
        <w:pStyle w:val="12"/>
        <w:ind w:left="0" w:leftChars="0" w:firstLine="420" w:firstLineChars="0"/>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产品外观结构与尺寸如下图：</w:t>
      </w:r>
    </w:p>
    <w:p w14:paraId="23AA0BBE">
      <w:pPr>
        <w:pStyle w:val="12"/>
        <w:ind w:left="420" w:leftChars="-495" w:hanging="1459" w:hangingChars="608"/>
        <w:jc w:val="center"/>
        <w:rPr>
          <w:rFonts w:hint="default" w:ascii="Times New Roman" w:hAnsi="Times New Roman" w:eastAsia="宋体" w:cs="宋体"/>
          <w:b/>
          <w:bCs/>
          <w:iCs/>
          <w:color w:val="000000"/>
          <w:kern w:val="2"/>
          <w:sz w:val="32"/>
          <w:szCs w:val="32"/>
          <w:lang w:val="en-US" w:eastAsia="zh-CN" w:bidi="ar-SA"/>
        </w:rPr>
      </w:pPr>
      <w:r>
        <w:rPr>
          <w:rFonts w:ascii="宋体" w:hAnsi="宋体" w:eastAsia="宋体" w:cs="宋体"/>
          <w:sz w:val="24"/>
          <w:szCs w:val="24"/>
        </w:rPr>
        <w:drawing>
          <wp:inline distT="0" distB="0" distL="114300" distR="114300">
            <wp:extent cx="2096135" cy="2611120"/>
            <wp:effectExtent l="0" t="0" r="18415" b="17780"/>
            <wp:docPr id="5" name="图片 5" descr="F:/2025_9/EdgePLC/标签外壳/标准款清晰图片.png标准款清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2025_9/EdgePLC/标签外壳/标准款清晰图片.png标准款清晰图片"/>
                    <pic:cNvPicPr>
                      <a:picLocks noChangeAspect="1"/>
                    </pic:cNvPicPr>
                  </pic:nvPicPr>
                  <pic:blipFill>
                    <a:blip r:embed="rId9"/>
                    <a:srcRect l="16956" t="6205" r="21620" b="-88"/>
                    <a:stretch>
                      <a:fillRect/>
                    </a:stretch>
                  </pic:blipFill>
                  <pic:spPr>
                    <a:xfrm>
                      <a:off x="0" y="0"/>
                      <a:ext cx="2096135" cy="261112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112010" cy="2633345"/>
            <wp:effectExtent l="0" t="0" r="2540" b="14605"/>
            <wp:docPr id="8" name="图片 8" descr="F:/2025_9/EdgePLC/标签外壳/A款清晰图片.pngA款清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2025_9/EdgePLC/标签外壳/A款清晰图片.pngA款清晰图片"/>
                    <pic:cNvPicPr>
                      <a:picLocks noChangeAspect="1"/>
                    </pic:cNvPicPr>
                  </pic:nvPicPr>
                  <pic:blipFill>
                    <a:blip r:embed="rId10"/>
                    <a:srcRect l="16091" t="3780" r="21232" b="237"/>
                    <a:stretch>
                      <a:fillRect/>
                    </a:stretch>
                  </pic:blipFill>
                  <pic:spPr>
                    <a:xfrm>
                      <a:off x="0" y="0"/>
                      <a:ext cx="2112010" cy="2633345"/>
                    </a:xfrm>
                    <a:prstGeom prst="rect">
                      <a:avLst/>
                    </a:prstGeom>
                    <a:noFill/>
                    <a:ln w="9525">
                      <a:noFill/>
                    </a:ln>
                  </pic:spPr>
                </pic:pic>
              </a:graphicData>
            </a:graphic>
          </wp:inline>
        </w:drawing>
      </w:r>
    </w:p>
    <w:p w14:paraId="5117071A">
      <w:pPr>
        <w:pStyle w:val="12"/>
        <w:ind w:left="0" w:leftChars="0" w:firstLine="0" w:firstLineChars="0"/>
        <w:jc w:val="left"/>
        <w:outlineLvl w:val="1"/>
        <w:rPr>
          <w:rFonts w:hint="eastAsia" w:ascii="Times New Roman" w:hAnsi="Times New Roman" w:eastAsia="宋体" w:cs="宋体"/>
          <w:b/>
          <w:bCs/>
          <w:iCs/>
          <w:color w:val="000000"/>
          <w:sz w:val="32"/>
          <w:szCs w:val="32"/>
          <w:lang w:val="en-US" w:eastAsia="zh-CN"/>
        </w:rPr>
      </w:pPr>
      <w:bookmarkStart w:id="17" w:name="_Toc1169"/>
      <w:bookmarkStart w:id="18" w:name="_Toc31820"/>
      <w:bookmarkStart w:id="19" w:name="_Toc2057"/>
      <w:bookmarkStart w:id="20" w:name="_Toc26598"/>
      <w:r>
        <w:rPr>
          <w:rFonts w:hint="eastAsia" w:ascii="Times New Roman" w:hAnsi="Times New Roman" w:eastAsia="宋体" w:cs="宋体"/>
          <w:b/>
          <w:bCs/>
          <w:iCs/>
          <w:color w:val="000000"/>
          <w:sz w:val="32"/>
          <w:szCs w:val="32"/>
          <w:lang w:val="en-US" w:eastAsia="zh-CN"/>
        </w:rPr>
        <w:t>1.3技术参数</w:t>
      </w:r>
      <w:bookmarkEnd w:id="17"/>
      <w:bookmarkEnd w:id="18"/>
      <w:bookmarkEnd w:id="19"/>
      <w:bookmarkEnd w:id="20"/>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9"/>
        <w:gridCol w:w="1701"/>
        <w:gridCol w:w="5419"/>
      </w:tblGrid>
      <w:tr w14:paraId="4182F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shd w:val="clear" w:color="auto" w:fill="BEBEBE"/>
            <w:noWrap w:val="0"/>
            <w:vAlign w:val="center"/>
          </w:tcPr>
          <w:p w14:paraId="5DF47873">
            <w:pPr>
              <w:widowControl w:val="0"/>
              <w:jc w:val="center"/>
              <w:rPr>
                <w:rFonts w:ascii="Times New Roman" w:hAnsi="Times New Roman" w:cs="Arial"/>
                <w:b/>
                <w:kern w:val="0"/>
                <w:lang w:eastAsia="en-US"/>
              </w:rPr>
            </w:pPr>
            <w:r>
              <w:rPr>
                <w:rFonts w:ascii="Times New Roman" w:hAnsi="Times New Roman" w:cs="Arial"/>
                <w:b/>
                <w:kern w:val="0"/>
                <w:lang w:eastAsia="en-US"/>
              </w:rPr>
              <w:t>分类</w:t>
            </w:r>
          </w:p>
        </w:tc>
        <w:tc>
          <w:tcPr>
            <w:tcW w:w="998" w:type="pct"/>
            <w:shd w:val="clear" w:color="auto" w:fill="BEBEBE"/>
            <w:noWrap w:val="0"/>
            <w:vAlign w:val="center"/>
          </w:tcPr>
          <w:p w14:paraId="722B2568">
            <w:pPr>
              <w:widowControl/>
              <w:jc w:val="center"/>
              <w:rPr>
                <w:rFonts w:ascii="Times New Roman" w:hAnsi="Times New Roman" w:cs="Arial"/>
                <w:b/>
                <w:kern w:val="0"/>
                <w:lang w:eastAsia="en-US"/>
              </w:rPr>
            </w:pPr>
            <w:r>
              <w:rPr>
                <w:rFonts w:ascii="Times New Roman" w:hAnsi="Times New Roman" w:cs="Arial"/>
                <w:b/>
                <w:kern w:val="0"/>
                <w:lang w:eastAsia="en-US"/>
              </w:rPr>
              <w:t>参数</w:t>
            </w:r>
          </w:p>
        </w:tc>
        <w:tc>
          <w:tcPr>
            <w:tcW w:w="3180" w:type="pct"/>
            <w:shd w:val="clear" w:color="auto" w:fill="BEBEBE"/>
            <w:noWrap w:val="0"/>
            <w:vAlign w:val="center"/>
          </w:tcPr>
          <w:p w14:paraId="0C75BBDD">
            <w:pPr>
              <w:widowControl/>
              <w:jc w:val="center"/>
              <w:rPr>
                <w:rFonts w:ascii="Times New Roman" w:hAnsi="Times New Roman" w:cs="Arial"/>
                <w:b/>
                <w:kern w:val="0"/>
                <w:lang w:eastAsia="en-US"/>
              </w:rPr>
            </w:pPr>
            <w:r>
              <w:rPr>
                <w:rFonts w:ascii="Times New Roman" w:hAnsi="Times New Roman" w:cs="Arial"/>
                <w:b/>
                <w:kern w:val="0"/>
                <w:lang w:eastAsia="en-US"/>
              </w:rPr>
              <w:t>描述</w:t>
            </w:r>
          </w:p>
        </w:tc>
      </w:tr>
      <w:tr w14:paraId="08784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restart"/>
            <w:noWrap w:val="0"/>
            <w:vAlign w:val="center"/>
          </w:tcPr>
          <w:p w14:paraId="1360779A">
            <w:pPr>
              <w:widowControl/>
              <w:ind w:left="0" w:leftChars="0" w:firstLine="0" w:firstLineChars="0"/>
              <w:jc w:val="center"/>
              <w:rPr>
                <w:rFonts w:hint="eastAsia" w:ascii="Times New Roman" w:hAnsi="Times New Roman" w:cs="Arial"/>
                <w:kern w:val="0"/>
                <w:lang w:eastAsia="en-US"/>
              </w:rPr>
            </w:pPr>
            <w:r>
              <w:rPr>
                <w:rFonts w:hint="eastAsia" w:ascii="Times New Roman" w:hAnsi="Times New Roman" w:cs="Arial"/>
                <w:kern w:val="0"/>
                <w:lang w:eastAsia="en-US"/>
              </w:rPr>
              <w:t>系统</w:t>
            </w:r>
          </w:p>
        </w:tc>
        <w:tc>
          <w:tcPr>
            <w:tcW w:w="998" w:type="pct"/>
            <w:noWrap w:val="0"/>
            <w:vAlign w:val="center"/>
          </w:tcPr>
          <w:p w14:paraId="3F314B2E">
            <w:pPr>
              <w:widowControl/>
              <w:ind w:left="0" w:leftChars="0" w:firstLine="0" w:firstLineChars="0"/>
              <w:jc w:val="center"/>
              <w:rPr>
                <w:rFonts w:hint="eastAsia" w:ascii="Times New Roman" w:hAnsi="Times New Roman" w:cs="Arial"/>
                <w:kern w:val="0"/>
                <w:lang w:val="en-US" w:eastAsia="zh-CN"/>
              </w:rPr>
            </w:pPr>
            <w:r>
              <w:rPr>
                <w:rFonts w:hint="eastAsia" w:ascii="Times New Roman" w:hAnsi="Times New Roman" w:cs="Arial"/>
                <w:kern w:val="0"/>
                <w:lang w:val="en-US" w:eastAsia="zh-CN"/>
              </w:rPr>
              <w:t>型号</w:t>
            </w:r>
          </w:p>
        </w:tc>
        <w:tc>
          <w:tcPr>
            <w:tcW w:w="3180" w:type="pct"/>
            <w:noWrap w:val="0"/>
            <w:vAlign w:val="center"/>
          </w:tcPr>
          <w:p w14:paraId="12C07424">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瑞芯微 RK3568J/RK3568B2</w:t>
            </w:r>
          </w:p>
        </w:tc>
      </w:tr>
      <w:tr w14:paraId="465C7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1709DFA7">
            <w:pPr>
              <w:widowControl/>
              <w:ind w:left="0" w:leftChars="0" w:firstLine="0" w:firstLineChars="0"/>
              <w:jc w:val="center"/>
              <w:rPr>
                <w:rFonts w:hint="eastAsia" w:ascii="Times New Roman" w:hAnsi="Times New Roman" w:cs="Arial"/>
                <w:kern w:val="0"/>
                <w:lang w:eastAsia="en-US"/>
              </w:rPr>
            </w:pPr>
          </w:p>
        </w:tc>
        <w:tc>
          <w:tcPr>
            <w:tcW w:w="998" w:type="pct"/>
            <w:noWrap w:val="0"/>
            <w:vAlign w:val="center"/>
          </w:tcPr>
          <w:p w14:paraId="24A5359B">
            <w:pPr>
              <w:widowControl/>
              <w:ind w:left="0" w:leftChars="0" w:firstLine="0" w:firstLineChars="0"/>
              <w:jc w:val="center"/>
              <w:rPr>
                <w:rFonts w:hint="eastAsia" w:ascii="Times New Roman" w:hAnsi="Times New Roman" w:cs="Arial"/>
                <w:kern w:val="0"/>
                <w:lang w:val="en-US" w:eastAsia="zh-CN"/>
              </w:rPr>
            </w:pPr>
            <w:r>
              <w:rPr>
                <w:rFonts w:hint="eastAsia" w:ascii="Times New Roman" w:hAnsi="Times New Roman" w:cs="Arial"/>
                <w:kern w:val="0"/>
                <w:lang w:eastAsia="en-US"/>
              </w:rPr>
              <w:t>处理器</w:t>
            </w:r>
            <w:r>
              <w:rPr>
                <w:rFonts w:hint="eastAsia" w:ascii="Times New Roman" w:hAnsi="Times New Roman" w:cs="Arial"/>
                <w:kern w:val="0"/>
                <w:lang w:val="en-US" w:eastAsia="zh-CN"/>
              </w:rPr>
              <w:t>频率</w:t>
            </w:r>
          </w:p>
        </w:tc>
        <w:tc>
          <w:tcPr>
            <w:tcW w:w="3180" w:type="pct"/>
            <w:noWrap w:val="0"/>
            <w:vAlign w:val="center"/>
          </w:tcPr>
          <w:p w14:paraId="49F9B70D">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1.</w:t>
            </w:r>
            <w:r>
              <w:rPr>
                <w:rFonts w:hint="eastAsia" w:ascii="Times New Roman" w:hAnsi="Times New Roman" w:eastAsia="宋体" w:cs="Arial"/>
                <w:kern w:val="0"/>
                <w:lang w:val="en-US" w:eastAsia="zh-CN"/>
              </w:rPr>
              <w:t>8/2</w:t>
            </w:r>
            <w:r>
              <w:rPr>
                <w:rFonts w:hint="default" w:ascii="Times New Roman" w:hAnsi="Times New Roman" w:eastAsia="宋体" w:cs="Arial"/>
                <w:kern w:val="0"/>
                <w:lang w:val="en-US" w:eastAsia="zh-CN"/>
              </w:rPr>
              <w:t>GHz</w:t>
            </w:r>
          </w:p>
        </w:tc>
      </w:tr>
      <w:tr w14:paraId="0C55E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21" w:type="pct"/>
            <w:vMerge w:val="continue"/>
            <w:noWrap w:val="0"/>
            <w:vAlign w:val="center"/>
          </w:tcPr>
          <w:p w14:paraId="7668D563">
            <w:pPr>
              <w:widowControl/>
              <w:ind w:left="0" w:leftChars="0" w:firstLine="0" w:firstLineChars="0"/>
              <w:jc w:val="center"/>
              <w:rPr>
                <w:rFonts w:hint="eastAsia" w:ascii="Times New Roman" w:hAnsi="Times New Roman" w:cs="Arial"/>
                <w:kern w:val="0"/>
                <w:lang w:eastAsia="en-US"/>
              </w:rPr>
            </w:pPr>
          </w:p>
        </w:tc>
        <w:tc>
          <w:tcPr>
            <w:tcW w:w="998" w:type="pct"/>
            <w:noWrap w:val="0"/>
            <w:vAlign w:val="center"/>
          </w:tcPr>
          <w:p w14:paraId="1BB0EF78">
            <w:pPr>
              <w:widowControl/>
              <w:ind w:left="0" w:leftChars="0" w:firstLine="0" w:firstLineChars="0"/>
              <w:jc w:val="center"/>
              <w:rPr>
                <w:rFonts w:hint="eastAsia" w:ascii="Times New Roman" w:hAnsi="Times New Roman" w:cs="Arial"/>
                <w:kern w:val="0"/>
                <w:lang w:eastAsia="en-US"/>
              </w:rPr>
            </w:pPr>
            <w:r>
              <w:rPr>
                <w:rFonts w:hint="eastAsia" w:ascii="Times New Roman" w:hAnsi="Times New Roman" w:cs="Arial"/>
                <w:kern w:val="0"/>
                <w:lang w:eastAsia="en-US"/>
              </w:rPr>
              <w:t>内存</w:t>
            </w:r>
          </w:p>
        </w:tc>
        <w:tc>
          <w:tcPr>
            <w:tcW w:w="3180" w:type="pct"/>
            <w:noWrap w:val="0"/>
            <w:vAlign w:val="center"/>
          </w:tcPr>
          <w:p w14:paraId="163BF934">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1/2/4GByte LPDDR4X</w:t>
            </w:r>
          </w:p>
        </w:tc>
      </w:tr>
      <w:tr w14:paraId="6C158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821" w:type="pct"/>
            <w:vMerge w:val="continue"/>
            <w:noWrap w:val="0"/>
            <w:vAlign w:val="center"/>
          </w:tcPr>
          <w:p w14:paraId="124CFE46">
            <w:pPr>
              <w:widowControl/>
              <w:ind w:left="0" w:leftChars="0" w:firstLine="0" w:firstLineChars="0"/>
              <w:jc w:val="center"/>
              <w:rPr>
                <w:rFonts w:hint="eastAsia" w:ascii="Times New Roman" w:hAnsi="Times New Roman" w:cs="Arial"/>
                <w:kern w:val="0"/>
                <w:lang w:eastAsia="en-US"/>
              </w:rPr>
            </w:pPr>
          </w:p>
        </w:tc>
        <w:tc>
          <w:tcPr>
            <w:tcW w:w="998" w:type="pct"/>
            <w:noWrap w:val="0"/>
            <w:vAlign w:val="center"/>
          </w:tcPr>
          <w:p w14:paraId="41A1ED3F">
            <w:pPr>
              <w:widowControl/>
              <w:ind w:left="0" w:leftChars="0" w:firstLine="0" w:firstLineChars="0"/>
              <w:jc w:val="center"/>
              <w:rPr>
                <w:rFonts w:hint="eastAsia" w:ascii="Times New Roman" w:hAnsi="Times New Roman" w:cs="Arial"/>
                <w:kern w:val="0"/>
                <w:lang w:eastAsia="en-US"/>
              </w:rPr>
            </w:pPr>
            <w:r>
              <w:rPr>
                <w:rFonts w:hint="eastAsia" w:ascii="Times New Roman" w:hAnsi="Times New Roman" w:cs="Arial"/>
                <w:kern w:val="0"/>
                <w:lang w:eastAsia="en-US"/>
              </w:rPr>
              <w:t>存储</w:t>
            </w:r>
          </w:p>
        </w:tc>
        <w:tc>
          <w:tcPr>
            <w:tcW w:w="3180" w:type="pct"/>
            <w:noWrap w:val="0"/>
            <w:vAlign w:val="center"/>
          </w:tcPr>
          <w:p w14:paraId="5C0C3092">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8/16/32GByte eMMC</w:t>
            </w:r>
          </w:p>
        </w:tc>
      </w:tr>
      <w:tr w14:paraId="2FB96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821" w:type="pct"/>
            <w:vMerge w:val="continue"/>
            <w:noWrap w:val="0"/>
            <w:vAlign w:val="center"/>
          </w:tcPr>
          <w:p w14:paraId="1A565C30">
            <w:pPr>
              <w:widowControl/>
              <w:ind w:left="0" w:leftChars="0" w:firstLine="0" w:firstLineChars="0"/>
              <w:jc w:val="center"/>
              <w:rPr>
                <w:rFonts w:hint="eastAsia" w:ascii="Times New Roman" w:hAnsi="Times New Roman" w:cs="Arial"/>
                <w:kern w:val="0"/>
                <w:lang w:eastAsia="en-US"/>
              </w:rPr>
            </w:pPr>
          </w:p>
        </w:tc>
        <w:tc>
          <w:tcPr>
            <w:tcW w:w="998" w:type="pct"/>
            <w:noWrap w:val="0"/>
            <w:vAlign w:val="center"/>
          </w:tcPr>
          <w:p w14:paraId="3AB17268">
            <w:pPr>
              <w:widowControl/>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NPU</w:t>
            </w:r>
          </w:p>
        </w:tc>
        <w:tc>
          <w:tcPr>
            <w:tcW w:w="3180" w:type="pct"/>
            <w:noWrap w:val="0"/>
            <w:vAlign w:val="center"/>
          </w:tcPr>
          <w:p w14:paraId="7355FE5A">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1TOPS</w:t>
            </w:r>
          </w:p>
        </w:tc>
      </w:tr>
      <w:tr w14:paraId="31E5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821" w:type="pct"/>
            <w:vMerge w:val="continue"/>
            <w:noWrap w:val="0"/>
            <w:vAlign w:val="center"/>
          </w:tcPr>
          <w:p w14:paraId="1EDD6B02">
            <w:pPr>
              <w:widowControl w:val="0"/>
              <w:jc w:val="center"/>
              <w:rPr>
                <w:rFonts w:ascii="Times New Roman" w:hAnsi="Times New Roman" w:cs="Arial"/>
                <w:kern w:val="0"/>
                <w:lang w:eastAsia="en-US"/>
              </w:rPr>
            </w:pPr>
          </w:p>
        </w:tc>
        <w:tc>
          <w:tcPr>
            <w:tcW w:w="998" w:type="pct"/>
            <w:noWrap w:val="0"/>
            <w:vAlign w:val="center"/>
          </w:tcPr>
          <w:p w14:paraId="7308EB14">
            <w:pPr>
              <w:widowControl/>
              <w:ind w:left="0" w:leftChars="0" w:firstLine="0" w:firstLineChars="0"/>
              <w:jc w:val="center"/>
              <w:rPr>
                <w:rFonts w:hint="eastAsia" w:ascii="Times New Roman" w:hAnsi="Times New Roman" w:cs="Arial"/>
                <w:kern w:val="0"/>
                <w:lang w:val="en-US" w:eastAsia="zh-CN"/>
              </w:rPr>
            </w:pPr>
            <w:r>
              <w:rPr>
                <w:rFonts w:hint="eastAsia" w:ascii="Times New Roman" w:hAnsi="Times New Roman" w:cs="Arial"/>
                <w:kern w:val="0"/>
                <w:lang w:val="en-US" w:eastAsia="zh-CN"/>
              </w:rPr>
              <w:t>GPU</w:t>
            </w:r>
          </w:p>
        </w:tc>
        <w:tc>
          <w:tcPr>
            <w:tcW w:w="3180" w:type="pct"/>
            <w:noWrap w:val="0"/>
            <w:vAlign w:val="center"/>
          </w:tcPr>
          <w:p w14:paraId="3764BEA1">
            <w:pPr>
              <w:keepNext w:val="0"/>
              <w:keepLines w:val="0"/>
              <w:widowControl/>
              <w:suppressLineNumbers w:val="0"/>
              <w:jc w:val="left"/>
              <w:rPr>
                <w:rFonts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Mali-G52-2EE</w:t>
            </w:r>
          </w:p>
        </w:tc>
      </w:tr>
      <w:tr w14:paraId="5923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restart"/>
            <w:noWrap w:val="0"/>
            <w:vAlign w:val="center"/>
          </w:tcPr>
          <w:p w14:paraId="0880518D">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电源</w:t>
            </w:r>
          </w:p>
        </w:tc>
        <w:tc>
          <w:tcPr>
            <w:tcW w:w="998" w:type="pct"/>
            <w:noWrap w:val="0"/>
            <w:vAlign w:val="center"/>
          </w:tcPr>
          <w:p w14:paraId="3EBE4692">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输入</w:t>
            </w:r>
            <w:r>
              <w:rPr>
                <w:rFonts w:ascii="Times New Roman" w:hAnsi="Times New Roman" w:cs="Arial"/>
                <w:kern w:val="0"/>
                <w:lang w:eastAsia="en-US"/>
              </w:rPr>
              <w:t>电压</w:t>
            </w:r>
          </w:p>
        </w:tc>
        <w:tc>
          <w:tcPr>
            <w:tcW w:w="3180" w:type="pct"/>
            <w:noWrap w:val="0"/>
            <w:vAlign w:val="center"/>
          </w:tcPr>
          <w:p w14:paraId="6227E73F">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DC</w:t>
            </w:r>
            <w:r>
              <w:rPr>
                <w:rFonts w:hint="eastAsia" w:ascii="Times New Roman" w:hAnsi="Times New Roman" w:cs="Arial"/>
                <w:kern w:val="0"/>
                <w:lang w:eastAsia="en-US"/>
              </w:rPr>
              <w:t xml:space="preserve"> </w:t>
            </w:r>
            <w:ins w:id="2573" w:author="L" w:date="2026-05-21T18:43:53Z">
              <w:r>
                <w:rPr>
                  <w:rFonts w:hint="eastAsia" w:ascii="Times New Roman" w:hAnsi="Times New Roman" w:cs="Arial"/>
                  <w:kern w:val="0"/>
                  <w:lang w:val="en-US" w:eastAsia="zh-CN"/>
                </w:rPr>
                <w:t>12</w:t>
              </w:r>
            </w:ins>
            <w:del w:id="2574" w:author="L" w:date="2026-05-21T18:43:52Z">
              <w:r>
                <w:rPr>
                  <w:rFonts w:ascii="Times New Roman" w:hAnsi="Times New Roman" w:cs="Arial"/>
                  <w:kern w:val="0"/>
                  <w:lang w:eastAsia="en-US"/>
                </w:rPr>
                <w:delText>9</w:delText>
              </w:r>
            </w:del>
            <w:r>
              <w:rPr>
                <w:rFonts w:ascii="Times New Roman" w:hAnsi="Times New Roman" w:cs="Arial"/>
                <w:kern w:val="0"/>
                <w:lang w:eastAsia="en-US"/>
              </w:rPr>
              <w:t>～</w:t>
            </w:r>
            <w:ins w:id="2575" w:author="L" w:date="2026-05-21T18:43:56Z">
              <w:r>
                <w:rPr>
                  <w:rFonts w:hint="eastAsia" w:ascii="Times New Roman" w:hAnsi="Times New Roman" w:cs="Arial"/>
                  <w:kern w:val="0"/>
                  <w:lang w:val="en-US" w:eastAsia="zh-CN"/>
                </w:rPr>
                <w:t>24</w:t>
              </w:r>
            </w:ins>
            <w:del w:id="2576" w:author="L" w:date="2026-05-21T18:43:56Z">
              <w:r>
                <w:rPr>
                  <w:rFonts w:ascii="Times New Roman" w:hAnsi="Times New Roman" w:cs="Arial"/>
                  <w:kern w:val="0"/>
                  <w:lang w:eastAsia="en-US"/>
                </w:rPr>
                <w:delText>3</w:delText>
              </w:r>
            </w:del>
            <w:del w:id="2577" w:author="L" w:date="2026-05-21T18:43:55Z">
              <w:r>
                <w:rPr>
                  <w:rFonts w:ascii="Times New Roman" w:hAnsi="Times New Roman" w:cs="Arial"/>
                  <w:kern w:val="0"/>
                  <w:lang w:eastAsia="en-US"/>
                </w:rPr>
                <w:delText>6</w:delText>
              </w:r>
            </w:del>
            <w:r>
              <w:rPr>
                <w:rFonts w:ascii="Times New Roman" w:hAnsi="Times New Roman" w:cs="Arial"/>
                <w:kern w:val="0"/>
                <w:lang w:eastAsia="en-US"/>
              </w:rPr>
              <w:t xml:space="preserve">V </w:t>
            </w:r>
            <w:ins w:id="2578" w:author="L" w:date="2026-05-20T14:30:31Z">
              <w:r>
                <w:rPr>
                  <w:rFonts w:hint="eastAsia" w:ascii="Times New Roman" w:hAnsi="Times New Roman" w:eastAsia="宋体" w:cs="Arial"/>
                  <w:kern w:val="0"/>
                  <w:lang w:val="en-US" w:eastAsia="zh-CN"/>
                </w:rPr>
                <w:t>（输入：24V,输出：12V）</w:t>
              </w:r>
            </w:ins>
          </w:p>
        </w:tc>
      </w:tr>
      <w:tr w14:paraId="3EE59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5B1F6263">
            <w:pPr>
              <w:widowControl w:val="0"/>
              <w:jc w:val="center"/>
              <w:rPr>
                <w:rFonts w:ascii="Times New Roman" w:hAnsi="Times New Roman" w:cs="Arial"/>
                <w:kern w:val="0"/>
                <w:lang w:eastAsia="en-US"/>
              </w:rPr>
            </w:pPr>
          </w:p>
        </w:tc>
        <w:tc>
          <w:tcPr>
            <w:tcW w:w="998" w:type="pct"/>
            <w:noWrap w:val="0"/>
            <w:vAlign w:val="center"/>
          </w:tcPr>
          <w:p w14:paraId="41DFBC25">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功耗</w:t>
            </w:r>
          </w:p>
        </w:tc>
        <w:tc>
          <w:tcPr>
            <w:tcW w:w="3180" w:type="pct"/>
            <w:noWrap w:val="0"/>
            <w:vAlign w:val="center"/>
          </w:tcPr>
          <w:p w14:paraId="0955EE38">
            <w:pPr>
              <w:widowControl/>
              <w:ind w:left="0" w:leftChars="0" w:firstLine="0" w:firstLineChars="0"/>
              <w:rPr>
                <w:rFonts w:hint="default" w:ascii="Times New Roman" w:hAnsi="Times New Roman" w:cs="Arial" w:eastAsiaTheme="minorEastAsia"/>
                <w:kern w:val="0"/>
                <w:lang w:val="en-US" w:eastAsia="zh-CN"/>
              </w:rPr>
            </w:pPr>
            <w:r>
              <w:rPr>
                <w:rFonts w:ascii="Times New Roman" w:hAnsi="Times New Roman" w:cs="Arial"/>
                <w:kern w:val="0"/>
                <w:lang w:eastAsia="en-US"/>
              </w:rPr>
              <w:t>正常：</w:t>
            </w:r>
            <w:r>
              <w:rPr>
                <w:rFonts w:hint="eastAsia" w:ascii="Times New Roman" w:hAnsi="Times New Roman" w:cs="Arial"/>
                <w:kern w:val="0"/>
                <w:lang w:val="en-US" w:eastAsia="zh-CN"/>
              </w:rPr>
              <w:t>260</w:t>
            </w:r>
            <w:r>
              <w:rPr>
                <w:rFonts w:ascii="Times New Roman" w:hAnsi="Times New Roman" w:cs="Arial"/>
                <w:kern w:val="0"/>
                <w:lang w:eastAsia="en-US"/>
              </w:rPr>
              <w:t>mA@12V</w:t>
            </w:r>
            <w:r>
              <w:rPr>
                <w:rFonts w:hint="eastAsia" w:ascii="Times New Roman" w:hAnsi="Times New Roman" w:cs="Arial"/>
                <w:kern w:val="0"/>
                <w:lang w:eastAsia="zh-CN"/>
              </w:rPr>
              <w:t>（</w:t>
            </w:r>
            <w:r>
              <w:rPr>
                <w:rFonts w:hint="eastAsia" w:ascii="Times New Roman" w:hAnsi="Times New Roman" w:cs="Arial"/>
                <w:kern w:val="0"/>
                <w:lang w:val="en-US" w:eastAsia="zh-CN"/>
              </w:rPr>
              <w:t>带4G模块</w:t>
            </w:r>
            <w:r>
              <w:rPr>
                <w:rFonts w:hint="eastAsia" w:ascii="Times New Roman" w:hAnsi="Times New Roman" w:cs="Arial"/>
                <w:kern w:val="0"/>
                <w:lang w:eastAsia="zh-CN"/>
              </w:rPr>
              <w:t>）</w:t>
            </w:r>
            <w:r>
              <w:rPr>
                <w:rFonts w:ascii="Times New Roman" w:hAnsi="Times New Roman" w:cs="Arial"/>
                <w:kern w:val="0"/>
                <w:lang w:eastAsia="en-US"/>
              </w:rPr>
              <w:t>，</w:t>
            </w:r>
            <w:r>
              <w:rPr>
                <w:rFonts w:hint="eastAsia" w:ascii="Times New Roman" w:hAnsi="Times New Roman" w:cs="Arial"/>
                <w:kern w:val="0"/>
                <w:lang w:val="en-US" w:eastAsia="zh-CN"/>
              </w:rPr>
              <w:t>220mA@12V（不带4G模块）</w:t>
            </w:r>
          </w:p>
          <w:p w14:paraId="5D59170E">
            <w:pPr>
              <w:widowControl/>
              <w:ind w:left="0" w:leftChars="0" w:firstLine="0" w:firstLineChars="0"/>
              <w:rPr>
                <w:rFonts w:hint="default" w:ascii="Times New Roman" w:hAnsi="Times New Roman" w:eastAsia="宋体" w:cs="Arial"/>
                <w:kern w:val="0"/>
                <w:lang w:val="en-US" w:eastAsia="zh-CN"/>
              </w:rPr>
            </w:pPr>
            <w:r>
              <w:rPr>
                <w:rFonts w:ascii="Times New Roman" w:hAnsi="Times New Roman" w:cs="Arial"/>
                <w:kern w:val="0"/>
                <w:lang w:eastAsia="en-US"/>
              </w:rPr>
              <w:t>最大：</w:t>
            </w:r>
            <w:r>
              <w:rPr>
                <w:rFonts w:hint="eastAsia" w:ascii="Times New Roman" w:hAnsi="Times New Roman" w:cs="Arial"/>
                <w:kern w:val="0"/>
                <w:lang w:val="en-US" w:eastAsia="zh-CN"/>
              </w:rPr>
              <w:t>800mA@12V</w:t>
            </w:r>
          </w:p>
        </w:tc>
      </w:tr>
      <w:tr w14:paraId="0BD6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33F54134">
            <w:pPr>
              <w:widowControl w:val="0"/>
              <w:jc w:val="center"/>
              <w:rPr>
                <w:rFonts w:ascii="Times New Roman" w:hAnsi="Times New Roman" w:cs="Arial"/>
                <w:kern w:val="0"/>
                <w:lang w:eastAsia="en-US"/>
              </w:rPr>
            </w:pPr>
          </w:p>
        </w:tc>
        <w:tc>
          <w:tcPr>
            <w:tcW w:w="998" w:type="pct"/>
            <w:noWrap w:val="0"/>
            <w:vAlign w:val="center"/>
          </w:tcPr>
          <w:p w14:paraId="06F5CF7E">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反接</w:t>
            </w:r>
            <w:r>
              <w:rPr>
                <w:rFonts w:ascii="Times New Roman" w:hAnsi="Times New Roman" w:cs="Arial"/>
                <w:kern w:val="0"/>
                <w:lang w:eastAsia="en-US"/>
              </w:rPr>
              <w:t>防护</w:t>
            </w:r>
          </w:p>
        </w:tc>
        <w:tc>
          <w:tcPr>
            <w:tcW w:w="3180" w:type="pct"/>
            <w:noWrap w:val="0"/>
            <w:vAlign w:val="center"/>
          </w:tcPr>
          <w:p w14:paraId="59F20573">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支持</w:t>
            </w:r>
          </w:p>
        </w:tc>
      </w:tr>
      <w:tr w14:paraId="06F4E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restart"/>
            <w:noWrap w:val="0"/>
            <w:vAlign w:val="center"/>
          </w:tcPr>
          <w:p w14:paraId="1E81829A">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w:t>
            </w:r>
          </w:p>
        </w:tc>
        <w:tc>
          <w:tcPr>
            <w:tcW w:w="998" w:type="pct"/>
            <w:noWrap w:val="0"/>
            <w:vAlign w:val="center"/>
          </w:tcPr>
          <w:p w14:paraId="21D46C90">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网口规格</w:t>
            </w:r>
          </w:p>
        </w:tc>
        <w:tc>
          <w:tcPr>
            <w:tcW w:w="3180" w:type="pct"/>
            <w:noWrap w:val="0"/>
            <w:vAlign w:val="center"/>
          </w:tcPr>
          <w:p w14:paraId="42AC9D86">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val="en-US" w:eastAsia="zh-CN"/>
              </w:rPr>
              <w:t>2</w:t>
            </w:r>
            <w:r>
              <w:rPr>
                <w:rFonts w:hint="default" w:ascii="Times New Roman" w:hAnsi="Times New Roman" w:cs="Arial"/>
                <w:kern w:val="0"/>
                <w:lang w:val="en-US" w:eastAsia="en-US"/>
              </w:rPr>
              <w:t>~3</w:t>
            </w:r>
            <w:r>
              <w:rPr>
                <w:rFonts w:hint="eastAsia" w:ascii="Times New Roman" w:hAnsi="Times New Roman" w:cs="Arial"/>
                <w:kern w:val="0"/>
                <w:lang w:val="en-US" w:eastAsia="zh-CN"/>
              </w:rPr>
              <w:t>*</w:t>
            </w:r>
            <w:r>
              <w:rPr>
                <w:rFonts w:ascii="Times New Roman" w:hAnsi="Times New Roman" w:cs="Arial"/>
                <w:kern w:val="0"/>
                <w:lang w:eastAsia="en-US"/>
              </w:rPr>
              <w:t>RJ45，</w:t>
            </w:r>
            <w:r>
              <w:rPr>
                <w:rFonts w:hint="eastAsia" w:ascii="Times New Roman" w:hAnsi="Times New Roman" w:cs="Arial"/>
                <w:kern w:val="0"/>
                <w:lang w:val="en-US" w:eastAsia="zh-CN"/>
              </w:rPr>
              <w:t>3</w:t>
            </w:r>
            <w:r>
              <w:rPr>
                <w:rFonts w:hint="eastAsia" w:ascii="Times New Roman" w:hAnsi="Times New Roman" w:cs="Arial"/>
                <w:kern w:val="0"/>
                <w:lang w:eastAsia="en-US"/>
              </w:rPr>
              <w:t>x100M，自适应M</w:t>
            </w:r>
            <w:r>
              <w:rPr>
                <w:rFonts w:ascii="Times New Roman" w:hAnsi="Times New Roman" w:cs="Arial"/>
                <w:kern w:val="0"/>
                <w:lang w:eastAsia="en-US"/>
              </w:rPr>
              <w:t>DI/MDIX</w:t>
            </w:r>
            <w:r>
              <w:rPr>
                <w:rFonts w:hint="eastAsia" w:ascii="Times New Roman" w:hAnsi="Times New Roman" w:cs="Arial"/>
                <w:kern w:val="0"/>
                <w:lang w:eastAsia="en-US"/>
              </w:rPr>
              <w:t>。</w:t>
            </w:r>
          </w:p>
        </w:tc>
      </w:tr>
      <w:tr w14:paraId="09CCE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00E52814">
            <w:pPr>
              <w:widowControl w:val="0"/>
              <w:jc w:val="center"/>
              <w:rPr>
                <w:rFonts w:ascii="Times New Roman" w:hAnsi="Times New Roman" w:cs="Arial"/>
                <w:kern w:val="0"/>
                <w:lang w:eastAsia="en-US"/>
              </w:rPr>
            </w:pPr>
          </w:p>
        </w:tc>
        <w:tc>
          <w:tcPr>
            <w:tcW w:w="998" w:type="pct"/>
            <w:noWrap w:val="0"/>
            <w:vAlign w:val="center"/>
          </w:tcPr>
          <w:p w14:paraId="393B161F">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网口保护</w:t>
            </w:r>
          </w:p>
        </w:tc>
        <w:tc>
          <w:tcPr>
            <w:tcW w:w="3180" w:type="pct"/>
            <w:noWrap w:val="0"/>
            <w:vAlign w:val="center"/>
          </w:tcPr>
          <w:p w14:paraId="0A33CE04">
            <w:pPr>
              <w:widowControl/>
              <w:ind w:left="0" w:leftChars="0" w:firstLine="0" w:firstLineChars="0"/>
              <w:rPr>
                <w:rFonts w:hint="default" w:ascii="Times New Roman" w:hAnsi="Times New Roman" w:cs="Arial" w:eastAsiaTheme="minorEastAsia"/>
                <w:kern w:val="0"/>
                <w:lang w:val="en-US" w:eastAsia="zh-CN"/>
              </w:rPr>
            </w:pPr>
            <w:r>
              <w:rPr>
                <w:rFonts w:ascii="Times New Roman" w:hAnsi="Times New Roman" w:cs="Arial"/>
                <w:kern w:val="0"/>
                <w:lang w:eastAsia="en-US"/>
              </w:rPr>
              <w:t>ESD  ±</w:t>
            </w:r>
            <w:r>
              <w:rPr>
                <w:rFonts w:hint="eastAsia" w:ascii="Times New Roman" w:hAnsi="Times New Roman" w:cs="Arial"/>
                <w:kern w:val="0"/>
                <w:lang w:val="en-US" w:eastAsia="zh-CN"/>
              </w:rPr>
              <w:t>2</w:t>
            </w:r>
            <w:r>
              <w:rPr>
                <w:rFonts w:ascii="Times New Roman" w:hAnsi="Times New Roman" w:cs="Arial"/>
                <w:kern w:val="0"/>
                <w:lang w:eastAsia="en-US"/>
              </w:rPr>
              <w:t>kV（接触），±</w:t>
            </w:r>
            <w:r>
              <w:rPr>
                <w:rFonts w:hint="eastAsia" w:ascii="Times New Roman" w:hAnsi="Times New Roman" w:cs="Arial"/>
                <w:kern w:val="0"/>
                <w:lang w:val="en-US" w:eastAsia="zh-CN"/>
              </w:rPr>
              <w:t>8</w:t>
            </w:r>
            <w:r>
              <w:rPr>
                <w:rFonts w:ascii="Times New Roman" w:hAnsi="Times New Roman" w:cs="Arial"/>
                <w:kern w:val="0"/>
                <w:lang w:eastAsia="en-US"/>
              </w:rPr>
              <w:t>kV（空气）</w:t>
            </w:r>
            <w:r>
              <w:rPr>
                <w:rFonts w:hint="eastAsia" w:ascii="Times New Roman" w:hAnsi="Times New Roman" w:cs="Arial"/>
                <w:kern w:val="0"/>
                <w:lang w:eastAsia="en-US"/>
              </w:rPr>
              <w:t>；</w:t>
            </w:r>
          </w:p>
        </w:tc>
      </w:tr>
      <w:tr w14:paraId="570D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restart"/>
            <w:noWrap w:val="0"/>
            <w:vAlign w:val="center"/>
          </w:tcPr>
          <w:p w14:paraId="4E5360C8">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S</w:t>
            </w:r>
            <w:r>
              <w:rPr>
                <w:rFonts w:ascii="Times New Roman" w:hAnsi="Times New Roman" w:cs="Arial"/>
                <w:kern w:val="0"/>
                <w:lang w:eastAsia="en-US"/>
              </w:rPr>
              <w:t>IM</w:t>
            </w:r>
            <w:r>
              <w:rPr>
                <w:rFonts w:hint="eastAsia" w:ascii="Times New Roman" w:hAnsi="Times New Roman" w:cs="Arial"/>
                <w:kern w:val="0"/>
                <w:lang w:eastAsia="en-US"/>
              </w:rPr>
              <w:t>卡</w:t>
            </w:r>
          </w:p>
        </w:tc>
        <w:tc>
          <w:tcPr>
            <w:tcW w:w="998" w:type="pct"/>
            <w:noWrap w:val="0"/>
            <w:vAlign w:val="center"/>
          </w:tcPr>
          <w:p w14:paraId="20F8D164">
            <w:pPr>
              <w:widowControl/>
              <w:ind w:left="0" w:leftChars="0" w:firstLine="0" w:firstLineChars="0"/>
              <w:jc w:val="center"/>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数量</w:t>
            </w:r>
          </w:p>
        </w:tc>
        <w:tc>
          <w:tcPr>
            <w:tcW w:w="3180" w:type="pct"/>
            <w:noWrap w:val="0"/>
            <w:vAlign w:val="top"/>
          </w:tcPr>
          <w:p w14:paraId="3C201F9A">
            <w:pPr>
              <w:widowControl w:val="0"/>
              <w:ind w:left="0" w:leftChars="0" w:firstLine="0" w:firstLineChars="0"/>
              <w:rPr>
                <w:rFonts w:hint="eastAsia" w:ascii="Times New Roman" w:hAnsi="Times New Roman" w:eastAsia="宋体" w:cs="Arial"/>
                <w:kern w:val="0"/>
                <w:sz w:val="21"/>
                <w:szCs w:val="24"/>
                <w:lang w:val="en-US" w:eastAsia="en-US" w:bidi="ar-SA"/>
              </w:rPr>
            </w:pPr>
            <w:r>
              <w:rPr>
                <w:rFonts w:hint="eastAsia" w:ascii="Times New Roman" w:hAnsi="Times New Roman" w:cs="Arial"/>
                <w:kern w:val="0"/>
                <w:lang w:val="en-US" w:eastAsia="zh-CN"/>
              </w:rPr>
              <w:t>1</w:t>
            </w:r>
          </w:p>
        </w:tc>
      </w:tr>
      <w:tr w14:paraId="6F94F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0ACDAB7C">
            <w:pPr>
              <w:widowControl w:val="0"/>
              <w:jc w:val="center"/>
              <w:rPr>
                <w:rFonts w:ascii="Times New Roman" w:hAnsi="Times New Roman" w:cs="Arial"/>
                <w:kern w:val="0"/>
                <w:lang w:eastAsia="en-US"/>
              </w:rPr>
            </w:pPr>
          </w:p>
        </w:tc>
        <w:tc>
          <w:tcPr>
            <w:tcW w:w="998" w:type="pct"/>
            <w:noWrap w:val="0"/>
            <w:vAlign w:val="center"/>
          </w:tcPr>
          <w:p w14:paraId="58B08D14">
            <w:pPr>
              <w:widowControl/>
              <w:ind w:left="0" w:leftChars="0" w:firstLine="0" w:firstLineChars="0"/>
              <w:jc w:val="center"/>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规格</w:t>
            </w:r>
          </w:p>
        </w:tc>
        <w:tc>
          <w:tcPr>
            <w:tcW w:w="3180" w:type="pct"/>
            <w:noWrap w:val="0"/>
            <w:vAlign w:val="top"/>
          </w:tcPr>
          <w:p w14:paraId="6B5C19AA">
            <w:pPr>
              <w:widowControl w:val="0"/>
              <w:ind w:left="0" w:leftChars="0" w:firstLine="0" w:firstLineChars="0"/>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抽屉式接口</w:t>
            </w:r>
          </w:p>
        </w:tc>
      </w:tr>
      <w:tr w14:paraId="01497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 w:hRule="atLeast"/>
        </w:trPr>
        <w:tc>
          <w:tcPr>
            <w:tcW w:w="821" w:type="pct"/>
            <w:noWrap w:val="0"/>
            <w:vAlign w:val="center"/>
          </w:tcPr>
          <w:p w14:paraId="02D904D1">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U</w:t>
            </w:r>
            <w:r>
              <w:rPr>
                <w:rFonts w:ascii="Times New Roman" w:hAnsi="Times New Roman" w:cs="Arial"/>
                <w:kern w:val="0"/>
                <w:lang w:eastAsia="en-US"/>
              </w:rPr>
              <w:t>SB</w:t>
            </w:r>
            <w:r>
              <w:rPr>
                <w:rFonts w:hint="eastAsia" w:ascii="Times New Roman" w:hAnsi="Times New Roman" w:cs="Arial"/>
                <w:kern w:val="0"/>
                <w:lang w:eastAsia="en-US"/>
              </w:rPr>
              <w:t>接口</w:t>
            </w:r>
          </w:p>
        </w:tc>
        <w:tc>
          <w:tcPr>
            <w:tcW w:w="998" w:type="pct"/>
            <w:noWrap w:val="0"/>
            <w:vAlign w:val="center"/>
          </w:tcPr>
          <w:p w14:paraId="4DABCD75">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数量</w:t>
            </w:r>
          </w:p>
        </w:tc>
        <w:tc>
          <w:tcPr>
            <w:tcW w:w="3180" w:type="pct"/>
            <w:noWrap w:val="0"/>
            <w:vAlign w:val="center"/>
          </w:tcPr>
          <w:p w14:paraId="27EC6DC9">
            <w:pPr>
              <w:widowControl/>
              <w:ind w:left="0" w:leftChars="0" w:firstLine="0" w:firstLineChars="0"/>
              <w:rPr>
                <w:rFonts w:hint="default" w:ascii="Times New Roman" w:hAnsi="Times New Roman" w:eastAsia="宋体" w:cs="Arial"/>
                <w:kern w:val="0"/>
                <w:lang w:val="en-US" w:eastAsia="zh-CN"/>
              </w:rPr>
            </w:pPr>
            <w:r>
              <w:rPr>
                <w:rFonts w:ascii="Times New Roman" w:hAnsi="Times New Roman" w:cs="Arial"/>
                <w:kern w:val="0"/>
                <w:lang w:eastAsia="en-US"/>
              </w:rPr>
              <w:t>1*</w:t>
            </w:r>
            <w:r>
              <w:rPr>
                <w:rFonts w:hint="eastAsia" w:ascii="Times New Roman" w:hAnsi="Times New Roman" w:cs="Arial"/>
                <w:kern w:val="0"/>
                <w:lang w:val="en-US" w:eastAsia="zh-CN"/>
              </w:rPr>
              <w:t>micro USB，</w:t>
            </w:r>
            <w:r>
              <w:rPr>
                <w:rFonts w:hint="default" w:ascii="Times New Roman" w:hAnsi="Times New Roman" w:cs="Arial"/>
                <w:kern w:val="0"/>
                <w:lang w:val="en-US" w:eastAsia="zh-CN"/>
              </w:rPr>
              <w:t>2</w:t>
            </w:r>
            <w:r>
              <w:rPr>
                <w:rFonts w:hint="eastAsia" w:ascii="Times New Roman" w:hAnsi="Times New Roman" w:cs="Arial"/>
                <w:kern w:val="0"/>
                <w:lang w:val="en-US" w:eastAsia="zh-CN"/>
              </w:rPr>
              <w:t>*USB 2.0 HOST</w:t>
            </w:r>
          </w:p>
        </w:tc>
      </w:tr>
      <w:tr w14:paraId="2AF67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restart"/>
            <w:noWrap w:val="0"/>
            <w:vAlign w:val="center"/>
          </w:tcPr>
          <w:p w14:paraId="3EFA92F8">
            <w:pPr>
              <w:widowControl w:val="0"/>
              <w:ind w:left="0" w:leftChars="0" w:firstLine="0" w:firstLineChars="0"/>
              <w:jc w:val="center"/>
              <w:rPr>
                <w:rFonts w:hint="default" w:ascii="Times New Roman" w:hAnsi="Times New Roman" w:eastAsia="宋体" w:cs="Arial"/>
                <w:kern w:val="0"/>
                <w:lang w:val="en-US" w:eastAsia="zh-CN"/>
              </w:rPr>
            </w:pPr>
            <w:r>
              <w:rPr>
                <w:rFonts w:hint="eastAsia" w:ascii="Times New Roman" w:hAnsi="Times New Roman" w:cs="Arial"/>
                <w:kern w:val="0"/>
                <w:lang w:val="en-US" w:eastAsia="zh-CN"/>
              </w:rPr>
              <w:t>SD卡座</w:t>
            </w:r>
          </w:p>
        </w:tc>
        <w:tc>
          <w:tcPr>
            <w:tcW w:w="998" w:type="pct"/>
            <w:noWrap w:val="0"/>
            <w:vAlign w:val="center"/>
          </w:tcPr>
          <w:p w14:paraId="53C9597B">
            <w:pPr>
              <w:widowControl/>
              <w:ind w:left="0" w:leftChars="0" w:firstLine="0" w:firstLineChars="0"/>
              <w:jc w:val="center"/>
              <w:rPr>
                <w:rFonts w:hint="eastAsia" w:ascii="Times New Roman" w:hAnsi="Times New Roman" w:cs="Arial"/>
                <w:kern w:val="0"/>
                <w:lang w:eastAsia="en-US"/>
              </w:rPr>
            </w:pPr>
            <w:r>
              <w:rPr>
                <w:rFonts w:hint="eastAsia" w:ascii="Times New Roman" w:hAnsi="Times New Roman" w:cs="Arial"/>
                <w:kern w:val="0"/>
                <w:lang w:eastAsia="en-US"/>
              </w:rPr>
              <w:t>数量</w:t>
            </w:r>
          </w:p>
        </w:tc>
        <w:tc>
          <w:tcPr>
            <w:tcW w:w="3180" w:type="pct"/>
            <w:noWrap w:val="0"/>
            <w:vAlign w:val="center"/>
          </w:tcPr>
          <w:p w14:paraId="141B62BD">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cs="Arial"/>
                <w:kern w:val="0"/>
                <w:lang w:val="en-US" w:eastAsia="zh-CN"/>
              </w:rPr>
              <w:t>1</w:t>
            </w:r>
          </w:p>
        </w:tc>
      </w:tr>
      <w:tr w14:paraId="7E6D6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4B2EC581">
            <w:pPr>
              <w:widowControl w:val="0"/>
              <w:jc w:val="center"/>
              <w:rPr>
                <w:rFonts w:hint="eastAsia" w:ascii="Times New Roman" w:hAnsi="Times New Roman" w:cs="Arial"/>
                <w:kern w:val="0"/>
                <w:lang w:val="en-US" w:eastAsia="zh-CN"/>
              </w:rPr>
            </w:pPr>
          </w:p>
        </w:tc>
        <w:tc>
          <w:tcPr>
            <w:tcW w:w="998" w:type="pct"/>
            <w:noWrap w:val="0"/>
            <w:vAlign w:val="center"/>
          </w:tcPr>
          <w:p w14:paraId="52E98A59">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val="en-US" w:eastAsia="zh-CN"/>
              </w:rPr>
              <w:t>规格</w:t>
            </w:r>
          </w:p>
        </w:tc>
        <w:tc>
          <w:tcPr>
            <w:tcW w:w="3180" w:type="pct"/>
            <w:noWrap w:val="0"/>
            <w:vAlign w:val="center"/>
          </w:tcPr>
          <w:p w14:paraId="22CCDB54">
            <w:pPr>
              <w:widowControl/>
              <w:ind w:left="0" w:leftChars="0" w:firstLine="0" w:firstLineChars="0"/>
              <w:rPr>
                <w:rFonts w:hint="eastAsia" w:ascii="Times New Roman" w:hAnsi="Times New Roman" w:cs="Arial"/>
                <w:kern w:val="0"/>
                <w:lang w:val="en-US" w:eastAsia="zh-CN"/>
              </w:rPr>
            </w:pPr>
            <w:r>
              <w:rPr>
                <w:rFonts w:hint="eastAsia" w:ascii="Times New Roman" w:hAnsi="Times New Roman" w:cs="Arial"/>
                <w:kern w:val="0"/>
                <w:lang w:val="en-US" w:eastAsia="zh-CN"/>
              </w:rPr>
              <w:t>支持SD、SDHC和SDXC（UHS-I）卡</w:t>
            </w:r>
          </w:p>
        </w:tc>
      </w:tr>
      <w:tr w14:paraId="1EF1C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noWrap w:val="0"/>
            <w:vAlign w:val="center"/>
          </w:tcPr>
          <w:p w14:paraId="65BB1C7C">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HDMI接口</w:t>
            </w:r>
          </w:p>
        </w:tc>
        <w:tc>
          <w:tcPr>
            <w:tcW w:w="998" w:type="pct"/>
            <w:noWrap w:val="0"/>
            <w:vAlign w:val="center"/>
          </w:tcPr>
          <w:p w14:paraId="79C1965E">
            <w:pPr>
              <w:widowControl/>
              <w:ind w:left="0" w:leftChars="0" w:firstLine="0" w:firstLineChars="0"/>
              <w:jc w:val="center"/>
              <w:rPr>
                <w:rFonts w:hint="eastAsia" w:ascii="Times New Roman" w:hAnsi="Times New Roman" w:eastAsia="宋体" w:cs="Arial"/>
                <w:kern w:val="0"/>
                <w:sz w:val="22"/>
                <w:szCs w:val="22"/>
                <w:lang w:val="en-US" w:eastAsia="en-US" w:bidi="ar-SA"/>
              </w:rPr>
            </w:pPr>
            <w:r>
              <w:rPr>
                <w:rFonts w:hint="eastAsia" w:ascii="Times New Roman" w:hAnsi="Times New Roman" w:cs="Arial"/>
                <w:kern w:val="0"/>
                <w:lang w:eastAsia="en-US"/>
              </w:rPr>
              <w:t>数量</w:t>
            </w:r>
          </w:p>
        </w:tc>
        <w:tc>
          <w:tcPr>
            <w:tcW w:w="3180" w:type="pct"/>
            <w:noWrap w:val="0"/>
            <w:vAlign w:val="center"/>
          </w:tcPr>
          <w:p w14:paraId="3EDC5ED2">
            <w:pPr>
              <w:widowControl/>
              <w:ind w:left="0" w:leftChars="0" w:firstLine="0" w:firstLineChars="0"/>
              <w:rPr>
                <w:rFonts w:hint="eastAsia" w:ascii="Times New Roman" w:hAnsi="Times New Roman" w:eastAsia="宋体" w:cs="Arial"/>
                <w:kern w:val="0"/>
                <w:sz w:val="22"/>
                <w:szCs w:val="22"/>
                <w:lang w:val="en-US" w:eastAsia="zh-CN" w:bidi="ar-SA"/>
              </w:rPr>
            </w:pPr>
            <w:r>
              <w:rPr>
                <w:rFonts w:hint="eastAsia" w:ascii="Times New Roman" w:hAnsi="Times New Roman" w:cs="Arial"/>
                <w:kern w:val="0"/>
                <w:lang w:val="en-US" w:eastAsia="zh-CN"/>
              </w:rPr>
              <w:t>1</w:t>
            </w:r>
          </w:p>
        </w:tc>
      </w:tr>
      <w:tr w14:paraId="711F7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restart"/>
            <w:noWrap w:val="0"/>
            <w:vAlign w:val="center"/>
          </w:tcPr>
          <w:p w14:paraId="6721CAFC">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天线</w:t>
            </w:r>
          </w:p>
        </w:tc>
        <w:tc>
          <w:tcPr>
            <w:tcW w:w="998" w:type="pct"/>
            <w:noWrap w:val="0"/>
            <w:vAlign w:val="center"/>
          </w:tcPr>
          <w:p w14:paraId="2EAF412B">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eastAsia="en-US"/>
              </w:rPr>
              <w:t>天线接口数量</w:t>
            </w:r>
          </w:p>
        </w:tc>
        <w:tc>
          <w:tcPr>
            <w:tcW w:w="3180" w:type="pct"/>
            <w:noWrap w:val="0"/>
            <w:vAlign w:val="center"/>
          </w:tcPr>
          <w:p w14:paraId="6ACFE721">
            <w:pPr>
              <w:widowControl/>
              <w:ind w:left="0" w:leftChars="0" w:firstLine="0" w:firstLineChars="0"/>
              <w:rPr>
                <w:rFonts w:hint="default" w:ascii="Times New Roman" w:hAnsi="Times New Roman" w:eastAsia="宋体" w:cs="Arial"/>
                <w:color w:val="000000"/>
                <w:kern w:val="0"/>
                <w:sz w:val="22"/>
                <w:szCs w:val="22"/>
                <w:lang w:val="en-US" w:eastAsia="zh-CN" w:bidi="en-US"/>
              </w:rPr>
            </w:pPr>
            <w:r>
              <w:rPr>
                <w:rFonts w:hint="eastAsia" w:ascii="Times New Roman" w:hAnsi="Times New Roman" w:cs="Arial"/>
                <w:kern w:val="0"/>
                <w:lang w:eastAsia="en-US"/>
              </w:rPr>
              <w:t>1</w:t>
            </w:r>
            <w:r>
              <w:rPr>
                <w:rFonts w:hint="eastAsia" w:ascii="Times New Roman" w:hAnsi="Times New Roman" w:cs="Arial"/>
                <w:kern w:val="0"/>
                <w:lang w:val="en-US" w:eastAsia="zh-CN"/>
              </w:rPr>
              <w:t>*Wi-Fi</w:t>
            </w:r>
            <w:r>
              <w:rPr>
                <w:rFonts w:hint="default" w:ascii="Times New Roman" w:hAnsi="Times New Roman" w:cs="Arial"/>
                <w:kern w:val="0"/>
                <w:lang w:val="en-US" w:eastAsia="zh-CN"/>
              </w:rPr>
              <w:t>/</w:t>
            </w:r>
            <w:r>
              <w:rPr>
                <w:rFonts w:hint="eastAsia" w:ascii="Times New Roman" w:hAnsi="Times New Roman" w:cs="Arial"/>
                <w:kern w:val="0"/>
                <w:lang w:val="en-US" w:eastAsia="zh-CN"/>
              </w:rPr>
              <w:t>移动网天线，1*</w:t>
            </w:r>
            <w:r>
              <w:rPr>
                <w:rFonts w:hint="default" w:ascii="Times New Roman" w:hAnsi="Times New Roman" w:cs="Arial"/>
                <w:kern w:val="0"/>
                <w:lang w:val="en-US" w:eastAsia="zh-CN"/>
              </w:rPr>
              <w:t>GPS</w:t>
            </w:r>
            <w:r>
              <w:rPr>
                <w:rFonts w:hint="eastAsia" w:ascii="Times New Roman" w:hAnsi="Times New Roman" w:cs="Arial"/>
                <w:kern w:val="0"/>
                <w:lang w:val="en-US" w:eastAsia="zh-CN"/>
              </w:rPr>
              <w:t>天线</w:t>
            </w:r>
          </w:p>
        </w:tc>
      </w:tr>
      <w:tr w14:paraId="2AE56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5148B375">
            <w:pPr>
              <w:widowControl w:val="0"/>
              <w:ind w:left="0" w:leftChars="0" w:firstLine="0" w:firstLineChars="0"/>
              <w:jc w:val="center"/>
              <w:rPr>
                <w:rFonts w:hint="eastAsia" w:ascii="Times New Roman" w:hAnsi="Times New Roman" w:cs="Arial"/>
                <w:kern w:val="0"/>
                <w:lang w:val="en-US" w:eastAsia="zh-CN"/>
              </w:rPr>
            </w:pPr>
          </w:p>
        </w:tc>
        <w:tc>
          <w:tcPr>
            <w:tcW w:w="998" w:type="pct"/>
            <w:noWrap w:val="0"/>
            <w:vAlign w:val="center"/>
          </w:tcPr>
          <w:p w14:paraId="06C83A54">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eastAsia="en-US"/>
              </w:rPr>
              <w:t>天线接口类型</w:t>
            </w:r>
          </w:p>
        </w:tc>
        <w:tc>
          <w:tcPr>
            <w:tcW w:w="3180" w:type="pct"/>
            <w:noWrap w:val="0"/>
            <w:vAlign w:val="center"/>
          </w:tcPr>
          <w:p w14:paraId="56ED2DF2">
            <w:pPr>
              <w:widowControl/>
              <w:ind w:left="0" w:leftChars="0" w:firstLine="0" w:firstLineChars="0"/>
              <w:rPr>
                <w:rFonts w:hint="eastAsia" w:ascii="Times New Roman" w:hAnsi="Times New Roman" w:eastAsia="宋体" w:cs="Arial"/>
                <w:color w:val="000000"/>
                <w:kern w:val="0"/>
                <w:sz w:val="22"/>
                <w:szCs w:val="22"/>
                <w:lang w:val="en-US" w:eastAsia="zh-CN" w:bidi="en-US"/>
              </w:rPr>
            </w:pPr>
            <w:r>
              <w:rPr>
                <w:rFonts w:hint="eastAsia" w:ascii="Times New Roman" w:hAnsi="Times New Roman" w:cs="Arial"/>
                <w:kern w:val="0"/>
                <w:lang w:eastAsia="en-US"/>
              </w:rPr>
              <w:t>S</w:t>
            </w:r>
            <w:r>
              <w:rPr>
                <w:rFonts w:ascii="Times New Roman" w:hAnsi="Times New Roman" w:cs="Arial"/>
                <w:kern w:val="0"/>
                <w:lang w:eastAsia="en-US"/>
              </w:rPr>
              <w:t>MA</w:t>
            </w:r>
            <w:r>
              <w:rPr>
                <w:rFonts w:hint="eastAsia" w:ascii="Times New Roman" w:hAnsi="Times New Roman" w:cs="Arial"/>
                <w:kern w:val="0"/>
                <w:lang w:eastAsia="en-US"/>
              </w:rPr>
              <w:t>孔式</w:t>
            </w:r>
          </w:p>
        </w:tc>
      </w:tr>
      <w:tr w14:paraId="59F1F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restart"/>
            <w:shd w:val="clear" w:color="auto" w:fill="auto"/>
            <w:noWrap w:val="0"/>
            <w:vAlign w:val="center"/>
          </w:tcPr>
          <w:p w14:paraId="685313BC">
            <w:pPr>
              <w:widowControl w:val="0"/>
              <w:ind w:left="0" w:leftChars="0" w:firstLine="0" w:firstLineChars="0"/>
              <w:jc w:val="center"/>
              <w:rPr>
                <w:rFonts w:hint="eastAsia" w:ascii="Times New Roman" w:hAnsi="Times New Roman" w:cs="Arial" w:eastAsiaTheme="minorEastAsia"/>
                <w:kern w:val="0"/>
                <w:sz w:val="21"/>
                <w:szCs w:val="24"/>
                <w:lang w:val="en-US" w:eastAsia="zh-CN" w:bidi="ar-SA"/>
              </w:rPr>
            </w:pPr>
            <w:r>
              <w:rPr>
                <w:rFonts w:hint="eastAsia" w:ascii="Times New Roman" w:hAnsi="Times New Roman" w:cs="Arial"/>
                <w:kern w:val="0"/>
                <w:lang w:val="en-US" w:eastAsia="zh-CN"/>
              </w:rPr>
              <w:t>X板</w:t>
            </w:r>
            <w:r>
              <w:rPr>
                <w:rFonts w:ascii="Times New Roman" w:hAnsi="Times New Roman" w:cs="Arial"/>
                <w:kern w:val="0"/>
                <w:lang w:eastAsia="en-US"/>
              </w:rPr>
              <w:t>串口</w:t>
            </w:r>
            <w:r>
              <w:rPr>
                <w:rFonts w:hint="eastAsia" w:ascii="Times New Roman" w:hAnsi="Times New Roman" w:cs="Arial"/>
                <w:kern w:val="0"/>
                <w:lang w:eastAsia="zh-CN"/>
              </w:rPr>
              <w:t>（</w:t>
            </w:r>
            <w:r>
              <w:rPr>
                <w:rFonts w:hint="eastAsia" w:ascii="Times New Roman" w:hAnsi="Times New Roman" w:cs="Arial"/>
                <w:kern w:val="0"/>
                <w:lang w:val="en-US" w:eastAsia="zh-CN"/>
              </w:rPr>
              <w:t>选配</w:t>
            </w:r>
            <w:r>
              <w:rPr>
                <w:rFonts w:hint="eastAsia" w:ascii="Times New Roman" w:hAnsi="Times New Roman" w:cs="Arial"/>
                <w:kern w:val="0"/>
                <w:lang w:eastAsia="zh-CN"/>
              </w:rPr>
              <w:t>）</w:t>
            </w:r>
          </w:p>
        </w:tc>
        <w:tc>
          <w:tcPr>
            <w:tcW w:w="998" w:type="pct"/>
            <w:shd w:val="clear" w:color="auto" w:fill="auto"/>
            <w:noWrap w:val="0"/>
            <w:vAlign w:val="center"/>
          </w:tcPr>
          <w:p w14:paraId="1C721BE2">
            <w:pPr>
              <w:widowControl/>
              <w:ind w:left="0" w:leftChars="0" w:firstLine="0" w:firstLineChars="0"/>
              <w:jc w:val="center"/>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串口数量</w:t>
            </w:r>
          </w:p>
        </w:tc>
        <w:tc>
          <w:tcPr>
            <w:tcW w:w="3180" w:type="pct"/>
            <w:shd w:val="clear" w:color="auto" w:fill="auto"/>
            <w:noWrap w:val="0"/>
            <w:vAlign w:val="center"/>
          </w:tcPr>
          <w:p w14:paraId="5387FC01">
            <w:pPr>
              <w:widowControl/>
              <w:ind w:left="0" w:leftChars="0" w:firstLine="0" w:firstLineChars="0"/>
              <w:rPr>
                <w:rFonts w:hint="eastAsia" w:ascii="Times New Roman" w:hAnsi="Times New Roman" w:cs="Arial" w:eastAsiaTheme="minorEastAsia"/>
                <w:kern w:val="0"/>
                <w:sz w:val="21"/>
                <w:szCs w:val="24"/>
                <w:lang w:val="en-US" w:eastAsia="en-US" w:bidi="ar-SA"/>
              </w:rPr>
            </w:pPr>
            <w:r>
              <w:rPr>
                <w:rFonts w:hint="default" w:ascii="Times New Roman" w:hAnsi="Times New Roman" w:cs="Arial"/>
                <w:kern w:val="0"/>
                <w:lang w:val="en-US" w:eastAsia="zh-CN"/>
              </w:rPr>
              <w:t>2</w:t>
            </w:r>
            <w:r>
              <w:rPr>
                <w:rFonts w:ascii="Times New Roman" w:hAnsi="Times New Roman" w:cs="Arial"/>
                <w:kern w:val="0"/>
                <w:lang w:eastAsia="zh-CN"/>
              </w:rPr>
              <w:t>RS485</w:t>
            </w:r>
          </w:p>
        </w:tc>
      </w:tr>
      <w:tr w14:paraId="0A155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1F185550">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6BBE639A">
            <w:pPr>
              <w:widowControl/>
              <w:ind w:left="0" w:leftChars="0" w:firstLine="0" w:firstLineChars="0"/>
              <w:jc w:val="center"/>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串口波特率</w:t>
            </w:r>
          </w:p>
        </w:tc>
        <w:tc>
          <w:tcPr>
            <w:tcW w:w="3180" w:type="pct"/>
            <w:shd w:val="clear" w:color="auto" w:fill="auto"/>
            <w:noWrap w:val="0"/>
            <w:vAlign w:val="center"/>
          </w:tcPr>
          <w:p w14:paraId="1C20F057">
            <w:pPr>
              <w:widowControl/>
              <w:ind w:left="0" w:leftChars="0" w:firstLine="0" w:firstLineChars="0"/>
              <w:rPr>
                <w:rFonts w:hint="eastAsia" w:ascii="Times New Roman" w:hAnsi="Times New Roman" w:cs="Arial" w:eastAsiaTheme="minorEastAsia"/>
                <w:kern w:val="0"/>
                <w:sz w:val="21"/>
                <w:szCs w:val="24"/>
                <w:lang w:val="en-US" w:eastAsia="en-US" w:bidi="ar-SA"/>
              </w:rPr>
            </w:pPr>
            <w:r>
              <w:rPr>
                <w:rFonts w:hint="eastAsia" w:ascii="Times New Roman" w:hAnsi="Times New Roman" w:cs="Arial"/>
                <w:kern w:val="0"/>
                <w:lang w:val="en-US" w:eastAsia="zh-CN"/>
              </w:rPr>
              <w:t>3</w:t>
            </w:r>
            <w:r>
              <w:rPr>
                <w:rFonts w:ascii="Times New Roman" w:hAnsi="Times New Roman" w:cs="Arial"/>
                <w:kern w:val="0"/>
                <w:lang w:eastAsia="en-US"/>
              </w:rPr>
              <w:t>00bps-115200bps</w:t>
            </w:r>
          </w:p>
        </w:tc>
      </w:tr>
      <w:tr w14:paraId="7D19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6A0D90BD">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2D80FA3C">
            <w:pPr>
              <w:widowControl/>
              <w:ind w:left="0" w:leftChars="0" w:firstLine="0" w:firstLineChars="0"/>
              <w:jc w:val="center"/>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数据位</w:t>
            </w:r>
          </w:p>
        </w:tc>
        <w:tc>
          <w:tcPr>
            <w:tcW w:w="3180" w:type="pct"/>
            <w:shd w:val="clear" w:color="auto" w:fill="auto"/>
            <w:noWrap w:val="0"/>
            <w:vAlign w:val="center"/>
          </w:tcPr>
          <w:p w14:paraId="3ADB7F9A">
            <w:pPr>
              <w:widowControl/>
              <w:ind w:left="0" w:leftChars="0" w:firstLine="0" w:firstLineChars="0"/>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7,8</w:t>
            </w:r>
          </w:p>
        </w:tc>
      </w:tr>
      <w:tr w14:paraId="7E6B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0956BA2E">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014BFA98">
            <w:pPr>
              <w:widowControl/>
              <w:ind w:left="0" w:leftChars="0" w:firstLine="0" w:firstLineChars="0"/>
              <w:jc w:val="center"/>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校验位</w:t>
            </w:r>
          </w:p>
        </w:tc>
        <w:tc>
          <w:tcPr>
            <w:tcW w:w="3180" w:type="pct"/>
            <w:shd w:val="clear" w:color="auto" w:fill="auto"/>
            <w:noWrap w:val="0"/>
            <w:vAlign w:val="center"/>
          </w:tcPr>
          <w:p w14:paraId="56A6C4EC">
            <w:pPr>
              <w:widowControl/>
              <w:ind w:left="0" w:leftChars="0" w:firstLine="0" w:firstLineChars="0"/>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None, Even, Odd</w:t>
            </w:r>
          </w:p>
        </w:tc>
      </w:tr>
      <w:tr w14:paraId="6CD72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5D6F12BC">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1502CFDF">
            <w:pPr>
              <w:widowControl/>
              <w:ind w:left="0" w:leftChars="0" w:firstLine="0" w:firstLineChars="0"/>
              <w:jc w:val="center"/>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停止位</w:t>
            </w:r>
          </w:p>
        </w:tc>
        <w:tc>
          <w:tcPr>
            <w:tcW w:w="3180" w:type="pct"/>
            <w:shd w:val="clear" w:color="auto" w:fill="auto"/>
            <w:noWrap w:val="0"/>
            <w:vAlign w:val="center"/>
          </w:tcPr>
          <w:p w14:paraId="067A6802">
            <w:pPr>
              <w:widowControl/>
              <w:ind w:left="0" w:leftChars="0" w:firstLine="0" w:firstLineChars="0"/>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1, 2</w:t>
            </w:r>
          </w:p>
        </w:tc>
      </w:tr>
      <w:tr w14:paraId="0AD9B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restart"/>
            <w:shd w:val="clear" w:color="auto" w:fill="auto"/>
            <w:noWrap w:val="0"/>
            <w:vAlign w:val="center"/>
          </w:tcPr>
          <w:p w14:paraId="78272479">
            <w:pPr>
              <w:widowControl w:val="0"/>
              <w:ind w:firstLine="0" w:firstLineChars="0"/>
              <w:jc w:val="center"/>
              <w:rPr>
                <w:rFonts w:hint="eastAsia" w:ascii="Times New Roman" w:hAnsi="Times New Roman" w:eastAsia="宋体" w:cs="Arial"/>
                <w:color w:val="000000"/>
                <w:kern w:val="2"/>
                <w:sz w:val="22"/>
                <w:szCs w:val="22"/>
                <w:lang w:val="en-US" w:eastAsia="zh-CN" w:bidi="ar-SA"/>
              </w:rPr>
            </w:pPr>
            <w:r>
              <w:rPr>
                <w:rFonts w:hint="eastAsia" w:ascii="Times New Roman" w:hAnsi="Times New Roman" w:eastAsia="宋体" w:cs="Arial"/>
                <w:color w:val="000000"/>
                <w:szCs w:val="21"/>
                <w:lang w:val="en-US" w:eastAsia="zh-CN"/>
              </w:rPr>
              <w:t>N板</w:t>
            </w:r>
            <w:r>
              <w:rPr>
                <w:rFonts w:ascii="Times New Roman" w:hAnsi="Times New Roman" w:eastAsia="宋体" w:cs="Arial"/>
                <w:color w:val="000000"/>
                <w:szCs w:val="21"/>
                <w:lang w:eastAsia="zh-CN"/>
              </w:rPr>
              <w:t>数字输入</w:t>
            </w:r>
            <w:r>
              <w:rPr>
                <w:rFonts w:hint="eastAsia" w:ascii="Times New Roman" w:hAnsi="Times New Roman" w:eastAsia="宋体" w:cs="Arial"/>
                <w:color w:val="000000"/>
                <w:szCs w:val="21"/>
                <w:lang w:eastAsia="zh-CN"/>
              </w:rPr>
              <w:t>（</w:t>
            </w:r>
            <w:r>
              <w:rPr>
                <w:rFonts w:hint="eastAsia" w:ascii="Times New Roman" w:hAnsi="Times New Roman" w:eastAsia="宋体" w:cs="Arial"/>
                <w:color w:val="000000"/>
                <w:szCs w:val="21"/>
                <w:lang w:val="en-US" w:eastAsia="zh-CN"/>
              </w:rPr>
              <w:t>选配</w:t>
            </w:r>
            <w:r>
              <w:rPr>
                <w:rFonts w:hint="eastAsia" w:ascii="Times New Roman" w:hAnsi="Times New Roman" w:eastAsia="宋体" w:cs="Arial"/>
                <w:color w:val="000000"/>
                <w:szCs w:val="21"/>
                <w:lang w:eastAsia="zh-CN"/>
              </w:rPr>
              <w:t>）</w:t>
            </w:r>
          </w:p>
        </w:tc>
        <w:tc>
          <w:tcPr>
            <w:tcW w:w="998" w:type="pct"/>
            <w:shd w:val="clear" w:color="auto" w:fill="auto"/>
            <w:noWrap w:val="0"/>
            <w:vAlign w:val="center"/>
          </w:tcPr>
          <w:p w14:paraId="1F94279C">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lang w:eastAsia="zh-CN"/>
              </w:rPr>
              <w:t>数量</w:t>
            </w:r>
          </w:p>
        </w:tc>
        <w:tc>
          <w:tcPr>
            <w:tcW w:w="3180" w:type="pct"/>
            <w:shd w:val="clear" w:color="auto" w:fill="auto"/>
            <w:noWrap w:val="0"/>
            <w:vAlign w:val="center"/>
          </w:tcPr>
          <w:p w14:paraId="4D17C072">
            <w:pPr>
              <w:widowControl w:val="0"/>
              <w:ind w:firstLine="0" w:firstLineChars="0"/>
              <w:rPr>
                <w:rFonts w:hint="eastAsia" w:ascii="Times New Roman" w:hAnsi="Times New Roman" w:eastAsia="宋体" w:cs="Arial"/>
                <w:color w:val="000000"/>
                <w:kern w:val="2"/>
                <w:sz w:val="22"/>
                <w:szCs w:val="22"/>
                <w:lang w:val="en-US" w:eastAsia="en-US" w:bidi="ar-SA"/>
              </w:rPr>
            </w:pPr>
            <w:del w:id="2579" w:author="LKY" w:date="2026-07-08T11:16:47Z">
              <w:r>
                <w:rPr>
                  <w:rFonts w:hint="default" w:ascii="Times New Roman" w:hAnsi="Times New Roman" w:eastAsia="宋体" w:cs="Arial"/>
                  <w:color w:val="000000"/>
                  <w:szCs w:val="21"/>
                  <w:lang w:val="en-US" w:eastAsia="zh-CN"/>
                </w:rPr>
                <w:delText>8</w:delText>
              </w:r>
            </w:del>
            <w:del w:id="2580" w:author="LKY" w:date="2026-07-08T11:16:46Z">
              <w:r>
                <w:rPr>
                  <w:rFonts w:hint="default" w:ascii="Times New Roman" w:hAnsi="Times New Roman" w:eastAsia="宋体" w:cs="Arial"/>
                  <w:color w:val="000000"/>
                  <w:szCs w:val="21"/>
                  <w:lang w:val="en-US" w:eastAsia="zh-CN"/>
                </w:rPr>
                <w:delText>/</w:delText>
              </w:r>
            </w:del>
            <w:r>
              <w:rPr>
                <w:rFonts w:hint="default" w:ascii="Times New Roman" w:hAnsi="Times New Roman" w:eastAsia="宋体" w:cs="Arial"/>
                <w:color w:val="000000"/>
                <w:szCs w:val="21"/>
                <w:lang w:val="en-US" w:eastAsia="zh-CN"/>
              </w:rPr>
              <w:t>16</w:t>
            </w:r>
            <w:r>
              <w:rPr>
                <w:rFonts w:hint="eastAsia" w:ascii="Times New Roman" w:hAnsi="Times New Roman" w:eastAsia="宋体" w:cs="Arial"/>
                <w:color w:val="000000"/>
                <w:szCs w:val="21"/>
                <w:lang w:val="en-US" w:eastAsia="zh-CN"/>
              </w:rPr>
              <w:t>/32</w:t>
            </w:r>
            <w:r>
              <w:rPr>
                <w:rFonts w:ascii="Times New Roman" w:hAnsi="Times New Roman" w:eastAsia="宋体" w:cs="Arial"/>
                <w:color w:val="000000"/>
                <w:lang w:eastAsia="zh-CN"/>
              </w:rPr>
              <w:t>通道</w:t>
            </w:r>
          </w:p>
        </w:tc>
      </w:tr>
      <w:tr w14:paraId="6612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7A351E40">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299F889E">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输入类型</w:t>
            </w:r>
          </w:p>
        </w:tc>
        <w:tc>
          <w:tcPr>
            <w:tcW w:w="3180" w:type="pct"/>
            <w:shd w:val="clear" w:color="auto" w:fill="auto"/>
            <w:noWrap w:val="0"/>
            <w:vAlign w:val="center"/>
          </w:tcPr>
          <w:p w14:paraId="0742C973">
            <w:pPr>
              <w:widowControl w:val="0"/>
              <w:ind w:firstLine="0" w:firstLineChars="0"/>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支持干接点</w:t>
            </w:r>
            <w:r>
              <w:rPr>
                <w:rFonts w:hint="eastAsia" w:ascii="Times New Roman" w:hAnsi="Times New Roman" w:eastAsia="宋体" w:cs="Arial"/>
                <w:color w:val="000000"/>
                <w:szCs w:val="21"/>
                <w:lang w:val="en-US" w:eastAsia="zh-CN"/>
              </w:rPr>
              <w:t>或</w:t>
            </w:r>
            <w:r>
              <w:rPr>
                <w:rFonts w:ascii="Times New Roman" w:hAnsi="Times New Roman" w:eastAsia="宋体" w:cs="Arial"/>
                <w:color w:val="000000"/>
                <w:szCs w:val="21"/>
                <w:lang w:eastAsia="zh-CN"/>
              </w:rPr>
              <w:t>湿接点</w:t>
            </w:r>
          </w:p>
        </w:tc>
      </w:tr>
      <w:tr w14:paraId="25766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0E48B8B4">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33945E79">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szCs w:val="21"/>
                <w:lang w:eastAsia="zh-CN"/>
              </w:rPr>
              <w:t>干接点</w:t>
            </w:r>
          </w:p>
        </w:tc>
        <w:tc>
          <w:tcPr>
            <w:tcW w:w="3180" w:type="pct"/>
            <w:shd w:val="clear" w:color="auto" w:fill="auto"/>
            <w:noWrap w:val="0"/>
            <w:vAlign w:val="center"/>
          </w:tcPr>
          <w:p w14:paraId="09855577">
            <w:pPr>
              <w:pStyle w:val="20"/>
              <w:widowControl w:val="0"/>
              <w:numPr>
                <w:ilvl w:val="0"/>
                <w:numId w:val="0"/>
              </w:numPr>
              <w:jc w:val="left"/>
              <w:rPr>
                <w:rFonts w:ascii="Times New Roman" w:hAnsi="Times New Roman" w:eastAsia="宋体" w:cs="Arial"/>
                <w:color w:val="000000"/>
                <w:szCs w:val="21"/>
                <w:lang w:eastAsia="zh-CN"/>
              </w:rPr>
            </w:pPr>
            <w:r>
              <w:rPr>
                <w:rFonts w:ascii="Times New Roman" w:hAnsi="Times New Roman" w:eastAsia="宋体" w:cs="Arial"/>
                <w:color w:val="000000"/>
                <w:szCs w:val="21"/>
                <w:lang w:eastAsia="zh-CN"/>
              </w:rPr>
              <w:t>闭合：短接</w:t>
            </w:r>
          </w:p>
          <w:p w14:paraId="1A3FD901">
            <w:pPr>
              <w:pStyle w:val="20"/>
              <w:widowControl w:val="0"/>
              <w:numPr>
                <w:ilvl w:val="0"/>
                <w:numId w:val="0"/>
              </w:numPr>
              <w:ind w:left="0" w:leftChars="0" w:firstLine="0" w:firstLineChars="0"/>
              <w:jc w:val="left"/>
              <w:rPr>
                <w:rFonts w:hint="eastAsia" w:ascii="Times New Roman" w:hAnsi="Times New Roman" w:eastAsia="宋体" w:cs="Arial"/>
                <w:color w:val="000000"/>
                <w:kern w:val="0"/>
                <w:sz w:val="22"/>
                <w:szCs w:val="22"/>
                <w:lang w:val="en-US" w:eastAsia="en-US" w:bidi="ar-SA"/>
              </w:rPr>
            </w:pPr>
            <w:r>
              <w:rPr>
                <w:rFonts w:ascii="Times New Roman" w:hAnsi="Times New Roman" w:eastAsia="宋体" w:cs="Arial"/>
                <w:color w:val="000000"/>
                <w:szCs w:val="21"/>
                <w:lang w:eastAsia="zh-CN"/>
              </w:rPr>
              <w:t>断开：端开路</w:t>
            </w:r>
          </w:p>
        </w:tc>
      </w:tr>
      <w:tr w14:paraId="1AEAF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470037F9">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08F1B335">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szCs w:val="21"/>
                <w:lang w:eastAsia="zh-CN"/>
              </w:rPr>
              <w:t>湿接点</w:t>
            </w:r>
          </w:p>
        </w:tc>
        <w:tc>
          <w:tcPr>
            <w:tcW w:w="3180" w:type="pct"/>
            <w:shd w:val="clear" w:color="auto" w:fill="auto"/>
            <w:noWrap w:val="0"/>
            <w:vAlign w:val="center"/>
          </w:tcPr>
          <w:p w14:paraId="3907D326">
            <w:pPr>
              <w:pStyle w:val="20"/>
              <w:widowControl w:val="0"/>
              <w:numPr>
                <w:ilvl w:val="0"/>
                <w:numId w:val="0"/>
              </w:numPr>
              <w:jc w:val="left"/>
              <w:rPr>
                <w:rFonts w:ascii="Times New Roman" w:hAnsi="Times New Roman" w:eastAsia="宋体" w:cs="Arial"/>
                <w:color w:val="000000"/>
                <w:szCs w:val="21"/>
                <w:lang w:eastAsia="zh-CN"/>
              </w:rPr>
            </w:pPr>
            <w:r>
              <w:rPr>
                <w:rFonts w:hint="eastAsia" w:ascii="Times New Roman" w:hAnsi="Times New Roman" w:eastAsia="宋体" w:cs="Arial"/>
                <w:color w:val="000000"/>
                <w:szCs w:val="21"/>
                <w:lang w:val="en-US" w:eastAsia="zh-CN"/>
              </w:rPr>
              <w:t>逻辑0</w:t>
            </w:r>
            <w:r>
              <w:rPr>
                <w:rFonts w:ascii="Times New Roman" w:hAnsi="Times New Roman" w:eastAsia="宋体" w:cs="Arial"/>
                <w:color w:val="000000"/>
                <w:szCs w:val="21"/>
                <w:lang w:eastAsia="zh-CN"/>
              </w:rPr>
              <w:t>：0-</w:t>
            </w:r>
            <w:ins w:id="2581" w:author="LKY" w:date="2026-07-08T11:16:32Z">
              <w:r>
                <w:rPr>
                  <w:rFonts w:hint="eastAsia" w:ascii="Times New Roman" w:hAnsi="Times New Roman" w:eastAsia="宋体" w:cs="Arial"/>
                  <w:color w:val="000000"/>
                  <w:szCs w:val="21"/>
                  <w:lang w:val="en-US" w:eastAsia="zh-CN"/>
                </w:rPr>
                <w:t>15</w:t>
              </w:r>
            </w:ins>
            <w:del w:id="2582" w:author="LKY" w:date="2026-07-08T11:16:31Z">
              <w:r>
                <w:rPr>
                  <w:rFonts w:hint="eastAsia" w:ascii="Times New Roman" w:hAnsi="Times New Roman" w:cs="Arial"/>
                  <w:color w:val="000000"/>
                  <w:szCs w:val="21"/>
                  <w:lang w:val="en-US" w:eastAsia="zh-CN"/>
                </w:rPr>
                <w:delText>3</w:delText>
              </w:r>
            </w:del>
            <w:r>
              <w:rPr>
                <w:rFonts w:ascii="Times New Roman" w:hAnsi="Times New Roman" w:eastAsia="宋体" w:cs="Arial"/>
                <w:color w:val="000000"/>
                <w:szCs w:val="21"/>
                <w:lang w:eastAsia="zh-CN"/>
              </w:rPr>
              <w:t>VDC</w:t>
            </w:r>
          </w:p>
          <w:p w14:paraId="59623821">
            <w:pPr>
              <w:pStyle w:val="20"/>
              <w:widowControl w:val="0"/>
              <w:numPr>
                <w:ilvl w:val="0"/>
                <w:numId w:val="0"/>
              </w:numPr>
              <w:ind w:left="0" w:leftChars="0" w:firstLine="0" w:firstLineChars="0"/>
              <w:jc w:val="left"/>
              <w:rPr>
                <w:rFonts w:hint="eastAsia" w:ascii="Times New Roman" w:hAnsi="Times New Roman" w:eastAsia="宋体" w:cs="Arial"/>
                <w:color w:val="000000"/>
                <w:kern w:val="0"/>
                <w:sz w:val="22"/>
                <w:szCs w:val="22"/>
                <w:lang w:val="en-US" w:eastAsia="en-US" w:bidi="ar-SA"/>
              </w:rPr>
            </w:pPr>
            <w:r>
              <w:rPr>
                <w:rFonts w:hint="eastAsia" w:ascii="Times New Roman" w:hAnsi="Times New Roman" w:eastAsia="宋体" w:cs="Arial"/>
                <w:color w:val="000000"/>
                <w:szCs w:val="21"/>
                <w:lang w:val="en-US" w:eastAsia="zh-CN"/>
              </w:rPr>
              <w:t>逻辑1</w:t>
            </w:r>
            <w:r>
              <w:rPr>
                <w:rFonts w:ascii="Times New Roman" w:hAnsi="Times New Roman" w:eastAsia="宋体" w:cs="Arial"/>
                <w:color w:val="000000"/>
                <w:szCs w:val="21"/>
                <w:lang w:eastAsia="zh-CN"/>
              </w:rPr>
              <w:t>：</w:t>
            </w:r>
            <w:ins w:id="2583" w:author="LKY" w:date="2026-07-08T11:16:37Z">
              <w:r>
                <w:rPr>
                  <w:rFonts w:hint="eastAsia" w:ascii="Times New Roman" w:hAnsi="Times New Roman" w:eastAsia="宋体" w:cs="Arial"/>
                  <w:color w:val="000000"/>
                  <w:szCs w:val="21"/>
                  <w:lang w:val="en-US" w:eastAsia="zh-CN"/>
                </w:rPr>
                <w:t>16</w:t>
              </w:r>
            </w:ins>
            <w:del w:id="2584" w:author="LKY" w:date="2026-07-08T11:16:36Z">
              <w:r>
                <w:rPr>
                  <w:rFonts w:hint="eastAsia" w:ascii="Times New Roman" w:hAnsi="Times New Roman" w:cs="Arial"/>
                  <w:color w:val="000000"/>
                  <w:szCs w:val="21"/>
                  <w:lang w:val="en-US" w:eastAsia="zh-CN"/>
                </w:rPr>
                <w:delText>12</w:delText>
              </w:r>
            </w:del>
            <w:r>
              <w:rPr>
                <w:rFonts w:ascii="Times New Roman" w:hAnsi="Times New Roman" w:eastAsia="宋体" w:cs="Arial"/>
                <w:color w:val="000000"/>
                <w:szCs w:val="21"/>
                <w:lang w:eastAsia="zh-CN"/>
              </w:rPr>
              <w:t>-</w:t>
            </w:r>
            <w:r>
              <w:rPr>
                <w:rFonts w:hint="eastAsia" w:ascii="Times New Roman" w:hAnsi="Times New Roman" w:eastAsia="宋体" w:cs="Arial"/>
                <w:color w:val="000000"/>
                <w:szCs w:val="21"/>
                <w:lang w:val="en-US" w:eastAsia="zh-CN"/>
              </w:rPr>
              <w:t>24</w:t>
            </w:r>
            <w:r>
              <w:rPr>
                <w:rFonts w:ascii="Times New Roman" w:hAnsi="Times New Roman" w:eastAsia="宋体" w:cs="Arial"/>
                <w:color w:val="000000"/>
                <w:szCs w:val="21"/>
                <w:lang w:eastAsia="zh-CN"/>
              </w:rPr>
              <w:t>VDC</w:t>
            </w:r>
          </w:p>
        </w:tc>
      </w:tr>
      <w:tr w14:paraId="2F5A2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6029E30F">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6D1EB205">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隔离保护</w:t>
            </w:r>
          </w:p>
        </w:tc>
        <w:tc>
          <w:tcPr>
            <w:tcW w:w="3180" w:type="pct"/>
            <w:shd w:val="clear" w:color="auto" w:fill="auto"/>
            <w:noWrap w:val="0"/>
            <w:vAlign w:val="center"/>
          </w:tcPr>
          <w:p w14:paraId="61D90A7F">
            <w:pPr>
              <w:widowControl w:val="0"/>
              <w:ind w:firstLine="0" w:firstLineChars="0"/>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2KVrms</w:t>
            </w:r>
          </w:p>
        </w:tc>
      </w:tr>
      <w:tr w14:paraId="171A3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restart"/>
            <w:shd w:val="clear" w:color="auto" w:fill="auto"/>
            <w:noWrap w:val="0"/>
            <w:vAlign w:val="center"/>
          </w:tcPr>
          <w:p w14:paraId="593AD9CB">
            <w:pPr>
              <w:widowControl w:val="0"/>
              <w:ind w:firstLine="0" w:firstLineChars="0"/>
              <w:jc w:val="center"/>
              <w:rPr>
                <w:rFonts w:hint="eastAsia" w:ascii="Times New Roman" w:hAnsi="Times New Roman" w:eastAsia="宋体" w:cs="Arial"/>
                <w:color w:val="000000"/>
                <w:kern w:val="2"/>
                <w:sz w:val="22"/>
                <w:szCs w:val="22"/>
                <w:lang w:val="en-US" w:eastAsia="zh-CN" w:bidi="ar-SA"/>
              </w:rPr>
            </w:pPr>
            <w:r>
              <w:rPr>
                <w:rFonts w:hint="eastAsia" w:ascii="Times New Roman" w:hAnsi="Times New Roman" w:eastAsia="宋体" w:cs="Arial"/>
                <w:color w:val="000000"/>
                <w:lang w:val="en-US" w:eastAsia="zh-CN"/>
              </w:rPr>
              <w:t>N板</w:t>
            </w:r>
            <w:r>
              <w:rPr>
                <w:rFonts w:ascii="Times New Roman" w:hAnsi="Times New Roman" w:eastAsia="宋体" w:cs="Arial"/>
                <w:color w:val="000000"/>
                <w:lang w:eastAsia="zh-CN"/>
              </w:rPr>
              <w:t>数字输出</w:t>
            </w:r>
            <w:r>
              <w:rPr>
                <w:rFonts w:hint="eastAsia" w:ascii="Times New Roman" w:hAnsi="Times New Roman" w:eastAsia="宋体" w:cs="Arial"/>
                <w:color w:val="000000"/>
                <w:lang w:eastAsia="zh-CN"/>
              </w:rPr>
              <w:t>（</w:t>
            </w:r>
            <w:r>
              <w:rPr>
                <w:rFonts w:hint="eastAsia" w:ascii="Times New Roman" w:hAnsi="Times New Roman" w:eastAsia="宋体" w:cs="Arial"/>
                <w:color w:val="000000"/>
                <w:lang w:val="en-US" w:eastAsia="zh-CN"/>
              </w:rPr>
              <w:t>选配</w:t>
            </w:r>
            <w:r>
              <w:rPr>
                <w:rFonts w:hint="eastAsia" w:ascii="Times New Roman" w:hAnsi="Times New Roman" w:eastAsia="宋体" w:cs="Arial"/>
                <w:color w:val="000000"/>
                <w:lang w:eastAsia="zh-CN"/>
              </w:rPr>
              <w:t>）</w:t>
            </w:r>
          </w:p>
        </w:tc>
        <w:tc>
          <w:tcPr>
            <w:tcW w:w="998" w:type="pct"/>
            <w:shd w:val="clear" w:color="auto" w:fill="auto"/>
            <w:noWrap w:val="0"/>
            <w:vAlign w:val="center"/>
          </w:tcPr>
          <w:p w14:paraId="66845BDF">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lang w:eastAsia="zh-CN"/>
              </w:rPr>
              <w:t>数量</w:t>
            </w:r>
          </w:p>
        </w:tc>
        <w:tc>
          <w:tcPr>
            <w:tcW w:w="3180" w:type="pct"/>
            <w:shd w:val="clear" w:color="auto" w:fill="auto"/>
            <w:noWrap w:val="0"/>
            <w:vAlign w:val="center"/>
          </w:tcPr>
          <w:p w14:paraId="29C9B4D5">
            <w:pPr>
              <w:widowControl w:val="0"/>
              <w:ind w:firstLine="0" w:firstLineChars="0"/>
              <w:rPr>
                <w:rFonts w:hint="eastAsia" w:ascii="Times New Roman" w:hAnsi="Times New Roman" w:eastAsia="宋体" w:cs="Arial"/>
                <w:color w:val="000000"/>
                <w:kern w:val="2"/>
                <w:sz w:val="22"/>
                <w:szCs w:val="21"/>
                <w:lang w:val="en-US" w:eastAsia="en-US" w:bidi="ar-SA"/>
              </w:rPr>
            </w:pPr>
            <w:del w:id="2585" w:author="LKY" w:date="2026-07-08T11:16:42Z">
              <w:r>
                <w:rPr>
                  <w:rFonts w:hint="default" w:ascii="Times New Roman" w:hAnsi="Times New Roman" w:eastAsia="宋体" w:cs="Arial"/>
                  <w:color w:val="000000"/>
                  <w:szCs w:val="21"/>
                  <w:lang w:val="en-US" w:eastAsia="zh-CN"/>
                </w:rPr>
                <w:delText>8</w:delText>
              </w:r>
            </w:del>
            <w:del w:id="2586" w:author="LKY" w:date="2026-07-08T11:16:41Z">
              <w:r>
                <w:rPr>
                  <w:rFonts w:hint="default" w:ascii="Times New Roman" w:hAnsi="Times New Roman" w:eastAsia="宋体" w:cs="Arial"/>
                  <w:color w:val="000000"/>
                  <w:szCs w:val="21"/>
                  <w:lang w:val="en-US" w:eastAsia="zh-CN"/>
                </w:rPr>
                <w:delText>/</w:delText>
              </w:r>
            </w:del>
            <w:r>
              <w:rPr>
                <w:rFonts w:hint="default" w:ascii="Times New Roman" w:hAnsi="Times New Roman" w:eastAsia="宋体" w:cs="Arial"/>
                <w:color w:val="000000"/>
                <w:szCs w:val="21"/>
                <w:lang w:val="en-US" w:eastAsia="zh-CN"/>
              </w:rPr>
              <w:t>16</w:t>
            </w:r>
            <w:r>
              <w:rPr>
                <w:rFonts w:hint="eastAsia" w:ascii="Times New Roman" w:hAnsi="Times New Roman" w:eastAsia="宋体" w:cs="Arial"/>
                <w:color w:val="000000"/>
                <w:szCs w:val="21"/>
                <w:lang w:val="en-US" w:eastAsia="zh-CN"/>
              </w:rPr>
              <w:t>/32</w:t>
            </w:r>
            <w:r>
              <w:rPr>
                <w:rFonts w:ascii="Times New Roman" w:hAnsi="Times New Roman" w:eastAsia="宋体" w:cs="Arial"/>
                <w:color w:val="000000"/>
                <w:szCs w:val="21"/>
                <w:lang w:eastAsia="zh-CN"/>
              </w:rPr>
              <w:t>通道</w:t>
            </w:r>
          </w:p>
        </w:tc>
      </w:tr>
      <w:tr w14:paraId="4A55D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2433A331">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0061C50A">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输出类型</w:t>
            </w:r>
          </w:p>
        </w:tc>
        <w:tc>
          <w:tcPr>
            <w:tcW w:w="3180" w:type="pct"/>
            <w:shd w:val="clear" w:color="auto" w:fill="auto"/>
            <w:noWrap w:val="0"/>
            <w:vAlign w:val="center"/>
          </w:tcPr>
          <w:p w14:paraId="2756D879">
            <w:pPr>
              <w:widowControl w:val="0"/>
              <w:ind w:firstLine="0" w:firstLineChars="0"/>
              <w:rPr>
                <w:rFonts w:hint="eastAsia" w:ascii="Times New Roman" w:hAnsi="Times New Roman" w:eastAsia="宋体" w:cs="Arial"/>
                <w:color w:val="000000"/>
                <w:kern w:val="2"/>
                <w:sz w:val="22"/>
                <w:szCs w:val="21"/>
                <w:lang w:val="en-US" w:eastAsia="en-US" w:bidi="ar-SA"/>
              </w:rPr>
            </w:pPr>
            <w:r>
              <w:rPr>
                <w:rFonts w:hint="eastAsia" w:ascii="Times New Roman" w:hAnsi="Times New Roman" w:eastAsia="宋体" w:cs="Arial"/>
                <w:color w:val="000000"/>
                <w:szCs w:val="21"/>
                <w:lang w:val="en-US" w:eastAsia="zh-CN"/>
              </w:rPr>
              <w:t>SINK</w:t>
            </w:r>
          </w:p>
        </w:tc>
      </w:tr>
      <w:tr w14:paraId="6EF0A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821" w:type="pct"/>
            <w:vMerge w:val="restart"/>
            <w:noWrap w:val="0"/>
            <w:vAlign w:val="center"/>
          </w:tcPr>
          <w:p w14:paraId="1B39046D">
            <w:pPr>
              <w:widowControl w:val="0"/>
              <w:jc w:val="center"/>
              <w:rPr>
                <w:rFonts w:ascii="Times New Roman" w:hAnsi="Times New Roman" w:cs="Arial"/>
                <w:kern w:val="0"/>
                <w:lang w:eastAsia="en-US"/>
              </w:rPr>
            </w:pPr>
            <w:r>
              <w:rPr>
                <w:rFonts w:hint="eastAsia" w:ascii="Times New Roman" w:hAnsi="Times New Roman" w:cs="Arial"/>
                <w:kern w:val="0"/>
                <w:lang w:val="en-US" w:eastAsia="zh-CN"/>
              </w:rPr>
              <w:t>4G模块</w:t>
            </w:r>
            <w:r>
              <w:rPr>
                <w:rFonts w:hint="eastAsia" w:ascii="Times New Roman" w:hAnsi="Times New Roman" w:cs="Arial"/>
                <w:kern w:val="0"/>
                <w:lang w:eastAsia="en-US"/>
              </w:rPr>
              <w:t>(选配功能)</w:t>
            </w:r>
          </w:p>
        </w:tc>
        <w:tc>
          <w:tcPr>
            <w:tcW w:w="998" w:type="pct"/>
            <w:noWrap w:val="0"/>
            <w:vAlign w:val="center"/>
          </w:tcPr>
          <w:p w14:paraId="45234DC1">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-E</w:t>
            </w:r>
            <w:r>
              <w:rPr>
                <w:rFonts w:hint="eastAsia" w:ascii="Times New Roman" w:hAnsi="Times New Roman" w:cs="Arial"/>
                <w:kern w:val="0"/>
                <w:lang w:eastAsia="en-US"/>
              </w:rPr>
              <w:t>版本</w:t>
            </w:r>
          </w:p>
        </w:tc>
        <w:tc>
          <w:tcPr>
            <w:tcW w:w="3180" w:type="pct"/>
            <w:noWrap w:val="0"/>
            <w:vAlign w:val="center"/>
          </w:tcPr>
          <w:p w14:paraId="1434066C">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w:t>
            </w:r>
            <w:r>
              <w:rPr>
                <w:rFonts w:hint="eastAsia" w:ascii="Times New Roman" w:hAnsi="Times New Roman" w:cs="Arial"/>
                <w:kern w:val="0"/>
                <w:lang w:eastAsia="en-US"/>
              </w:rPr>
              <w:t>:</w:t>
            </w:r>
            <w:r>
              <w:rPr>
                <w:rFonts w:ascii="Times New Roman" w:hAnsi="Times New Roman" w:cs="Arial"/>
                <w:kern w:val="0"/>
                <w:lang w:eastAsia="en-US"/>
              </w:rPr>
              <w:t>900,1800MHz</w:t>
            </w:r>
          </w:p>
          <w:p w14:paraId="24CA8622">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w:t>
            </w:r>
            <w:r>
              <w:rPr>
                <w:rFonts w:hint="eastAsia" w:ascii="Times New Roman" w:hAnsi="Times New Roman" w:cs="Arial"/>
                <w:kern w:val="0"/>
                <w:lang w:eastAsia="en-US"/>
              </w:rPr>
              <w:t>:</w:t>
            </w:r>
            <w:r>
              <w:rPr>
                <w:rFonts w:ascii="Times New Roman" w:hAnsi="Times New Roman" w:cs="Arial"/>
                <w:kern w:val="0"/>
                <w:lang w:eastAsia="en-US"/>
              </w:rPr>
              <w:t>B1,B5,B8</w:t>
            </w:r>
          </w:p>
          <w:p w14:paraId="3389ABEA">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w:t>
            </w:r>
            <w:r>
              <w:rPr>
                <w:rFonts w:hint="eastAsia" w:ascii="Times New Roman" w:hAnsi="Times New Roman" w:cs="Arial"/>
                <w:kern w:val="0"/>
                <w:lang w:eastAsia="en-US"/>
              </w:rPr>
              <w:t>:</w:t>
            </w:r>
            <w:r>
              <w:rPr>
                <w:rFonts w:ascii="Times New Roman" w:hAnsi="Times New Roman" w:cs="Arial"/>
                <w:kern w:val="0"/>
                <w:lang w:eastAsia="en-US"/>
              </w:rPr>
              <w:t>B1,B3,B5,B7,B8,B20</w:t>
            </w:r>
          </w:p>
          <w:p w14:paraId="554BCD11">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w:t>
            </w:r>
            <w:r>
              <w:rPr>
                <w:rFonts w:hint="eastAsia" w:ascii="Times New Roman" w:hAnsi="Times New Roman" w:cs="Arial"/>
                <w:kern w:val="0"/>
                <w:lang w:eastAsia="en-US"/>
              </w:rPr>
              <w:t>:</w:t>
            </w:r>
            <w:r>
              <w:rPr>
                <w:rFonts w:ascii="Times New Roman" w:hAnsi="Times New Roman" w:cs="Arial"/>
                <w:kern w:val="0"/>
                <w:lang w:eastAsia="en-US"/>
              </w:rPr>
              <w:t>B38,B40,B41</w:t>
            </w:r>
          </w:p>
        </w:tc>
      </w:tr>
      <w:tr w14:paraId="3D16E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821" w:type="pct"/>
            <w:vMerge w:val="continue"/>
            <w:noWrap w:val="0"/>
            <w:vAlign w:val="center"/>
          </w:tcPr>
          <w:p w14:paraId="744B4591">
            <w:pPr>
              <w:widowControl w:val="0"/>
              <w:jc w:val="center"/>
              <w:rPr>
                <w:rFonts w:ascii="Times New Roman" w:hAnsi="Times New Roman" w:cs="Arial"/>
                <w:kern w:val="0"/>
                <w:lang w:eastAsia="en-US"/>
              </w:rPr>
            </w:pPr>
          </w:p>
        </w:tc>
        <w:tc>
          <w:tcPr>
            <w:tcW w:w="998" w:type="pct"/>
            <w:noWrap w:val="0"/>
            <w:vAlign w:val="center"/>
          </w:tcPr>
          <w:p w14:paraId="38E1EEC5">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L-CE版本</w:t>
            </w:r>
          </w:p>
        </w:tc>
        <w:tc>
          <w:tcPr>
            <w:tcW w:w="3180" w:type="pct"/>
            <w:noWrap w:val="0"/>
            <w:vAlign w:val="top"/>
          </w:tcPr>
          <w:p w14:paraId="0954B96B">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w:t>
            </w:r>
            <w:r>
              <w:rPr>
                <w:rFonts w:hint="eastAsia" w:ascii="Times New Roman" w:hAnsi="Times New Roman" w:cs="Arial"/>
                <w:kern w:val="0"/>
                <w:lang w:eastAsia="en-US"/>
              </w:rPr>
              <w:t>:</w:t>
            </w:r>
            <w:r>
              <w:rPr>
                <w:rFonts w:ascii="Times New Roman" w:hAnsi="Times New Roman" w:cs="Arial"/>
                <w:kern w:val="0"/>
                <w:lang w:eastAsia="en-US"/>
              </w:rPr>
              <w:t>900,1800MHz</w:t>
            </w:r>
          </w:p>
          <w:p w14:paraId="378BEB6C">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w:t>
            </w:r>
            <w:r>
              <w:rPr>
                <w:rFonts w:hint="eastAsia" w:ascii="Times New Roman" w:hAnsi="Times New Roman" w:cs="Arial"/>
                <w:kern w:val="0"/>
                <w:lang w:eastAsia="en-US"/>
              </w:rPr>
              <w:t>:</w:t>
            </w:r>
            <w:r>
              <w:rPr>
                <w:rFonts w:ascii="Times New Roman" w:hAnsi="Times New Roman" w:cs="Arial"/>
                <w:kern w:val="0"/>
                <w:lang w:eastAsia="en-US"/>
              </w:rPr>
              <w:t>B1,B8</w:t>
            </w:r>
          </w:p>
          <w:p w14:paraId="0A1AFB55">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TD-SCDMA</w:t>
            </w:r>
            <w:r>
              <w:rPr>
                <w:rFonts w:hint="eastAsia" w:ascii="Times New Roman" w:hAnsi="Times New Roman" w:cs="Arial"/>
                <w:kern w:val="0"/>
                <w:lang w:eastAsia="en-US"/>
              </w:rPr>
              <w:t>:</w:t>
            </w:r>
            <w:r>
              <w:rPr>
                <w:rFonts w:ascii="Times New Roman" w:hAnsi="Times New Roman" w:cs="Arial"/>
                <w:kern w:val="0"/>
                <w:lang w:eastAsia="en-US"/>
              </w:rPr>
              <w:t>B34,B39</w:t>
            </w:r>
          </w:p>
          <w:p w14:paraId="17189BE9">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w:t>
            </w:r>
            <w:r>
              <w:rPr>
                <w:rFonts w:hint="eastAsia" w:ascii="Times New Roman" w:hAnsi="Times New Roman" w:cs="Arial"/>
                <w:kern w:val="0"/>
                <w:lang w:eastAsia="en-US"/>
              </w:rPr>
              <w:t>:</w:t>
            </w:r>
            <w:r>
              <w:rPr>
                <w:rFonts w:ascii="Times New Roman" w:hAnsi="Times New Roman" w:cs="Arial"/>
                <w:kern w:val="0"/>
                <w:lang w:eastAsia="en-US"/>
              </w:rPr>
              <w:t>B1,B3,B8</w:t>
            </w:r>
          </w:p>
          <w:p w14:paraId="0D326097">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w:t>
            </w:r>
            <w:r>
              <w:rPr>
                <w:rFonts w:hint="eastAsia" w:ascii="Times New Roman" w:hAnsi="Times New Roman" w:cs="Arial"/>
                <w:kern w:val="0"/>
                <w:lang w:eastAsia="en-US"/>
              </w:rPr>
              <w:t>:</w:t>
            </w:r>
            <w:r>
              <w:rPr>
                <w:rFonts w:ascii="Times New Roman" w:hAnsi="Times New Roman" w:cs="Arial"/>
                <w:kern w:val="0"/>
                <w:lang w:eastAsia="en-US"/>
              </w:rPr>
              <w:t>B38,B39,B40,B41</w:t>
            </w:r>
          </w:p>
        </w:tc>
      </w:tr>
      <w:tr w14:paraId="20E72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21" w:type="pct"/>
            <w:vMerge w:val="continue"/>
            <w:noWrap w:val="0"/>
            <w:vAlign w:val="center"/>
          </w:tcPr>
          <w:p w14:paraId="09EC4F49">
            <w:pPr>
              <w:widowControl w:val="0"/>
              <w:jc w:val="center"/>
              <w:rPr>
                <w:rFonts w:ascii="Times New Roman" w:hAnsi="Times New Roman" w:cs="Arial"/>
                <w:kern w:val="0"/>
                <w:lang w:eastAsia="en-US"/>
              </w:rPr>
            </w:pPr>
          </w:p>
        </w:tc>
        <w:tc>
          <w:tcPr>
            <w:tcW w:w="998" w:type="pct"/>
            <w:noWrap w:val="0"/>
            <w:vAlign w:val="center"/>
          </w:tcPr>
          <w:p w14:paraId="3436208F">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w:t>
            </w:r>
            <w:r>
              <w:rPr>
                <w:rFonts w:hint="eastAsia" w:ascii="Times New Roman" w:hAnsi="Times New Roman" w:cs="Arial"/>
                <w:kern w:val="0"/>
                <w:lang w:eastAsia="en-US"/>
              </w:rPr>
              <w:t>版本</w:t>
            </w:r>
          </w:p>
        </w:tc>
        <w:tc>
          <w:tcPr>
            <w:tcW w:w="3180" w:type="pct"/>
            <w:noWrap w:val="0"/>
            <w:vAlign w:val="center"/>
          </w:tcPr>
          <w:p w14:paraId="45616EBB">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WCDMA:B2,B4,B5</w:t>
            </w:r>
          </w:p>
          <w:p w14:paraId="72FB3F59">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FDD-LTE:B2,B4,B12</w:t>
            </w:r>
          </w:p>
        </w:tc>
      </w:tr>
      <w:tr w14:paraId="183D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821" w:type="pct"/>
            <w:vMerge w:val="continue"/>
            <w:noWrap w:val="0"/>
            <w:vAlign w:val="center"/>
          </w:tcPr>
          <w:p w14:paraId="6660359F">
            <w:pPr>
              <w:widowControl w:val="0"/>
              <w:jc w:val="center"/>
              <w:rPr>
                <w:rFonts w:ascii="Times New Roman" w:hAnsi="Times New Roman" w:cs="Arial"/>
                <w:kern w:val="0"/>
                <w:lang w:eastAsia="en-US"/>
              </w:rPr>
            </w:pPr>
          </w:p>
        </w:tc>
        <w:tc>
          <w:tcPr>
            <w:tcW w:w="998" w:type="pct"/>
            <w:noWrap w:val="0"/>
            <w:vAlign w:val="center"/>
          </w:tcPr>
          <w:p w14:paraId="586ADFBB">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-AU</w:t>
            </w:r>
            <w:r>
              <w:rPr>
                <w:rFonts w:hint="eastAsia" w:ascii="Times New Roman" w:hAnsi="Times New Roman" w:cs="Arial"/>
                <w:kern w:val="0"/>
                <w:lang w:eastAsia="en-US"/>
              </w:rPr>
              <w:t>版本</w:t>
            </w:r>
          </w:p>
        </w:tc>
        <w:tc>
          <w:tcPr>
            <w:tcW w:w="3180" w:type="pct"/>
            <w:noWrap w:val="0"/>
            <w:vAlign w:val="center"/>
          </w:tcPr>
          <w:p w14:paraId="184358BA">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GSM/EDGE:850,900,1800MHz</w:t>
            </w:r>
          </w:p>
          <w:p w14:paraId="4CB22605">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WCDMA:B1,B2,B5,B8</w:t>
            </w:r>
          </w:p>
          <w:p w14:paraId="3E2EAEBA">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FDD-LTE:B1,B3,B4,B5,B7,B8,B28</w:t>
            </w:r>
          </w:p>
          <w:p w14:paraId="237DB9E9">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TDD-LTE:B40</w:t>
            </w:r>
          </w:p>
        </w:tc>
      </w:tr>
      <w:tr w14:paraId="355F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821" w:type="pct"/>
            <w:vMerge w:val="continue"/>
            <w:noWrap w:val="0"/>
            <w:vAlign w:val="center"/>
          </w:tcPr>
          <w:p w14:paraId="77BB7BB1">
            <w:pPr>
              <w:widowControl w:val="0"/>
              <w:jc w:val="center"/>
              <w:rPr>
                <w:rFonts w:ascii="Times New Roman" w:hAnsi="Times New Roman" w:cs="Arial"/>
                <w:kern w:val="0"/>
                <w:lang w:eastAsia="en-US"/>
              </w:rPr>
            </w:pPr>
          </w:p>
        </w:tc>
        <w:tc>
          <w:tcPr>
            <w:tcW w:w="998" w:type="pct"/>
            <w:noWrap w:val="0"/>
            <w:vAlign w:val="center"/>
          </w:tcPr>
          <w:p w14:paraId="01B43B5C">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-AF</w:t>
            </w:r>
            <w:r>
              <w:rPr>
                <w:rFonts w:hint="eastAsia" w:ascii="Times New Roman" w:hAnsi="Times New Roman" w:cs="Arial"/>
                <w:kern w:val="0"/>
                <w:lang w:eastAsia="en-US"/>
              </w:rPr>
              <w:t>版本</w:t>
            </w:r>
          </w:p>
        </w:tc>
        <w:tc>
          <w:tcPr>
            <w:tcW w:w="3180" w:type="pct"/>
            <w:noWrap w:val="0"/>
            <w:vAlign w:val="center"/>
          </w:tcPr>
          <w:p w14:paraId="1AF3781E">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WCDMA:B2,B4,B5</w:t>
            </w:r>
          </w:p>
          <w:p w14:paraId="61B1227F">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FDD-LTE:B2,B4,B5,B12,B13,B14,B66,B71</w:t>
            </w:r>
          </w:p>
        </w:tc>
      </w:tr>
      <w:tr w14:paraId="25DD9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821" w:type="pct"/>
            <w:vMerge w:val="continue"/>
            <w:noWrap w:val="0"/>
            <w:vAlign w:val="center"/>
          </w:tcPr>
          <w:p w14:paraId="0B20BCFE">
            <w:pPr>
              <w:widowControl w:val="0"/>
              <w:jc w:val="center"/>
              <w:rPr>
                <w:rFonts w:ascii="Times New Roman" w:hAnsi="Times New Roman" w:cs="Arial"/>
                <w:kern w:val="0"/>
                <w:lang w:eastAsia="en-US"/>
              </w:rPr>
            </w:pPr>
          </w:p>
        </w:tc>
        <w:tc>
          <w:tcPr>
            <w:tcW w:w="998" w:type="pct"/>
            <w:noWrap w:val="0"/>
            <w:vAlign w:val="center"/>
          </w:tcPr>
          <w:p w14:paraId="1B1BA6AB">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C</w:t>
            </w:r>
            <w:r>
              <w:rPr>
                <w:rFonts w:ascii="Times New Roman" w:hAnsi="Times New Roman" w:cs="Arial"/>
                <w:kern w:val="0"/>
                <w:lang w:eastAsia="en-US"/>
              </w:rPr>
              <w:t>AT-1</w:t>
            </w:r>
            <w:r>
              <w:rPr>
                <w:rFonts w:hint="eastAsia" w:ascii="Times New Roman" w:hAnsi="Times New Roman" w:cs="Arial"/>
                <w:kern w:val="0"/>
                <w:lang w:eastAsia="en-US"/>
              </w:rPr>
              <w:t>版本</w:t>
            </w:r>
          </w:p>
        </w:tc>
        <w:tc>
          <w:tcPr>
            <w:tcW w:w="3180" w:type="pct"/>
            <w:noWrap w:val="0"/>
            <w:vAlign w:val="center"/>
          </w:tcPr>
          <w:p w14:paraId="7BB854BB">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GSM:900,1800</w:t>
            </w:r>
          </w:p>
          <w:p w14:paraId="68B25965">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FDD-LTE:B1,B3,B5,B8</w:t>
            </w:r>
          </w:p>
          <w:p w14:paraId="63BE2352">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TDD-LTE:B34,B38,B39,B40,B41</w:t>
            </w:r>
          </w:p>
        </w:tc>
      </w:tr>
      <w:tr w14:paraId="49229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restart"/>
            <w:noWrap w:val="0"/>
            <w:vAlign w:val="center"/>
          </w:tcPr>
          <w:p w14:paraId="1797A42F">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5G模块</w:t>
            </w:r>
            <w:r>
              <w:rPr>
                <w:rFonts w:hint="eastAsia" w:ascii="Times New Roman" w:hAnsi="Times New Roman" w:cs="Arial"/>
                <w:kern w:val="0"/>
                <w:lang w:eastAsia="en-US"/>
              </w:rPr>
              <w:t>(选配功能)</w:t>
            </w:r>
          </w:p>
        </w:tc>
        <w:tc>
          <w:tcPr>
            <w:tcW w:w="998" w:type="pct"/>
            <w:noWrap w:val="0"/>
            <w:vAlign w:val="center"/>
          </w:tcPr>
          <w:p w14:paraId="08E70D1C">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eastAsia="en-US"/>
              </w:rPr>
              <w:t>redcap</w:t>
            </w:r>
            <w:r>
              <w:rPr>
                <w:rFonts w:hint="eastAsia" w:ascii="Times New Roman" w:hAnsi="Times New Roman" w:cs="Arial"/>
                <w:kern w:val="0"/>
                <w:lang w:val="en-US" w:eastAsia="zh-CN"/>
              </w:rPr>
              <w:t>版本</w:t>
            </w:r>
          </w:p>
        </w:tc>
        <w:tc>
          <w:tcPr>
            <w:tcW w:w="3180" w:type="pct"/>
            <w:noWrap w:val="0"/>
            <w:vAlign w:val="center"/>
          </w:tcPr>
          <w:p w14:paraId="6546F849">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5G NR：N1/N3/N5/N8/N28/N41/N78/N79</w:t>
            </w:r>
          </w:p>
          <w:p w14:paraId="0BFFEFFD">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LTE-FDD：B1/B3/B5/B8</w:t>
            </w:r>
          </w:p>
          <w:p w14:paraId="48768C13">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LTE-TD：B34/B38/B39/B40/B41</w:t>
            </w:r>
          </w:p>
        </w:tc>
      </w:tr>
      <w:tr w14:paraId="02EEF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continue"/>
            <w:noWrap w:val="0"/>
            <w:vAlign w:val="center"/>
          </w:tcPr>
          <w:p w14:paraId="71F4BF65">
            <w:pPr>
              <w:widowControl w:val="0"/>
              <w:ind w:left="0" w:leftChars="0" w:firstLine="0" w:firstLineChars="0"/>
              <w:jc w:val="center"/>
              <w:rPr>
                <w:rFonts w:hint="eastAsia" w:ascii="Times New Roman" w:hAnsi="Times New Roman" w:cs="Arial"/>
                <w:kern w:val="0"/>
                <w:lang w:val="en-US" w:eastAsia="zh-CN"/>
              </w:rPr>
            </w:pPr>
          </w:p>
        </w:tc>
        <w:tc>
          <w:tcPr>
            <w:tcW w:w="998" w:type="pct"/>
            <w:noWrap w:val="0"/>
            <w:vAlign w:val="center"/>
          </w:tcPr>
          <w:p w14:paraId="10A11BFA">
            <w:pPr>
              <w:widowControl/>
              <w:ind w:left="0" w:leftChars="0" w:firstLine="0" w:firstLineChars="0"/>
              <w:jc w:val="center"/>
              <w:rPr>
                <w:rFonts w:hint="default" w:ascii="Times New Roman" w:hAnsi="Times New Roman" w:cs="Arial" w:eastAsiaTheme="minorEastAsia"/>
                <w:kern w:val="0"/>
                <w:lang w:val="en-US" w:eastAsia="zh-CN"/>
              </w:rPr>
            </w:pPr>
            <w:r>
              <w:rPr>
                <w:rFonts w:hint="eastAsia" w:ascii="Times New Roman" w:hAnsi="Times New Roman" w:cs="Arial"/>
                <w:kern w:val="0"/>
                <w:lang w:val="en-US" w:eastAsia="zh-CN"/>
              </w:rPr>
              <w:t>N-CN版本</w:t>
            </w:r>
          </w:p>
        </w:tc>
        <w:tc>
          <w:tcPr>
            <w:tcW w:w="3180" w:type="pct"/>
            <w:noWrap w:val="0"/>
            <w:vAlign w:val="center"/>
          </w:tcPr>
          <w:p w14:paraId="4E8E17D3">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NR：N1/28/41/78/79</w:t>
            </w:r>
          </w:p>
          <w:p w14:paraId="3C382C2E">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LTE：FDD B1/3/5/8</w:t>
            </w:r>
          </w:p>
          <w:p w14:paraId="11464FBD">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LTE：TDD B34/38/39/40/41</w:t>
            </w:r>
          </w:p>
          <w:p w14:paraId="1AD29052">
            <w:pPr>
              <w:widowControl w:val="0"/>
              <w:ind w:firstLine="0" w:firstLineChars="0"/>
              <w:rPr>
                <w:rFonts w:hint="eastAsia" w:ascii="宋体" w:hAnsi="宋体" w:eastAsia="宋体" w:cs="宋体"/>
                <w:sz w:val="24"/>
                <w:szCs w:val="24"/>
                <w:lang w:val="en-US" w:eastAsia="zh-CN"/>
              </w:rPr>
            </w:pPr>
            <w:r>
              <w:rPr>
                <w:rFonts w:hint="eastAsia" w:ascii="Times New Roman" w:hAnsi="Times New Roman" w:eastAsia="宋体" w:cs="Arial"/>
                <w:color w:val="000000"/>
                <w:szCs w:val="21"/>
                <w:lang w:val="en-US" w:eastAsia="zh-CN"/>
              </w:rPr>
              <w:t>WCDMA：B1/8</w:t>
            </w:r>
          </w:p>
        </w:tc>
      </w:tr>
      <w:tr w14:paraId="54B0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restart"/>
            <w:noWrap w:val="0"/>
            <w:vAlign w:val="center"/>
          </w:tcPr>
          <w:p w14:paraId="27FBAC94">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val="en-US" w:eastAsia="zh-CN"/>
              </w:rPr>
              <w:t>Wi-Fi</w:t>
            </w:r>
            <w:r>
              <w:rPr>
                <w:rFonts w:hint="eastAsia" w:ascii="Times New Roman" w:hAnsi="Times New Roman" w:cs="Arial"/>
                <w:kern w:val="0"/>
                <w:lang w:eastAsia="en-US"/>
              </w:rPr>
              <w:t>(选配功能)</w:t>
            </w:r>
          </w:p>
        </w:tc>
        <w:tc>
          <w:tcPr>
            <w:tcW w:w="998" w:type="pct"/>
            <w:noWrap w:val="0"/>
            <w:vAlign w:val="center"/>
          </w:tcPr>
          <w:p w14:paraId="5495B174">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接口</w:t>
            </w:r>
          </w:p>
        </w:tc>
        <w:tc>
          <w:tcPr>
            <w:tcW w:w="3180" w:type="pct"/>
            <w:noWrap w:val="0"/>
            <w:vAlign w:val="center"/>
          </w:tcPr>
          <w:p w14:paraId="7702771E">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PCIE</w:t>
            </w:r>
          </w:p>
        </w:tc>
      </w:tr>
      <w:tr w14:paraId="19427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continue"/>
            <w:noWrap w:val="0"/>
            <w:vAlign w:val="center"/>
          </w:tcPr>
          <w:p w14:paraId="5D0A6A6F">
            <w:pPr>
              <w:widowControl w:val="0"/>
              <w:jc w:val="center"/>
              <w:rPr>
                <w:rFonts w:ascii="Times New Roman" w:hAnsi="Times New Roman" w:cs="Arial"/>
                <w:kern w:val="0"/>
                <w:lang w:eastAsia="en-US"/>
              </w:rPr>
            </w:pPr>
          </w:p>
        </w:tc>
        <w:tc>
          <w:tcPr>
            <w:tcW w:w="998" w:type="pct"/>
            <w:noWrap w:val="0"/>
            <w:vAlign w:val="center"/>
          </w:tcPr>
          <w:p w14:paraId="558315F5">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协议</w:t>
            </w:r>
          </w:p>
        </w:tc>
        <w:tc>
          <w:tcPr>
            <w:tcW w:w="3180" w:type="pct"/>
            <w:noWrap w:val="0"/>
            <w:vAlign w:val="center"/>
          </w:tcPr>
          <w:p w14:paraId="1E44ECC7">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IEEE 802.11b/g/n</w:t>
            </w:r>
          </w:p>
        </w:tc>
      </w:tr>
      <w:tr w14:paraId="1E479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continue"/>
            <w:noWrap w:val="0"/>
            <w:vAlign w:val="center"/>
          </w:tcPr>
          <w:p w14:paraId="196D6903">
            <w:pPr>
              <w:widowControl w:val="0"/>
              <w:jc w:val="center"/>
              <w:rPr>
                <w:rFonts w:ascii="Times New Roman" w:hAnsi="Times New Roman" w:cs="Arial"/>
                <w:kern w:val="0"/>
                <w:lang w:eastAsia="en-US"/>
              </w:rPr>
            </w:pPr>
          </w:p>
        </w:tc>
        <w:tc>
          <w:tcPr>
            <w:tcW w:w="998" w:type="pct"/>
            <w:noWrap w:val="0"/>
            <w:vAlign w:val="center"/>
          </w:tcPr>
          <w:p w14:paraId="727C2E76">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模式</w:t>
            </w:r>
          </w:p>
        </w:tc>
        <w:tc>
          <w:tcPr>
            <w:tcW w:w="3180" w:type="pct"/>
            <w:noWrap w:val="0"/>
            <w:vAlign w:val="center"/>
          </w:tcPr>
          <w:p w14:paraId="50D05FC4">
            <w:pPr>
              <w:widowControl w:val="0"/>
              <w:ind w:firstLine="0" w:firstLineChars="0"/>
              <w:rPr>
                <w:rFonts w:hint="default"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STA，AP</w:t>
            </w:r>
          </w:p>
        </w:tc>
      </w:tr>
      <w:tr w14:paraId="3798D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21" w:type="pct"/>
            <w:vMerge w:val="continue"/>
            <w:noWrap w:val="0"/>
            <w:vAlign w:val="center"/>
          </w:tcPr>
          <w:p w14:paraId="13EFE95E">
            <w:pPr>
              <w:widowControl w:val="0"/>
              <w:jc w:val="center"/>
              <w:rPr>
                <w:rFonts w:ascii="Times New Roman" w:hAnsi="Times New Roman" w:cs="Arial"/>
                <w:kern w:val="0"/>
                <w:lang w:eastAsia="en-US"/>
              </w:rPr>
            </w:pPr>
          </w:p>
        </w:tc>
        <w:tc>
          <w:tcPr>
            <w:tcW w:w="998" w:type="pct"/>
            <w:noWrap w:val="0"/>
            <w:vAlign w:val="center"/>
          </w:tcPr>
          <w:p w14:paraId="14BCCC8A">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频段</w:t>
            </w:r>
          </w:p>
        </w:tc>
        <w:tc>
          <w:tcPr>
            <w:tcW w:w="3180" w:type="pct"/>
            <w:noWrap w:val="0"/>
            <w:vAlign w:val="center"/>
          </w:tcPr>
          <w:p w14:paraId="7E46F1DC">
            <w:pPr>
              <w:widowControl w:val="0"/>
              <w:ind w:firstLine="0" w:firstLineChars="0"/>
              <w:rPr>
                <w:rFonts w:hint="default" w:ascii="Times New Roman" w:hAnsi="Times New Roman" w:eastAsia="宋体" w:cs="Arial"/>
                <w:color w:val="000000"/>
                <w:sz w:val="22"/>
                <w:szCs w:val="21"/>
                <w:lang w:val="en-US" w:eastAsia="en-US" w:bidi="en-US"/>
              </w:rPr>
            </w:pPr>
            <w:r>
              <w:rPr>
                <w:rFonts w:hint="eastAsia" w:ascii="Times New Roman" w:hAnsi="Times New Roman" w:cs="Arial"/>
                <w:color w:val="000000"/>
                <w:szCs w:val="21"/>
                <w:lang w:val="en-US" w:eastAsia="zh-CN"/>
              </w:rPr>
              <w:t>2.4GHz</w:t>
            </w:r>
          </w:p>
        </w:tc>
      </w:tr>
      <w:tr w14:paraId="6E9F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continue"/>
            <w:noWrap w:val="0"/>
            <w:vAlign w:val="center"/>
          </w:tcPr>
          <w:p w14:paraId="73912693">
            <w:pPr>
              <w:widowControl w:val="0"/>
              <w:jc w:val="center"/>
              <w:rPr>
                <w:rFonts w:ascii="Times New Roman" w:hAnsi="Times New Roman" w:cs="Arial"/>
                <w:kern w:val="0"/>
                <w:lang w:eastAsia="en-US"/>
              </w:rPr>
            </w:pPr>
          </w:p>
        </w:tc>
        <w:tc>
          <w:tcPr>
            <w:tcW w:w="998" w:type="pct"/>
            <w:noWrap w:val="0"/>
            <w:vAlign w:val="center"/>
          </w:tcPr>
          <w:p w14:paraId="4186E07C">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通道数</w:t>
            </w:r>
          </w:p>
        </w:tc>
        <w:tc>
          <w:tcPr>
            <w:tcW w:w="3180" w:type="pct"/>
            <w:noWrap w:val="0"/>
            <w:vAlign w:val="center"/>
          </w:tcPr>
          <w:p w14:paraId="47AFDD9D">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Ch1 ~ Ch1</w:t>
            </w:r>
            <w:r>
              <w:rPr>
                <w:rFonts w:hint="eastAsia" w:ascii="Times New Roman" w:hAnsi="Times New Roman" w:cs="Arial"/>
                <w:color w:val="000000"/>
                <w:szCs w:val="21"/>
                <w:lang w:val="en-US" w:eastAsia="zh-CN"/>
              </w:rPr>
              <w:t>3</w:t>
            </w:r>
          </w:p>
        </w:tc>
      </w:tr>
      <w:tr w14:paraId="7049D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continue"/>
            <w:noWrap w:val="0"/>
            <w:vAlign w:val="center"/>
          </w:tcPr>
          <w:p w14:paraId="20DF392D">
            <w:pPr>
              <w:widowControl w:val="0"/>
              <w:jc w:val="center"/>
              <w:rPr>
                <w:rFonts w:ascii="Times New Roman" w:hAnsi="Times New Roman" w:cs="Arial"/>
                <w:kern w:val="0"/>
                <w:lang w:eastAsia="en-US"/>
              </w:rPr>
            </w:pPr>
          </w:p>
        </w:tc>
        <w:tc>
          <w:tcPr>
            <w:tcW w:w="998" w:type="pct"/>
            <w:noWrap w:val="0"/>
            <w:vAlign w:val="center"/>
          </w:tcPr>
          <w:p w14:paraId="1550B1E3">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zh-CN"/>
              </w:rPr>
              <w:t>安全性</w:t>
            </w:r>
          </w:p>
        </w:tc>
        <w:tc>
          <w:tcPr>
            <w:tcW w:w="3180" w:type="pct"/>
            <w:noWrap w:val="0"/>
            <w:vAlign w:val="center"/>
          </w:tcPr>
          <w:p w14:paraId="720F8704">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Open、WPA、WPA2</w:t>
            </w:r>
          </w:p>
        </w:tc>
      </w:tr>
      <w:tr w14:paraId="08FE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continue"/>
            <w:noWrap w:val="0"/>
            <w:vAlign w:val="center"/>
          </w:tcPr>
          <w:p w14:paraId="71E81A8A">
            <w:pPr>
              <w:widowControl w:val="0"/>
              <w:jc w:val="center"/>
              <w:rPr>
                <w:rFonts w:ascii="Times New Roman" w:hAnsi="Times New Roman" w:cs="Arial"/>
                <w:kern w:val="0"/>
                <w:lang w:eastAsia="en-US"/>
              </w:rPr>
            </w:pPr>
          </w:p>
        </w:tc>
        <w:tc>
          <w:tcPr>
            <w:tcW w:w="998" w:type="pct"/>
            <w:noWrap w:val="0"/>
            <w:vAlign w:val="center"/>
          </w:tcPr>
          <w:p w14:paraId="11A551C8">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加密</w:t>
            </w:r>
          </w:p>
        </w:tc>
        <w:tc>
          <w:tcPr>
            <w:tcW w:w="3180" w:type="pct"/>
            <w:noWrap w:val="0"/>
            <w:vAlign w:val="center"/>
          </w:tcPr>
          <w:p w14:paraId="76971122">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AES、TKIP、TKIPAES</w:t>
            </w:r>
          </w:p>
        </w:tc>
      </w:tr>
      <w:tr w14:paraId="10819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continue"/>
            <w:noWrap w:val="0"/>
            <w:vAlign w:val="center"/>
          </w:tcPr>
          <w:p w14:paraId="3DD0DE9F">
            <w:pPr>
              <w:widowControl w:val="0"/>
              <w:jc w:val="center"/>
              <w:rPr>
                <w:rFonts w:ascii="Times New Roman" w:hAnsi="Times New Roman" w:cs="Arial"/>
                <w:kern w:val="0"/>
                <w:lang w:eastAsia="en-US"/>
              </w:rPr>
            </w:pPr>
          </w:p>
        </w:tc>
        <w:tc>
          <w:tcPr>
            <w:tcW w:w="998" w:type="pct"/>
            <w:noWrap w:val="0"/>
            <w:vAlign w:val="center"/>
          </w:tcPr>
          <w:p w14:paraId="489BE394">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连接数</w:t>
            </w:r>
          </w:p>
        </w:tc>
        <w:tc>
          <w:tcPr>
            <w:tcW w:w="3180" w:type="pct"/>
            <w:noWrap w:val="0"/>
            <w:vAlign w:val="center"/>
          </w:tcPr>
          <w:p w14:paraId="5A5C18AD">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8</w:t>
            </w:r>
            <w:r>
              <w:rPr>
                <w:rFonts w:hint="eastAsia" w:ascii="Times New Roman" w:hAnsi="Times New Roman" w:eastAsia="宋体" w:cs="Arial"/>
                <w:color w:val="000000"/>
                <w:szCs w:val="21"/>
                <w:lang w:eastAsia="zh-CN"/>
              </w:rPr>
              <w:t>（Max）</w:t>
            </w:r>
          </w:p>
        </w:tc>
      </w:tr>
      <w:tr w14:paraId="0A715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continue"/>
            <w:noWrap w:val="0"/>
            <w:vAlign w:val="center"/>
          </w:tcPr>
          <w:p w14:paraId="23C1ECBD">
            <w:pPr>
              <w:widowControl w:val="0"/>
              <w:jc w:val="center"/>
              <w:rPr>
                <w:rFonts w:ascii="Times New Roman" w:hAnsi="Times New Roman" w:cs="Arial"/>
                <w:kern w:val="0"/>
                <w:lang w:eastAsia="en-US"/>
              </w:rPr>
            </w:pPr>
          </w:p>
        </w:tc>
        <w:tc>
          <w:tcPr>
            <w:tcW w:w="998" w:type="pct"/>
            <w:noWrap w:val="0"/>
            <w:vAlign w:val="center"/>
          </w:tcPr>
          <w:p w14:paraId="40463165">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速率</w:t>
            </w:r>
          </w:p>
        </w:tc>
        <w:tc>
          <w:tcPr>
            <w:tcW w:w="3180" w:type="pct"/>
            <w:noWrap w:val="0"/>
            <w:vAlign w:val="center"/>
          </w:tcPr>
          <w:p w14:paraId="1FE6366C">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cs="Arial"/>
                <w:color w:val="000000"/>
                <w:szCs w:val="21"/>
                <w:lang w:val="en-US" w:eastAsia="zh-CN"/>
              </w:rPr>
              <w:t>150</w:t>
            </w:r>
            <w:r>
              <w:rPr>
                <w:rFonts w:hint="eastAsia" w:ascii="Times New Roman" w:hAnsi="Times New Roman" w:eastAsia="宋体" w:cs="Arial"/>
                <w:color w:val="000000"/>
                <w:szCs w:val="21"/>
                <w:lang w:eastAsia="zh-CN"/>
              </w:rPr>
              <w:t>Mbps（Max）</w:t>
            </w:r>
          </w:p>
        </w:tc>
      </w:tr>
      <w:tr w14:paraId="4474D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continue"/>
            <w:noWrap w:val="0"/>
            <w:vAlign w:val="center"/>
          </w:tcPr>
          <w:p w14:paraId="3C2AB703">
            <w:pPr>
              <w:widowControl w:val="0"/>
              <w:jc w:val="center"/>
              <w:rPr>
                <w:rFonts w:ascii="Times New Roman" w:hAnsi="Times New Roman" w:cs="Arial"/>
                <w:kern w:val="0"/>
                <w:lang w:eastAsia="en-US"/>
              </w:rPr>
            </w:pPr>
          </w:p>
        </w:tc>
        <w:tc>
          <w:tcPr>
            <w:tcW w:w="998" w:type="pct"/>
            <w:noWrap w:val="0"/>
            <w:vAlign w:val="center"/>
          </w:tcPr>
          <w:p w14:paraId="29279746">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zh-CN"/>
              </w:rPr>
              <w:t>SSID广播开关</w:t>
            </w:r>
          </w:p>
        </w:tc>
        <w:tc>
          <w:tcPr>
            <w:tcW w:w="3180" w:type="pct"/>
            <w:noWrap w:val="0"/>
            <w:vAlign w:val="center"/>
          </w:tcPr>
          <w:p w14:paraId="74453523">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支持</w:t>
            </w:r>
          </w:p>
        </w:tc>
      </w:tr>
      <w:tr w14:paraId="27BB7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821" w:type="pct"/>
            <w:noWrap w:val="0"/>
            <w:vAlign w:val="center"/>
          </w:tcPr>
          <w:p w14:paraId="54CC6705">
            <w:pPr>
              <w:widowControl w:val="0"/>
              <w:ind w:left="0" w:leftChars="0" w:firstLine="0" w:firstLineChars="0"/>
              <w:jc w:val="center"/>
              <w:rPr>
                <w:rFonts w:ascii="Times New Roman" w:hAnsi="Times New Roman" w:cs="Arial"/>
                <w:color w:val="auto"/>
                <w:kern w:val="0"/>
                <w:lang w:eastAsia="en-US"/>
              </w:rPr>
            </w:pPr>
            <w:r>
              <w:rPr>
                <w:rFonts w:hint="eastAsia" w:ascii="Times New Roman" w:hAnsi="Times New Roman" w:cs="Arial"/>
                <w:color w:val="auto"/>
                <w:kern w:val="0"/>
                <w:lang w:eastAsia="en-US"/>
              </w:rPr>
              <w:t>指示灯</w:t>
            </w:r>
          </w:p>
        </w:tc>
        <w:tc>
          <w:tcPr>
            <w:tcW w:w="998" w:type="pct"/>
            <w:noWrap w:val="0"/>
            <w:vAlign w:val="center"/>
          </w:tcPr>
          <w:p w14:paraId="26AEB889">
            <w:pPr>
              <w:widowControl/>
              <w:ind w:left="0" w:leftChars="0" w:firstLine="0" w:firstLineChars="0"/>
              <w:jc w:val="center"/>
              <w:rPr>
                <w:rFonts w:hint="default" w:ascii="Times New Roman" w:hAnsi="Times New Roman" w:eastAsia="宋体" w:cs="Arial"/>
                <w:color w:val="auto"/>
                <w:kern w:val="0"/>
                <w:lang w:val="en-US" w:eastAsia="zh-CN"/>
              </w:rPr>
            </w:pPr>
            <w:r>
              <w:rPr>
                <w:rFonts w:hint="eastAsia" w:ascii="Times New Roman" w:hAnsi="Times New Roman" w:cs="Arial"/>
                <w:color w:val="auto"/>
                <w:kern w:val="0"/>
                <w:lang w:val="en-US" w:eastAsia="zh-CN"/>
              </w:rPr>
              <w:t>数量</w:t>
            </w:r>
          </w:p>
        </w:tc>
        <w:tc>
          <w:tcPr>
            <w:tcW w:w="3180" w:type="pct"/>
            <w:noWrap w:val="0"/>
            <w:vAlign w:val="center"/>
          </w:tcPr>
          <w:p w14:paraId="6A5434DD">
            <w:pPr>
              <w:widowControl/>
              <w:ind w:left="0" w:leftChars="0" w:firstLine="0" w:firstLineChars="0"/>
              <w:rPr>
                <w:rFonts w:hint="default" w:ascii="Times New Roman" w:hAnsi="Times New Roman" w:cs="Arial"/>
                <w:color w:val="auto"/>
                <w:kern w:val="0"/>
                <w:lang w:val="en-US" w:eastAsia="zh-CN"/>
              </w:rPr>
            </w:pPr>
            <w:r>
              <w:rPr>
                <w:rFonts w:hint="eastAsia" w:ascii="Times New Roman" w:hAnsi="Times New Roman" w:cs="Arial"/>
                <w:color w:val="auto"/>
                <w:kern w:val="0"/>
                <w:lang w:val="en-US" w:eastAsia="zh-CN"/>
              </w:rPr>
              <w:t>LED*</w:t>
            </w:r>
            <w:r>
              <w:rPr>
                <w:rFonts w:hint="default" w:ascii="Times New Roman" w:hAnsi="Times New Roman" w:cs="Arial"/>
                <w:color w:val="auto"/>
                <w:kern w:val="0"/>
                <w:lang w:val="en-US" w:eastAsia="zh-CN"/>
              </w:rPr>
              <w:t>3</w:t>
            </w:r>
          </w:p>
        </w:tc>
      </w:tr>
      <w:tr w14:paraId="5407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restart"/>
            <w:noWrap w:val="0"/>
            <w:vAlign w:val="center"/>
          </w:tcPr>
          <w:p w14:paraId="5A6F535E">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环境</w:t>
            </w:r>
          </w:p>
        </w:tc>
        <w:tc>
          <w:tcPr>
            <w:tcW w:w="998" w:type="pct"/>
            <w:noWrap w:val="0"/>
            <w:vAlign w:val="center"/>
          </w:tcPr>
          <w:p w14:paraId="3A40DC8B">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工作温度、湿度</w:t>
            </w:r>
          </w:p>
        </w:tc>
        <w:tc>
          <w:tcPr>
            <w:tcW w:w="3180" w:type="pct"/>
            <w:noWrap w:val="0"/>
            <w:vAlign w:val="center"/>
          </w:tcPr>
          <w:p w14:paraId="4275021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-40～8</w:t>
            </w:r>
            <w:r>
              <w:rPr>
                <w:rFonts w:hint="eastAsia" w:ascii="Times New Roman" w:hAnsi="Times New Roman" w:cs="Arial"/>
                <w:kern w:val="0"/>
                <w:lang w:val="en-US" w:eastAsia="zh-CN"/>
              </w:rPr>
              <w:t>5</w:t>
            </w:r>
            <w:r>
              <w:rPr>
                <w:rFonts w:hint="eastAsia" w:ascii="Times New Roman" w:hAnsi="Times New Roman" w:cs="Arial"/>
                <w:kern w:val="0"/>
                <w:lang w:eastAsia="en-US"/>
              </w:rPr>
              <w:t>℃</w:t>
            </w:r>
            <w:r>
              <w:rPr>
                <w:rFonts w:hint="eastAsia" w:ascii="Times New Roman" w:hAnsi="Times New Roman" w:cs="Arial"/>
                <w:kern w:val="0"/>
                <w:lang w:val="en-US" w:eastAsia="zh-CN"/>
              </w:rPr>
              <w:t>/0~70℃，3</w:t>
            </w:r>
            <w:r>
              <w:rPr>
                <w:rFonts w:ascii="Times New Roman" w:hAnsi="Times New Roman" w:cs="Arial"/>
                <w:kern w:val="0"/>
                <w:lang w:eastAsia="en-US"/>
              </w:rPr>
              <w:t>5～</w:t>
            </w:r>
            <w:r>
              <w:rPr>
                <w:rFonts w:hint="eastAsia" w:ascii="Times New Roman" w:hAnsi="Times New Roman" w:cs="Arial"/>
                <w:kern w:val="0"/>
                <w:lang w:val="en-US" w:eastAsia="zh-CN"/>
              </w:rPr>
              <w:t>7</w:t>
            </w:r>
            <w:r>
              <w:rPr>
                <w:rFonts w:ascii="Times New Roman" w:hAnsi="Times New Roman" w:cs="Arial"/>
                <w:kern w:val="0"/>
                <w:lang w:eastAsia="en-US"/>
              </w:rPr>
              <w:t>5% RH</w:t>
            </w:r>
          </w:p>
        </w:tc>
      </w:tr>
      <w:tr w14:paraId="75A09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4AEDF294">
            <w:pPr>
              <w:widowControl w:val="0"/>
              <w:jc w:val="center"/>
              <w:rPr>
                <w:rFonts w:ascii="Times New Roman" w:hAnsi="Times New Roman" w:cs="Arial"/>
                <w:kern w:val="0"/>
                <w:lang w:eastAsia="en-US"/>
              </w:rPr>
            </w:pPr>
          </w:p>
        </w:tc>
        <w:tc>
          <w:tcPr>
            <w:tcW w:w="998" w:type="pct"/>
            <w:noWrap w:val="0"/>
            <w:vAlign w:val="center"/>
          </w:tcPr>
          <w:p w14:paraId="16E2DE1F">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存储温度、湿度</w:t>
            </w:r>
          </w:p>
        </w:tc>
        <w:tc>
          <w:tcPr>
            <w:tcW w:w="3180" w:type="pct"/>
            <w:noWrap w:val="0"/>
            <w:vAlign w:val="center"/>
          </w:tcPr>
          <w:p w14:paraId="43BD4A13">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-40～85</w:t>
            </w:r>
            <w:r>
              <w:rPr>
                <w:rFonts w:hint="eastAsia" w:ascii="Times New Roman" w:hAnsi="Times New Roman" w:cs="Arial"/>
                <w:kern w:val="0"/>
                <w:lang w:eastAsia="en-US"/>
              </w:rPr>
              <w:t>℃</w:t>
            </w:r>
            <w:r>
              <w:rPr>
                <w:rFonts w:ascii="Times New Roman" w:hAnsi="Times New Roman" w:cs="Arial"/>
                <w:kern w:val="0"/>
                <w:lang w:eastAsia="en-US"/>
              </w:rPr>
              <w:t>，</w:t>
            </w:r>
            <w:r>
              <w:rPr>
                <w:rFonts w:hint="eastAsia" w:ascii="Times New Roman" w:hAnsi="Times New Roman" w:cs="Arial"/>
                <w:kern w:val="0"/>
                <w:lang w:val="en-US" w:eastAsia="zh-CN"/>
              </w:rPr>
              <w:t>3</w:t>
            </w:r>
            <w:r>
              <w:rPr>
                <w:rFonts w:ascii="Times New Roman" w:hAnsi="Times New Roman" w:cs="Arial"/>
                <w:kern w:val="0"/>
                <w:lang w:eastAsia="en-US"/>
              </w:rPr>
              <w:t>5～</w:t>
            </w:r>
            <w:r>
              <w:rPr>
                <w:rFonts w:hint="eastAsia" w:ascii="Times New Roman" w:hAnsi="Times New Roman" w:cs="Arial"/>
                <w:kern w:val="0"/>
                <w:lang w:val="en-US" w:eastAsia="zh-CN"/>
              </w:rPr>
              <w:t>7</w:t>
            </w:r>
            <w:r>
              <w:rPr>
                <w:rFonts w:ascii="Times New Roman" w:hAnsi="Times New Roman" w:cs="Arial"/>
                <w:kern w:val="0"/>
                <w:lang w:eastAsia="en-US"/>
              </w:rPr>
              <w:t>5% RH</w:t>
            </w:r>
          </w:p>
        </w:tc>
      </w:tr>
      <w:tr w14:paraId="2252F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restart"/>
            <w:noWrap w:val="0"/>
            <w:vAlign w:val="center"/>
          </w:tcPr>
          <w:p w14:paraId="102D4D2A">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其他</w:t>
            </w:r>
          </w:p>
        </w:tc>
        <w:tc>
          <w:tcPr>
            <w:tcW w:w="998" w:type="pct"/>
            <w:noWrap w:val="0"/>
            <w:vAlign w:val="center"/>
          </w:tcPr>
          <w:p w14:paraId="443C2193">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外壳</w:t>
            </w:r>
          </w:p>
        </w:tc>
        <w:tc>
          <w:tcPr>
            <w:tcW w:w="3180" w:type="pct"/>
            <w:noWrap w:val="0"/>
            <w:vAlign w:val="center"/>
          </w:tcPr>
          <w:p w14:paraId="021B1024">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铝合金外壳+不锈钢</w:t>
            </w:r>
          </w:p>
        </w:tc>
      </w:tr>
      <w:tr w14:paraId="0E11A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47C405D7">
            <w:pPr>
              <w:widowControl w:val="0"/>
              <w:jc w:val="center"/>
              <w:rPr>
                <w:rFonts w:ascii="Times New Roman" w:hAnsi="Times New Roman" w:cs="Arial"/>
                <w:kern w:val="0"/>
                <w:lang w:eastAsia="en-US"/>
              </w:rPr>
            </w:pPr>
          </w:p>
        </w:tc>
        <w:tc>
          <w:tcPr>
            <w:tcW w:w="998" w:type="pct"/>
            <w:noWrap w:val="0"/>
            <w:vAlign w:val="center"/>
          </w:tcPr>
          <w:p w14:paraId="2AD2AB2F">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尺寸</w:t>
            </w:r>
          </w:p>
        </w:tc>
        <w:tc>
          <w:tcPr>
            <w:tcW w:w="3180" w:type="pct"/>
            <w:noWrap w:val="0"/>
            <w:vAlign w:val="center"/>
          </w:tcPr>
          <w:p w14:paraId="5B0BD243">
            <w:pPr>
              <w:widowControl/>
              <w:ind w:left="0" w:leftChars="0" w:firstLine="0" w:firstLineChars="0"/>
              <w:rPr>
                <w:rFonts w:hint="eastAsia" w:ascii="Times New Roman" w:hAnsi="Times New Roman" w:eastAsia="宋体" w:cs="Arial"/>
                <w:color w:val="000000"/>
                <w:kern w:val="0"/>
                <w:sz w:val="22"/>
                <w:szCs w:val="22"/>
                <w:lang w:val="en-US" w:eastAsia="zh-CN" w:bidi="en-US"/>
              </w:rPr>
            </w:pPr>
            <w:r>
              <w:rPr>
                <w:rFonts w:hint="eastAsia" w:ascii="Times New Roman" w:hAnsi="Times New Roman" w:cs="Times New Roman" w:eastAsiaTheme="minorEastAsia"/>
                <w:kern w:val="2"/>
                <w:sz w:val="22"/>
                <w:szCs w:val="22"/>
                <w:lang w:val="en-US" w:eastAsia="zh-CN" w:bidi="ar-SA"/>
              </w:rPr>
              <w:t>110*</w:t>
            </w:r>
            <w:r>
              <w:rPr>
                <w:rFonts w:hint="eastAsia" w:ascii="Times New Roman" w:hAnsi="Times New Roman" w:cs="Times New Roman"/>
                <w:kern w:val="2"/>
                <w:sz w:val="22"/>
                <w:szCs w:val="22"/>
                <w:lang w:val="en-US" w:eastAsia="zh-CN" w:bidi="ar-SA"/>
              </w:rPr>
              <w:t>92</w:t>
            </w:r>
            <w:r>
              <w:rPr>
                <w:rFonts w:hint="eastAsia" w:ascii="Times New Roman" w:hAnsi="Times New Roman" w:cs="Times New Roman" w:eastAsiaTheme="minorEastAsia"/>
                <w:kern w:val="2"/>
                <w:sz w:val="22"/>
                <w:szCs w:val="22"/>
                <w:lang w:val="en-US" w:eastAsia="zh-CN" w:bidi="ar-SA"/>
              </w:rPr>
              <w:t>*</w:t>
            </w:r>
            <w:r>
              <w:rPr>
                <w:rFonts w:hint="eastAsia" w:ascii="Times New Roman" w:hAnsi="Times New Roman" w:cs="Times New Roman"/>
                <w:kern w:val="2"/>
                <w:sz w:val="22"/>
                <w:szCs w:val="22"/>
                <w:lang w:val="en-US" w:eastAsia="zh-CN" w:bidi="ar-SA"/>
              </w:rPr>
              <w:t>38</w:t>
            </w:r>
            <w:r>
              <w:rPr>
                <w:rFonts w:hint="eastAsia" w:ascii="Times New Roman" w:hAnsi="Times New Roman" w:cs="Times New Roman" w:eastAsiaTheme="minorEastAsia"/>
                <w:kern w:val="2"/>
                <w:sz w:val="22"/>
                <w:szCs w:val="22"/>
                <w:lang w:val="en-US" w:eastAsia="zh-CN" w:bidi="ar-SA"/>
              </w:rPr>
              <w:t>mm</w:t>
            </w:r>
          </w:p>
        </w:tc>
      </w:tr>
      <w:tr w14:paraId="7DF61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28DD6CA3">
            <w:pPr>
              <w:widowControl w:val="0"/>
              <w:jc w:val="center"/>
              <w:rPr>
                <w:rFonts w:ascii="Times New Roman" w:hAnsi="Times New Roman" w:cs="Arial"/>
                <w:kern w:val="0"/>
                <w:lang w:eastAsia="en-US"/>
              </w:rPr>
            </w:pPr>
          </w:p>
        </w:tc>
        <w:tc>
          <w:tcPr>
            <w:tcW w:w="998" w:type="pct"/>
            <w:noWrap w:val="0"/>
            <w:vAlign w:val="center"/>
          </w:tcPr>
          <w:p w14:paraId="54072F04">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防护等级</w:t>
            </w:r>
          </w:p>
        </w:tc>
        <w:tc>
          <w:tcPr>
            <w:tcW w:w="3180" w:type="pct"/>
            <w:noWrap w:val="0"/>
            <w:vAlign w:val="center"/>
          </w:tcPr>
          <w:p w14:paraId="24770797">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IP30</w:t>
            </w:r>
          </w:p>
        </w:tc>
      </w:tr>
      <w:tr w14:paraId="167CE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15A2E04B">
            <w:pPr>
              <w:widowControl w:val="0"/>
              <w:jc w:val="center"/>
              <w:rPr>
                <w:rFonts w:ascii="Times New Roman" w:hAnsi="Times New Roman" w:cs="Arial"/>
                <w:kern w:val="0"/>
                <w:lang w:eastAsia="en-US"/>
              </w:rPr>
            </w:pPr>
          </w:p>
        </w:tc>
        <w:tc>
          <w:tcPr>
            <w:tcW w:w="998" w:type="pct"/>
            <w:noWrap w:val="0"/>
            <w:vAlign w:val="center"/>
          </w:tcPr>
          <w:p w14:paraId="4144E04E">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安装方式</w:t>
            </w:r>
          </w:p>
        </w:tc>
        <w:tc>
          <w:tcPr>
            <w:tcW w:w="3180" w:type="pct"/>
            <w:noWrap w:val="0"/>
            <w:vAlign w:val="center"/>
          </w:tcPr>
          <w:p w14:paraId="503D37B9">
            <w:pPr>
              <w:widowControl w:val="0"/>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DIN35导轨安装</w:t>
            </w:r>
          </w:p>
        </w:tc>
      </w:tr>
      <w:tr w14:paraId="6852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712B7819">
            <w:pPr>
              <w:widowControl w:val="0"/>
              <w:jc w:val="center"/>
              <w:rPr>
                <w:rFonts w:hint="eastAsia" w:ascii="Times New Roman" w:hAnsi="Times New Roman" w:cs="Arial" w:eastAsiaTheme="minorEastAsia"/>
                <w:kern w:val="0"/>
                <w:lang w:val="en-US" w:eastAsia="zh-CN"/>
              </w:rPr>
            </w:pPr>
          </w:p>
        </w:tc>
        <w:tc>
          <w:tcPr>
            <w:tcW w:w="998" w:type="pct"/>
            <w:noWrap w:val="0"/>
            <w:vAlign w:val="center"/>
          </w:tcPr>
          <w:p w14:paraId="07396458">
            <w:pPr>
              <w:widowControl w:val="0"/>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系统</w:t>
            </w:r>
          </w:p>
        </w:tc>
        <w:tc>
          <w:tcPr>
            <w:tcW w:w="3180" w:type="pct"/>
            <w:noWrap w:val="0"/>
            <w:vAlign w:val="center"/>
          </w:tcPr>
          <w:p w14:paraId="7DC67EC8">
            <w:pPr>
              <w:widowControl w:val="0"/>
              <w:ind w:left="0" w:leftChars="0" w:firstLine="0" w:firstLineChars="0"/>
              <w:rPr>
                <w:rFonts w:hint="eastAsia" w:ascii="Times New Roman" w:hAnsi="Times New Roman" w:cs="Arial"/>
                <w:kern w:val="0"/>
                <w:lang w:eastAsia="en-US"/>
              </w:rPr>
            </w:pPr>
            <w:ins w:id="2587" w:author="LKY" w:date="2026-08-26T10:42:14Z">
              <w:r>
                <w:rPr>
                  <w:rFonts w:ascii="Times New Roman" w:hAnsi="Times New Roman" w:cs="Times New Roman"/>
                </w:rPr>
                <w:t>Ubuntu</w:t>
              </w:r>
            </w:ins>
            <w:ins w:id="2588" w:author="LKY" w:date="2026-08-26T10:42:14Z">
              <w:r>
                <w:rPr>
                  <w:rFonts w:hint="eastAsia" w:ascii="Times New Roman" w:hAnsi="Times New Roman" w:cs="Times New Roman"/>
                </w:rPr>
                <w:t>20.04</w:t>
              </w:r>
            </w:ins>
            <w:ins w:id="2589" w:author="LKY" w:date="2026-08-26T10:42:30Z">
              <w:r>
                <w:rPr>
                  <w:rFonts w:hint="eastAsia" w:ascii="Times New Roman" w:hAnsi="Times New Roman" w:cs="Times New Roman"/>
                  <w:lang w:eastAsia="zh-CN"/>
                </w:rPr>
                <w:t>（</w:t>
              </w:r>
            </w:ins>
            <w:ins w:id="2590" w:author="LKY" w:date="2026-08-26T10:32:19Z">
              <w:r>
                <w:rPr>
                  <w:rFonts w:ascii="Times New Roman" w:hAnsi="Times New Roman" w:cs="Times New Roman"/>
                </w:rPr>
                <w:t>Linux-</w:t>
              </w:r>
            </w:ins>
            <w:ins w:id="2591" w:author="LKY" w:date="2026-08-26T10:32:19Z">
              <w:r>
                <w:rPr>
                  <w:rFonts w:hint="eastAsia" w:ascii="Times New Roman" w:hAnsi="Times New Roman" w:cs="Times New Roman"/>
                </w:rPr>
                <w:t>5.10</w:t>
              </w:r>
            </w:ins>
            <w:ins w:id="2592" w:author="LKY" w:date="2026-08-26T10:32:19Z">
              <w:r>
                <w:rPr>
                  <w:rFonts w:ascii="Times New Roman" w:hAnsi="Times New Roman" w:cs="Times New Roman"/>
                </w:rPr>
                <w:t xml:space="preserve"> </w:t>
              </w:r>
            </w:ins>
            <w:ins w:id="2593" w:author="LKY" w:date="2026-08-26T10:32:28Z">
              <w:r>
                <w:rPr>
                  <w:rFonts w:hint="eastAsia" w:ascii="Times New Roman" w:hAnsi="Times New Roman" w:cs="Times New Roman"/>
                  <w:lang w:eastAsia="zh-CN"/>
                </w:rPr>
                <w:t>、</w:t>
              </w:r>
            </w:ins>
            <w:ins w:id="2594" w:author="LKY" w:date="2026-08-26T10:32:19Z">
              <w:r>
                <w:rPr>
                  <w:rFonts w:ascii="Times New Roman" w:hAnsi="Times New Roman" w:cs="Times New Roman"/>
                </w:rPr>
                <w:t>Linux-RT-4.19.232</w:t>
              </w:r>
            </w:ins>
            <w:ins w:id="2595" w:author="LKY" w:date="2026-08-26T10:42:23Z">
              <w:r>
                <w:rPr>
                  <w:rFonts w:hint="eastAsia" w:ascii="Times New Roman" w:hAnsi="Times New Roman" w:cs="Times New Roman"/>
                  <w:lang w:eastAsia="zh-CN"/>
                </w:rPr>
                <w:t>）</w:t>
              </w:r>
            </w:ins>
            <w:del w:id="2596" w:author="LKY" w:date="2026-08-26T10:32:19Z">
              <w:r>
                <w:rPr>
                  <w:rFonts w:hint="eastAsia" w:ascii="Times New Roman" w:hAnsi="Times New Roman" w:cs="Arial"/>
                  <w:kern w:val="0"/>
                  <w:lang w:eastAsia="en-US"/>
                </w:rPr>
                <w:delText>Linux-4.9.170</w:delText>
              </w:r>
            </w:del>
          </w:p>
        </w:tc>
      </w:tr>
    </w:tbl>
    <w:p w14:paraId="25FD4009">
      <w:pPr>
        <w:pStyle w:val="12"/>
        <w:ind w:left="0" w:leftChars="0" w:firstLine="420" w:firstLineChars="0"/>
        <w:jc w:val="left"/>
        <w:outlineLvl w:val="9"/>
        <w:rPr>
          <w:rFonts w:hint="default" w:ascii="Times New Roman" w:hAnsi="Times New Roman" w:eastAsia="宋体" w:cs="宋体"/>
          <w:b/>
          <w:bCs/>
          <w:iCs/>
          <w:color w:val="000000"/>
          <w:sz w:val="24"/>
          <w:szCs w:val="24"/>
          <w:lang w:val="en-US" w:eastAsia="zh-CN"/>
        </w:rPr>
      </w:pPr>
    </w:p>
    <w:p w14:paraId="1FBBE3F3">
      <w:pPr>
        <w:pStyle w:val="12"/>
        <w:ind w:left="0" w:leftChars="0" w:firstLine="0" w:firstLineChars="0"/>
        <w:jc w:val="left"/>
        <w:outlineLvl w:val="1"/>
        <w:rPr>
          <w:rFonts w:hint="eastAsia" w:ascii="Times New Roman" w:hAnsi="Times New Roman" w:eastAsia="宋体" w:cs="宋体"/>
          <w:b/>
          <w:bCs/>
          <w:iCs/>
          <w:color w:val="000000"/>
          <w:kern w:val="2"/>
          <w:sz w:val="32"/>
          <w:szCs w:val="32"/>
          <w:lang w:val="en-US" w:eastAsia="zh-CN" w:bidi="ar-SA"/>
        </w:rPr>
      </w:pPr>
      <w:bookmarkStart w:id="21" w:name="_Toc27099"/>
      <w:bookmarkStart w:id="22" w:name="_Toc4164"/>
      <w:bookmarkStart w:id="23" w:name="_Toc826"/>
      <w:bookmarkStart w:id="24" w:name="_Toc20834"/>
      <w:r>
        <w:rPr>
          <w:rFonts w:hint="eastAsia" w:ascii="Times New Roman" w:hAnsi="Times New Roman" w:eastAsia="宋体" w:cs="宋体"/>
          <w:b/>
          <w:bCs/>
          <w:iCs/>
          <w:color w:val="000000"/>
          <w:kern w:val="2"/>
          <w:sz w:val="32"/>
          <w:szCs w:val="32"/>
          <w:lang w:val="en-US" w:eastAsia="zh-CN" w:bidi="ar-SA"/>
        </w:rPr>
        <w:t>1.4设备选型</w:t>
      </w:r>
      <w:bookmarkEnd w:id="21"/>
      <w:bookmarkEnd w:id="22"/>
      <w:bookmarkEnd w:id="23"/>
      <w:bookmarkEnd w:id="24"/>
    </w:p>
    <w:p w14:paraId="01AA9937">
      <w:pPr>
        <w:pStyle w:val="12"/>
        <w:ind w:left="0" w:leftChars="0" w:firstLine="0" w:firstLineChars="0"/>
        <w:jc w:val="left"/>
        <w:outlineLvl w:val="2"/>
        <w:rPr>
          <w:rFonts w:hint="default" w:ascii="Times New Roman" w:hAnsi="Times New Roman" w:eastAsia="宋体" w:cs="宋体"/>
          <w:b/>
          <w:bCs/>
          <w:iCs/>
          <w:color w:val="000000"/>
          <w:kern w:val="2"/>
          <w:sz w:val="28"/>
          <w:szCs w:val="28"/>
          <w:lang w:val="en-US" w:eastAsia="zh-CN" w:bidi="ar-SA"/>
        </w:rPr>
      </w:pPr>
      <w:bookmarkStart w:id="25" w:name="_Toc30487"/>
      <w:bookmarkStart w:id="26" w:name="_Toc25010"/>
      <w:bookmarkStart w:id="27" w:name="_Toc20749"/>
      <w:bookmarkStart w:id="28" w:name="_Toc10999"/>
      <w:r>
        <w:rPr>
          <w:rFonts w:hint="eastAsia" w:ascii="Times New Roman" w:hAnsi="Times New Roman" w:eastAsia="宋体" w:cs="宋体"/>
          <w:b/>
          <w:bCs/>
          <w:iCs/>
          <w:color w:val="000000"/>
          <w:kern w:val="2"/>
          <w:sz w:val="28"/>
          <w:szCs w:val="28"/>
          <w:lang w:val="en-US" w:eastAsia="zh-CN" w:bidi="ar-SA"/>
        </w:rPr>
        <w:t>1.4.1主型号选型</w:t>
      </w:r>
      <w:bookmarkEnd w:id="25"/>
      <w:bookmarkEnd w:id="26"/>
      <w:bookmarkEnd w:id="27"/>
      <w:bookmarkEnd w:id="28"/>
    </w:p>
    <w:tbl>
      <w:tblPr>
        <w:tblStyle w:val="14"/>
        <w:tblpPr w:leftFromText="180" w:rightFromText="180" w:vertAnchor="text" w:horzAnchor="page" w:tblpX="1780" w:tblpY="561"/>
        <w:tblOverlap w:val="never"/>
        <w:tblW w:w="50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3031"/>
        <w:gridCol w:w="623"/>
        <w:gridCol w:w="799"/>
        <w:gridCol w:w="1171"/>
        <w:gridCol w:w="1523"/>
      </w:tblGrid>
      <w:tr w14:paraId="34A3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811" w:type="pct"/>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vAlign w:val="center"/>
          </w:tcPr>
          <w:p w14:paraId="1D8CF6B2">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型号</w:t>
            </w:r>
          </w:p>
        </w:tc>
        <w:tc>
          <w:tcPr>
            <w:tcW w:w="177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DEF8B97">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ETH</w:t>
            </w:r>
          </w:p>
        </w:tc>
        <w:tc>
          <w:tcPr>
            <w:tcW w:w="365"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7BC8AE">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USB</w:t>
            </w:r>
          </w:p>
        </w:tc>
        <w:tc>
          <w:tcPr>
            <w:tcW w:w="46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4C32850">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HDMI</w:t>
            </w:r>
          </w:p>
        </w:tc>
        <w:tc>
          <w:tcPr>
            <w:tcW w:w="68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AF2BB58">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N板IO槽</w:t>
            </w:r>
          </w:p>
        </w:tc>
        <w:tc>
          <w:tcPr>
            <w:tcW w:w="892"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6B2FD2C">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尺寸</w:t>
            </w:r>
          </w:p>
        </w:tc>
      </w:tr>
      <w:tr w14:paraId="0B5A5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309489E">
            <w:pPr>
              <w:pStyle w:val="12"/>
              <w:ind w:left="0" w:leftChars="0" w:firstLine="0" w:firstLineChars="0"/>
              <w:jc w:val="left"/>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BL241</w:t>
            </w:r>
          </w:p>
        </w:tc>
        <w:tc>
          <w:tcPr>
            <w:tcW w:w="17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FE3891">
            <w:pPr>
              <w:pStyle w:val="12"/>
              <w:ind w:left="0" w:leftChars="0" w:firstLine="0" w:firstLineChars="0"/>
              <w:jc w:val="center"/>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2x100M</w:t>
            </w:r>
          </w:p>
        </w:tc>
        <w:tc>
          <w:tcPr>
            <w:tcW w:w="36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43388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w:t>
            </w:r>
          </w:p>
        </w:tc>
        <w:tc>
          <w:tcPr>
            <w:tcW w:w="46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4973C9">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0</w:t>
            </w:r>
          </w:p>
        </w:tc>
        <w:tc>
          <w:tcPr>
            <w:tcW w:w="6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E5F10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8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2BC1B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38x92x110mm</w:t>
            </w:r>
          </w:p>
        </w:tc>
      </w:tr>
      <w:tr w14:paraId="193D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2AF59B8">
            <w:pPr>
              <w:pStyle w:val="12"/>
              <w:ind w:left="0" w:leftChars="0" w:firstLine="0" w:firstLineChars="0"/>
              <w:jc w:val="left"/>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BL241A</w:t>
            </w:r>
          </w:p>
        </w:tc>
        <w:tc>
          <w:tcPr>
            <w:tcW w:w="17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ABC87C">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3x100M</w:t>
            </w:r>
          </w:p>
        </w:tc>
        <w:tc>
          <w:tcPr>
            <w:tcW w:w="36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19A9AC">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w:t>
            </w:r>
          </w:p>
        </w:tc>
        <w:tc>
          <w:tcPr>
            <w:tcW w:w="46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012540">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6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64607A">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8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B4FCE0">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38x92x110mm</w:t>
            </w:r>
          </w:p>
        </w:tc>
      </w:tr>
    </w:tbl>
    <w:p w14:paraId="2E6BA9EF">
      <w:pPr>
        <w:pStyle w:val="12"/>
        <w:ind w:left="5" w:leftChars="-4" w:hanging="13" w:hangingChars="7"/>
        <w:jc w:val="center"/>
        <w:rPr>
          <w:rFonts w:hint="default" w:ascii="Times New Roman" w:hAnsi="Times New Roman" w:cs="Times New Roman" w:eastAsiaTheme="minorEastAsia"/>
          <w:b/>
          <w:bCs/>
          <w:sz w:val="18"/>
          <w:szCs w:val="18"/>
          <w:lang w:val="en-US" w:eastAsia="zh-CN"/>
        </w:rPr>
      </w:pPr>
      <w:r>
        <w:rPr>
          <w:rFonts w:hint="eastAsia" w:ascii="Times New Roman" w:hAnsi="Times New Roman" w:cs="Times New Roman" w:eastAsiaTheme="minorEastAsia"/>
          <w:b/>
          <w:bCs/>
          <w:sz w:val="18"/>
          <w:szCs w:val="18"/>
          <w:lang w:val="en-US" w:eastAsia="zh-CN"/>
        </w:rPr>
        <w:t>BL2</w:t>
      </w:r>
      <w:r>
        <w:rPr>
          <w:rFonts w:hint="eastAsia" w:ascii="Times New Roman" w:hAnsi="Times New Roman" w:cs="Times New Roman"/>
          <w:b/>
          <w:bCs/>
          <w:sz w:val="18"/>
          <w:szCs w:val="18"/>
          <w:lang w:val="en-US" w:eastAsia="zh-CN"/>
        </w:rPr>
        <w:t>41</w:t>
      </w:r>
      <w:r>
        <w:rPr>
          <w:rFonts w:hint="eastAsia" w:ascii="Times New Roman" w:hAnsi="Times New Roman" w:cs="Times New Roman" w:eastAsiaTheme="minorEastAsia"/>
          <w:b/>
          <w:bCs/>
          <w:sz w:val="18"/>
          <w:szCs w:val="18"/>
          <w:lang w:val="en-US" w:eastAsia="zh-CN"/>
        </w:rPr>
        <w:t>系列选型</w:t>
      </w:r>
    </w:p>
    <w:p w14:paraId="3EAEC295">
      <w:pPr>
        <w:pStyle w:val="12"/>
        <w:ind w:left="0" w:leftChars="0" w:firstLine="0" w:firstLineChars="0"/>
        <w:jc w:val="left"/>
        <w:outlineLvl w:val="2"/>
        <w:rPr>
          <w:rFonts w:hint="default"/>
          <w:lang w:val="en-GB" w:eastAsia="zh-CN"/>
        </w:rPr>
      </w:pPr>
      <w:bookmarkStart w:id="29" w:name="_Toc22955"/>
      <w:bookmarkStart w:id="30" w:name="_Toc17545"/>
      <w:bookmarkStart w:id="31" w:name="_Toc13181"/>
      <w:bookmarkStart w:id="32" w:name="_Toc6410"/>
      <w:r>
        <w:rPr>
          <w:rFonts w:hint="eastAsia" w:ascii="Times New Roman" w:hAnsi="Times New Roman" w:eastAsia="宋体" w:cs="宋体"/>
          <w:b/>
          <w:bCs/>
          <w:iCs/>
          <w:color w:val="000000"/>
          <w:kern w:val="2"/>
          <w:sz w:val="28"/>
          <w:szCs w:val="28"/>
          <w:lang w:val="en-US" w:eastAsia="zh-CN" w:bidi="ar-SA"/>
        </w:rPr>
        <w:t>1.4.2 SOM选型表</w:t>
      </w:r>
      <w:bookmarkEnd w:id="29"/>
      <w:bookmarkEnd w:id="30"/>
      <w:bookmarkEnd w:id="31"/>
      <w:bookmarkEnd w:id="32"/>
      <w:r>
        <w:rPr>
          <w:rFonts w:hint="default" w:ascii="Times New Roman" w:hAnsi="Times New Roman" w:eastAsia="宋体" w:cs="宋体"/>
          <w:b/>
          <w:bCs/>
          <w:iCs/>
          <w:color w:val="000000"/>
          <w:kern w:val="2"/>
          <w:sz w:val="28"/>
          <w:szCs w:val="28"/>
          <w:lang w:val="en-US" w:eastAsia="zh-CN" w:bidi="ar-SA"/>
        </w:rPr>
        <w:tab/>
      </w:r>
    </w:p>
    <w:p w14:paraId="6F3E972E">
      <w:pPr>
        <w:pStyle w:val="12"/>
        <w:ind w:left="0" w:leftChars="0" w:firstLine="0" w:firstLineChars="0"/>
        <w:jc w:val="left"/>
        <w:outlineLvl w:val="9"/>
        <w:rPr>
          <w:rFonts w:hint="default" w:ascii="Times New Roman" w:hAnsi="Times New Roman" w:eastAsia="宋体" w:cs="宋体"/>
          <w:b w:val="0"/>
          <w:bCs w:val="0"/>
          <w:iCs/>
          <w:color w:val="000000"/>
          <w:kern w:val="2"/>
          <w:sz w:val="24"/>
          <w:szCs w:val="24"/>
          <w:lang w:val="en-US" w:eastAsia="zh-CN" w:bidi="ar-SA"/>
        </w:rPr>
      </w:pPr>
      <w:r>
        <w:rPr>
          <w:rFonts w:hint="default" w:ascii="Times New Roman" w:hAnsi="Times New Roman" w:eastAsia="宋体" w:cs="宋体"/>
          <w:b w:val="0"/>
          <w:bCs w:val="0"/>
          <w:iCs/>
          <w:color w:val="000000"/>
          <w:kern w:val="2"/>
          <w:sz w:val="24"/>
          <w:szCs w:val="24"/>
          <w:lang w:val="en-US" w:eastAsia="zh-CN" w:bidi="ar-SA"/>
        </w:rPr>
        <w:t>可以根据需求，选择合适的ROM、RAM以及温度等级。</w:t>
      </w:r>
    </w:p>
    <w:p w14:paraId="0DEC606C">
      <w:pPr>
        <w:pStyle w:val="12"/>
        <w:ind w:left="11" w:hanging="11"/>
        <w:jc w:val="center"/>
        <w:rPr>
          <w:rFonts w:hint="default" w:ascii="Times New Roman" w:hAnsi="Times New Roman" w:eastAsia="宋体" w:cs="宋体"/>
          <w:b w:val="0"/>
          <w:bCs w:val="0"/>
          <w:iCs/>
          <w:color w:val="000000"/>
          <w:kern w:val="2"/>
          <w:sz w:val="24"/>
          <w:szCs w:val="24"/>
          <w:lang w:val="en-US" w:eastAsia="zh-CN" w:bidi="ar-SA"/>
        </w:rPr>
      </w:pPr>
      <w:r>
        <w:rPr>
          <w:rFonts w:hint="eastAsia" w:ascii="Times New Roman" w:hAnsi="Times New Roman" w:cs="Times New Roman"/>
          <w:b/>
          <w:bCs/>
          <w:lang w:eastAsia="zh-CN"/>
        </w:rPr>
        <w:t>BL2</w:t>
      </w:r>
      <w:r>
        <w:rPr>
          <w:rFonts w:hint="eastAsia" w:ascii="Times New Roman" w:hAnsi="Times New Roman" w:cs="Times New Roman"/>
          <w:b/>
          <w:bCs/>
          <w:lang w:val="en-US" w:eastAsia="zh-CN"/>
        </w:rPr>
        <w:t>41</w:t>
      </w:r>
      <w:r>
        <w:rPr>
          <w:rFonts w:hint="eastAsia" w:ascii="Times New Roman" w:hAnsi="Times New Roman" w:cs="Times New Roman"/>
          <w:b/>
          <w:bCs/>
        </w:rPr>
        <w:t>系列SOM选型表</w:t>
      </w:r>
    </w:p>
    <w:tbl>
      <w:tblPr>
        <w:tblStyle w:val="14"/>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2"/>
        <w:gridCol w:w="1080"/>
        <w:gridCol w:w="1224"/>
        <w:gridCol w:w="1111"/>
        <w:gridCol w:w="1204"/>
        <w:gridCol w:w="1154"/>
        <w:gridCol w:w="1717"/>
      </w:tblGrid>
      <w:tr w14:paraId="48386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79" w:type="dxa"/>
            <w:shd w:val="clear" w:color="auto" w:fill="D8D8D8" w:themeFill="background1" w:themeFillShade="D9"/>
            <w:vAlign w:val="center"/>
          </w:tcPr>
          <w:p w14:paraId="72858159">
            <w:pPr>
              <w:widowControl w:val="0"/>
              <w:wordWrap w:val="0"/>
              <w:spacing w:before="22" w:after="120"/>
              <w:ind w:left="5" w:leftChars="-4" w:hanging="13" w:hangingChars="7"/>
              <w:jc w:val="both"/>
              <w:rPr>
                <w:rFonts w:hint="eastAsia" w:asciiTheme="minorEastAsia" w:hAnsiTheme="minorEastAsia" w:eastAsiaTheme="minorEastAsia" w:cstheme="minorBidi"/>
                <w:b/>
                <w:bCs/>
                <w:kern w:val="2"/>
                <w:sz w:val="18"/>
                <w:szCs w:val="18"/>
                <w:lang w:val="en-US" w:eastAsia="zh-CN" w:bidi="ar-SA"/>
              </w:rPr>
            </w:pPr>
            <w:r>
              <w:rPr>
                <w:rFonts w:hint="eastAsia" w:asciiTheme="minorEastAsia" w:hAnsiTheme="minorEastAsia" w:eastAsiaTheme="minorEastAsia" w:cstheme="minorBidi"/>
                <w:b/>
                <w:bCs/>
                <w:kern w:val="2"/>
                <w:sz w:val="18"/>
                <w:szCs w:val="18"/>
                <w:lang w:val="en-US" w:eastAsia="zh-CN" w:bidi="ar-SA"/>
              </w:rPr>
              <w:t>型号</w:t>
            </w:r>
          </w:p>
        </w:tc>
        <w:tc>
          <w:tcPr>
            <w:tcW w:w="1243" w:type="dxa"/>
            <w:shd w:val="clear" w:color="auto" w:fill="D8D8D8" w:themeFill="background1" w:themeFillShade="D9"/>
            <w:vAlign w:val="center"/>
          </w:tcPr>
          <w:p w14:paraId="77C16191">
            <w:pPr>
              <w:widowControl w:val="0"/>
              <w:wordWrap w:val="0"/>
              <w:spacing w:before="22" w:after="120"/>
              <w:ind w:left="5" w:leftChars="-4" w:hanging="13" w:hangingChars="7"/>
              <w:jc w:val="both"/>
              <w:rPr>
                <w:rFonts w:hint="eastAsia" w:asciiTheme="minorEastAsia" w:hAnsiTheme="minorEastAsia" w:eastAsiaTheme="minorEastAsia" w:cstheme="minorBidi"/>
                <w:b/>
                <w:bCs/>
                <w:kern w:val="2"/>
                <w:sz w:val="18"/>
                <w:szCs w:val="18"/>
                <w:lang w:val="en-US" w:eastAsia="zh-CN" w:bidi="ar-SA"/>
              </w:rPr>
            </w:pPr>
            <w:r>
              <w:rPr>
                <w:rFonts w:hint="default" w:ascii="Times New Roman" w:hAnsi="Times New Roman" w:cs="Times New Roman" w:eastAsiaTheme="minorEastAsia"/>
                <w:b/>
                <w:bCs/>
                <w:kern w:val="2"/>
                <w:sz w:val="18"/>
                <w:szCs w:val="18"/>
                <w:lang w:val="en-US" w:eastAsia="zh-CN" w:bidi="ar-SA"/>
              </w:rPr>
              <w:t>MCU</w:t>
            </w:r>
          </w:p>
        </w:tc>
        <w:tc>
          <w:tcPr>
            <w:tcW w:w="1414" w:type="dxa"/>
            <w:shd w:val="clear" w:color="auto" w:fill="D8D8D8" w:themeFill="background1" w:themeFillShade="D9"/>
            <w:vAlign w:val="center"/>
          </w:tcPr>
          <w:p w14:paraId="3C6748C9">
            <w:pPr>
              <w:widowControl w:val="0"/>
              <w:wordWrap w:val="0"/>
              <w:spacing w:before="22" w:after="120"/>
              <w:ind w:left="5" w:leftChars="-4" w:hanging="13" w:hangingChars="7"/>
              <w:jc w:val="both"/>
              <w:rPr>
                <w:rFonts w:hint="eastAsia" w:asciiTheme="minorEastAsia" w:hAnsiTheme="minorEastAsia" w:eastAsiaTheme="minorEastAsia" w:cstheme="minorBidi"/>
                <w:b/>
                <w:bCs/>
                <w:kern w:val="2"/>
                <w:sz w:val="18"/>
                <w:szCs w:val="18"/>
                <w:lang w:val="en-US" w:eastAsia="zh-CN" w:bidi="ar-SA"/>
              </w:rPr>
            </w:pPr>
            <w:r>
              <w:rPr>
                <w:rFonts w:hint="eastAsia" w:asciiTheme="minorEastAsia" w:hAnsiTheme="minorEastAsia" w:eastAsiaTheme="minorEastAsia" w:cstheme="minorBidi"/>
                <w:b/>
                <w:bCs/>
                <w:kern w:val="2"/>
                <w:sz w:val="18"/>
                <w:szCs w:val="18"/>
                <w:lang w:val="en-US" w:eastAsia="zh-CN" w:bidi="ar-SA"/>
              </w:rPr>
              <w:t>主频</w:t>
            </w:r>
          </w:p>
        </w:tc>
        <w:tc>
          <w:tcPr>
            <w:tcW w:w="1286" w:type="dxa"/>
            <w:shd w:val="clear" w:color="auto" w:fill="D8D8D8" w:themeFill="background1" w:themeFillShade="D9"/>
            <w:vAlign w:val="center"/>
          </w:tcPr>
          <w:p w14:paraId="1AEAF56C">
            <w:pPr>
              <w:widowControl w:val="0"/>
              <w:wordWrap w:val="0"/>
              <w:spacing w:before="22" w:after="120"/>
              <w:ind w:left="5" w:leftChars="-4" w:hanging="13" w:hangingChars="7"/>
              <w:jc w:val="both"/>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kern w:val="2"/>
                <w:sz w:val="18"/>
                <w:szCs w:val="18"/>
                <w:lang w:val="en-US" w:eastAsia="zh-CN" w:bidi="ar-SA"/>
              </w:rPr>
              <w:t>NPU</w:t>
            </w:r>
          </w:p>
        </w:tc>
        <w:tc>
          <w:tcPr>
            <w:tcW w:w="1393" w:type="dxa"/>
            <w:shd w:val="clear" w:color="auto" w:fill="D8D8D8" w:themeFill="background1" w:themeFillShade="D9"/>
            <w:vAlign w:val="center"/>
          </w:tcPr>
          <w:p w14:paraId="07351EBA">
            <w:pPr>
              <w:widowControl w:val="0"/>
              <w:wordWrap w:val="0"/>
              <w:spacing w:before="22" w:after="120"/>
              <w:ind w:left="5" w:leftChars="-4" w:hanging="13" w:hangingChars="7"/>
              <w:jc w:val="both"/>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kern w:val="2"/>
                <w:sz w:val="18"/>
                <w:szCs w:val="18"/>
                <w:lang w:val="en-US" w:eastAsia="zh-CN" w:bidi="ar-SA"/>
              </w:rPr>
              <w:t>eMMC</w:t>
            </w:r>
          </w:p>
        </w:tc>
        <w:tc>
          <w:tcPr>
            <w:tcW w:w="1339" w:type="dxa"/>
            <w:shd w:val="clear" w:color="auto" w:fill="D8D8D8" w:themeFill="background1" w:themeFillShade="D9"/>
            <w:vAlign w:val="center"/>
          </w:tcPr>
          <w:p w14:paraId="60221BAE">
            <w:pPr>
              <w:widowControl w:val="0"/>
              <w:wordWrap w:val="0"/>
              <w:spacing w:before="22" w:after="120"/>
              <w:ind w:left="5" w:leftChars="-4" w:hanging="13" w:hangingChars="7"/>
              <w:jc w:val="both"/>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kern w:val="2"/>
                <w:sz w:val="18"/>
                <w:szCs w:val="18"/>
                <w:lang w:val="en-US" w:eastAsia="zh-CN" w:bidi="ar-SA"/>
              </w:rPr>
              <w:t>LPDDR4X</w:t>
            </w:r>
          </w:p>
        </w:tc>
        <w:tc>
          <w:tcPr>
            <w:tcW w:w="2000" w:type="dxa"/>
            <w:shd w:val="clear" w:color="auto" w:fill="D8D8D8" w:themeFill="background1" w:themeFillShade="D9"/>
            <w:vAlign w:val="center"/>
          </w:tcPr>
          <w:p w14:paraId="1EE25F62">
            <w:pPr>
              <w:widowControl w:val="0"/>
              <w:wordWrap w:val="0"/>
              <w:spacing w:before="22" w:after="120"/>
              <w:ind w:left="5" w:leftChars="-4" w:hanging="13" w:hangingChars="7"/>
              <w:jc w:val="both"/>
              <w:rPr>
                <w:rFonts w:hint="eastAsia" w:asciiTheme="minorEastAsia" w:hAnsiTheme="minorEastAsia" w:eastAsiaTheme="minorEastAsia" w:cstheme="minorBidi"/>
                <w:b/>
                <w:bCs/>
                <w:kern w:val="2"/>
                <w:sz w:val="18"/>
                <w:szCs w:val="18"/>
                <w:lang w:val="en-US" w:eastAsia="zh-CN" w:bidi="ar-SA"/>
              </w:rPr>
            </w:pPr>
            <w:r>
              <w:rPr>
                <w:rFonts w:hint="eastAsia" w:asciiTheme="minorEastAsia" w:hAnsiTheme="minorEastAsia" w:eastAsiaTheme="minorEastAsia" w:cstheme="minorBidi"/>
                <w:b/>
                <w:bCs/>
                <w:kern w:val="2"/>
                <w:sz w:val="18"/>
                <w:szCs w:val="18"/>
                <w:lang w:val="en-US" w:eastAsia="zh-CN" w:bidi="ar-SA"/>
              </w:rPr>
              <w:t>温度级别</w:t>
            </w:r>
          </w:p>
        </w:tc>
      </w:tr>
      <w:tr w14:paraId="76B6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79" w:type="dxa"/>
            <w:shd w:val="clear" w:color="auto" w:fill="D8D8D8" w:themeFill="background1" w:themeFillShade="D9"/>
          </w:tcPr>
          <w:p w14:paraId="4415006A">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SOM410</w:t>
            </w:r>
          </w:p>
        </w:tc>
        <w:tc>
          <w:tcPr>
            <w:tcW w:w="1243" w:type="dxa"/>
          </w:tcPr>
          <w:p w14:paraId="00F197B3">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RK3568J</w:t>
            </w:r>
          </w:p>
        </w:tc>
        <w:tc>
          <w:tcPr>
            <w:tcW w:w="1414" w:type="dxa"/>
          </w:tcPr>
          <w:p w14:paraId="5F38845A">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1.8GHz</w:t>
            </w:r>
          </w:p>
        </w:tc>
        <w:tc>
          <w:tcPr>
            <w:tcW w:w="1286" w:type="dxa"/>
          </w:tcPr>
          <w:p w14:paraId="7D000B57">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1TOPS</w:t>
            </w:r>
          </w:p>
        </w:tc>
        <w:tc>
          <w:tcPr>
            <w:tcW w:w="1393" w:type="dxa"/>
          </w:tcPr>
          <w:p w14:paraId="24E59884">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8GByte</w:t>
            </w:r>
          </w:p>
        </w:tc>
        <w:tc>
          <w:tcPr>
            <w:tcW w:w="1339" w:type="dxa"/>
          </w:tcPr>
          <w:p w14:paraId="25AF5F58">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1GByte</w:t>
            </w:r>
          </w:p>
        </w:tc>
        <w:tc>
          <w:tcPr>
            <w:tcW w:w="2000" w:type="dxa"/>
          </w:tcPr>
          <w:p w14:paraId="443261CC">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r w14:paraId="006E7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79" w:type="dxa"/>
            <w:shd w:val="clear" w:color="auto" w:fill="D8D8D8" w:themeFill="background1" w:themeFillShade="D9"/>
          </w:tcPr>
          <w:p w14:paraId="4DE9B321">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SOM411</w:t>
            </w:r>
          </w:p>
        </w:tc>
        <w:tc>
          <w:tcPr>
            <w:tcW w:w="1243" w:type="dxa"/>
          </w:tcPr>
          <w:p w14:paraId="47C8CC96">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RK3568J</w:t>
            </w:r>
          </w:p>
        </w:tc>
        <w:tc>
          <w:tcPr>
            <w:tcW w:w="1414" w:type="dxa"/>
          </w:tcPr>
          <w:p w14:paraId="34613B74">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1.8GHz</w:t>
            </w:r>
          </w:p>
        </w:tc>
        <w:tc>
          <w:tcPr>
            <w:tcW w:w="1286" w:type="dxa"/>
          </w:tcPr>
          <w:p w14:paraId="22B2EA37">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1TOPS</w:t>
            </w:r>
          </w:p>
        </w:tc>
        <w:tc>
          <w:tcPr>
            <w:tcW w:w="1393" w:type="dxa"/>
          </w:tcPr>
          <w:p w14:paraId="12539F68">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16GByte</w:t>
            </w:r>
          </w:p>
        </w:tc>
        <w:tc>
          <w:tcPr>
            <w:tcW w:w="1339" w:type="dxa"/>
          </w:tcPr>
          <w:p w14:paraId="05EE2726">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2GByte</w:t>
            </w:r>
          </w:p>
        </w:tc>
        <w:tc>
          <w:tcPr>
            <w:tcW w:w="2000" w:type="dxa"/>
          </w:tcPr>
          <w:p w14:paraId="23956C3F">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r w14:paraId="6097B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79" w:type="dxa"/>
            <w:shd w:val="clear" w:color="auto" w:fill="D8D8D8" w:themeFill="background1" w:themeFillShade="D9"/>
          </w:tcPr>
          <w:p w14:paraId="2C5FCD0F">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SOM412</w:t>
            </w:r>
          </w:p>
        </w:tc>
        <w:tc>
          <w:tcPr>
            <w:tcW w:w="1243" w:type="dxa"/>
          </w:tcPr>
          <w:p w14:paraId="1562B5AA">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RK3568J</w:t>
            </w:r>
          </w:p>
        </w:tc>
        <w:tc>
          <w:tcPr>
            <w:tcW w:w="1414" w:type="dxa"/>
          </w:tcPr>
          <w:p w14:paraId="6DA87F54">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1.8GHz</w:t>
            </w:r>
          </w:p>
        </w:tc>
        <w:tc>
          <w:tcPr>
            <w:tcW w:w="1286" w:type="dxa"/>
          </w:tcPr>
          <w:p w14:paraId="696937BD">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1TOPS</w:t>
            </w:r>
          </w:p>
        </w:tc>
        <w:tc>
          <w:tcPr>
            <w:tcW w:w="1393" w:type="dxa"/>
          </w:tcPr>
          <w:p w14:paraId="7AD00BEF">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32GByte</w:t>
            </w:r>
          </w:p>
        </w:tc>
        <w:tc>
          <w:tcPr>
            <w:tcW w:w="1339" w:type="dxa"/>
          </w:tcPr>
          <w:p w14:paraId="683D611C">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4GByte</w:t>
            </w:r>
          </w:p>
        </w:tc>
        <w:tc>
          <w:tcPr>
            <w:tcW w:w="2000" w:type="dxa"/>
          </w:tcPr>
          <w:p w14:paraId="55A3A28E">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r w14:paraId="0C6C0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79" w:type="dxa"/>
            <w:shd w:val="clear" w:color="auto" w:fill="D8D8D8" w:themeFill="background1" w:themeFillShade="D9"/>
          </w:tcPr>
          <w:p w14:paraId="6E41CF91">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SOM413</w:t>
            </w:r>
          </w:p>
        </w:tc>
        <w:tc>
          <w:tcPr>
            <w:tcW w:w="1243" w:type="dxa"/>
          </w:tcPr>
          <w:p w14:paraId="162D8592">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RK3568B2</w:t>
            </w:r>
          </w:p>
        </w:tc>
        <w:tc>
          <w:tcPr>
            <w:tcW w:w="1414" w:type="dxa"/>
          </w:tcPr>
          <w:p w14:paraId="756BCC6D">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2.0GHz</w:t>
            </w:r>
          </w:p>
        </w:tc>
        <w:tc>
          <w:tcPr>
            <w:tcW w:w="1286" w:type="dxa"/>
          </w:tcPr>
          <w:p w14:paraId="073848A3">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1TOPS</w:t>
            </w:r>
          </w:p>
        </w:tc>
        <w:tc>
          <w:tcPr>
            <w:tcW w:w="1393" w:type="dxa"/>
          </w:tcPr>
          <w:p w14:paraId="7760818B">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8GByte</w:t>
            </w:r>
          </w:p>
        </w:tc>
        <w:tc>
          <w:tcPr>
            <w:tcW w:w="1339" w:type="dxa"/>
          </w:tcPr>
          <w:p w14:paraId="38A7946E">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1GByte</w:t>
            </w:r>
          </w:p>
        </w:tc>
        <w:tc>
          <w:tcPr>
            <w:tcW w:w="2000" w:type="dxa"/>
          </w:tcPr>
          <w:p w14:paraId="02C9A62C">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宽温级 0~80℃</w:t>
            </w:r>
          </w:p>
        </w:tc>
      </w:tr>
      <w:tr w14:paraId="2F86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79" w:type="dxa"/>
            <w:shd w:val="clear" w:color="auto" w:fill="D8D8D8" w:themeFill="background1" w:themeFillShade="D9"/>
          </w:tcPr>
          <w:p w14:paraId="191593D7">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SOM414</w:t>
            </w:r>
          </w:p>
        </w:tc>
        <w:tc>
          <w:tcPr>
            <w:tcW w:w="1243" w:type="dxa"/>
          </w:tcPr>
          <w:p w14:paraId="11AEE381">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RK3568B2</w:t>
            </w:r>
          </w:p>
        </w:tc>
        <w:tc>
          <w:tcPr>
            <w:tcW w:w="1414" w:type="dxa"/>
          </w:tcPr>
          <w:p w14:paraId="61B058E2">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2.0GHz</w:t>
            </w:r>
          </w:p>
        </w:tc>
        <w:tc>
          <w:tcPr>
            <w:tcW w:w="1286" w:type="dxa"/>
          </w:tcPr>
          <w:p w14:paraId="65A10043">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1TOPS</w:t>
            </w:r>
          </w:p>
        </w:tc>
        <w:tc>
          <w:tcPr>
            <w:tcW w:w="1393" w:type="dxa"/>
          </w:tcPr>
          <w:p w14:paraId="79A74B48">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16GByte</w:t>
            </w:r>
          </w:p>
        </w:tc>
        <w:tc>
          <w:tcPr>
            <w:tcW w:w="1339" w:type="dxa"/>
          </w:tcPr>
          <w:p w14:paraId="7E371573">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2GByte</w:t>
            </w:r>
          </w:p>
        </w:tc>
        <w:tc>
          <w:tcPr>
            <w:tcW w:w="2000" w:type="dxa"/>
          </w:tcPr>
          <w:p w14:paraId="1FD4567B">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宽温级 0~80℃</w:t>
            </w:r>
          </w:p>
        </w:tc>
      </w:tr>
      <w:tr w14:paraId="4036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79" w:type="dxa"/>
            <w:shd w:val="clear" w:color="auto" w:fill="D8D8D8" w:themeFill="background1" w:themeFillShade="D9"/>
          </w:tcPr>
          <w:p w14:paraId="065698CC">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SOM415</w:t>
            </w:r>
          </w:p>
        </w:tc>
        <w:tc>
          <w:tcPr>
            <w:tcW w:w="1243" w:type="dxa"/>
          </w:tcPr>
          <w:p w14:paraId="15EC2D8F">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RK3568B2</w:t>
            </w:r>
          </w:p>
        </w:tc>
        <w:tc>
          <w:tcPr>
            <w:tcW w:w="1414" w:type="dxa"/>
          </w:tcPr>
          <w:p w14:paraId="7138A801">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2.0GHz</w:t>
            </w:r>
          </w:p>
        </w:tc>
        <w:tc>
          <w:tcPr>
            <w:tcW w:w="1286" w:type="dxa"/>
          </w:tcPr>
          <w:p w14:paraId="53D53C9F">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1TOPS</w:t>
            </w:r>
          </w:p>
        </w:tc>
        <w:tc>
          <w:tcPr>
            <w:tcW w:w="1393" w:type="dxa"/>
          </w:tcPr>
          <w:p w14:paraId="68BB8312">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32GByte</w:t>
            </w:r>
          </w:p>
        </w:tc>
        <w:tc>
          <w:tcPr>
            <w:tcW w:w="1339" w:type="dxa"/>
          </w:tcPr>
          <w:p w14:paraId="55FD7757">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4GByte</w:t>
            </w:r>
          </w:p>
        </w:tc>
        <w:tc>
          <w:tcPr>
            <w:tcW w:w="2000" w:type="dxa"/>
          </w:tcPr>
          <w:p w14:paraId="536AC4BD">
            <w:pPr>
              <w:widowControl w:val="0"/>
              <w:wordWrap w:val="0"/>
              <w:spacing w:before="22" w:after="120"/>
              <w:ind w:left="11" w:leftChars="0" w:hanging="11"/>
              <w:jc w:val="left"/>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宽温级 0~80℃</w:t>
            </w:r>
          </w:p>
        </w:tc>
      </w:tr>
    </w:tbl>
    <w:p w14:paraId="14F6C9C3">
      <w:pPr>
        <w:pStyle w:val="12"/>
        <w:ind w:left="0" w:leftChars="0" w:firstLine="0" w:firstLineChars="0"/>
        <w:jc w:val="left"/>
        <w:outlineLvl w:val="9"/>
        <w:rPr>
          <w:rFonts w:hint="default" w:ascii="Times New Roman" w:hAnsi="Times New Roman" w:eastAsia="宋体" w:cs="宋体"/>
          <w:b w:val="0"/>
          <w:bCs w:val="0"/>
          <w:iCs/>
          <w:color w:val="000000"/>
          <w:kern w:val="2"/>
          <w:sz w:val="24"/>
          <w:szCs w:val="24"/>
          <w:lang w:val="en-US" w:eastAsia="zh-CN" w:bidi="ar-SA"/>
        </w:rPr>
      </w:pPr>
    </w:p>
    <w:p w14:paraId="0284C83C">
      <w:pPr>
        <w:pStyle w:val="12"/>
        <w:ind w:left="0" w:leftChars="0" w:firstLine="0" w:firstLineChars="0"/>
        <w:jc w:val="left"/>
        <w:outlineLvl w:val="9"/>
        <w:rPr>
          <w:rFonts w:hint="default" w:ascii="Times New Roman" w:hAnsi="Times New Roman" w:eastAsia="宋体" w:cs="宋体"/>
          <w:b w:val="0"/>
          <w:bCs w:val="0"/>
          <w:iCs/>
          <w:color w:val="000000"/>
          <w:kern w:val="2"/>
          <w:sz w:val="24"/>
          <w:szCs w:val="24"/>
          <w:lang w:val="en-US" w:eastAsia="zh-CN" w:bidi="ar-SA"/>
        </w:rPr>
      </w:pPr>
    </w:p>
    <w:p w14:paraId="300E0AEF">
      <w:pPr>
        <w:pStyle w:val="12"/>
        <w:ind w:left="0" w:leftChars="0" w:firstLine="0" w:firstLineChars="0"/>
        <w:jc w:val="left"/>
        <w:outlineLvl w:val="2"/>
        <w:rPr>
          <w:rFonts w:hint="default" w:ascii="Times New Roman" w:hAnsi="Times New Roman" w:eastAsia="宋体" w:cs="宋体"/>
          <w:b/>
          <w:bCs/>
          <w:iCs/>
          <w:color w:val="000000"/>
          <w:kern w:val="2"/>
          <w:sz w:val="28"/>
          <w:szCs w:val="28"/>
          <w:lang w:val="en-US" w:eastAsia="zh-CN" w:bidi="ar-SA"/>
        </w:rPr>
      </w:pPr>
      <w:bookmarkStart w:id="33" w:name="_Toc14483"/>
      <w:bookmarkStart w:id="34" w:name="_Toc7527"/>
      <w:bookmarkStart w:id="35" w:name="_Toc23486"/>
      <w:bookmarkStart w:id="36" w:name="_Toc26511"/>
      <w:r>
        <w:rPr>
          <w:rFonts w:hint="eastAsia" w:ascii="Times New Roman" w:hAnsi="Times New Roman" w:eastAsia="宋体" w:cs="宋体"/>
          <w:b/>
          <w:bCs/>
          <w:iCs/>
          <w:color w:val="000000"/>
          <w:kern w:val="2"/>
          <w:sz w:val="28"/>
          <w:szCs w:val="28"/>
          <w:lang w:val="en-US" w:eastAsia="zh-CN" w:bidi="ar-SA"/>
        </w:rPr>
        <w:t>1.4.3 X系列板选型</w:t>
      </w:r>
      <w:bookmarkEnd w:id="33"/>
      <w:bookmarkEnd w:id="34"/>
      <w:bookmarkEnd w:id="35"/>
      <w:bookmarkEnd w:id="36"/>
    </w:p>
    <w:p w14:paraId="5B7585C0">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000000"/>
          <w:kern w:val="2"/>
          <w:sz w:val="24"/>
          <w:szCs w:val="24"/>
          <w:lang w:val="en-US" w:eastAsia="zh-CN" w:bidi="ar-SA"/>
        </w:rPr>
      </w:pPr>
      <w:r>
        <w:rPr>
          <w:rFonts w:hint="default" w:ascii="Times New Roman" w:hAnsi="Times New Roman" w:eastAsia="宋体" w:cs="宋体"/>
          <w:b w:val="0"/>
          <w:bCs w:val="0"/>
          <w:iCs/>
          <w:color w:val="000000"/>
          <w:kern w:val="2"/>
          <w:sz w:val="24"/>
          <w:szCs w:val="24"/>
          <w:lang w:val="en-US" w:eastAsia="zh-CN" w:bidi="ar-SA"/>
        </w:rPr>
        <w:t>可以根据需求，选择合适的X系列IO板，X系列IO板的PIN数要与外壳适配。</w:t>
      </w:r>
    </w:p>
    <w:p w14:paraId="6106B52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eastAsia" w:ascii="Times New Roman" w:hAnsi="Times New Roman" w:eastAsia="宋体" w:cs="宋体"/>
          <w:b w:val="0"/>
          <w:bCs w:val="0"/>
          <w:iCs/>
          <w:color w:val="FF0000"/>
          <w:kern w:val="2"/>
          <w:sz w:val="24"/>
          <w:szCs w:val="24"/>
          <w:lang w:val="en-US" w:eastAsia="zh-CN" w:bidi="ar-SA"/>
        </w:rPr>
      </w:pPr>
      <w:r>
        <w:rPr>
          <w:rFonts w:hint="eastAsia" w:ascii="Times New Roman" w:hAnsi="Times New Roman" w:eastAsia="宋体" w:cs="宋体"/>
          <w:b w:val="0"/>
          <w:bCs w:val="0"/>
          <w:iCs/>
          <w:color w:val="FF0000"/>
          <w:kern w:val="2"/>
          <w:sz w:val="24"/>
          <w:szCs w:val="24"/>
          <w:lang w:val="en-US" w:eastAsia="zh-CN" w:bidi="ar-SA"/>
        </w:rPr>
        <w:t>注意：本设备默认端口为RS485，如需RS232请向销售说明。</w:t>
      </w:r>
    </w:p>
    <w:p w14:paraId="549CAFC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FF0000"/>
          <w:kern w:val="2"/>
          <w:sz w:val="24"/>
          <w:szCs w:val="24"/>
          <w:lang w:val="en-US" w:eastAsia="zh-CN" w:bidi="ar-SA"/>
        </w:rPr>
      </w:pP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
        <w:gridCol w:w="1259"/>
        <w:gridCol w:w="598"/>
        <w:gridCol w:w="586"/>
        <w:gridCol w:w="592"/>
        <w:gridCol w:w="669"/>
        <w:gridCol w:w="1487"/>
        <w:gridCol w:w="1405"/>
        <w:gridCol w:w="1405"/>
      </w:tblGrid>
      <w:tr w14:paraId="086B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86" w:type="pct"/>
            <w:gridSpan w:val="7"/>
            <w:tcBorders>
              <w:top w:val="nil"/>
              <w:left w:val="nil"/>
              <w:bottom w:val="single" w:color="auto" w:sz="4" w:space="0"/>
              <w:right w:val="nil"/>
            </w:tcBorders>
            <w:vAlign w:val="center"/>
          </w:tcPr>
          <w:p w14:paraId="52FA8771">
            <w:pPr>
              <w:pStyle w:val="12"/>
              <w:ind w:left="5" w:leftChars="-4" w:hanging="13" w:hangingChars="7"/>
              <w:jc w:val="center"/>
              <w:rPr>
                <w:rFonts w:hint="default" w:ascii="Times New Roman" w:hAnsi="Times New Roman" w:cs="Times New Roman" w:eastAsiaTheme="minorEastAsia"/>
                <w:b/>
                <w:bCs/>
                <w:sz w:val="18"/>
                <w:szCs w:val="18"/>
              </w:rPr>
            </w:pPr>
            <w:r>
              <w:rPr>
                <w:rFonts w:hint="eastAsia" w:ascii="Times New Roman" w:hAnsi="Times New Roman" w:cs="Times New Roman"/>
                <w:b/>
                <w:bCs/>
                <w:sz w:val="18"/>
                <w:szCs w:val="18"/>
                <w:lang w:val="en-US" w:eastAsia="zh-CN"/>
              </w:rPr>
              <w:t xml:space="preserve">                           </w:t>
            </w:r>
            <w:r>
              <w:rPr>
                <w:rFonts w:hint="eastAsia" w:ascii="Times New Roman" w:hAnsi="Times New Roman" w:cs="Times New Roman" w:eastAsiaTheme="minorEastAsia"/>
                <w:b/>
                <w:bCs/>
                <w:sz w:val="18"/>
                <w:szCs w:val="18"/>
                <w:lang w:val="en-US" w:eastAsia="zh-CN"/>
              </w:rPr>
              <w:t xml:space="preserve">  </w:t>
            </w:r>
            <w:r>
              <w:rPr>
                <w:rFonts w:hint="default" w:ascii="Times New Roman" w:hAnsi="Times New Roman" w:cs="Times New Roman" w:eastAsiaTheme="minorEastAsia"/>
                <w:b/>
                <w:bCs/>
                <w:sz w:val="18"/>
                <w:szCs w:val="18"/>
              </w:rPr>
              <w:t>X系列IO板选型表</w:t>
            </w:r>
          </w:p>
        </w:tc>
        <w:tc>
          <w:tcPr>
            <w:tcW w:w="856" w:type="pct"/>
            <w:tcBorders>
              <w:top w:val="nil"/>
              <w:left w:val="nil"/>
              <w:bottom w:val="single" w:color="auto" w:sz="4" w:space="0"/>
              <w:right w:val="nil"/>
            </w:tcBorders>
            <w:vAlign w:val="center"/>
          </w:tcPr>
          <w:p w14:paraId="1CB41781">
            <w:pPr>
              <w:pStyle w:val="12"/>
              <w:ind w:left="5" w:leftChars="-4" w:hanging="13" w:hangingChars="7"/>
              <w:jc w:val="center"/>
              <w:rPr>
                <w:rFonts w:hint="default" w:ascii="Times New Roman" w:hAnsi="Times New Roman" w:cs="Times New Roman" w:eastAsiaTheme="minorEastAsia"/>
                <w:b/>
                <w:bCs/>
                <w:sz w:val="18"/>
                <w:szCs w:val="18"/>
              </w:rPr>
            </w:pPr>
          </w:p>
        </w:tc>
        <w:tc>
          <w:tcPr>
            <w:tcW w:w="856" w:type="pct"/>
            <w:tcBorders>
              <w:top w:val="nil"/>
              <w:left w:val="nil"/>
              <w:bottom w:val="single" w:color="auto" w:sz="4" w:space="0"/>
              <w:right w:val="nil"/>
            </w:tcBorders>
            <w:vAlign w:val="center"/>
          </w:tcPr>
          <w:p w14:paraId="6CC20037">
            <w:pPr>
              <w:pStyle w:val="12"/>
              <w:ind w:left="5" w:leftChars="-4" w:hanging="13" w:hangingChars="7"/>
              <w:jc w:val="center"/>
              <w:rPr>
                <w:rFonts w:hint="default" w:ascii="Times New Roman" w:hAnsi="Times New Roman" w:cs="Times New Roman" w:eastAsiaTheme="minorEastAsia"/>
                <w:b/>
                <w:bCs/>
                <w:sz w:val="18"/>
                <w:szCs w:val="18"/>
              </w:rPr>
            </w:pPr>
          </w:p>
        </w:tc>
      </w:tr>
      <w:tr w14:paraId="6E66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tcBorders>
              <w:top w:val="single" w:color="auto" w:sz="4" w:space="0"/>
            </w:tcBorders>
            <w:vAlign w:val="center"/>
          </w:tcPr>
          <w:p w14:paraId="64517A48">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型号</w:t>
            </w:r>
          </w:p>
        </w:tc>
        <w:tc>
          <w:tcPr>
            <w:tcW w:w="612" w:type="pct"/>
            <w:tcBorders>
              <w:top w:val="single" w:color="auto" w:sz="4" w:space="0"/>
            </w:tcBorders>
            <w:vAlign w:val="center"/>
          </w:tcPr>
          <w:p w14:paraId="7CB969B0">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RS232/RS485</w:t>
            </w:r>
          </w:p>
        </w:tc>
        <w:tc>
          <w:tcPr>
            <w:tcW w:w="379" w:type="pct"/>
            <w:tcBorders>
              <w:top w:val="single" w:color="auto" w:sz="4" w:space="0"/>
            </w:tcBorders>
            <w:vAlign w:val="center"/>
          </w:tcPr>
          <w:p w14:paraId="5E264411">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CAN</w:t>
            </w:r>
          </w:p>
        </w:tc>
        <w:tc>
          <w:tcPr>
            <w:tcW w:w="379" w:type="pct"/>
            <w:tcBorders>
              <w:top w:val="single" w:color="auto" w:sz="4" w:space="0"/>
            </w:tcBorders>
            <w:vAlign w:val="center"/>
          </w:tcPr>
          <w:p w14:paraId="1A2C98D0">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DI</w:t>
            </w:r>
          </w:p>
        </w:tc>
        <w:tc>
          <w:tcPr>
            <w:tcW w:w="379" w:type="pct"/>
            <w:tcBorders>
              <w:top w:val="single" w:color="auto" w:sz="4" w:space="0"/>
            </w:tcBorders>
            <w:vAlign w:val="center"/>
          </w:tcPr>
          <w:p w14:paraId="3C0D14C6">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DO</w:t>
            </w:r>
          </w:p>
        </w:tc>
        <w:tc>
          <w:tcPr>
            <w:tcW w:w="382" w:type="pct"/>
            <w:tcBorders>
              <w:top w:val="single" w:color="auto" w:sz="4" w:space="0"/>
            </w:tcBorders>
            <w:vAlign w:val="center"/>
          </w:tcPr>
          <w:p w14:paraId="61397835">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GPIO</w:t>
            </w:r>
          </w:p>
        </w:tc>
        <w:tc>
          <w:tcPr>
            <w:tcW w:w="900" w:type="pct"/>
            <w:tcBorders>
              <w:top w:val="single" w:color="auto" w:sz="4" w:space="0"/>
            </w:tcBorders>
            <w:vAlign w:val="center"/>
          </w:tcPr>
          <w:p w14:paraId="1B3409A8">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eastAsia" w:ascii="Times New Roman" w:hAnsi="Times New Roman" w:cs="Times New Roman"/>
                <w:b/>
                <w:bCs/>
                <w:kern w:val="2"/>
                <w:sz w:val="18"/>
                <w:szCs w:val="18"/>
                <w:lang w:val="en-US" w:eastAsia="zh-CN" w:bidi="ar-SA"/>
              </w:rPr>
              <w:t>GND</w:t>
            </w:r>
          </w:p>
        </w:tc>
        <w:tc>
          <w:tcPr>
            <w:tcW w:w="856" w:type="pct"/>
            <w:tcBorders>
              <w:top w:val="single" w:color="auto" w:sz="4" w:space="0"/>
            </w:tcBorders>
            <w:vAlign w:val="center"/>
          </w:tcPr>
          <w:p w14:paraId="7C48921C">
            <w:pPr>
              <w:pStyle w:val="12"/>
              <w:ind w:left="5" w:leftChars="-4" w:hanging="13" w:hangingChars="7"/>
              <w:jc w:val="center"/>
              <w:rPr>
                <w:rFonts w:hint="default" w:ascii="Times New Roman" w:hAnsi="Times New Roman" w:cs="Times New Roman" w:eastAsiaTheme="minorEastAsia"/>
                <w:b/>
                <w:bCs/>
                <w:sz w:val="18"/>
                <w:szCs w:val="18"/>
                <w:lang w:val="en-US" w:eastAsia="zh-CN"/>
              </w:rPr>
            </w:pPr>
            <w:r>
              <w:rPr>
                <w:rFonts w:hint="eastAsia" w:ascii="Times New Roman" w:hAnsi="Times New Roman" w:cs="Times New Roman"/>
                <w:b/>
                <w:bCs/>
                <w:sz w:val="18"/>
                <w:szCs w:val="18"/>
                <w:lang w:val="en-US" w:eastAsia="zh-CN"/>
              </w:rPr>
              <w:t>PIN数</w:t>
            </w:r>
          </w:p>
        </w:tc>
        <w:tc>
          <w:tcPr>
            <w:tcW w:w="856" w:type="pct"/>
            <w:tcBorders>
              <w:top w:val="single" w:color="auto" w:sz="4" w:space="0"/>
            </w:tcBorders>
            <w:vAlign w:val="center"/>
          </w:tcPr>
          <w:p w14:paraId="028AD4F4">
            <w:pPr>
              <w:pStyle w:val="12"/>
              <w:ind w:left="5" w:leftChars="-4" w:hanging="13" w:hangingChars="7"/>
              <w:jc w:val="center"/>
              <w:rPr>
                <w:rFonts w:hint="default" w:ascii="Times New Roman" w:hAnsi="Times New Roman" w:cs="Times New Roman"/>
                <w:b/>
                <w:bCs/>
                <w:sz w:val="18"/>
                <w:szCs w:val="18"/>
                <w:lang w:val="en-US" w:eastAsia="zh-CN"/>
              </w:rPr>
            </w:pPr>
            <w:r>
              <w:rPr>
                <w:rFonts w:hint="eastAsia" w:ascii="Times New Roman" w:hAnsi="Times New Roman" w:cs="Times New Roman"/>
                <w:b/>
                <w:bCs/>
                <w:sz w:val="18"/>
                <w:szCs w:val="18"/>
                <w:lang w:val="en-US" w:eastAsia="zh-CN"/>
              </w:rPr>
              <w:t>备注</w:t>
            </w:r>
          </w:p>
        </w:tc>
      </w:tr>
      <w:tr w14:paraId="23D2D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vAlign w:val="center"/>
          </w:tcPr>
          <w:p w14:paraId="6FE5E13C">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X</w:t>
            </w:r>
            <w:r>
              <w:rPr>
                <w:rFonts w:hint="eastAsia" w:ascii="Times New Roman" w:hAnsi="Times New Roman" w:cs="Times New Roman"/>
                <w:sz w:val="18"/>
                <w:szCs w:val="18"/>
                <w:lang w:val="en-US" w:eastAsia="zh-CN"/>
              </w:rPr>
              <w:t>90</w:t>
            </w:r>
          </w:p>
        </w:tc>
        <w:tc>
          <w:tcPr>
            <w:tcW w:w="612" w:type="pct"/>
            <w:vAlign w:val="center"/>
          </w:tcPr>
          <w:p w14:paraId="3797795E">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2</w:t>
            </w:r>
          </w:p>
        </w:tc>
        <w:tc>
          <w:tcPr>
            <w:tcW w:w="379" w:type="pct"/>
            <w:vAlign w:val="center"/>
          </w:tcPr>
          <w:p w14:paraId="090F90AC">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726F0E69">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18409D78">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82" w:type="pct"/>
            <w:vAlign w:val="center"/>
          </w:tcPr>
          <w:p w14:paraId="79B6536E">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900" w:type="pct"/>
            <w:vAlign w:val="center"/>
          </w:tcPr>
          <w:p w14:paraId="3F001EC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2</w:t>
            </w:r>
          </w:p>
        </w:tc>
        <w:tc>
          <w:tcPr>
            <w:tcW w:w="856" w:type="pct"/>
            <w:vAlign w:val="center"/>
          </w:tcPr>
          <w:p w14:paraId="59B1FCBD">
            <w:pPr>
              <w:pStyle w:val="12"/>
              <w:ind w:left="4" w:leftChars="-4" w:hanging="12" w:hangingChars="7"/>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6PIN</w:t>
            </w:r>
          </w:p>
        </w:tc>
        <w:tc>
          <w:tcPr>
            <w:tcW w:w="856" w:type="pct"/>
            <w:vAlign w:val="center"/>
          </w:tcPr>
          <w:p w14:paraId="29F988AC">
            <w:pPr>
              <w:pStyle w:val="12"/>
              <w:ind w:left="4" w:leftChars="-4" w:hanging="12" w:hangingChars="7"/>
              <w:jc w:val="center"/>
              <w:rPr>
                <w:rFonts w:hint="default" w:ascii="Times New Roman" w:hAnsi="Times New Roman" w:cs="Times New Roman" w:eastAsiaTheme="minorEastAsia"/>
                <w:sz w:val="18"/>
                <w:szCs w:val="18"/>
                <w:lang w:val="en-US" w:eastAsia="zh-CN"/>
              </w:rPr>
            </w:pPr>
          </w:p>
        </w:tc>
      </w:tr>
      <w:tr w14:paraId="7444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vAlign w:val="center"/>
          </w:tcPr>
          <w:p w14:paraId="5B6B8A9D">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X</w:t>
            </w:r>
            <w:r>
              <w:rPr>
                <w:rFonts w:hint="eastAsia" w:ascii="Times New Roman" w:hAnsi="Times New Roman" w:cs="Times New Roman"/>
                <w:sz w:val="18"/>
                <w:szCs w:val="18"/>
                <w:lang w:val="en-US" w:eastAsia="zh-CN"/>
              </w:rPr>
              <w:t>91</w:t>
            </w:r>
          </w:p>
        </w:tc>
        <w:tc>
          <w:tcPr>
            <w:tcW w:w="612" w:type="pct"/>
            <w:vAlign w:val="center"/>
          </w:tcPr>
          <w:p w14:paraId="6C73184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1</w:t>
            </w:r>
          </w:p>
        </w:tc>
        <w:tc>
          <w:tcPr>
            <w:tcW w:w="379" w:type="pct"/>
            <w:vAlign w:val="center"/>
          </w:tcPr>
          <w:p w14:paraId="7A6F23FF">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1</w:t>
            </w:r>
          </w:p>
        </w:tc>
        <w:tc>
          <w:tcPr>
            <w:tcW w:w="379" w:type="pct"/>
            <w:vAlign w:val="center"/>
          </w:tcPr>
          <w:p w14:paraId="417F423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06ABDD11">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82" w:type="pct"/>
            <w:vAlign w:val="center"/>
          </w:tcPr>
          <w:p w14:paraId="7C6C45C7">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900" w:type="pct"/>
            <w:vAlign w:val="center"/>
          </w:tcPr>
          <w:p w14:paraId="36F87349">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2</w:t>
            </w:r>
          </w:p>
        </w:tc>
        <w:tc>
          <w:tcPr>
            <w:tcW w:w="856" w:type="pct"/>
            <w:vAlign w:val="center"/>
          </w:tcPr>
          <w:p w14:paraId="3A9E4B77">
            <w:pPr>
              <w:pStyle w:val="12"/>
              <w:ind w:left="4" w:leftChars="-4" w:hanging="12" w:hangingChars="7"/>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6PIN</w:t>
            </w:r>
          </w:p>
        </w:tc>
        <w:tc>
          <w:tcPr>
            <w:tcW w:w="856" w:type="pct"/>
            <w:vAlign w:val="center"/>
          </w:tcPr>
          <w:p w14:paraId="2790A37A">
            <w:pPr>
              <w:pStyle w:val="12"/>
              <w:ind w:left="4" w:leftChars="-4" w:hanging="12" w:hangingChars="7"/>
              <w:jc w:val="center"/>
              <w:rPr>
                <w:rFonts w:hint="default" w:ascii="Times New Roman" w:hAnsi="Times New Roman" w:cs="Times New Roman" w:eastAsiaTheme="minorEastAsia"/>
                <w:sz w:val="18"/>
                <w:szCs w:val="18"/>
              </w:rPr>
            </w:pPr>
            <w:del w:id="2597" w:author="LKY" w:date="2026-05-25T17:05:23Z">
              <w:r>
                <w:rPr>
                  <w:rFonts w:hint="eastAsia" w:ascii="Times New Roman" w:hAnsi="Times New Roman" w:cs="Times New Roman"/>
                  <w:color w:val="C00000"/>
                  <w:sz w:val="18"/>
                  <w:szCs w:val="18"/>
                  <w:lang w:val="en-US" w:eastAsia="zh-CN"/>
                </w:rPr>
                <w:delText>BL241不支持</w:delText>
              </w:r>
            </w:del>
          </w:p>
        </w:tc>
      </w:tr>
    </w:tbl>
    <w:p w14:paraId="4FD4524D">
      <w:pPr>
        <w:pStyle w:val="12"/>
        <w:ind w:left="0" w:leftChars="0" w:firstLine="0" w:firstLineChars="0"/>
        <w:jc w:val="left"/>
        <w:outlineLvl w:val="2"/>
        <w:rPr>
          <w:rFonts w:hint="eastAsia" w:ascii="Times New Roman" w:hAnsi="Times New Roman" w:eastAsia="宋体" w:cs="Times New Roman"/>
          <w:b/>
          <w:bCs/>
          <w:iCs/>
          <w:color w:val="000000"/>
          <w:kern w:val="2"/>
          <w:sz w:val="28"/>
          <w:szCs w:val="28"/>
          <w:lang w:val="en-US" w:eastAsia="zh-CN" w:bidi="ar-SA"/>
        </w:rPr>
      </w:pPr>
      <w:bookmarkStart w:id="37" w:name="_Toc24818"/>
      <w:bookmarkStart w:id="38" w:name="_Toc24582"/>
      <w:bookmarkStart w:id="39" w:name="_Toc27441"/>
      <w:bookmarkStart w:id="40" w:name="_Toc22068"/>
      <w:r>
        <w:rPr>
          <w:rFonts w:hint="eastAsia" w:ascii="Times New Roman" w:hAnsi="Times New Roman" w:eastAsia="宋体" w:cs="Times New Roman"/>
          <w:b/>
          <w:bCs/>
          <w:iCs/>
          <w:color w:val="000000"/>
          <w:kern w:val="2"/>
          <w:sz w:val="28"/>
          <w:szCs w:val="28"/>
          <w:lang w:val="en-US" w:eastAsia="zh-CN" w:bidi="ar-SA"/>
        </w:rPr>
        <w:t>1.4.4 N系列IO板选型</w:t>
      </w:r>
      <w:bookmarkEnd w:id="37"/>
      <w:bookmarkEnd w:id="38"/>
      <w:bookmarkEnd w:id="39"/>
      <w:bookmarkEnd w:id="40"/>
    </w:p>
    <w:p w14:paraId="09D60AB2">
      <w:pPr>
        <w:rPr>
          <w:ins w:id="2598" w:author="L" w:date="2026-07-07T13:48:18Z"/>
          <w:rFonts w:hint="default" w:ascii="Times New Roman" w:hAnsi="Times New Roman" w:cstheme="minorBidi"/>
          <w:b w:val="0"/>
          <w:bCs w:val="0"/>
          <w:sz w:val="24"/>
          <w:szCs w:val="24"/>
          <w:lang w:val="en-US" w:eastAsia="zh-CN"/>
        </w:rPr>
      </w:pPr>
      <w:ins w:id="2599" w:author="L" w:date="2026-07-07T13:48:18Z">
        <w:r>
          <w:rPr>
            <w:rFonts w:hint="eastAsia" w:ascii="Times New Roman" w:hAnsi="Times New Roman" w:cstheme="minorBidi"/>
            <w:b w:val="0"/>
            <w:bCs w:val="0"/>
            <w:sz w:val="24"/>
            <w:szCs w:val="24"/>
            <w:lang w:val="en-US" w:eastAsia="zh-CN"/>
          </w:rPr>
          <w:t>16路以下尺寸：</w:t>
        </w:r>
      </w:ins>
      <w:ins w:id="2600" w:author="L" w:date="2026-07-07T13:48:18Z">
        <w:r>
          <w:rPr>
            <w:rFonts w:hint="eastAsia" w:ascii="Times New Roman" w:hAnsi="Times New Roman"/>
            <w:sz w:val="24"/>
            <w:lang w:val="en-US" w:eastAsia="zh-CN"/>
          </w:rPr>
          <w:t>15.4x104.6x74.9mm，32路尺寸：28.4x104.6x74.9mm</w:t>
        </w:r>
      </w:ins>
    </w:p>
    <w:p w14:paraId="04E37132">
      <w:pPr>
        <w:rPr>
          <w:ins w:id="2601" w:author="L" w:date="2026-07-07T13:48:02Z"/>
          <w:rFonts w:hint="default" w:asciiTheme="minorHAnsi" w:hAnsiTheme="minorHAnsi" w:cstheme="minorBidi"/>
          <w:b w:val="0"/>
          <w:bCs w:val="0"/>
          <w:sz w:val="21"/>
          <w:szCs w:val="24"/>
          <w:lang w:val="en-US" w:eastAsia="zh-CN"/>
        </w:rPr>
      </w:pPr>
    </w:p>
    <w:p w14:paraId="09344CF3">
      <w:pPr>
        <w:pStyle w:val="12"/>
        <w:ind w:left="5" w:leftChars="-4" w:hanging="13" w:hangingChars="7"/>
        <w:jc w:val="center"/>
        <w:rPr>
          <w:ins w:id="2602" w:author="L" w:date="2026-05-22T20:49:01Z"/>
          <w:rFonts w:hint="eastAsia" w:ascii="Times New Roman" w:hAnsi="Times New Roman" w:cs="Times New Roman"/>
          <w:b/>
          <w:bCs/>
          <w:sz w:val="18"/>
          <w:szCs w:val="18"/>
          <w:lang w:val="en-US" w:eastAsia="zh-CN"/>
        </w:rPr>
      </w:pPr>
      <w:ins w:id="2603" w:author="L" w:date="2026-05-22T20:49:01Z">
        <w:r>
          <w:rPr>
            <w:rFonts w:hint="default" w:ascii="Times New Roman" w:hAnsi="Times New Roman" w:cs="Times New Roman"/>
            <w:b/>
            <w:bCs/>
            <w:sz w:val="18"/>
            <w:szCs w:val="18"/>
            <w:lang w:val="en-US" w:eastAsia="zh-CN"/>
          </w:rPr>
          <w:t>N</w:t>
        </w:r>
      </w:ins>
      <w:ins w:id="2604" w:author="L" w:date="2026-05-22T20:49:01Z">
        <w:r>
          <w:rPr>
            <w:rFonts w:hint="eastAsia" w:ascii="Times New Roman" w:hAnsi="Times New Roman" w:cs="Times New Roman"/>
            <w:b/>
            <w:bCs/>
            <w:sz w:val="18"/>
            <w:szCs w:val="18"/>
            <w:lang w:val="en-US" w:eastAsia="zh-CN"/>
          </w:rPr>
          <w:t>系列</w:t>
        </w:r>
      </w:ins>
      <w:ins w:id="2605" w:author="L" w:date="2026-05-22T20:49:01Z">
        <w:r>
          <w:rPr>
            <w:rFonts w:hint="default" w:ascii="Times New Roman" w:hAnsi="Times New Roman" w:cs="Times New Roman"/>
            <w:b/>
            <w:bCs/>
            <w:sz w:val="18"/>
            <w:szCs w:val="18"/>
            <w:lang w:val="en-US" w:eastAsia="zh-CN"/>
          </w:rPr>
          <w:t>IO</w:t>
        </w:r>
      </w:ins>
      <w:ins w:id="2606" w:author="L" w:date="2026-05-22T20:49:01Z">
        <w:r>
          <w:rPr>
            <w:rFonts w:hint="eastAsia" w:ascii="Times New Roman" w:hAnsi="Times New Roman" w:cs="Times New Roman"/>
            <w:b/>
            <w:bCs/>
            <w:sz w:val="18"/>
            <w:szCs w:val="18"/>
            <w:lang w:val="en-US" w:eastAsia="zh-CN"/>
          </w:rPr>
          <w:t>板选型表</w:t>
        </w:r>
      </w:ins>
    </w:p>
    <w:tbl>
      <w:tblPr>
        <w:tblStyle w:val="14"/>
        <w:tblW w:w="4998"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3245"/>
        <w:gridCol w:w="227"/>
        <w:gridCol w:w="716"/>
        <w:gridCol w:w="3615"/>
      </w:tblGrid>
      <w:tr w14:paraId="3616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right"/>
          <w:ins w:id="2607" w:author="LKY" w:date="2026-08-26T11:38:53Z"/>
        </w:trPr>
        <w:tc>
          <w:tcPr>
            <w:tcW w:w="420" w:type="pct"/>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vAlign w:val="center"/>
          </w:tcPr>
          <w:p w14:paraId="7D3BC903">
            <w:pPr>
              <w:pStyle w:val="12"/>
              <w:ind w:left="5" w:leftChars="-4" w:hanging="13" w:hangingChars="7"/>
              <w:jc w:val="center"/>
              <w:rPr>
                <w:ins w:id="2608" w:author="LKY" w:date="2026-08-26T11:38:53Z"/>
                <w:rFonts w:hint="eastAsia" w:ascii="Times New Roman" w:hAnsi="Times New Roman" w:cs="Times New Roman"/>
                <w:b/>
                <w:bCs/>
                <w:color w:val="000000"/>
                <w:sz w:val="18"/>
                <w:szCs w:val="18"/>
                <w:lang w:val="en-US" w:eastAsia="zh-CN"/>
              </w:rPr>
            </w:pPr>
            <w:ins w:id="2609" w:author="LKY" w:date="2026-08-26T11:38:53Z">
              <w:r>
                <w:rPr>
                  <w:rFonts w:hint="eastAsia" w:ascii="Times New Roman" w:hAnsi="Times New Roman" w:cs="Times New Roman"/>
                  <w:b/>
                  <w:bCs/>
                  <w:color w:val="000000"/>
                  <w:sz w:val="18"/>
                  <w:szCs w:val="18"/>
                  <w:lang w:val="en-US" w:eastAsia="zh-CN"/>
                </w:rPr>
                <w:t>型号</w:t>
              </w:r>
            </w:ins>
          </w:p>
        </w:tc>
        <w:tc>
          <w:tcPr>
            <w:tcW w:w="1904"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86E006F">
            <w:pPr>
              <w:pStyle w:val="12"/>
              <w:ind w:left="5" w:leftChars="-4" w:hanging="13" w:hangingChars="7"/>
              <w:jc w:val="center"/>
              <w:rPr>
                <w:ins w:id="2610" w:author="LKY" w:date="2026-08-26T11:38:53Z"/>
                <w:rFonts w:hint="eastAsia" w:ascii="Times New Roman" w:hAnsi="Times New Roman" w:cs="Times New Roman"/>
                <w:b/>
                <w:bCs/>
                <w:color w:val="000000"/>
                <w:sz w:val="18"/>
                <w:szCs w:val="18"/>
                <w:lang w:val="en-US" w:eastAsia="zh-CN"/>
              </w:rPr>
            </w:pPr>
            <w:ins w:id="2611" w:author="LKY" w:date="2026-08-26T11:38:53Z">
              <w:r>
                <w:rPr>
                  <w:rFonts w:hint="eastAsia" w:ascii="Times New Roman" w:hAnsi="Times New Roman" w:cs="Times New Roman"/>
                  <w:b/>
                  <w:bCs/>
                  <w:color w:val="000000"/>
                  <w:sz w:val="18"/>
                  <w:szCs w:val="18"/>
                  <w:lang w:val="en-US" w:eastAsia="zh-CN"/>
                </w:rPr>
                <w:t>描述</w:t>
              </w:r>
            </w:ins>
          </w:p>
        </w:tc>
        <w:tc>
          <w:tcPr>
            <w:tcW w:w="13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52A47A8">
            <w:pPr>
              <w:pStyle w:val="12"/>
              <w:ind w:left="5" w:leftChars="-4" w:hanging="13" w:hangingChars="7"/>
              <w:jc w:val="center"/>
              <w:rPr>
                <w:ins w:id="2612" w:author="LKY" w:date="2026-08-26T11:38:53Z"/>
                <w:rFonts w:hint="eastAsia" w:ascii="Times New Roman" w:hAnsi="Times New Roman" w:cs="Times New Roman"/>
                <w:b/>
                <w:bCs/>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FEC1AB5">
            <w:pPr>
              <w:pStyle w:val="12"/>
              <w:ind w:left="5" w:leftChars="-4" w:hanging="13" w:hangingChars="7"/>
              <w:jc w:val="center"/>
              <w:rPr>
                <w:ins w:id="2613" w:author="LKY" w:date="2026-08-26T11:38:53Z"/>
                <w:rFonts w:hint="eastAsia" w:ascii="Times New Roman" w:hAnsi="Times New Roman" w:cs="Times New Roman"/>
                <w:b/>
                <w:bCs/>
                <w:color w:val="000000"/>
                <w:sz w:val="18"/>
                <w:szCs w:val="18"/>
                <w:lang w:val="en-US" w:eastAsia="zh-CN"/>
              </w:rPr>
            </w:pPr>
            <w:ins w:id="2614" w:author="LKY" w:date="2026-08-26T11:38:53Z">
              <w:r>
                <w:rPr>
                  <w:rFonts w:hint="eastAsia" w:ascii="Times New Roman" w:hAnsi="Times New Roman" w:cs="Times New Roman"/>
                  <w:b/>
                  <w:bCs/>
                  <w:color w:val="000000"/>
                  <w:sz w:val="18"/>
                  <w:szCs w:val="18"/>
                  <w:lang w:val="en-US" w:eastAsia="zh-CN"/>
                </w:rPr>
                <w:t>型号</w:t>
              </w:r>
            </w:ins>
          </w:p>
        </w:tc>
        <w:tc>
          <w:tcPr>
            <w:tcW w:w="212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56046A7">
            <w:pPr>
              <w:pStyle w:val="12"/>
              <w:ind w:left="5" w:leftChars="-4" w:hanging="13" w:hangingChars="7"/>
              <w:jc w:val="center"/>
              <w:rPr>
                <w:ins w:id="2615" w:author="LKY" w:date="2026-08-26T11:38:53Z"/>
                <w:rFonts w:hint="eastAsia" w:ascii="Times New Roman" w:hAnsi="Times New Roman" w:cs="Times New Roman"/>
                <w:b/>
                <w:bCs/>
                <w:color w:val="000000"/>
                <w:sz w:val="18"/>
                <w:szCs w:val="18"/>
                <w:lang w:val="en-US" w:eastAsia="zh-CN"/>
              </w:rPr>
            </w:pPr>
            <w:ins w:id="2616" w:author="LKY" w:date="2026-08-26T11:38:53Z">
              <w:r>
                <w:rPr>
                  <w:rFonts w:hint="eastAsia" w:ascii="Times New Roman" w:hAnsi="Times New Roman" w:cs="Times New Roman"/>
                  <w:b/>
                  <w:bCs/>
                  <w:color w:val="000000"/>
                  <w:sz w:val="18"/>
                  <w:szCs w:val="18"/>
                  <w:lang w:val="en-US" w:eastAsia="zh-CN"/>
                </w:rPr>
                <w:t>描述</w:t>
              </w:r>
            </w:ins>
          </w:p>
        </w:tc>
      </w:tr>
      <w:tr w14:paraId="204C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617" w:author="LKY" w:date="2026-08-26T11:38:53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396C7E3">
            <w:pPr>
              <w:pStyle w:val="12"/>
              <w:ind w:left="4" w:leftChars="-4" w:hanging="12" w:hangingChars="7"/>
              <w:jc w:val="center"/>
              <w:rPr>
                <w:ins w:id="2618" w:author="LKY" w:date="2026-08-26T11:38:53Z"/>
                <w:rFonts w:hint="eastAsia" w:ascii="Times New Roman" w:hAnsi="Times New Roman" w:cs="Times New Roman"/>
                <w:b w:val="0"/>
                <w:bCs w:val="0"/>
                <w:color w:val="000000"/>
                <w:sz w:val="18"/>
                <w:szCs w:val="18"/>
                <w:lang w:val="en-US" w:eastAsia="zh-CN"/>
              </w:rPr>
            </w:pPr>
            <w:ins w:id="2619" w:author="LKY" w:date="2026-08-26T11:38:53Z">
              <w:r>
                <w:rPr>
                  <w:rFonts w:hint="eastAsia" w:ascii="Times New Roman" w:hAnsi="Times New Roman" w:cs="Times New Roman"/>
                  <w:b w:val="0"/>
                  <w:bCs w:val="0"/>
                  <w:color w:val="000000"/>
                  <w:sz w:val="18"/>
                  <w:szCs w:val="18"/>
                  <w:lang w:val="en-US" w:eastAsia="zh-CN"/>
                </w:rPr>
                <w:t>N1161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08AC94">
            <w:pPr>
              <w:pStyle w:val="12"/>
              <w:ind w:left="4" w:leftChars="-4" w:hanging="12" w:hangingChars="7"/>
              <w:jc w:val="center"/>
              <w:rPr>
                <w:ins w:id="2620" w:author="LKY" w:date="2026-08-26T11:38:53Z"/>
                <w:rFonts w:hint="eastAsia" w:ascii="Times New Roman" w:hAnsi="Times New Roman" w:cs="Times New Roman"/>
                <w:b w:val="0"/>
                <w:bCs w:val="0"/>
                <w:color w:val="000000"/>
                <w:sz w:val="18"/>
                <w:szCs w:val="18"/>
                <w:lang w:val="en-US" w:eastAsia="zh-CN"/>
              </w:rPr>
            </w:pPr>
            <w:ins w:id="2621" w:author="LKY" w:date="2026-08-26T11:38:53Z">
              <w:r>
                <w:rPr>
                  <w:rFonts w:hint="eastAsia" w:ascii="Times New Roman" w:hAnsi="Times New Roman" w:cs="Times New Roman"/>
                  <w:b w:val="0"/>
                  <w:bCs w:val="0"/>
                  <w:color w:val="000000"/>
                  <w:sz w:val="18"/>
                  <w:szCs w:val="18"/>
                  <w:lang w:val="en-US" w:eastAsia="zh-CN"/>
                </w:rPr>
                <w:t>16路DI模块NPN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174A6C">
            <w:pPr>
              <w:pStyle w:val="12"/>
              <w:ind w:left="4" w:leftChars="-4" w:hanging="12" w:hangingChars="7"/>
              <w:jc w:val="center"/>
              <w:rPr>
                <w:ins w:id="2622" w:author="LKY" w:date="2026-08-26T11:38:53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B9A87FE">
            <w:pPr>
              <w:pStyle w:val="12"/>
              <w:ind w:left="4" w:leftChars="-4" w:hanging="12" w:hangingChars="7"/>
              <w:jc w:val="center"/>
              <w:rPr>
                <w:ins w:id="2623" w:author="LKY" w:date="2026-08-26T11:38:53Z"/>
                <w:rFonts w:hint="default" w:ascii="Times New Roman" w:hAnsi="Times New Roman" w:cs="Times New Roman"/>
                <w:b w:val="0"/>
                <w:bCs w:val="0"/>
                <w:color w:val="000000"/>
                <w:sz w:val="18"/>
                <w:szCs w:val="18"/>
                <w:lang w:val="en-US" w:eastAsia="zh-CN"/>
              </w:rPr>
            </w:pPr>
            <w:ins w:id="2624" w:author="LKY" w:date="2026-08-26T11:38:53Z">
              <w:r>
                <w:rPr>
                  <w:rFonts w:hint="eastAsia" w:ascii="Times New Roman" w:hAnsi="Times New Roman" w:cs="Times New Roman"/>
                  <w:b w:val="0"/>
                  <w:bCs w:val="0"/>
                  <w:color w:val="000000"/>
                  <w:sz w:val="18"/>
                  <w:szCs w:val="18"/>
                  <w:lang w:val="en-US" w:eastAsia="zh-CN"/>
                </w:rPr>
                <w:t>N3046</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C147A6">
            <w:pPr>
              <w:pStyle w:val="12"/>
              <w:ind w:left="4" w:leftChars="-4" w:hanging="12" w:hangingChars="7"/>
              <w:jc w:val="center"/>
              <w:rPr>
                <w:ins w:id="2625" w:author="LKY" w:date="2026-08-26T11:38:53Z"/>
                <w:rFonts w:hint="default" w:ascii="Times New Roman" w:hAnsi="Times New Roman" w:cs="Times New Roman"/>
                <w:b w:val="0"/>
                <w:bCs w:val="0"/>
                <w:color w:val="000000"/>
                <w:sz w:val="18"/>
                <w:szCs w:val="18"/>
                <w:lang w:val="en-US" w:eastAsia="zh-CN"/>
              </w:rPr>
            </w:pPr>
            <w:ins w:id="2626" w:author="LKY" w:date="2026-08-26T11:38:53Z">
              <w:r>
                <w:rPr>
                  <w:rFonts w:hint="eastAsia" w:ascii="Times New Roman" w:hAnsi="Times New Roman" w:cs="Times New Roman"/>
                  <w:b w:val="0"/>
                  <w:bCs w:val="0"/>
                  <w:color w:val="000000"/>
                  <w:sz w:val="18"/>
                  <w:szCs w:val="18"/>
                  <w:lang w:val="en-US" w:eastAsia="zh-CN"/>
                </w:rPr>
                <w:t>4路16位AI模块差分输入±5V/±10V</w:t>
              </w:r>
            </w:ins>
          </w:p>
        </w:tc>
      </w:tr>
      <w:tr w14:paraId="1594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627" w:author="LKY" w:date="2026-08-26T11:38:53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B25FEDE">
            <w:pPr>
              <w:pStyle w:val="12"/>
              <w:ind w:left="4" w:leftChars="-4" w:hanging="12" w:hangingChars="7"/>
              <w:jc w:val="center"/>
              <w:rPr>
                <w:ins w:id="2628" w:author="LKY" w:date="2026-08-26T11:38:53Z"/>
                <w:rFonts w:hint="eastAsia" w:ascii="Times New Roman" w:hAnsi="Times New Roman" w:cs="Times New Roman"/>
                <w:b w:val="0"/>
                <w:bCs w:val="0"/>
                <w:color w:val="000000"/>
                <w:sz w:val="18"/>
                <w:szCs w:val="18"/>
                <w:lang w:val="en-US" w:eastAsia="zh-CN"/>
              </w:rPr>
            </w:pPr>
            <w:ins w:id="2629" w:author="LKY" w:date="2026-08-26T11:38:53Z">
              <w:r>
                <w:rPr>
                  <w:rFonts w:hint="eastAsia" w:ascii="Times New Roman" w:hAnsi="Times New Roman" w:cs="Times New Roman"/>
                  <w:b w:val="0"/>
                  <w:bCs w:val="0"/>
                  <w:color w:val="000000"/>
                  <w:sz w:val="18"/>
                  <w:szCs w:val="18"/>
                  <w:lang w:val="en-US" w:eastAsia="zh-CN"/>
                </w:rPr>
                <w:t>N1162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ED5EBA">
            <w:pPr>
              <w:pStyle w:val="12"/>
              <w:ind w:left="4" w:leftChars="-4" w:hanging="12" w:hangingChars="7"/>
              <w:jc w:val="center"/>
              <w:rPr>
                <w:ins w:id="2630" w:author="LKY" w:date="2026-08-26T11:38:53Z"/>
                <w:rFonts w:hint="eastAsia" w:ascii="Times New Roman" w:hAnsi="Times New Roman" w:cs="Times New Roman"/>
                <w:b w:val="0"/>
                <w:bCs w:val="0"/>
                <w:color w:val="000000"/>
                <w:sz w:val="18"/>
                <w:szCs w:val="18"/>
                <w:lang w:val="en-US" w:eastAsia="zh-CN"/>
              </w:rPr>
            </w:pPr>
            <w:ins w:id="2631" w:author="LKY" w:date="2026-08-26T11:38:53Z">
              <w:r>
                <w:rPr>
                  <w:rFonts w:hint="eastAsia" w:ascii="Times New Roman" w:hAnsi="Times New Roman" w:cs="Times New Roman"/>
                  <w:b w:val="0"/>
                  <w:bCs w:val="0"/>
                  <w:color w:val="000000"/>
                  <w:sz w:val="18"/>
                  <w:szCs w:val="18"/>
                  <w:lang w:val="en-US" w:eastAsia="zh-CN"/>
                </w:rPr>
                <w:t>16路DI模块PNP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34A1ADE">
            <w:pPr>
              <w:pStyle w:val="12"/>
              <w:ind w:left="4" w:leftChars="-4" w:hanging="12" w:hangingChars="7"/>
              <w:jc w:val="center"/>
              <w:rPr>
                <w:ins w:id="2632" w:author="LKY" w:date="2026-08-26T11:38:53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4F9EF17B">
            <w:pPr>
              <w:pStyle w:val="12"/>
              <w:ind w:left="4" w:leftChars="-4" w:hanging="12" w:hangingChars="7"/>
              <w:jc w:val="center"/>
              <w:rPr>
                <w:ins w:id="2633" w:author="LKY" w:date="2026-08-26T11:38:53Z"/>
                <w:rFonts w:hint="eastAsia" w:ascii="Times New Roman" w:hAnsi="Times New Roman" w:cs="Times New Roman"/>
                <w:b w:val="0"/>
                <w:bCs w:val="0"/>
                <w:color w:val="000000"/>
                <w:sz w:val="18"/>
                <w:szCs w:val="18"/>
                <w:lang w:val="en-US" w:eastAsia="zh-CN"/>
              </w:rPr>
            </w:pPr>
            <w:ins w:id="2634" w:author="LKY" w:date="2026-08-26T11:38:53Z">
              <w:r>
                <w:rPr>
                  <w:rFonts w:hint="eastAsia" w:ascii="Times New Roman" w:hAnsi="Times New Roman" w:cs="Times New Roman"/>
                  <w:b w:val="0"/>
                  <w:bCs w:val="0"/>
                  <w:color w:val="000000"/>
                  <w:sz w:val="18"/>
                  <w:szCs w:val="18"/>
                  <w:lang w:val="en-US" w:eastAsia="zh-CN"/>
                </w:rPr>
                <w:t>N3087</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E30996">
            <w:pPr>
              <w:pStyle w:val="12"/>
              <w:ind w:left="4" w:leftChars="-4" w:hanging="12" w:hangingChars="7"/>
              <w:jc w:val="center"/>
              <w:rPr>
                <w:ins w:id="2635" w:author="LKY" w:date="2026-08-26T11:38:53Z"/>
                <w:rFonts w:hint="eastAsia" w:ascii="Times New Roman" w:hAnsi="Times New Roman" w:cs="Times New Roman"/>
                <w:b w:val="0"/>
                <w:bCs w:val="0"/>
                <w:color w:val="000000"/>
                <w:sz w:val="18"/>
                <w:szCs w:val="18"/>
                <w:lang w:val="en-US" w:eastAsia="zh-CN"/>
              </w:rPr>
            </w:pPr>
            <w:ins w:id="2636" w:author="LKY" w:date="2026-08-26T11:38:53Z">
              <w:r>
                <w:rPr>
                  <w:rFonts w:hint="eastAsia" w:ascii="Times New Roman" w:hAnsi="Times New Roman" w:cs="Times New Roman"/>
                  <w:b w:val="0"/>
                  <w:bCs w:val="0"/>
                  <w:color w:val="000000"/>
                  <w:sz w:val="18"/>
                  <w:szCs w:val="18"/>
                  <w:lang w:val="en-US" w:eastAsia="zh-CN"/>
                </w:rPr>
                <w:t>8路电阻测量模块</w:t>
              </w:r>
            </w:ins>
          </w:p>
        </w:tc>
      </w:tr>
      <w:tr w14:paraId="13EA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637" w:author="LKY" w:date="2026-08-26T11:38:53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89F5DB4">
            <w:pPr>
              <w:pStyle w:val="12"/>
              <w:ind w:left="4" w:leftChars="-4" w:hanging="12" w:hangingChars="7"/>
              <w:jc w:val="center"/>
              <w:rPr>
                <w:ins w:id="2638" w:author="LKY" w:date="2026-08-26T11:38:53Z"/>
                <w:rFonts w:hint="eastAsia" w:ascii="Times New Roman" w:hAnsi="Times New Roman" w:cs="Times New Roman"/>
                <w:b w:val="0"/>
                <w:bCs w:val="0"/>
                <w:color w:val="000000"/>
                <w:sz w:val="18"/>
                <w:szCs w:val="18"/>
                <w:lang w:val="en-US" w:eastAsia="zh-CN"/>
              </w:rPr>
            </w:pPr>
            <w:ins w:id="2639" w:author="LKY" w:date="2026-08-26T11:38:53Z">
              <w:r>
                <w:rPr>
                  <w:rFonts w:hint="eastAsia" w:ascii="Times New Roman" w:hAnsi="Times New Roman" w:cs="Times New Roman"/>
                  <w:b w:val="0"/>
                  <w:bCs w:val="0"/>
                  <w:color w:val="000000"/>
                  <w:sz w:val="18"/>
                  <w:szCs w:val="18"/>
                  <w:lang w:val="en-US" w:eastAsia="zh-CN"/>
                </w:rPr>
                <w:t>N1163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72F03C">
            <w:pPr>
              <w:pStyle w:val="12"/>
              <w:ind w:left="4" w:leftChars="-4" w:hanging="12" w:hangingChars="7"/>
              <w:jc w:val="center"/>
              <w:rPr>
                <w:ins w:id="2640" w:author="LKY" w:date="2026-08-26T11:38:53Z"/>
                <w:rFonts w:hint="eastAsia" w:ascii="Times New Roman" w:hAnsi="Times New Roman" w:cs="Times New Roman"/>
                <w:b w:val="0"/>
                <w:bCs w:val="0"/>
                <w:color w:val="000000"/>
                <w:sz w:val="18"/>
                <w:szCs w:val="18"/>
                <w:lang w:val="en-US" w:eastAsia="zh-CN"/>
              </w:rPr>
            </w:pPr>
            <w:ins w:id="2641" w:author="LKY" w:date="2026-08-26T11:38:53Z">
              <w:r>
                <w:rPr>
                  <w:rFonts w:hint="eastAsia" w:ascii="Times New Roman" w:hAnsi="Times New Roman" w:cs="Times New Roman"/>
                  <w:b w:val="0"/>
                  <w:bCs w:val="0"/>
                  <w:color w:val="000000"/>
                  <w:sz w:val="18"/>
                  <w:szCs w:val="18"/>
                  <w:lang w:val="en-US" w:eastAsia="zh-CN"/>
                </w:rPr>
                <w:t>16路干节点DI模块</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32314D">
            <w:pPr>
              <w:pStyle w:val="12"/>
              <w:ind w:left="4" w:leftChars="-4" w:hanging="12" w:hangingChars="7"/>
              <w:jc w:val="center"/>
              <w:rPr>
                <w:ins w:id="2642" w:author="LKY" w:date="2026-08-26T11:38:53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90D8320">
            <w:pPr>
              <w:pStyle w:val="12"/>
              <w:ind w:left="4" w:leftChars="-4" w:hanging="12" w:hangingChars="7"/>
              <w:jc w:val="center"/>
              <w:rPr>
                <w:ins w:id="2643" w:author="LKY" w:date="2026-08-26T11:38:53Z"/>
                <w:rFonts w:hint="default" w:ascii="Times New Roman" w:hAnsi="Times New Roman" w:cs="Times New Roman"/>
                <w:b w:val="0"/>
                <w:bCs w:val="0"/>
                <w:color w:val="000000"/>
                <w:sz w:val="18"/>
                <w:szCs w:val="18"/>
                <w:lang w:val="en-US" w:eastAsia="zh-CN"/>
              </w:rPr>
            </w:pPr>
            <w:ins w:id="2644" w:author="LKY" w:date="2026-08-26T11:38:53Z">
              <w:r>
                <w:rPr>
                  <w:rFonts w:hint="eastAsia" w:ascii="Times New Roman" w:hAnsi="Times New Roman" w:cs="Times New Roman"/>
                  <w:b w:val="0"/>
                  <w:bCs w:val="0"/>
                  <w:color w:val="000000"/>
                  <w:sz w:val="18"/>
                  <w:szCs w:val="18"/>
                  <w:lang w:val="en-US" w:eastAsia="zh-CN"/>
                </w:rPr>
                <w:t>N4081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5AF9CA">
            <w:pPr>
              <w:pStyle w:val="12"/>
              <w:ind w:left="4" w:leftChars="-4" w:hanging="12" w:hangingChars="7"/>
              <w:jc w:val="center"/>
              <w:rPr>
                <w:ins w:id="2645" w:author="LKY" w:date="2026-08-26T11:38:53Z"/>
                <w:rFonts w:hint="eastAsia" w:ascii="Times New Roman" w:hAnsi="Times New Roman" w:cs="Times New Roman"/>
                <w:b w:val="0"/>
                <w:bCs w:val="0"/>
                <w:color w:val="000000"/>
                <w:sz w:val="18"/>
                <w:szCs w:val="18"/>
                <w:lang w:val="en-US" w:eastAsia="zh-CN"/>
              </w:rPr>
            </w:pPr>
            <w:ins w:id="2646" w:author="LKY" w:date="2026-08-26T11:38:53Z">
              <w:r>
                <w:rPr>
                  <w:rFonts w:hint="eastAsia" w:ascii="Times New Roman" w:hAnsi="Times New Roman" w:cs="Times New Roman"/>
                  <w:b w:val="0"/>
                  <w:bCs w:val="0"/>
                  <w:color w:val="000000"/>
                  <w:sz w:val="18"/>
                  <w:szCs w:val="18"/>
                  <w:lang w:val="en-US" w:eastAsia="zh-CN"/>
                </w:rPr>
                <w:t>8路16位AO模块输出0/4~20mA</w:t>
              </w:r>
            </w:ins>
          </w:p>
        </w:tc>
      </w:tr>
      <w:tr w14:paraId="3E174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647" w:author="LKY" w:date="2026-08-26T11:38:53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2C5ABAD">
            <w:pPr>
              <w:pStyle w:val="12"/>
              <w:ind w:left="4" w:leftChars="-4" w:hanging="12" w:hangingChars="7"/>
              <w:jc w:val="center"/>
              <w:rPr>
                <w:ins w:id="2648" w:author="LKY" w:date="2026-08-26T11:38:53Z"/>
                <w:rFonts w:hint="default" w:ascii="Times New Roman" w:hAnsi="Times New Roman" w:cs="Times New Roman"/>
                <w:b w:val="0"/>
                <w:bCs w:val="0"/>
                <w:color w:val="000000"/>
                <w:sz w:val="18"/>
                <w:szCs w:val="18"/>
                <w:lang w:val="en-US" w:eastAsia="zh-CN"/>
              </w:rPr>
            </w:pPr>
            <w:ins w:id="2649" w:author="LKY" w:date="2026-08-26T11:38:53Z">
              <w:r>
                <w:rPr>
                  <w:rFonts w:hint="eastAsia" w:ascii="Times New Roman" w:hAnsi="Times New Roman" w:cs="Times New Roman"/>
                  <w:b w:val="0"/>
                  <w:bCs w:val="0"/>
                  <w:color w:val="000000"/>
                  <w:sz w:val="18"/>
                  <w:szCs w:val="18"/>
                  <w:lang w:val="en-US" w:eastAsia="zh-CN"/>
                </w:rPr>
                <w:t>N1321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CD882B">
            <w:pPr>
              <w:pStyle w:val="12"/>
              <w:ind w:left="4" w:leftChars="-4" w:hanging="12" w:hangingChars="7"/>
              <w:jc w:val="center"/>
              <w:rPr>
                <w:ins w:id="2650" w:author="LKY" w:date="2026-08-26T11:38:53Z"/>
                <w:rFonts w:hint="eastAsia" w:ascii="Times New Roman" w:hAnsi="Times New Roman" w:cs="Times New Roman"/>
                <w:b w:val="0"/>
                <w:bCs w:val="0"/>
                <w:color w:val="000000"/>
                <w:sz w:val="18"/>
                <w:szCs w:val="18"/>
                <w:lang w:val="en-US" w:eastAsia="zh-CN"/>
              </w:rPr>
            </w:pPr>
            <w:ins w:id="2651" w:author="LKY" w:date="2026-08-26T11:38:53Z">
              <w:r>
                <w:rPr>
                  <w:rFonts w:hint="eastAsia" w:ascii="Times New Roman" w:hAnsi="Times New Roman" w:cs="Times New Roman"/>
                  <w:b w:val="0"/>
                  <w:bCs w:val="0"/>
                  <w:color w:val="000000"/>
                  <w:sz w:val="18"/>
                  <w:szCs w:val="18"/>
                  <w:lang w:val="en-US" w:eastAsia="zh-CN"/>
                </w:rPr>
                <w:t>32路DI模块NPN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7EBC001">
            <w:pPr>
              <w:pStyle w:val="12"/>
              <w:ind w:left="4" w:leftChars="-4" w:hanging="12" w:hangingChars="7"/>
              <w:jc w:val="center"/>
              <w:rPr>
                <w:ins w:id="2652" w:author="LKY" w:date="2026-08-26T11:38:53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3AEF7E8D">
            <w:pPr>
              <w:pStyle w:val="12"/>
              <w:ind w:left="4" w:leftChars="-4" w:hanging="12" w:hangingChars="7"/>
              <w:jc w:val="center"/>
              <w:rPr>
                <w:ins w:id="2653" w:author="LKY" w:date="2026-08-26T11:38:53Z"/>
                <w:rFonts w:hint="eastAsia" w:ascii="Times New Roman" w:hAnsi="Times New Roman" w:cs="Times New Roman"/>
                <w:b w:val="0"/>
                <w:bCs w:val="0"/>
                <w:color w:val="000000"/>
                <w:sz w:val="18"/>
                <w:szCs w:val="18"/>
                <w:lang w:val="en-US" w:eastAsia="zh-CN"/>
              </w:rPr>
            </w:pPr>
            <w:ins w:id="2654" w:author="LKY" w:date="2026-08-26T11:38:53Z">
              <w:r>
                <w:rPr>
                  <w:rFonts w:hint="eastAsia" w:ascii="Times New Roman" w:hAnsi="Times New Roman" w:cs="Times New Roman"/>
                  <w:b w:val="0"/>
                  <w:bCs w:val="0"/>
                  <w:color w:val="000000"/>
                  <w:sz w:val="18"/>
                  <w:szCs w:val="18"/>
                  <w:lang w:val="en-US" w:eastAsia="zh-CN"/>
                </w:rPr>
                <w:t>N4086</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62DD08">
            <w:pPr>
              <w:pStyle w:val="12"/>
              <w:ind w:left="4" w:leftChars="-4" w:hanging="12" w:hangingChars="7"/>
              <w:jc w:val="center"/>
              <w:rPr>
                <w:ins w:id="2655" w:author="LKY" w:date="2026-08-26T11:38:53Z"/>
                <w:rFonts w:hint="eastAsia" w:ascii="Times New Roman" w:hAnsi="Times New Roman" w:cs="Times New Roman"/>
                <w:b w:val="0"/>
                <w:bCs w:val="0"/>
                <w:color w:val="000000"/>
                <w:sz w:val="18"/>
                <w:szCs w:val="18"/>
                <w:lang w:val="en-US" w:eastAsia="zh-CN"/>
              </w:rPr>
            </w:pPr>
            <w:ins w:id="2656" w:author="LKY" w:date="2026-08-26T11:38:53Z">
              <w:r>
                <w:rPr>
                  <w:rFonts w:hint="eastAsia" w:ascii="Times New Roman" w:hAnsi="Times New Roman" w:cs="Times New Roman"/>
                  <w:b w:val="0"/>
                  <w:bCs w:val="0"/>
                  <w:color w:val="000000"/>
                  <w:sz w:val="18"/>
                  <w:szCs w:val="18"/>
                  <w:lang w:val="en-US" w:eastAsia="zh-CN"/>
                </w:rPr>
                <w:t>8路16位AO模块输出±5V/±10V</w:t>
              </w:r>
            </w:ins>
          </w:p>
        </w:tc>
      </w:tr>
      <w:tr w14:paraId="57FF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657" w:author="LKY" w:date="2026-08-26T11:38:53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01F9E3F">
            <w:pPr>
              <w:pStyle w:val="12"/>
              <w:ind w:left="4" w:leftChars="-4" w:hanging="12" w:hangingChars="7"/>
              <w:jc w:val="center"/>
              <w:rPr>
                <w:ins w:id="2658" w:author="LKY" w:date="2026-08-26T11:38:53Z"/>
                <w:rFonts w:hint="eastAsia" w:ascii="Times New Roman" w:hAnsi="Times New Roman" w:cs="Times New Roman"/>
                <w:b w:val="0"/>
                <w:bCs w:val="0"/>
                <w:color w:val="000000"/>
                <w:sz w:val="18"/>
                <w:szCs w:val="18"/>
                <w:lang w:val="en-US" w:eastAsia="zh-CN"/>
              </w:rPr>
            </w:pPr>
            <w:ins w:id="2659" w:author="LKY" w:date="2026-08-26T11:38:53Z">
              <w:r>
                <w:rPr>
                  <w:rFonts w:hint="eastAsia" w:ascii="Times New Roman" w:hAnsi="Times New Roman" w:cs="Times New Roman"/>
                  <w:b w:val="0"/>
                  <w:bCs w:val="0"/>
                  <w:color w:val="000000"/>
                  <w:sz w:val="18"/>
                  <w:szCs w:val="18"/>
                  <w:lang w:val="en-US" w:eastAsia="zh-CN"/>
                </w:rPr>
                <w:t>N1322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065573">
            <w:pPr>
              <w:pStyle w:val="12"/>
              <w:ind w:left="4" w:leftChars="-4" w:hanging="12" w:hangingChars="7"/>
              <w:jc w:val="center"/>
              <w:rPr>
                <w:ins w:id="2660" w:author="LKY" w:date="2026-08-26T11:38:53Z"/>
                <w:rFonts w:hint="eastAsia" w:ascii="Times New Roman" w:hAnsi="Times New Roman" w:cs="Times New Roman"/>
                <w:b w:val="0"/>
                <w:bCs w:val="0"/>
                <w:color w:val="000000"/>
                <w:sz w:val="18"/>
                <w:szCs w:val="18"/>
                <w:lang w:val="en-US" w:eastAsia="zh-CN"/>
              </w:rPr>
            </w:pPr>
            <w:ins w:id="2661" w:author="LKY" w:date="2026-08-26T11:38:53Z">
              <w:r>
                <w:rPr>
                  <w:rFonts w:hint="eastAsia" w:ascii="Times New Roman" w:hAnsi="Times New Roman" w:cs="Times New Roman"/>
                  <w:b w:val="0"/>
                  <w:bCs w:val="0"/>
                  <w:color w:val="000000"/>
                  <w:sz w:val="18"/>
                  <w:szCs w:val="18"/>
                  <w:lang w:val="en-US" w:eastAsia="zh-CN"/>
                </w:rPr>
                <w:t>32路DI模块PNP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3A096F">
            <w:pPr>
              <w:pStyle w:val="12"/>
              <w:ind w:left="4" w:leftChars="-4" w:hanging="12" w:hangingChars="7"/>
              <w:jc w:val="center"/>
              <w:rPr>
                <w:ins w:id="2662" w:author="LKY" w:date="2026-08-26T11:38:53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266985F1">
            <w:pPr>
              <w:pStyle w:val="12"/>
              <w:ind w:left="4" w:leftChars="-4" w:hanging="12" w:hangingChars="7"/>
              <w:jc w:val="center"/>
              <w:rPr>
                <w:ins w:id="2663" w:author="LKY" w:date="2026-08-26T11:38:53Z"/>
                <w:rFonts w:hint="default" w:ascii="Times New Roman" w:hAnsi="Times New Roman" w:cs="Times New Roman"/>
                <w:b w:val="0"/>
                <w:bCs w:val="0"/>
                <w:color w:val="000000"/>
                <w:sz w:val="18"/>
                <w:szCs w:val="18"/>
                <w:lang w:val="en-US" w:eastAsia="zh-CN"/>
              </w:rPr>
            </w:pPr>
            <w:ins w:id="2664" w:author="LKY" w:date="2026-08-26T11:38:53Z">
              <w:r>
                <w:rPr>
                  <w:rFonts w:hint="eastAsia" w:ascii="Times New Roman" w:hAnsi="Times New Roman" w:cs="Times New Roman"/>
                  <w:b w:val="0"/>
                  <w:bCs w:val="0"/>
                  <w:color w:val="000000"/>
                  <w:sz w:val="18"/>
                  <w:szCs w:val="18"/>
                  <w:lang w:val="en-US" w:eastAsia="zh-CN"/>
                </w:rPr>
                <w:t>N5041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C68218">
            <w:pPr>
              <w:pStyle w:val="12"/>
              <w:ind w:left="4" w:leftChars="-4" w:hanging="12" w:hangingChars="7"/>
              <w:jc w:val="center"/>
              <w:rPr>
                <w:ins w:id="2665" w:author="LKY" w:date="2026-08-26T11:38:53Z"/>
                <w:rFonts w:hint="eastAsia" w:ascii="Times New Roman" w:hAnsi="Times New Roman" w:cs="Times New Roman"/>
                <w:b w:val="0"/>
                <w:bCs w:val="0"/>
                <w:color w:val="000000"/>
                <w:sz w:val="18"/>
                <w:szCs w:val="18"/>
                <w:lang w:val="en-US" w:eastAsia="zh-CN"/>
              </w:rPr>
            </w:pPr>
            <w:ins w:id="2666" w:author="LKY" w:date="2026-08-26T11:38:53Z">
              <w:r>
                <w:rPr>
                  <w:rFonts w:hint="eastAsia" w:ascii="Times New Roman" w:hAnsi="Times New Roman" w:cs="Times New Roman"/>
                  <w:b w:val="0"/>
                  <w:bCs w:val="0"/>
                  <w:color w:val="000000"/>
                  <w:sz w:val="18"/>
                  <w:szCs w:val="18"/>
                  <w:lang w:val="en-US" w:eastAsia="zh-CN"/>
                </w:rPr>
                <w:t>4路RTD模块三线PT100</w:t>
              </w:r>
            </w:ins>
          </w:p>
        </w:tc>
      </w:tr>
      <w:tr w14:paraId="24C9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667" w:author="LKY" w:date="2026-08-26T11:38:53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B3D0D0B">
            <w:pPr>
              <w:pStyle w:val="12"/>
              <w:ind w:left="4" w:leftChars="-4" w:hanging="12" w:hangingChars="7"/>
              <w:jc w:val="center"/>
              <w:rPr>
                <w:ins w:id="2668" w:author="LKY" w:date="2026-08-26T11:38:53Z"/>
                <w:rFonts w:hint="eastAsia" w:ascii="Times New Roman" w:hAnsi="Times New Roman" w:cs="Times New Roman"/>
                <w:b w:val="0"/>
                <w:bCs w:val="0"/>
                <w:color w:val="000000"/>
                <w:sz w:val="18"/>
                <w:szCs w:val="18"/>
                <w:lang w:val="en-US" w:eastAsia="zh-CN"/>
              </w:rPr>
            </w:pPr>
            <w:ins w:id="2669" w:author="LKY" w:date="2026-08-26T11:38:53Z">
              <w:r>
                <w:rPr>
                  <w:rFonts w:hint="eastAsia" w:ascii="Times New Roman" w:hAnsi="Times New Roman" w:cs="Times New Roman"/>
                  <w:b w:val="0"/>
                  <w:bCs w:val="0"/>
                  <w:color w:val="000000"/>
                  <w:sz w:val="18"/>
                  <w:szCs w:val="18"/>
                  <w:lang w:val="en-US" w:eastAsia="zh-CN"/>
                </w:rPr>
                <w:t>N1323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5B3039">
            <w:pPr>
              <w:pStyle w:val="12"/>
              <w:ind w:left="4" w:leftChars="-4" w:hanging="12" w:hangingChars="7"/>
              <w:jc w:val="center"/>
              <w:rPr>
                <w:ins w:id="2670" w:author="LKY" w:date="2026-08-26T11:38:53Z"/>
                <w:rFonts w:hint="eastAsia" w:ascii="Times New Roman" w:hAnsi="Times New Roman" w:cs="Times New Roman"/>
                <w:b w:val="0"/>
                <w:bCs w:val="0"/>
                <w:color w:val="000000"/>
                <w:sz w:val="18"/>
                <w:szCs w:val="18"/>
                <w:lang w:val="en-US" w:eastAsia="zh-CN"/>
              </w:rPr>
            </w:pPr>
            <w:ins w:id="2671" w:author="LKY" w:date="2026-08-26T11:38:53Z">
              <w:r>
                <w:rPr>
                  <w:rFonts w:hint="eastAsia" w:ascii="Times New Roman" w:hAnsi="Times New Roman" w:cs="Times New Roman"/>
                  <w:b w:val="0"/>
                  <w:bCs w:val="0"/>
                  <w:color w:val="000000"/>
                  <w:sz w:val="18"/>
                  <w:szCs w:val="18"/>
                  <w:lang w:val="en-US" w:eastAsia="zh-CN"/>
                </w:rPr>
                <w:t>32路干节点DI模块</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E0125D">
            <w:pPr>
              <w:pStyle w:val="12"/>
              <w:ind w:left="4" w:leftChars="-4" w:hanging="12" w:hangingChars="7"/>
              <w:jc w:val="center"/>
              <w:rPr>
                <w:ins w:id="2672" w:author="LKY" w:date="2026-08-26T11:38:53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E8302B8">
            <w:pPr>
              <w:pStyle w:val="12"/>
              <w:ind w:left="4" w:leftChars="-4" w:hanging="12" w:hangingChars="7"/>
              <w:jc w:val="center"/>
              <w:rPr>
                <w:ins w:id="2673" w:author="LKY" w:date="2026-08-26T11:38:53Z"/>
                <w:rFonts w:hint="eastAsia" w:ascii="Times New Roman" w:hAnsi="Times New Roman" w:cs="Times New Roman"/>
                <w:b w:val="0"/>
                <w:bCs w:val="0"/>
                <w:color w:val="000000"/>
                <w:sz w:val="18"/>
                <w:szCs w:val="18"/>
                <w:lang w:val="en-US" w:eastAsia="zh-CN"/>
              </w:rPr>
            </w:pPr>
            <w:ins w:id="2674" w:author="LKY" w:date="2026-08-26T11:38:53Z">
              <w:r>
                <w:rPr>
                  <w:rFonts w:hint="eastAsia" w:ascii="Times New Roman" w:hAnsi="Times New Roman" w:cs="Times New Roman"/>
                  <w:b w:val="0"/>
                  <w:bCs w:val="0"/>
                  <w:color w:val="000000"/>
                  <w:sz w:val="18"/>
                  <w:szCs w:val="18"/>
                  <w:lang w:val="en-US" w:eastAsia="zh-CN"/>
                </w:rPr>
                <w:t>N5042</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23BFD6">
            <w:pPr>
              <w:pStyle w:val="12"/>
              <w:ind w:left="4" w:leftChars="-4" w:hanging="12" w:hangingChars="7"/>
              <w:jc w:val="center"/>
              <w:rPr>
                <w:ins w:id="2675" w:author="LKY" w:date="2026-08-26T11:38:53Z"/>
                <w:rFonts w:hint="eastAsia" w:ascii="Times New Roman" w:hAnsi="Times New Roman" w:cs="Times New Roman"/>
                <w:b w:val="0"/>
                <w:bCs w:val="0"/>
                <w:color w:val="000000"/>
                <w:sz w:val="18"/>
                <w:szCs w:val="18"/>
                <w:lang w:val="en-US" w:eastAsia="zh-CN"/>
              </w:rPr>
            </w:pPr>
            <w:ins w:id="2676" w:author="LKY" w:date="2026-08-26T11:38:53Z">
              <w:r>
                <w:rPr>
                  <w:rFonts w:hint="eastAsia" w:ascii="Times New Roman" w:hAnsi="Times New Roman" w:cs="Times New Roman"/>
                  <w:b w:val="0"/>
                  <w:bCs w:val="0"/>
                  <w:color w:val="000000"/>
                  <w:sz w:val="18"/>
                  <w:szCs w:val="18"/>
                  <w:lang w:val="en-US" w:eastAsia="zh-CN"/>
                </w:rPr>
                <w:t>4路RTD模块三线PT1000</w:t>
              </w:r>
            </w:ins>
          </w:p>
        </w:tc>
      </w:tr>
      <w:tr w14:paraId="2395E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677" w:author="LKY" w:date="2026-08-26T11:38:53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FE2B16A">
            <w:pPr>
              <w:pStyle w:val="12"/>
              <w:ind w:left="4" w:leftChars="-4" w:hanging="12" w:hangingChars="7"/>
              <w:jc w:val="center"/>
              <w:rPr>
                <w:ins w:id="2678" w:author="LKY" w:date="2026-08-26T11:38:53Z"/>
                <w:rFonts w:hint="default" w:ascii="Times New Roman" w:hAnsi="Times New Roman" w:cs="Times New Roman"/>
                <w:b w:val="0"/>
                <w:bCs w:val="0"/>
                <w:color w:val="000000"/>
                <w:sz w:val="18"/>
                <w:szCs w:val="18"/>
                <w:lang w:val="en-US" w:eastAsia="zh-CN"/>
              </w:rPr>
            </w:pPr>
            <w:ins w:id="2679" w:author="LKY" w:date="2026-08-26T11:38:53Z">
              <w:r>
                <w:rPr>
                  <w:rFonts w:hint="eastAsia" w:ascii="Times New Roman" w:hAnsi="Times New Roman" w:cs="Times New Roman"/>
                  <w:b w:val="0"/>
                  <w:bCs w:val="0"/>
                  <w:color w:val="000000"/>
                  <w:sz w:val="18"/>
                  <w:szCs w:val="18"/>
                  <w:lang w:val="en-US" w:eastAsia="zh-CN"/>
                </w:rPr>
                <w:t>N2161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2E11BE">
            <w:pPr>
              <w:pStyle w:val="12"/>
              <w:ind w:left="4" w:leftChars="-4" w:hanging="12" w:hangingChars="7"/>
              <w:jc w:val="center"/>
              <w:rPr>
                <w:ins w:id="2680" w:author="LKY" w:date="2026-08-26T11:38:53Z"/>
                <w:rFonts w:hint="eastAsia" w:ascii="Times New Roman" w:hAnsi="Times New Roman" w:cs="Times New Roman"/>
                <w:b w:val="0"/>
                <w:bCs w:val="0"/>
                <w:color w:val="000000"/>
                <w:sz w:val="18"/>
                <w:szCs w:val="18"/>
                <w:lang w:val="en-US" w:eastAsia="zh-CN"/>
              </w:rPr>
            </w:pPr>
            <w:ins w:id="2681" w:author="LKY" w:date="2026-08-26T11:38:53Z">
              <w:r>
                <w:rPr>
                  <w:rFonts w:hint="eastAsia" w:ascii="Times New Roman" w:hAnsi="Times New Roman" w:cs="Times New Roman"/>
                  <w:b w:val="0"/>
                  <w:bCs w:val="0"/>
                  <w:color w:val="000000"/>
                  <w:sz w:val="18"/>
                  <w:szCs w:val="18"/>
                  <w:lang w:val="en-US" w:eastAsia="zh-CN"/>
                </w:rPr>
                <w:t>16路DO模块PNP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EF8015">
            <w:pPr>
              <w:pStyle w:val="12"/>
              <w:ind w:left="4" w:leftChars="-4" w:hanging="12" w:hangingChars="7"/>
              <w:jc w:val="center"/>
              <w:rPr>
                <w:ins w:id="2682" w:author="LKY" w:date="2026-08-26T11:38:53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41B6F6AE">
            <w:pPr>
              <w:pStyle w:val="12"/>
              <w:ind w:left="4" w:leftChars="-4" w:hanging="12" w:hangingChars="7"/>
              <w:jc w:val="center"/>
              <w:rPr>
                <w:ins w:id="2683" w:author="LKY" w:date="2026-08-26T11:38:53Z"/>
                <w:rFonts w:hint="eastAsia" w:ascii="Times New Roman" w:hAnsi="Times New Roman" w:cs="Times New Roman"/>
                <w:b w:val="0"/>
                <w:bCs w:val="0"/>
                <w:color w:val="000000"/>
                <w:sz w:val="18"/>
                <w:szCs w:val="18"/>
                <w:lang w:val="en-US" w:eastAsia="zh-CN"/>
              </w:rPr>
            </w:pPr>
            <w:ins w:id="2684" w:author="LKY" w:date="2026-08-26T11:38:53Z">
              <w:r>
                <w:rPr>
                  <w:rFonts w:hint="eastAsia" w:ascii="Times New Roman" w:hAnsi="Times New Roman" w:cs="Times New Roman"/>
                  <w:b w:val="0"/>
                  <w:bCs w:val="0"/>
                  <w:color w:val="000000"/>
                  <w:sz w:val="18"/>
                  <w:szCs w:val="18"/>
                  <w:lang w:val="en-US" w:eastAsia="zh-CN"/>
                </w:rPr>
                <w:t>N5043</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69A835">
            <w:pPr>
              <w:pStyle w:val="12"/>
              <w:ind w:left="4" w:leftChars="-4" w:hanging="12" w:hangingChars="7"/>
              <w:jc w:val="center"/>
              <w:rPr>
                <w:ins w:id="2685" w:author="LKY" w:date="2026-08-26T11:38:53Z"/>
                <w:rFonts w:hint="eastAsia" w:ascii="Times New Roman" w:hAnsi="Times New Roman" w:cs="Times New Roman"/>
                <w:b w:val="0"/>
                <w:bCs w:val="0"/>
                <w:color w:val="000000"/>
                <w:sz w:val="18"/>
                <w:szCs w:val="18"/>
                <w:lang w:val="en-US" w:eastAsia="zh-CN"/>
              </w:rPr>
            </w:pPr>
            <w:ins w:id="2686" w:author="LKY" w:date="2026-08-26T11:38:53Z">
              <w:r>
                <w:rPr>
                  <w:rFonts w:hint="eastAsia" w:ascii="Times New Roman" w:hAnsi="Times New Roman" w:cs="Times New Roman"/>
                  <w:b w:val="0"/>
                  <w:bCs w:val="0"/>
                  <w:color w:val="000000"/>
                  <w:sz w:val="18"/>
                  <w:szCs w:val="18"/>
                  <w:lang w:val="en-US" w:eastAsia="zh-CN"/>
                </w:rPr>
                <w:t>4路RTD模块四线PT100</w:t>
              </w:r>
            </w:ins>
          </w:p>
        </w:tc>
      </w:tr>
      <w:tr w14:paraId="3DC2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687" w:author="LKY" w:date="2026-08-26T11:38:53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955616E">
            <w:pPr>
              <w:pStyle w:val="12"/>
              <w:ind w:left="4" w:leftChars="-4" w:hanging="12" w:hangingChars="7"/>
              <w:jc w:val="center"/>
              <w:rPr>
                <w:ins w:id="2688" w:author="LKY" w:date="2026-08-26T11:38:53Z"/>
                <w:rFonts w:hint="eastAsia" w:ascii="Times New Roman" w:hAnsi="Times New Roman" w:cs="Times New Roman"/>
                <w:b w:val="0"/>
                <w:bCs w:val="0"/>
                <w:color w:val="000000"/>
                <w:sz w:val="18"/>
                <w:szCs w:val="18"/>
                <w:lang w:val="en-US" w:eastAsia="zh-CN"/>
              </w:rPr>
            </w:pPr>
            <w:ins w:id="2689" w:author="LKY" w:date="2026-08-26T11:38:53Z">
              <w:r>
                <w:rPr>
                  <w:rFonts w:hint="eastAsia" w:ascii="Times New Roman" w:hAnsi="Times New Roman" w:cs="Times New Roman"/>
                  <w:b w:val="0"/>
                  <w:bCs w:val="0"/>
                  <w:color w:val="000000"/>
                  <w:sz w:val="18"/>
                  <w:szCs w:val="18"/>
                  <w:lang w:val="en-US" w:eastAsia="zh-CN"/>
                </w:rPr>
                <w:t>N2162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321915">
            <w:pPr>
              <w:pStyle w:val="12"/>
              <w:ind w:left="4" w:leftChars="-4" w:hanging="12" w:hangingChars="7"/>
              <w:jc w:val="center"/>
              <w:rPr>
                <w:ins w:id="2690" w:author="LKY" w:date="2026-08-26T11:38:53Z"/>
                <w:rFonts w:hint="eastAsia" w:ascii="Times New Roman" w:hAnsi="Times New Roman" w:cs="Times New Roman"/>
                <w:b w:val="0"/>
                <w:bCs w:val="0"/>
                <w:color w:val="000000"/>
                <w:sz w:val="18"/>
                <w:szCs w:val="18"/>
                <w:lang w:val="en-US" w:eastAsia="zh-CN"/>
              </w:rPr>
            </w:pPr>
            <w:ins w:id="2691" w:author="LKY" w:date="2026-08-26T11:38:53Z">
              <w:r>
                <w:rPr>
                  <w:rFonts w:hint="eastAsia" w:ascii="Times New Roman" w:hAnsi="Times New Roman" w:cs="Times New Roman"/>
                  <w:b w:val="0"/>
                  <w:bCs w:val="0"/>
                  <w:color w:val="000000"/>
                  <w:sz w:val="18"/>
                  <w:szCs w:val="18"/>
                  <w:lang w:val="en-US" w:eastAsia="zh-CN"/>
                </w:rPr>
                <w:t>16路DO模块NPN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1D6A54">
            <w:pPr>
              <w:pStyle w:val="12"/>
              <w:ind w:left="4" w:leftChars="-4" w:hanging="12" w:hangingChars="7"/>
              <w:jc w:val="center"/>
              <w:rPr>
                <w:ins w:id="2692" w:author="LKY" w:date="2026-08-26T11:38:53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47C71F01">
            <w:pPr>
              <w:pStyle w:val="12"/>
              <w:ind w:left="4" w:leftChars="-4" w:hanging="12" w:hangingChars="7"/>
              <w:jc w:val="center"/>
              <w:rPr>
                <w:ins w:id="2693" w:author="LKY" w:date="2026-08-26T11:38:53Z"/>
                <w:rFonts w:hint="eastAsia" w:ascii="Times New Roman" w:hAnsi="Times New Roman" w:cs="Times New Roman"/>
                <w:b w:val="0"/>
                <w:bCs w:val="0"/>
                <w:color w:val="000000"/>
                <w:sz w:val="18"/>
                <w:szCs w:val="18"/>
                <w:lang w:val="en-US" w:eastAsia="zh-CN"/>
              </w:rPr>
            </w:pPr>
            <w:ins w:id="2694" w:author="LKY" w:date="2026-08-26T11:38:53Z">
              <w:r>
                <w:rPr>
                  <w:rFonts w:hint="eastAsia" w:ascii="Times New Roman" w:hAnsi="Times New Roman" w:cs="Times New Roman"/>
                  <w:b w:val="0"/>
                  <w:bCs w:val="0"/>
                  <w:color w:val="000000"/>
                  <w:sz w:val="18"/>
                  <w:szCs w:val="18"/>
                  <w:lang w:val="en-US" w:eastAsia="zh-CN"/>
                </w:rPr>
                <w:t>N5044</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72EA66">
            <w:pPr>
              <w:pStyle w:val="12"/>
              <w:ind w:left="4" w:leftChars="-4" w:hanging="12" w:hangingChars="7"/>
              <w:jc w:val="center"/>
              <w:rPr>
                <w:ins w:id="2695" w:author="LKY" w:date="2026-08-26T11:38:53Z"/>
                <w:rFonts w:hint="eastAsia" w:ascii="Times New Roman" w:hAnsi="Times New Roman" w:cs="Times New Roman"/>
                <w:b w:val="0"/>
                <w:bCs w:val="0"/>
                <w:color w:val="000000"/>
                <w:sz w:val="18"/>
                <w:szCs w:val="18"/>
                <w:lang w:val="en-US" w:eastAsia="zh-CN"/>
              </w:rPr>
            </w:pPr>
            <w:ins w:id="2696" w:author="LKY" w:date="2026-08-26T11:38:53Z">
              <w:r>
                <w:rPr>
                  <w:rFonts w:hint="eastAsia" w:ascii="Times New Roman" w:hAnsi="Times New Roman" w:cs="Times New Roman"/>
                  <w:b w:val="0"/>
                  <w:bCs w:val="0"/>
                  <w:color w:val="000000"/>
                  <w:sz w:val="18"/>
                  <w:szCs w:val="18"/>
                  <w:lang w:val="en-US" w:eastAsia="zh-CN"/>
                </w:rPr>
                <w:t>4路RTD模块四线PT1000</w:t>
              </w:r>
            </w:ins>
          </w:p>
        </w:tc>
      </w:tr>
      <w:tr w14:paraId="4B4F3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697" w:author="LKY" w:date="2026-08-26T11:38:53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4EEEE39">
            <w:pPr>
              <w:pStyle w:val="12"/>
              <w:ind w:left="4" w:leftChars="-4" w:hanging="12" w:hangingChars="7"/>
              <w:jc w:val="center"/>
              <w:rPr>
                <w:ins w:id="2698" w:author="LKY" w:date="2026-08-26T11:38:53Z"/>
                <w:rFonts w:hint="default" w:ascii="Times New Roman" w:hAnsi="Times New Roman" w:cs="Times New Roman"/>
                <w:b w:val="0"/>
                <w:bCs w:val="0"/>
                <w:color w:val="000000"/>
                <w:sz w:val="18"/>
                <w:szCs w:val="18"/>
                <w:lang w:val="en-US" w:eastAsia="zh-CN"/>
              </w:rPr>
            </w:pPr>
            <w:ins w:id="2699" w:author="LKY" w:date="2026-08-26T11:38:53Z">
              <w:r>
                <w:rPr>
                  <w:rFonts w:hint="eastAsia" w:ascii="Times New Roman" w:hAnsi="Times New Roman" w:cs="Times New Roman"/>
                  <w:b w:val="0"/>
                  <w:bCs w:val="0"/>
                  <w:color w:val="000000"/>
                  <w:sz w:val="18"/>
                  <w:szCs w:val="18"/>
                  <w:lang w:val="en-US" w:eastAsia="zh-CN"/>
                </w:rPr>
                <w:t>N2321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FD5C2A">
            <w:pPr>
              <w:pStyle w:val="12"/>
              <w:ind w:left="4" w:leftChars="-4" w:hanging="12" w:hangingChars="7"/>
              <w:jc w:val="center"/>
              <w:rPr>
                <w:ins w:id="2700" w:author="LKY" w:date="2026-08-26T11:38:53Z"/>
                <w:rFonts w:hint="eastAsia" w:ascii="Times New Roman" w:hAnsi="Times New Roman" w:cs="Times New Roman"/>
                <w:b w:val="0"/>
                <w:bCs w:val="0"/>
                <w:color w:val="000000"/>
                <w:sz w:val="18"/>
                <w:szCs w:val="18"/>
                <w:lang w:val="en-US" w:eastAsia="zh-CN"/>
              </w:rPr>
            </w:pPr>
            <w:ins w:id="2701" w:author="LKY" w:date="2026-08-26T11:38:53Z">
              <w:r>
                <w:rPr>
                  <w:rFonts w:hint="eastAsia" w:ascii="Times New Roman" w:hAnsi="Times New Roman" w:cs="Times New Roman"/>
                  <w:b w:val="0"/>
                  <w:bCs w:val="0"/>
                  <w:color w:val="000000"/>
                  <w:sz w:val="18"/>
                  <w:szCs w:val="18"/>
                  <w:lang w:val="en-US" w:eastAsia="zh-CN"/>
                </w:rPr>
                <w:t>32路DO模块PNP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F5B0C1">
            <w:pPr>
              <w:pStyle w:val="12"/>
              <w:ind w:left="4" w:leftChars="-4" w:hanging="12" w:hangingChars="7"/>
              <w:jc w:val="center"/>
              <w:rPr>
                <w:ins w:id="2702" w:author="LKY" w:date="2026-08-26T11:38:53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1F03B90">
            <w:pPr>
              <w:pStyle w:val="12"/>
              <w:ind w:left="4" w:leftChars="-4" w:hanging="12" w:hangingChars="7"/>
              <w:jc w:val="center"/>
              <w:rPr>
                <w:ins w:id="2703" w:author="LKY" w:date="2026-08-26T11:38:53Z"/>
                <w:rFonts w:hint="default" w:ascii="Times New Roman" w:hAnsi="Times New Roman" w:cs="Times New Roman"/>
                <w:b w:val="0"/>
                <w:bCs w:val="0"/>
                <w:color w:val="000000"/>
                <w:sz w:val="18"/>
                <w:szCs w:val="18"/>
                <w:lang w:val="en-US" w:eastAsia="zh-CN"/>
              </w:rPr>
            </w:pPr>
            <w:ins w:id="2704" w:author="LKY" w:date="2026-08-26T11:38:53Z">
              <w:r>
                <w:rPr>
                  <w:rFonts w:hint="eastAsia" w:ascii="Times New Roman" w:hAnsi="Times New Roman" w:cs="Times New Roman"/>
                  <w:b w:val="0"/>
                  <w:bCs w:val="0"/>
                  <w:color w:val="000000"/>
                  <w:sz w:val="18"/>
                  <w:szCs w:val="18"/>
                  <w:lang w:val="en-US" w:eastAsia="zh-CN"/>
                </w:rPr>
                <w:t>N5088</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DA0011">
            <w:pPr>
              <w:pStyle w:val="12"/>
              <w:ind w:left="4" w:leftChars="-4" w:hanging="12" w:hangingChars="7"/>
              <w:jc w:val="center"/>
              <w:rPr>
                <w:ins w:id="2705" w:author="LKY" w:date="2026-08-26T11:38:53Z"/>
                <w:rFonts w:hint="default" w:ascii="Times New Roman" w:hAnsi="Times New Roman" w:cs="Times New Roman"/>
                <w:b w:val="0"/>
                <w:bCs w:val="0"/>
                <w:color w:val="000000"/>
                <w:sz w:val="18"/>
                <w:szCs w:val="18"/>
                <w:lang w:val="en-US" w:eastAsia="zh-CN"/>
              </w:rPr>
            </w:pPr>
            <w:ins w:id="2706" w:author="LKY" w:date="2026-08-26T11:38:53Z">
              <w:r>
                <w:rPr>
                  <w:rFonts w:hint="eastAsia" w:ascii="Times New Roman" w:hAnsi="Times New Roman" w:cs="Times New Roman"/>
                  <w:b w:val="0"/>
                  <w:bCs w:val="0"/>
                  <w:color w:val="000000"/>
                  <w:sz w:val="18"/>
                  <w:szCs w:val="18"/>
                  <w:lang w:val="en-US" w:eastAsia="zh-CN"/>
                </w:rPr>
                <w:t>8路TC模块</w:t>
              </w:r>
            </w:ins>
          </w:p>
        </w:tc>
      </w:tr>
      <w:tr w14:paraId="7697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07" w:author="LKY" w:date="2026-08-26T11:38:53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6E6DEDC">
            <w:pPr>
              <w:pStyle w:val="12"/>
              <w:ind w:left="4" w:leftChars="-4" w:hanging="12" w:hangingChars="7"/>
              <w:jc w:val="center"/>
              <w:rPr>
                <w:ins w:id="2708" w:author="LKY" w:date="2026-08-26T11:38:53Z"/>
                <w:rFonts w:hint="eastAsia" w:ascii="Times New Roman" w:hAnsi="Times New Roman" w:cs="Times New Roman"/>
                <w:b w:val="0"/>
                <w:bCs w:val="0"/>
                <w:color w:val="000000"/>
                <w:sz w:val="18"/>
                <w:szCs w:val="18"/>
                <w:lang w:val="en-US" w:eastAsia="zh-CN"/>
              </w:rPr>
            </w:pPr>
            <w:ins w:id="2709" w:author="LKY" w:date="2026-08-26T11:38:53Z">
              <w:r>
                <w:rPr>
                  <w:rFonts w:hint="eastAsia" w:ascii="Times New Roman" w:hAnsi="Times New Roman" w:cs="Times New Roman"/>
                  <w:b w:val="0"/>
                  <w:bCs w:val="0"/>
                  <w:color w:val="000000"/>
                  <w:sz w:val="18"/>
                  <w:szCs w:val="18"/>
                  <w:lang w:val="en-US" w:eastAsia="zh-CN"/>
                </w:rPr>
                <w:t>N2322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0982B6">
            <w:pPr>
              <w:pStyle w:val="12"/>
              <w:ind w:left="4" w:leftChars="-4" w:hanging="12" w:hangingChars="7"/>
              <w:jc w:val="center"/>
              <w:rPr>
                <w:ins w:id="2710" w:author="LKY" w:date="2026-08-26T11:38:53Z"/>
                <w:rFonts w:hint="eastAsia" w:ascii="Times New Roman" w:hAnsi="Times New Roman" w:cs="Times New Roman"/>
                <w:b w:val="0"/>
                <w:bCs w:val="0"/>
                <w:color w:val="000000"/>
                <w:sz w:val="18"/>
                <w:szCs w:val="18"/>
                <w:lang w:val="en-US" w:eastAsia="zh-CN"/>
              </w:rPr>
            </w:pPr>
            <w:ins w:id="2711" w:author="LKY" w:date="2026-08-26T11:38:53Z">
              <w:r>
                <w:rPr>
                  <w:rFonts w:hint="eastAsia" w:ascii="Times New Roman" w:hAnsi="Times New Roman" w:cs="Times New Roman"/>
                  <w:b w:val="0"/>
                  <w:bCs w:val="0"/>
                  <w:color w:val="000000"/>
                  <w:sz w:val="18"/>
                  <w:szCs w:val="18"/>
                  <w:lang w:val="en-US" w:eastAsia="zh-CN"/>
                </w:rPr>
                <w:t>32路DO模块NPN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7942E2">
            <w:pPr>
              <w:pStyle w:val="12"/>
              <w:ind w:left="4" w:leftChars="-4" w:hanging="12" w:hangingChars="7"/>
              <w:jc w:val="center"/>
              <w:rPr>
                <w:ins w:id="2712" w:author="LKY" w:date="2026-08-26T11:38:53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96A1B7E">
            <w:pPr>
              <w:pStyle w:val="12"/>
              <w:ind w:left="4" w:leftChars="-4" w:hanging="12" w:hangingChars="7"/>
              <w:jc w:val="center"/>
              <w:rPr>
                <w:ins w:id="2713" w:author="LKY" w:date="2026-08-26T11:38:53Z"/>
                <w:rFonts w:hint="default" w:ascii="Times New Roman" w:hAnsi="Times New Roman" w:cs="Times New Roman"/>
                <w:b w:val="0"/>
                <w:bCs w:val="0"/>
                <w:color w:val="000000"/>
                <w:sz w:val="18"/>
                <w:szCs w:val="18"/>
                <w:lang w:val="en-US" w:eastAsia="zh-CN"/>
              </w:rPr>
            </w:pPr>
            <w:ins w:id="2714" w:author="LKY" w:date="2026-08-26T11:38:53Z">
              <w:r>
                <w:rPr>
                  <w:rFonts w:hint="eastAsia" w:ascii="Times New Roman" w:hAnsi="Times New Roman" w:cs="Times New Roman"/>
                  <w:b w:val="0"/>
                  <w:bCs w:val="0"/>
                  <w:color w:val="000000"/>
                  <w:sz w:val="18"/>
                  <w:szCs w:val="18"/>
                  <w:lang w:val="en-US" w:eastAsia="zh-CN"/>
                </w:rPr>
                <w:t>N7011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3F6180">
            <w:pPr>
              <w:pStyle w:val="12"/>
              <w:ind w:left="4" w:leftChars="-4" w:hanging="12" w:hangingChars="7"/>
              <w:jc w:val="center"/>
              <w:rPr>
                <w:ins w:id="2715" w:author="LKY" w:date="2026-08-26T11:38:53Z"/>
                <w:rFonts w:hint="eastAsia" w:ascii="Times New Roman" w:hAnsi="Times New Roman" w:cs="Times New Roman"/>
                <w:b w:val="0"/>
                <w:bCs w:val="0"/>
                <w:color w:val="000000"/>
                <w:sz w:val="18"/>
                <w:szCs w:val="18"/>
                <w:lang w:val="en-US" w:eastAsia="zh-CN"/>
              </w:rPr>
            </w:pPr>
            <w:ins w:id="2716" w:author="LKY" w:date="2026-08-26T11:38:53Z">
              <w:r>
                <w:rPr>
                  <w:rFonts w:hint="eastAsia" w:ascii="Times New Roman" w:hAnsi="Times New Roman" w:cs="Times New Roman"/>
                  <w:b w:val="0"/>
                  <w:bCs w:val="0"/>
                  <w:color w:val="000000"/>
                  <w:sz w:val="18"/>
                  <w:szCs w:val="18"/>
                  <w:lang w:val="en-US" w:eastAsia="zh-CN"/>
                </w:rPr>
                <w:t>中继电源模块</w:t>
              </w:r>
            </w:ins>
          </w:p>
        </w:tc>
      </w:tr>
      <w:tr w14:paraId="1D9B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17" w:author="LKY" w:date="2026-08-26T11:38:54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D9BE5D6">
            <w:pPr>
              <w:pStyle w:val="12"/>
              <w:ind w:left="4" w:leftChars="-4" w:hanging="12" w:hangingChars="7"/>
              <w:jc w:val="center"/>
              <w:rPr>
                <w:ins w:id="2718" w:author="LKY" w:date="2026-08-26T11:38:53Z"/>
                <w:rFonts w:hint="default" w:ascii="Times New Roman" w:hAnsi="Times New Roman" w:cs="Times New Roman"/>
                <w:b w:val="0"/>
                <w:bCs w:val="0"/>
                <w:color w:val="000000"/>
                <w:sz w:val="18"/>
                <w:szCs w:val="18"/>
                <w:lang w:val="en-US" w:eastAsia="zh-CN"/>
              </w:rPr>
            </w:pPr>
            <w:ins w:id="2719" w:author="LKY" w:date="2026-08-26T11:38:53Z">
              <w:r>
                <w:rPr>
                  <w:rFonts w:hint="eastAsia" w:ascii="Times New Roman" w:hAnsi="Times New Roman" w:cs="Times New Roman"/>
                  <w:b w:val="0"/>
                  <w:bCs w:val="0"/>
                  <w:color w:val="000000"/>
                  <w:sz w:val="18"/>
                  <w:szCs w:val="18"/>
                  <w:lang w:val="en-US" w:eastAsia="zh-CN"/>
                </w:rPr>
                <w:t>N2084</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865664">
            <w:pPr>
              <w:pStyle w:val="12"/>
              <w:ind w:left="4" w:leftChars="-4" w:hanging="12" w:hangingChars="7"/>
              <w:jc w:val="center"/>
              <w:rPr>
                <w:ins w:id="2720" w:author="LKY" w:date="2026-08-26T11:38:53Z"/>
                <w:rFonts w:hint="eastAsia" w:ascii="Times New Roman" w:hAnsi="Times New Roman" w:cs="Times New Roman"/>
                <w:b w:val="0"/>
                <w:bCs w:val="0"/>
                <w:color w:val="000000"/>
                <w:sz w:val="18"/>
                <w:szCs w:val="18"/>
                <w:lang w:val="en-US" w:eastAsia="zh-CN"/>
              </w:rPr>
            </w:pPr>
            <w:ins w:id="2721" w:author="LKY" w:date="2026-08-26T11:38:53Z">
              <w:r>
                <w:rPr>
                  <w:rFonts w:hint="eastAsia" w:ascii="Times New Roman" w:hAnsi="Times New Roman" w:cs="Times New Roman"/>
                  <w:b w:val="0"/>
                  <w:bCs w:val="0"/>
                  <w:color w:val="000000"/>
                  <w:sz w:val="18"/>
                  <w:szCs w:val="18"/>
                  <w:lang w:val="en-US" w:eastAsia="zh-CN"/>
                </w:rPr>
                <w:t>8路DO模块继电器</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E39236F">
            <w:pPr>
              <w:pStyle w:val="12"/>
              <w:ind w:left="4" w:leftChars="-4" w:hanging="12" w:hangingChars="7"/>
              <w:jc w:val="center"/>
              <w:rPr>
                <w:ins w:id="2722" w:author="LKY" w:date="2026-08-26T11:38:53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2F77438A">
            <w:pPr>
              <w:pStyle w:val="12"/>
              <w:ind w:left="4" w:leftChars="-4" w:hanging="12" w:hangingChars="7"/>
              <w:jc w:val="center"/>
              <w:rPr>
                <w:ins w:id="2723" w:author="LKY" w:date="2026-08-26T11:38:54Z"/>
                <w:rFonts w:hint="default" w:ascii="Times New Roman" w:hAnsi="Times New Roman" w:cs="Times New Roman"/>
                <w:b w:val="0"/>
                <w:bCs w:val="0"/>
                <w:color w:val="000000"/>
                <w:sz w:val="18"/>
                <w:szCs w:val="18"/>
                <w:lang w:val="en-US" w:eastAsia="zh-CN"/>
              </w:rPr>
            </w:pPr>
            <w:ins w:id="2724" w:author="LKY" w:date="2026-08-26T11:38:54Z">
              <w:r>
                <w:rPr>
                  <w:rFonts w:hint="eastAsia" w:ascii="Times New Roman" w:hAnsi="Times New Roman" w:cs="Times New Roman"/>
                  <w:b w:val="0"/>
                  <w:bCs w:val="0"/>
                  <w:color w:val="000000"/>
                  <w:sz w:val="18"/>
                  <w:szCs w:val="18"/>
                  <w:lang w:val="en-US" w:eastAsia="zh-CN"/>
                </w:rPr>
                <w:t>N9081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387D2B">
            <w:pPr>
              <w:pStyle w:val="12"/>
              <w:ind w:left="4" w:leftChars="-4" w:hanging="12" w:hangingChars="7"/>
              <w:jc w:val="center"/>
              <w:rPr>
                <w:ins w:id="2725" w:author="LKY" w:date="2026-08-26T11:38:54Z"/>
                <w:rFonts w:hint="eastAsia" w:ascii="Times New Roman" w:hAnsi="Times New Roman" w:cs="Times New Roman"/>
                <w:b w:val="0"/>
                <w:bCs w:val="0"/>
                <w:color w:val="000000"/>
                <w:sz w:val="18"/>
                <w:szCs w:val="18"/>
                <w:lang w:val="en-US" w:eastAsia="zh-CN"/>
              </w:rPr>
            </w:pPr>
            <w:ins w:id="2726" w:author="LKY" w:date="2026-08-26T11:38:54Z">
              <w:r>
                <w:rPr>
                  <w:rFonts w:hint="eastAsia" w:ascii="Times New Roman" w:hAnsi="Times New Roman" w:cs="Times New Roman"/>
                  <w:b w:val="0"/>
                  <w:bCs w:val="0"/>
                  <w:color w:val="000000"/>
                  <w:sz w:val="18"/>
                  <w:szCs w:val="18"/>
                  <w:lang w:val="en-US" w:eastAsia="zh-CN"/>
                </w:rPr>
                <w:t>3路脉冲计数+5DI</w:t>
              </w:r>
            </w:ins>
          </w:p>
        </w:tc>
      </w:tr>
      <w:tr w14:paraId="0803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right"/>
          <w:ins w:id="2727" w:author="LKY" w:date="2026-08-26T11:38:54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E84978">
            <w:pPr>
              <w:pStyle w:val="12"/>
              <w:ind w:left="4" w:leftChars="-4" w:hanging="12" w:hangingChars="7"/>
              <w:jc w:val="center"/>
              <w:rPr>
                <w:ins w:id="2728" w:author="LKY" w:date="2026-08-26T11:38:54Z"/>
                <w:rFonts w:hint="eastAsia" w:ascii="Times New Roman" w:hAnsi="Times New Roman" w:cs="Times New Roman"/>
                <w:b w:val="0"/>
                <w:bCs w:val="0"/>
                <w:color w:val="000000"/>
                <w:sz w:val="18"/>
                <w:szCs w:val="18"/>
                <w:lang w:val="en-US" w:eastAsia="zh-CN"/>
              </w:rPr>
            </w:pPr>
            <w:ins w:id="2729" w:author="LKY" w:date="2026-08-26T11:38:54Z">
              <w:r>
                <w:rPr>
                  <w:rFonts w:hint="eastAsia" w:ascii="Times New Roman" w:hAnsi="Times New Roman" w:cs="Times New Roman"/>
                  <w:b w:val="0"/>
                  <w:bCs w:val="0"/>
                  <w:color w:val="000000"/>
                  <w:sz w:val="18"/>
                  <w:szCs w:val="18"/>
                  <w:lang w:val="en-US" w:eastAsia="zh-CN"/>
                </w:rPr>
                <w:t>N3081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4425BE">
            <w:pPr>
              <w:pStyle w:val="12"/>
              <w:ind w:left="4" w:leftChars="-4" w:hanging="12" w:hangingChars="7"/>
              <w:jc w:val="center"/>
              <w:rPr>
                <w:ins w:id="2730" w:author="LKY" w:date="2026-08-26T11:38:54Z"/>
                <w:rFonts w:hint="eastAsia" w:ascii="Times New Roman" w:hAnsi="Times New Roman" w:cs="Times New Roman"/>
                <w:b w:val="0"/>
                <w:bCs w:val="0"/>
                <w:color w:val="000000"/>
                <w:sz w:val="18"/>
                <w:szCs w:val="18"/>
                <w:lang w:val="en-US" w:eastAsia="zh-CN"/>
              </w:rPr>
            </w:pPr>
            <w:ins w:id="2731" w:author="LKY" w:date="2026-08-26T11:38:54Z">
              <w:r>
                <w:rPr>
                  <w:rFonts w:hint="eastAsia" w:ascii="Times New Roman" w:hAnsi="Times New Roman" w:cs="Times New Roman"/>
                  <w:b w:val="0"/>
                  <w:bCs w:val="0"/>
                  <w:color w:val="000000"/>
                  <w:sz w:val="18"/>
                  <w:szCs w:val="18"/>
                  <w:lang w:val="en-US" w:eastAsia="zh-CN"/>
                </w:rPr>
                <w:t>8路16位AI模块单端输入0/4~20mA</w:t>
              </w:r>
            </w:ins>
          </w:p>
        </w:tc>
        <w:tc>
          <w:tcPr>
            <w:tcW w:w="1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D8C862">
            <w:pPr>
              <w:pStyle w:val="12"/>
              <w:ind w:left="4" w:leftChars="-4" w:hanging="12" w:hangingChars="7"/>
              <w:jc w:val="center"/>
              <w:rPr>
                <w:ins w:id="2732" w:author="LKY" w:date="2026-08-26T11:38:54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6DF89990">
            <w:pPr>
              <w:pStyle w:val="12"/>
              <w:ind w:left="4" w:leftChars="-4" w:hanging="12" w:hangingChars="7"/>
              <w:jc w:val="center"/>
              <w:rPr>
                <w:ins w:id="2733" w:author="LKY" w:date="2026-08-26T11:38:54Z"/>
                <w:rFonts w:hint="default" w:ascii="Times New Roman" w:hAnsi="Times New Roman" w:cs="Times New Roman"/>
                <w:b w:val="0"/>
                <w:bCs w:val="0"/>
                <w:color w:val="000000"/>
                <w:sz w:val="18"/>
                <w:szCs w:val="18"/>
                <w:lang w:val="en-US" w:eastAsia="zh-CN"/>
              </w:rPr>
            </w:pPr>
            <w:ins w:id="2734" w:author="LKY" w:date="2026-08-26T11:38:54Z">
              <w:r>
                <w:rPr>
                  <w:rFonts w:hint="eastAsia" w:ascii="Times New Roman" w:hAnsi="Times New Roman" w:cs="Times New Roman"/>
                  <w:b w:val="0"/>
                  <w:bCs w:val="0"/>
                  <w:color w:val="000000"/>
                  <w:sz w:val="18"/>
                  <w:szCs w:val="18"/>
                  <w:lang w:val="en-US" w:eastAsia="zh-CN"/>
                </w:rPr>
                <w:t>N9082</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47E82C">
            <w:pPr>
              <w:pStyle w:val="12"/>
              <w:ind w:left="4" w:leftChars="-4" w:hanging="12" w:hangingChars="7"/>
              <w:jc w:val="center"/>
              <w:rPr>
                <w:ins w:id="2735" w:author="LKY" w:date="2026-08-26T11:38:54Z"/>
                <w:rFonts w:hint="default" w:ascii="Times New Roman" w:hAnsi="Times New Roman" w:cs="Times New Roman"/>
                <w:b w:val="0"/>
                <w:bCs w:val="0"/>
                <w:color w:val="000000"/>
                <w:sz w:val="18"/>
                <w:szCs w:val="18"/>
                <w:lang w:val="en-US" w:eastAsia="zh-CN"/>
              </w:rPr>
            </w:pPr>
            <w:ins w:id="2736" w:author="LKY" w:date="2026-08-26T11:38:54Z">
              <w:r>
                <w:rPr>
                  <w:rFonts w:hint="eastAsia" w:ascii="Times New Roman" w:hAnsi="Times New Roman" w:cs="Times New Roman"/>
                  <w:b w:val="0"/>
                  <w:bCs w:val="0"/>
                  <w:color w:val="000000"/>
                  <w:sz w:val="18"/>
                  <w:szCs w:val="18"/>
                  <w:lang w:val="en-US" w:eastAsia="zh-CN"/>
                </w:rPr>
                <w:t>6路脉冲输出+2DO</w:t>
              </w:r>
            </w:ins>
          </w:p>
        </w:tc>
      </w:tr>
      <w:tr w14:paraId="48BD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right"/>
          <w:ins w:id="2737" w:author="LKY" w:date="2026-08-26T11:38:54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67B0500">
            <w:pPr>
              <w:pStyle w:val="12"/>
              <w:ind w:left="4" w:leftChars="-4" w:hanging="12" w:hangingChars="7"/>
              <w:jc w:val="center"/>
              <w:rPr>
                <w:ins w:id="2738" w:author="LKY" w:date="2026-08-26T11:38:54Z"/>
                <w:rFonts w:hint="eastAsia" w:ascii="Times New Roman" w:hAnsi="Times New Roman" w:cs="Times New Roman"/>
                <w:b w:val="0"/>
                <w:bCs w:val="0"/>
                <w:color w:val="000000"/>
                <w:sz w:val="18"/>
                <w:szCs w:val="18"/>
                <w:lang w:val="en-US" w:eastAsia="zh-CN"/>
              </w:rPr>
            </w:pPr>
            <w:ins w:id="2739" w:author="LKY" w:date="2026-08-26T11:38:54Z">
              <w:r>
                <w:rPr>
                  <w:rFonts w:hint="eastAsia" w:ascii="Times New Roman" w:hAnsi="Times New Roman" w:cs="Times New Roman"/>
                  <w:b w:val="0"/>
                  <w:bCs w:val="0"/>
                  <w:color w:val="000000"/>
                  <w:sz w:val="18"/>
                  <w:szCs w:val="18"/>
                  <w:lang w:val="en-US" w:eastAsia="zh-CN"/>
                </w:rPr>
                <w:t>N3083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E8A824">
            <w:pPr>
              <w:pStyle w:val="12"/>
              <w:ind w:left="4" w:leftChars="-4" w:hanging="12" w:hangingChars="7"/>
              <w:jc w:val="center"/>
              <w:rPr>
                <w:ins w:id="2740" w:author="LKY" w:date="2026-08-26T11:38:54Z"/>
                <w:rFonts w:hint="eastAsia" w:ascii="Times New Roman" w:hAnsi="Times New Roman" w:cs="Times New Roman"/>
                <w:b w:val="0"/>
                <w:bCs w:val="0"/>
                <w:color w:val="000000"/>
                <w:sz w:val="18"/>
                <w:szCs w:val="18"/>
                <w:lang w:val="en-US" w:eastAsia="zh-CN"/>
              </w:rPr>
            </w:pPr>
            <w:ins w:id="2741" w:author="LKY" w:date="2026-08-26T11:38:54Z">
              <w:r>
                <w:rPr>
                  <w:rFonts w:hint="eastAsia" w:ascii="Times New Roman" w:hAnsi="Times New Roman" w:cs="Times New Roman"/>
                  <w:b w:val="0"/>
                  <w:bCs w:val="0"/>
                  <w:color w:val="000000"/>
                  <w:sz w:val="18"/>
                  <w:szCs w:val="18"/>
                  <w:lang w:val="en-US" w:eastAsia="zh-CN"/>
                </w:rPr>
                <w:t>8路16位AI模块单端输入0~5/10V</w:t>
              </w:r>
            </w:ins>
          </w:p>
        </w:tc>
        <w:tc>
          <w:tcPr>
            <w:tcW w:w="1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CE206B">
            <w:pPr>
              <w:pStyle w:val="12"/>
              <w:ind w:left="4" w:leftChars="-4" w:hanging="12" w:hangingChars="7"/>
              <w:jc w:val="center"/>
              <w:rPr>
                <w:ins w:id="2742" w:author="LKY" w:date="2026-08-26T11:38:54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265312EC">
            <w:pPr>
              <w:pStyle w:val="12"/>
              <w:ind w:left="4" w:leftChars="-4" w:hanging="12" w:hangingChars="7"/>
              <w:jc w:val="center"/>
              <w:rPr>
                <w:ins w:id="2743" w:author="LKY" w:date="2026-08-26T11:38:54Z"/>
                <w:rFonts w:hint="eastAsia" w:ascii="Times New Roman" w:hAnsi="Times New Roman" w:cs="Times New Roman"/>
                <w:b w:val="0"/>
                <w:bCs w:val="0"/>
                <w:color w:val="000000"/>
                <w:sz w:val="18"/>
                <w:szCs w:val="18"/>
                <w:lang w:val="en-US" w:eastAsia="zh-CN"/>
              </w:rPr>
            </w:pPr>
            <w:ins w:id="2744" w:author="LKY" w:date="2026-08-26T11:38:54Z">
              <w:r>
                <w:rPr>
                  <w:rFonts w:hint="eastAsia" w:ascii="Times New Roman" w:hAnsi="Times New Roman" w:cs="Times New Roman"/>
                  <w:b w:val="0"/>
                  <w:bCs w:val="0"/>
                  <w:color w:val="000000"/>
                  <w:sz w:val="18"/>
                  <w:szCs w:val="18"/>
                  <w:lang w:val="en-US" w:eastAsia="zh-CN"/>
                </w:rPr>
                <w:t>N9083</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BE1F84">
            <w:pPr>
              <w:pStyle w:val="12"/>
              <w:ind w:left="4" w:leftChars="-4" w:hanging="12" w:hangingChars="7"/>
              <w:jc w:val="center"/>
              <w:rPr>
                <w:ins w:id="2745" w:author="LKY" w:date="2026-08-26T11:38:54Z"/>
                <w:rFonts w:hint="default" w:ascii="Times New Roman" w:hAnsi="Times New Roman" w:cs="Times New Roman"/>
                <w:b w:val="0"/>
                <w:bCs w:val="0"/>
                <w:color w:val="000000"/>
                <w:sz w:val="18"/>
                <w:szCs w:val="18"/>
                <w:lang w:val="en-US" w:eastAsia="zh-CN"/>
              </w:rPr>
            </w:pPr>
            <w:ins w:id="2746" w:author="LKY" w:date="2026-08-26T11:38:54Z">
              <w:r>
                <w:rPr>
                  <w:rFonts w:hint="eastAsia" w:ascii="Times New Roman" w:hAnsi="Times New Roman" w:cs="Times New Roman"/>
                  <w:b w:val="0"/>
                  <w:bCs w:val="0"/>
                  <w:color w:val="000000"/>
                  <w:sz w:val="18"/>
                  <w:szCs w:val="18"/>
                  <w:lang w:val="en-US" w:eastAsia="zh-CN"/>
                </w:rPr>
                <w:t>2路脉冲输出（脉冲个数控制）+4DI+2DO</w:t>
              </w:r>
            </w:ins>
          </w:p>
        </w:tc>
      </w:tr>
    </w:tbl>
    <w:p w14:paraId="7588AE13">
      <w:pPr>
        <w:rPr>
          <w:rFonts w:hint="default"/>
          <w:lang w:val="en-US" w:eastAsia="zh-CN"/>
        </w:rPr>
      </w:pPr>
    </w:p>
    <w:p w14:paraId="7A58AFBF">
      <w:pPr>
        <w:pStyle w:val="3"/>
        <w:numPr>
          <w:ilvl w:val="0"/>
          <w:numId w:val="2"/>
        </w:numPr>
        <w:bidi w:val="0"/>
        <w:ind w:left="0" w:leftChars="0" w:firstLine="0" w:firstLineChars="0"/>
        <w:outlineLvl w:val="0"/>
        <w:rPr>
          <w:rFonts w:hint="eastAsia" w:ascii="Times New Roman" w:hAnsi="Times New Roman"/>
          <w:sz w:val="44"/>
          <w:szCs w:val="44"/>
          <w:lang w:val="en-US" w:eastAsia="zh-CN"/>
        </w:rPr>
      </w:pPr>
      <w:bookmarkStart w:id="41" w:name="_Toc32640"/>
      <w:bookmarkStart w:id="42" w:name="_Toc3022"/>
      <w:bookmarkStart w:id="43" w:name="_Toc15875"/>
      <w:bookmarkStart w:id="44" w:name="_Toc20054"/>
      <w:r>
        <w:rPr>
          <w:rFonts w:hint="eastAsia" w:ascii="Times New Roman" w:hAnsi="Times New Roman"/>
          <w:sz w:val="44"/>
          <w:szCs w:val="44"/>
          <w:lang w:val="en-US" w:eastAsia="zh-CN"/>
        </w:rPr>
        <w:t>硬件说明</w:t>
      </w:r>
      <w:bookmarkEnd w:id="41"/>
      <w:bookmarkEnd w:id="42"/>
      <w:bookmarkEnd w:id="43"/>
      <w:bookmarkEnd w:id="44"/>
    </w:p>
    <w:p w14:paraId="222EF454">
      <w:pPr>
        <w:pStyle w:val="12"/>
        <w:ind w:left="0" w:leftChars="0" w:firstLine="0" w:firstLineChars="0"/>
        <w:outlineLvl w:val="1"/>
        <w:rPr>
          <w:rFonts w:hint="default" w:ascii="Times New Roman" w:hAnsi="Times New Roman" w:cs="宋体"/>
          <w:b/>
          <w:color w:val="000000"/>
          <w:sz w:val="32"/>
          <w:szCs w:val="32"/>
          <w:lang w:val="en-US" w:eastAsia="zh-CN" w:bidi="en-US"/>
        </w:rPr>
      </w:pPr>
      <w:bookmarkStart w:id="45" w:name="_Toc12170"/>
      <w:bookmarkStart w:id="46" w:name="_Toc32177"/>
      <w:bookmarkStart w:id="47" w:name="_Toc19204"/>
      <w:bookmarkStart w:id="48" w:name="_Toc25004"/>
      <w:bookmarkStart w:id="49" w:name="_Toc27410"/>
      <w:r>
        <w:rPr>
          <w:rFonts w:hint="eastAsia" w:ascii="Times New Roman" w:hAnsi="Times New Roman" w:cs="宋体"/>
          <w:b/>
          <w:color w:val="000000"/>
          <w:sz w:val="32"/>
          <w:szCs w:val="32"/>
          <w:lang w:val="en-US" w:eastAsia="zh-CN" w:bidi="en-US"/>
        </w:rPr>
        <w:t>2.1 N板介绍</w:t>
      </w:r>
      <w:bookmarkEnd w:id="45"/>
      <w:bookmarkEnd w:id="46"/>
      <w:bookmarkEnd w:id="47"/>
      <w:bookmarkEnd w:id="48"/>
    </w:p>
    <w:p w14:paraId="1F8C5B9F">
      <w:pPr>
        <w:rPr>
          <w:rFonts w:hint="default" w:ascii="Times New Roman" w:hAnsi="Times New Roman" w:eastAsia="宋体" w:cs="宋体"/>
          <w:b/>
          <w:bCs/>
          <w:iCs/>
          <w:color w:val="000000"/>
          <w:sz w:val="32"/>
          <w:szCs w:val="32"/>
          <w:lang w:val="en-US" w:eastAsia="zh-CN"/>
        </w:rPr>
      </w:pPr>
      <w:r>
        <w:rPr>
          <w:rFonts w:hint="default" w:ascii="Times New Roman" w:hAnsi="Times New Roman" w:eastAsia="宋体" w:cs="宋体"/>
          <w:b/>
          <w:bCs/>
          <w:iCs/>
          <w:color w:val="000000"/>
          <w:sz w:val="32"/>
          <w:szCs w:val="32"/>
          <w:lang w:val="en-US" w:eastAsia="zh-CN"/>
        </w:rPr>
        <w:drawing>
          <wp:inline distT="0" distB="0" distL="114300" distR="114300">
            <wp:extent cx="2874645" cy="1717675"/>
            <wp:effectExtent l="0" t="0" r="1905" b="15875"/>
            <wp:docPr id="80" name="图片 80" descr="EdgePLC A款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EdgePLC A款 (10)"/>
                    <pic:cNvPicPr>
                      <a:picLocks noChangeAspect="1"/>
                    </pic:cNvPicPr>
                  </pic:nvPicPr>
                  <pic:blipFill>
                    <a:blip r:embed="rId11"/>
                    <a:srcRect/>
                    <a:stretch>
                      <a:fillRect/>
                    </a:stretch>
                  </pic:blipFill>
                  <pic:spPr>
                    <a:xfrm>
                      <a:off x="0" y="0"/>
                      <a:ext cx="2874645" cy="1717675"/>
                    </a:xfrm>
                    <a:prstGeom prst="rect">
                      <a:avLst/>
                    </a:prstGeom>
                  </pic:spPr>
                </pic:pic>
              </a:graphicData>
            </a:graphic>
          </wp:inline>
        </w:drawing>
      </w:r>
      <w:r>
        <w:rPr>
          <w:rFonts w:hint="default" w:ascii="Times New Roman" w:hAnsi="Times New Roman" w:eastAsia="宋体" w:cs="宋体"/>
          <w:b/>
          <w:bCs/>
          <w:iCs/>
          <w:color w:val="000000"/>
          <w:sz w:val="32"/>
          <w:szCs w:val="32"/>
          <w:lang w:val="en-US" w:eastAsia="zh-CN"/>
        </w:rPr>
        <w:drawing>
          <wp:inline distT="0" distB="0" distL="114300" distR="114300">
            <wp:extent cx="2341245" cy="2341245"/>
            <wp:effectExtent l="0" t="0" r="1905" b="1905"/>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2"/>
                  </pic:blipFill>
                  <pic:spPr>
                    <a:xfrm>
                      <a:off x="0" y="0"/>
                      <a:ext cx="2341245" cy="2341245"/>
                    </a:xfrm>
                    <a:prstGeom prst="rect">
                      <a:avLst/>
                    </a:prstGeom>
                  </pic:spPr>
                </pic:pic>
              </a:graphicData>
            </a:graphic>
          </wp:inline>
        </w:drawing>
      </w:r>
    </w:p>
    <w:p w14:paraId="1D365420">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工业自动化控制系统中常见的分布式I/O模块，例如：右侧具体为32通道数字量输入模块，型号为N1321(NPN)。这类模块通常用于连接现场的传感器、按钮、限位开关等设备，将物理信号转换为PLC（可编程逻辑控制器）可识别的数字信号。</w:t>
      </w:r>
    </w:p>
    <w:p w14:paraId="3C66B2EB">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型号“N1321(NPN)”指明了其电气特性：NPN型输入，适用于漏型（Sink）输入电路，常用于连接NPN型传感器。</w:t>
      </w:r>
    </w:p>
    <w:p w14:paraId="35FC6F3A">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模块顶部有一个橙色的卡扣，用于将模块固定在DIN导轨上，便于安装和拆卸。</w:t>
      </w:r>
    </w:p>
    <w:p w14:paraId="4F6644E1">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接线端子</w:t>
      </w:r>
    </w:p>
    <w:p w14:paraId="7C95CB94">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模块底部排列着多组橙色的弹簧式接线端子，用于连接外部设备的信号线。</w:t>
      </w:r>
    </w:p>
    <w:p w14:paraId="1844D1C7">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这些端子按通道编号（1-32）排列，方便用户快速接线和维护。</w:t>
      </w:r>
    </w:p>
    <w:p w14:paraId="255F8DC6">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弹簧式端子设计使得接线无需工具，操作便捷，且连接可靠。</w:t>
      </w:r>
    </w:p>
    <w:p w14:paraId="4E5B3756">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eastAsia" w:ascii="Times New Roman" w:hAnsi="Times New Roman" w:eastAsia="宋体" w:cs="宋体"/>
          <w:b/>
          <w:bCs w:val="0"/>
          <w:color w:val="auto"/>
          <w:sz w:val="24"/>
          <w:szCs w:val="24"/>
          <w:lang w:val="en-US" w:eastAsia="zh-CN" w:bidi="en-US"/>
        </w:rPr>
      </w:pPr>
      <w:r>
        <w:rPr>
          <w:rFonts w:hint="eastAsia" w:ascii="Times New Roman" w:hAnsi="Times New Roman" w:eastAsia="宋体" w:cs="宋体"/>
          <w:b/>
          <w:bCs w:val="0"/>
          <w:color w:val="auto"/>
          <w:sz w:val="24"/>
          <w:szCs w:val="24"/>
          <w:lang w:val="en-US" w:eastAsia="zh-CN" w:bidi="en-US"/>
        </w:rPr>
        <w:t>连接端子</w:t>
      </w:r>
    </w:p>
    <w:p w14:paraId="0EF3860C">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模块化I/O系统内部通信和供电的背板总线连接器，它通常由一排精密的金属插针和插座组成，负责在相邻模块之间传递电源、数据和控制信号。</w:t>
      </w:r>
    </w:p>
    <w:p w14:paraId="4E7BCC41">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散热与结构设计</w:t>
      </w:r>
    </w:p>
    <w:p w14:paraId="3851B0DD">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模块外壳采用白色工程塑料，表面有散热格栅设计，有助于在高密度安装或高温环境下散热。</w:t>
      </w:r>
    </w:p>
    <w:p w14:paraId="50B042B5">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整体结构紧凑，符合工业标准尺寸，可与其他模块组合使用，形成分布式I/O系统。</w:t>
      </w:r>
    </w:p>
    <w:p w14:paraId="105C4B10">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应用场景与优势</w:t>
      </w:r>
    </w:p>
    <w:p w14:paraId="25C0FB35">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分布式控制：该模块通常与主PLC控制器通过现场总线（如EtherCAT、PROFINET等）连接，实现远程I/O扩展，减少布线成本，提高系统灵活性。</w:t>
      </w:r>
    </w:p>
    <w:p w14:paraId="0D780C02">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高密度输入：32通道的设计使其适用于需要大量输入点的场合，如大型生产线、自动化仓储系统等。</w:t>
      </w:r>
    </w:p>
    <w:p w14:paraId="7959E538">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NPN输入特性：适用于连接NPN型传感器，这类传感器在工业现场应用广泛，具有抗干扰能力强、成本较低等优点。</w:t>
      </w:r>
    </w:p>
    <w:p w14:paraId="35AD77FE">
      <w:pPr>
        <w:pStyle w:val="12"/>
        <w:ind w:left="0" w:leftChars="0" w:firstLine="0" w:firstLineChars="0"/>
        <w:outlineLvl w:val="1"/>
        <w:rPr>
          <w:rFonts w:hint="default"/>
          <w:lang w:val="en-US" w:eastAsia="zh-CN"/>
        </w:rPr>
      </w:pPr>
      <w:bookmarkStart w:id="50" w:name="_Toc4137"/>
      <w:bookmarkStart w:id="51" w:name="_Toc2802"/>
      <w:bookmarkStart w:id="52" w:name="_Toc31160"/>
      <w:bookmarkStart w:id="53" w:name="_Toc7335"/>
      <w:r>
        <w:rPr>
          <w:rFonts w:hint="eastAsia" w:ascii="Times New Roman" w:hAnsi="Times New Roman" w:cs="宋体"/>
          <w:b/>
          <w:color w:val="000000"/>
          <w:sz w:val="32"/>
          <w:szCs w:val="32"/>
          <w:lang w:val="en-US" w:eastAsia="zh-CN" w:bidi="en-US"/>
        </w:rPr>
        <w:t>2.2电源接口</w:t>
      </w:r>
      <w:bookmarkEnd w:id="49"/>
      <w:bookmarkEnd w:id="50"/>
      <w:bookmarkEnd w:id="51"/>
      <w:bookmarkEnd w:id="52"/>
      <w:bookmarkEnd w:id="53"/>
    </w:p>
    <w:p w14:paraId="222A2D10">
      <w:pPr>
        <w:pStyle w:val="12"/>
        <w:ind w:left="0" w:leftChars="0" w:firstLine="0" w:firstLineChars="0"/>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eastAsia="zh-CN"/>
        </w:rPr>
        <w:drawing>
          <wp:inline distT="0" distB="0" distL="114300" distR="114300">
            <wp:extent cx="2355850" cy="959485"/>
            <wp:effectExtent l="0" t="0" r="6350" b="12065"/>
            <wp:docPr id="11" name="图片 11" descr="e2c8802fdadeb1e5530381aefa943291_origi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2c8802fdadeb1e5530381aefa943291_origin(1)"/>
                    <pic:cNvPicPr>
                      <a:picLocks noChangeAspect="1"/>
                    </pic:cNvPicPr>
                  </pic:nvPicPr>
                  <pic:blipFill>
                    <a:blip r:embed="rId13"/>
                    <a:stretch>
                      <a:fillRect/>
                    </a:stretch>
                  </pic:blipFill>
                  <pic:spPr>
                    <a:xfrm>
                      <a:off x="0" y="0"/>
                      <a:ext cx="2355850" cy="959485"/>
                    </a:xfrm>
                    <a:prstGeom prst="rect">
                      <a:avLst/>
                    </a:prstGeom>
                  </pic:spPr>
                </pic:pic>
              </a:graphicData>
            </a:graphic>
          </wp:inline>
        </w:drawing>
      </w:r>
      <w:r>
        <w:rPr>
          <w:rFonts w:hint="eastAsia" w:ascii="Times New Roman" w:hAnsi="Times New Roman" w:eastAsia="宋体" w:cs="宋体"/>
          <w:sz w:val="24"/>
          <w:szCs w:val="24"/>
          <w:lang w:eastAsia="zh-CN"/>
        </w:rPr>
        <w:t>。</w:t>
      </w:r>
    </w:p>
    <w:p w14:paraId="314FA0F8">
      <w:pPr>
        <w:pStyle w:val="12"/>
        <w:ind w:left="0" w:leftChars="0" w:firstLine="0" w:firstLineChars="0"/>
        <w:rPr>
          <w:rFonts w:ascii="Times New Roman" w:hAnsi="Times New Roman" w:eastAsia="宋体" w:cs="宋体"/>
          <w:sz w:val="24"/>
          <w:szCs w:val="24"/>
        </w:rPr>
      </w:pPr>
      <w:r>
        <w:rPr>
          <w:rFonts w:hint="eastAsia" w:ascii="Times New Roman" w:hAnsi="Times New Roman" w:eastAsia="宋体" w:cs="宋体"/>
          <w:sz w:val="24"/>
          <w:szCs w:val="24"/>
          <w:lang w:val="en-US" w:eastAsia="zh-CN"/>
        </w:rPr>
        <w:t>设备</w:t>
      </w:r>
      <w:r>
        <w:rPr>
          <w:rFonts w:ascii="Times New Roman" w:hAnsi="Times New Roman" w:eastAsia="宋体" w:cs="宋体"/>
          <w:sz w:val="24"/>
          <w:szCs w:val="24"/>
        </w:rPr>
        <w:t>提供1路输入。支持DC</w:t>
      </w:r>
      <w:r>
        <w:rPr>
          <w:rFonts w:hint="eastAsia" w:ascii="Times New Roman" w:hAnsi="Times New Roman" w:eastAsia="宋体" w:cs="宋体"/>
          <w:sz w:val="24"/>
          <w:szCs w:val="24"/>
          <w:lang w:val="en-US" w:eastAsia="zh-CN"/>
        </w:rPr>
        <w:t>12</w:t>
      </w:r>
      <w:r>
        <w:rPr>
          <w:rFonts w:ascii="Times New Roman" w:hAnsi="Times New Roman" w:eastAsia="宋体" w:cs="宋体"/>
          <w:sz w:val="24"/>
          <w:szCs w:val="24"/>
        </w:rPr>
        <w:t>~</w:t>
      </w:r>
      <w:r>
        <w:rPr>
          <w:rFonts w:hint="eastAsia" w:ascii="Times New Roman" w:hAnsi="Times New Roman" w:eastAsia="宋体" w:cs="宋体"/>
          <w:sz w:val="24"/>
          <w:szCs w:val="24"/>
          <w:lang w:val="en-US" w:eastAsia="zh-CN"/>
        </w:rPr>
        <w:t>24</w:t>
      </w:r>
      <w:r>
        <w:rPr>
          <w:rFonts w:ascii="Times New Roman" w:hAnsi="Times New Roman" w:eastAsia="宋体" w:cs="宋体"/>
          <w:sz w:val="24"/>
          <w:szCs w:val="24"/>
        </w:rPr>
        <w:t>V输入，支持反接防护</w:t>
      </w:r>
    </w:p>
    <w:p w14:paraId="4C5C2A96">
      <w:pPr>
        <w:pStyle w:val="12"/>
        <w:ind w:left="0" w:leftChars="0" w:firstLine="0" w:firstLineChars="0"/>
        <w:rPr>
          <w:rFonts w:hint="eastAsia" w:ascii="Times New Roman" w:hAnsi="Times New Roman" w:eastAsia="宋体" w:cs="宋体"/>
          <w:sz w:val="24"/>
          <w:szCs w:val="24"/>
          <w:lang w:eastAsia="zh-CN"/>
        </w:rPr>
      </w:pPr>
    </w:p>
    <w:p w14:paraId="04A9B883">
      <w:pPr>
        <w:pStyle w:val="12"/>
        <w:ind w:left="0" w:leftChars="0" w:firstLine="0" w:firstLineChars="0"/>
        <w:outlineLvl w:val="1"/>
        <w:rPr>
          <w:rFonts w:hint="default" w:ascii="Times New Roman" w:hAnsi="Times New Roman"/>
          <w:b w:val="0"/>
          <w:bCs w:val="0"/>
          <w:sz w:val="24"/>
          <w:szCs w:val="24"/>
          <w:lang w:val="en-US" w:eastAsia="zh-CN"/>
        </w:rPr>
      </w:pPr>
      <w:bookmarkStart w:id="54" w:name="_Toc2284"/>
      <w:bookmarkStart w:id="55" w:name="_Toc26809"/>
      <w:bookmarkStart w:id="56" w:name="_Toc23463"/>
      <w:bookmarkStart w:id="57" w:name="_Toc5173"/>
      <w:r>
        <w:rPr>
          <w:rFonts w:hint="eastAsia" w:ascii="Times New Roman" w:hAnsi="Times New Roman"/>
          <w:b/>
          <w:bCs/>
          <w:sz w:val="32"/>
          <w:szCs w:val="32"/>
          <w:lang w:val="en-US" w:eastAsia="zh-CN"/>
        </w:rPr>
        <w:t>2.3模块端口说明</w:t>
      </w:r>
      <w:bookmarkEnd w:id="54"/>
      <w:bookmarkEnd w:id="55"/>
      <w:bookmarkEnd w:id="56"/>
      <w:bookmarkEnd w:id="57"/>
    </w:p>
    <w:p w14:paraId="36E74C3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根据不同的X/N板，有不同的串口可选择。目前可选板型如下。</w:t>
      </w:r>
    </w:p>
    <w:p w14:paraId="5C18CB8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b w:val="0"/>
          <w:bCs w:val="0"/>
          <w:color w:val="FF0000"/>
          <w:sz w:val="24"/>
          <w:szCs w:val="24"/>
          <w:lang w:val="en-US" w:eastAsia="zh-CN"/>
        </w:rPr>
      </w:pPr>
      <w:r>
        <w:rPr>
          <w:rFonts w:hint="eastAsia" w:ascii="Times New Roman" w:hAnsi="Times New Roman"/>
          <w:b w:val="0"/>
          <w:bCs w:val="0"/>
          <w:color w:val="FF0000"/>
          <w:sz w:val="24"/>
          <w:szCs w:val="24"/>
          <w:lang w:val="en-US" w:eastAsia="zh-CN"/>
        </w:rPr>
        <w:t>注：X板ttyAS0同时为调试串口。</w:t>
      </w:r>
    </w:p>
    <w:p w14:paraId="4C36267A">
      <w:pPr>
        <w:pStyle w:val="12"/>
        <w:ind w:left="0" w:leftChars="0" w:firstLine="0" w:firstLineChars="0"/>
        <w:outlineLvl w:val="2"/>
        <w:rPr>
          <w:rFonts w:hint="default"/>
          <w:lang w:val="en-US" w:eastAsia="zh-CN"/>
        </w:rPr>
      </w:pPr>
      <w:bookmarkStart w:id="58" w:name="_Toc24007"/>
      <w:bookmarkStart w:id="59" w:name="_Toc24592"/>
      <w:bookmarkStart w:id="60" w:name="_Toc23678"/>
      <w:bookmarkStart w:id="61" w:name="_Toc23998"/>
      <w:r>
        <w:rPr>
          <w:rFonts w:hint="eastAsia" w:ascii="Times New Roman" w:hAnsi="Times New Roman"/>
          <w:b/>
          <w:bCs/>
          <w:sz w:val="28"/>
          <w:szCs w:val="28"/>
          <w:lang w:val="en-US" w:eastAsia="zh-CN"/>
        </w:rPr>
        <w:t>2.3.1</w:t>
      </w:r>
      <w:ins w:id="2747" w:author="LKY" w:date="2026-08-31T09:59:43Z">
        <w:r>
          <w:rPr>
            <w:rFonts w:hint="eastAsia" w:ascii="Times New Roman" w:hAnsi="Times New Roman"/>
            <w:b/>
            <w:bCs/>
            <w:sz w:val="28"/>
            <w:szCs w:val="28"/>
            <w:lang w:val="en-US" w:eastAsia="zh-CN"/>
          </w:rPr>
          <w:t xml:space="preserve"> </w:t>
        </w:r>
      </w:ins>
      <w:r>
        <w:rPr>
          <w:rFonts w:hint="eastAsia" w:ascii="Times New Roman" w:hAnsi="Times New Roman"/>
          <w:b/>
          <w:bCs/>
          <w:sz w:val="28"/>
          <w:szCs w:val="28"/>
          <w:lang w:val="en-US" w:eastAsia="zh-CN"/>
        </w:rPr>
        <w:t>RS232/485模块</w:t>
      </w:r>
      <w:bookmarkEnd w:id="58"/>
      <w:bookmarkEnd w:id="59"/>
      <w:bookmarkEnd w:id="60"/>
      <w:bookmarkEnd w:id="61"/>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20"/>
      </w:tblGrid>
      <w:tr w14:paraId="172A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7"/>
            <w:tcBorders>
              <w:top w:val="single" w:color="auto" w:sz="4" w:space="0"/>
              <w:left w:val="single" w:color="auto" w:sz="4" w:space="0"/>
            </w:tcBorders>
            <w:noWrap w:val="0"/>
            <w:vAlign w:val="top"/>
          </w:tcPr>
          <w:p w14:paraId="5EF9FA9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X90模块（2个RS485）</w:t>
            </w:r>
          </w:p>
        </w:tc>
      </w:tr>
      <w:tr w14:paraId="20D5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noWrap w:val="0"/>
            <w:vAlign w:val="top"/>
          </w:tcPr>
          <w:p w14:paraId="3B0D499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714" w:type="pct"/>
            <w:noWrap w:val="0"/>
            <w:vAlign w:val="top"/>
          </w:tcPr>
          <w:p w14:paraId="23930771">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1</w:t>
            </w:r>
          </w:p>
        </w:tc>
        <w:tc>
          <w:tcPr>
            <w:tcW w:w="714" w:type="pct"/>
            <w:noWrap w:val="0"/>
            <w:vAlign w:val="top"/>
          </w:tcPr>
          <w:p w14:paraId="63B6759A">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2</w:t>
            </w:r>
          </w:p>
        </w:tc>
        <w:tc>
          <w:tcPr>
            <w:tcW w:w="714" w:type="pct"/>
            <w:noWrap w:val="0"/>
            <w:vAlign w:val="top"/>
          </w:tcPr>
          <w:p w14:paraId="1DEE18B9">
            <w:pPr>
              <w:jc w:val="center"/>
              <w:rPr>
                <w:rFonts w:hint="default" w:ascii="Times New Roman" w:hAnsi="Times New Roman"/>
                <w:sz w:val="21"/>
                <w:vertAlign w:val="baseline"/>
                <w:lang w:val="en-US" w:eastAsia="zh-CN" w:bidi="ar-SA"/>
              </w:rPr>
            </w:pPr>
            <w:r>
              <w:rPr>
                <w:rFonts w:hint="eastAsia" w:ascii="Times New Roman" w:hAnsi="Times New Roman"/>
                <w:sz w:val="21"/>
                <w:vertAlign w:val="baseline"/>
                <w:lang w:val="en-US" w:eastAsia="zh-CN" w:bidi="ar-SA"/>
              </w:rPr>
              <w:t>3</w:t>
            </w:r>
          </w:p>
        </w:tc>
        <w:tc>
          <w:tcPr>
            <w:tcW w:w="714" w:type="pct"/>
            <w:noWrap w:val="0"/>
            <w:vAlign w:val="top"/>
          </w:tcPr>
          <w:p w14:paraId="57D007ED">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4</w:t>
            </w:r>
          </w:p>
        </w:tc>
        <w:tc>
          <w:tcPr>
            <w:tcW w:w="714" w:type="pct"/>
            <w:noWrap w:val="0"/>
            <w:vAlign w:val="top"/>
          </w:tcPr>
          <w:p w14:paraId="667A02FB">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5</w:t>
            </w:r>
          </w:p>
        </w:tc>
        <w:tc>
          <w:tcPr>
            <w:tcW w:w="715" w:type="pct"/>
            <w:noWrap w:val="0"/>
            <w:vAlign w:val="top"/>
          </w:tcPr>
          <w:p w14:paraId="66D1BC6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6</w:t>
            </w:r>
          </w:p>
        </w:tc>
      </w:tr>
      <w:tr w14:paraId="1D792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noWrap w:val="0"/>
            <w:vAlign w:val="top"/>
          </w:tcPr>
          <w:p w14:paraId="258A8FC4">
            <w:pPr>
              <w:jc w:val="center"/>
              <w:rPr>
                <w:rFonts w:hint="default" w:ascii="Times New Roman" w:hAnsi="Times New Roman" w:eastAsia="宋体" w:cs="Times New Roman"/>
                <w:b w:val="0"/>
                <w:sz w:val="21"/>
                <w:vertAlign w:val="baseline"/>
                <w:lang w:val="en-US" w:eastAsia="zh-CN" w:bidi="ar-SA"/>
              </w:rPr>
            </w:pPr>
            <w:r>
              <w:rPr>
                <w:rFonts w:hint="eastAsia" w:ascii="Times New Roman" w:hAnsi="Times New Roman" w:eastAsia="宋体" w:cs="Times New Roman"/>
                <w:b w:val="0"/>
                <w:sz w:val="21"/>
                <w:vertAlign w:val="baseline"/>
                <w:lang w:val="en-US" w:eastAsia="zh-CN" w:bidi="ar-SA"/>
              </w:rPr>
              <w:t>名称</w:t>
            </w:r>
          </w:p>
        </w:tc>
        <w:tc>
          <w:tcPr>
            <w:tcW w:w="1217" w:type="dxa"/>
            <w:noWrap w:val="0"/>
            <w:vAlign w:val="top"/>
          </w:tcPr>
          <w:p w14:paraId="4032831D">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ttyS0-A</w:t>
            </w:r>
          </w:p>
        </w:tc>
        <w:tc>
          <w:tcPr>
            <w:tcW w:w="1217" w:type="dxa"/>
            <w:noWrap w:val="0"/>
            <w:vAlign w:val="top"/>
          </w:tcPr>
          <w:p w14:paraId="04DBDFC6">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ttyS0-B</w:t>
            </w:r>
          </w:p>
        </w:tc>
        <w:tc>
          <w:tcPr>
            <w:tcW w:w="1217" w:type="dxa"/>
            <w:noWrap w:val="0"/>
            <w:vAlign w:val="top"/>
          </w:tcPr>
          <w:p w14:paraId="5DA43A50">
            <w:pPr>
              <w:jc w:val="center"/>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GND</w:t>
            </w:r>
          </w:p>
        </w:tc>
        <w:tc>
          <w:tcPr>
            <w:tcW w:w="1217" w:type="dxa"/>
            <w:noWrap w:val="0"/>
            <w:vAlign w:val="top"/>
          </w:tcPr>
          <w:p w14:paraId="365976D0">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ttyS9-A</w:t>
            </w:r>
          </w:p>
        </w:tc>
        <w:tc>
          <w:tcPr>
            <w:tcW w:w="1217" w:type="dxa"/>
            <w:noWrap w:val="0"/>
            <w:vAlign w:val="top"/>
          </w:tcPr>
          <w:p w14:paraId="043F6CBE">
            <w:pPr>
              <w:jc w:val="center"/>
              <w:rPr>
                <w:rFonts w:hint="default" w:ascii="Times New Roman" w:hAnsi="Times New Roman" w:eastAsia="宋体"/>
                <w:sz w:val="21"/>
                <w:szCs w:val="21"/>
                <w:vertAlign w:val="baseline"/>
                <w:lang w:val="en-US" w:eastAsia="zh-CN"/>
              </w:rPr>
            </w:pPr>
            <w:r>
              <w:rPr>
                <w:rFonts w:hint="eastAsia" w:ascii="Times New Roman" w:hAnsi="Times New Roman"/>
                <w:sz w:val="21"/>
                <w:szCs w:val="21"/>
                <w:vertAlign w:val="baseline"/>
                <w:lang w:val="en-US" w:eastAsia="zh-CN"/>
              </w:rPr>
              <w:t>ttyS9-B</w:t>
            </w:r>
          </w:p>
        </w:tc>
        <w:tc>
          <w:tcPr>
            <w:tcW w:w="1220" w:type="dxa"/>
            <w:noWrap w:val="0"/>
            <w:vAlign w:val="top"/>
          </w:tcPr>
          <w:p w14:paraId="799BCB93">
            <w:pPr>
              <w:jc w:val="center"/>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GND</w:t>
            </w:r>
          </w:p>
        </w:tc>
      </w:tr>
    </w:tbl>
    <w:p w14:paraId="34CF12B2">
      <w:pPr>
        <w:rPr>
          <w:ins w:id="2748" w:author="LKY" w:date="2026-08-31T09:57:11Z"/>
          <w:rFonts w:hint="default" w:asciiTheme="minorHAnsi" w:hAnsiTheme="minorHAnsi"/>
          <w:b w:val="0"/>
          <w:bCs w:val="0"/>
          <w:sz w:val="21"/>
          <w:szCs w:val="24"/>
          <w:lang w:val="en-US" w:eastAsia="zh-CN"/>
        </w:rPr>
      </w:pPr>
      <w:bookmarkStart w:id="62" w:name="_Toc24718"/>
      <w:bookmarkStart w:id="63" w:name="_Toc21449"/>
    </w:p>
    <w:p w14:paraId="107F0773">
      <w:pPr>
        <w:pStyle w:val="12"/>
        <w:ind w:left="0" w:leftChars="0" w:firstLine="0" w:firstLineChars="0"/>
        <w:outlineLvl w:val="2"/>
        <w:rPr>
          <w:ins w:id="2749" w:author="LKY" w:date="2026-08-31T09:57:30Z"/>
          <w:rFonts w:hint="default"/>
          <w:lang w:val="en-US" w:eastAsia="zh-CN"/>
        </w:rPr>
      </w:pPr>
      <w:ins w:id="2750" w:author="LKY" w:date="2026-08-31T09:57:30Z">
        <w:bookmarkStart w:id="64" w:name="_Toc5050"/>
        <w:bookmarkStart w:id="65" w:name="_Toc23986"/>
        <w:bookmarkStart w:id="66" w:name="_Toc30815"/>
        <w:bookmarkStart w:id="67" w:name="_Toc13174"/>
        <w:r>
          <w:rPr>
            <w:rFonts w:hint="eastAsia" w:ascii="Times New Roman" w:hAnsi="Times New Roman"/>
            <w:b/>
            <w:bCs/>
            <w:sz w:val="28"/>
            <w:szCs w:val="28"/>
            <w:lang w:val="en-US" w:eastAsia="zh-CN"/>
          </w:rPr>
          <w:t>2.3.2 CAN模块</w:t>
        </w:r>
        <w:bookmarkEnd w:id="64"/>
        <w:bookmarkEnd w:id="65"/>
        <w:bookmarkEnd w:id="66"/>
        <w:bookmarkEnd w:id="67"/>
      </w:ins>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20"/>
      </w:tblGrid>
      <w:tr w14:paraId="0FA4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751" w:author="LKY" w:date="2026-08-31T09:57:30Z"/>
        </w:trPr>
        <w:tc>
          <w:tcPr>
            <w:tcW w:w="5000" w:type="pct"/>
            <w:gridSpan w:val="7"/>
            <w:tcBorders>
              <w:top w:val="single" w:color="auto" w:sz="4" w:space="0"/>
              <w:left w:val="single" w:color="auto" w:sz="4" w:space="0"/>
            </w:tcBorders>
            <w:noWrap w:val="0"/>
            <w:vAlign w:val="top"/>
          </w:tcPr>
          <w:p w14:paraId="3DA2899C">
            <w:pPr>
              <w:jc w:val="center"/>
              <w:rPr>
                <w:ins w:id="2752" w:author="LKY" w:date="2026-08-31T09:57:30Z"/>
                <w:rFonts w:hint="default" w:ascii="Times New Roman" w:hAnsi="Times New Roman"/>
                <w:vertAlign w:val="baseline"/>
                <w:lang w:val="en-US" w:eastAsia="zh-CN"/>
              </w:rPr>
            </w:pPr>
            <w:ins w:id="2753" w:author="LKY" w:date="2026-08-31T09:57:30Z">
              <w:r>
                <w:rPr>
                  <w:rFonts w:hint="eastAsia" w:ascii="Times New Roman" w:hAnsi="Times New Roman"/>
                  <w:vertAlign w:val="baseline"/>
                  <w:lang w:val="en-US" w:eastAsia="zh-CN"/>
                </w:rPr>
                <w:t>X91模块（1路RS485和1路CAN）</w:t>
              </w:r>
            </w:ins>
          </w:p>
        </w:tc>
      </w:tr>
      <w:tr w14:paraId="1C0EF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754" w:author="LKY" w:date="2026-08-31T09:57:30Z"/>
        </w:trPr>
        <w:tc>
          <w:tcPr>
            <w:tcW w:w="714" w:type="pct"/>
            <w:noWrap w:val="0"/>
            <w:vAlign w:val="top"/>
          </w:tcPr>
          <w:p w14:paraId="3E7E0037">
            <w:pPr>
              <w:jc w:val="center"/>
              <w:rPr>
                <w:ins w:id="2755" w:author="LKY" w:date="2026-08-31T09:57:30Z"/>
                <w:rFonts w:hint="default" w:ascii="Times New Roman" w:hAnsi="Times New Roman"/>
                <w:vertAlign w:val="baseline"/>
                <w:lang w:val="en-US" w:eastAsia="zh-CN"/>
              </w:rPr>
            </w:pPr>
            <w:ins w:id="2756" w:author="LKY" w:date="2026-08-31T09:57:30Z">
              <w:r>
                <w:rPr>
                  <w:rFonts w:hint="eastAsia" w:ascii="Times New Roman" w:hAnsi="Times New Roman"/>
                  <w:vertAlign w:val="baseline"/>
                  <w:lang w:val="en-US" w:eastAsia="zh-CN"/>
                </w:rPr>
                <w:t>端口号</w:t>
              </w:r>
            </w:ins>
          </w:p>
        </w:tc>
        <w:tc>
          <w:tcPr>
            <w:tcW w:w="714" w:type="pct"/>
            <w:noWrap w:val="0"/>
            <w:vAlign w:val="top"/>
          </w:tcPr>
          <w:p w14:paraId="31B60970">
            <w:pPr>
              <w:jc w:val="center"/>
              <w:rPr>
                <w:ins w:id="2757" w:author="LKY" w:date="2026-08-31T09:57:30Z"/>
                <w:rFonts w:hint="eastAsia" w:ascii="Times New Roman" w:hAnsi="Times New Roman"/>
                <w:sz w:val="21"/>
                <w:vertAlign w:val="baseline"/>
                <w:lang w:val="en-US" w:eastAsia="zh-CN" w:bidi="ar-SA"/>
              </w:rPr>
            </w:pPr>
            <w:ins w:id="2758" w:author="LKY" w:date="2026-08-31T09:57:30Z">
              <w:r>
                <w:rPr>
                  <w:rFonts w:hint="eastAsia" w:ascii="Times New Roman" w:hAnsi="Times New Roman"/>
                  <w:vertAlign w:val="baseline"/>
                  <w:lang w:val="en-US" w:eastAsia="zh-CN"/>
                </w:rPr>
                <w:t>1</w:t>
              </w:r>
            </w:ins>
          </w:p>
        </w:tc>
        <w:tc>
          <w:tcPr>
            <w:tcW w:w="714" w:type="pct"/>
            <w:noWrap w:val="0"/>
            <w:vAlign w:val="top"/>
          </w:tcPr>
          <w:p w14:paraId="1469695C">
            <w:pPr>
              <w:jc w:val="center"/>
              <w:rPr>
                <w:ins w:id="2759" w:author="LKY" w:date="2026-08-31T09:57:30Z"/>
                <w:rFonts w:hint="eastAsia" w:ascii="Times New Roman" w:hAnsi="Times New Roman"/>
                <w:sz w:val="21"/>
                <w:vertAlign w:val="baseline"/>
                <w:lang w:val="en-US" w:eastAsia="zh-CN" w:bidi="ar-SA"/>
              </w:rPr>
            </w:pPr>
            <w:ins w:id="2760" w:author="LKY" w:date="2026-08-31T09:57:30Z">
              <w:r>
                <w:rPr>
                  <w:rFonts w:hint="eastAsia" w:ascii="Times New Roman" w:hAnsi="Times New Roman"/>
                  <w:vertAlign w:val="baseline"/>
                  <w:lang w:val="en-US" w:eastAsia="zh-CN"/>
                </w:rPr>
                <w:t>2</w:t>
              </w:r>
            </w:ins>
          </w:p>
        </w:tc>
        <w:tc>
          <w:tcPr>
            <w:tcW w:w="714" w:type="pct"/>
            <w:noWrap w:val="0"/>
            <w:vAlign w:val="top"/>
          </w:tcPr>
          <w:p w14:paraId="5B27A2F0">
            <w:pPr>
              <w:jc w:val="center"/>
              <w:rPr>
                <w:ins w:id="2761" w:author="LKY" w:date="2026-08-31T09:57:30Z"/>
                <w:rFonts w:hint="default" w:ascii="Times New Roman" w:hAnsi="Times New Roman"/>
                <w:sz w:val="21"/>
                <w:vertAlign w:val="baseline"/>
                <w:lang w:val="en-US" w:eastAsia="zh-CN" w:bidi="ar-SA"/>
              </w:rPr>
            </w:pPr>
            <w:ins w:id="2762" w:author="LKY" w:date="2026-08-31T09:57:30Z">
              <w:r>
                <w:rPr>
                  <w:rFonts w:hint="eastAsia" w:ascii="Times New Roman" w:hAnsi="Times New Roman"/>
                  <w:sz w:val="21"/>
                  <w:vertAlign w:val="baseline"/>
                  <w:lang w:val="en-US" w:eastAsia="zh-CN" w:bidi="ar-SA"/>
                </w:rPr>
                <w:t>3</w:t>
              </w:r>
            </w:ins>
          </w:p>
        </w:tc>
        <w:tc>
          <w:tcPr>
            <w:tcW w:w="714" w:type="pct"/>
            <w:noWrap w:val="0"/>
            <w:vAlign w:val="top"/>
          </w:tcPr>
          <w:p w14:paraId="6121C43D">
            <w:pPr>
              <w:jc w:val="center"/>
              <w:rPr>
                <w:ins w:id="2763" w:author="LKY" w:date="2026-08-31T09:57:30Z"/>
                <w:rFonts w:hint="eastAsia" w:ascii="Times New Roman" w:hAnsi="Times New Roman"/>
                <w:sz w:val="21"/>
                <w:vertAlign w:val="baseline"/>
                <w:lang w:val="en-US" w:eastAsia="zh-CN" w:bidi="ar-SA"/>
              </w:rPr>
            </w:pPr>
            <w:ins w:id="2764" w:author="LKY" w:date="2026-08-31T09:57:30Z">
              <w:r>
                <w:rPr>
                  <w:rFonts w:hint="eastAsia" w:ascii="Times New Roman" w:hAnsi="Times New Roman"/>
                  <w:vertAlign w:val="baseline"/>
                  <w:lang w:val="en-US" w:eastAsia="zh-CN"/>
                </w:rPr>
                <w:t>4</w:t>
              </w:r>
            </w:ins>
          </w:p>
        </w:tc>
        <w:tc>
          <w:tcPr>
            <w:tcW w:w="714" w:type="pct"/>
            <w:noWrap w:val="0"/>
            <w:vAlign w:val="top"/>
          </w:tcPr>
          <w:p w14:paraId="2E61494E">
            <w:pPr>
              <w:jc w:val="center"/>
              <w:rPr>
                <w:ins w:id="2765" w:author="LKY" w:date="2026-08-31T09:57:30Z"/>
                <w:rFonts w:hint="eastAsia" w:ascii="Times New Roman" w:hAnsi="Times New Roman"/>
                <w:sz w:val="21"/>
                <w:vertAlign w:val="baseline"/>
                <w:lang w:val="en-US" w:eastAsia="zh-CN" w:bidi="ar-SA"/>
              </w:rPr>
            </w:pPr>
            <w:ins w:id="2766" w:author="LKY" w:date="2026-08-31T09:57:30Z">
              <w:r>
                <w:rPr>
                  <w:rFonts w:hint="eastAsia" w:ascii="Times New Roman" w:hAnsi="Times New Roman"/>
                  <w:vertAlign w:val="baseline"/>
                  <w:lang w:val="en-US" w:eastAsia="zh-CN"/>
                </w:rPr>
                <w:t>5</w:t>
              </w:r>
            </w:ins>
          </w:p>
        </w:tc>
        <w:tc>
          <w:tcPr>
            <w:tcW w:w="715" w:type="pct"/>
            <w:noWrap w:val="0"/>
            <w:vAlign w:val="top"/>
          </w:tcPr>
          <w:p w14:paraId="265E6A2F">
            <w:pPr>
              <w:jc w:val="center"/>
              <w:rPr>
                <w:ins w:id="2767" w:author="LKY" w:date="2026-08-31T09:57:30Z"/>
                <w:rFonts w:hint="default" w:ascii="Times New Roman" w:hAnsi="Times New Roman"/>
                <w:vertAlign w:val="baseline"/>
                <w:lang w:val="en-US" w:eastAsia="zh-CN"/>
              </w:rPr>
            </w:pPr>
            <w:ins w:id="2768" w:author="LKY" w:date="2026-08-31T09:57:30Z">
              <w:r>
                <w:rPr>
                  <w:rFonts w:hint="eastAsia" w:ascii="Times New Roman" w:hAnsi="Times New Roman"/>
                  <w:vertAlign w:val="baseline"/>
                  <w:lang w:val="en-US" w:eastAsia="zh-CN"/>
                </w:rPr>
                <w:t>6</w:t>
              </w:r>
            </w:ins>
          </w:p>
        </w:tc>
      </w:tr>
      <w:tr w14:paraId="00A7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769" w:author="LKY" w:date="2026-08-31T09:57:30Z"/>
        </w:trPr>
        <w:tc>
          <w:tcPr>
            <w:tcW w:w="714" w:type="pct"/>
            <w:noWrap w:val="0"/>
            <w:vAlign w:val="top"/>
          </w:tcPr>
          <w:p w14:paraId="5E2C274B">
            <w:pPr>
              <w:jc w:val="center"/>
              <w:rPr>
                <w:ins w:id="2770" w:author="LKY" w:date="2026-08-31T09:57:30Z"/>
                <w:rFonts w:hint="default" w:ascii="Times New Roman" w:hAnsi="Times New Roman" w:eastAsia="宋体" w:cs="Times New Roman"/>
                <w:b w:val="0"/>
                <w:sz w:val="21"/>
                <w:vertAlign w:val="baseline"/>
                <w:lang w:val="en-US" w:eastAsia="zh-CN" w:bidi="ar-SA"/>
              </w:rPr>
            </w:pPr>
            <w:ins w:id="2771" w:author="LKY" w:date="2026-08-31T09:57:30Z">
              <w:r>
                <w:rPr>
                  <w:rFonts w:hint="eastAsia" w:ascii="Times New Roman" w:hAnsi="Times New Roman" w:eastAsia="宋体" w:cs="Times New Roman"/>
                  <w:b w:val="0"/>
                  <w:sz w:val="21"/>
                  <w:vertAlign w:val="baseline"/>
                  <w:lang w:val="en-US" w:eastAsia="zh-CN" w:bidi="ar-SA"/>
                </w:rPr>
                <w:t>名称</w:t>
              </w:r>
            </w:ins>
          </w:p>
        </w:tc>
        <w:tc>
          <w:tcPr>
            <w:tcW w:w="1217" w:type="dxa"/>
            <w:noWrap w:val="0"/>
            <w:vAlign w:val="top"/>
          </w:tcPr>
          <w:p w14:paraId="74AA4F62">
            <w:pPr>
              <w:jc w:val="center"/>
              <w:rPr>
                <w:ins w:id="2772" w:author="LKY" w:date="2026-08-31T09:57:30Z"/>
                <w:rFonts w:hint="default" w:ascii="Times New Roman" w:hAnsi="Times New Roman"/>
                <w:sz w:val="21"/>
                <w:szCs w:val="21"/>
                <w:vertAlign w:val="baseline"/>
                <w:lang w:val="en-US" w:eastAsia="zh-CN"/>
              </w:rPr>
            </w:pPr>
            <w:ins w:id="2773" w:author="LKY" w:date="2026-08-31T09:57:30Z">
              <w:r>
                <w:rPr>
                  <w:rFonts w:hint="eastAsia" w:ascii="Times New Roman" w:hAnsi="Times New Roman"/>
                  <w:sz w:val="21"/>
                  <w:szCs w:val="21"/>
                  <w:vertAlign w:val="baseline"/>
                  <w:lang w:val="en-US" w:eastAsia="zh-CN"/>
                </w:rPr>
                <w:t>CAN0-H</w:t>
              </w:r>
            </w:ins>
          </w:p>
        </w:tc>
        <w:tc>
          <w:tcPr>
            <w:tcW w:w="1217" w:type="dxa"/>
            <w:noWrap w:val="0"/>
            <w:vAlign w:val="top"/>
          </w:tcPr>
          <w:p w14:paraId="7AE79B48">
            <w:pPr>
              <w:jc w:val="center"/>
              <w:rPr>
                <w:ins w:id="2774" w:author="LKY" w:date="2026-08-31T09:57:30Z"/>
                <w:rFonts w:hint="default" w:ascii="Times New Roman" w:hAnsi="Times New Roman"/>
                <w:sz w:val="21"/>
                <w:szCs w:val="21"/>
                <w:vertAlign w:val="baseline"/>
                <w:lang w:val="en-US" w:eastAsia="zh-CN"/>
              </w:rPr>
            </w:pPr>
            <w:ins w:id="2775" w:author="LKY" w:date="2026-08-31T09:57:30Z">
              <w:r>
                <w:rPr>
                  <w:rFonts w:hint="eastAsia" w:ascii="Times New Roman" w:hAnsi="Times New Roman"/>
                  <w:sz w:val="21"/>
                  <w:szCs w:val="21"/>
                  <w:vertAlign w:val="baseline"/>
                  <w:lang w:val="en-US" w:eastAsia="zh-CN"/>
                </w:rPr>
                <w:t>CAN0-L</w:t>
              </w:r>
            </w:ins>
          </w:p>
        </w:tc>
        <w:tc>
          <w:tcPr>
            <w:tcW w:w="1217" w:type="dxa"/>
            <w:noWrap w:val="0"/>
            <w:vAlign w:val="top"/>
          </w:tcPr>
          <w:p w14:paraId="0AE352EC">
            <w:pPr>
              <w:jc w:val="center"/>
              <w:rPr>
                <w:ins w:id="2776" w:author="LKY" w:date="2026-08-31T09:57:30Z"/>
                <w:rFonts w:hint="default" w:ascii="Times New Roman" w:hAnsi="Times New Roman"/>
                <w:sz w:val="21"/>
                <w:szCs w:val="21"/>
                <w:vertAlign w:val="baseline"/>
                <w:lang w:val="en-US" w:eastAsia="zh-CN"/>
              </w:rPr>
            </w:pPr>
            <w:ins w:id="2777" w:author="LKY" w:date="2026-08-31T09:57:30Z">
              <w:r>
                <w:rPr>
                  <w:rFonts w:hint="eastAsia" w:ascii="Times New Roman" w:hAnsi="Times New Roman"/>
                  <w:sz w:val="21"/>
                  <w:szCs w:val="21"/>
                  <w:vertAlign w:val="baseline"/>
                  <w:lang w:val="en-US" w:eastAsia="zh-CN"/>
                </w:rPr>
                <w:t>GND</w:t>
              </w:r>
            </w:ins>
          </w:p>
        </w:tc>
        <w:tc>
          <w:tcPr>
            <w:tcW w:w="1217" w:type="dxa"/>
            <w:noWrap w:val="0"/>
            <w:vAlign w:val="top"/>
          </w:tcPr>
          <w:p w14:paraId="31ACD98D">
            <w:pPr>
              <w:jc w:val="center"/>
              <w:rPr>
                <w:ins w:id="2778" w:author="LKY" w:date="2026-08-31T09:57:30Z"/>
                <w:rFonts w:hint="eastAsia" w:ascii="Times New Roman" w:hAnsi="Times New Roman"/>
                <w:sz w:val="21"/>
                <w:szCs w:val="21"/>
                <w:vertAlign w:val="baseline"/>
                <w:lang w:val="en-US" w:eastAsia="zh-CN"/>
              </w:rPr>
            </w:pPr>
            <w:ins w:id="2779" w:author="LKY" w:date="2026-08-31T09:57:30Z">
              <w:r>
                <w:rPr>
                  <w:rFonts w:hint="eastAsia" w:ascii="Times New Roman" w:hAnsi="Times New Roman"/>
                  <w:sz w:val="21"/>
                  <w:szCs w:val="21"/>
                  <w:vertAlign w:val="baseline"/>
                  <w:lang w:val="en-US" w:eastAsia="zh-CN"/>
                </w:rPr>
                <w:t>ttyS9-A</w:t>
              </w:r>
            </w:ins>
          </w:p>
        </w:tc>
        <w:tc>
          <w:tcPr>
            <w:tcW w:w="1217" w:type="dxa"/>
            <w:noWrap w:val="0"/>
            <w:vAlign w:val="top"/>
          </w:tcPr>
          <w:p w14:paraId="19E48BC4">
            <w:pPr>
              <w:jc w:val="center"/>
              <w:rPr>
                <w:ins w:id="2780" w:author="LKY" w:date="2026-08-31T09:57:30Z"/>
                <w:rFonts w:hint="default" w:ascii="Times New Roman" w:hAnsi="Times New Roman" w:eastAsia="宋体"/>
                <w:sz w:val="21"/>
                <w:szCs w:val="21"/>
                <w:vertAlign w:val="baseline"/>
                <w:lang w:val="en-US" w:eastAsia="zh-CN"/>
              </w:rPr>
            </w:pPr>
            <w:ins w:id="2781" w:author="LKY" w:date="2026-08-31T09:57:30Z">
              <w:r>
                <w:rPr>
                  <w:rFonts w:hint="eastAsia" w:ascii="Times New Roman" w:hAnsi="Times New Roman"/>
                  <w:sz w:val="21"/>
                  <w:szCs w:val="21"/>
                  <w:vertAlign w:val="baseline"/>
                  <w:lang w:val="en-US" w:eastAsia="zh-CN"/>
                </w:rPr>
                <w:t>ttyS9-B</w:t>
              </w:r>
            </w:ins>
          </w:p>
        </w:tc>
        <w:tc>
          <w:tcPr>
            <w:tcW w:w="1220" w:type="dxa"/>
            <w:noWrap w:val="0"/>
            <w:vAlign w:val="top"/>
          </w:tcPr>
          <w:p w14:paraId="4F6F712C">
            <w:pPr>
              <w:jc w:val="center"/>
              <w:rPr>
                <w:ins w:id="2782" w:author="LKY" w:date="2026-08-31T09:57:30Z"/>
                <w:rFonts w:hint="default" w:ascii="Times New Roman" w:hAnsi="Times New Roman"/>
                <w:sz w:val="21"/>
                <w:szCs w:val="21"/>
                <w:vertAlign w:val="baseline"/>
                <w:lang w:val="en-US" w:eastAsia="zh-CN"/>
              </w:rPr>
            </w:pPr>
            <w:ins w:id="2783" w:author="LKY" w:date="2026-08-31T09:57:30Z">
              <w:r>
                <w:rPr>
                  <w:rFonts w:hint="eastAsia" w:ascii="Times New Roman" w:hAnsi="Times New Roman"/>
                  <w:sz w:val="21"/>
                  <w:szCs w:val="21"/>
                  <w:vertAlign w:val="baseline"/>
                  <w:lang w:val="en-US" w:eastAsia="zh-CN"/>
                </w:rPr>
                <w:t>GND</w:t>
              </w:r>
            </w:ins>
          </w:p>
        </w:tc>
      </w:tr>
    </w:tbl>
    <w:p w14:paraId="0C2E1F6F">
      <w:pPr>
        <w:rPr>
          <w:ins w:id="2784" w:author="LKY" w:date="2026-08-31T09:56:51Z"/>
          <w:rFonts w:hint="default" w:asciiTheme="minorHAnsi" w:hAnsiTheme="minorHAnsi"/>
          <w:b w:val="0"/>
          <w:bCs w:val="0"/>
          <w:sz w:val="21"/>
          <w:szCs w:val="24"/>
          <w:lang w:val="en-US" w:eastAsia="zh-CN"/>
        </w:rPr>
      </w:pPr>
    </w:p>
    <w:p w14:paraId="55A09243">
      <w:pPr>
        <w:pStyle w:val="12"/>
        <w:ind w:left="0" w:leftChars="0" w:firstLine="0" w:firstLineChars="0"/>
        <w:outlineLvl w:val="2"/>
        <w:rPr>
          <w:ins w:id="2785" w:author="L" w:date="2026-05-20T14:37:17Z"/>
          <w:rFonts w:hint="eastAsia" w:ascii="Times New Roman" w:hAnsi="Times New Roman"/>
          <w:b/>
          <w:bCs/>
          <w:sz w:val="28"/>
          <w:szCs w:val="28"/>
          <w:lang w:val="en-US" w:eastAsia="zh-CN"/>
        </w:rPr>
      </w:pPr>
      <w:bookmarkStart w:id="68" w:name="_Toc15232"/>
      <w:bookmarkStart w:id="69" w:name="_Toc4739"/>
      <w:r>
        <w:rPr>
          <w:rFonts w:hint="eastAsia" w:ascii="Times New Roman" w:hAnsi="Times New Roman"/>
          <w:b/>
          <w:bCs/>
          <w:sz w:val="28"/>
          <w:szCs w:val="28"/>
          <w:lang w:val="en-US" w:eastAsia="zh-CN"/>
        </w:rPr>
        <w:t>2.3.</w:t>
      </w:r>
      <w:ins w:id="2786" w:author="LKY" w:date="2026-08-31T09:57:45Z">
        <w:r>
          <w:rPr>
            <w:rFonts w:hint="eastAsia" w:ascii="Times New Roman" w:hAnsi="Times New Roman"/>
            <w:b/>
            <w:bCs/>
            <w:sz w:val="28"/>
            <w:szCs w:val="28"/>
            <w:lang w:val="en-US" w:eastAsia="zh-CN"/>
          </w:rPr>
          <w:t>3</w:t>
        </w:r>
      </w:ins>
      <w:del w:id="2787" w:author="LKY" w:date="2026-08-31T09:57:44Z">
        <w:r>
          <w:rPr>
            <w:rFonts w:hint="eastAsia" w:ascii="Times New Roman" w:hAnsi="Times New Roman"/>
            <w:b/>
            <w:bCs/>
            <w:sz w:val="28"/>
            <w:szCs w:val="28"/>
            <w:lang w:val="en-US" w:eastAsia="zh-CN"/>
          </w:rPr>
          <w:delText>2</w:delText>
        </w:r>
      </w:del>
      <w:r>
        <w:rPr>
          <w:rFonts w:hint="eastAsia" w:ascii="Times New Roman" w:hAnsi="Times New Roman"/>
          <w:b/>
          <w:bCs/>
          <w:sz w:val="28"/>
          <w:szCs w:val="28"/>
          <w:lang w:val="en-US" w:eastAsia="zh-CN"/>
        </w:rPr>
        <w:t xml:space="preserve"> DI模块</w:t>
      </w:r>
      <w:bookmarkEnd w:id="62"/>
      <w:bookmarkEnd w:id="63"/>
      <w:bookmarkEnd w:id="68"/>
      <w:bookmarkEnd w:id="69"/>
    </w:p>
    <w:p w14:paraId="1AC6840C">
      <w:pPr>
        <w:jc w:val="left"/>
        <w:rPr>
          <w:ins w:id="2788" w:author="L" w:date="2026-05-20T14:37:48Z"/>
          <w:rFonts w:hint="default" w:ascii="Times New Roman" w:hAnsi="Times New Roman"/>
          <w:sz w:val="24"/>
          <w:vertAlign w:val="baseline"/>
          <w:lang w:val="en-US" w:eastAsia="zh-CN"/>
        </w:rPr>
      </w:pPr>
      <w:ins w:id="2789" w:author="L" w:date="2026-05-20T14:37:48Z">
        <w:r>
          <w:rPr>
            <w:rFonts w:hint="default" w:ascii="Times New Roman" w:hAnsi="Times New Roman"/>
            <w:sz w:val="24"/>
            <w:vertAlign w:val="baseline"/>
            <w:lang w:val="en-US" w:eastAsia="zh-CN"/>
          </w:rPr>
          <w:t>注意</w:t>
        </w:r>
      </w:ins>
      <w:ins w:id="2790" w:author="L" w:date="2026-05-20T14:37:48Z">
        <w:r>
          <w:rPr>
            <w:rFonts w:hint="eastAsia" w:ascii="Times New Roman" w:hAnsi="Times New Roman"/>
            <w:sz w:val="24"/>
            <w:vertAlign w:val="baseline"/>
            <w:lang w:val="en-US" w:eastAsia="zh-CN"/>
          </w:rPr>
          <w:t>：DI模块默认供电24V</w:t>
        </w:r>
      </w:ins>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5D7E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791" w:author="L" w:date="2026-05-22T20:49:29Z"/>
        </w:trPr>
        <w:tc>
          <w:tcPr>
            <w:tcW w:w="5000" w:type="pct"/>
            <w:gridSpan w:val="10"/>
            <w:tcBorders>
              <w:top w:val="single" w:color="auto" w:sz="4" w:space="0"/>
            </w:tcBorders>
            <w:noWrap w:val="0"/>
            <w:vAlign w:val="top"/>
          </w:tcPr>
          <w:p w14:paraId="59777541">
            <w:pPr>
              <w:jc w:val="center"/>
              <w:rPr>
                <w:ins w:id="2792" w:author="L" w:date="2026-05-22T20:49:29Z"/>
                <w:rFonts w:hint="default" w:ascii="Times New Roman" w:hAnsi="Times New Roman"/>
                <w:vertAlign w:val="baseline"/>
                <w:lang w:val="en-US" w:eastAsia="zh-CN"/>
              </w:rPr>
            </w:pPr>
            <w:ins w:id="2793" w:author="L" w:date="2026-05-22T20:49:29Z">
              <w:r>
                <w:rPr>
                  <w:rFonts w:hint="eastAsia" w:ascii="Times New Roman" w:hAnsi="Times New Roman"/>
                  <w:vertAlign w:val="baseline"/>
                  <w:lang w:val="en-US" w:eastAsia="zh-CN"/>
                </w:rPr>
                <w:t>N1161/N1162/N1163模块</w:t>
              </w:r>
            </w:ins>
          </w:p>
        </w:tc>
      </w:tr>
      <w:tr w14:paraId="6471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794" w:author="L" w:date="2026-05-22T20:49:29Z"/>
        </w:trPr>
        <w:tc>
          <w:tcPr>
            <w:tcW w:w="639" w:type="pct"/>
            <w:tcBorders>
              <w:top w:val="single" w:color="auto" w:sz="4" w:space="0"/>
            </w:tcBorders>
            <w:noWrap w:val="0"/>
            <w:vAlign w:val="top"/>
          </w:tcPr>
          <w:p w14:paraId="3F4E4084">
            <w:pPr>
              <w:jc w:val="center"/>
              <w:rPr>
                <w:ins w:id="2795" w:author="L" w:date="2026-05-22T20:49:29Z"/>
                <w:rFonts w:hint="default" w:ascii="Times New Roman" w:hAnsi="Times New Roman"/>
                <w:vertAlign w:val="baseline"/>
                <w:lang w:val="en-US" w:eastAsia="zh-CN"/>
              </w:rPr>
            </w:pPr>
            <w:ins w:id="2796" w:author="L" w:date="2026-05-22T20:49:29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5F9DC1E2">
            <w:pPr>
              <w:jc w:val="center"/>
              <w:rPr>
                <w:ins w:id="2797" w:author="L" w:date="2026-05-22T20:49:29Z"/>
                <w:rFonts w:hint="default" w:ascii="Times New Roman" w:hAnsi="Times New Roman" w:eastAsiaTheme="minorEastAsia" w:cstheme="minorBidi"/>
                <w:kern w:val="2"/>
                <w:sz w:val="21"/>
                <w:szCs w:val="24"/>
                <w:vertAlign w:val="baseline"/>
                <w:lang w:val="en-US" w:eastAsia="zh-CN" w:bidi="ar-SA"/>
              </w:rPr>
            </w:pPr>
            <w:ins w:id="2798" w:author="L" w:date="2026-05-22T20:49:29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5227053">
            <w:pPr>
              <w:jc w:val="center"/>
              <w:rPr>
                <w:ins w:id="2799" w:author="L" w:date="2026-05-22T20:49:29Z"/>
                <w:rFonts w:hint="default" w:ascii="Times New Roman" w:hAnsi="Times New Roman" w:eastAsiaTheme="minorEastAsia" w:cstheme="minorBidi"/>
                <w:kern w:val="2"/>
                <w:sz w:val="21"/>
                <w:szCs w:val="24"/>
                <w:vertAlign w:val="baseline"/>
                <w:lang w:val="en-US" w:eastAsia="zh-CN" w:bidi="ar-SA"/>
              </w:rPr>
            </w:pPr>
            <w:ins w:id="2800" w:author="L" w:date="2026-05-22T20:49:29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177F6E51">
            <w:pPr>
              <w:jc w:val="center"/>
              <w:rPr>
                <w:ins w:id="2801" w:author="L" w:date="2026-05-22T20:49:29Z"/>
                <w:rFonts w:hint="default" w:ascii="Times New Roman" w:hAnsi="Times New Roman" w:eastAsiaTheme="minorEastAsia" w:cstheme="minorBidi"/>
                <w:kern w:val="2"/>
                <w:sz w:val="21"/>
                <w:szCs w:val="24"/>
                <w:vertAlign w:val="baseline"/>
                <w:lang w:val="en-US" w:eastAsia="zh-CN" w:bidi="ar-SA"/>
              </w:rPr>
            </w:pPr>
            <w:ins w:id="2802" w:author="L" w:date="2026-05-22T20:49:29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65628AF4">
            <w:pPr>
              <w:jc w:val="center"/>
              <w:rPr>
                <w:ins w:id="2803" w:author="L" w:date="2026-05-22T20:49:29Z"/>
                <w:rFonts w:hint="default" w:ascii="Times New Roman" w:hAnsi="Times New Roman" w:eastAsiaTheme="minorEastAsia" w:cstheme="minorBidi"/>
                <w:kern w:val="2"/>
                <w:sz w:val="21"/>
                <w:szCs w:val="24"/>
                <w:vertAlign w:val="baseline"/>
                <w:lang w:val="en-US" w:eastAsia="zh-CN" w:bidi="ar-SA"/>
              </w:rPr>
            </w:pPr>
            <w:ins w:id="2804" w:author="L" w:date="2026-05-22T20:49:29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57C91210">
            <w:pPr>
              <w:jc w:val="center"/>
              <w:rPr>
                <w:ins w:id="2805" w:author="L" w:date="2026-05-22T20:49:29Z"/>
                <w:rFonts w:hint="default" w:ascii="Times New Roman" w:hAnsi="Times New Roman" w:eastAsiaTheme="minorEastAsia" w:cstheme="minorBidi"/>
                <w:kern w:val="2"/>
                <w:sz w:val="21"/>
                <w:szCs w:val="24"/>
                <w:vertAlign w:val="baseline"/>
                <w:lang w:val="en-US" w:eastAsia="zh-CN" w:bidi="ar-SA"/>
              </w:rPr>
            </w:pPr>
            <w:ins w:id="2806" w:author="L" w:date="2026-05-22T20:49:29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396E782E">
            <w:pPr>
              <w:jc w:val="center"/>
              <w:rPr>
                <w:ins w:id="2807" w:author="L" w:date="2026-05-22T20:49:29Z"/>
                <w:rFonts w:hint="default" w:ascii="Times New Roman" w:hAnsi="Times New Roman" w:eastAsiaTheme="minorEastAsia" w:cstheme="minorBidi"/>
                <w:kern w:val="2"/>
                <w:sz w:val="21"/>
                <w:szCs w:val="24"/>
                <w:vertAlign w:val="baseline"/>
                <w:lang w:val="en-US" w:eastAsia="zh-CN" w:bidi="ar-SA"/>
              </w:rPr>
            </w:pPr>
            <w:ins w:id="2808" w:author="L" w:date="2026-05-22T20:49:29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14E4DD22">
            <w:pPr>
              <w:jc w:val="center"/>
              <w:rPr>
                <w:ins w:id="2809" w:author="L" w:date="2026-05-22T20:49:29Z"/>
                <w:rFonts w:hint="default" w:ascii="Times New Roman" w:hAnsi="Times New Roman"/>
                <w:vertAlign w:val="baseline"/>
                <w:lang w:val="en-US" w:eastAsia="zh-CN"/>
              </w:rPr>
            </w:pPr>
            <w:ins w:id="2810" w:author="L" w:date="2026-05-22T20:49:29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32EB34DC">
            <w:pPr>
              <w:jc w:val="center"/>
              <w:rPr>
                <w:ins w:id="2811" w:author="L" w:date="2026-05-22T20:49:29Z"/>
                <w:rFonts w:hint="default" w:ascii="Times New Roman" w:hAnsi="Times New Roman"/>
                <w:vertAlign w:val="baseline"/>
                <w:lang w:val="en-US" w:eastAsia="zh-CN"/>
              </w:rPr>
            </w:pPr>
            <w:ins w:id="2812" w:author="L" w:date="2026-05-22T20:49:29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4366FA26">
            <w:pPr>
              <w:jc w:val="center"/>
              <w:rPr>
                <w:ins w:id="2813" w:author="L" w:date="2026-05-22T20:49:29Z"/>
                <w:rFonts w:hint="default" w:ascii="Times New Roman" w:hAnsi="Times New Roman"/>
                <w:vertAlign w:val="baseline"/>
                <w:lang w:val="en-US" w:eastAsia="zh-CN"/>
              </w:rPr>
            </w:pPr>
            <w:ins w:id="2814" w:author="L" w:date="2026-05-22T20:49:29Z">
              <w:r>
                <w:rPr>
                  <w:rFonts w:hint="eastAsia" w:ascii="Times New Roman" w:hAnsi="Times New Roman"/>
                  <w:vertAlign w:val="baseline"/>
                  <w:lang w:val="en-US" w:eastAsia="zh-CN"/>
                </w:rPr>
                <w:t>B9</w:t>
              </w:r>
            </w:ins>
          </w:p>
        </w:tc>
      </w:tr>
      <w:tr w14:paraId="6411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15" w:author="L" w:date="2026-05-22T20:49:29Z"/>
        </w:trPr>
        <w:tc>
          <w:tcPr>
            <w:tcW w:w="639" w:type="pct"/>
            <w:noWrap w:val="0"/>
            <w:vAlign w:val="top"/>
          </w:tcPr>
          <w:p w14:paraId="5A22634F">
            <w:pPr>
              <w:jc w:val="center"/>
              <w:rPr>
                <w:ins w:id="2816" w:author="L" w:date="2026-05-22T20:49:29Z"/>
                <w:rFonts w:hint="default" w:ascii="Times New Roman" w:hAnsi="Times New Roman"/>
                <w:vertAlign w:val="baseline"/>
                <w:lang w:val="en-US" w:eastAsia="zh-CN"/>
              </w:rPr>
            </w:pPr>
            <w:ins w:id="2817" w:author="L" w:date="2026-05-22T20:49:29Z">
              <w:r>
                <w:rPr>
                  <w:rFonts w:hint="eastAsia" w:ascii="Times New Roman" w:hAnsi="Times New Roman"/>
                  <w:vertAlign w:val="baseline"/>
                  <w:lang w:val="en-US" w:eastAsia="zh-CN"/>
                </w:rPr>
                <w:t>名称</w:t>
              </w:r>
            </w:ins>
          </w:p>
        </w:tc>
        <w:tc>
          <w:tcPr>
            <w:tcW w:w="489" w:type="pct"/>
            <w:noWrap w:val="0"/>
            <w:vAlign w:val="top"/>
          </w:tcPr>
          <w:p w14:paraId="0CDD25A7">
            <w:pPr>
              <w:jc w:val="center"/>
              <w:rPr>
                <w:ins w:id="2818" w:author="L" w:date="2026-05-22T20:49:29Z"/>
                <w:rFonts w:hint="default" w:ascii="Times New Roman" w:hAnsi="Times New Roman"/>
                <w:vertAlign w:val="baseline"/>
                <w:lang w:val="en-US" w:eastAsia="zh-CN"/>
              </w:rPr>
            </w:pPr>
            <w:ins w:id="2819" w:author="L" w:date="2026-05-22T20:49:29Z">
              <w:r>
                <w:rPr>
                  <w:rFonts w:hint="eastAsia" w:ascii="Times New Roman" w:hAnsi="Times New Roman"/>
                  <w:vertAlign w:val="baseline"/>
                  <w:lang w:val="en-US" w:eastAsia="zh-CN"/>
                </w:rPr>
                <w:t>DI2</w:t>
              </w:r>
            </w:ins>
          </w:p>
        </w:tc>
        <w:tc>
          <w:tcPr>
            <w:tcW w:w="483" w:type="pct"/>
            <w:noWrap w:val="0"/>
            <w:vAlign w:val="top"/>
          </w:tcPr>
          <w:p w14:paraId="6E9269F3">
            <w:pPr>
              <w:jc w:val="center"/>
              <w:rPr>
                <w:ins w:id="2820" w:author="L" w:date="2026-05-22T20:49:29Z"/>
                <w:rFonts w:hint="default" w:ascii="Times New Roman" w:hAnsi="Times New Roman"/>
                <w:vertAlign w:val="baseline"/>
                <w:lang w:val="en-US" w:eastAsia="zh-CN"/>
              </w:rPr>
            </w:pPr>
            <w:ins w:id="2821" w:author="L" w:date="2026-05-22T20:49:29Z">
              <w:r>
                <w:rPr>
                  <w:rFonts w:hint="eastAsia" w:ascii="Times New Roman" w:hAnsi="Times New Roman"/>
                  <w:vertAlign w:val="baseline"/>
                  <w:lang w:val="en-US" w:eastAsia="zh-CN"/>
                </w:rPr>
                <w:t>DI4</w:t>
              </w:r>
            </w:ins>
          </w:p>
        </w:tc>
        <w:tc>
          <w:tcPr>
            <w:tcW w:w="489" w:type="pct"/>
            <w:noWrap w:val="0"/>
            <w:vAlign w:val="top"/>
          </w:tcPr>
          <w:p w14:paraId="7C5B65FC">
            <w:pPr>
              <w:jc w:val="center"/>
              <w:rPr>
                <w:ins w:id="2822" w:author="L" w:date="2026-05-22T20:49:29Z"/>
                <w:rFonts w:hint="default" w:ascii="Times New Roman" w:hAnsi="Times New Roman" w:eastAsiaTheme="minorEastAsia" w:cstheme="minorBidi"/>
                <w:kern w:val="2"/>
                <w:sz w:val="21"/>
                <w:szCs w:val="24"/>
                <w:vertAlign w:val="baseline"/>
                <w:lang w:val="en-US" w:eastAsia="zh-CN" w:bidi="ar-SA"/>
              </w:rPr>
            </w:pPr>
            <w:ins w:id="2823" w:author="L" w:date="2026-05-22T20:49:29Z">
              <w:r>
                <w:rPr>
                  <w:rFonts w:hint="eastAsia" w:ascii="Times New Roman" w:hAnsi="Times New Roman"/>
                  <w:vertAlign w:val="baseline"/>
                  <w:lang w:val="en-US" w:eastAsia="zh-CN"/>
                </w:rPr>
                <w:t>DI6</w:t>
              </w:r>
            </w:ins>
          </w:p>
        </w:tc>
        <w:tc>
          <w:tcPr>
            <w:tcW w:w="489" w:type="pct"/>
            <w:noWrap w:val="0"/>
            <w:vAlign w:val="top"/>
          </w:tcPr>
          <w:p w14:paraId="1286BB26">
            <w:pPr>
              <w:jc w:val="center"/>
              <w:rPr>
                <w:ins w:id="2824" w:author="L" w:date="2026-05-22T20:49:29Z"/>
                <w:rFonts w:hint="default" w:ascii="Times New Roman" w:hAnsi="Times New Roman" w:eastAsiaTheme="minorEastAsia" w:cstheme="minorBidi"/>
                <w:kern w:val="2"/>
                <w:sz w:val="21"/>
                <w:szCs w:val="24"/>
                <w:vertAlign w:val="baseline"/>
                <w:lang w:val="en-US" w:eastAsia="zh-CN" w:bidi="ar-SA"/>
              </w:rPr>
            </w:pPr>
            <w:ins w:id="2825" w:author="L" w:date="2026-05-22T20:49:29Z">
              <w:r>
                <w:rPr>
                  <w:rFonts w:hint="eastAsia" w:ascii="Times New Roman" w:hAnsi="Times New Roman"/>
                  <w:vertAlign w:val="baseline"/>
                  <w:lang w:val="en-US" w:eastAsia="zh-CN"/>
                </w:rPr>
                <w:t>DI8</w:t>
              </w:r>
            </w:ins>
          </w:p>
        </w:tc>
        <w:tc>
          <w:tcPr>
            <w:tcW w:w="489" w:type="pct"/>
            <w:noWrap w:val="0"/>
            <w:vAlign w:val="top"/>
          </w:tcPr>
          <w:p w14:paraId="1690E1FA">
            <w:pPr>
              <w:jc w:val="center"/>
              <w:rPr>
                <w:ins w:id="2826" w:author="L" w:date="2026-05-22T20:49:29Z"/>
                <w:rFonts w:hint="default" w:ascii="Times New Roman" w:hAnsi="Times New Roman"/>
                <w:vertAlign w:val="baseline"/>
                <w:lang w:val="en-US" w:eastAsia="zh-CN"/>
              </w:rPr>
            </w:pPr>
            <w:ins w:id="2827" w:author="L" w:date="2026-05-22T20:49:29Z">
              <w:r>
                <w:rPr>
                  <w:rFonts w:hint="eastAsia" w:ascii="Times New Roman" w:hAnsi="Times New Roman"/>
                  <w:vertAlign w:val="baseline"/>
                  <w:lang w:val="en-US" w:eastAsia="zh-CN"/>
                </w:rPr>
                <w:t>DI10</w:t>
              </w:r>
            </w:ins>
          </w:p>
        </w:tc>
        <w:tc>
          <w:tcPr>
            <w:tcW w:w="489" w:type="pct"/>
            <w:noWrap w:val="0"/>
            <w:vAlign w:val="top"/>
          </w:tcPr>
          <w:p w14:paraId="129C3F00">
            <w:pPr>
              <w:jc w:val="center"/>
              <w:rPr>
                <w:ins w:id="2828" w:author="L" w:date="2026-05-22T20:49:29Z"/>
                <w:rFonts w:hint="default" w:ascii="Times New Roman" w:hAnsi="Times New Roman"/>
                <w:vertAlign w:val="baseline"/>
                <w:lang w:val="en-US" w:eastAsia="zh-CN"/>
              </w:rPr>
            </w:pPr>
            <w:ins w:id="2829" w:author="L" w:date="2026-05-22T20:49:29Z">
              <w:r>
                <w:rPr>
                  <w:rFonts w:hint="eastAsia" w:ascii="Times New Roman" w:hAnsi="Times New Roman"/>
                  <w:vertAlign w:val="baseline"/>
                  <w:lang w:val="en-US" w:eastAsia="zh-CN"/>
                </w:rPr>
                <w:t>DI12</w:t>
              </w:r>
            </w:ins>
          </w:p>
        </w:tc>
        <w:tc>
          <w:tcPr>
            <w:tcW w:w="489" w:type="pct"/>
            <w:noWrap w:val="0"/>
            <w:vAlign w:val="top"/>
          </w:tcPr>
          <w:p w14:paraId="44B14C88">
            <w:pPr>
              <w:jc w:val="center"/>
              <w:rPr>
                <w:ins w:id="2830" w:author="L" w:date="2026-05-22T20:49:29Z"/>
                <w:rFonts w:hint="default" w:ascii="Times New Roman" w:hAnsi="Times New Roman"/>
                <w:vertAlign w:val="baseline"/>
                <w:lang w:val="en-US" w:eastAsia="zh-CN"/>
              </w:rPr>
            </w:pPr>
            <w:ins w:id="2831" w:author="L" w:date="2026-05-22T20:49:29Z">
              <w:r>
                <w:rPr>
                  <w:rFonts w:hint="eastAsia" w:ascii="Times New Roman" w:hAnsi="Times New Roman"/>
                  <w:vertAlign w:val="baseline"/>
                  <w:lang w:val="en-US" w:eastAsia="zh-CN"/>
                </w:rPr>
                <w:t>DI14</w:t>
              </w:r>
            </w:ins>
          </w:p>
        </w:tc>
        <w:tc>
          <w:tcPr>
            <w:tcW w:w="525" w:type="pct"/>
            <w:noWrap w:val="0"/>
            <w:vAlign w:val="top"/>
          </w:tcPr>
          <w:p w14:paraId="71441D3C">
            <w:pPr>
              <w:jc w:val="center"/>
              <w:rPr>
                <w:ins w:id="2832" w:author="L" w:date="2026-05-22T20:49:29Z"/>
                <w:rFonts w:hint="default" w:ascii="Times New Roman" w:hAnsi="Times New Roman"/>
                <w:vertAlign w:val="baseline"/>
                <w:lang w:val="en-US" w:eastAsia="zh-CN"/>
              </w:rPr>
            </w:pPr>
            <w:ins w:id="2833" w:author="L" w:date="2026-05-22T20:49:29Z">
              <w:r>
                <w:rPr>
                  <w:rFonts w:hint="eastAsia" w:ascii="Times New Roman" w:hAnsi="Times New Roman"/>
                  <w:vertAlign w:val="baseline"/>
                  <w:lang w:val="en-US" w:eastAsia="zh-CN"/>
                </w:rPr>
                <w:t>DI16</w:t>
              </w:r>
            </w:ins>
          </w:p>
        </w:tc>
        <w:tc>
          <w:tcPr>
            <w:tcW w:w="412" w:type="pct"/>
            <w:noWrap w:val="0"/>
            <w:vAlign w:val="top"/>
          </w:tcPr>
          <w:p w14:paraId="1A3C33B0">
            <w:pPr>
              <w:jc w:val="center"/>
              <w:rPr>
                <w:ins w:id="2834" w:author="L" w:date="2026-05-22T20:49:29Z"/>
                <w:rFonts w:hint="default" w:ascii="Times New Roman" w:hAnsi="Times New Roman"/>
                <w:vertAlign w:val="baseline"/>
                <w:lang w:val="en-US" w:eastAsia="zh-CN"/>
              </w:rPr>
            </w:pPr>
            <w:ins w:id="2835" w:author="L" w:date="2026-05-22T20:49:29Z">
              <w:r>
                <w:rPr>
                  <w:rFonts w:hint="eastAsia" w:ascii="Times New Roman" w:hAnsi="Times New Roman"/>
                  <w:vertAlign w:val="baseline"/>
                  <w:lang w:val="en-US" w:eastAsia="zh-CN"/>
                </w:rPr>
                <w:t>PE</w:t>
              </w:r>
            </w:ins>
          </w:p>
        </w:tc>
      </w:tr>
      <w:tr w14:paraId="4F64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36" w:author="L" w:date="2026-05-22T20:49:29Z"/>
        </w:trPr>
        <w:tc>
          <w:tcPr>
            <w:tcW w:w="639" w:type="pct"/>
            <w:noWrap w:val="0"/>
            <w:vAlign w:val="top"/>
          </w:tcPr>
          <w:p w14:paraId="3FDA32B8">
            <w:pPr>
              <w:jc w:val="center"/>
              <w:rPr>
                <w:ins w:id="2837" w:author="L" w:date="2026-05-22T20:49:29Z"/>
                <w:rFonts w:hint="default" w:ascii="Times New Roman" w:hAnsi="Times New Roman"/>
                <w:vertAlign w:val="baseline"/>
                <w:lang w:val="en-US" w:eastAsia="zh-CN"/>
              </w:rPr>
            </w:pPr>
            <w:ins w:id="2838" w:author="L" w:date="2026-05-22T20:49:29Z">
              <w:r>
                <w:rPr>
                  <w:rFonts w:hint="eastAsia" w:ascii="Times New Roman" w:hAnsi="Times New Roman"/>
                  <w:vertAlign w:val="baseline"/>
                  <w:lang w:val="en-US" w:eastAsia="zh-CN"/>
                </w:rPr>
                <w:t>端口号</w:t>
              </w:r>
            </w:ins>
          </w:p>
        </w:tc>
        <w:tc>
          <w:tcPr>
            <w:tcW w:w="489" w:type="pct"/>
            <w:noWrap w:val="0"/>
            <w:vAlign w:val="top"/>
          </w:tcPr>
          <w:p w14:paraId="18365C0C">
            <w:pPr>
              <w:jc w:val="center"/>
              <w:rPr>
                <w:ins w:id="2839" w:author="L" w:date="2026-05-22T20:49:29Z"/>
                <w:rFonts w:hint="default" w:ascii="Times New Roman" w:hAnsi="Times New Roman"/>
                <w:vertAlign w:val="baseline"/>
                <w:lang w:val="en-US" w:eastAsia="zh-CN"/>
              </w:rPr>
            </w:pPr>
            <w:ins w:id="2840" w:author="L" w:date="2026-05-22T20:49:29Z">
              <w:r>
                <w:rPr>
                  <w:rFonts w:hint="eastAsia" w:ascii="Times New Roman" w:hAnsi="Times New Roman"/>
                  <w:vertAlign w:val="baseline"/>
                  <w:lang w:val="en-US" w:eastAsia="zh-CN"/>
                </w:rPr>
                <w:t>A1</w:t>
              </w:r>
            </w:ins>
          </w:p>
        </w:tc>
        <w:tc>
          <w:tcPr>
            <w:tcW w:w="483" w:type="pct"/>
            <w:noWrap w:val="0"/>
            <w:vAlign w:val="top"/>
          </w:tcPr>
          <w:p w14:paraId="6A9E0B25">
            <w:pPr>
              <w:jc w:val="center"/>
              <w:rPr>
                <w:ins w:id="2841" w:author="L" w:date="2026-05-22T20:49:29Z"/>
                <w:rFonts w:hint="default" w:ascii="Times New Roman" w:hAnsi="Times New Roman"/>
                <w:vertAlign w:val="baseline"/>
                <w:lang w:val="en-US" w:eastAsia="zh-CN"/>
              </w:rPr>
            </w:pPr>
            <w:ins w:id="2842" w:author="L" w:date="2026-05-22T20:49:29Z">
              <w:r>
                <w:rPr>
                  <w:rFonts w:hint="eastAsia" w:ascii="Times New Roman" w:hAnsi="Times New Roman"/>
                  <w:vertAlign w:val="baseline"/>
                  <w:lang w:val="en-US" w:eastAsia="zh-CN"/>
                </w:rPr>
                <w:t>A2</w:t>
              </w:r>
            </w:ins>
          </w:p>
        </w:tc>
        <w:tc>
          <w:tcPr>
            <w:tcW w:w="489" w:type="pct"/>
            <w:noWrap w:val="0"/>
            <w:vAlign w:val="top"/>
          </w:tcPr>
          <w:p w14:paraId="115AF11E">
            <w:pPr>
              <w:jc w:val="center"/>
              <w:rPr>
                <w:ins w:id="2843" w:author="L" w:date="2026-05-22T20:49:29Z"/>
                <w:rFonts w:hint="default" w:ascii="Times New Roman" w:hAnsi="Times New Roman"/>
                <w:vertAlign w:val="baseline"/>
                <w:lang w:val="en-US" w:eastAsia="zh-CN"/>
              </w:rPr>
            </w:pPr>
            <w:ins w:id="2844" w:author="L" w:date="2026-05-22T20:49:29Z">
              <w:r>
                <w:rPr>
                  <w:rFonts w:hint="eastAsia" w:ascii="Times New Roman" w:hAnsi="Times New Roman"/>
                  <w:vertAlign w:val="baseline"/>
                  <w:lang w:val="en-US" w:eastAsia="zh-CN"/>
                </w:rPr>
                <w:t>A3</w:t>
              </w:r>
            </w:ins>
          </w:p>
        </w:tc>
        <w:tc>
          <w:tcPr>
            <w:tcW w:w="489" w:type="pct"/>
            <w:noWrap w:val="0"/>
            <w:vAlign w:val="top"/>
          </w:tcPr>
          <w:p w14:paraId="1D521873">
            <w:pPr>
              <w:jc w:val="center"/>
              <w:rPr>
                <w:ins w:id="2845" w:author="L" w:date="2026-05-22T20:49:29Z"/>
                <w:rFonts w:hint="default" w:ascii="Times New Roman" w:hAnsi="Times New Roman"/>
                <w:vertAlign w:val="baseline"/>
                <w:lang w:val="en-US" w:eastAsia="zh-CN"/>
              </w:rPr>
            </w:pPr>
            <w:ins w:id="2846" w:author="L" w:date="2026-05-22T20:49:29Z">
              <w:r>
                <w:rPr>
                  <w:rFonts w:hint="eastAsia" w:ascii="Times New Roman" w:hAnsi="Times New Roman"/>
                  <w:vertAlign w:val="baseline"/>
                  <w:lang w:val="en-US" w:eastAsia="zh-CN"/>
                </w:rPr>
                <w:t>A4</w:t>
              </w:r>
            </w:ins>
          </w:p>
        </w:tc>
        <w:tc>
          <w:tcPr>
            <w:tcW w:w="489" w:type="pct"/>
            <w:noWrap w:val="0"/>
            <w:vAlign w:val="top"/>
          </w:tcPr>
          <w:p w14:paraId="6E64CD29">
            <w:pPr>
              <w:jc w:val="center"/>
              <w:rPr>
                <w:ins w:id="2847" w:author="L" w:date="2026-05-22T20:49:29Z"/>
                <w:rFonts w:hint="default" w:ascii="Times New Roman" w:hAnsi="Times New Roman"/>
                <w:vertAlign w:val="baseline"/>
                <w:lang w:val="en-US" w:eastAsia="zh-CN"/>
              </w:rPr>
            </w:pPr>
            <w:ins w:id="2848" w:author="L" w:date="2026-05-22T20:49:29Z">
              <w:r>
                <w:rPr>
                  <w:rFonts w:hint="eastAsia" w:ascii="Times New Roman" w:hAnsi="Times New Roman"/>
                  <w:vertAlign w:val="baseline"/>
                  <w:lang w:val="en-US" w:eastAsia="zh-CN"/>
                </w:rPr>
                <w:t>A5</w:t>
              </w:r>
            </w:ins>
          </w:p>
        </w:tc>
        <w:tc>
          <w:tcPr>
            <w:tcW w:w="489" w:type="pct"/>
            <w:noWrap w:val="0"/>
            <w:vAlign w:val="top"/>
          </w:tcPr>
          <w:p w14:paraId="71683DA5">
            <w:pPr>
              <w:jc w:val="center"/>
              <w:rPr>
                <w:ins w:id="2849" w:author="L" w:date="2026-05-22T20:49:29Z"/>
                <w:rFonts w:hint="default" w:ascii="Times New Roman" w:hAnsi="Times New Roman"/>
                <w:vertAlign w:val="baseline"/>
                <w:lang w:val="en-US" w:eastAsia="zh-CN"/>
              </w:rPr>
            </w:pPr>
            <w:ins w:id="2850" w:author="L" w:date="2026-05-22T20:49:29Z">
              <w:r>
                <w:rPr>
                  <w:rFonts w:hint="eastAsia" w:ascii="Times New Roman" w:hAnsi="Times New Roman"/>
                  <w:vertAlign w:val="baseline"/>
                  <w:lang w:val="en-US" w:eastAsia="zh-CN"/>
                </w:rPr>
                <w:t>A6</w:t>
              </w:r>
            </w:ins>
          </w:p>
        </w:tc>
        <w:tc>
          <w:tcPr>
            <w:tcW w:w="489" w:type="pct"/>
            <w:noWrap w:val="0"/>
            <w:vAlign w:val="top"/>
          </w:tcPr>
          <w:p w14:paraId="3608ECFF">
            <w:pPr>
              <w:jc w:val="center"/>
              <w:rPr>
                <w:ins w:id="2851" w:author="L" w:date="2026-05-22T20:49:29Z"/>
                <w:rFonts w:hint="default" w:ascii="Times New Roman" w:hAnsi="Times New Roman"/>
                <w:vertAlign w:val="baseline"/>
                <w:lang w:val="en-US" w:eastAsia="zh-CN"/>
              </w:rPr>
            </w:pPr>
            <w:ins w:id="2852" w:author="L" w:date="2026-05-22T20:49:29Z">
              <w:r>
                <w:rPr>
                  <w:rFonts w:hint="eastAsia" w:ascii="Times New Roman" w:hAnsi="Times New Roman"/>
                  <w:vertAlign w:val="baseline"/>
                  <w:lang w:val="en-US" w:eastAsia="zh-CN"/>
                </w:rPr>
                <w:t>A7</w:t>
              </w:r>
            </w:ins>
          </w:p>
        </w:tc>
        <w:tc>
          <w:tcPr>
            <w:tcW w:w="525" w:type="pct"/>
            <w:noWrap w:val="0"/>
            <w:vAlign w:val="top"/>
          </w:tcPr>
          <w:p w14:paraId="387B7869">
            <w:pPr>
              <w:jc w:val="center"/>
              <w:rPr>
                <w:ins w:id="2853" w:author="L" w:date="2026-05-22T20:49:29Z"/>
                <w:rFonts w:hint="default" w:ascii="Times New Roman" w:hAnsi="Times New Roman"/>
                <w:vertAlign w:val="baseline"/>
                <w:lang w:val="en-US" w:eastAsia="zh-CN"/>
              </w:rPr>
            </w:pPr>
            <w:ins w:id="2854" w:author="L" w:date="2026-05-22T20:49:29Z">
              <w:r>
                <w:rPr>
                  <w:rFonts w:hint="eastAsia" w:ascii="Times New Roman" w:hAnsi="Times New Roman"/>
                  <w:vertAlign w:val="baseline"/>
                  <w:lang w:val="en-US" w:eastAsia="zh-CN"/>
                </w:rPr>
                <w:t>A8</w:t>
              </w:r>
            </w:ins>
          </w:p>
        </w:tc>
        <w:tc>
          <w:tcPr>
            <w:tcW w:w="412" w:type="pct"/>
            <w:noWrap w:val="0"/>
            <w:vAlign w:val="top"/>
          </w:tcPr>
          <w:p w14:paraId="687B334D">
            <w:pPr>
              <w:jc w:val="center"/>
              <w:rPr>
                <w:ins w:id="2855" w:author="L" w:date="2026-05-22T20:49:29Z"/>
                <w:rFonts w:hint="default" w:ascii="Times New Roman" w:hAnsi="Times New Roman"/>
                <w:vertAlign w:val="baseline"/>
                <w:lang w:val="en-US" w:eastAsia="zh-CN"/>
              </w:rPr>
            </w:pPr>
            <w:ins w:id="2856" w:author="L" w:date="2026-05-22T20:49:29Z">
              <w:r>
                <w:rPr>
                  <w:rFonts w:hint="eastAsia" w:ascii="Times New Roman" w:hAnsi="Times New Roman"/>
                  <w:vertAlign w:val="baseline"/>
                  <w:lang w:val="en-US" w:eastAsia="zh-CN"/>
                </w:rPr>
                <w:t>A9</w:t>
              </w:r>
            </w:ins>
          </w:p>
        </w:tc>
      </w:tr>
      <w:tr w14:paraId="0A29E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57" w:author="L" w:date="2026-05-22T20:49:29Z"/>
        </w:trPr>
        <w:tc>
          <w:tcPr>
            <w:tcW w:w="639" w:type="pct"/>
            <w:noWrap w:val="0"/>
            <w:vAlign w:val="top"/>
          </w:tcPr>
          <w:p w14:paraId="634FDDBF">
            <w:pPr>
              <w:jc w:val="center"/>
              <w:rPr>
                <w:ins w:id="2858" w:author="L" w:date="2026-05-22T20:49:29Z"/>
                <w:rFonts w:hint="default" w:ascii="Times New Roman" w:hAnsi="Times New Roman"/>
                <w:vertAlign w:val="baseline"/>
                <w:lang w:val="en-US" w:eastAsia="zh-CN"/>
              </w:rPr>
            </w:pPr>
            <w:ins w:id="2859" w:author="L" w:date="2026-05-22T20:49:29Z">
              <w:r>
                <w:rPr>
                  <w:rFonts w:hint="eastAsia" w:ascii="Times New Roman" w:hAnsi="Times New Roman"/>
                  <w:vertAlign w:val="baseline"/>
                  <w:lang w:val="en-US" w:eastAsia="zh-CN"/>
                </w:rPr>
                <w:t>名称</w:t>
              </w:r>
            </w:ins>
          </w:p>
        </w:tc>
        <w:tc>
          <w:tcPr>
            <w:tcW w:w="489" w:type="pct"/>
            <w:noWrap w:val="0"/>
            <w:vAlign w:val="top"/>
          </w:tcPr>
          <w:p w14:paraId="4020C2F3">
            <w:pPr>
              <w:jc w:val="center"/>
              <w:rPr>
                <w:ins w:id="2860" w:author="L" w:date="2026-05-22T20:49:29Z"/>
                <w:rFonts w:hint="default" w:ascii="Times New Roman" w:hAnsi="Times New Roman"/>
                <w:vertAlign w:val="baseline"/>
                <w:lang w:val="en-US" w:eastAsia="zh-CN"/>
              </w:rPr>
            </w:pPr>
            <w:ins w:id="2861" w:author="L" w:date="2026-05-22T20:49:29Z">
              <w:r>
                <w:rPr>
                  <w:rFonts w:hint="eastAsia" w:ascii="Times New Roman" w:hAnsi="Times New Roman"/>
                  <w:vertAlign w:val="baseline"/>
                  <w:lang w:val="en-US" w:eastAsia="zh-CN"/>
                </w:rPr>
                <w:t>DI1</w:t>
              </w:r>
            </w:ins>
          </w:p>
        </w:tc>
        <w:tc>
          <w:tcPr>
            <w:tcW w:w="483" w:type="pct"/>
            <w:noWrap w:val="0"/>
            <w:vAlign w:val="top"/>
          </w:tcPr>
          <w:p w14:paraId="0C05B036">
            <w:pPr>
              <w:jc w:val="center"/>
              <w:rPr>
                <w:ins w:id="2862" w:author="L" w:date="2026-05-22T20:49:29Z"/>
                <w:rFonts w:hint="default" w:ascii="Times New Roman" w:hAnsi="Times New Roman"/>
                <w:vertAlign w:val="baseline"/>
                <w:lang w:val="en-US" w:eastAsia="zh-CN"/>
              </w:rPr>
            </w:pPr>
            <w:ins w:id="2863" w:author="L" w:date="2026-05-22T20:49:29Z">
              <w:r>
                <w:rPr>
                  <w:rFonts w:hint="eastAsia" w:ascii="Times New Roman" w:hAnsi="Times New Roman"/>
                  <w:vertAlign w:val="baseline"/>
                  <w:lang w:val="en-US" w:eastAsia="zh-CN"/>
                </w:rPr>
                <w:t>DI3</w:t>
              </w:r>
            </w:ins>
          </w:p>
        </w:tc>
        <w:tc>
          <w:tcPr>
            <w:tcW w:w="489" w:type="pct"/>
            <w:noWrap w:val="0"/>
            <w:vAlign w:val="top"/>
          </w:tcPr>
          <w:p w14:paraId="51ED30E9">
            <w:pPr>
              <w:jc w:val="center"/>
              <w:rPr>
                <w:ins w:id="2864" w:author="L" w:date="2026-05-22T20:49:29Z"/>
                <w:rFonts w:hint="default" w:ascii="Times New Roman" w:hAnsi="Times New Roman"/>
                <w:vertAlign w:val="baseline"/>
                <w:lang w:val="en-US" w:eastAsia="zh-CN"/>
              </w:rPr>
            </w:pPr>
            <w:ins w:id="2865" w:author="L" w:date="2026-05-22T20:49:29Z">
              <w:r>
                <w:rPr>
                  <w:rFonts w:hint="eastAsia" w:ascii="Times New Roman" w:hAnsi="Times New Roman"/>
                  <w:vertAlign w:val="baseline"/>
                  <w:lang w:val="en-US" w:eastAsia="zh-CN"/>
                </w:rPr>
                <w:t>DI5</w:t>
              </w:r>
            </w:ins>
          </w:p>
        </w:tc>
        <w:tc>
          <w:tcPr>
            <w:tcW w:w="489" w:type="pct"/>
            <w:noWrap w:val="0"/>
            <w:vAlign w:val="top"/>
          </w:tcPr>
          <w:p w14:paraId="590B1D82">
            <w:pPr>
              <w:jc w:val="center"/>
              <w:rPr>
                <w:ins w:id="2866" w:author="L" w:date="2026-05-22T20:49:29Z"/>
                <w:rFonts w:hint="default" w:ascii="Times New Roman" w:hAnsi="Times New Roman"/>
                <w:vertAlign w:val="baseline"/>
                <w:lang w:val="en-US" w:eastAsia="zh-CN"/>
              </w:rPr>
            </w:pPr>
            <w:ins w:id="2867" w:author="L" w:date="2026-05-22T20:49:29Z">
              <w:r>
                <w:rPr>
                  <w:rFonts w:hint="eastAsia" w:ascii="Times New Roman" w:hAnsi="Times New Roman"/>
                  <w:vertAlign w:val="baseline"/>
                  <w:lang w:val="en-US" w:eastAsia="zh-CN"/>
                </w:rPr>
                <w:t>DI7</w:t>
              </w:r>
            </w:ins>
          </w:p>
        </w:tc>
        <w:tc>
          <w:tcPr>
            <w:tcW w:w="489" w:type="pct"/>
            <w:noWrap w:val="0"/>
            <w:vAlign w:val="top"/>
          </w:tcPr>
          <w:p w14:paraId="22EEDF54">
            <w:pPr>
              <w:jc w:val="center"/>
              <w:rPr>
                <w:ins w:id="2868" w:author="L" w:date="2026-05-22T20:49:29Z"/>
                <w:rFonts w:hint="default" w:ascii="Times New Roman" w:hAnsi="Times New Roman"/>
                <w:vertAlign w:val="baseline"/>
                <w:lang w:val="en-US" w:eastAsia="zh-CN"/>
              </w:rPr>
            </w:pPr>
            <w:ins w:id="2869" w:author="L" w:date="2026-05-22T20:49:29Z">
              <w:r>
                <w:rPr>
                  <w:rFonts w:hint="eastAsia" w:ascii="Times New Roman" w:hAnsi="Times New Roman"/>
                  <w:vertAlign w:val="baseline"/>
                  <w:lang w:val="en-US" w:eastAsia="zh-CN"/>
                </w:rPr>
                <w:t>DI9</w:t>
              </w:r>
            </w:ins>
          </w:p>
        </w:tc>
        <w:tc>
          <w:tcPr>
            <w:tcW w:w="489" w:type="pct"/>
            <w:noWrap w:val="0"/>
            <w:vAlign w:val="top"/>
          </w:tcPr>
          <w:p w14:paraId="5773CA70">
            <w:pPr>
              <w:jc w:val="center"/>
              <w:rPr>
                <w:ins w:id="2870" w:author="L" w:date="2026-05-22T20:49:29Z"/>
                <w:rFonts w:hint="default" w:ascii="Times New Roman" w:hAnsi="Times New Roman"/>
                <w:vertAlign w:val="baseline"/>
                <w:lang w:val="en-US" w:eastAsia="zh-CN"/>
              </w:rPr>
            </w:pPr>
            <w:ins w:id="2871" w:author="L" w:date="2026-05-22T20:49:29Z">
              <w:r>
                <w:rPr>
                  <w:rFonts w:hint="eastAsia" w:ascii="Times New Roman" w:hAnsi="Times New Roman"/>
                  <w:vertAlign w:val="baseline"/>
                  <w:lang w:val="en-US" w:eastAsia="zh-CN"/>
                </w:rPr>
                <w:t>DI11</w:t>
              </w:r>
            </w:ins>
          </w:p>
        </w:tc>
        <w:tc>
          <w:tcPr>
            <w:tcW w:w="489" w:type="pct"/>
            <w:noWrap w:val="0"/>
            <w:vAlign w:val="top"/>
          </w:tcPr>
          <w:p w14:paraId="3D017ABC">
            <w:pPr>
              <w:jc w:val="center"/>
              <w:rPr>
                <w:ins w:id="2872" w:author="L" w:date="2026-05-22T20:49:29Z"/>
                <w:rFonts w:hint="default" w:ascii="Times New Roman" w:hAnsi="Times New Roman"/>
                <w:vertAlign w:val="baseline"/>
                <w:lang w:val="en-US" w:eastAsia="zh-CN"/>
              </w:rPr>
            </w:pPr>
            <w:ins w:id="2873" w:author="L" w:date="2026-05-22T20:49:29Z">
              <w:r>
                <w:rPr>
                  <w:rFonts w:hint="eastAsia" w:ascii="Times New Roman" w:hAnsi="Times New Roman"/>
                  <w:vertAlign w:val="baseline"/>
                  <w:lang w:val="en-US" w:eastAsia="zh-CN"/>
                </w:rPr>
                <w:t>DI13</w:t>
              </w:r>
            </w:ins>
          </w:p>
        </w:tc>
        <w:tc>
          <w:tcPr>
            <w:tcW w:w="525" w:type="pct"/>
            <w:noWrap w:val="0"/>
            <w:vAlign w:val="top"/>
          </w:tcPr>
          <w:p w14:paraId="47732252">
            <w:pPr>
              <w:jc w:val="center"/>
              <w:rPr>
                <w:ins w:id="2874" w:author="L" w:date="2026-05-22T20:49:29Z"/>
                <w:rFonts w:hint="default" w:ascii="Times New Roman" w:hAnsi="Times New Roman"/>
                <w:vertAlign w:val="baseline"/>
                <w:lang w:val="en-US" w:eastAsia="zh-CN"/>
              </w:rPr>
            </w:pPr>
            <w:ins w:id="2875" w:author="L" w:date="2026-05-22T20:49:29Z">
              <w:r>
                <w:rPr>
                  <w:rFonts w:hint="eastAsia" w:ascii="Times New Roman" w:hAnsi="Times New Roman"/>
                  <w:vertAlign w:val="baseline"/>
                  <w:lang w:val="en-US" w:eastAsia="zh-CN"/>
                </w:rPr>
                <w:t>DI15</w:t>
              </w:r>
            </w:ins>
          </w:p>
        </w:tc>
        <w:tc>
          <w:tcPr>
            <w:tcW w:w="412" w:type="pct"/>
            <w:noWrap w:val="0"/>
            <w:vAlign w:val="top"/>
          </w:tcPr>
          <w:p w14:paraId="2A6AEC55">
            <w:pPr>
              <w:jc w:val="center"/>
              <w:rPr>
                <w:ins w:id="2876" w:author="L" w:date="2026-05-22T20:49:29Z"/>
                <w:rFonts w:hint="default" w:ascii="Times New Roman" w:hAnsi="Times New Roman"/>
                <w:vertAlign w:val="baseline"/>
                <w:lang w:val="en-US" w:eastAsia="zh-CN"/>
              </w:rPr>
            </w:pPr>
            <w:ins w:id="2877" w:author="L" w:date="2026-05-22T20:49:29Z">
              <w:r>
                <w:rPr>
                  <w:rFonts w:hint="eastAsia" w:ascii="Times New Roman" w:hAnsi="Times New Roman"/>
                  <w:vertAlign w:val="baseline"/>
                  <w:lang w:val="en-US" w:eastAsia="zh-CN"/>
                </w:rPr>
                <w:t>COM</w:t>
              </w:r>
            </w:ins>
          </w:p>
        </w:tc>
      </w:tr>
    </w:tbl>
    <w:p w14:paraId="5F210663">
      <w:pPr>
        <w:rPr>
          <w:ins w:id="2878" w:author="L" w:date="2026-05-22T20:49:29Z"/>
          <w:rFonts w:hint="default" w:asciiTheme="minorHAnsi" w:hAnsiTheme="minorHAnsi"/>
          <w:b w:val="0"/>
          <w:bCs w:val="0"/>
          <w:sz w:val="21"/>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5"/>
        <w:gridCol w:w="831"/>
        <w:gridCol w:w="822"/>
        <w:gridCol w:w="832"/>
        <w:gridCol w:w="832"/>
        <w:gridCol w:w="832"/>
        <w:gridCol w:w="832"/>
        <w:gridCol w:w="832"/>
        <w:gridCol w:w="895"/>
        <w:gridCol w:w="729"/>
      </w:tblGrid>
      <w:tr w14:paraId="226D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79" w:author="L" w:date="2026-05-22T20:49:29Z"/>
        </w:trPr>
        <w:tc>
          <w:tcPr>
            <w:tcW w:w="5000" w:type="pct"/>
            <w:gridSpan w:val="10"/>
            <w:tcBorders>
              <w:top w:val="single" w:color="auto" w:sz="4" w:space="0"/>
            </w:tcBorders>
            <w:noWrap w:val="0"/>
            <w:vAlign w:val="top"/>
          </w:tcPr>
          <w:p w14:paraId="76119C05">
            <w:pPr>
              <w:jc w:val="center"/>
              <w:rPr>
                <w:ins w:id="2880" w:author="L" w:date="2026-05-22T20:49:29Z"/>
                <w:rFonts w:hint="eastAsia" w:ascii="Times New Roman" w:hAnsi="Times New Roman"/>
                <w:vertAlign w:val="baseline"/>
                <w:lang w:val="en-US" w:eastAsia="zh-CN"/>
              </w:rPr>
            </w:pPr>
            <w:ins w:id="2881" w:author="L" w:date="2026-05-22T20:49:29Z">
              <w:r>
                <w:rPr>
                  <w:rFonts w:hint="eastAsia" w:ascii="Times New Roman" w:hAnsi="Times New Roman"/>
                  <w:vertAlign w:val="baseline"/>
                  <w:lang w:val="en-US" w:eastAsia="zh-CN"/>
                </w:rPr>
                <w:t>N1321/N1322/N1323模块</w:t>
              </w:r>
            </w:ins>
          </w:p>
        </w:tc>
      </w:tr>
      <w:tr w14:paraId="7A61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82" w:author="L" w:date="2026-05-22T20:49:29Z"/>
        </w:trPr>
        <w:tc>
          <w:tcPr>
            <w:tcW w:w="637" w:type="pct"/>
            <w:tcBorders>
              <w:top w:val="single" w:color="auto" w:sz="4" w:space="0"/>
            </w:tcBorders>
            <w:noWrap w:val="0"/>
            <w:vAlign w:val="top"/>
          </w:tcPr>
          <w:p w14:paraId="566DE4F8">
            <w:pPr>
              <w:jc w:val="center"/>
              <w:rPr>
                <w:ins w:id="2883" w:author="L" w:date="2026-05-22T20:49:29Z"/>
                <w:rFonts w:hint="default" w:ascii="Times New Roman" w:hAnsi="Times New Roman"/>
                <w:vertAlign w:val="baseline"/>
                <w:lang w:val="en-US" w:eastAsia="zh-CN"/>
              </w:rPr>
            </w:pPr>
            <w:ins w:id="2884" w:author="L" w:date="2026-05-22T20:49:29Z">
              <w:r>
                <w:rPr>
                  <w:rFonts w:hint="eastAsia" w:ascii="Times New Roman" w:hAnsi="Times New Roman"/>
                  <w:vertAlign w:val="baseline"/>
                  <w:lang w:val="en-US" w:eastAsia="zh-CN"/>
                </w:rPr>
                <w:t>端口号</w:t>
              </w:r>
            </w:ins>
          </w:p>
        </w:tc>
        <w:tc>
          <w:tcPr>
            <w:tcW w:w="488" w:type="pct"/>
            <w:tcBorders>
              <w:top w:val="single" w:color="auto" w:sz="4" w:space="0"/>
            </w:tcBorders>
            <w:noWrap w:val="0"/>
            <w:vAlign w:val="top"/>
          </w:tcPr>
          <w:p w14:paraId="1766B281">
            <w:pPr>
              <w:jc w:val="center"/>
              <w:rPr>
                <w:ins w:id="2885" w:author="L" w:date="2026-05-22T20:49:29Z"/>
                <w:rFonts w:hint="default" w:ascii="Times New Roman" w:hAnsi="Times New Roman" w:eastAsiaTheme="minorEastAsia" w:cstheme="minorBidi"/>
                <w:kern w:val="2"/>
                <w:sz w:val="21"/>
                <w:szCs w:val="24"/>
                <w:vertAlign w:val="baseline"/>
                <w:lang w:val="en-US" w:eastAsia="zh-CN" w:bidi="ar-SA"/>
              </w:rPr>
            </w:pPr>
            <w:ins w:id="2886" w:author="L" w:date="2026-05-22T20:49:29Z">
              <w:r>
                <w:rPr>
                  <w:rFonts w:hint="eastAsia" w:ascii="Times New Roman" w:hAnsi="Times New Roman" w:cstheme="minorBidi"/>
                  <w:kern w:val="2"/>
                  <w:sz w:val="21"/>
                  <w:szCs w:val="24"/>
                  <w:vertAlign w:val="baseline"/>
                  <w:lang w:val="en-US" w:eastAsia="zh-CN" w:bidi="ar-SA"/>
                </w:rPr>
                <w:t>B1</w:t>
              </w:r>
            </w:ins>
          </w:p>
        </w:tc>
        <w:tc>
          <w:tcPr>
            <w:tcW w:w="482" w:type="pct"/>
            <w:tcBorders>
              <w:top w:val="single" w:color="auto" w:sz="4" w:space="0"/>
            </w:tcBorders>
            <w:noWrap w:val="0"/>
            <w:vAlign w:val="top"/>
          </w:tcPr>
          <w:p w14:paraId="7A3C8AF3">
            <w:pPr>
              <w:jc w:val="center"/>
              <w:rPr>
                <w:ins w:id="2887" w:author="L" w:date="2026-05-22T20:49:29Z"/>
                <w:rFonts w:hint="default" w:ascii="Times New Roman" w:hAnsi="Times New Roman" w:eastAsiaTheme="minorEastAsia" w:cstheme="minorBidi"/>
                <w:kern w:val="2"/>
                <w:sz w:val="21"/>
                <w:szCs w:val="24"/>
                <w:vertAlign w:val="baseline"/>
                <w:lang w:val="en-US" w:eastAsia="zh-CN" w:bidi="ar-SA"/>
              </w:rPr>
            </w:pPr>
            <w:ins w:id="2888" w:author="L" w:date="2026-05-22T20:49:29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tcBorders>
            <w:noWrap w:val="0"/>
            <w:vAlign w:val="top"/>
          </w:tcPr>
          <w:p w14:paraId="7D380EE6">
            <w:pPr>
              <w:jc w:val="center"/>
              <w:rPr>
                <w:ins w:id="2889" w:author="L" w:date="2026-05-22T20:49:29Z"/>
                <w:rFonts w:hint="default" w:ascii="Times New Roman" w:hAnsi="Times New Roman" w:eastAsiaTheme="minorEastAsia" w:cstheme="minorBidi"/>
                <w:kern w:val="2"/>
                <w:sz w:val="21"/>
                <w:szCs w:val="24"/>
                <w:vertAlign w:val="baseline"/>
                <w:lang w:val="en-US" w:eastAsia="zh-CN" w:bidi="ar-SA"/>
              </w:rPr>
            </w:pPr>
            <w:ins w:id="2890" w:author="L" w:date="2026-05-22T20:49:29Z">
              <w:r>
                <w:rPr>
                  <w:rFonts w:hint="eastAsia" w:ascii="Times New Roman" w:hAnsi="Times New Roman" w:cstheme="minorBidi"/>
                  <w:kern w:val="2"/>
                  <w:sz w:val="21"/>
                  <w:szCs w:val="24"/>
                  <w:vertAlign w:val="baseline"/>
                  <w:lang w:val="en-US" w:eastAsia="zh-CN" w:bidi="ar-SA"/>
                </w:rPr>
                <w:t>B3</w:t>
              </w:r>
            </w:ins>
          </w:p>
        </w:tc>
        <w:tc>
          <w:tcPr>
            <w:tcW w:w="488" w:type="pct"/>
            <w:tcBorders>
              <w:top w:val="single" w:color="auto" w:sz="4" w:space="0"/>
            </w:tcBorders>
            <w:noWrap w:val="0"/>
            <w:vAlign w:val="top"/>
          </w:tcPr>
          <w:p w14:paraId="454EB940">
            <w:pPr>
              <w:jc w:val="center"/>
              <w:rPr>
                <w:ins w:id="2891" w:author="L" w:date="2026-05-22T20:49:29Z"/>
                <w:rFonts w:hint="default" w:ascii="Times New Roman" w:hAnsi="Times New Roman" w:eastAsiaTheme="minorEastAsia" w:cstheme="minorBidi"/>
                <w:kern w:val="2"/>
                <w:sz w:val="21"/>
                <w:szCs w:val="24"/>
                <w:vertAlign w:val="baseline"/>
                <w:lang w:val="en-US" w:eastAsia="zh-CN" w:bidi="ar-SA"/>
              </w:rPr>
            </w:pPr>
            <w:ins w:id="2892" w:author="L" w:date="2026-05-22T20:49:29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tcBorders>
            <w:noWrap w:val="0"/>
            <w:vAlign w:val="top"/>
          </w:tcPr>
          <w:p w14:paraId="0D672FCD">
            <w:pPr>
              <w:jc w:val="center"/>
              <w:rPr>
                <w:ins w:id="2893" w:author="L" w:date="2026-05-22T20:49:29Z"/>
                <w:rFonts w:hint="default" w:ascii="Times New Roman" w:hAnsi="Times New Roman" w:eastAsiaTheme="minorEastAsia" w:cstheme="minorBidi"/>
                <w:kern w:val="2"/>
                <w:sz w:val="21"/>
                <w:szCs w:val="24"/>
                <w:vertAlign w:val="baseline"/>
                <w:lang w:val="en-US" w:eastAsia="zh-CN" w:bidi="ar-SA"/>
              </w:rPr>
            </w:pPr>
            <w:ins w:id="2894" w:author="L" w:date="2026-05-22T20:49:29Z">
              <w:r>
                <w:rPr>
                  <w:rFonts w:hint="eastAsia" w:ascii="Times New Roman" w:hAnsi="Times New Roman" w:cstheme="minorBidi"/>
                  <w:kern w:val="2"/>
                  <w:sz w:val="21"/>
                  <w:szCs w:val="24"/>
                  <w:vertAlign w:val="baseline"/>
                  <w:lang w:val="en-US" w:eastAsia="zh-CN" w:bidi="ar-SA"/>
                </w:rPr>
                <w:t>B5</w:t>
              </w:r>
            </w:ins>
          </w:p>
        </w:tc>
        <w:tc>
          <w:tcPr>
            <w:tcW w:w="488" w:type="pct"/>
            <w:tcBorders>
              <w:top w:val="single" w:color="auto" w:sz="4" w:space="0"/>
            </w:tcBorders>
            <w:noWrap w:val="0"/>
            <w:vAlign w:val="top"/>
          </w:tcPr>
          <w:p w14:paraId="5C8AF274">
            <w:pPr>
              <w:jc w:val="center"/>
              <w:rPr>
                <w:ins w:id="2895" w:author="L" w:date="2026-05-22T20:49:29Z"/>
                <w:rFonts w:hint="default" w:ascii="Times New Roman" w:hAnsi="Times New Roman" w:eastAsiaTheme="minorEastAsia" w:cstheme="minorBidi"/>
                <w:kern w:val="2"/>
                <w:sz w:val="21"/>
                <w:szCs w:val="24"/>
                <w:vertAlign w:val="baseline"/>
                <w:lang w:val="en-US" w:eastAsia="zh-CN" w:bidi="ar-SA"/>
              </w:rPr>
            </w:pPr>
            <w:ins w:id="2896" w:author="L" w:date="2026-05-22T20:49:29Z">
              <w:r>
                <w:rPr>
                  <w:rFonts w:hint="eastAsia" w:ascii="Times New Roman" w:hAnsi="Times New Roman" w:cstheme="minorBidi"/>
                  <w:kern w:val="2"/>
                  <w:sz w:val="21"/>
                  <w:szCs w:val="24"/>
                  <w:vertAlign w:val="baseline"/>
                  <w:lang w:val="en-US" w:eastAsia="zh-CN" w:bidi="ar-SA"/>
                </w:rPr>
                <w:t>B6</w:t>
              </w:r>
            </w:ins>
          </w:p>
        </w:tc>
        <w:tc>
          <w:tcPr>
            <w:tcW w:w="488" w:type="pct"/>
            <w:tcBorders>
              <w:top w:val="single" w:color="auto" w:sz="4" w:space="0"/>
            </w:tcBorders>
            <w:noWrap w:val="0"/>
            <w:vAlign w:val="top"/>
          </w:tcPr>
          <w:p w14:paraId="7316E652">
            <w:pPr>
              <w:jc w:val="center"/>
              <w:rPr>
                <w:ins w:id="2897" w:author="L" w:date="2026-05-22T20:49:29Z"/>
                <w:rFonts w:hint="default" w:ascii="Times New Roman" w:hAnsi="Times New Roman"/>
                <w:vertAlign w:val="baseline"/>
                <w:lang w:val="en-US" w:eastAsia="zh-CN"/>
              </w:rPr>
            </w:pPr>
            <w:ins w:id="2898" w:author="L" w:date="2026-05-22T20:49:29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63C64671">
            <w:pPr>
              <w:jc w:val="center"/>
              <w:rPr>
                <w:ins w:id="2899" w:author="L" w:date="2026-05-22T20:49:29Z"/>
                <w:rFonts w:hint="default" w:ascii="Times New Roman" w:hAnsi="Times New Roman"/>
                <w:vertAlign w:val="baseline"/>
                <w:lang w:val="en-US" w:eastAsia="zh-CN"/>
              </w:rPr>
            </w:pPr>
            <w:ins w:id="2900" w:author="L" w:date="2026-05-22T20:49:29Z">
              <w:r>
                <w:rPr>
                  <w:rFonts w:hint="eastAsia" w:ascii="Times New Roman" w:hAnsi="Times New Roman"/>
                  <w:vertAlign w:val="baseline"/>
                  <w:lang w:val="en-US" w:eastAsia="zh-CN"/>
                </w:rPr>
                <w:t>B8</w:t>
              </w:r>
            </w:ins>
          </w:p>
        </w:tc>
        <w:tc>
          <w:tcPr>
            <w:tcW w:w="425" w:type="pct"/>
            <w:tcBorders>
              <w:top w:val="single" w:color="auto" w:sz="4" w:space="0"/>
            </w:tcBorders>
            <w:noWrap w:val="0"/>
            <w:vAlign w:val="top"/>
          </w:tcPr>
          <w:p w14:paraId="07570D9F">
            <w:pPr>
              <w:jc w:val="center"/>
              <w:rPr>
                <w:ins w:id="2901" w:author="L" w:date="2026-05-22T20:49:29Z"/>
                <w:rFonts w:hint="default" w:ascii="Times New Roman" w:hAnsi="Times New Roman"/>
                <w:vertAlign w:val="baseline"/>
                <w:lang w:val="en-US" w:eastAsia="zh-CN"/>
              </w:rPr>
            </w:pPr>
            <w:ins w:id="2902" w:author="L" w:date="2026-05-22T20:49:29Z">
              <w:r>
                <w:rPr>
                  <w:rFonts w:hint="eastAsia" w:ascii="Times New Roman" w:hAnsi="Times New Roman"/>
                  <w:vertAlign w:val="baseline"/>
                  <w:lang w:val="en-US" w:eastAsia="zh-CN"/>
                </w:rPr>
                <w:t>B9</w:t>
              </w:r>
            </w:ins>
          </w:p>
        </w:tc>
      </w:tr>
      <w:tr w14:paraId="7E04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03" w:author="L" w:date="2026-05-22T20:49:29Z"/>
        </w:trPr>
        <w:tc>
          <w:tcPr>
            <w:tcW w:w="637" w:type="pct"/>
            <w:noWrap w:val="0"/>
            <w:vAlign w:val="top"/>
          </w:tcPr>
          <w:p w14:paraId="3EEF22ED">
            <w:pPr>
              <w:jc w:val="center"/>
              <w:rPr>
                <w:ins w:id="2904" w:author="L" w:date="2026-05-22T20:49:29Z"/>
                <w:rFonts w:hint="default" w:ascii="Times New Roman" w:hAnsi="Times New Roman"/>
                <w:vertAlign w:val="baseline"/>
                <w:lang w:val="en-US" w:eastAsia="zh-CN"/>
              </w:rPr>
            </w:pPr>
            <w:ins w:id="2905" w:author="L" w:date="2026-05-22T20:49:29Z">
              <w:r>
                <w:rPr>
                  <w:rFonts w:hint="eastAsia" w:ascii="Times New Roman" w:hAnsi="Times New Roman"/>
                  <w:vertAlign w:val="baseline"/>
                  <w:lang w:val="en-US" w:eastAsia="zh-CN"/>
                </w:rPr>
                <w:t>名称</w:t>
              </w:r>
            </w:ins>
          </w:p>
        </w:tc>
        <w:tc>
          <w:tcPr>
            <w:tcW w:w="488" w:type="pct"/>
            <w:noWrap w:val="0"/>
            <w:vAlign w:val="top"/>
          </w:tcPr>
          <w:p w14:paraId="2318C21D">
            <w:pPr>
              <w:jc w:val="center"/>
              <w:rPr>
                <w:ins w:id="2906" w:author="L" w:date="2026-05-22T20:49:29Z"/>
                <w:rFonts w:hint="default" w:ascii="Times New Roman" w:hAnsi="Times New Roman"/>
                <w:vertAlign w:val="baseline"/>
                <w:lang w:val="en-US" w:eastAsia="zh-CN"/>
              </w:rPr>
            </w:pPr>
            <w:ins w:id="2907" w:author="L" w:date="2026-05-22T20:49:29Z">
              <w:r>
                <w:rPr>
                  <w:rFonts w:hint="eastAsia" w:ascii="Times New Roman" w:hAnsi="Times New Roman"/>
                  <w:vertAlign w:val="baseline"/>
                  <w:lang w:val="en-US" w:eastAsia="zh-CN"/>
                </w:rPr>
                <w:t>DI17</w:t>
              </w:r>
            </w:ins>
          </w:p>
        </w:tc>
        <w:tc>
          <w:tcPr>
            <w:tcW w:w="482" w:type="pct"/>
            <w:noWrap w:val="0"/>
            <w:vAlign w:val="top"/>
          </w:tcPr>
          <w:p w14:paraId="2F27614E">
            <w:pPr>
              <w:jc w:val="center"/>
              <w:rPr>
                <w:ins w:id="2908" w:author="L" w:date="2026-05-22T20:49:29Z"/>
                <w:rFonts w:hint="default" w:ascii="Times New Roman" w:hAnsi="Times New Roman"/>
                <w:vertAlign w:val="baseline"/>
                <w:lang w:val="en-US" w:eastAsia="zh-CN"/>
              </w:rPr>
            </w:pPr>
            <w:ins w:id="2909" w:author="L" w:date="2026-05-22T20:49:29Z">
              <w:r>
                <w:rPr>
                  <w:rFonts w:hint="eastAsia" w:ascii="Times New Roman" w:hAnsi="Times New Roman"/>
                  <w:vertAlign w:val="baseline"/>
                  <w:lang w:val="en-US" w:eastAsia="zh-CN"/>
                </w:rPr>
                <w:t>DI19</w:t>
              </w:r>
            </w:ins>
          </w:p>
        </w:tc>
        <w:tc>
          <w:tcPr>
            <w:tcW w:w="488" w:type="pct"/>
            <w:noWrap w:val="0"/>
            <w:vAlign w:val="top"/>
          </w:tcPr>
          <w:p w14:paraId="2C80898F">
            <w:pPr>
              <w:jc w:val="center"/>
              <w:rPr>
                <w:ins w:id="2910" w:author="L" w:date="2026-05-22T20:49:29Z"/>
                <w:rFonts w:hint="default" w:ascii="Times New Roman" w:hAnsi="Times New Roman" w:eastAsiaTheme="minorEastAsia" w:cstheme="minorBidi"/>
                <w:kern w:val="2"/>
                <w:sz w:val="21"/>
                <w:szCs w:val="24"/>
                <w:vertAlign w:val="baseline"/>
                <w:lang w:val="en-US" w:eastAsia="zh-CN" w:bidi="ar-SA"/>
              </w:rPr>
            </w:pPr>
            <w:ins w:id="2911" w:author="L" w:date="2026-05-22T20:49:29Z">
              <w:r>
                <w:rPr>
                  <w:rFonts w:hint="eastAsia" w:ascii="Times New Roman" w:hAnsi="Times New Roman" w:cstheme="minorBidi"/>
                  <w:kern w:val="2"/>
                  <w:sz w:val="21"/>
                  <w:szCs w:val="24"/>
                  <w:vertAlign w:val="baseline"/>
                  <w:lang w:val="en-US" w:eastAsia="zh-CN" w:bidi="ar-SA"/>
                </w:rPr>
                <w:t>DI21</w:t>
              </w:r>
            </w:ins>
          </w:p>
        </w:tc>
        <w:tc>
          <w:tcPr>
            <w:tcW w:w="488" w:type="pct"/>
            <w:noWrap w:val="0"/>
            <w:vAlign w:val="top"/>
          </w:tcPr>
          <w:p w14:paraId="50C83267">
            <w:pPr>
              <w:jc w:val="center"/>
              <w:rPr>
                <w:ins w:id="2912" w:author="L" w:date="2026-05-22T20:49:29Z"/>
                <w:rFonts w:hint="default" w:ascii="Times New Roman" w:hAnsi="Times New Roman" w:eastAsiaTheme="minorEastAsia" w:cstheme="minorBidi"/>
                <w:kern w:val="2"/>
                <w:sz w:val="21"/>
                <w:szCs w:val="24"/>
                <w:vertAlign w:val="baseline"/>
                <w:lang w:val="en-US" w:eastAsia="zh-CN" w:bidi="ar-SA"/>
              </w:rPr>
            </w:pPr>
            <w:ins w:id="2913" w:author="L" w:date="2026-05-22T20:49:29Z">
              <w:r>
                <w:rPr>
                  <w:rFonts w:hint="eastAsia" w:ascii="Times New Roman" w:hAnsi="Times New Roman" w:cstheme="minorBidi"/>
                  <w:kern w:val="2"/>
                  <w:sz w:val="21"/>
                  <w:szCs w:val="24"/>
                  <w:vertAlign w:val="baseline"/>
                  <w:lang w:val="en-US" w:eastAsia="zh-CN" w:bidi="ar-SA"/>
                </w:rPr>
                <w:t>DI23</w:t>
              </w:r>
            </w:ins>
          </w:p>
        </w:tc>
        <w:tc>
          <w:tcPr>
            <w:tcW w:w="488" w:type="pct"/>
            <w:noWrap w:val="0"/>
            <w:vAlign w:val="top"/>
          </w:tcPr>
          <w:p w14:paraId="210C48F2">
            <w:pPr>
              <w:jc w:val="center"/>
              <w:rPr>
                <w:ins w:id="2914" w:author="L" w:date="2026-05-22T20:49:29Z"/>
                <w:rFonts w:hint="default" w:ascii="Times New Roman" w:hAnsi="Times New Roman"/>
                <w:vertAlign w:val="baseline"/>
                <w:lang w:val="en-US" w:eastAsia="zh-CN"/>
              </w:rPr>
            </w:pPr>
            <w:ins w:id="2915" w:author="L" w:date="2026-05-22T20:49:29Z">
              <w:r>
                <w:rPr>
                  <w:rFonts w:hint="eastAsia" w:ascii="Times New Roman" w:hAnsi="Times New Roman"/>
                  <w:vertAlign w:val="baseline"/>
                  <w:lang w:val="en-US" w:eastAsia="zh-CN"/>
                </w:rPr>
                <w:t>DI25</w:t>
              </w:r>
            </w:ins>
          </w:p>
        </w:tc>
        <w:tc>
          <w:tcPr>
            <w:tcW w:w="488" w:type="pct"/>
            <w:noWrap w:val="0"/>
            <w:vAlign w:val="top"/>
          </w:tcPr>
          <w:p w14:paraId="390F3F72">
            <w:pPr>
              <w:jc w:val="center"/>
              <w:rPr>
                <w:ins w:id="2916" w:author="L" w:date="2026-05-22T20:49:29Z"/>
                <w:rFonts w:hint="default" w:ascii="Times New Roman" w:hAnsi="Times New Roman"/>
                <w:vertAlign w:val="baseline"/>
                <w:lang w:val="en-US" w:eastAsia="zh-CN"/>
              </w:rPr>
            </w:pPr>
            <w:ins w:id="2917" w:author="L" w:date="2026-05-22T20:49:29Z">
              <w:r>
                <w:rPr>
                  <w:rFonts w:hint="eastAsia" w:ascii="Times New Roman" w:hAnsi="Times New Roman"/>
                  <w:vertAlign w:val="baseline"/>
                  <w:lang w:val="en-US" w:eastAsia="zh-CN"/>
                </w:rPr>
                <w:t>DI27</w:t>
              </w:r>
            </w:ins>
          </w:p>
        </w:tc>
        <w:tc>
          <w:tcPr>
            <w:tcW w:w="488" w:type="pct"/>
            <w:noWrap w:val="0"/>
            <w:vAlign w:val="top"/>
          </w:tcPr>
          <w:p w14:paraId="4713B5E7">
            <w:pPr>
              <w:jc w:val="center"/>
              <w:rPr>
                <w:ins w:id="2918" w:author="L" w:date="2026-05-22T20:49:29Z"/>
                <w:rFonts w:hint="default" w:ascii="Times New Roman" w:hAnsi="Times New Roman"/>
                <w:vertAlign w:val="baseline"/>
                <w:lang w:val="en-US" w:eastAsia="zh-CN"/>
              </w:rPr>
            </w:pPr>
            <w:ins w:id="2919" w:author="L" w:date="2026-05-22T20:49:29Z">
              <w:r>
                <w:rPr>
                  <w:rFonts w:hint="eastAsia" w:ascii="Times New Roman" w:hAnsi="Times New Roman"/>
                  <w:vertAlign w:val="baseline"/>
                  <w:lang w:val="en-US" w:eastAsia="zh-CN"/>
                </w:rPr>
                <w:t>DI29</w:t>
              </w:r>
            </w:ins>
          </w:p>
        </w:tc>
        <w:tc>
          <w:tcPr>
            <w:tcW w:w="525" w:type="pct"/>
            <w:noWrap w:val="0"/>
            <w:vAlign w:val="top"/>
          </w:tcPr>
          <w:p w14:paraId="7D46A67B">
            <w:pPr>
              <w:jc w:val="center"/>
              <w:rPr>
                <w:ins w:id="2920" w:author="L" w:date="2026-05-22T20:49:29Z"/>
                <w:rFonts w:hint="default" w:ascii="Times New Roman" w:hAnsi="Times New Roman"/>
                <w:vertAlign w:val="baseline"/>
                <w:lang w:val="en-US" w:eastAsia="zh-CN"/>
              </w:rPr>
            </w:pPr>
            <w:ins w:id="2921" w:author="L" w:date="2026-05-22T20:49:29Z">
              <w:r>
                <w:rPr>
                  <w:rFonts w:hint="eastAsia" w:ascii="Times New Roman" w:hAnsi="Times New Roman"/>
                  <w:vertAlign w:val="baseline"/>
                  <w:lang w:val="en-US" w:eastAsia="zh-CN"/>
                </w:rPr>
                <w:t>DI31</w:t>
              </w:r>
            </w:ins>
          </w:p>
        </w:tc>
        <w:tc>
          <w:tcPr>
            <w:tcW w:w="425" w:type="pct"/>
            <w:noWrap w:val="0"/>
            <w:vAlign w:val="top"/>
          </w:tcPr>
          <w:p w14:paraId="2EDFAB87">
            <w:pPr>
              <w:jc w:val="center"/>
              <w:rPr>
                <w:ins w:id="2922" w:author="L" w:date="2026-05-22T20:49:29Z"/>
                <w:rFonts w:hint="default" w:ascii="Times New Roman" w:hAnsi="Times New Roman"/>
                <w:vertAlign w:val="baseline"/>
                <w:lang w:val="en-US" w:eastAsia="zh-CN"/>
              </w:rPr>
            </w:pPr>
            <w:ins w:id="2923" w:author="L" w:date="2026-05-22T20:49:29Z">
              <w:r>
                <w:rPr>
                  <w:rFonts w:hint="eastAsia" w:ascii="Times New Roman" w:hAnsi="Times New Roman"/>
                  <w:vertAlign w:val="baseline"/>
                  <w:lang w:val="en-US" w:eastAsia="zh-CN"/>
                </w:rPr>
                <w:t>PE</w:t>
              </w:r>
            </w:ins>
          </w:p>
        </w:tc>
      </w:tr>
      <w:tr w14:paraId="2098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24" w:author="L" w:date="2026-05-22T20:49:29Z"/>
        </w:trPr>
        <w:tc>
          <w:tcPr>
            <w:tcW w:w="637" w:type="pct"/>
            <w:noWrap w:val="0"/>
            <w:vAlign w:val="top"/>
          </w:tcPr>
          <w:p w14:paraId="0E577F9F">
            <w:pPr>
              <w:jc w:val="center"/>
              <w:rPr>
                <w:ins w:id="2925" w:author="L" w:date="2026-05-22T20:49:29Z"/>
                <w:rFonts w:hint="default" w:ascii="Times New Roman" w:hAnsi="Times New Roman"/>
                <w:vertAlign w:val="baseline"/>
                <w:lang w:val="en-US" w:eastAsia="zh-CN"/>
              </w:rPr>
            </w:pPr>
            <w:ins w:id="2926" w:author="L" w:date="2026-05-22T20:49:29Z">
              <w:r>
                <w:rPr>
                  <w:rFonts w:hint="eastAsia" w:ascii="Times New Roman" w:hAnsi="Times New Roman"/>
                  <w:vertAlign w:val="baseline"/>
                  <w:lang w:val="en-US" w:eastAsia="zh-CN"/>
                </w:rPr>
                <w:t>端口号</w:t>
              </w:r>
            </w:ins>
          </w:p>
        </w:tc>
        <w:tc>
          <w:tcPr>
            <w:tcW w:w="488" w:type="pct"/>
            <w:noWrap w:val="0"/>
            <w:vAlign w:val="top"/>
          </w:tcPr>
          <w:p w14:paraId="1FD56701">
            <w:pPr>
              <w:jc w:val="center"/>
              <w:rPr>
                <w:ins w:id="2927" w:author="L" w:date="2026-05-22T20:49:29Z"/>
                <w:rFonts w:hint="default" w:ascii="Times New Roman" w:hAnsi="Times New Roman"/>
                <w:vertAlign w:val="baseline"/>
                <w:lang w:val="en-US" w:eastAsia="zh-CN"/>
              </w:rPr>
            </w:pPr>
            <w:ins w:id="2928" w:author="L" w:date="2026-05-22T20:49:29Z">
              <w:r>
                <w:rPr>
                  <w:rFonts w:hint="eastAsia" w:ascii="Times New Roman" w:hAnsi="Times New Roman"/>
                  <w:vertAlign w:val="baseline"/>
                  <w:lang w:val="en-US" w:eastAsia="zh-CN"/>
                </w:rPr>
                <w:t>A1</w:t>
              </w:r>
            </w:ins>
          </w:p>
        </w:tc>
        <w:tc>
          <w:tcPr>
            <w:tcW w:w="482" w:type="pct"/>
            <w:noWrap w:val="0"/>
            <w:vAlign w:val="top"/>
          </w:tcPr>
          <w:p w14:paraId="58EAE4F6">
            <w:pPr>
              <w:jc w:val="center"/>
              <w:rPr>
                <w:ins w:id="2929" w:author="L" w:date="2026-05-22T20:49:29Z"/>
                <w:rFonts w:hint="default" w:ascii="Times New Roman" w:hAnsi="Times New Roman"/>
                <w:vertAlign w:val="baseline"/>
                <w:lang w:val="en-US" w:eastAsia="zh-CN"/>
              </w:rPr>
            </w:pPr>
            <w:ins w:id="2930" w:author="L" w:date="2026-05-22T20:49:29Z">
              <w:r>
                <w:rPr>
                  <w:rFonts w:hint="eastAsia" w:ascii="Times New Roman" w:hAnsi="Times New Roman"/>
                  <w:vertAlign w:val="baseline"/>
                  <w:lang w:val="en-US" w:eastAsia="zh-CN"/>
                </w:rPr>
                <w:t>A2</w:t>
              </w:r>
            </w:ins>
          </w:p>
        </w:tc>
        <w:tc>
          <w:tcPr>
            <w:tcW w:w="488" w:type="pct"/>
            <w:noWrap w:val="0"/>
            <w:vAlign w:val="top"/>
          </w:tcPr>
          <w:p w14:paraId="1D1C584F">
            <w:pPr>
              <w:jc w:val="center"/>
              <w:rPr>
                <w:ins w:id="2931" w:author="L" w:date="2026-05-22T20:49:29Z"/>
                <w:rFonts w:hint="default" w:ascii="Times New Roman" w:hAnsi="Times New Roman"/>
                <w:vertAlign w:val="baseline"/>
                <w:lang w:val="en-US" w:eastAsia="zh-CN"/>
              </w:rPr>
            </w:pPr>
            <w:ins w:id="2932" w:author="L" w:date="2026-05-22T20:49:29Z">
              <w:r>
                <w:rPr>
                  <w:rFonts w:hint="eastAsia" w:ascii="Times New Roman" w:hAnsi="Times New Roman"/>
                  <w:vertAlign w:val="baseline"/>
                  <w:lang w:val="en-US" w:eastAsia="zh-CN"/>
                </w:rPr>
                <w:t>A3</w:t>
              </w:r>
            </w:ins>
          </w:p>
        </w:tc>
        <w:tc>
          <w:tcPr>
            <w:tcW w:w="488" w:type="pct"/>
            <w:noWrap w:val="0"/>
            <w:vAlign w:val="top"/>
          </w:tcPr>
          <w:p w14:paraId="6C9A82DE">
            <w:pPr>
              <w:jc w:val="center"/>
              <w:rPr>
                <w:ins w:id="2933" w:author="L" w:date="2026-05-22T20:49:29Z"/>
                <w:rFonts w:hint="default" w:ascii="Times New Roman" w:hAnsi="Times New Roman"/>
                <w:vertAlign w:val="baseline"/>
                <w:lang w:val="en-US" w:eastAsia="zh-CN"/>
              </w:rPr>
            </w:pPr>
            <w:ins w:id="2934" w:author="L" w:date="2026-05-22T20:49:29Z">
              <w:r>
                <w:rPr>
                  <w:rFonts w:hint="eastAsia" w:ascii="Times New Roman" w:hAnsi="Times New Roman"/>
                  <w:vertAlign w:val="baseline"/>
                  <w:lang w:val="en-US" w:eastAsia="zh-CN"/>
                </w:rPr>
                <w:t>A4</w:t>
              </w:r>
            </w:ins>
          </w:p>
        </w:tc>
        <w:tc>
          <w:tcPr>
            <w:tcW w:w="488" w:type="pct"/>
            <w:noWrap w:val="0"/>
            <w:vAlign w:val="top"/>
          </w:tcPr>
          <w:p w14:paraId="51FEDFED">
            <w:pPr>
              <w:jc w:val="center"/>
              <w:rPr>
                <w:ins w:id="2935" w:author="L" w:date="2026-05-22T20:49:29Z"/>
                <w:rFonts w:hint="default" w:ascii="Times New Roman" w:hAnsi="Times New Roman"/>
                <w:vertAlign w:val="baseline"/>
                <w:lang w:val="en-US" w:eastAsia="zh-CN"/>
              </w:rPr>
            </w:pPr>
            <w:ins w:id="2936" w:author="L" w:date="2026-05-22T20:49:29Z">
              <w:r>
                <w:rPr>
                  <w:rFonts w:hint="eastAsia" w:ascii="Times New Roman" w:hAnsi="Times New Roman"/>
                  <w:vertAlign w:val="baseline"/>
                  <w:lang w:val="en-US" w:eastAsia="zh-CN"/>
                </w:rPr>
                <w:t>A5</w:t>
              </w:r>
            </w:ins>
          </w:p>
        </w:tc>
        <w:tc>
          <w:tcPr>
            <w:tcW w:w="488" w:type="pct"/>
            <w:noWrap w:val="0"/>
            <w:vAlign w:val="top"/>
          </w:tcPr>
          <w:p w14:paraId="13597D5E">
            <w:pPr>
              <w:jc w:val="center"/>
              <w:rPr>
                <w:ins w:id="2937" w:author="L" w:date="2026-05-22T20:49:29Z"/>
                <w:rFonts w:hint="default" w:ascii="Times New Roman" w:hAnsi="Times New Roman"/>
                <w:vertAlign w:val="baseline"/>
                <w:lang w:val="en-US" w:eastAsia="zh-CN"/>
              </w:rPr>
            </w:pPr>
            <w:ins w:id="2938" w:author="L" w:date="2026-05-22T20:49:29Z">
              <w:r>
                <w:rPr>
                  <w:rFonts w:hint="eastAsia" w:ascii="Times New Roman" w:hAnsi="Times New Roman"/>
                  <w:vertAlign w:val="baseline"/>
                  <w:lang w:val="en-US" w:eastAsia="zh-CN"/>
                </w:rPr>
                <w:t>A6</w:t>
              </w:r>
            </w:ins>
          </w:p>
        </w:tc>
        <w:tc>
          <w:tcPr>
            <w:tcW w:w="488" w:type="pct"/>
            <w:noWrap w:val="0"/>
            <w:vAlign w:val="top"/>
          </w:tcPr>
          <w:p w14:paraId="632B1367">
            <w:pPr>
              <w:jc w:val="center"/>
              <w:rPr>
                <w:ins w:id="2939" w:author="L" w:date="2026-05-22T20:49:29Z"/>
                <w:rFonts w:hint="default" w:ascii="Times New Roman" w:hAnsi="Times New Roman"/>
                <w:vertAlign w:val="baseline"/>
                <w:lang w:val="en-US" w:eastAsia="zh-CN"/>
              </w:rPr>
            </w:pPr>
            <w:ins w:id="2940" w:author="L" w:date="2026-05-22T20:49:29Z">
              <w:r>
                <w:rPr>
                  <w:rFonts w:hint="eastAsia" w:ascii="Times New Roman" w:hAnsi="Times New Roman"/>
                  <w:vertAlign w:val="baseline"/>
                  <w:lang w:val="en-US" w:eastAsia="zh-CN"/>
                </w:rPr>
                <w:t>A7</w:t>
              </w:r>
            </w:ins>
          </w:p>
        </w:tc>
        <w:tc>
          <w:tcPr>
            <w:tcW w:w="525" w:type="pct"/>
            <w:noWrap w:val="0"/>
            <w:vAlign w:val="top"/>
          </w:tcPr>
          <w:p w14:paraId="6559D6A7">
            <w:pPr>
              <w:jc w:val="center"/>
              <w:rPr>
                <w:ins w:id="2941" w:author="L" w:date="2026-05-22T20:49:29Z"/>
                <w:rFonts w:hint="default" w:ascii="Times New Roman" w:hAnsi="Times New Roman"/>
                <w:vertAlign w:val="baseline"/>
                <w:lang w:val="en-US" w:eastAsia="zh-CN"/>
              </w:rPr>
            </w:pPr>
            <w:ins w:id="2942" w:author="L" w:date="2026-05-22T20:49:29Z">
              <w:r>
                <w:rPr>
                  <w:rFonts w:hint="eastAsia" w:ascii="Times New Roman" w:hAnsi="Times New Roman"/>
                  <w:vertAlign w:val="baseline"/>
                  <w:lang w:val="en-US" w:eastAsia="zh-CN"/>
                </w:rPr>
                <w:t>A8</w:t>
              </w:r>
            </w:ins>
          </w:p>
        </w:tc>
        <w:tc>
          <w:tcPr>
            <w:tcW w:w="425" w:type="pct"/>
            <w:noWrap w:val="0"/>
            <w:vAlign w:val="top"/>
          </w:tcPr>
          <w:p w14:paraId="4D830845">
            <w:pPr>
              <w:jc w:val="center"/>
              <w:rPr>
                <w:ins w:id="2943" w:author="L" w:date="2026-05-22T20:49:29Z"/>
                <w:rFonts w:hint="default" w:ascii="Times New Roman" w:hAnsi="Times New Roman"/>
                <w:vertAlign w:val="baseline"/>
                <w:lang w:val="en-US" w:eastAsia="zh-CN"/>
              </w:rPr>
            </w:pPr>
            <w:ins w:id="2944" w:author="L" w:date="2026-05-22T20:49:29Z">
              <w:r>
                <w:rPr>
                  <w:rFonts w:hint="eastAsia" w:ascii="Times New Roman" w:hAnsi="Times New Roman"/>
                  <w:vertAlign w:val="baseline"/>
                  <w:lang w:val="en-US" w:eastAsia="zh-CN"/>
                </w:rPr>
                <w:t>A9</w:t>
              </w:r>
            </w:ins>
          </w:p>
        </w:tc>
      </w:tr>
      <w:tr w14:paraId="0857F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45" w:author="L" w:date="2026-05-22T20:49:29Z"/>
        </w:trPr>
        <w:tc>
          <w:tcPr>
            <w:tcW w:w="637" w:type="pct"/>
            <w:noWrap w:val="0"/>
            <w:vAlign w:val="top"/>
          </w:tcPr>
          <w:p w14:paraId="5CF14462">
            <w:pPr>
              <w:jc w:val="center"/>
              <w:rPr>
                <w:ins w:id="2946" w:author="L" w:date="2026-05-22T20:49:29Z"/>
                <w:rFonts w:hint="default" w:ascii="Times New Roman" w:hAnsi="Times New Roman"/>
                <w:vertAlign w:val="baseline"/>
                <w:lang w:val="en-US" w:eastAsia="zh-CN"/>
              </w:rPr>
            </w:pPr>
            <w:ins w:id="2947" w:author="L" w:date="2026-05-22T20:49:29Z">
              <w:r>
                <w:rPr>
                  <w:rFonts w:hint="eastAsia" w:ascii="Times New Roman" w:hAnsi="Times New Roman"/>
                  <w:vertAlign w:val="baseline"/>
                  <w:lang w:val="en-US" w:eastAsia="zh-CN"/>
                </w:rPr>
                <w:t>名称</w:t>
              </w:r>
            </w:ins>
          </w:p>
        </w:tc>
        <w:tc>
          <w:tcPr>
            <w:tcW w:w="488" w:type="pct"/>
            <w:noWrap w:val="0"/>
            <w:vAlign w:val="top"/>
          </w:tcPr>
          <w:p w14:paraId="5CD1A90B">
            <w:pPr>
              <w:jc w:val="center"/>
              <w:rPr>
                <w:ins w:id="2948" w:author="L" w:date="2026-05-22T20:49:29Z"/>
                <w:rFonts w:hint="default" w:ascii="Times New Roman" w:hAnsi="Times New Roman"/>
                <w:vertAlign w:val="baseline"/>
                <w:lang w:val="en-US" w:eastAsia="zh-CN"/>
              </w:rPr>
            </w:pPr>
            <w:ins w:id="2949" w:author="L" w:date="2026-05-22T20:49:29Z">
              <w:r>
                <w:rPr>
                  <w:rFonts w:hint="eastAsia" w:ascii="Times New Roman" w:hAnsi="Times New Roman"/>
                  <w:vertAlign w:val="baseline"/>
                  <w:lang w:val="en-US" w:eastAsia="zh-CN"/>
                </w:rPr>
                <w:t>DI16</w:t>
              </w:r>
            </w:ins>
          </w:p>
        </w:tc>
        <w:tc>
          <w:tcPr>
            <w:tcW w:w="482" w:type="pct"/>
            <w:noWrap w:val="0"/>
            <w:vAlign w:val="top"/>
          </w:tcPr>
          <w:p w14:paraId="4F23113D">
            <w:pPr>
              <w:jc w:val="center"/>
              <w:rPr>
                <w:ins w:id="2950" w:author="L" w:date="2026-05-22T20:49:29Z"/>
                <w:rFonts w:hint="default" w:ascii="Times New Roman" w:hAnsi="Times New Roman"/>
                <w:vertAlign w:val="baseline"/>
                <w:lang w:val="en-US" w:eastAsia="zh-CN"/>
              </w:rPr>
            </w:pPr>
            <w:ins w:id="2951" w:author="L" w:date="2026-05-22T20:49:29Z">
              <w:r>
                <w:rPr>
                  <w:rFonts w:hint="eastAsia" w:ascii="Times New Roman" w:hAnsi="Times New Roman"/>
                  <w:vertAlign w:val="baseline"/>
                  <w:lang w:val="en-US" w:eastAsia="zh-CN"/>
                </w:rPr>
                <w:t>DI18</w:t>
              </w:r>
            </w:ins>
          </w:p>
        </w:tc>
        <w:tc>
          <w:tcPr>
            <w:tcW w:w="488" w:type="pct"/>
            <w:noWrap w:val="0"/>
            <w:vAlign w:val="top"/>
          </w:tcPr>
          <w:p w14:paraId="0B2C5732">
            <w:pPr>
              <w:jc w:val="center"/>
              <w:rPr>
                <w:ins w:id="2952" w:author="L" w:date="2026-05-22T20:49:29Z"/>
                <w:rFonts w:hint="default" w:ascii="Times New Roman" w:hAnsi="Times New Roman"/>
                <w:vertAlign w:val="baseline"/>
                <w:lang w:val="en-US" w:eastAsia="zh-CN"/>
              </w:rPr>
            </w:pPr>
            <w:ins w:id="2953" w:author="L" w:date="2026-05-22T20:49:29Z">
              <w:r>
                <w:rPr>
                  <w:rFonts w:hint="eastAsia" w:ascii="Times New Roman" w:hAnsi="Times New Roman"/>
                  <w:vertAlign w:val="baseline"/>
                  <w:lang w:val="en-US" w:eastAsia="zh-CN"/>
                </w:rPr>
                <w:t>DI20</w:t>
              </w:r>
            </w:ins>
          </w:p>
        </w:tc>
        <w:tc>
          <w:tcPr>
            <w:tcW w:w="488" w:type="pct"/>
            <w:noWrap w:val="0"/>
            <w:vAlign w:val="top"/>
          </w:tcPr>
          <w:p w14:paraId="2BD6EC6D">
            <w:pPr>
              <w:jc w:val="center"/>
              <w:rPr>
                <w:ins w:id="2954" w:author="L" w:date="2026-05-22T20:49:29Z"/>
                <w:rFonts w:hint="default" w:ascii="Times New Roman" w:hAnsi="Times New Roman"/>
                <w:vertAlign w:val="baseline"/>
                <w:lang w:val="en-US" w:eastAsia="zh-CN"/>
              </w:rPr>
            </w:pPr>
            <w:ins w:id="2955" w:author="L" w:date="2026-05-22T20:49:29Z">
              <w:r>
                <w:rPr>
                  <w:rFonts w:hint="eastAsia" w:ascii="Times New Roman" w:hAnsi="Times New Roman"/>
                  <w:vertAlign w:val="baseline"/>
                  <w:lang w:val="en-US" w:eastAsia="zh-CN"/>
                </w:rPr>
                <w:t>DI22</w:t>
              </w:r>
            </w:ins>
          </w:p>
        </w:tc>
        <w:tc>
          <w:tcPr>
            <w:tcW w:w="488" w:type="pct"/>
            <w:noWrap w:val="0"/>
            <w:vAlign w:val="top"/>
          </w:tcPr>
          <w:p w14:paraId="45687CA3">
            <w:pPr>
              <w:jc w:val="center"/>
              <w:rPr>
                <w:ins w:id="2956" w:author="L" w:date="2026-05-22T20:49:29Z"/>
                <w:rFonts w:hint="default" w:ascii="Times New Roman" w:hAnsi="Times New Roman"/>
                <w:vertAlign w:val="baseline"/>
                <w:lang w:val="en-US" w:eastAsia="zh-CN"/>
              </w:rPr>
            </w:pPr>
            <w:ins w:id="2957" w:author="L" w:date="2026-05-22T20:49:29Z">
              <w:r>
                <w:rPr>
                  <w:rFonts w:hint="eastAsia" w:ascii="Times New Roman" w:hAnsi="Times New Roman"/>
                  <w:vertAlign w:val="baseline"/>
                  <w:lang w:val="en-US" w:eastAsia="zh-CN"/>
                </w:rPr>
                <w:t>DI24</w:t>
              </w:r>
            </w:ins>
          </w:p>
        </w:tc>
        <w:tc>
          <w:tcPr>
            <w:tcW w:w="488" w:type="pct"/>
            <w:noWrap w:val="0"/>
            <w:vAlign w:val="top"/>
          </w:tcPr>
          <w:p w14:paraId="0401BCE0">
            <w:pPr>
              <w:jc w:val="center"/>
              <w:rPr>
                <w:ins w:id="2958" w:author="L" w:date="2026-05-22T20:49:29Z"/>
                <w:rFonts w:hint="default" w:ascii="Times New Roman" w:hAnsi="Times New Roman"/>
                <w:vertAlign w:val="baseline"/>
                <w:lang w:val="en-US" w:eastAsia="zh-CN"/>
              </w:rPr>
            </w:pPr>
            <w:ins w:id="2959" w:author="L" w:date="2026-05-22T20:49:29Z">
              <w:r>
                <w:rPr>
                  <w:rFonts w:hint="eastAsia" w:ascii="Times New Roman" w:hAnsi="Times New Roman"/>
                  <w:vertAlign w:val="baseline"/>
                  <w:lang w:val="en-US" w:eastAsia="zh-CN"/>
                </w:rPr>
                <w:t>DI26</w:t>
              </w:r>
            </w:ins>
          </w:p>
        </w:tc>
        <w:tc>
          <w:tcPr>
            <w:tcW w:w="488" w:type="pct"/>
            <w:noWrap w:val="0"/>
            <w:vAlign w:val="top"/>
          </w:tcPr>
          <w:p w14:paraId="50F6B454">
            <w:pPr>
              <w:jc w:val="center"/>
              <w:rPr>
                <w:ins w:id="2960" w:author="L" w:date="2026-05-22T20:49:29Z"/>
                <w:rFonts w:hint="default" w:ascii="Times New Roman" w:hAnsi="Times New Roman"/>
                <w:vertAlign w:val="baseline"/>
                <w:lang w:val="en-US" w:eastAsia="zh-CN"/>
              </w:rPr>
            </w:pPr>
            <w:ins w:id="2961" w:author="L" w:date="2026-05-22T20:49:29Z">
              <w:r>
                <w:rPr>
                  <w:rFonts w:hint="eastAsia" w:ascii="Times New Roman" w:hAnsi="Times New Roman"/>
                  <w:vertAlign w:val="baseline"/>
                  <w:lang w:val="en-US" w:eastAsia="zh-CN"/>
                </w:rPr>
                <w:t>DI28</w:t>
              </w:r>
            </w:ins>
          </w:p>
        </w:tc>
        <w:tc>
          <w:tcPr>
            <w:tcW w:w="525" w:type="pct"/>
            <w:noWrap w:val="0"/>
            <w:vAlign w:val="top"/>
          </w:tcPr>
          <w:p w14:paraId="53C71881">
            <w:pPr>
              <w:jc w:val="center"/>
              <w:rPr>
                <w:ins w:id="2962" w:author="L" w:date="2026-05-22T20:49:29Z"/>
                <w:rFonts w:hint="default" w:ascii="Times New Roman" w:hAnsi="Times New Roman"/>
                <w:vertAlign w:val="baseline"/>
                <w:lang w:val="en-US" w:eastAsia="zh-CN"/>
              </w:rPr>
            </w:pPr>
            <w:ins w:id="2963" w:author="L" w:date="2026-05-22T20:49:29Z">
              <w:r>
                <w:rPr>
                  <w:rFonts w:hint="eastAsia" w:ascii="Times New Roman" w:hAnsi="Times New Roman"/>
                  <w:vertAlign w:val="baseline"/>
                  <w:lang w:val="en-US" w:eastAsia="zh-CN"/>
                </w:rPr>
                <w:t>DI30</w:t>
              </w:r>
            </w:ins>
          </w:p>
        </w:tc>
        <w:tc>
          <w:tcPr>
            <w:tcW w:w="425" w:type="pct"/>
            <w:noWrap w:val="0"/>
            <w:vAlign w:val="top"/>
          </w:tcPr>
          <w:p w14:paraId="60C13FF9">
            <w:pPr>
              <w:jc w:val="center"/>
              <w:rPr>
                <w:ins w:id="2964" w:author="L" w:date="2026-05-22T20:49:29Z"/>
                <w:rFonts w:hint="default" w:ascii="Times New Roman" w:hAnsi="Times New Roman"/>
                <w:vertAlign w:val="baseline"/>
                <w:lang w:val="en-US" w:eastAsia="zh-CN"/>
              </w:rPr>
            </w:pPr>
            <w:ins w:id="2965" w:author="L" w:date="2026-05-22T20:49:29Z">
              <w:r>
                <w:rPr>
                  <w:rFonts w:hint="eastAsia" w:ascii="Times New Roman" w:hAnsi="Times New Roman"/>
                  <w:vertAlign w:val="baseline"/>
                  <w:lang w:val="en-US" w:eastAsia="zh-CN"/>
                </w:rPr>
                <w:t>COM</w:t>
              </w:r>
            </w:ins>
          </w:p>
        </w:tc>
      </w:tr>
      <w:tr w14:paraId="00E6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66" w:author="L" w:date="2026-05-22T20:49:29Z"/>
        </w:trPr>
        <w:tc>
          <w:tcPr>
            <w:tcW w:w="637" w:type="pct"/>
            <w:tcBorders>
              <w:top w:val="single" w:color="auto" w:sz="4" w:space="0"/>
              <w:left w:val="single" w:color="auto" w:sz="4" w:space="0"/>
              <w:bottom w:val="single" w:color="auto" w:sz="4" w:space="0"/>
              <w:right w:val="single" w:color="auto" w:sz="4" w:space="0"/>
            </w:tcBorders>
            <w:noWrap w:val="0"/>
            <w:vAlign w:val="top"/>
          </w:tcPr>
          <w:p w14:paraId="16F73E96">
            <w:pPr>
              <w:jc w:val="center"/>
              <w:rPr>
                <w:ins w:id="2967" w:author="L" w:date="2026-05-22T20:49:29Z"/>
                <w:rFonts w:hint="default" w:ascii="Times New Roman" w:hAnsi="Times New Roman"/>
                <w:vertAlign w:val="baseline"/>
                <w:lang w:val="en-US" w:eastAsia="zh-CN"/>
              </w:rPr>
            </w:pPr>
            <w:ins w:id="2968" w:author="L" w:date="2026-05-22T20:49:29Z">
              <w:r>
                <w:rPr>
                  <w:rFonts w:hint="eastAsia" w:ascii="Times New Roman" w:hAnsi="Times New Roman"/>
                  <w:vertAlign w:val="baseline"/>
                  <w:lang w:val="en-US" w:eastAsia="zh-CN"/>
                </w:rPr>
                <w:t>端口号</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76FF371">
            <w:pPr>
              <w:jc w:val="center"/>
              <w:rPr>
                <w:ins w:id="2969" w:author="L" w:date="2026-05-22T20:49:29Z"/>
                <w:rFonts w:hint="default" w:ascii="Times New Roman" w:hAnsi="Times New Roman" w:eastAsiaTheme="minorEastAsia" w:cstheme="minorBidi"/>
                <w:kern w:val="2"/>
                <w:sz w:val="21"/>
                <w:szCs w:val="24"/>
                <w:vertAlign w:val="baseline"/>
                <w:lang w:val="en-US" w:eastAsia="zh-CN" w:bidi="ar-SA"/>
              </w:rPr>
            </w:pPr>
            <w:ins w:id="2970" w:author="L" w:date="2026-05-22T20:49:29Z">
              <w:r>
                <w:rPr>
                  <w:rFonts w:hint="eastAsia" w:ascii="Times New Roman" w:hAnsi="Times New Roman"/>
                  <w:vertAlign w:val="baseline"/>
                  <w:lang w:val="en-US" w:eastAsia="zh-CN"/>
                </w:rPr>
                <w:t>B1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3422A3BC">
            <w:pPr>
              <w:jc w:val="center"/>
              <w:rPr>
                <w:ins w:id="2971" w:author="L" w:date="2026-05-22T20:49:29Z"/>
                <w:rFonts w:hint="default" w:ascii="Times New Roman" w:hAnsi="Times New Roman" w:eastAsiaTheme="minorEastAsia" w:cstheme="minorBidi"/>
                <w:kern w:val="2"/>
                <w:sz w:val="21"/>
                <w:szCs w:val="24"/>
                <w:vertAlign w:val="baseline"/>
                <w:lang w:val="en-US" w:eastAsia="zh-CN" w:bidi="ar-SA"/>
              </w:rPr>
            </w:pPr>
            <w:ins w:id="2972" w:author="L" w:date="2026-05-22T20:49:29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8ED1626">
            <w:pPr>
              <w:jc w:val="center"/>
              <w:rPr>
                <w:ins w:id="2973" w:author="L" w:date="2026-05-22T20:49:29Z"/>
                <w:rFonts w:hint="default" w:ascii="Times New Roman" w:hAnsi="Times New Roman" w:eastAsiaTheme="minorEastAsia" w:cstheme="minorBidi"/>
                <w:kern w:val="2"/>
                <w:sz w:val="21"/>
                <w:szCs w:val="24"/>
                <w:vertAlign w:val="baseline"/>
                <w:lang w:val="en-US" w:eastAsia="zh-CN" w:bidi="ar-SA"/>
              </w:rPr>
            </w:pPr>
            <w:ins w:id="2974" w:author="L" w:date="2026-05-22T20:49:29Z">
              <w:r>
                <w:rPr>
                  <w:rFonts w:hint="eastAsia" w:ascii="Times New Roman" w:hAnsi="Times New Roman"/>
                  <w:sz w:val="21"/>
                  <w:vertAlign w:val="baseline"/>
                  <w:lang w:val="en-US" w:eastAsia="zh-CN" w:bidi="ar-SA"/>
                </w:rPr>
                <w:t>B3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8AC98CB">
            <w:pPr>
              <w:jc w:val="center"/>
              <w:rPr>
                <w:ins w:id="2975" w:author="L" w:date="2026-05-22T20:49:29Z"/>
                <w:rFonts w:hint="default" w:ascii="Times New Roman" w:hAnsi="Times New Roman" w:eastAsiaTheme="minorEastAsia" w:cstheme="minorBidi"/>
                <w:kern w:val="2"/>
                <w:sz w:val="21"/>
                <w:szCs w:val="24"/>
                <w:vertAlign w:val="baseline"/>
                <w:lang w:val="en-US" w:eastAsia="zh-CN" w:bidi="ar-SA"/>
              </w:rPr>
            </w:pPr>
            <w:ins w:id="2976" w:author="L" w:date="2026-05-22T20:49:29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E202D3E">
            <w:pPr>
              <w:jc w:val="center"/>
              <w:rPr>
                <w:ins w:id="2977" w:author="L" w:date="2026-05-22T20:49:29Z"/>
                <w:rFonts w:hint="default" w:ascii="Times New Roman" w:hAnsi="Times New Roman" w:eastAsiaTheme="minorEastAsia" w:cstheme="minorBidi"/>
                <w:kern w:val="2"/>
                <w:sz w:val="21"/>
                <w:szCs w:val="24"/>
                <w:vertAlign w:val="baseline"/>
                <w:lang w:val="en-US" w:eastAsia="zh-CN" w:bidi="ar-SA"/>
              </w:rPr>
            </w:pPr>
            <w:ins w:id="2978" w:author="L" w:date="2026-05-22T20:49:29Z">
              <w:r>
                <w:rPr>
                  <w:rFonts w:hint="eastAsia" w:ascii="Times New Roman" w:hAnsi="Times New Roman"/>
                  <w:vertAlign w:val="baseline"/>
                  <w:lang w:val="en-US" w:eastAsia="zh-CN"/>
                </w:rPr>
                <w:t>B5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FB1D978">
            <w:pPr>
              <w:jc w:val="center"/>
              <w:rPr>
                <w:ins w:id="2979" w:author="L" w:date="2026-05-22T20:49:29Z"/>
                <w:rFonts w:hint="default" w:ascii="Times New Roman" w:hAnsi="Times New Roman" w:eastAsiaTheme="minorEastAsia" w:cstheme="minorBidi"/>
                <w:kern w:val="2"/>
                <w:sz w:val="21"/>
                <w:szCs w:val="24"/>
                <w:vertAlign w:val="baseline"/>
                <w:lang w:val="en-US" w:eastAsia="zh-CN" w:bidi="ar-SA"/>
              </w:rPr>
            </w:pPr>
            <w:ins w:id="2980" w:author="L" w:date="2026-05-22T20:49:29Z">
              <w:r>
                <w:rPr>
                  <w:rFonts w:hint="eastAsia" w:ascii="Times New Roman" w:hAnsi="Times New Roman" w:cstheme="minorBidi"/>
                  <w:kern w:val="2"/>
                  <w:sz w:val="21"/>
                  <w:szCs w:val="24"/>
                  <w:vertAlign w:val="baseline"/>
                  <w:lang w:val="en-US" w:eastAsia="zh-CN" w:bidi="ar-SA"/>
                </w:rPr>
                <w:t>B6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5215D10">
            <w:pPr>
              <w:jc w:val="center"/>
              <w:rPr>
                <w:ins w:id="2981" w:author="L" w:date="2026-05-22T20:49:29Z"/>
                <w:rFonts w:hint="default" w:ascii="Times New Roman" w:hAnsi="Times New Roman"/>
                <w:vertAlign w:val="baseline"/>
                <w:lang w:val="en-US" w:eastAsia="zh-CN"/>
              </w:rPr>
            </w:pPr>
            <w:ins w:id="2982" w:author="L" w:date="2026-05-22T20:49:29Z">
              <w:r>
                <w:rPr>
                  <w:rFonts w:hint="eastAsia" w:ascii="Times New Roman" w:hAnsi="Times New Roman"/>
                  <w:vertAlign w:val="baseline"/>
                  <w:lang w:val="en-US" w:eastAsia="zh-CN"/>
                </w:rPr>
                <w:t>B7</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473DB756">
            <w:pPr>
              <w:jc w:val="center"/>
              <w:rPr>
                <w:ins w:id="2983" w:author="L" w:date="2026-05-22T20:49:29Z"/>
                <w:rFonts w:hint="default" w:ascii="Times New Roman" w:hAnsi="Times New Roman"/>
                <w:vertAlign w:val="baseline"/>
                <w:lang w:val="en-US" w:eastAsia="zh-CN"/>
              </w:rPr>
            </w:pPr>
            <w:ins w:id="2984" w:author="L" w:date="2026-05-22T20:49:29Z">
              <w:r>
                <w:rPr>
                  <w:rFonts w:hint="eastAsia" w:ascii="Times New Roman" w:hAnsi="Times New Roman"/>
                  <w:vertAlign w:val="baseline"/>
                  <w:lang w:val="en-US" w:eastAsia="zh-CN"/>
                </w:rPr>
                <w:t>B8</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413067FE">
            <w:pPr>
              <w:jc w:val="center"/>
              <w:rPr>
                <w:ins w:id="2985" w:author="L" w:date="2026-05-22T20:49:29Z"/>
                <w:rFonts w:hint="default" w:ascii="Times New Roman" w:hAnsi="Times New Roman"/>
                <w:vertAlign w:val="baseline"/>
                <w:lang w:val="en-US" w:eastAsia="zh-CN"/>
              </w:rPr>
            </w:pPr>
            <w:ins w:id="2986" w:author="L" w:date="2026-05-22T20:49:29Z">
              <w:r>
                <w:rPr>
                  <w:rFonts w:hint="eastAsia" w:ascii="Times New Roman" w:hAnsi="Times New Roman"/>
                  <w:vertAlign w:val="baseline"/>
                  <w:lang w:val="en-US" w:eastAsia="zh-CN"/>
                </w:rPr>
                <w:t>B9</w:t>
              </w:r>
            </w:ins>
          </w:p>
        </w:tc>
      </w:tr>
      <w:tr w14:paraId="09BA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87" w:author="L" w:date="2026-05-22T20:49:29Z"/>
        </w:trPr>
        <w:tc>
          <w:tcPr>
            <w:tcW w:w="637" w:type="pct"/>
            <w:tcBorders>
              <w:top w:val="single" w:color="auto" w:sz="4" w:space="0"/>
              <w:left w:val="single" w:color="auto" w:sz="4" w:space="0"/>
              <w:bottom w:val="single" w:color="auto" w:sz="4" w:space="0"/>
              <w:right w:val="single" w:color="auto" w:sz="4" w:space="0"/>
            </w:tcBorders>
            <w:noWrap w:val="0"/>
            <w:vAlign w:val="top"/>
          </w:tcPr>
          <w:p w14:paraId="54CEF83B">
            <w:pPr>
              <w:jc w:val="center"/>
              <w:rPr>
                <w:ins w:id="2988" w:author="L" w:date="2026-05-22T20:49:29Z"/>
                <w:rFonts w:hint="default" w:ascii="Times New Roman" w:hAnsi="Times New Roman"/>
                <w:vertAlign w:val="baseline"/>
                <w:lang w:val="en-US" w:eastAsia="zh-CN"/>
              </w:rPr>
            </w:pPr>
            <w:ins w:id="2989" w:author="L" w:date="2026-05-22T20:49:29Z">
              <w:r>
                <w:rPr>
                  <w:rFonts w:hint="eastAsia" w:ascii="Times New Roman" w:hAnsi="Times New Roman"/>
                  <w:vertAlign w:val="baseline"/>
                  <w:lang w:val="en-US" w:eastAsia="zh-CN"/>
                </w:rPr>
                <w:t>名称</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155623E3">
            <w:pPr>
              <w:jc w:val="center"/>
              <w:rPr>
                <w:ins w:id="2990" w:author="L" w:date="2026-05-22T20:49:29Z"/>
                <w:rFonts w:hint="default" w:ascii="Times New Roman" w:hAnsi="Times New Roman"/>
                <w:vertAlign w:val="baseline"/>
                <w:lang w:val="en-US" w:eastAsia="zh-CN"/>
              </w:rPr>
            </w:pPr>
            <w:ins w:id="2991" w:author="L" w:date="2026-05-22T20:49:29Z">
              <w:r>
                <w:rPr>
                  <w:rFonts w:hint="eastAsia" w:ascii="Times New Roman" w:hAnsi="Times New Roman"/>
                  <w:vertAlign w:val="baseline"/>
                  <w:lang w:val="en-US" w:eastAsia="zh-CN"/>
                </w:rPr>
                <w:t>DI1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4FE46D43">
            <w:pPr>
              <w:jc w:val="center"/>
              <w:rPr>
                <w:ins w:id="2992" w:author="L" w:date="2026-05-22T20:49:29Z"/>
                <w:rFonts w:hint="default" w:ascii="Times New Roman" w:hAnsi="Times New Roman"/>
                <w:vertAlign w:val="baseline"/>
                <w:lang w:val="en-US" w:eastAsia="zh-CN"/>
              </w:rPr>
            </w:pPr>
            <w:ins w:id="2993" w:author="L" w:date="2026-05-22T20:49:29Z">
              <w:r>
                <w:rPr>
                  <w:rFonts w:hint="eastAsia" w:ascii="Times New Roman" w:hAnsi="Times New Roman"/>
                  <w:vertAlign w:val="baseline"/>
                  <w:lang w:val="en-US" w:eastAsia="zh-CN"/>
                </w:rPr>
                <w:t>DI3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5A70141">
            <w:pPr>
              <w:jc w:val="center"/>
              <w:rPr>
                <w:ins w:id="2994" w:author="L" w:date="2026-05-22T20:49:29Z"/>
                <w:rFonts w:hint="default" w:ascii="Times New Roman" w:hAnsi="Times New Roman" w:eastAsiaTheme="minorEastAsia" w:cstheme="minorBidi"/>
                <w:kern w:val="2"/>
                <w:sz w:val="21"/>
                <w:szCs w:val="24"/>
                <w:vertAlign w:val="baseline"/>
                <w:lang w:val="en-US" w:eastAsia="zh-CN" w:bidi="ar-SA"/>
              </w:rPr>
            </w:pPr>
            <w:ins w:id="2995" w:author="L" w:date="2026-05-22T20:49:29Z">
              <w:r>
                <w:rPr>
                  <w:rFonts w:hint="eastAsia" w:ascii="Times New Roman" w:hAnsi="Times New Roman"/>
                  <w:vertAlign w:val="baseline"/>
                  <w:lang w:val="en-US" w:eastAsia="zh-CN"/>
                </w:rPr>
                <w:t>DI5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AA1DF4B">
            <w:pPr>
              <w:jc w:val="center"/>
              <w:rPr>
                <w:ins w:id="2996" w:author="L" w:date="2026-05-22T20:49:29Z"/>
                <w:rFonts w:hint="default" w:ascii="Times New Roman" w:hAnsi="Times New Roman" w:eastAsiaTheme="minorEastAsia" w:cstheme="minorBidi"/>
                <w:kern w:val="2"/>
                <w:sz w:val="21"/>
                <w:szCs w:val="24"/>
                <w:vertAlign w:val="baseline"/>
                <w:lang w:val="en-US" w:eastAsia="zh-CN" w:bidi="ar-SA"/>
              </w:rPr>
            </w:pPr>
            <w:ins w:id="2997" w:author="L" w:date="2026-05-22T20:49:29Z">
              <w:r>
                <w:rPr>
                  <w:rFonts w:hint="eastAsia" w:ascii="Times New Roman" w:hAnsi="Times New Roman"/>
                  <w:vertAlign w:val="baseline"/>
                  <w:lang w:val="en-US" w:eastAsia="zh-CN"/>
                </w:rPr>
                <w:t>DI7</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F0E557B">
            <w:pPr>
              <w:jc w:val="center"/>
              <w:rPr>
                <w:ins w:id="2998" w:author="L" w:date="2026-05-22T20:49:29Z"/>
                <w:rFonts w:hint="default" w:ascii="Times New Roman" w:hAnsi="Times New Roman"/>
                <w:vertAlign w:val="baseline"/>
                <w:lang w:val="en-US" w:eastAsia="zh-CN"/>
              </w:rPr>
            </w:pPr>
            <w:ins w:id="2999" w:author="L" w:date="2026-05-22T20:49:29Z">
              <w:r>
                <w:rPr>
                  <w:rFonts w:hint="eastAsia" w:ascii="Times New Roman" w:hAnsi="Times New Roman"/>
                  <w:vertAlign w:val="baseline"/>
                  <w:lang w:val="en-US" w:eastAsia="zh-CN"/>
                </w:rPr>
                <w:t>DI9</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67A73F1">
            <w:pPr>
              <w:jc w:val="center"/>
              <w:rPr>
                <w:ins w:id="3000" w:author="L" w:date="2026-05-22T20:49:29Z"/>
                <w:rFonts w:hint="default" w:ascii="Times New Roman" w:hAnsi="Times New Roman"/>
                <w:vertAlign w:val="baseline"/>
                <w:lang w:val="en-US" w:eastAsia="zh-CN"/>
              </w:rPr>
            </w:pPr>
            <w:ins w:id="3001" w:author="L" w:date="2026-05-22T20:49:29Z">
              <w:r>
                <w:rPr>
                  <w:rFonts w:hint="eastAsia" w:ascii="Times New Roman" w:hAnsi="Times New Roman"/>
                  <w:vertAlign w:val="baseline"/>
                  <w:lang w:val="en-US" w:eastAsia="zh-CN"/>
                </w:rPr>
                <w:t>DI11</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0D1DE97F">
            <w:pPr>
              <w:jc w:val="center"/>
              <w:rPr>
                <w:ins w:id="3002" w:author="L" w:date="2026-05-22T20:49:29Z"/>
                <w:rFonts w:hint="default" w:ascii="Times New Roman" w:hAnsi="Times New Roman"/>
                <w:vertAlign w:val="baseline"/>
                <w:lang w:val="en-US" w:eastAsia="zh-CN"/>
              </w:rPr>
            </w:pPr>
            <w:ins w:id="3003" w:author="L" w:date="2026-05-22T20:49:29Z">
              <w:r>
                <w:rPr>
                  <w:rFonts w:hint="eastAsia" w:ascii="Times New Roman" w:hAnsi="Times New Roman"/>
                  <w:vertAlign w:val="baseline"/>
                  <w:lang w:val="en-US" w:eastAsia="zh-CN"/>
                </w:rPr>
                <w:t>DI13</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7C3DFA08">
            <w:pPr>
              <w:jc w:val="center"/>
              <w:rPr>
                <w:ins w:id="3004" w:author="L" w:date="2026-05-22T20:49:29Z"/>
                <w:rFonts w:hint="default" w:ascii="Times New Roman" w:hAnsi="Times New Roman"/>
                <w:vertAlign w:val="baseline"/>
                <w:lang w:val="en-US" w:eastAsia="zh-CN"/>
              </w:rPr>
            </w:pPr>
            <w:ins w:id="3005" w:author="L" w:date="2026-05-22T20:49:29Z">
              <w:r>
                <w:rPr>
                  <w:rFonts w:hint="eastAsia" w:ascii="Times New Roman" w:hAnsi="Times New Roman"/>
                  <w:vertAlign w:val="baseline"/>
                  <w:lang w:val="en-US" w:eastAsia="zh-CN"/>
                </w:rPr>
                <w:t>DI15</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0156DA1D">
            <w:pPr>
              <w:jc w:val="center"/>
              <w:rPr>
                <w:ins w:id="3006" w:author="L" w:date="2026-05-22T20:49:29Z"/>
                <w:rFonts w:hint="default" w:ascii="Times New Roman" w:hAnsi="Times New Roman"/>
                <w:vertAlign w:val="baseline"/>
                <w:lang w:val="en-US" w:eastAsia="zh-CN"/>
              </w:rPr>
            </w:pPr>
            <w:ins w:id="3007" w:author="L" w:date="2026-05-22T20:49:29Z">
              <w:r>
                <w:rPr>
                  <w:rFonts w:hint="eastAsia" w:ascii="Times New Roman" w:hAnsi="Times New Roman"/>
                  <w:vertAlign w:val="baseline"/>
                  <w:lang w:val="en-US" w:eastAsia="zh-CN"/>
                </w:rPr>
                <w:t>PE</w:t>
              </w:r>
            </w:ins>
          </w:p>
        </w:tc>
      </w:tr>
      <w:tr w14:paraId="4A34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08" w:author="L" w:date="2026-05-22T20:49:29Z"/>
        </w:trPr>
        <w:tc>
          <w:tcPr>
            <w:tcW w:w="637" w:type="pct"/>
            <w:tcBorders>
              <w:top w:val="single" w:color="auto" w:sz="4" w:space="0"/>
              <w:left w:val="single" w:color="auto" w:sz="4" w:space="0"/>
              <w:bottom w:val="single" w:color="auto" w:sz="4" w:space="0"/>
              <w:right w:val="single" w:color="auto" w:sz="4" w:space="0"/>
            </w:tcBorders>
            <w:noWrap w:val="0"/>
            <w:vAlign w:val="top"/>
          </w:tcPr>
          <w:p w14:paraId="778A9574">
            <w:pPr>
              <w:jc w:val="center"/>
              <w:rPr>
                <w:ins w:id="3009" w:author="L" w:date="2026-05-22T20:49:29Z"/>
                <w:rFonts w:hint="default" w:ascii="Times New Roman" w:hAnsi="Times New Roman"/>
                <w:vertAlign w:val="baseline"/>
                <w:lang w:val="en-US" w:eastAsia="zh-CN"/>
              </w:rPr>
            </w:pPr>
            <w:ins w:id="3010" w:author="L" w:date="2026-05-22T20:49:29Z">
              <w:r>
                <w:rPr>
                  <w:rFonts w:hint="eastAsia" w:ascii="Times New Roman" w:hAnsi="Times New Roman"/>
                  <w:vertAlign w:val="baseline"/>
                  <w:lang w:val="en-US" w:eastAsia="zh-CN"/>
                </w:rPr>
                <w:t>端口号</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0E00ED5">
            <w:pPr>
              <w:jc w:val="center"/>
              <w:rPr>
                <w:ins w:id="3011" w:author="L" w:date="2026-05-22T20:49:29Z"/>
                <w:rFonts w:hint="default" w:ascii="Times New Roman" w:hAnsi="Times New Roman"/>
                <w:vertAlign w:val="baseline"/>
                <w:lang w:val="en-US" w:eastAsia="zh-CN"/>
              </w:rPr>
            </w:pPr>
            <w:ins w:id="3012" w:author="L" w:date="2026-05-22T20:49:29Z">
              <w:r>
                <w:rPr>
                  <w:rFonts w:hint="eastAsia" w:ascii="Times New Roman" w:hAnsi="Times New Roman"/>
                  <w:vertAlign w:val="baseline"/>
                  <w:lang w:val="en-US" w:eastAsia="zh-CN"/>
                </w:rPr>
                <w:t>A1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3C9E215C">
            <w:pPr>
              <w:jc w:val="center"/>
              <w:rPr>
                <w:ins w:id="3013" w:author="L" w:date="2026-05-22T20:49:29Z"/>
                <w:rFonts w:hint="default" w:ascii="Times New Roman" w:hAnsi="Times New Roman"/>
                <w:vertAlign w:val="baseline"/>
                <w:lang w:val="en-US" w:eastAsia="zh-CN"/>
              </w:rPr>
            </w:pPr>
            <w:ins w:id="3014" w:author="L" w:date="2026-05-22T20:49:29Z">
              <w:r>
                <w:rPr>
                  <w:rFonts w:hint="eastAsia" w:ascii="Times New Roman" w:hAnsi="Times New Roman"/>
                  <w:vertAlign w:val="baseline"/>
                  <w:lang w:val="en-US" w:eastAsia="zh-CN"/>
                </w:rPr>
                <w:t>A2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89D2676">
            <w:pPr>
              <w:jc w:val="center"/>
              <w:rPr>
                <w:ins w:id="3015" w:author="L" w:date="2026-05-22T20:49:29Z"/>
                <w:rFonts w:hint="default" w:ascii="Times New Roman" w:hAnsi="Times New Roman"/>
                <w:vertAlign w:val="baseline"/>
                <w:lang w:val="en-US" w:eastAsia="zh-CN"/>
              </w:rPr>
            </w:pPr>
            <w:ins w:id="3016" w:author="L" w:date="2026-05-22T20:49:29Z">
              <w:r>
                <w:rPr>
                  <w:rFonts w:hint="eastAsia" w:ascii="Times New Roman" w:hAnsi="Times New Roman"/>
                  <w:vertAlign w:val="baseline"/>
                  <w:lang w:val="en-US" w:eastAsia="zh-CN"/>
                </w:rPr>
                <w:t>A3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EAEC81F">
            <w:pPr>
              <w:jc w:val="center"/>
              <w:rPr>
                <w:ins w:id="3017" w:author="L" w:date="2026-05-22T20:49:29Z"/>
                <w:rFonts w:hint="default" w:ascii="Times New Roman" w:hAnsi="Times New Roman"/>
                <w:vertAlign w:val="baseline"/>
                <w:lang w:val="en-US" w:eastAsia="zh-CN"/>
              </w:rPr>
            </w:pPr>
            <w:ins w:id="3018" w:author="L" w:date="2026-05-22T20:49:29Z">
              <w:r>
                <w:rPr>
                  <w:rFonts w:hint="eastAsia" w:ascii="Times New Roman" w:hAnsi="Times New Roman"/>
                  <w:vertAlign w:val="baseline"/>
                  <w:lang w:val="en-US" w:eastAsia="zh-CN"/>
                </w:rPr>
                <w:t>A4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5C5E7A5">
            <w:pPr>
              <w:jc w:val="center"/>
              <w:rPr>
                <w:ins w:id="3019" w:author="L" w:date="2026-05-22T20:49:29Z"/>
                <w:rFonts w:hint="default" w:ascii="Times New Roman" w:hAnsi="Times New Roman"/>
                <w:vertAlign w:val="baseline"/>
                <w:lang w:val="en-US" w:eastAsia="zh-CN"/>
              </w:rPr>
            </w:pPr>
            <w:ins w:id="3020" w:author="L" w:date="2026-05-22T20:49:29Z">
              <w:r>
                <w:rPr>
                  <w:rFonts w:hint="eastAsia" w:ascii="Times New Roman" w:hAnsi="Times New Roman"/>
                  <w:vertAlign w:val="baseline"/>
                  <w:lang w:val="en-US" w:eastAsia="zh-CN"/>
                </w:rPr>
                <w:t>A5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B2F878F">
            <w:pPr>
              <w:jc w:val="center"/>
              <w:rPr>
                <w:ins w:id="3021" w:author="L" w:date="2026-05-22T20:49:29Z"/>
                <w:rFonts w:hint="default" w:ascii="Times New Roman" w:hAnsi="Times New Roman"/>
                <w:vertAlign w:val="baseline"/>
                <w:lang w:val="en-US" w:eastAsia="zh-CN"/>
              </w:rPr>
            </w:pPr>
            <w:ins w:id="3022" w:author="L" w:date="2026-05-22T20:49:29Z">
              <w:r>
                <w:rPr>
                  <w:rFonts w:hint="eastAsia" w:ascii="Times New Roman" w:hAnsi="Times New Roman"/>
                  <w:vertAlign w:val="baseline"/>
                  <w:lang w:val="en-US" w:eastAsia="zh-CN"/>
                </w:rPr>
                <w:t>A6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CBBCFC4">
            <w:pPr>
              <w:jc w:val="center"/>
              <w:rPr>
                <w:ins w:id="3023" w:author="L" w:date="2026-05-22T20:49:29Z"/>
                <w:rFonts w:hint="default" w:ascii="Times New Roman" w:hAnsi="Times New Roman"/>
                <w:vertAlign w:val="baseline"/>
                <w:lang w:val="en-US" w:eastAsia="zh-CN"/>
              </w:rPr>
            </w:pPr>
            <w:ins w:id="3024" w:author="L" w:date="2026-05-22T20:49:29Z">
              <w:r>
                <w:rPr>
                  <w:rFonts w:hint="eastAsia" w:ascii="Times New Roman" w:hAnsi="Times New Roman"/>
                  <w:vertAlign w:val="baseline"/>
                  <w:lang w:val="en-US" w:eastAsia="zh-CN"/>
                </w:rPr>
                <w:t>A7</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44D5D8FF">
            <w:pPr>
              <w:jc w:val="center"/>
              <w:rPr>
                <w:ins w:id="3025" w:author="L" w:date="2026-05-22T20:49:29Z"/>
                <w:rFonts w:hint="default" w:ascii="Times New Roman" w:hAnsi="Times New Roman"/>
                <w:vertAlign w:val="baseline"/>
                <w:lang w:val="en-US" w:eastAsia="zh-CN"/>
              </w:rPr>
            </w:pPr>
            <w:ins w:id="3026" w:author="L" w:date="2026-05-22T20:49:29Z">
              <w:r>
                <w:rPr>
                  <w:rFonts w:hint="eastAsia" w:ascii="Times New Roman" w:hAnsi="Times New Roman"/>
                  <w:vertAlign w:val="baseline"/>
                  <w:lang w:val="en-US" w:eastAsia="zh-CN"/>
                </w:rPr>
                <w:t>A8</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0ED13CC8">
            <w:pPr>
              <w:jc w:val="center"/>
              <w:rPr>
                <w:ins w:id="3027" w:author="L" w:date="2026-05-22T20:49:29Z"/>
                <w:rFonts w:hint="default" w:ascii="Times New Roman" w:hAnsi="Times New Roman"/>
                <w:vertAlign w:val="baseline"/>
                <w:lang w:val="en-US" w:eastAsia="zh-CN"/>
              </w:rPr>
            </w:pPr>
            <w:ins w:id="3028" w:author="L" w:date="2026-05-22T20:49:29Z">
              <w:r>
                <w:rPr>
                  <w:rFonts w:hint="eastAsia" w:ascii="Times New Roman" w:hAnsi="Times New Roman"/>
                  <w:vertAlign w:val="baseline"/>
                  <w:lang w:val="en-US" w:eastAsia="zh-CN"/>
                </w:rPr>
                <w:t>A9</w:t>
              </w:r>
            </w:ins>
          </w:p>
        </w:tc>
      </w:tr>
      <w:tr w14:paraId="09D4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29" w:author="L" w:date="2026-05-22T20:49:29Z"/>
        </w:trPr>
        <w:tc>
          <w:tcPr>
            <w:tcW w:w="637" w:type="pct"/>
            <w:tcBorders>
              <w:top w:val="single" w:color="auto" w:sz="4" w:space="0"/>
              <w:left w:val="single" w:color="auto" w:sz="4" w:space="0"/>
              <w:bottom w:val="single" w:color="auto" w:sz="4" w:space="0"/>
              <w:right w:val="single" w:color="auto" w:sz="4" w:space="0"/>
            </w:tcBorders>
            <w:noWrap w:val="0"/>
            <w:vAlign w:val="top"/>
          </w:tcPr>
          <w:p w14:paraId="1973BCD4">
            <w:pPr>
              <w:jc w:val="center"/>
              <w:rPr>
                <w:ins w:id="3030" w:author="L" w:date="2026-05-22T20:49:29Z"/>
                <w:rFonts w:hint="default" w:ascii="Times New Roman" w:hAnsi="Times New Roman"/>
                <w:vertAlign w:val="baseline"/>
                <w:lang w:val="en-US" w:eastAsia="zh-CN"/>
              </w:rPr>
            </w:pPr>
            <w:ins w:id="3031" w:author="L" w:date="2026-05-22T20:49:29Z">
              <w:r>
                <w:rPr>
                  <w:rFonts w:hint="eastAsia" w:ascii="Times New Roman" w:hAnsi="Times New Roman"/>
                  <w:vertAlign w:val="baseline"/>
                  <w:lang w:val="en-US" w:eastAsia="zh-CN"/>
                </w:rPr>
                <w:t>名称</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63F792E0">
            <w:pPr>
              <w:jc w:val="center"/>
              <w:rPr>
                <w:ins w:id="3032" w:author="L" w:date="2026-05-22T20:49:29Z"/>
                <w:rFonts w:hint="default" w:ascii="Times New Roman" w:hAnsi="Times New Roman"/>
                <w:vertAlign w:val="baseline"/>
                <w:lang w:val="en-US" w:eastAsia="zh-CN"/>
              </w:rPr>
            </w:pPr>
            <w:ins w:id="3033" w:author="L" w:date="2026-05-22T20:49:29Z">
              <w:r>
                <w:rPr>
                  <w:rFonts w:hint="eastAsia" w:ascii="Times New Roman" w:hAnsi="Times New Roman"/>
                  <w:vertAlign w:val="baseline"/>
                  <w:lang w:val="en-US" w:eastAsia="zh-CN"/>
                </w:rPr>
                <w:t>DI0</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060007E0">
            <w:pPr>
              <w:jc w:val="center"/>
              <w:rPr>
                <w:ins w:id="3034" w:author="L" w:date="2026-05-22T20:49:29Z"/>
                <w:rFonts w:hint="default" w:ascii="Times New Roman" w:hAnsi="Times New Roman"/>
                <w:vertAlign w:val="baseline"/>
                <w:lang w:val="en-US" w:eastAsia="zh-CN"/>
              </w:rPr>
            </w:pPr>
            <w:ins w:id="3035" w:author="L" w:date="2026-05-22T20:49:29Z">
              <w:r>
                <w:rPr>
                  <w:rFonts w:hint="eastAsia" w:ascii="Times New Roman" w:hAnsi="Times New Roman"/>
                  <w:vertAlign w:val="baseline"/>
                  <w:lang w:val="en-US" w:eastAsia="zh-CN"/>
                </w:rPr>
                <w:t>DI2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6B626EE">
            <w:pPr>
              <w:jc w:val="center"/>
              <w:rPr>
                <w:ins w:id="3036" w:author="L" w:date="2026-05-22T20:49:29Z"/>
                <w:rFonts w:hint="default" w:ascii="Times New Roman" w:hAnsi="Times New Roman"/>
                <w:vertAlign w:val="baseline"/>
                <w:lang w:val="en-US" w:eastAsia="zh-CN"/>
              </w:rPr>
            </w:pPr>
            <w:ins w:id="3037" w:author="L" w:date="2026-05-22T20:49:29Z">
              <w:r>
                <w:rPr>
                  <w:rFonts w:hint="eastAsia" w:ascii="Times New Roman" w:hAnsi="Times New Roman"/>
                  <w:vertAlign w:val="baseline"/>
                  <w:lang w:val="en-US" w:eastAsia="zh-CN"/>
                </w:rPr>
                <w:t>DI4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1E2D1493">
            <w:pPr>
              <w:jc w:val="center"/>
              <w:rPr>
                <w:ins w:id="3038" w:author="L" w:date="2026-05-22T20:49:29Z"/>
                <w:rFonts w:hint="default" w:ascii="Times New Roman" w:hAnsi="Times New Roman"/>
                <w:vertAlign w:val="baseline"/>
                <w:lang w:val="en-US" w:eastAsia="zh-CN"/>
              </w:rPr>
            </w:pPr>
            <w:ins w:id="3039" w:author="L" w:date="2026-05-22T20:49:29Z">
              <w:r>
                <w:rPr>
                  <w:rFonts w:hint="eastAsia" w:ascii="Times New Roman" w:hAnsi="Times New Roman"/>
                  <w:vertAlign w:val="baseline"/>
                  <w:lang w:val="en-US" w:eastAsia="zh-CN"/>
                </w:rPr>
                <w:t>DI6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06E3405B">
            <w:pPr>
              <w:jc w:val="center"/>
              <w:rPr>
                <w:ins w:id="3040" w:author="L" w:date="2026-05-22T20:49:29Z"/>
                <w:rFonts w:hint="default" w:ascii="Times New Roman" w:hAnsi="Times New Roman"/>
                <w:vertAlign w:val="baseline"/>
                <w:lang w:val="en-US" w:eastAsia="zh-CN"/>
              </w:rPr>
            </w:pPr>
            <w:ins w:id="3041" w:author="L" w:date="2026-05-22T20:49:29Z">
              <w:r>
                <w:rPr>
                  <w:rFonts w:hint="eastAsia" w:ascii="Times New Roman" w:hAnsi="Times New Roman"/>
                  <w:vertAlign w:val="baseline"/>
                  <w:lang w:val="en-US" w:eastAsia="zh-CN"/>
                </w:rPr>
                <w:t>DI8</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6721DFF4">
            <w:pPr>
              <w:jc w:val="center"/>
              <w:rPr>
                <w:ins w:id="3042" w:author="L" w:date="2026-05-22T20:49:29Z"/>
                <w:rFonts w:hint="default" w:ascii="Times New Roman" w:hAnsi="Times New Roman"/>
                <w:vertAlign w:val="baseline"/>
                <w:lang w:val="en-US" w:eastAsia="zh-CN"/>
              </w:rPr>
            </w:pPr>
            <w:ins w:id="3043" w:author="L" w:date="2026-05-22T20:49:29Z">
              <w:r>
                <w:rPr>
                  <w:rFonts w:hint="eastAsia" w:ascii="Times New Roman" w:hAnsi="Times New Roman"/>
                  <w:vertAlign w:val="baseline"/>
                  <w:lang w:val="en-US" w:eastAsia="zh-CN"/>
                </w:rPr>
                <w:t>DI10</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B9E1AD2">
            <w:pPr>
              <w:jc w:val="center"/>
              <w:rPr>
                <w:ins w:id="3044" w:author="L" w:date="2026-05-22T20:49:29Z"/>
                <w:rFonts w:hint="default" w:ascii="Times New Roman" w:hAnsi="Times New Roman"/>
                <w:vertAlign w:val="baseline"/>
                <w:lang w:val="en-US" w:eastAsia="zh-CN"/>
              </w:rPr>
            </w:pPr>
            <w:ins w:id="3045" w:author="L" w:date="2026-05-22T20:49:29Z">
              <w:r>
                <w:rPr>
                  <w:rFonts w:hint="eastAsia" w:ascii="Times New Roman" w:hAnsi="Times New Roman"/>
                  <w:vertAlign w:val="baseline"/>
                  <w:lang w:val="en-US" w:eastAsia="zh-CN"/>
                </w:rPr>
                <w:t>DI12</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15EE5592">
            <w:pPr>
              <w:jc w:val="center"/>
              <w:rPr>
                <w:ins w:id="3046" w:author="L" w:date="2026-05-22T20:49:29Z"/>
                <w:rFonts w:hint="default" w:ascii="Times New Roman" w:hAnsi="Times New Roman"/>
                <w:vertAlign w:val="baseline"/>
                <w:lang w:val="en-US" w:eastAsia="zh-CN"/>
              </w:rPr>
            </w:pPr>
            <w:ins w:id="3047" w:author="L" w:date="2026-05-22T20:49:29Z">
              <w:r>
                <w:rPr>
                  <w:rFonts w:hint="eastAsia" w:ascii="Times New Roman" w:hAnsi="Times New Roman"/>
                  <w:vertAlign w:val="baseline"/>
                  <w:lang w:val="en-US" w:eastAsia="zh-CN"/>
                </w:rPr>
                <w:t>DI14</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2D69ABF5">
            <w:pPr>
              <w:jc w:val="center"/>
              <w:rPr>
                <w:ins w:id="3048" w:author="L" w:date="2026-05-22T20:49:29Z"/>
                <w:rFonts w:hint="default" w:ascii="Times New Roman" w:hAnsi="Times New Roman"/>
                <w:vertAlign w:val="baseline"/>
                <w:lang w:val="en-US" w:eastAsia="zh-CN"/>
              </w:rPr>
            </w:pPr>
            <w:ins w:id="3049" w:author="L" w:date="2026-05-22T20:49:29Z">
              <w:r>
                <w:rPr>
                  <w:rFonts w:hint="eastAsia" w:ascii="Times New Roman" w:hAnsi="Times New Roman"/>
                  <w:vertAlign w:val="baseline"/>
                  <w:lang w:val="en-US" w:eastAsia="zh-CN"/>
                </w:rPr>
                <w:t>COM</w:t>
              </w:r>
            </w:ins>
          </w:p>
        </w:tc>
      </w:tr>
    </w:tbl>
    <w:p w14:paraId="6388EB6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ins w:id="3050" w:author="L" w:date="2026-05-22T20:49:29Z"/>
          <w:rFonts w:hint="eastAsia" w:ascii="Times New Roman" w:hAnsi="Times New Roman" w:eastAsia="宋体" w:cs="宋体"/>
          <w:b w:val="0"/>
          <w:bCs w:val="0"/>
          <w:iCs/>
          <w:color w:val="FF0000"/>
          <w:kern w:val="2"/>
          <w:sz w:val="24"/>
          <w:szCs w:val="24"/>
          <w:lang w:val="en-US" w:eastAsia="zh-CN" w:bidi="ar-SA"/>
        </w:rPr>
      </w:pPr>
    </w:p>
    <w:p w14:paraId="185E5F1A">
      <w:pPr>
        <w:rPr>
          <w:rFonts w:hint="default" w:ascii="Times New Roman" w:hAnsi="Times New Roman"/>
          <w:b/>
          <w:bCs/>
          <w:sz w:val="28"/>
          <w:szCs w:val="28"/>
          <w:lang w:val="en-US" w:eastAsia="zh-CN"/>
        </w:rPr>
      </w:pPr>
      <w:ins w:id="3051" w:author="L" w:date="2026-05-22T20:49:29Z">
        <w:r>
          <w:rPr>
            <w:rFonts w:hint="eastAsia" w:ascii="Times New Roman" w:hAnsi="Times New Roman" w:eastAsia="宋体" w:cs="宋体"/>
            <w:b w:val="0"/>
            <w:bCs w:val="0"/>
            <w:iCs/>
            <w:color w:val="FF0000"/>
            <w:kern w:val="2"/>
            <w:sz w:val="24"/>
            <w:szCs w:val="24"/>
            <w:lang w:val="en-US" w:eastAsia="zh-CN" w:bidi="ar-SA"/>
          </w:rPr>
          <w:t>注意：上述两个DI模块采用共板形式，分别对应NPN型、PNP型、干接点</w:t>
        </w:r>
      </w:ins>
    </w:p>
    <w:p w14:paraId="07412DA0">
      <w:pPr>
        <w:pStyle w:val="12"/>
        <w:ind w:left="0" w:leftChars="0" w:firstLine="0" w:firstLineChars="0"/>
        <w:outlineLvl w:val="2"/>
        <w:rPr>
          <w:rFonts w:hint="eastAsia" w:ascii="Times New Roman" w:hAnsi="Times New Roman"/>
          <w:b w:val="0"/>
          <w:bCs w:val="0"/>
          <w:sz w:val="24"/>
          <w:szCs w:val="24"/>
          <w:lang w:val="en-US" w:eastAsia="zh-CN"/>
        </w:rPr>
      </w:pPr>
      <w:bookmarkStart w:id="70" w:name="_Toc30930"/>
      <w:bookmarkStart w:id="71" w:name="_Toc18532"/>
      <w:bookmarkStart w:id="72" w:name="_Toc11975"/>
      <w:bookmarkStart w:id="73" w:name="_Toc12079"/>
      <w:r>
        <w:rPr>
          <w:rFonts w:hint="eastAsia" w:ascii="Times New Roman" w:hAnsi="Times New Roman"/>
          <w:b/>
          <w:bCs/>
          <w:sz w:val="28"/>
          <w:szCs w:val="28"/>
          <w:lang w:val="en-US" w:eastAsia="zh-CN"/>
        </w:rPr>
        <w:t>2.3.</w:t>
      </w:r>
      <w:ins w:id="3052" w:author="LKY" w:date="2026-08-31T09:57:50Z">
        <w:r>
          <w:rPr>
            <w:rFonts w:hint="eastAsia" w:ascii="Times New Roman" w:hAnsi="Times New Roman"/>
            <w:b/>
            <w:bCs/>
            <w:sz w:val="28"/>
            <w:szCs w:val="28"/>
            <w:lang w:val="en-US" w:eastAsia="zh-CN"/>
          </w:rPr>
          <w:t>4</w:t>
        </w:r>
      </w:ins>
      <w:del w:id="3053" w:author="LKY" w:date="2026-08-31T09:57:49Z">
        <w:r>
          <w:rPr>
            <w:rFonts w:hint="eastAsia" w:ascii="Times New Roman" w:hAnsi="Times New Roman"/>
            <w:b/>
            <w:bCs/>
            <w:sz w:val="28"/>
            <w:szCs w:val="28"/>
            <w:lang w:val="en-US" w:eastAsia="zh-CN"/>
          </w:rPr>
          <w:delText>3</w:delText>
        </w:r>
      </w:del>
      <w:r>
        <w:rPr>
          <w:rFonts w:hint="eastAsia" w:ascii="Times New Roman" w:hAnsi="Times New Roman"/>
          <w:b/>
          <w:bCs/>
          <w:sz w:val="28"/>
          <w:szCs w:val="28"/>
          <w:lang w:val="en-US" w:eastAsia="zh-CN"/>
        </w:rPr>
        <w:t xml:space="preserve"> DO模块</w:t>
      </w:r>
      <w:bookmarkEnd w:id="70"/>
      <w:bookmarkEnd w:id="71"/>
      <w:bookmarkEnd w:id="72"/>
      <w:bookmarkEnd w:id="73"/>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5688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54" w:author="L" w:date="2026-05-22T20:50:42Z"/>
        </w:trPr>
        <w:tc>
          <w:tcPr>
            <w:tcW w:w="5000" w:type="pct"/>
            <w:gridSpan w:val="10"/>
            <w:tcBorders>
              <w:top w:val="single" w:color="auto" w:sz="4" w:space="0"/>
            </w:tcBorders>
            <w:noWrap w:val="0"/>
            <w:vAlign w:val="top"/>
          </w:tcPr>
          <w:p w14:paraId="4A3CFAC7">
            <w:pPr>
              <w:jc w:val="center"/>
              <w:rPr>
                <w:ins w:id="3055" w:author="L" w:date="2026-05-22T20:50:42Z"/>
                <w:rFonts w:hint="eastAsia" w:ascii="Times New Roman" w:hAnsi="Times New Roman"/>
                <w:vertAlign w:val="baseline"/>
                <w:lang w:val="en-US" w:eastAsia="zh-CN"/>
              </w:rPr>
            </w:pPr>
            <w:ins w:id="3056" w:author="L" w:date="2026-05-22T20:50:42Z">
              <w:r>
                <w:rPr>
                  <w:rFonts w:hint="eastAsia" w:ascii="Times New Roman" w:hAnsi="Times New Roman"/>
                  <w:vertAlign w:val="baseline"/>
                  <w:lang w:val="en-US" w:eastAsia="zh-CN"/>
                </w:rPr>
                <w:t>N2161模块（PNP）</w:t>
              </w:r>
            </w:ins>
          </w:p>
        </w:tc>
      </w:tr>
      <w:tr w14:paraId="7F8D9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57" w:author="L" w:date="2026-05-22T20:50:42Z"/>
        </w:trPr>
        <w:tc>
          <w:tcPr>
            <w:tcW w:w="639" w:type="pct"/>
            <w:tcBorders>
              <w:top w:val="single" w:color="auto" w:sz="4" w:space="0"/>
            </w:tcBorders>
            <w:noWrap w:val="0"/>
            <w:vAlign w:val="top"/>
          </w:tcPr>
          <w:p w14:paraId="07A3306C">
            <w:pPr>
              <w:jc w:val="center"/>
              <w:rPr>
                <w:ins w:id="3058" w:author="L" w:date="2026-05-22T20:50:42Z"/>
                <w:rFonts w:hint="default" w:ascii="Times New Roman" w:hAnsi="Times New Roman"/>
                <w:vertAlign w:val="baseline"/>
                <w:lang w:val="en-US" w:eastAsia="zh-CN"/>
              </w:rPr>
            </w:pPr>
            <w:ins w:id="3059" w:author="L" w:date="2026-05-22T20:50:42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49501585">
            <w:pPr>
              <w:jc w:val="center"/>
              <w:rPr>
                <w:ins w:id="3060" w:author="L" w:date="2026-05-22T20:50:42Z"/>
                <w:rFonts w:hint="default" w:ascii="Times New Roman" w:hAnsi="Times New Roman" w:eastAsiaTheme="minorEastAsia" w:cstheme="minorBidi"/>
                <w:kern w:val="2"/>
                <w:sz w:val="21"/>
                <w:szCs w:val="24"/>
                <w:vertAlign w:val="baseline"/>
                <w:lang w:val="en-US" w:eastAsia="zh-CN" w:bidi="ar-SA"/>
              </w:rPr>
            </w:pPr>
            <w:ins w:id="3061" w:author="L" w:date="2026-05-22T20:50:42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0939CA46">
            <w:pPr>
              <w:jc w:val="center"/>
              <w:rPr>
                <w:ins w:id="3062" w:author="L" w:date="2026-05-22T20:50:42Z"/>
                <w:rFonts w:hint="default" w:ascii="Times New Roman" w:hAnsi="Times New Roman" w:eastAsiaTheme="minorEastAsia" w:cstheme="minorBidi"/>
                <w:kern w:val="2"/>
                <w:sz w:val="21"/>
                <w:szCs w:val="24"/>
                <w:vertAlign w:val="baseline"/>
                <w:lang w:val="en-US" w:eastAsia="zh-CN" w:bidi="ar-SA"/>
              </w:rPr>
            </w:pPr>
            <w:ins w:id="3063" w:author="L" w:date="2026-05-22T20:50:42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56FC1FF1">
            <w:pPr>
              <w:jc w:val="center"/>
              <w:rPr>
                <w:ins w:id="3064" w:author="L" w:date="2026-05-22T20:50:42Z"/>
                <w:rFonts w:hint="default" w:ascii="Times New Roman" w:hAnsi="Times New Roman" w:eastAsiaTheme="minorEastAsia" w:cstheme="minorBidi"/>
                <w:kern w:val="2"/>
                <w:sz w:val="21"/>
                <w:szCs w:val="24"/>
                <w:vertAlign w:val="baseline"/>
                <w:lang w:val="en-US" w:eastAsia="zh-CN" w:bidi="ar-SA"/>
              </w:rPr>
            </w:pPr>
            <w:ins w:id="3065" w:author="L" w:date="2026-05-22T20:50:42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69DF8E17">
            <w:pPr>
              <w:jc w:val="center"/>
              <w:rPr>
                <w:ins w:id="3066" w:author="L" w:date="2026-05-22T20:50:42Z"/>
                <w:rFonts w:hint="default" w:ascii="Times New Roman" w:hAnsi="Times New Roman" w:eastAsiaTheme="minorEastAsia" w:cstheme="minorBidi"/>
                <w:kern w:val="2"/>
                <w:sz w:val="21"/>
                <w:szCs w:val="24"/>
                <w:vertAlign w:val="baseline"/>
                <w:lang w:val="en-US" w:eastAsia="zh-CN" w:bidi="ar-SA"/>
              </w:rPr>
            </w:pPr>
            <w:ins w:id="3067" w:author="L" w:date="2026-05-22T20:50:42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41536776">
            <w:pPr>
              <w:jc w:val="center"/>
              <w:rPr>
                <w:ins w:id="3068" w:author="L" w:date="2026-05-22T20:50:42Z"/>
                <w:rFonts w:hint="default" w:ascii="Times New Roman" w:hAnsi="Times New Roman" w:eastAsiaTheme="minorEastAsia" w:cstheme="minorBidi"/>
                <w:kern w:val="2"/>
                <w:sz w:val="21"/>
                <w:szCs w:val="24"/>
                <w:vertAlign w:val="baseline"/>
                <w:lang w:val="en-US" w:eastAsia="zh-CN" w:bidi="ar-SA"/>
              </w:rPr>
            </w:pPr>
            <w:ins w:id="3069" w:author="L" w:date="2026-05-22T20:50:42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5074379C">
            <w:pPr>
              <w:jc w:val="center"/>
              <w:rPr>
                <w:ins w:id="3070" w:author="L" w:date="2026-05-22T20:50:42Z"/>
                <w:rFonts w:hint="default" w:ascii="Times New Roman" w:hAnsi="Times New Roman" w:eastAsiaTheme="minorEastAsia" w:cstheme="minorBidi"/>
                <w:kern w:val="2"/>
                <w:sz w:val="21"/>
                <w:szCs w:val="24"/>
                <w:vertAlign w:val="baseline"/>
                <w:lang w:val="en-US" w:eastAsia="zh-CN" w:bidi="ar-SA"/>
              </w:rPr>
            </w:pPr>
            <w:ins w:id="3071" w:author="L" w:date="2026-05-22T20:50:42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5E3E2102">
            <w:pPr>
              <w:jc w:val="center"/>
              <w:rPr>
                <w:ins w:id="3072" w:author="L" w:date="2026-05-22T20:50:42Z"/>
                <w:rFonts w:hint="default" w:ascii="Times New Roman" w:hAnsi="Times New Roman"/>
                <w:vertAlign w:val="baseline"/>
                <w:lang w:val="en-US" w:eastAsia="zh-CN"/>
              </w:rPr>
            </w:pPr>
            <w:ins w:id="3073" w:author="L" w:date="2026-05-22T20:50:42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0BFEB829">
            <w:pPr>
              <w:jc w:val="center"/>
              <w:rPr>
                <w:ins w:id="3074" w:author="L" w:date="2026-05-22T20:50:42Z"/>
                <w:rFonts w:hint="default" w:ascii="Times New Roman" w:hAnsi="Times New Roman"/>
                <w:vertAlign w:val="baseline"/>
                <w:lang w:val="en-US" w:eastAsia="zh-CN"/>
              </w:rPr>
            </w:pPr>
            <w:ins w:id="3075" w:author="L" w:date="2026-05-22T20:50:42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70A8BEDD">
            <w:pPr>
              <w:jc w:val="center"/>
              <w:rPr>
                <w:ins w:id="3076" w:author="L" w:date="2026-05-22T20:50:42Z"/>
                <w:rFonts w:hint="default" w:ascii="Times New Roman" w:hAnsi="Times New Roman"/>
                <w:vertAlign w:val="baseline"/>
                <w:lang w:val="en-US" w:eastAsia="zh-CN"/>
              </w:rPr>
            </w:pPr>
            <w:ins w:id="3077" w:author="L" w:date="2026-05-22T20:50:42Z">
              <w:r>
                <w:rPr>
                  <w:rFonts w:hint="eastAsia" w:ascii="Times New Roman" w:hAnsi="Times New Roman"/>
                  <w:vertAlign w:val="baseline"/>
                  <w:lang w:val="en-US" w:eastAsia="zh-CN"/>
                </w:rPr>
                <w:t>B9</w:t>
              </w:r>
            </w:ins>
          </w:p>
        </w:tc>
      </w:tr>
      <w:tr w14:paraId="7644D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78" w:author="L" w:date="2026-05-22T20:50:42Z"/>
        </w:trPr>
        <w:tc>
          <w:tcPr>
            <w:tcW w:w="639" w:type="pct"/>
            <w:noWrap w:val="0"/>
            <w:vAlign w:val="top"/>
          </w:tcPr>
          <w:p w14:paraId="0FAB1CD4">
            <w:pPr>
              <w:jc w:val="center"/>
              <w:rPr>
                <w:ins w:id="3079" w:author="L" w:date="2026-05-22T20:50:42Z"/>
                <w:rFonts w:hint="default" w:ascii="Times New Roman" w:hAnsi="Times New Roman"/>
                <w:vertAlign w:val="baseline"/>
                <w:lang w:val="en-US" w:eastAsia="zh-CN"/>
              </w:rPr>
            </w:pPr>
            <w:ins w:id="3080" w:author="L" w:date="2026-05-22T20:50:42Z">
              <w:r>
                <w:rPr>
                  <w:rFonts w:hint="eastAsia" w:ascii="Times New Roman" w:hAnsi="Times New Roman"/>
                  <w:vertAlign w:val="baseline"/>
                  <w:lang w:val="en-US" w:eastAsia="zh-CN"/>
                </w:rPr>
                <w:t>名称</w:t>
              </w:r>
            </w:ins>
          </w:p>
        </w:tc>
        <w:tc>
          <w:tcPr>
            <w:tcW w:w="489" w:type="pct"/>
            <w:noWrap w:val="0"/>
            <w:vAlign w:val="top"/>
          </w:tcPr>
          <w:p w14:paraId="46E5A2F2">
            <w:pPr>
              <w:jc w:val="center"/>
              <w:rPr>
                <w:ins w:id="3081" w:author="L" w:date="2026-05-22T20:50:42Z"/>
                <w:rFonts w:hint="default" w:ascii="Times New Roman" w:hAnsi="Times New Roman"/>
                <w:vertAlign w:val="baseline"/>
                <w:lang w:val="en-US" w:eastAsia="zh-CN"/>
              </w:rPr>
            </w:pPr>
            <w:ins w:id="3082" w:author="L" w:date="2026-05-22T20:50:42Z">
              <w:r>
                <w:rPr>
                  <w:rFonts w:hint="eastAsia" w:ascii="Times New Roman" w:hAnsi="Times New Roman"/>
                  <w:vertAlign w:val="baseline"/>
                  <w:lang w:val="en-US" w:eastAsia="zh-CN"/>
                </w:rPr>
                <w:t>DO2</w:t>
              </w:r>
            </w:ins>
          </w:p>
        </w:tc>
        <w:tc>
          <w:tcPr>
            <w:tcW w:w="483" w:type="pct"/>
            <w:noWrap w:val="0"/>
            <w:vAlign w:val="top"/>
          </w:tcPr>
          <w:p w14:paraId="7952A0B2">
            <w:pPr>
              <w:jc w:val="center"/>
              <w:rPr>
                <w:ins w:id="3083" w:author="L" w:date="2026-05-22T20:50:42Z"/>
                <w:rFonts w:hint="default" w:ascii="Times New Roman" w:hAnsi="Times New Roman"/>
                <w:vertAlign w:val="baseline"/>
                <w:lang w:val="en-US" w:eastAsia="zh-CN"/>
              </w:rPr>
            </w:pPr>
            <w:ins w:id="3084" w:author="L" w:date="2026-05-22T20:50:42Z">
              <w:r>
                <w:rPr>
                  <w:rFonts w:hint="eastAsia" w:ascii="Times New Roman" w:hAnsi="Times New Roman"/>
                  <w:vertAlign w:val="baseline"/>
                  <w:lang w:val="en-US" w:eastAsia="zh-CN"/>
                </w:rPr>
                <w:t>DO4</w:t>
              </w:r>
            </w:ins>
          </w:p>
        </w:tc>
        <w:tc>
          <w:tcPr>
            <w:tcW w:w="489" w:type="pct"/>
            <w:noWrap w:val="0"/>
            <w:vAlign w:val="top"/>
          </w:tcPr>
          <w:p w14:paraId="06C35DDE">
            <w:pPr>
              <w:jc w:val="center"/>
              <w:rPr>
                <w:ins w:id="3085" w:author="L" w:date="2026-05-22T20:50:42Z"/>
                <w:rFonts w:hint="default" w:ascii="Times New Roman" w:hAnsi="Times New Roman" w:eastAsiaTheme="minorEastAsia" w:cstheme="minorBidi"/>
                <w:kern w:val="2"/>
                <w:sz w:val="21"/>
                <w:szCs w:val="24"/>
                <w:vertAlign w:val="baseline"/>
                <w:lang w:val="en-US" w:eastAsia="zh-CN" w:bidi="ar-SA"/>
              </w:rPr>
            </w:pPr>
            <w:ins w:id="3086" w:author="L" w:date="2026-05-22T20:50:42Z">
              <w:r>
                <w:rPr>
                  <w:rFonts w:hint="eastAsia" w:ascii="Times New Roman" w:hAnsi="Times New Roman"/>
                  <w:vertAlign w:val="baseline"/>
                  <w:lang w:val="en-US" w:eastAsia="zh-CN"/>
                </w:rPr>
                <w:t>DO6</w:t>
              </w:r>
            </w:ins>
          </w:p>
        </w:tc>
        <w:tc>
          <w:tcPr>
            <w:tcW w:w="489" w:type="pct"/>
            <w:noWrap w:val="0"/>
            <w:vAlign w:val="top"/>
          </w:tcPr>
          <w:p w14:paraId="4BEF5D90">
            <w:pPr>
              <w:jc w:val="center"/>
              <w:rPr>
                <w:ins w:id="3087" w:author="L" w:date="2026-05-22T20:50:42Z"/>
                <w:rFonts w:hint="default" w:ascii="Times New Roman" w:hAnsi="Times New Roman" w:eastAsiaTheme="minorEastAsia" w:cstheme="minorBidi"/>
                <w:kern w:val="2"/>
                <w:sz w:val="21"/>
                <w:szCs w:val="24"/>
                <w:vertAlign w:val="baseline"/>
                <w:lang w:val="en-US" w:eastAsia="zh-CN" w:bidi="ar-SA"/>
              </w:rPr>
            </w:pPr>
            <w:ins w:id="3088" w:author="L" w:date="2026-05-22T20:50:42Z">
              <w:r>
                <w:rPr>
                  <w:rFonts w:hint="eastAsia" w:ascii="Times New Roman" w:hAnsi="Times New Roman"/>
                  <w:vertAlign w:val="baseline"/>
                  <w:lang w:val="en-US" w:eastAsia="zh-CN"/>
                </w:rPr>
                <w:t>DO8</w:t>
              </w:r>
            </w:ins>
          </w:p>
        </w:tc>
        <w:tc>
          <w:tcPr>
            <w:tcW w:w="489" w:type="pct"/>
            <w:noWrap w:val="0"/>
            <w:vAlign w:val="top"/>
          </w:tcPr>
          <w:p w14:paraId="4A91F0B8">
            <w:pPr>
              <w:jc w:val="center"/>
              <w:rPr>
                <w:ins w:id="3089" w:author="L" w:date="2026-05-22T20:50:42Z"/>
                <w:rFonts w:hint="default" w:ascii="Times New Roman" w:hAnsi="Times New Roman"/>
                <w:vertAlign w:val="baseline"/>
                <w:lang w:val="en-US" w:eastAsia="zh-CN"/>
              </w:rPr>
            </w:pPr>
            <w:ins w:id="3090" w:author="L" w:date="2026-05-22T20:50:42Z">
              <w:r>
                <w:rPr>
                  <w:rFonts w:hint="eastAsia" w:ascii="Times New Roman" w:hAnsi="Times New Roman"/>
                  <w:vertAlign w:val="baseline"/>
                  <w:lang w:val="en-US" w:eastAsia="zh-CN"/>
                </w:rPr>
                <w:t>DO10</w:t>
              </w:r>
            </w:ins>
          </w:p>
        </w:tc>
        <w:tc>
          <w:tcPr>
            <w:tcW w:w="489" w:type="pct"/>
            <w:noWrap w:val="0"/>
            <w:vAlign w:val="top"/>
          </w:tcPr>
          <w:p w14:paraId="66B458A5">
            <w:pPr>
              <w:jc w:val="center"/>
              <w:rPr>
                <w:ins w:id="3091" w:author="L" w:date="2026-05-22T20:50:42Z"/>
                <w:rFonts w:hint="default" w:ascii="Times New Roman" w:hAnsi="Times New Roman"/>
                <w:vertAlign w:val="baseline"/>
                <w:lang w:val="en-US" w:eastAsia="zh-CN"/>
              </w:rPr>
            </w:pPr>
            <w:ins w:id="3092" w:author="L" w:date="2026-05-22T20:50:42Z">
              <w:r>
                <w:rPr>
                  <w:rFonts w:hint="eastAsia" w:ascii="Times New Roman" w:hAnsi="Times New Roman"/>
                  <w:vertAlign w:val="baseline"/>
                  <w:lang w:val="en-US" w:eastAsia="zh-CN"/>
                </w:rPr>
                <w:t>DO12</w:t>
              </w:r>
            </w:ins>
          </w:p>
        </w:tc>
        <w:tc>
          <w:tcPr>
            <w:tcW w:w="489" w:type="pct"/>
            <w:noWrap w:val="0"/>
            <w:vAlign w:val="top"/>
          </w:tcPr>
          <w:p w14:paraId="7E4F457B">
            <w:pPr>
              <w:jc w:val="center"/>
              <w:rPr>
                <w:ins w:id="3093" w:author="L" w:date="2026-05-22T20:50:42Z"/>
                <w:rFonts w:hint="default" w:ascii="Times New Roman" w:hAnsi="Times New Roman"/>
                <w:vertAlign w:val="baseline"/>
                <w:lang w:val="en-US" w:eastAsia="zh-CN"/>
              </w:rPr>
            </w:pPr>
            <w:ins w:id="3094" w:author="L" w:date="2026-05-22T20:50:42Z">
              <w:r>
                <w:rPr>
                  <w:rFonts w:hint="eastAsia" w:ascii="Times New Roman" w:hAnsi="Times New Roman"/>
                  <w:vertAlign w:val="baseline"/>
                  <w:lang w:val="en-US" w:eastAsia="zh-CN"/>
                </w:rPr>
                <w:t>DO14</w:t>
              </w:r>
            </w:ins>
          </w:p>
        </w:tc>
        <w:tc>
          <w:tcPr>
            <w:tcW w:w="525" w:type="pct"/>
            <w:noWrap w:val="0"/>
            <w:vAlign w:val="top"/>
          </w:tcPr>
          <w:p w14:paraId="3C7EDBF0">
            <w:pPr>
              <w:jc w:val="center"/>
              <w:rPr>
                <w:ins w:id="3095" w:author="L" w:date="2026-05-22T20:50:42Z"/>
                <w:rFonts w:hint="default" w:ascii="Times New Roman" w:hAnsi="Times New Roman"/>
                <w:vertAlign w:val="baseline"/>
                <w:lang w:val="en-US" w:eastAsia="zh-CN"/>
              </w:rPr>
            </w:pPr>
            <w:ins w:id="3096" w:author="L" w:date="2026-05-22T20:50:42Z">
              <w:r>
                <w:rPr>
                  <w:rFonts w:hint="eastAsia" w:ascii="Times New Roman" w:hAnsi="Times New Roman"/>
                  <w:vertAlign w:val="baseline"/>
                  <w:lang w:val="en-US" w:eastAsia="zh-CN"/>
                </w:rPr>
                <w:t>DO16</w:t>
              </w:r>
            </w:ins>
          </w:p>
        </w:tc>
        <w:tc>
          <w:tcPr>
            <w:tcW w:w="412" w:type="pct"/>
            <w:noWrap w:val="0"/>
            <w:vAlign w:val="top"/>
          </w:tcPr>
          <w:p w14:paraId="07D3B649">
            <w:pPr>
              <w:jc w:val="center"/>
              <w:rPr>
                <w:ins w:id="3097" w:author="L" w:date="2026-05-22T20:50:42Z"/>
                <w:rFonts w:hint="default" w:ascii="Times New Roman" w:hAnsi="Times New Roman"/>
                <w:vertAlign w:val="baseline"/>
                <w:lang w:val="en-US" w:eastAsia="zh-CN"/>
              </w:rPr>
            </w:pPr>
            <w:ins w:id="3098" w:author="L" w:date="2026-05-22T20:50:42Z">
              <w:r>
                <w:rPr>
                  <w:rFonts w:hint="eastAsia" w:ascii="Times New Roman" w:hAnsi="Times New Roman"/>
                  <w:vertAlign w:val="baseline"/>
                  <w:lang w:val="en-US" w:eastAsia="zh-CN"/>
                </w:rPr>
                <w:t>PE</w:t>
              </w:r>
            </w:ins>
          </w:p>
        </w:tc>
      </w:tr>
      <w:tr w14:paraId="00D4B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99" w:author="L" w:date="2026-05-22T20:50:42Z"/>
        </w:trPr>
        <w:tc>
          <w:tcPr>
            <w:tcW w:w="639" w:type="pct"/>
            <w:noWrap w:val="0"/>
            <w:vAlign w:val="top"/>
          </w:tcPr>
          <w:p w14:paraId="24EF8723">
            <w:pPr>
              <w:jc w:val="center"/>
              <w:rPr>
                <w:ins w:id="3100" w:author="L" w:date="2026-05-22T20:50:42Z"/>
                <w:rFonts w:hint="default" w:ascii="Times New Roman" w:hAnsi="Times New Roman"/>
                <w:vertAlign w:val="baseline"/>
                <w:lang w:val="en-US" w:eastAsia="zh-CN"/>
              </w:rPr>
            </w:pPr>
            <w:ins w:id="3101" w:author="L" w:date="2026-05-22T20:50:42Z">
              <w:r>
                <w:rPr>
                  <w:rFonts w:hint="eastAsia" w:ascii="Times New Roman" w:hAnsi="Times New Roman"/>
                  <w:vertAlign w:val="baseline"/>
                  <w:lang w:val="en-US" w:eastAsia="zh-CN"/>
                </w:rPr>
                <w:t>端口号</w:t>
              </w:r>
            </w:ins>
          </w:p>
        </w:tc>
        <w:tc>
          <w:tcPr>
            <w:tcW w:w="489" w:type="pct"/>
            <w:noWrap w:val="0"/>
            <w:vAlign w:val="top"/>
          </w:tcPr>
          <w:p w14:paraId="6777A82C">
            <w:pPr>
              <w:jc w:val="center"/>
              <w:rPr>
                <w:ins w:id="3102" w:author="L" w:date="2026-05-22T20:50:42Z"/>
                <w:rFonts w:hint="default" w:ascii="Times New Roman" w:hAnsi="Times New Roman"/>
                <w:vertAlign w:val="baseline"/>
                <w:lang w:val="en-US" w:eastAsia="zh-CN"/>
              </w:rPr>
            </w:pPr>
            <w:ins w:id="3103" w:author="L" w:date="2026-05-22T20:50:42Z">
              <w:r>
                <w:rPr>
                  <w:rFonts w:hint="eastAsia" w:ascii="Times New Roman" w:hAnsi="Times New Roman"/>
                  <w:vertAlign w:val="baseline"/>
                  <w:lang w:val="en-US" w:eastAsia="zh-CN"/>
                </w:rPr>
                <w:t>A1</w:t>
              </w:r>
            </w:ins>
          </w:p>
        </w:tc>
        <w:tc>
          <w:tcPr>
            <w:tcW w:w="483" w:type="pct"/>
            <w:noWrap w:val="0"/>
            <w:vAlign w:val="top"/>
          </w:tcPr>
          <w:p w14:paraId="4686DC58">
            <w:pPr>
              <w:jc w:val="center"/>
              <w:rPr>
                <w:ins w:id="3104" w:author="L" w:date="2026-05-22T20:50:42Z"/>
                <w:rFonts w:hint="default" w:ascii="Times New Roman" w:hAnsi="Times New Roman"/>
                <w:vertAlign w:val="baseline"/>
                <w:lang w:val="en-US" w:eastAsia="zh-CN"/>
              </w:rPr>
            </w:pPr>
            <w:ins w:id="3105" w:author="L" w:date="2026-05-22T20:50:42Z">
              <w:r>
                <w:rPr>
                  <w:rFonts w:hint="eastAsia" w:ascii="Times New Roman" w:hAnsi="Times New Roman"/>
                  <w:vertAlign w:val="baseline"/>
                  <w:lang w:val="en-US" w:eastAsia="zh-CN"/>
                </w:rPr>
                <w:t>A2</w:t>
              </w:r>
            </w:ins>
          </w:p>
        </w:tc>
        <w:tc>
          <w:tcPr>
            <w:tcW w:w="489" w:type="pct"/>
            <w:noWrap w:val="0"/>
            <w:vAlign w:val="top"/>
          </w:tcPr>
          <w:p w14:paraId="1C633115">
            <w:pPr>
              <w:jc w:val="center"/>
              <w:rPr>
                <w:ins w:id="3106" w:author="L" w:date="2026-05-22T20:50:42Z"/>
                <w:rFonts w:hint="default" w:ascii="Times New Roman" w:hAnsi="Times New Roman"/>
                <w:vertAlign w:val="baseline"/>
                <w:lang w:val="en-US" w:eastAsia="zh-CN"/>
              </w:rPr>
            </w:pPr>
            <w:ins w:id="3107" w:author="L" w:date="2026-05-22T20:50:42Z">
              <w:r>
                <w:rPr>
                  <w:rFonts w:hint="eastAsia" w:ascii="Times New Roman" w:hAnsi="Times New Roman"/>
                  <w:vertAlign w:val="baseline"/>
                  <w:lang w:val="en-US" w:eastAsia="zh-CN"/>
                </w:rPr>
                <w:t>A3</w:t>
              </w:r>
            </w:ins>
          </w:p>
        </w:tc>
        <w:tc>
          <w:tcPr>
            <w:tcW w:w="489" w:type="pct"/>
            <w:noWrap w:val="0"/>
            <w:vAlign w:val="top"/>
          </w:tcPr>
          <w:p w14:paraId="3629B522">
            <w:pPr>
              <w:jc w:val="center"/>
              <w:rPr>
                <w:ins w:id="3108" w:author="L" w:date="2026-05-22T20:50:42Z"/>
                <w:rFonts w:hint="default" w:ascii="Times New Roman" w:hAnsi="Times New Roman"/>
                <w:vertAlign w:val="baseline"/>
                <w:lang w:val="en-US" w:eastAsia="zh-CN"/>
              </w:rPr>
            </w:pPr>
            <w:ins w:id="3109" w:author="L" w:date="2026-05-22T20:50:42Z">
              <w:r>
                <w:rPr>
                  <w:rFonts w:hint="eastAsia" w:ascii="Times New Roman" w:hAnsi="Times New Roman"/>
                  <w:vertAlign w:val="baseline"/>
                  <w:lang w:val="en-US" w:eastAsia="zh-CN"/>
                </w:rPr>
                <w:t>A4</w:t>
              </w:r>
            </w:ins>
          </w:p>
        </w:tc>
        <w:tc>
          <w:tcPr>
            <w:tcW w:w="489" w:type="pct"/>
            <w:noWrap w:val="0"/>
            <w:vAlign w:val="top"/>
          </w:tcPr>
          <w:p w14:paraId="2CE083CF">
            <w:pPr>
              <w:jc w:val="center"/>
              <w:rPr>
                <w:ins w:id="3110" w:author="L" w:date="2026-05-22T20:50:42Z"/>
                <w:rFonts w:hint="default" w:ascii="Times New Roman" w:hAnsi="Times New Roman"/>
                <w:vertAlign w:val="baseline"/>
                <w:lang w:val="en-US" w:eastAsia="zh-CN"/>
              </w:rPr>
            </w:pPr>
            <w:ins w:id="3111" w:author="L" w:date="2026-05-22T20:50:42Z">
              <w:r>
                <w:rPr>
                  <w:rFonts w:hint="eastAsia" w:ascii="Times New Roman" w:hAnsi="Times New Roman"/>
                  <w:vertAlign w:val="baseline"/>
                  <w:lang w:val="en-US" w:eastAsia="zh-CN"/>
                </w:rPr>
                <w:t>A5</w:t>
              </w:r>
            </w:ins>
          </w:p>
        </w:tc>
        <w:tc>
          <w:tcPr>
            <w:tcW w:w="489" w:type="pct"/>
            <w:noWrap w:val="0"/>
            <w:vAlign w:val="top"/>
          </w:tcPr>
          <w:p w14:paraId="36A66AE7">
            <w:pPr>
              <w:jc w:val="center"/>
              <w:rPr>
                <w:ins w:id="3112" w:author="L" w:date="2026-05-22T20:50:42Z"/>
                <w:rFonts w:hint="default" w:ascii="Times New Roman" w:hAnsi="Times New Roman"/>
                <w:vertAlign w:val="baseline"/>
                <w:lang w:val="en-US" w:eastAsia="zh-CN"/>
              </w:rPr>
            </w:pPr>
            <w:ins w:id="3113" w:author="L" w:date="2026-05-22T20:50:42Z">
              <w:r>
                <w:rPr>
                  <w:rFonts w:hint="eastAsia" w:ascii="Times New Roman" w:hAnsi="Times New Roman"/>
                  <w:vertAlign w:val="baseline"/>
                  <w:lang w:val="en-US" w:eastAsia="zh-CN"/>
                </w:rPr>
                <w:t>A6</w:t>
              </w:r>
            </w:ins>
          </w:p>
        </w:tc>
        <w:tc>
          <w:tcPr>
            <w:tcW w:w="489" w:type="pct"/>
            <w:noWrap w:val="0"/>
            <w:vAlign w:val="top"/>
          </w:tcPr>
          <w:p w14:paraId="58CCF0B9">
            <w:pPr>
              <w:jc w:val="center"/>
              <w:rPr>
                <w:ins w:id="3114" w:author="L" w:date="2026-05-22T20:50:42Z"/>
                <w:rFonts w:hint="default" w:ascii="Times New Roman" w:hAnsi="Times New Roman"/>
                <w:vertAlign w:val="baseline"/>
                <w:lang w:val="en-US" w:eastAsia="zh-CN"/>
              </w:rPr>
            </w:pPr>
            <w:ins w:id="3115" w:author="L" w:date="2026-05-22T20:50:42Z">
              <w:r>
                <w:rPr>
                  <w:rFonts w:hint="eastAsia" w:ascii="Times New Roman" w:hAnsi="Times New Roman"/>
                  <w:vertAlign w:val="baseline"/>
                  <w:lang w:val="en-US" w:eastAsia="zh-CN"/>
                </w:rPr>
                <w:t>A7</w:t>
              </w:r>
            </w:ins>
          </w:p>
        </w:tc>
        <w:tc>
          <w:tcPr>
            <w:tcW w:w="525" w:type="pct"/>
            <w:noWrap w:val="0"/>
            <w:vAlign w:val="top"/>
          </w:tcPr>
          <w:p w14:paraId="0CB36738">
            <w:pPr>
              <w:jc w:val="center"/>
              <w:rPr>
                <w:ins w:id="3116" w:author="L" w:date="2026-05-22T20:50:42Z"/>
                <w:rFonts w:hint="default" w:ascii="Times New Roman" w:hAnsi="Times New Roman"/>
                <w:vertAlign w:val="baseline"/>
                <w:lang w:val="en-US" w:eastAsia="zh-CN"/>
              </w:rPr>
            </w:pPr>
            <w:ins w:id="3117" w:author="L" w:date="2026-05-22T20:50:42Z">
              <w:r>
                <w:rPr>
                  <w:rFonts w:hint="eastAsia" w:ascii="Times New Roman" w:hAnsi="Times New Roman"/>
                  <w:vertAlign w:val="baseline"/>
                  <w:lang w:val="en-US" w:eastAsia="zh-CN"/>
                </w:rPr>
                <w:t>A8</w:t>
              </w:r>
            </w:ins>
          </w:p>
        </w:tc>
        <w:tc>
          <w:tcPr>
            <w:tcW w:w="412" w:type="pct"/>
            <w:noWrap w:val="0"/>
            <w:vAlign w:val="top"/>
          </w:tcPr>
          <w:p w14:paraId="640FCF6E">
            <w:pPr>
              <w:jc w:val="center"/>
              <w:rPr>
                <w:ins w:id="3118" w:author="L" w:date="2026-05-22T20:50:42Z"/>
                <w:rFonts w:hint="default" w:ascii="Times New Roman" w:hAnsi="Times New Roman"/>
                <w:vertAlign w:val="baseline"/>
                <w:lang w:val="en-US" w:eastAsia="zh-CN"/>
              </w:rPr>
            </w:pPr>
            <w:ins w:id="3119" w:author="L" w:date="2026-05-22T20:50:42Z">
              <w:r>
                <w:rPr>
                  <w:rFonts w:hint="eastAsia" w:ascii="Times New Roman" w:hAnsi="Times New Roman"/>
                  <w:vertAlign w:val="baseline"/>
                  <w:lang w:val="en-US" w:eastAsia="zh-CN"/>
                </w:rPr>
                <w:t>A9</w:t>
              </w:r>
            </w:ins>
          </w:p>
        </w:tc>
      </w:tr>
      <w:tr w14:paraId="3AEA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20" w:author="L" w:date="2026-05-22T20:50:42Z"/>
        </w:trPr>
        <w:tc>
          <w:tcPr>
            <w:tcW w:w="639" w:type="pct"/>
            <w:noWrap w:val="0"/>
            <w:vAlign w:val="top"/>
          </w:tcPr>
          <w:p w14:paraId="497C222C">
            <w:pPr>
              <w:jc w:val="center"/>
              <w:rPr>
                <w:ins w:id="3121" w:author="L" w:date="2026-05-22T20:50:42Z"/>
                <w:rFonts w:hint="default" w:ascii="Times New Roman" w:hAnsi="Times New Roman"/>
                <w:vertAlign w:val="baseline"/>
                <w:lang w:val="en-US" w:eastAsia="zh-CN"/>
              </w:rPr>
            </w:pPr>
            <w:ins w:id="3122" w:author="L" w:date="2026-05-22T20:50:42Z">
              <w:r>
                <w:rPr>
                  <w:rFonts w:hint="eastAsia" w:ascii="Times New Roman" w:hAnsi="Times New Roman"/>
                  <w:vertAlign w:val="baseline"/>
                  <w:lang w:val="en-US" w:eastAsia="zh-CN"/>
                </w:rPr>
                <w:t>名称</w:t>
              </w:r>
            </w:ins>
          </w:p>
        </w:tc>
        <w:tc>
          <w:tcPr>
            <w:tcW w:w="489" w:type="pct"/>
            <w:noWrap w:val="0"/>
            <w:vAlign w:val="top"/>
          </w:tcPr>
          <w:p w14:paraId="478E8EA3">
            <w:pPr>
              <w:jc w:val="center"/>
              <w:rPr>
                <w:ins w:id="3123" w:author="L" w:date="2026-05-22T20:50:42Z"/>
                <w:rFonts w:hint="default" w:ascii="Times New Roman" w:hAnsi="Times New Roman"/>
                <w:vertAlign w:val="baseline"/>
                <w:lang w:val="en-US" w:eastAsia="zh-CN"/>
              </w:rPr>
            </w:pPr>
            <w:ins w:id="3124" w:author="L" w:date="2026-05-22T20:50:42Z">
              <w:r>
                <w:rPr>
                  <w:rFonts w:hint="eastAsia" w:ascii="Times New Roman" w:hAnsi="Times New Roman"/>
                  <w:vertAlign w:val="baseline"/>
                  <w:lang w:val="en-US" w:eastAsia="zh-CN"/>
                </w:rPr>
                <w:t>DO1</w:t>
              </w:r>
            </w:ins>
          </w:p>
        </w:tc>
        <w:tc>
          <w:tcPr>
            <w:tcW w:w="483" w:type="pct"/>
            <w:noWrap w:val="0"/>
            <w:vAlign w:val="top"/>
          </w:tcPr>
          <w:p w14:paraId="5EBD7661">
            <w:pPr>
              <w:jc w:val="center"/>
              <w:rPr>
                <w:ins w:id="3125" w:author="L" w:date="2026-05-22T20:50:42Z"/>
                <w:rFonts w:hint="default" w:ascii="Times New Roman" w:hAnsi="Times New Roman"/>
                <w:vertAlign w:val="baseline"/>
                <w:lang w:val="en-US" w:eastAsia="zh-CN"/>
              </w:rPr>
            </w:pPr>
            <w:ins w:id="3126" w:author="L" w:date="2026-05-22T20:50:42Z">
              <w:r>
                <w:rPr>
                  <w:rFonts w:hint="eastAsia" w:ascii="Times New Roman" w:hAnsi="Times New Roman"/>
                  <w:vertAlign w:val="baseline"/>
                  <w:lang w:val="en-US" w:eastAsia="zh-CN"/>
                </w:rPr>
                <w:t>DO3</w:t>
              </w:r>
            </w:ins>
          </w:p>
        </w:tc>
        <w:tc>
          <w:tcPr>
            <w:tcW w:w="489" w:type="pct"/>
            <w:noWrap w:val="0"/>
            <w:vAlign w:val="top"/>
          </w:tcPr>
          <w:p w14:paraId="6B27EF35">
            <w:pPr>
              <w:jc w:val="center"/>
              <w:rPr>
                <w:ins w:id="3127" w:author="L" w:date="2026-05-22T20:50:42Z"/>
                <w:rFonts w:hint="default" w:ascii="Times New Roman" w:hAnsi="Times New Roman"/>
                <w:vertAlign w:val="baseline"/>
                <w:lang w:val="en-US" w:eastAsia="zh-CN"/>
              </w:rPr>
            </w:pPr>
            <w:ins w:id="3128" w:author="L" w:date="2026-05-22T20:50:42Z">
              <w:r>
                <w:rPr>
                  <w:rFonts w:hint="eastAsia" w:ascii="Times New Roman" w:hAnsi="Times New Roman"/>
                  <w:vertAlign w:val="baseline"/>
                  <w:lang w:val="en-US" w:eastAsia="zh-CN"/>
                </w:rPr>
                <w:t>DO5</w:t>
              </w:r>
            </w:ins>
          </w:p>
        </w:tc>
        <w:tc>
          <w:tcPr>
            <w:tcW w:w="489" w:type="pct"/>
            <w:noWrap w:val="0"/>
            <w:vAlign w:val="top"/>
          </w:tcPr>
          <w:p w14:paraId="619F3736">
            <w:pPr>
              <w:jc w:val="center"/>
              <w:rPr>
                <w:ins w:id="3129" w:author="L" w:date="2026-05-22T20:50:42Z"/>
                <w:rFonts w:hint="default" w:ascii="Times New Roman" w:hAnsi="Times New Roman"/>
                <w:vertAlign w:val="baseline"/>
                <w:lang w:val="en-US" w:eastAsia="zh-CN"/>
              </w:rPr>
            </w:pPr>
            <w:ins w:id="3130" w:author="L" w:date="2026-05-22T20:50:42Z">
              <w:r>
                <w:rPr>
                  <w:rFonts w:hint="eastAsia" w:ascii="Times New Roman" w:hAnsi="Times New Roman"/>
                  <w:vertAlign w:val="baseline"/>
                  <w:lang w:val="en-US" w:eastAsia="zh-CN"/>
                </w:rPr>
                <w:t>DO7</w:t>
              </w:r>
            </w:ins>
          </w:p>
        </w:tc>
        <w:tc>
          <w:tcPr>
            <w:tcW w:w="489" w:type="pct"/>
            <w:noWrap w:val="0"/>
            <w:vAlign w:val="top"/>
          </w:tcPr>
          <w:p w14:paraId="502A3622">
            <w:pPr>
              <w:jc w:val="center"/>
              <w:rPr>
                <w:ins w:id="3131" w:author="L" w:date="2026-05-22T20:50:42Z"/>
                <w:rFonts w:hint="default" w:ascii="Times New Roman" w:hAnsi="Times New Roman"/>
                <w:vertAlign w:val="baseline"/>
                <w:lang w:val="en-US" w:eastAsia="zh-CN"/>
              </w:rPr>
            </w:pPr>
            <w:ins w:id="3132" w:author="L" w:date="2026-05-22T20:50:42Z">
              <w:r>
                <w:rPr>
                  <w:rFonts w:hint="eastAsia" w:ascii="Times New Roman" w:hAnsi="Times New Roman"/>
                  <w:vertAlign w:val="baseline"/>
                  <w:lang w:val="en-US" w:eastAsia="zh-CN"/>
                </w:rPr>
                <w:t>DO9</w:t>
              </w:r>
            </w:ins>
          </w:p>
        </w:tc>
        <w:tc>
          <w:tcPr>
            <w:tcW w:w="489" w:type="pct"/>
            <w:noWrap w:val="0"/>
            <w:vAlign w:val="top"/>
          </w:tcPr>
          <w:p w14:paraId="66CC4177">
            <w:pPr>
              <w:jc w:val="center"/>
              <w:rPr>
                <w:ins w:id="3133" w:author="L" w:date="2026-05-22T20:50:42Z"/>
                <w:rFonts w:hint="default" w:ascii="Times New Roman" w:hAnsi="Times New Roman"/>
                <w:vertAlign w:val="baseline"/>
                <w:lang w:val="en-US" w:eastAsia="zh-CN"/>
              </w:rPr>
            </w:pPr>
            <w:ins w:id="3134" w:author="L" w:date="2026-05-22T20:50:42Z">
              <w:r>
                <w:rPr>
                  <w:rFonts w:hint="eastAsia" w:ascii="Times New Roman" w:hAnsi="Times New Roman"/>
                  <w:vertAlign w:val="baseline"/>
                  <w:lang w:val="en-US" w:eastAsia="zh-CN"/>
                </w:rPr>
                <w:t>DO11</w:t>
              </w:r>
            </w:ins>
          </w:p>
        </w:tc>
        <w:tc>
          <w:tcPr>
            <w:tcW w:w="489" w:type="pct"/>
            <w:noWrap w:val="0"/>
            <w:vAlign w:val="top"/>
          </w:tcPr>
          <w:p w14:paraId="57458185">
            <w:pPr>
              <w:jc w:val="center"/>
              <w:rPr>
                <w:ins w:id="3135" w:author="L" w:date="2026-05-22T20:50:42Z"/>
                <w:rFonts w:hint="default" w:ascii="Times New Roman" w:hAnsi="Times New Roman"/>
                <w:vertAlign w:val="baseline"/>
                <w:lang w:val="en-US" w:eastAsia="zh-CN"/>
              </w:rPr>
            </w:pPr>
            <w:ins w:id="3136" w:author="L" w:date="2026-05-22T20:50:42Z">
              <w:r>
                <w:rPr>
                  <w:rFonts w:hint="eastAsia" w:ascii="Times New Roman" w:hAnsi="Times New Roman"/>
                  <w:vertAlign w:val="baseline"/>
                  <w:lang w:val="en-US" w:eastAsia="zh-CN"/>
                </w:rPr>
                <w:t>DO13</w:t>
              </w:r>
            </w:ins>
          </w:p>
        </w:tc>
        <w:tc>
          <w:tcPr>
            <w:tcW w:w="525" w:type="pct"/>
            <w:noWrap w:val="0"/>
            <w:vAlign w:val="top"/>
          </w:tcPr>
          <w:p w14:paraId="11A695CC">
            <w:pPr>
              <w:jc w:val="center"/>
              <w:rPr>
                <w:ins w:id="3137" w:author="L" w:date="2026-05-22T20:50:42Z"/>
                <w:rFonts w:hint="default" w:ascii="Times New Roman" w:hAnsi="Times New Roman"/>
                <w:vertAlign w:val="baseline"/>
                <w:lang w:val="en-US" w:eastAsia="zh-CN"/>
              </w:rPr>
            </w:pPr>
            <w:ins w:id="3138" w:author="L" w:date="2026-05-22T20:50:42Z">
              <w:r>
                <w:rPr>
                  <w:rFonts w:hint="eastAsia" w:ascii="Times New Roman" w:hAnsi="Times New Roman"/>
                  <w:vertAlign w:val="baseline"/>
                  <w:lang w:val="en-US" w:eastAsia="zh-CN"/>
                </w:rPr>
                <w:t>DO15</w:t>
              </w:r>
            </w:ins>
          </w:p>
        </w:tc>
        <w:tc>
          <w:tcPr>
            <w:tcW w:w="412" w:type="pct"/>
            <w:noWrap w:val="0"/>
            <w:vAlign w:val="top"/>
          </w:tcPr>
          <w:p w14:paraId="579C7668">
            <w:pPr>
              <w:jc w:val="center"/>
              <w:rPr>
                <w:ins w:id="3139" w:author="L" w:date="2026-05-22T20:50:42Z"/>
                <w:rFonts w:hint="default" w:ascii="Times New Roman" w:hAnsi="Times New Roman"/>
                <w:vertAlign w:val="baseline"/>
                <w:lang w:val="en-US" w:eastAsia="zh-CN"/>
              </w:rPr>
            </w:pPr>
            <w:ins w:id="3140" w:author="L" w:date="2026-05-22T20:50:42Z">
              <w:r>
                <w:rPr>
                  <w:rFonts w:hint="eastAsia" w:ascii="Times New Roman" w:hAnsi="Times New Roman"/>
                  <w:vertAlign w:val="baseline"/>
                  <w:lang w:val="en-US" w:eastAsia="zh-CN"/>
                </w:rPr>
                <w:t>COM</w:t>
              </w:r>
            </w:ins>
          </w:p>
        </w:tc>
      </w:tr>
    </w:tbl>
    <w:p w14:paraId="58E65B75">
      <w:pPr>
        <w:rPr>
          <w:ins w:id="3141" w:author="L" w:date="2026-05-22T20:50:42Z"/>
          <w:rFonts w:hint="default" w:asciiTheme="minorHAnsi" w:hAnsiTheme="minorHAnsi"/>
          <w:b w:val="0"/>
          <w:bCs w:val="0"/>
          <w:sz w:val="21"/>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485A0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42" w:author="L" w:date="2026-05-22T20:50:42Z"/>
        </w:trPr>
        <w:tc>
          <w:tcPr>
            <w:tcW w:w="5000" w:type="pct"/>
            <w:gridSpan w:val="10"/>
            <w:tcBorders>
              <w:top w:val="single" w:color="auto" w:sz="4" w:space="0"/>
            </w:tcBorders>
            <w:noWrap w:val="0"/>
            <w:vAlign w:val="top"/>
          </w:tcPr>
          <w:p w14:paraId="781DCE89">
            <w:pPr>
              <w:jc w:val="center"/>
              <w:rPr>
                <w:ins w:id="3143" w:author="L" w:date="2026-05-22T20:50:42Z"/>
                <w:rFonts w:hint="eastAsia" w:ascii="Times New Roman" w:hAnsi="Times New Roman"/>
                <w:vertAlign w:val="baseline"/>
                <w:lang w:val="en-US" w:eastAsia="zh-CN"/>
              </w:rPr>
            </w:pPr>
            <w:ins w:id="3144" w:author="L" w:date="2026-05-22T20:50:42Z">
              <w:r>
                <w:rPr>
                  <w:rFonts w:hint="eastAsia" w:ascii="Times New Roman" w:hAnsi="Times New Roman"/>
                  <w:vertAlign w:val="baseline"/>
                  <w:lang w:val="en-US" w:eastAsia="zh-CN"/>
                </w:rPr>
                <w:t>N2162模块（NPN）</w:t>
              </w:r>
            </w:ins>
          </w:p>
        </w:tc>
      </w:tr>
      <w:tr w14:paraId="73C21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45" w:author="L" w:date="2026-05-22T20:50:42Z"/>
        </w:trPr>
        <w:tc>
          <w:tcPr>
            <w:tcW w:w="639" w:type="pct"/>
            <w:tcBorders>
              <w:top w:val="single" w:color="auto" w:sz="4" w:space="0"/>
            </w:tcBorders>
            <w:noWrap w:val="0"/>
            <w:vAlign w:val="top"/>
          </w:tcPr>
          <w:p w14:paraId="3F62BAE7">
            <w:pPr>
              <w:jc w:val="center"/>
              <w:rPr>
                <w:ins w:id="3146" w:author="L" w:date="2026-05-22T20:50:42Z"/>
                <w:rFonts w:hint="default" w:ascii="Times New Roman" w:hAnsi="Times New Roman"/>
                <w:vertAlign w:val="baseline"/>
                <w:lang w:val="en-US" w:eastAsia="zh-CN"/>
              </w:rPr>
            </w:pPr>
            <w:ins w:id="3147" w:author="L" w:date="2026-05-22T20:50:42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4B36FEE6">
            <w:pPr>
              <w:jc w:val="center"/>
              <w:rPr>
                <w:ins w:id="3148" w:author="L" w:date="2026-05-22T20:50:42Z"/>
                <w:rFonts w:hint="default" w:ascii="Times New Roman" w:hAnsi="Times New Roman" w:eastAsiaTheme="minorEastAsia" w:cstheme="minorBidi"/>
                <w:kern w:val="2"/>
                <w:sz w:val="21"/>
                <w:szCs w:val="24"/>
                <w:vertAlign w:val="baseline"/>
                <w:lang w:val="en-US" w:eastAsia="zh-CN" w:bidi="ar-SA"/>
              </w:rPr>
            </w:pPr>
            <w:ins w:id="3149" w:author="L" w:date="2026-05-22T20:50:42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A531788">
            <w:pPr>
              <w:jc w:val="center"/>
              <w:rPr>
                <w:ins w:id="3150" w:author="L" w:date="2026-05-22T20:50:42Z"/>
                <w:rFonts w:hint="default" w:ascii="Times New Roman" w:hAnsi="Times New Roman" w:eastAsiaTheme="minorEastAsia" w:cstheme="minorBidi"/>
                <w:kern w:val="2"/>
                <w:sz w:val="21"/>
                <w:szCs w:val="24"/>
                <w:vertAlign w:val="baseline"/>
                <w:lang w:val="en-US" w:eastAsia="zh-CN" w:bidi="ar-SA"/>
              </w:rPr>
            </w:pPr>
            <w:ins w:id="3151" w:author="L" w:date="2026-05-22T20:50:42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29A0E497">
            <w:pPr>
              <w:jc w:val="center"/>
              <w:rPr>
                <w:ins w:id="3152" w:author="L" w:date="2026-05-22T20:50:42Z"/>
                <w:rFonts w:hint="default" w:ascii="Times New Roman" w:hAnsi="Times New Roman" w:eastAsiaTheme="minorEastAsia" w:cstheme="minorBidi"/>
                <w:kern w:val="2"/>
                <w:sz w:val="21"/>
                <w:szCs w:val="24"/>
                <w:vertAlign w:val="baseline"/>
                <w:lang w:val="en-US" w:eastAsia="zh-CN" w:bidi="ar-SA"/>
              </w:rPr>
            </w:pPr>
            <w:ins w:id="3153" w:author="L" w:date="2026-05-22T20:50:42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3E47E0A0">
            <w:pPr>
              <w:jc w:val="center"/>
              <w:rPr>
                <w:ins w:id="3154" w:author="L" w:date="2026-05-22T20:50:42Z"/>
                <w:rFonts w:hint="default" w:ascii="Times New Roman" w:hAnsi="Times New Roman" w:eastAsiaTheme="minorEastAsia" w:cstheme="minorBidi"/>
                <w:kern w:val="2"/>
                <w:sz w:val="21"/>
                <w:szCs w:val="24"/>
                <w:vertAlign w:val="baseline"/>
                <w:lang w:val="en-US" w:eastAsia="zh-CN" w:bidi="ar-SA"/>
              </w:rPr>
            </w:pPr>
            <w:ins w:id="3155" w:author="L" w:date="2026-05-22T20:50:42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660AF34C">
            <w:pPr>
              <w:jc w:val="center"/>
              <w:rPr>
                <w:ins w:id="3156" w:author="L" w:date="2026-05-22T20:50:42Z"/>
                <w:rFonts w:hint="default" w:ascii="Times New Roman" w:hAnsi="Times New Roman" w:eastAsiaTheme="minorEastAsia" w:cstheme="minorBidi"/>
                <w:kern w:val="2"/>
                <w:sz w:val="21"/>
                <w:szCs w:val="24"/>
                <w:vertAlign w:val="baseline"/>
                <w:lang w:val="en-US" w:eastAsia="zh-CN" w:bidi="ar-SA"/>
              </w:rPr>
            </w:pPr>
            <w:ins w:id="3157" w:author="L" w:date="2026-05-22T20:50:42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1636F07D">
            <w:pPr>
              <w:jc w:val="center"/>
              <w:rPr>
                <w:ins w:id="3158" w:author="L" w:date="2026-05-22T20:50:42Z"/>
                <w:rFonts w:hint="default" w:ascii="Times New Roman" w:hAnsi="Times New Roman" w:eastAsiaTheme="minorEastAsia" w:cstheme="minorBidi"/>
                <w:kern w:val="2"/>
                <w:sz w:val="21"/>
                <w:szCs w:val="24"/>
                <w:vertAlign w:val="baseline"/>
                <w:lang w:val="en-US" w:eastAsia="zh-CN" w:bidi="ar-SA"/>
              </w:rPr>
            </w:pPr>
            <w:ins w:id="3159" w:author="L" w:date="2026-05-22T20:50:42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3E2CF4F0">
            <w:pPr>
              <w:jc w:val="center"/>
              <w:rPr>
                <w:ins w:id="3160" w:author="L" w:date="2026-05-22T20:50:42Z"/>
                <w:rFonts w:hint="default" w:ascii="Times New Roman" w:hAnsi="Times New Roman"/>
                <w:vertAlign w:val="baseline"/>
                <w:lang w:val="en-US" w:eastAsia="zh-CN"/>
              </w:rPr>
            </w:pPr>
            <w:ins w:id="3161" w:author="L" w:date="2026-05-22T20:50:42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143F37D8">
            <w:pPr>
              <w:jc w:val="center"/>
              <w:rPr>
                <w:ins w:id="3162" w:author="L" w:date="2026-05-22T20:50:42Z"/>
                <w:rFonts w:hint="default" w:ascii="Times New Roman" w:hAnsi="Times New Roman"/>
                <w:vertAlign w:val="baseline"/>
                <w:lang w:val="en-US" w:eastAsia="zh-CN"/>
              </w:rPr>
            </w:pPr>
            <w:ins w:id="3163" w:author="L" w:date="2026-05-22T20:50:42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209706E6">
            <w:pPr>
              <w:jc w:val="center"/>
              <w:rPr>
                <w:ins w:id="3164" w:author="L" w:date="2026-05-22T20:50:42Z"/>
                <w:rFonts w:hint="default" w:ascii="Times New Roman" w:hAnsi="Times New Roman"/>
                <w:vertAlign w:val="baseline"/>
                <w:lang w:val="en-US" w:eastAsia="zh-CN"/>
              </w:rPr>
            </w:pPr>
            <w:ins w:id="3165" w:author="L" w:date="2026-05-22T20:50:42Z">
              <w:r>
                <w:rPr>
                  <w:rFonts w:hint="eastAsia" w:ascii="Times New Roman" w:hAnsi="Times New Roman"/>
                  <w:vertAlign w:val="baseline"/>
                  <w:lang w:val="en-US" w:eastAsia="zh-CN"/>
                </w:rPr>
                <w:t>B9</w:t>
              </w:r>
            </w:ins>
          </w:p>
        </w:tc>
      </w:tr>
      <w:tr w14:paraId="25E9A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66" w:author="L" w:date="2026-05-22T20:50:42Z"/>
        </w:trPr>
        <w:tc>
          <w:tcPr>
            <w:tcW w:w="639" w:type="pct"/>
            <w:noWrap w:val="0"/>
            <w:vAlign w:val="top"/>
          </w:tcPr>
          <w:p w14:paraId="21B98E52">
            <w:pPr>
              <w:jc w:val="center"/>
              <w:rPr>
                <w:ins w:id="3167" w:author="L" w:date="2026-05-22T20:50:42Z"/>
                <w:rFonts w:hint="default" w:ascii="Times New Roman" w:hAnsi="Times New Roman"/>
                <w:vertAlign w:val="baseline"/>
                <w:lang w:val="en-US" w:eastAsia="zh-CN"/>
              </w:rPr>
            </w:pPr>
            <w:ins w:id="3168" w:author="L" w:date="2026-05-22T20:50:42Z">
              <w:r>
                <w:rPr>
                  <w:rFonts w:hint="eastAsia" w:ascii="Times New Roman" w:hAnsi="Times New Roman"/>
                  <w:vertAlign w:val="baseline"/>
                  <w:lang w:val="en-US" w:eastAsia="zh-CN"/>
                </w:rPr>
                <w:t>名称</w:t>
              </w:r>
            </w:ins>
          </w:p>
        </w:tc>
        <w:tc>
          <w:tcPr>
            <w:tcW w:w="489" w:type="pct"/>
            <w:noWrap w:val="0"/>
            <w:vAlign w:val="top"/>
          </w:tcPr>
          <w:p w14:paraId="67D3E529">
            <w:pPr>
              <w:jc w:val="center"/>
              <w:rPr>
                <w:ins w:id="3169" w:author="L" w:date="2026-05-22T20:50:42Z"/>
                <w:rFonts w:hint="default" w:ascii="Times New Roman" w:hAnsi="Times New Roman"/>
                <w:vertAlign w:val="baseline"/>
                <w:lang w:val="en-US" w:eastAsia="zh-CN"/>
              </w:rPr>
            </w:pPr>
            <w:ins w:id="3170" w:author="L" w:date="2026-05-22T20:50:42Z">
              <w:r>
                <w:rPr>
                  <w:rFonts w:hint="eastAsia" w:ascii="Times New Roman" w:hAnsi="Times New Roman"/>
                  <w:vertAlign w:val="baseline"/>
                  <w:lang w:val="en-US" w:eastAsia="zh-CN"/>
                </w:rPr>
                <w:t>DO2</w:t>
              </w:r>
            </w:ins>
          </w:p>
        </w:tc>
        <w:tc>
          <w:tcPr>
            <w:tcW w:w="483" w:type="pct"/>
            <w:noWrap w:val="0"/>
            <w:vAlign w:val="top"/>
          </w:tcPr>
          <w:p w14:paraId="5BB4A05C">
            <w:pPr>
              <w:jc w:val="center"/>
              <w:rPr>
                <w:ins w:id="3171" w:author="L" w:date="2026-05-22T20:50:42Z"/>
                <w:rFonts w:hint="default" w:ascii="Times New Roman" w:hAnsi="Times New Roman"/>
                <w:vertAlign w:val="baseline"/>
                <w:lang w:val="en-US" w:eastAsia="zh-CN"/>
              </w:rPr>
            </w:pPr>
            <w:ins w:id="3172" w:author="L" w:date="2026-05-22T20:50:42Z">
              <w:r>
                <w:rPr>
                  <w:rFonts w:hint="eastAsia" w:ascii="Times New Roman" w:hAnsi="Times New Roman"/>
                  <w:vertAlign w:val="baseline"/>
                  <w:lang w:val="en-US" w:eastAsia="zh-CN"/>
                </w:rPr>
                <w:t>DO4</w:t>
              </w:r>
            </w:ins>
          </w:p>
        </w:tc>
        <w:tc>
          <w:tcPr>
            <w:tcW w:w="489" w:type="pct"/>
            <w:noWrap w:val="0"/>
            <w:vAlign w:val="top"/>
          </w:tcPr>
          <w:p w14:paraId="6ADA380E">
            <w:pPr>
              <w:jc w:val="center"/>
              <w:rPr>
                <w:ins w:id="3173" w:author="L" w:date="2026-05-22T20:50:42Z"/>
                <w:rFonts w:hint="default" w:ascii="Times New Roman" w:hAnsi="Times New Roman" w:eastAsiaTheme="minorEastAsia" w:cstheme="minorBidi"/>
                <w:kern w:val="2"/>
                <w:sz w:val="21"/>
                <w:szCs w:val="24"/>
                <w:vertAlign w:val="baseline"/>
                <w:lang w:val="en-US" w:eastAsia="zh-CN" w:bidi="ar-SA"/>
              </w:rPr>
            </w:pPr>
            <w:ins w:id="3174" w:author="L" w:date="2026-05-22T20:50:42Z">
              <w:r>
                <w:rPr>
                  <w:rFonts w:hint="eastAsia" w:ascii="Times New Roman" w:hAnsi="Times New Roman"/>
                  <w:vertAlign w:val="baseline"/>
                  <w:lang w:val="en-US" w:eastAsia="zh-CN"/>
                </w:rPr>
                <w:t>DO6</w:t>
              </w:r>
            </w:ins>
          </w:p>
        </w:tc>
        <w:tc>
          <w:tcPr>
            <w:tcW w:w="489" w:type="pct"/>
            <w:noWrap w:val="0"/>
            <w:vAlign w:val="top"/>
          </w:tcPr>
          <w:p w14:paraId="3AB893E2">
            <w:pPr>
              <w:jc w:val="center"/>
              <w:rPr>
                <w:ins w:id="3175" w:author="L" w:date="2026-05-22T20:50:42Z"/>
                <w:rFonts w:hint="default" w:ascii="Times New Roman" w:hAnsi="Times New Roman" w:eastAsiaTheme="minorEastAsia" w:cstheme="minorBidi"/>
                <w:kern w:val="2"/>
                <w:sz w:val="21"/>
                <w:szCs w:val="24"/>
                <w:vertAlign w:val="baseline"/>
                <w:lang w:val="en-US" w:eastAsia="zh-CN" w:bidi="ar-SA"/>
              </w:rPr>
            </w:pPr>
            <w:ins w:id="3176" w:author="L" w:date="2026-05-22T20:50:42Z">
              <w:r>
                <w:rPr>
                  <w:rFonts w:hint="eastAsia" w:ascii="Times New Roman" w:hAnsi="Times New Roman"/>
                  <w:vertAlign w:val="baseline"/>
                  <w:lang w:val="en-US" w:eastAsia="zh-CN"/>
                </w:rPr>
                <w:t>DO8</w:t>
              </w:r>
            </w:ins>
          </w:p>
        </w:tc>
        <w:tc>
          <w:tcPr>
            <w:tcW w:w="489" w:type="pct"/>
            <w:noWrap w:val="0"/>
            <w:vAlign w:val="top"/>
          </w:tcPr>
          <w:p w14:paraId="232C2F7A">
            <w:pPr>
              <w:jc w:val="center"/>
              <w:rPr>
                <w:ins w:id="3177" w:author="L" w:date="2026-05-22T20:50:42Z"/>
                <w:rFonts w:hint="default" w:ascii="Times New Roman" w:hAnsi="Times New Roman"/>
                <w:vertAlign w:val="baseline"/>
                <w:lang w:val="en-US" w:eastAsia="zh-CN"/>
              </w:rPr>
            </w:pPr>
            <w:ins w:id="3178" w:author="L" w:date="2026-05-22T20:50:42Z">
              <w:r>
                <w:rPr>
                  <w:rFonts w:hint="eastAsia" w:ascii="Times New Roman" w:hAnsi="Times New Roman"/>
                  <w:vertAlign w:val="baseline"/>
                  <w:lang w:val="en-US" w:eastAsia="zh-CN"/>
                </w:rPr>
                <w:t>DO10</w:t>
              </w:r>
            </w:ins>
          </w:p>
        </w:tc>
        <w:tc>
          <w:tcPr>
            <w:tcW w:w="489" w:type="pct"/>
            <w:noWrap w:val="0"/>
            <w:vAlign w:val="top"/>
          </w:tcPr>
          <w:p w14:paraId="5814B2CD">
            <w:pPr>
              <w:jc w:val="center"/>
              <w:rPr>
                <w:ins w:id="3179" w:author="L" w:date="2026-05-22T20:50:42Z"/>
                <w:rFonts w:hint="default" w:ascii="Times New Roman" w:hAnsi="Times New Roman"/>
                <w:vertAlign w:val="baseline"/>
                <w:lang w:val="en-US" w:eastAsia="zh-CN"/>
              </w:rPr>
            </w:pPr>
            <w:ins w:id="3180" w:author="L" w:date="2026-05-22T20:50:42Z">
              <w:r>
                <w:rPr>
                  <w:rFonts w:hint="eastAsia" w:ascii="Times New Roman" w:hAnsi="Times New Roman"/>
                  <w:vertAlign w:val="baseline"/>
                  <w:lang w:val="en-US" w:eastAsia="zh-CN"/>
                </w:rPr>
                <w:t>DO12</w:t>
              </w:r>
            </w:ins>
          </w:p>
        </w:tc>
        <w:tc>
          <w:tcPr>
            <w:tcW w:w="489" w:type="pct"/>
            <w:noWrap w:val="0"/>
            <w:vAlign w:val="top"/>
          </w:tcPr>
          <w:p w14:paraId="390D605E">
            <w:pPr>
              <w:jc w:val="center"/>
              <w:rPr>
                <w:ins w:id="3181" w:author="L" w:date="2026-05-22T20:50:42Z"/>
                <w:rFonts w:hint="default" w:ascii="Times New Roman" w:hAnsi="Times New Roman"/>
                <w:vertAlign w:val="baseline"/>
                <w:lang w:val="en-US" w:eastAsia="zh-CN"/>
              </w:rPr>
            </w:pPr>
            <w:ins w:id="3182" w:author="L" w:date="2026-05-22T20:50:42Z">
              <w:r>
                <w:rPr>
                  <w:rFonts w:hint="eastAsia" w:ascii="Times New Roman" w:hAnsi="Times New Roman"/>
                  <w:vertAlign w:val="baseline"/>
                  <w:lang w:val="en-US" w:eastAsia="zh-CN"/>
                </w:rPr>
                <w:t>DO14</w:t>
              </w:r>
            </w:ins>
          </w:p>
        </w:tc>
        <w:tc>
          <w:tcPr>
            <w:tcW w:w="525" w:type="pct"/>
            <w:noWrap w:val="0"/>
            <w:vAlign w:val="top"/>
          </w:tcPr>
          <w:p w14:paraId="4B31B0A4">
            <w:pPr>
              <w:jc w:val="center"/>
              <w:rPr>
                <w:ins w:id="3183" w:author="L" w:date="2026-05-22T20:50:42Z"/>
                <w:rFonts w:hint="default" w:ascii="Times New Roman" w:hAnsi="Times New Roman"/>
                <w:vertAlign w:val="baseline"/>
                <w:lang w:val="en-US" w:eastAsia="zh-CN"/>
              </w:rPr>
            </w:pPr>
            <w:ins w:id="3184" w:author="L" w:date="2026-05-22T20:50:42Z">
              <w:r>
                <w:rPr>
                  <w:rFonts w:hint="eastAsia" w:ascii="Times New Roman" w:hAnsi="Times New Roman"/>
                  <w:vertAlign w:val="baseline"/>
                  <w:lang w:val="en-US" w:eastAsia="zh-CN"/>
                </w:rPr>
                <w:t>DO16</w:t>
              </w:r>
            </w:ins>
          </w:p>
        </w:tc>
        <w:tc>
          <w:tcPr>
            <w:tcW w:w="412" w:type="pct"/>
            <w:noWrap w:val="0"/>
            <w:vAlign w:val="top"/>
          </w:tcPr>
          <w:p w14:paraId="02D11469">
            <w:pPr>
              <w:jc w:val="center"/>
              <w:rPr>
                <w:ins w:id="3185" w:author="L" w:date="2026-05-22T20:50:42Z"/>
                <w:rFonts w:hint="default" w:ascii="Times New Roman" w:hAnsi="Times New Roman"/>
                <w:vertAlign w:val="baseline"/>
                <w:lang w:val="en-US" w:eastAsia="zh-CN"/>
              </w:rPr>
            </w:pPr>
            <w:ins w:id="3186" w:author="L" w:date="2026-05-22T20:50:42Z">
              <w:r>
                <w:rPr>
                  <w:rFonts w:hint="eastAsia" w:ascii="Times New Roman" w:hAnsi="Times New Roman"/>
                  <w:vertAlign w:val="baseline"/>
                  <w:lang w:val="en-US" w:eastAsia="zh-CN"/>
                </w:rPr>
                <w:t>PE</w:t>
              </w:r>
            </w:ins>
          </w:p>
        </w:tc>
      </w:tr>
      <w:tr w14:paraId="063EF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87" w:author="L" w:date="2026-05-22T20:50:42Z"/>
        </w:trPr>
        <w:tc>
          <w:tcPr>
            <w:tcW w:w="639" w:type="pct"/>
            <w:noWrap w:val="0"/>
            <w:vAlign w:val="top"/>
          </w:tcPr>
          <w:p w14:paraId="46CC3559">
            <w:pPr>
              <w:jc w:val="center"/>
              <w:rPr>
                <w:ins w:id="3188" w:author="L" w:date="2026-05-22T20:50:42Z"/>
                <w:rFonts w:hint="default" w:ascii="Times New Roman" w:hAnsi="Times New Roman"/>
                <w:vertAlign w:val="baseline"/>
                <w:lang w:val="en-US" w:eastAsia="zh-CN"/>
              </w:rPr>
            </w:pPr>
            <w:ins w:id="3189" w:author="L" w:date="2026-05-22T20:50:42Z">
              <w:r>
                <w:rPr>
                  <w:rFonts w:hint="eastAsia" w:ascii="Times New Roman" w:hAnsi="Times New Roman"/>
                  <w:vertAlign w:val="baseline"/>
                  <w:lang w:val="en-US" w:eastAsia="zh-CN"/>
                </w:rPr>
                <w:t>端口号</w:t>
              </w:r>
            </w:ins>
          </w:p>
        </w:tc>
        <w:tc>
          <w:tcPr>
            <w:tcW w:w="489" w:type="pct"/>
            <w:noWrap w:val="0"/>
            <w:vAlign w:val="top"/>
          </w:tcPr>
          <w:p w14:paraId="6EBDE4FA">
            <w:pPr>
              <w:jc w:val="center"/>
              <w:rPr>
                <w:ins w:id="3190" w:author="L" w:date="2026-05-22T20:50:42Z"/>
                <w:rFonts w:hint="default" w:ascii="Times New Roman" w:hAnsi="Times New Roman"/>
                <w:vertAlign w:val="baseline"/>
                <w:lang w:val="en-US" w:eastAsia="zh-CN"/>
              </w:rPr>
            </w:pPr>
            <w:ins w:id="3191" w:author="L" w:date="2026-05-22T20:50:42Z">
              <w:r>
                <w:rPr>
                  <w:rFonts w:hint="eastAsia" w:ascii="Times New Roman" w:hAnsi="Times New Roman"/>
                  <w:vertAlign w:val="baseline"/>
                  <w:lang w:val="en-US" w:eastAsia="zh-CN"/>
                </w:rPr>
                <w:t>A1</w:t>
              </w:r>
            </w:ins>
          </w:p>
        </w:tc>
        <w:tc>
          <w:tcPr>
            <w:tcW w:w="483" w:type="pct"/>
            <w:noWrap w:val="0"/>
            <w:vAlign w:val="top"/>
          </w:tcPr>
          <w:p w14:paraId="55773407">
            <w:pPr>
              <w:jc w:val="center"/>
              <w:rPr>
                <w:ins w:id="3192" w:author="L" w:date="2026-05-22T20:50:42Z"/>
                <w:rFonts w:hint="default" w:ascii="Times New Roman" w:hAnsi="Times New Roman"/>
                <w:vertAlign w:val="baseline"/>
                <w:lang w:val="en-US" w:eastAsia="zh-CN"/>
              </w:rPr>
            </w:pPr>
            <w:ins w:id="3193" w:author="L" w:date="2026-05-22T20:50:42Z">
              <w:r>
                <w:rPr>
                  <w:rFonts w:hint="eastAsia" w:ascii="Times New Roman" w:hAnsi="Times New Roman"/>
                  <w:vertAlign w:val="baseline"/>
                  <w:lang w:val="en-US" w:eastAsia="zh-CN"/>
                </w:rPr>
                <w:t>A2</w:t>
              </w:r>
            </w:ins>
          </w:p>
        </w:tc>
        <w:tc>
          <w:tcPr>
            <w:tcW w:w="489" w:type="pct"/>
            <w:noWrap w:val="0"/>
            <w:vAlign w:val="top"/>
          </w:tcPr>
          <w:p w14:paraId="2FC2E6A6">
            <w:pPr>
              <w:jc w:val="center"/>
              <w:rPr>
                <w:ins w:id="3194" w:author="L" w:date="2026-05-22T20:50:42Z"/>
                <w:rFonts w:hint="default" w:ascii="Times New Roman" w:hAnsi="Times New Roman"/>
                <w:vertAlign w:val="baseline"/>
                <w:lang w:val="en-US" w:eastAsia="zh-CN"/>
              </w:rPr>
            </w:pPr>
            <w:ins w:id="3195" w:author="L" w:date="2026-05-22T20:50:42Z">
              <w:r>
                <w:rPr>
                  <w:rFonts w:hint="eastAsia" w:ascii="Times New Roman" w:hAnsi="Times New Roman"/>
                  <w:vertAlign w:val="baseline"/>
                  <w:lang w:val="en-US" w:eastAsia="zh-CN"/>
                </w:rPr>
                <w:t>A3</w:t>
              </w:r>
            </w:ins>
          </w:p>
        </w:tc>
        <w:tc>
          <w:tcPr>
            <w:tcW w:w="489" w:type="pct"/>
            <w:noWrap w:val="0"/>
            <w:vAlign w:val="top"/>
          </w:tcPr>
          <w:p w14:paraId="44AEA786">
            <w:pPr>
              <w:jc w:val="center"/>
              <w:rPr>
                <w:ins w:id="3196" w:author="L" w:date="2026-05-22T20:50:42Z"/>
                <w:rFonts w:hint="default" w:ascii="Times New Roman" w:hAnsi="Times New Roman"/>
                <w:vertAlign w:val="baseline"/>
                <w:lang w:val="en-US" w:eastAsia="zh-CN"/>
              </w:rPr>
            </w:pPr>
            <w:ins w:id="3197" w:author="L" w:date="2026-05-22T20:50:42Z">
              <w:r>
                <w:rPr>
                  <w:rFonts w:hint="eastAsia" w:ascii="Times New Roman" w:hAnsi="Times New Roman"/>
                  <w:vertAlign w:val="baseline"/>
                  <w:lang w:val="en-US" w:eastAsia="zh-CN"/>
                </w:rPr>
                <w:t>A4</w:t>
              </w:r>
            </w:ins>
          </w:p>
        </w:tc>
        <w:tc>
          <w:tcPr>
            <w:tcW w:w="489" w:type="pct"/>
            <w:noWrap w:val="0"/>
            <w:vAlign w:val="top"/>
          </w:tcPr>
          <w:p w14:paraId="49DFA493">
            <w:pPr>
              <w:jc w:val="center"/>
              <w:rPr>
                <w:ins w:id="3198" w:author="L" w:date="2026-05-22T20:50:42Z"/>
                <w:rFonts w:hint="default" w:ascii="Times New Roman" w:hAnsi="Times New Roman"/>
                <w:vertAlign w:val="baseline"/>
                <w:lang w:val="en-US" w:eastAsia="zh-CN"/>
              </w:rPr>
            </w:pPr>
            <w:ins w:id="3199" w:author="L" w:date="2026-05-22T20:50:42Z">
              <w:r>
                <w:rPr>
                  <w:rFonts w:hint="eastAsia" w:ascii="Times New Roman" w:hAnsi="Times New Roman"/>
                  <w:vertAlign w:val="baseline"/>
                  <w:lang w:val="en-US" w:eastAsia="zh-CN"/>
                </w:rPr>
                <w:t>A5</w:t>
              </w:r>
            </w:ins>
          </w:p>
        </w:tc>
        <w:tc>
          <w:tcPr>
            <w:tcW w:w="489" w:type="pct"/>
            <w:noWrap w:val="0"/>
            <w:vAlign w:val="top"/>
          </w:tcPr>
          <w:p w14:paraId="535E1963">
            <w:pPr>
              <w:jc w:val="center"/>
              <w:rPr>
                <w:ins w:id="3200" w:author="L" w:date="2026-05-22T20:50:42Z"/>
                <w:rFonts w:hint="default" w:ascii="Times New Roman" w:hAnsi="Times New Roman"/>
                <w:vertAlign w:val="baseline"/>
                <w:lang w:val="en-US" w:eastAsia="zh-CN"/>
              </w:rPr>
            </w:pPr>
            <w:ins w:id="3201" w:author="L" w:date="2026-05-22T20:50:42Z">
              <w:r>
                <w:rPr>
                  <w:rFonts w:hint="eastAsia" w:ascii="Times New Roman" w:hAnsi="Times New Roman"/>
                  <w:vertAlign w:val="baseline"/>
                  <w:lang w:val="en-US" w:eastAsia="zh-CN"/>
                </w:rPr>
                <w:t>A6</w:t>
              </w:r>
            </w:ins>
          </w:p>
        </w:tc>
        <w:tc>
          <w:tcPr>
            <w:tcW w:w="489" w:type="pct"/>
            <w:noWrap w:val="0"/>
            <w:vAlign w:val="top"/>
          </w:tcPr>
          <w:p w14:paraId="2138FEAF">
            <w:pPr>
              <w:jc w:val="center"/>
              <w:rPr>
                <w:ins w:id="3202" w:author="L" w:date="2026-05-22T20:50:42Z"/>
                <w:rFonts w:hint="default" w:ascii="Times New Roman" w:hAnsi="Times New Roman"/>
                <w:vertAlign w:val="baseline"/>
                <w:lang w:val="en-US" w:eastAsia="zh-CN"/>
              </w:rPr>
            </w:pPr>
            <w:ins w:id="3203" w:author="L" w:date="2026-05-22T20:50:42Z">
              <w:r>
                <w:rPr>
                  <w:rFonts w:hint="eastAsia" w:ascii="Times New Roman" w:hAnsi="Times New Roman"/>
                  <w:vertAlign w:val="baseline"/>
                  <w:lang w:val="en-US" w:eastAsia="zh-CN"/>
                </w:rPr>
                <w:t>A7</w:t>
              </w:r>
            </w:ins>
          </w:p>
        </w:tc>
        <w:tc>
          <w:tcPr>
            <w:tcW w:w="525" w:type="pct"/>
            <w:noWrap w:val="0"/>
            <w:vAlign w:val="top"/>
          </w:tcPr>
          <w:p w14:paraId="06A7F622">
            <w:pPr>
              <w:jc w:val="center"/>
              <w:rPr>
                <w:ins w:id="3204" w:author="L" w:date="2026-05-22T20:50:42Z"/>
                <w:rFonts w:hint="default" w:ascii="Times New Roman" w:hAnsi="Times New Roman"/>
                <w:vertAlign w:val="baseline"/>
                <w:lang w:val="en-US" w:eastAsia="zh-CN"/>
              </w:rPr>
            </w:pPr>
            <w:ins w:id="3205" w:author="L" w:date="2026-05-22T20:50:42Z">
              <w:r>
                <w:rPr>
                  <w:rFonts w:hint="eastAsia" w:ascii="Times New Roman" w:hAnsi="Times New Roman"/>
                  <w:vertAlign w:val="baseline"/>
                  <w:lang w:val="en-US" w:eastAsia="zh-CN"/>
                </w:rPr>
                <w:t>A8</w:t>
              </w:r>
            </w:ins>
          </w:p>
        </w:tc>
        <w:tc>
          <w:tcPr>
            <w:tcW w:w="412" w:type="pct"/>
            <w:noWrap w:val="0"/>
            <w:vAlign w:val="top"/>
          </w:tcPr>
          <w:p w14:paraId="02905A2C">
            <w:pPr>
              <w:jc w:val="center"/>
              <w:rPr>
                <w:ins w:id="3206" w:author="L" w:date="2026-05-22T20:50:42Z"/>
                <w:rFonts w:hint="default" w:ascii="Times New Roman" w:hAnsi="Times New Roman"/>
                <w:vertAlign w:val="baseline"/>
                <w:lang w:val="en-US" w:eastAsia="zh-CN"/>
              </w:rPr>
            </w:pPr>
            <w:ins w:id="3207" w:author="L" w:date="2026-05-22T20:50:42Z">
              <w:r>
                <w:rPr>
                  <w:rFonts w:hint="eastAsia" w:ascii="Times New Roman" w:hAnsi="Times New Roman"/>
                  <w:vertAlign w:val="baseline"/>
                  <w:lang w:val="en-US" w:eastAsia="zh-CN"/>
                </w:rPr>
                <w:t>A9</w:t>
              </w:r>
            </w:ins>
          </w:p>
        </w:tc>
      </w:tr>
      <w:tr w14:paraId="0FC4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08" w:author="L" w:date="2026-05-22T20:50:42Z"/>
        </w:trPr>
        <w:tc>
          <w:tcPr>
            <w:tcW w:w="639" w:type="pct"/>
            <w:noWrap w:val="0"/>
            <w:vAlign w:val="top"/>
          </w:tcPr>
          <w:p w14:paraId="10AEE828">
            <w:pPr>
              <w:jc w:val="center"/>
              <w:rPr>
                <w:ins w:id="3209" w:author="L" w:date="2026-05-22T20:50:42Z"/>
                <w:rFonts w:hint="default" w:ascii="Times New Roman" w:hAnsi="Times New Roman"/>
                <w:vertAlign w:val="baseline"/>
                <w:lang w:val="en-US" w:eastAsia="zh-CN"/>
              </w:rPr>
            </w:pPr>
            <w:ins w:id="3210" w:author="L" w:date="2026-05-22T20:50:42Z">
              <w:r>
                <w:rPr>
                  <w:rFonts w:hint="eastAsia" w:ascii="Times New Roman" w:hAnsi="Times New Roman"/>
                  <w:vertAlign w:val="baseline"/>
                  <w:lang w:val="en-US" w:eastAsia="zh-CN"/>
                </w:rPr>
                <w:t>名称</w:t>
              </w:r>
            </w:ins>
          </w:p>
        </w:tc>
        <w:tc>
          <w:tcPr>
            <w:tcW w:w="489" w:type="pct"/>
            <w:noWrap w:val="0"/>
            <w:vAlign w:val="top"/>
          </w:tcPr>
          <w:p w14:paraId="72EA4A0D">
            <w:pPr>
              <w:jc w:val="center"/>
              <w:rPr>
                <w:ins w:id="3211" w:author="L" w:date="2026-05-22T20:50:42Z"/>
                <w:rFonts w:hint="default" w:ascii="Times New Roman" w:hAnsi="Times New Roman"/>
                <w:vertAlign w:val="baseline"/>
                <w:lang w:val="en-US" w:eastAsia="zh-CN"/>
              </w:rPr>
            </w:pPr>
            <w:ins w:id="3212" w:author="L" w:date="2026-05-22T20:50:42Z">
              <w:r>
                <w:rPr>
                  <w:rFonts w:hint="eastAsia" w:ascii="Times New Roman" w:hAnsi="Times New Roman"/>
                  <w:vertAlign w:val="baseline"/>
                  <w:lang w:val="en-US" w:eastAsia="zh-CN"/>
                </w:rPr>
                <w:t>DO1</w:t>
              </w:r>
            </w:ins>
          </w:p>
        </w:tc>
        <w:tc>
          <w:tcPr>
            <w:tcW w:w="483" w:type="pct"/>
            <w:noWrap w:val="0"/>
            <w:vAlign w:val="top"/>
          </w:tcPr>
          <w:p w14:paraId="6DEE467B">
            <w:pPr>
              <w:jc w:val="center"/>
              <w:rPr>
                <w:ins w:id="3213" w:author="L" w:date="2026-05-22T20:50:42Z"/>
                <w:rFonts w:hint="default" w:ascii="Times New Roman" w:hAnsi="Times New Roman"/>
                <w:vertAlign w:val="baseline"/>
                <w:lang w:val="en-US" w:eastAsia="zh-CN"/>
              </w:rPr>
            </w:pPr>
            <w:ins w:id="3214" w:author="L" w:date="2026-05-22T20:50:42Z">
              <w:r>
                <w:rPr>
                  <w:rFonts w:hint="eastAsia" w:ascii="Times New Roman" w:hAnsi="Times New Roman"/>
                  <w:vertAlign w:val="baseline"/>
                  <w:lang w:val="en-US" w:eastAsia="zh-CN"/>
                </w:rPr>
                <w:t>DO3</w:t>
              </w:r>
            </w:ins>
          </w:p>
        </w:tc>
        <w:tc>
          <w:tcPr>
            <w:tcW w:w="489" w:type="pct"/>
            <w:noWrap w:val="0"/>
            <w:vAlign w:val="top"/>
          </w:tcPr>
          <w:p w14:paraId="64C42AD8">
            <w:pPr>
              <w:jc w:val="center"/>
              <w:rPr>
                <w:ins w:id="3215" w:author="L" w:date="2026-05-22T20:50:42Z"/>
                <w:rFonts w:hint="default" w:ascii="Times New Roman" w:hAnsi="Times New Roman"/>
                <w:vertAlign w:val="baseline"/>
                <w:lang w:val="en-US" w:eastAsia="zh-CN"/>
              </w:rPr>
            </w:pPr>
            <w:ins w:id="3216" w:author="L" w:date="2026-05-22T20:50:42Z">
              <w:r>
                <w:rPr>
                  <w:rFonts w:hint="eastAsia" w:ascii="Times New Roman" w:hAnsi="Times New Roman"/>
                  <w:vertAlign w:val="baseline"/>
                  <w:lang w:val="en-US" w:eastAsia="zh-CN"/>
                </w:rPr>
                <w:t>DO5</w:t>
              </w:r>
            </w:ins>
          </w:p>
        </w:tc>
        <w:tc>
          <w:tcPr>
            <w:tcW w:w="489" w:type="pct"/>
            <w:noWrap w:val="0"/>
            <w:vAlign w:val="top"/>
          </w:tcPr>
          <w:p w14:paraId="140017DB">
            <w:pPr>
              <w:jc w:val="center"/>
              <w:rPr>
                <w:ins w:id="3217" w:author="L" w:date="2026-05-22T20:50:42Z"/>
                <w:rFonts w:hint="default" w:ascii="Times New Roman" w:hAnsi="Times New Roman"/>
                <w:vertAlign w:val="baseline"/>
                <w:lang w:val="en-US" w:eastAsia="zh-CN"/>
              </w:rPr>
            </w:pPr>
            <w:ins w:id="3218" w:author="L" w:date="2026-05-22T20:50:42Z">
              <w:r>
                <w:rPr>
                  <w:rFonts w:hint="eastAsia" w:ascii="Times New Roman" w:hAnsi="Times New Roman"/>
                  <w:vertAlign w:val="baseline"/>
                  <w:lang w:val="en-US" w:eastAsia="zh-CN"/>
                </w:rPr>
                <w:t>DO7</w:t>
              </w:r>
            </w:ins>
          </w:p>
        </w:tc>
        <w:tc>
          <w:tcPr>
            <w:tcW w:w="489" w:type="pct"/>
            <w:noWrap w:val="0"/>
            <w:vAlign w:val="top"/>
          </w:tcPr>
          <w:p w14:paraId="1A9481D7">
            <w:pPr>
              <w:jc w:val="center"/>
              <w:rPr>
                <w:ins w:id="3219" w:author="L" w:date="2026-05-22T20:50:42Z"/>
                <w:rFonts w:hint="default" w:ascii="Times New Roman" w:hAnsi="Times New Roman"/>
                <w:vertAlign w:val="baseline"/>
                <w:lang w:val="en-US" w:eastAsia="zh-CN"/>
              </w:rPr>
            </w:pPr>
            <w:ins w:id="3220" w:author="L" w:date="2026-05-22T20:50:42Z">
              <w:r>
                <w:rPr>
                  <w:rFonts w:hint="eastAsia" w:ascii="Times New Roman" w:hAnsi="Times New Roman"/>
                  <w:vertAlign w:val="baseline"/>
                  <w:lang w:val="en-US" w:eastAsia="zh-CN"/>
                </w:rPr>
                <w:t>DO9</w:t>
              </w:r>
            </w:ins>
          </w:p>
        </w:tc>
        <w:tc>
          <w:tcPr>
            <w:tcW w:w="489" w:type="pct"/>
            <w:noWrap w:val="0"/>
            <w:vAlign w:val="top"/>
          </w:tcPr>
          <w:p w14:paraId="086403A3">
            <w:pPr>
              <w:jc w:val="center"/>
              <w:rPr>
                <w:ins w:id="3221" w:author="L" w:date="2026-05-22T20:50:42Z"/>
                <w:rFonts w:hint="default" w:ascii="Times New Roman" w:hAnsi="Times New Roman"/>
                <w:vertAlign w:val="baseline"/>
                <w:lang w:val="en-US" w:eastAsia="zh-CN"/>
              </w:rPr>
            </w:pPr>
            <w:ins w:id="3222" w:author="L" w:date="2026-05-22T20:50:42Z">
              <w:r>
                <w:rPr>
                  <w:rFonts w:hint="eastAsia" w:ascii="Times New Roman" w:hAnsi="Times New Roman"/>
                  <w:vertAlign w:val="baseline"/>
                  <w:lang w:val="en-US" w:eastAsia="zh-CN"/>
                </w:rPr>
                <w:t>DO11</w:t>
              </w:r>
            </w:ins>
          </w:p>
        </w:tc>
        <w:tc>
          <w:tcPr>
            <w:tcW w:w="489" w:type="pct"/>
            <w:noWrap w:val="0"/>
            <w:vAlign w:val="top"/>
          </w:tcPr>
          <w:p w14:paraId="509BBE6A">
            <w:pPr>
              <w:jc w:val="center"/>
              <w:rPr>
                <w:ins w:id="3223" w:author="L" w:date="2026-05-22T20:50:42Z"/>
                <w:rFonts w:hint="default" w:ascii="Times New Roman" w:hAnsi="Times New Roman"/>
                <w:vertAlign w:val="baseline"/>
                <w:lang w:val="en-US" w:eastAsia="zh-CN"/>
              </w:rPr>
            </w:pPr>
            <w:ins w:id="3224" w:author="L" w:date="2026-05-22T20:50:42Z">
              <w:r>
                <w:rPr>
                  <w:rFonts w:hint="eastAsia" w:ascii="Times New Roman" w:hAnsi="Times New Roman"/>
                  <w:vertAlign w:val="baseline"/>
                  <w:lang w:val="en-US" w:eastAsia="zh-CN"/>
                </w:rPr>
                <w:t>DO13</w:t>
              </w:r>
            </w:ins>
          </w:p>
        </w:tc>
        <w:tc>
          <w:tcPr>
            <w:tcW w:w="525" w:type="pct"/>
            <w:noWrap w:val="0"/>
            <w:vAlign w:val="top"/>
          </w:tcPr>
          <w:p w14:paraId="121CDD4F">
            <w:pPr>
              <w:jc w:val="center"/>
              <w:rPr>
                <w:ins w:id="3225" w:author="L" w:date="2026-05-22T20:50:42Z"/>
                <w:rFonts w:hint="default" w:ascii="Times New Roman" w:hAnsi="Times New Roman"/>
                <w:vertAlign w:val="baseline"/>
                <w:lang w:val="en-US" w:eastAsia="zh-CN"/>
              </w:rPr>
            </w:pPr>
            <w:ins w:id="3226" w:author="L" w:date="2026-05-22T20:50:42Z">
              <w:r>
                <w:rPr>
                  <w:rFonts w:hint="eastAsia" w:ascii="Times New Roman" w:hAnsi="Times New Roman"/>
                  <w:vertAlign w:val="baseline"/>
                  <w:lang w:val="en-US" w:eastAsia="zh-CN"/>
                </w:rPr>
                <w:t>DO15</w:t>
              </w:r>
            </w:ins>
          </w:p>
        </w:tc>
        <w:tc>
          <w:tcPr>
            <w:tcW w:w="412" w:type="pct"/>
            <w:noWrap w:val="0"/>
            <w:vAlign w:val="top"/>
          </w:tcPr>
          <w:p w14:paraId="1B85A6B7">
            <w:pPr>
              <w:jc w:val="center"/>
              <w:rPr>
                <w:ins w:id="3227" w:author="L" w:date="2026-05-22T20:50:42Z"/>
                <w:rFonts w:hint="default" w:ascii="Times New Roman" w:hAnsi="Times New Roman"/>
                <w:vertAlign w:val="baseline"/>
                <w:lang w:val="en-US" w:eastAsia="zh-CN"/>
              </w:rPr>
            </w:pPr>
            <w:ins w:id="3228" w:author="L" w:date="2026-05-22T20:50:42Z">
              <w:r>
                <w:rPr>
                  <w:rFonts w:hint="eastAsia" w:ascii="Times New Roman" w:hAnsi="Times New Roman"/>
                  <w:vertAlign w:val="baseline"/>
                  <w:lang w:val="en-US" w:eastAsia="zh-CN"/>
                </w:rPr>
                <w:t>COM</w:t>
              </w:r>
            </w:ins>
          </w:p>
        </w:tc>
      </w:tr>
    </w:tbl>
    <w:p w14:paraId="24EB8B88">
      <w:pPr>
        <w:pStyle w:val="12"/>
        <w:ind w:left="0" w:leftChars="0" w:firstLine="0" w:firstLineChars="0"/>
        <w:outlineLvl w:val="9"/>
        <w:rPr>
          <w:ins w:id="3229" w:author="L" w:date="2026-05-22T20:50:42Z"/>
          <w:rFonts w:hint="eastAsia" w:ascii="Times New Roman" w:hAnsi="Times New Roman"/>
          <w:b w:val="0"/>
          <w:bCs w:val="0"/>
          <w:sz w:val="24"/>
          <w:szCs w:val="24"/>
          <w:lang w:val="en-US" w:eastAsia="zh-CN"/>
        </w:rPr>
      </w:pPr>
    </w:p>
    <w:tbl>
      <w:tblPr>
        <w:tblStyle w:val="14"/>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811"/>
        <w:gridCol w:w="811"/>
        <w:gridCol w:w="811"/>
        <w:gridCol w:w="811"/>
        <w:gridCol w:w="811"/>
        <w:gridCol w:w="811"/>
        <w:gridCol w:w="811"/>
        <w:gridCol w:w="1059"/>
        <w:gridCol w:w="860"/>
      </w:tblGrid>
      <w:tr w14:paraId="112A5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30" w:author="L" w:date="2026-05-22T20:50:42Z"/>
        </w:trPr>
        <w:tc>
          <w:tcPr>
            <w:tcW w:w="5000" w:type="pct"/>
            <w:gridSpan w:val="10"/>
            <w:tcBorders>
              <w:top w:val="single" w:color="auto" w:sz="4" w:space="0"/>
            </w:tcBorders>
            <w:noWrap w:val="0"/>
            <w:vAlign w:val="top"/>
          </w:tcPr>
          <w:p w14:paraId="3D4EC852">
            <w:pPr>
              <w:pBdr>
                <w:top w:val="none" w:color="auto" w:sz="0" w:space="0"/>
                <w:left w:val="none" w:color="auto" w:sz="0" w:space="0"/>
                <w:bottom w:val="none" w:color="auto" w:sz="0" w:space="0"/>
                <w:right w:val="none" w:color="auto" w:sz="0" w:space="0"/>
                <w:between w:val="none" w:color="auto" w:sz="0" w:space="0"/>
              </w:pBdr>
              <w:jc w:val="center"/>
              <w:rPr>
                <w:ins w:id="3231" w:author="L" w:date="2026-05-22T20:50:42Z"/>
                <w:rFonts w:hint="eastAsia" w:ascii="Times New Roman" w:hAnsi="Times New Roman"/>
                <w:vertAlign w:val="baseline"/>
                <w:lang w:val="en-US" w:eastAsia="zh-CN"/>
              </w:rPr>
            </w:pPr>
            <w:ins w:id="3232" w:author="L" w:date="2026-05-22T20:50:42Z">
              <w:r>
                <w:rPr>
                  <w:rFonts w:hint="eastAsia" w:ascii="Times New Roman" w:hAnsi="Times New Roman"/>
                  <w:vertAlign w:val="baseline"/>
                  <w:lang w:val="en-US" w:eastAsia="zh-CN"/>
                </w:rPr>
                <w:t>N2321模块（PNP）</w:t>
              </w:r>
            </w:ins>
          </w:p>
        </w:tc>
      </w:tr>
      <w:tr w14:paraId="1263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33" w:author="L" w:date="2026-05-22T20:50:42Z"/>
        </w:trPr>
        <w:tc>
          <w:tcPr>
            <w:tcW w:w="552" w:type="pct"/>
            <w:tcBorders>
              <w:top w:val="single" w:color="auto" w:sz="4" w:space="0"/>
            </w:tcBorders>
            <w:noWrap w:val="0"/>
            <w:vAlign w:val="top"/>
          </w:tcPr>
          <w:p w14:paraId="70BCFEB8">
            <w:pPr>
              <w:jc w:val="center"/>
              <w:rPr>
                <w:ins w:id="3234" w:author="L" w:date="2026-05-22T20:50:42Z"/>
                <w:rFonts w:hint="default" w:ascii="Times New Roman" w:hAnsi="Times New Roman"/>
                <w:vertAlign w:val="baseline"/>
                <w:lang w:val="en-US" w:eastAsia="zh-CN"/>
              </w:rPr>
            </w:pPr>
            <w:ins w:id="3235" w:author="L" w:date="2026-05-22T20:50:42Z">
              <w:r>
                <w:rPr>
                  <w:rFonts w:hint="eastAsia" w:ascii="Times New Roman" w:hAnsi="Times New Roman"/>
                  <w:vertAlign w:val="baseline"/>
                  <w:lang w:val="en-US" w:eastAsia="zh-CN"/>
                </w:rPr>
                <w:t>端口号</w:t>
              </w:r>
            </w:ins>
          </w:p>
        </w:tc>
        <w:tc>
          <w:tcPr>
            <w:tcW w:w="475" w:type="pct"/>
            <w:tcBorders>
              <w:top w:val="single" w:color="auto" w:sz="4" w:space="0"/>
            </w:tcBorders>
            <w:noWrap w:val="0"/>
            <w:vAlign w:val="top"/>
          </w:tcPr>
          <w:p w14:paraId="3C2D107B">
            <w:pPr>
              <w:jc w:val="center"/>
              <w:rPr>
                <w:ins w:id="3236" w:author="L" w:date="2026-05-22T20:50:42Z"/>
                <w:rFonts w:hint="default" w:ascii="Times New Roman" w:hAnsi="Times New Roman" w:eastAsiaTheme="minorEastAsia" w:cstheme="minorBidi"/>
                <w:kern w:val="2"/>
                <w:sz w:val="21"/>
                <w:szCs w:val="24"/>
                <w:vertAlign w:val="baseline"/>
                <w:lang w:val="en-US" w:eastAsia="zh-CN" w:bidi="ar-SA"/>
              </w:rPr>
            </w:pPr>
            <w:ins w:id="3237" w:author="L" w:date="2026-05-22T20:50:42Z">
              <w:r>
                <w:rPr>
                  <w:rFonts w:hint="eastAsia" w:ascii="Times New Roman" w:hAnsi="Times New Roman"/>
                  <w:vertAlign w:val="baseline"/>
                  <w:lang w:val="en-US" w:eastAsia="zh-CN"/>
                </w:rPr>
                <w:t>B1</w:t>
              </w:r>
            </w:ins>
          </w:p>
        </w:tc>
        <w:tc>
          <w:tcPr>
            <w:tcW w:w="475" w:type="pct"/>
            <w:tcBorders>
              <w:top w:val="single" w:color="auto" w:sz="4" w:space="0"/>
            </w:tcBorders>
            <w:noWrap w:val="0"/>
            <w:vAlign w:val="top"/>
          </w:tcPr>
          <w:p w14:paraId="2630330C">
            <w:pPr>
              <w:jc w:val="center"/>
              <w:rPr>
                <w:ins w:id="3238" w:author="L" w:date="2026-05-22T20:50:42Z"/>
                <w:rFonts w:hint="default" w:ascii="Times New Roman" w:hAnsi="Times New Roman" w:eastAsiaTheme="minorEastAsia" w:cstheme="minorBidi"/>
                <w:kern w:val="2"/>
                <w:sz w:val="21"/>
                <w:szCs w:val="24"/>
                <w:vertAlign w:val="baseline"/>
                <w:lang w:val="en-US" w:eastAsia="zh-CN" w:bidi="ar-SA"/>
              </w:rPr>
            </w:pPr>
            <w:ins w:id="3239" w:author="L" w:date="2026-05-22T20:50:42Z">
              <w:r>
                <w:rPr>
                  <w:rFonts w:hint="eastAsia" w:ascii="Times New Roman" w:hAnsi="Times New Roman" w:cstheme="minorBidi"/>
                  <w:kern w:val="2"/>
                  <w:sz w:val="21"/>
                  <w:szCs w:val="24"/>
                  <w:vertAlign w:val="baseline"/>
                  <w:lang w:val="en-US" w:eastAsia="zh-CN" w:bidi="ar-SA"/>
                </w:rPr>
                <w:t>B2</w:t>
              </w:r>
            </w:ins>
          </w:p>
        </w:tc>
        <w:tc>
          <w:tcPr>
            <w:tcW w:w="475" w:type="pct"/>
            <w:tcBorders>
              <w:top w:val="single" w:color="auto" w:sz="4" w:space="0"/>
            </w:tcBorders>
            <w:noWrap w:val="0"/>
            <w:vAlign w:val="top"/>
          </w:tcPr>
          <w:p w14:paraId="37869BDB">
            <w:pPr>
              <w:jc w:val="center"/>
              <w:rPr>
                <w:ins w:id="3240" w:author="L" w:date="2026-05-22T20:50:42Z"/>
                <w:rFonts w:hint="default" w:ascii="Times New Roman" w:hAnsi="Times New Roman" w:eastAsiaTheme="minorEastAsia" w:cstheme="minorBidi"/>
                <w:kern w:val="2"/>
                <w:sz w:val="21"/>
                <w:szCs w:val="24"/>
                <w:vertAlign w:val="baseline"/>
                <w:lang w:val="en-US" w:eastAsia="zh-CN" w:bidi="ar-SA"/>
              </w:rPr>
            </w:pPr>
            <w:ins w:id="3241" w:author="L" w:date="2026-05-22T20:50:42Z">
              <w:r>
                <w:rPr>
                  <w:rFonts w:hint="eastAsia" w:ascii="Times New Roman" w:hAnsi="Times New Roman" w:cstheme="minorBidi"/>
                  <w:kern w:val="2"/>
                  <w:sz w:val="21"/>
                  <w:szCs w:val="24"/>
                  <w:vertAlign w:val="baseline"/>
                  <w:lang w:val="en-US" w:eastAsia="zh-CN" w:bidi="ar-SA"/>
                </w:rPr>
                <w:t>B3</w:t>
              </w:r>
            </w:ins>
          </w:p>
        </w:tc>
        <w:tc>
          <w:tcPr>
            <w:tcW w:w="475" w:type="pct"/>
            <w:tcBorders>
              <w:top w:val="single" w:color="auto" w:sz="4" w:space="0"/>
            </w:tcBorders>
            <w:noWrap w:val="0"/>
            <w:vAlign w:val="top"/>
          </w:tcPr>
          <w:p w14:paraId="0C32CAC4">
            <w:pPr>
              <w:jc w:val="center"/>
              <w:rPr>
                <w:ins w:id="3242" w:author="L" w:date="2026-05-22T20:50:42Z"/>
                <w:rFonts w:hint="default" w:ascii="Times New Roman" w:hAnsi="Times New Roman" w:eastAsiaTheme="minorEastAsia" w:cstheme="minorBidi"/>
                <w:kern w:val="2"/>
                <w:sz w:val="21"/>
                <w:szCs w:val="24"/>
                <w:vertAlign w:val="baseline"/>
                <w:lang w:val="en-US" w:eastAsia="zh-CN" w:bidi="ar-SA"/>
              </w:rPr>
            </w:pPr>
            <w:ins w:id="3243" w:author="L" w:date="2026-05-22T20:50:42Z">
              <w:r>
                <w:rPr>
                  <w:rFonts w:hint="eastAsia" w:ascii="Times New Roman" w:hAnsi="Times New Roman" w:cstheme="minorBidi"/>
                  <w:kern w:val="2"/>
                  <w:sz w:val="21"/>
                  <w:szCs w:val="24"/>
                  <w:vertAlign w:val="baseline"/>
                  <w:lang w:val="en-US" w:eastAsia="zh-CN" w:bidi="ar-SA"/>
                </w:rPr>
                <w:t>B4</w:t>
              </w:r>
            </w:ins>
          </w:p>
        </w:tc>
        <w:tc>
          <w:tcPr>
            <w:tcW w:w="475" w:type="pct"/>
            <w:tcBorders>
              <w:top w:val="single" w:color="auto" w:sz="4" w:space="0"/>
            </w:tcBorders>
            <w:noWrap w:val="0"/>
            <w:vAlign w:val="top"/>
          </w:tcPr>
          <w:p w14:paraId="147BD965">
            <w:pPr>
              <w:jc w:val="center"/>
              <w:rPr>
                <w:ins w:id="3244" w:author="L" w:date="2026-05-22T20:50:42Z"/>
                <w:rFonts w:hint="default" w:ascii="Times New Roman" w:hAnsi="Times New Roman" w:eastAsiaTheme="minorEastAsia" w:cstheme="minorBidi"/>
                <w:kern w:val="2"/>
                <w:sz w:val="21"/>
                <w:szCs w:val="24"/>
                <w:vertAlign w:val="baseline"/>
                <w:lang w:val="en-US" w:eastAsia="zh-CN" w:bidi="ar-SA"/>
              </w:rPr>
            </w:pPr>
            <w:ins w:id="3245" w:author="L" w:date="2026-05-22T20:50:42Z">
              <w:r>
                <w:rPr>
                  <w:rFonts w:hint="eastAsia" w:ascii="Times New Roman" w:hAnsi="Times New Roman" w:cstheme="minorBidi"/>
                  <w:kern w:val="2"/>
                  <w:sz w:val="21"/>
                  <w:szCs w:val="24"/>
                  <w:vertAlign w:val="baseline"/>
                  <w:lang w:val="en-US" w:eastAsia="zh-CN" w:bidi="ar-SA"/>
                </w:rPr>
                <w:t>B5</w:t>
              </w:r>
            </w:ins>
          </w:p>
        </w:tc>
        <w:tc>
          <w:tcPr>
            <w:tcW w:w="475" w:type="pct"/>
            <w:tcBorders>
              <w:top w:val="single" w:color="auto" w:sz="4" w:space="0"/>
            </w:tcBorders>
            <w:noWrap w:val="0"/>
            <w:vAlign w:val="top"/>
          </w:tcPr>
          <w:p w14:paraId="5AB5AD02">
            <w:pPr>
              <w:jc w:val="center"/>
              <w:rPr>
                <w:ins w:id="3246" w:author="L" w:date="2026-05-22T20:50:42Z"/>
                <w:rFonts w:hint="default" w:ascii="Times New Roman" w:hAnsi="Times New Roman" w:eastAsiaTheme="minorEastAsia" w:cstheme="minorBidi"/>
                <w:kern w:val="2"/>
                <w:sz w:val="21"/>
                <w:szCs w:val="24"/>
                <w:vertAlign w:val="baseline"/>
                <w:lang w:val="en-US" w:eastAsia="zh-CN" w:bidi="ar-SA"/>
              </w:rPr>
            </w:pPr>
            <w:ins w:id="3247" w:author="L" w:date="2026-05-22T20:50:42Z">
              <w:r>
                <w:rPr>
                  <w:rFonts w:hint="eastAsia" w:ascii="Times New Roman" w:hAnsi="Times New Roman" w:cstheme="minorBidi"/>
                  <w:kern w:val="2"/>
                  <w:sz w:val="21"/>
                  <w:szCs w:val="24"/>
                  <w:vertAlign w:val="baseline"/>
                  <w:lang w:val="en-US" w:eastAsia="zh-CN" w:bidi="ar-SA"/>
                </w:rPr>
                <w:t>B6</w:t>
              </w:r>
            </w:ins>
          </w:p>
        </w:tc>
        <w:tc>
          <w:tcPr>
            <w:tcW w:w="475" w:type="pct"/>
            <w:tcBorders>
              <w:top w:val="single" w:color="auto" w:sz="4" w:space="0"/>
            </w:tcBorders>
            <w:noWrap w:val="0"/>
            <w:vAlign w:val="top"/>
          </w:tcPr>
          <w:p w14:paraId="66C46E7F">
            <w:pPr>
              <w:jc w:val="center"/>
              <w:rPr>
                <w:ins w:id="3248" w:author="L" w:date="2026-05-22T20:50:42Z"/>
                <w:rFonts w:hint="default" w:ascii="Times New Roman" w:hAnsi="Times New Roman"/>
                <w:vertAlign w:val="baseline"/>
                <w:lang w:val="en-US" w:eastAsia="zh-CN"/>
              </w:rPr>
            </w:pPr>
            <w:ins w:id="3249" w:author="L" w:date="2026-05-22T20:50:42Z">
              <w:r>
                <w:rPr>
                  <w:rFonts w:hint="eastAsia" w:ascii="Times New Roman" w:hAnsi="Times New Roman"/>
                  <w:vertAlign w:val="baseline"/>
                  <w:lang w:val="en-US" w:eastAsia="zh-CN"/>
                </w:rPr>
                <w:t>B7</w:t>
              </w:r>
            </w:ins>
          </w:p>
        </w:tc>
        <w:tc>
          <w:tcPr>
            <w:tcW w:w="620" w:type="pct"/>
            <w:tcBorders>
              <w:top w:val="single" w:color="auto" w:sz="4" w:space="0"/>
            </w:tcBorders>
            <w:noWrap w:val="0"/>
            <w:vAlign w:val="top"/>
          </w:tcPr>
          <w:p w14:paraId="28F73FD3">
            <w:pPr>
              <w:jc w:val="center"/>
              <w:rPr>
                <w:ins w:id="3250" w:author="L" w:date="2026-05-22T20:50:42Z"/>
                <w:rFonts w:hint="default" w:ascii="Times New Roman" w:hAnsi="Times New Roman"/>
                <w:vertAlign w:val="baseline"/>
                <w:lang w:val="en-US" w:eastAsia="zh-CN"/>
              </w:rPr>
            </w:pPr>
            <w:ins w:id="3251" w:author="L" w:date="2026-05-22T20:50:42Z">
              <w:r>
                <w:rPr>
                  <w:rFonts w:hint="eastAsia" w:ascii="Times New Roman" w:hAnsi="Times New Roman"/>
                  <w:vertAlign w:val="baseline"/>
                  <w:lang w:val="en-US" w:eastAsia="zh-CN"/>
                </w:rPr>
                <w:t>B8</w:t>
              </w:r>
            </w:ins>
          </w:p>
        </w:tc>
        <w:tc>
          <w:tcPr>
            <w:tcW w:w="495" w:type="pct"/>
            <w:tcBorders>
              <w:top w:val="single" w:color="auto" w:sz="4" w:space="0"/>
            </w:tcBorders>
            <w:noWrap w:val="0"/>
            <w:vAlign w:val="top"/>
          </w:tcPr>
          <w:p w14:paraId="72CA1362">
            <w:pPr>
              <w:jc w:val="center"/>
              <w:rPr>
                <w:ins w:id="3252" w:author="L" w:date="2026-05-22T20:50:42Z"/>
                <w:rFonts w:hint="default" w:ascii="Times New Roman" w:hAnsi="Times New Roman"/>
                <w:vertAlign w:val="baseline"/>
                <w:lang w:val="en-US" w:eastAsia="zh-CN"/>
              </w:rPr>
            </w:pPr>
            <w:ins w:id="3253" w:author="L" w:date="2026-05-22T20:50:42Z">
              <w:r>
                <w:rPr>
                  <w:rFonts w:hint="eastAsia" w:ascii="Times New Roman" w:hAnsi="Times New Roman"/>
                  <w:vertAlign w:val="baseline"/>
                  <w:lang w:val="en-US" w:eastAsia="zh-CN"/>
                </w:rPr>
                <w:t>B9</w:t>
              </w:r>
            </w:ins>
          </w:p>
        </w:tc>
      </w:tr>
      <w:tr w14:paraId="774E7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54" w:author="L" w:date="2026-05-22T20:50:43Z"/>
        </w:trPr>
        <w:tc>
          <w:tcPr>
            <w:tcW w:w="552" w:type="pct"/>
            <w:noWrap w:val="0"/>
            <w:vAlign w:val="top"/>
          </w:tcPr>
          <w:p w14:paraId="1E5833F3">
            <w:pPr>
              <w:jc w:val="center"/>
              <w:rPr>
                <w:ins w:id="3255" w:author="L" w:date="2026-05-22T20:50:42Z"/>
                <w:rFonts w:hint="default" w:ascii="Times New Roman" w:hAnsi="Times New Roman"/>
                <w:vertAlign w:val="baseline"/>
                <w:lang w:val="en-US" w:eastAsia="zh-CN"/>
              </w:rPr>
            </w:pPr>
            <w:ins w:id="3256" w:author="L" w:date="2026-05-22T20:50:42Z">
              <w:r>
                <w:rPr>
                  <w:rFonts w:hint="eastAsia" w:ascii="Times New Roman" w:hAnsi="Times New Roman"/>
                  <w:vertAlign w:val="baseline"/>
                  <w:lang w:val="en-US" w:eastAsia="zh-CN"/>
                </w:rPr>
                <w:t>名称</w:t>
              </w:r>
            </w:ins>
          </w:p>
        </w:tc>
        <w:tc>
          <w:tcPr>
            <w:tcW w:w="475" w:type="pct"/>
            <w:noWrap w:val="0"/>
            <w:vAlign w:val="top"/>
          </w:tcPr>
          <w:p w14:paraId="08EF784A">
            <w:pPr>
              <w:jc w:val="center"/>
              <w:rPr>
                <w:ins w:id="3257" w:author="L" w:date="2026-05-22T20:50:42Z"/>
                <w:rFonts w:hint="default" w:ascii="Times New Roman" w:hAnsi="Times New Roman"/>
                <w:vertAlign w:val="baseline"/>
                <w:lang w:val="en-US" w:eastAsia="zh-CN"/>
              </w:rPr>
            </w:pPr>
            <w:ins w:id="3258" w:author="L" w:date="2026-05-22T20:50:42Z">
              <w:r>
                <w:rPr>
                  <w:rFonts w:hint="eastAsia" w:ascii="Times New Roman" w:hAnsi="Times New Roman"/>
                  <w:vertAlign w:val="baseline"/>
                  <w:lang w:val="en-US" w:eastAsia="zh-CN"/>
                </w:rPr>
                <w:t>DO17</w:t>
              </w:r>
            </w:ins>
          </w:p>
        </w:tc>
        <w:tc>
          <w:tcPr>
            <w:tcW w:w="475" w:type="pct"/>
            <w:noWrap w:val="0"/>
            <w:vAlign w:val="top"/>
          </w:tcPr>
          <w:p w14:paraId="5368D14A">
            <w:pPr>
              <w:jc w:val="center"/>
              <w:rPr>
                <w:ins w:id="3259" w:author="L" w:date="2026-05-22T20:50:43Z"/>
                <w:rFonts w:hint="default" w:ascii="Times New Roman" w:hAnsi="Times New Roman"/>
                <w:vertAlign w:val="baseline"/>
                <w:lang w:val="en-US" w:eastAsia="zh-CN"/>
              </w:rPr>
            </w:pPr>
            <w:ins w:id="3260" w:author="L" w:date="2026-05-22T20:50:42Z">
              <w:r>
                <w:rPr>
                  <w:rFonts w:hint="eastAsia" w:ascii="Times New Roman" w:hAnsi="Times New Roman"/>
                  <w:vertAlign w:val="baseline"/>
                  <w:lang w:val="en-US" w:eastAsia="zh-CN"/>
                </w:rPr>
                <w:t>DO19</w:t>
              </w:r>
            </w:ins>
          </w:p>
        </w:tc>
        <w:tc>
          <w:tcPr>
            <w:tcW w:w="475" w:type="pct"/>
            <w:noWrap w:val="0"/>
            <w:vAlign w:val="top"/>
          </w:tcPr>
          <w:p w14:paraId="112B4A00">
            <w:pPr>
              <w:jc w:val="center"/>
              <w:rPr>
                <w:ins w:id="3261" w:author="L" w:date="2026-05-22T20:50:43Z"/>
                <w:rFonts w:hint="default" w:ascii="Times New Roman" w:hAnsi="Times New Roman" w:eastAsiaTheme="minorEastAsia" w:cstheme="minorBidi"/>
                <w:kern w:val="2"/>
                <w:sz w:val="21"/>
                <w:szCs w:val="24"/>
                <w:vertAlign w:val="baseline"/>
                <w:lang w:val="en-US" w:eastAsia="zh-CN" w:bidi="ar-SA"/>
              </w:rPr>
            </w:pPr>
            <w:ins w:id="3262" w:author="L" w:date="2026-05-22T20:50:43Z">
              <w:r>
                <w:rPr>
                  <w:rFonts w:hint="eastAsia" w:ascii="Times New Roman" w:hAnsi="Times New Roman"/>
                  <w:vertAlign w:val="baseline"/>
                  <w:lang w:val="en-US" w:eastAsia="zh-CN"/>
                </w:rPr>
                <w:t>DO21</w:t>
              </w:r>
            </w:ins>
          </w:p>
        </w:tc>
        <w:tc>
          <w:tcPr>
            <w:tcW w:w="475" w:type="pct"/>
            <w:noWrap w:val="0"/>
            <w:vAlign w:val="top"/>
          </w:tcPr>
          <w:p w14:paraId="2DE601AD">
            <w:pPr>
              <w:jc w:val="center"/>
              <w:rPr>
                <w:ins w:id="3263" w:author="L" w:date="2026-05-22T20:50:43Z"/>
                <w:rFonts w:hint="default" w:ascii="Times New Roman" w:hAnsi="Times New Roman" w:eastAsiaTheme="minorEastAsia" w:cstheme="minorBidi"/>
                <w:kern w:val="2"/>
                <w:sz w:val="21"/>
                <w:szCs w:val="24"/>
                <w:vertAlign w:val="baseline"/>
                <w:lang w:val="en-US" w:eastAsia="zh-CN" w:bidi="ar-SA"/>
              </w:rPr>
            </w:pPr>
            <w:ins w:id="3264" w:author="L" w:date="2026-05-22T20:50:43Z">
              <w:r>
                <w:rPr>
                  <w:rFonts w:hint="eastAsia" w:ascii="Times New Roman" w:hAnsi="Times New Roman"/>
                  <w:vertAlign w:val="baseline"/>
                  <w:lang w:val="en-US" w:eastAsia="zh-CN"/>
                </w:rPr>
                <w:t>DO23</w:t>
              </w:r>
            </w:ins>
          </w:p>
        </w:tc>
        <w:tc>
          <w:tcPr>
            <w:tcW w:w="475" w:type="pct"/>
            <w:noWrap w:val="0"/>
            <w:vAlign w:val="top"/>
          </w:tcPr>
          <w:p w14:paraId="06AA5F0B">
            <w:pPr>
              <w:jc w:val="center"/>
              <w:rPr>
                <w:ins w:id="3265" w:author="L" w:date="2026-05-22T20:50:43Z"/>
                <w:rFonts w:hint="default" w:ascii="Times New Roman" w:hAnsi="Times New Roman"/>
                <w:vertAlign w:val="baseline"/>
                <w:lang w:val="en-US" w:eastAsia="zh-CN"/>
              </w:rPr>
            </w:pPr>
            <w:ins w:id="3266" w:author="L" w:date="2026-05-22T20:50:43Z">
              <w:r>
                <w:rPr>
                  <w:rFonts w:hint="eastAsia" w:ascii="Times New Roman" w:hAnsi="Times New Roman"/>
                  <w:vertAlign w:val="baseline"/>
                  <w:lang w:val="en-US" w:eastAsia="zh-CN"/>
                </w:rPr>
                <w:t>DO25</w:t>
              </w:r>
            </w:ins>
          </w:p>
        </w:tc>
        <w:tc>
          <w:tcPr>
            <w:tcW w:w="475" w:type="pct"/>
            <w:noWrap w:val="0"/>
            <w:vAlign w:val="top"/>
          </w:tcPr>
          <w:p w14:paraId="5372CDE9">
            <w:pPr>
              <w:jc w:val="center"/>
              <w:rPr>
                <w:ins w:id="3267" w:author="L" w:date="2026-05-22T20:50:43Z"/>
                <w:rFonts w:hint="default" w:ascii="Times New Roman" w:hAnsi="Times New Roman"/>
                <w:vertAlign w:val="baseline"/>
                <w:lang w:val="en-US" w:eastAsia="zh-CN"/>
              </w:rPr>
            </w:pPr>
            <w:ins w:id="3268" w:author="L" w:date="2026-05-22T20:50:43Z">
              <w:r>
                <w:rPr>
                  <w:rFonts w:hint="eastAsia" w:ascii="Times New Roman" w:hAnsi="Times New Roman"/>
                  <w:vertAlign w:val="baseline"/>
                  <w:lang w:val="en-US" w:eastAsia="zh-CN"/>
                </w:rPr>
                <w:t>DO27</w:t>
              </w:r>
            </w:ins>
          </w:p>
        </w:tc>
        <w:tc>
          <w:tcPr>
            <w:tcW w:w="475" w:type="pct"/>
            <w:noWrap w:val="0"/>
            <w:vAlign w:val="top"/>
          </w:tcPr>
          <w:p w14:paraId="7901AD27">
            <w:pPr>
              <w:jc w:val="center"/>
              <w:rPr>
                <w:ins w:id="3269" w:author="L" w:date="2026-05-22T20:50:43Z"/>
                <w:rFonts w:hint="default" w:ascii="Times New Roman" w:hAnsi="Times New Roman"/>
                <w:vertAlign w:val="baseline"/>
                <w:lang w:val="en-US" w:eastAsia="zh-CN"/>
              </w:rPr>
            </w:pPr>
            <w:ins w:id="3270" w:author="L" w:date="2026-05-22T20:50:43Z">
              <w:r>
                <w:rPr>
                  <w:rFonts w:hint="eastAsia" w:ascii="Times New Roman" w:hAnsi="Times New Roman"/>
                  <w:vertAlign w:val="baseline"/>
                  <w:lang w:val="en-US" w:eastAsia="zh-CN"/>
                </w:rPr>
                <w:t>DO29</w:t>
              </w:r>
            </w:ins>
          </w:p>
        </w:tc>
        <w:tc>
          <w:tcPr>
            <w:tcW w:w="620" w:type="pct"/>
            <w:noWrap w:val="0"/>
            <w:vAlign w:val="top"/>
          </w:tcPr>
          <w:p w14:paraId="0B578350">
            <w:pPr>
              <w:jc w:val="center"/>
              <w:rPr>
                <w:ins w:id="3271" w:author="L" w:date="2026-05-22T20:50:43Z"/>
                <w:rFonts w:hint="default" w:ascii="Times New Roman" w:hAnsi="Times New Roman"/>
                <w:vertAlign w:val="baseline"/>
                <w:lang w:val="en-US" w:eastAsia="zh-CN"/>
              </w:rPr>
            </w:pPr>
            <w:ins w:id="3272" w:author="L" w:date="2026-05-22T20:50:43Z">
              <w:r>
                <w:rPr>
                  <w:rFonts w:hint="eastAsia" w:ascii="Times New Roman" w:hAnsi="Times New Roman"/>
                  <w:vertAlign w:val="baseline"/>
                  <w:lang w:val="en-US" w:eastAsia="zh-CN"/>
                </w:rPr>
                <w:t>DO31</w:t>
              </w:r>
            </w:ins>
          </w:p>
        </w:tc>
        <w:tc>
          <w:tcPr>
            <w:tcW w:w="495" w:type="pct"/>
            <w:noWrap w:val="0"/>
            <w:vAlign w:val="top"/>
          </w:tcPr>
          <w:p w14:paraId="3F5B462C">
            <w:pPr>
              <w:jc w:val="center"/>
              <w:rPr>
                <w:ins w:id="3273" w:author="L" w:date="2026-05-22T20:50:43Z"/>
                <w:rFonts w:hint="default" w:ascii="Times New Roman" w:hAnsi="Times New Roman"/>
                <w:vertAlign w:val="baseline"/>
                <w:lang w:val="en-US" w:eastAsia="zh-CN"/>
              </w:rPr>
            </w:pPr>
            <w:ins w:id="3274" w:author="L" w:date="2026-05-22T20:50:43Z">
              <w:r>
                <w:rPr>
                  <w:rFonts w:hint="eastAsia" w:ascii="Times New Roman" w:hAnsi="Times New Roman"/>
                  <w:vertAlign w:val="baseline"/>
                  <w:lang w:val="en-US" w:eastAsia="zh-CN"/>
                </w:rPr>
                <w:t>PE</w:t>
              </w:r>
            </w:ins>
          </w:p>
        </w:tc>
      </w:tr>
      <w:tr w14:paraId="6E26B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75" w:author="L" w:date="2026-05-22T20:50:43Z"/>
        </w:trPr>
        <w:tc>
          <w:tcPr>
            <w:tcW w:w="552" w:type="pct"/>
            <w:noWrap w:val="0"/>
            <w:vAlign w:val="top"/>
          </w:tcPr>
          <w:p w14:paraId="12442926">
            <w:pPr>
              <w:jc w:val="center"/>
              <w:rPr>
                <w:ins w:id="3276" w:author="L" w:date="2026-05-22T20:50:43Z"/>
                <w:rFonts w:hint="default" w:ascii="Times New Roman" w:hAnsi="Times New Roman"/>
                <w:vertAlign w:val="baseline"/>
                <w:lang w:val="en-US" w:eastAsia="zh-CN"/>
              </w:rPr>
            </w:pPr>
            <w:ins w:id="3277" w:author="L" w:date="2026-05-22T20:50:43Z">
              <w:r>
                <w:rPr>
                  <w:rFonts w:hint="eastAsia" w:ascii="Times New Roman" w:hAnsi="Times New Roman"/>
                  <w:vertAlign w:val="baseline"/>
                  <w:lang w:val="en-US" w:eastAsia="zh-CN"/>
                </w:rPr>
                <w:t>端口号</w:t>
              </w:r>
            </w:ins>
          </w:p>
        </w:tc>
        <w:tc>
          <w:tcPr>
            <w:tcW w:w="475" w:type="pct"/>
            <w:noWrap w:val="0"/>
            <w:vAlign w:val="top"/>
          </w:tcPr>
          <w:p w14:paraId="199ABD1E">
            <w:pPr>
              <w:jc w:val="center"/>
              <w:rPr>
                <w:ins w:id="3278" w:author="L" w:date="2026-05-22T20:50:43Z"/>
                <w:rFonts w:hint="default" w:ascii="Times New Roman" w:hAnsi="Times New Roman"/>
                <w:vertAlign w:val="baseline"/>
                <w:lang w:val="en-US" w:eastAsia="zh-CN"/>
              </w:rPr>
            </w:pPr>
            <w:ins w:id="3279" w:author="L" w:date="2026-05-22T20:50:43Z">
              <w:r>
                <w:rPr>
                  <w:rFonts w:hint="eastAsia" w:ascii="Times New Roman" w:hAnsi="Times New Roman"/>
                  <w:vertAlign w:val="baseline"/>
                  <w:lang w:val="en-US" w:eastAsia="zh-CN"/>
                </w:rPr>
                <w:t>A1</w:t>
              </w:r>
            </w:ins>
          </w:p>
        </w:tc>
        <w:tc>
          <w:tcPr>
            <w:tcW w:w="475" w:type="pct"/>
            <w:noWrap w:val="0"/>
            <w:vAlign w:val="top"/>
          </w:tcPr>
          <w:p w14:paraId="60C99D16">
            <w:pPr>
              <w:jc w:val="center"/>
              <w:rPr>
                <w:ins w:id="3280" w:author="L" w:date="2026-05-22T20:50:43Z"/>
                <w:rFonts w:hint="default" w:ascii="Times New Roman" w:hAnsi="Times New Roman"/>
                <w:vertAlign w:val="baseline"/>
                <w:lang w:val="en-US" w:eastAsia="zh-CN"/>
              </w:rPr>
            </w:pPr>
            <w:ins w:id="3281" w:author="L" w:date="2026-05-22T20:50:43Z">
              <w:r>
                <w:rPr>
                  <w:rFonts w:hint="eastAsia" w:ascii="Times New Roman" w:hAnsi="Times New Roman"/>
                  <w:vertAlign w:val="baseline"/>
                  <w:lang w:val="en-US" w:eastAsia="zh-CN"/>
                </w:rPr>
                <w:t>A2</w:t>
              </w:r>
            </w:ins>
          </w:p>
        </w:tc>
        <w:tc>
          <w:tcPr>
            <w:tcW w:w="475" w:type="pct"/>
            <w:noWrap w:val="0"/>
            <w:vAlign w:val="top"/>
          </w:tcPr>
          <w:p w14:paraId="534B6FDD">
            <w:pPr>
              <w:jc w:val="center"/>
              <w:rPr>
                <w:ins w:id="3282" w:author="L" w:date="2026-05-22T20:50:43Z"/>
                <w:rFonts w:hint="default" w:ascii="Times New Roman" w:hAnsi="Times New Roman"/>
                <w:vertAlign w:val="baseline"/>
                <w:lang w:val="en-US" w:eastAsia="zh-CN"/>
              </w:rPr>
            </w:pPr>
            <w:ins w:id="3283" w:author="L" w:date="2026-05-22T20:50:43Z">
              <w:r>
                <w:rPr>
                  <w:rFonts w:hint="eastAsia" w:ascii="Times New Roman" w:hAnsi="Times New Roman"/>
                  <w:vertAlign w:val="baseline"/>
                  <w:lang w:val="en-US" w:eastAsia="zh-CN"/>
                </w:rPr>
                <w:t>A3</w:t>
              </w:r>
            </w:ins>
          </w:p>
        </w:tc>
        <w:tc>
          <w:tcPr>
            <w:tcW w:w="475" w:type="pct"/>
            <w:noWrap w:val="0"/>
            <w:vAlign w:val="top"/>
          </w:tcPr>
          <w:p w14:paraId="5B37191A">
            <w:pPr>
              <w:jc w:val="center"/>
              <w:rPr>
                <w:ins w:id="3284" w:author="L" w:date="2026-05-22T20:50:43Z"/>
                <w:rFonts w:hint="default" w:ascii="Times New Roman" w:hAnsi="Times New Roman"/>
                <w:vertAlign w:val="baseline"/>
                <w:lang w:val="en-US" w:eastAsia="zh-CN"/>
              </w:rPr>
            </w:pPr>
            <w:ins w:id="3285" w:author="L" w:date="2026-05-22T20:50:43Z">
              <w:r>
                <w:rPr>
                  <w:rFonts w:hint="eastAsia" w:ascii="Times New Roman" w:hAnsi="Times New Roman"/>
                  <w:vertAlign w:val="baseline"/>
                  <w:lang w:val="en-US" w:eastAsia="zh-CN"/>
                </w:rPr>
                <w:t>A4</w:t>
              </w:r>
            </w:ins>
          </w:p>
        </w:tc>
        <w:tc>
          <w:tcPr>
            <w:tcW w:w="475" w:type="pct"/>
            <w:noWrap w:val="0"/>
            <w:vAlign w:val="top"/>
          </w:tcPr>
          <w:p w14:paraId="0FE3B028">
            <w:pPr>
              <w:jc w:val="center"/>
              <w:rPr>
                <w:ins w:id="3286" w:author="L" w:date="2026-05-22T20:50:43Z"/>
                <w:rFonts w:hint="default" w:ascii="Times New Roman" w:hAnsi="Times New Roman"/>
                <w:vertAlign w:val="baseline"/>
                <w:lang w:val="en-US" w:eastAsia="zh-CN"/>
              </w:rPr>
            </w:pPr>
            <w:ins w:id="3287" w:author="L" w:date="2026-05-22T20:50:43Z">
              <w:r>
                <w:rPr>
                  <w:rFonts w:hint="eastAsia" w:ascii="Times New Roman" w:hAnsi="Times New Roman"/>
                  <w:vertAlign w:val="baseline"/>
                  <w:lang w:val="en-US" w:eastAsia="zh-CN"/>
                </w:rPr>
                <w:t>A5</w:t>
              </w:r>
            </w:ins>
          </w:p>
        </w:tc>
        <w:tc>
          <w:tcPr>
            <w:tcW w:w="475" w:type="pct"/>
            <w:noWrap w:val="0"/>
            <w:vAlign w:val="top"/>
          </w:tcPr>
          <w:p w14:paraId="29C68F7B">
            <w:pPr>
              <w:jc w:val="center"/>
              <w:rPr>
                <w:ins w:id="3288" w:author="L" w:date="2026-05-22T20:50:43Z"/>
                <w:rFonts w:hint="default" w:ascii="Times New Roman" w:hAnsi="Times New Roman"/>
                <w:vertAlign w:val="baseline"/>
                <w:lang w:val="en-US" w:eastAsia="zh-CN"/>
              </w:rPr>
            </w:pPr>
            <w:ins w:id="3289" w:author="L" w:date="2026-05-22T20:50:43Z">
              <w:r>
                <w:rPr>
                  <w:rFonts w:hint="eastAsia" w:ascii="Times New Roman" w:hAnsi="Times New Roman"/>
                  <w:vertAlign w:val="baseline"/>
                  <w:lang w:val="en-US" w:eastAsia="zh-CN"/>
                </w:rPr>
                <w:t>A6</w:t>
              </w:r>
            </w:ins>
          </w:p>
        </w:tc>
        <w:tc>
          <w:tcPr>
            <w:tcW w:w="475" w:type="pct"/>
            <w:noWrap w:val="0"/>
            <w:vAlign w:val="top"/>
          </w:tcPr>
          <w:p w14:paraId="34046D28">
            <w:pPr>
              <w:jc w:val="center"/>
              <w:rPr>
                <w:ins w:id="3290" w:author="L" w:date="2026-05-22T20:50:43Z"/>
                <w:rFonts w:hint="default" w:ascii="Times New Roman" w:hAnsi="Times New Roman"/>
                <w:vertAlign w:val="baseline"/>
                <w:lang w:val="en-US" w:eastAsia="zh-CN"/>
              </w:rPr>
            </w:pPr>
            <w:ins w:id="3291" w:author="L" w:date="2026-05-22T20:50:43Z">
              <w:r>
                <w:rPr>
                  <w:rFonts w:hint="eastAsia" w:ascii="Times New Roman" w:hAnsi="Times New Roman"/>
                  <w:vertAlign w:val="baseline"/>
                  <w:lang w:val="en-US" w:eastAsia="zh-CN"/>
                </w:rPr>
                <w:t>A7</w:t>
              </w:r>
            </w:ins>
          </w:p>
        </w:tc>
        <w:tc>
          <w:tcPr>
            <w:tcW w:w="620" w:type="pct"/>
            <w:noWrap w:val="0"/>
            <w:vAlign w:val="top"/>
          </w:tcPr>
          <w:p w14:paraId="173985ED">
            <w:pPr>
              <w:jc w:val="center"/>
              <w:rPr>
                <w:ins w:id="3292" w:author="L" w:date="2026-05-22T20:50:43Z"/>
                <w:rFonts w:hint="default" w:ascii="Times New Roman" w:hAnsi="Times New Roman"/>
                <w:vertAlign w:val="baseline"/>
                <w:lang w:val="en-US" w:eastAsia="zh-CN"/>
              </w:rPr>
            </w:pPr>
            <w:ins w:id="3293" w:author="L" w:date="2026-05-22T20:50:43Z">
              <w:r>
                <w:rPr>
                  <w:rFonts w:hint="eastAsia" w:ascii="Times New Roman" w:hAnsi="Times New Roman"/>
                  <w:vertAlign w:val="baseline"/>
                  <w:lang w:val="en-US" w:eastAsia="zh-CN"/>
                </w:rPr>
                <w:t>A8</w:t>
              </w:r>
            </w:ins>
          </w:p>
        </w:tc>
        <w:tc>
          <w:tcPr>
            <w:tcW w:w="495" w:type="pct"/>
            <w:noWrap w:val="0"/>
            <w:vAlign w:val="top"/>
          </w:tcPr>
          <w:p w14:paraId="2702E164">
            <w:pPr>
              <w:jc w:val="center"/>
              <w:rPr>
                <w:ins w:id="3294" w:author="L" w:date="2026-05-22T20:50:43Z"/>
                <w:rFonts w:hint="default" w:ascii="Times New Roman" w:hAnsi="Times New Roman"/>
                <w:vertAlign w:val="baseline"/>
                <w:lang w:val="en-US" w:eastAsia="zh-CN"/>
              </w:rPr>
            </w:pPr>
            <w:ins w:id="3295" w:author="L" w:date="2026-05-22T20:50:43Z">
              <w:r>
                <w:rPr>
                  <w:rFonts w:hint="eastAsia" w:ascii="Times New Roman" w:hAnsi="Times New Roman"/>
                  <w:vertAlign w:val="baseline"/>
                  <w:lang w:val="en-US" w:eastAsia="zh-CN"/>
                </w:rPr>
                <w:t>A9</w:t>
              </w:r>
            </w:ins>
          </w:p>
        </w:tc>
      </w:tr>
      <w:tr w14:paraId="4F00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96" w:author="L" w:date="2026-05-22T20:50:43Z"/>
        </w:trPr>
        <w:tc>
          <w:tcPr>
            <w:tcW w:w="552" w:type="pct"/>
            <w:noWrap w:val="0"/>
            <w:vAlign w:val="top"/>
          </w:tcPr>
          <w:p w14:paraId="02AB8933">
            <w:pPr>
              <w:jc w:val="center"/>
              <w:rPr>
                <w:ins w:id="3297" w:author="L" w:date="2026-05-22T20:50:43Z"/>
                <w:rFonts w:hint="default" w:ascii="Times New Roman" w:hAnsi="Times New Roman"/>
                <w:vertAlign w:val="baseline"/>
                <w:lang w:val="en-US" w:eastAsia="zh-CN"/>
              </w:rPr>
            </w:pPr>
            <w:ins w:id="3298" w:author="L" w:date="2026-05-22T20:50:43Z">
              <w:r>
                <w:rPr>
                  <w:rFonts w:hint="eastAsia" w:ascii="Times New Roman" w:hAnsi="Times New Roman"/>
                  <w:vertAlign w:val="baseline"/>
                  <w:lang w:val="en-US" w:eastAsia="zh-CN"/>
                </w:rPr>
                <w:t>名称</w:t>
              </w:r>
            </w:ins>
          </w:p>
        </w:tc>
        <w:tc>
          <w:tcPr>
            <w:tcW w:w="475" w:type="pct"/>
            <w:noWrap w:val="0"/>
            <w:vAlign w:val="top"/>
          </w:tcPr>
          <w:p w14:paraId="2B639FF6">
            <w:pPr>
              <w:jc w:val="center"/>
              <w:rPr>
                <w:ins w:id="3299" w:author="L" w:date="2026-05-22T20:50:43Z"/>
                <w:rFonts w:hint="default" w:ascii="Times New Roman" w:hAnsi="Times New Roman"/>
                <w:vertAlign w:val="baseline"/>
                <w:lang w:val="en-US" w:eastAsia="zh-CN"/>
              </w:rPr>
            </w:pPr>
            <w:ins w:id="3300" w:author="L" w:date="2026-05-22T20:50:43Z">
              <w:r>
                <w:rPr>
                  <w:rFonts w:hint="eastAsia" w:ascii="Times New Roman" w:hAnsi="Times New Roman"/>
                  <w:vertAlign w:val="baseline"/>
                  <w:lang w:val="en-US" w:eastAsia="zh-CN"/>
                </w:rPr>
                <w:t>DO16</w:t>
              </w:r>
            </w:ins>
          </w:p>
        </w:tc>
        <w:tc>
          <w:tcPr>
            <w:tcW w:w="475" w:type="pct"/>
            <w:noWrap w:val="0"/>
            <w:vAlign w:val="top"/>
          </w:tcPr>
          <w:p w14:paraId="6B8C393C">
            <w:pPr>
              <w:jc w:val="center"/>
              <w:rPr>
                <w:ins w:id="3301" w:author="L" w:date="2026-05-22T20:50:43Z"/>
                <w:rFonts w:hint="default" w:ascii="Times New Roman" w:hAnsi="Times New Roman"/>
                <w:vertAlign w:val="baseline"/>
                <w:lang w:val="en-US" w:eastAsia="zh-CN"/>
              </w:rPr>
            </w:pPr>
            <w:ins w:id="3302" w:author="L" w:date="2026-05-22T20:50:43Z">
              <w:r>
                <w:rPr>
                  <w:rFonts w:hint="eastAsia" w:ascii="Times New Roman" w:hAnsi="Times New Roman"/>
                  <w:vertAlign w:val="baseline"/>
                  <w:lang w:val="en-US" w:eastAsia="zh-CN"/>
                </w:rPr>
                <w:t>DO18</w:t>
              </w:r>
            </w:ins>
          </w:p>
        </w:tc>
        <w:tc>
          <w:tcPr>
            <w:tcW w:w="475" w:type="pct"/>
            <w:noWrap w:val="0"/>
            <w:vAlign w:val="top"/>
          </w:tcPr>
          <w:p w14:paraId="5AF10249">
            <w:pPr>
              <w:jc w:val="center"/>
              <w:rPr>
                <w:ins w:id="3303" w:author="L" w:date="2026-05-22T20:50:43Z"/>
                <w:rFonts w:hint="default" w:ascii="Times New Roman" w:hAnsi="Times New Roman"/>
                <w:vertAlign w:val="baseline"/>
                <w:lang w:val="en-US" w:eastAsia="zh-CN"/>
              </w:rPr>
            </w:pPr>
            <w:ins w:id="3304" w:author="L" w:date="2026-05-22T20:50:43Z">
              <w:r>
                <w:rPr>
                  <w:rFonts w:hint="eastAsia" w:ascii="Times New Roman" w:hAnsi="Times New Roman"/>
                  <w:vertAlign w:val="baseline"/>
                  <w:lang w:val="en-US" w:eastAsia="zh-CN"/>
                </w:rPr>
                <w:t>DO20</w:t>
              </w:r>
            </w:ins>
          </w:p>
        </w:tc>
        <w:tc>
          <w:tcPr>
            <w:tcW w:w="475" w:type="pct"/>
            <w:noWrap w:val="0"/>
            <w:vAlign w:val="top"/>
          </w:tcPr>
          <w:p w14:paraId="0F7ADE7F">
            <w:pPr>
              <w:jc w:val="center"/>
              <w:rPr>
                <w:ins w:id="3305" w:author="L" w:date="2026-05-22T20:50:43Z"/>
                <w:rFonts w:hint="default" w:ascii="Times New Roman" w:hAnsi="Times New Roman"/>
                <w:vertAlign w:val="baseline"/>
                <w:lang w:val="en-US" w:eastAsia="zh-CN"/>
              </w:rPr>
            </w:pPr>
            <w:ins w:id="3306" w:author="L" w:date="2026-05-22T20:50:43Z">
              <w:r>
                <w:rPr>
                  <w:rFonts w:hint="eastAsia" w:ascii="Times New Roman" w:hAnsi="Times New Roman"/>
                  <w:vertAlign w:val="baseline"/>
                  <w:lang w:val="en-US" w:eastAsia="zh-CN"/>
                </w:rPr>
                <w:t>DO22</w:t>
              </w:r>
            </w:ins>
          </w:p>
        </w:tc>
        <w:tc>
          <w:tcPr>
            <w:tcW w:w="475" w:type="pct"/>
            <w:noWrap w:val="0"/>
            <w:vAlign w:val="top"/>
          </w:tcPr>
          <w:p w14:paraId="3C8FDE90">
            <w:pPr>
              <w:jc w:val="center"/>
              <w:rPr>
                <w:ins w:id="3307" w:author="L" w:date="2026-05-22T20:50:43Z"/>
                <w:rFonts w:hint="default" w:ascii="Times New Roman" w:hAnsi="Times New Roman"/>
                <w:vertAlign w:val="baseline"/>
                <w:lang w:val="en-US" w:eastAsia="zh-CN"/>
              </w:rPr>
            </w:pPr>
            <w:ins w:id="3308" w:author="L" w:date="2026-05-22T20:50:43Z">
              <w:r>
                <w:rPr>
                  <w:rFonts w:hint="eastAsia" w:ascii="Times New Roman" w:hAnsi="Times New Roman"/>
                  <w:vertAlign w:val="baseline"/>
                  <w:lang w:val="en-US" w:eastAsia="zh-CN"/>
                </w:rPr>
                <w:t>DO24</w:t>
              </w:r>
            </w:ins>
          </w:p>
        </w:tc>
        <w:tc>
          <w:tcPr>
            <w:tcW w:w="475" w:type="pct"/>
            <w:noWrap w:val="0"/>
            <w:vAlign w:val="top"/>
          </w:tcPr>
          <w:p w14:paraId="1CBE5B57">
            <w:pPr>
              <w:jc w:val="center"/>
              <w:rPr>
                <w:ins w:id="3309" w:author="L" w:date="2026-05-22T20:50:43Z"/>
                <w:rFonts w:hint="default" w:ascii="Times New Roman" w:hAnsi="Times New Roman"/>
                <w:vertAlign w:val="baseline"/>
                <w:lang w:val="en-US" w:eastAsia="zh-CN"/>
              </w:rPr>
            </w:pPr>
            <w:ins w:id="3310" w:author="L" w:date="2026-05-22T20:50:43Z">
              <w:r>
                <w:rPr>
                  <w:rFonts w:hint="eastAsia" w:ascii="Times New Roman" w:hAnsi="Times New Roman"/>
                  <w:vertAlign w:val="baseline"/>
                  <w:lang w:val="en-US" w:eastAsia="zh-CN"/>
                </w:rPr>
                <w:t>DO26</w:t>
              </w:r>
            </w:ins>
          </w:p>
        </w:tc>
        <w:tc>
          <w:tcPr>
            <w:tcW w:w="475" w:type="pct"/>
            <w:noWrap w:val="0"/>
            <w:vAlign w:val="top"/>
          </w:tcPr>
          <w:p w14:paraId="5555D524">
            <w:pPr>
              <w:jc w:val="center"/>
              <w:rPr>
                <w:ins w:id="3311" w:author="L" w:date="2026-05-22T20:50:43Z"/>
                <w:rFonts w:hint="default" w:ascii="Times New Roman" w:hAnsi="Times New Roman"/>
                <w:vertAlign w:val="baseline"/>
                <w:lang w:val="en-US" w:eastAsia="zh-CN"/>
              </w:rPr>
            </w:pPr>
            <w:ins w:id="3312" w:author="L" w:date="2026-05-22T20:50:43Z">
              <w:r>
                <w:rPr>
                  <w:rFonts w:hint="eastAsia" w:ascii="Times New Roman" w:hAnsi="Times New Roman"/>
                  <w:vertAlign w:val="baseline"/>
                  <w:lang w:val="en-US" w:eastAsia="zh-CN"/>
                </w:rPr>
                <w:t>DO28</w:t>
              </w:r>
            </w:ins>
          </w:p>
        </w:tc>
        <w:tc>
          <w:tcPr>
            <w:tcW w:w="620" w:type="pct"/>
            <w:noWrap w:val="0"/>
            <w:vAlign w:val="top"/>
          </w:tcPr>
          <w:p w14:paraId="2BFF270C">
            <w:pPr>
              <w:jc w:val="center"/>
              <w:rPr>
                <w:ins w:id="3313" w:author="L" w:date="2026-05-22T20:50:43Z"/>
                <w:rFonts w:hint="default" w:ascii="Times New Roman" w:hAnsi="Times New Roman"/>
                <w:vertAlign w:val="baseline"/>
                <w:lang w:val="en-US" w:eastAsia="zh-CN"/>
              </w:rPr>
            </w:pPr>
            <w:ins w:id="3314" w:author="L" w:date="2026-05-22T20:50:43Z">
              <w:r>
                <w:rPr>
                  <w:rFonts w:hint="eastAsia" w:ascii="Times New Roman" w:hAnsi="Times New Roman"/>
                  <w:vertAlign w:val="baseline"/>
                  <w:lang w:val="en-US" w:eastAsia="zh-CN"/>
                </w:rPr>
                <w:t>DO30</w:t>
              </w:r>
            </w:ins>
          </w:p>
        </w:tc>
        <w:tc>
          <w:tcPr>
            <w:tcW w:w="495" w:type="pct"/>
            <w:noWrap w:val="0"/>
            <w:vAlign w:val="top"/>
          </w:tcPr>
          <w:p w14:paraId="3EA33C97">
            <w:pPr>
              <w:jc w:val="center"/>
              <w:rPr>
                <w:ins w:id="3315" w:author="L" w:date="2026-05-22T20:50:43Z"/>
                <w:rFonts w:hint="default" w:ascii="Times New Roman" w:hAnsi="Times New Roman"/>
                <w:vertAlign w:val="baseline"/>
                <w:lang w:val="en-US" w:eastAsia="zh-CN"/>
              </w:rPr>
            </w:pPr>
            <w:ins w:id="3316" w:author="L" w:date="2026-05-22T20:50:43Z">
              <w:r>
                <w:rPr>
                  <w:rFonts w:hint="eastAsia" w:ascii="Times New Roman" w:hAnsi="Times New Roman"/>
                  <w:vertAlign w:val="baseline"/>
                  <w:lang w:val="en-US" w:eastAsia="zh-CN"/>
                </w:rPr>
                <w:t>COM</w:t>
              </w:r>
            </w:ins>
          </w:p>
        </w:tc>
      </w:tr>
      <w:tr w14:paraId="286E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17" w:author="L" w:date="2026-05-22T20:50:43Z"/>
        </w:trPr>
        <w:tc>
          <w:tcPr>
            <w:tcW w:w="552" w:type="pct"/>
            <w:noWrap w:val="0"/>
            <w:vAlign w:val="top"/>
          </w:tcPr>
          <w:p w14:paraId="322B6BA3">
            <w:pPr>
              <w:jc w:val="center"/>
              <w:rPr>
                <w:ins w:id="3318" w:author="L" w:date="2026-05-22T20:50:43Z"/>
                <w:rFonts w:hint="default" w:ascii="Times New Roman" w:hAnsi="Times New Roman"/>
                <w:vertAlign w:val="baseline"/>
                <w:lang w:val="en-US" w:eastAsia="zh-CN"/>
              </w:rPr>
            </w:pPr>
            <w:ins w:id="3319" w:author="L" w:date="2026-05-22T20:50:43Z">
              <w:r>
                <w:rPr>
                  <w:rFonts w:hint="eastAsia" w:ascii="Times New Roman" w:hAnsi="Times New Roman"/>
                  <w:vertAlign w:val="baseline"/>
                  <w:lang w:val="en-US" w:eastAsia="zh-CN"/>
                </w:rPr>
                <w:t>端口号</w:t>
              </w:r>
            </w:ins>
          </w:p>
        </w:tc>
        <w:tc>
          <w:tcPr>
            <w:tcW w:w="475" w:type="pct"/>
            <w:noWrap w:val="0"/>
            <w:vAlign w:val="top"/>
          </w:tcPr>
          <w:p w14:paraId="09DACF52">
            <w:pPr>
              <w:jc w:val="center"/>
              <w:rPr>
                <w:ins w:id="3320" w:author="L" w:date="2026-05-22T20:50:43Z"/>
                <w:rFonts w:hint="default" w:ascii="Times New Roman" w:hAnsi="Times New Roman"/>
                <w:vertAlign w:val="baseline"/>
                <w:lang w:val="en-US" w:eastAsia="zh-CN"/>
              </w:rPr>
            </w:pPr>
            <w:ins w:id="3321" w:author="L" w:date="2026-05-22T20:50:43Z">
              <w:r>
                <w:rPr>
                  <w:rFonts w:hint="eastAsia" w:ascii="Times New Roman" w:hAnsi="Times New Roman"/>
                  <w:vertAlign w:val="baseline"/>
                  <w:lang w:val="en-US" w:eastAsia="zh-CN"/>
                </w:rPr>
                <w:t>B1</w:t>
              </w:r>
            </w:ins>
          </w:p>
        </w:tc>
        <w:tc>
          <w:tcPr>
            <w:tcW w:w="475" w:type="pct"/>
            <w:noWrap w:val="0"/>
            <w:vAlign w:val="top"/>
          </w:tcPr>
          <w:p w14:paraId="23B8940C">
            <w:pPr>
              <w:jc w:val="center"/>
              <w:rPr>
                <w:ins w:id="3322" w:author="L" w:date="2026-05-22T20:50:43Z"/>
                <w:rFonts w:hint="default" w:ascii="Times New Roman" w:hAnsi="Times New Roman"/>
                <w:vertAlign w:val="baseline"/>
                <w:lang w:val="en-US" w:eastAsia="zh-CN"/>
              </w:rPr>
            </w:pPr>
            <w:ins w:id="3323" w:author="L" w:date="2026-05-22T20:50:43Z">
              <w:r>
                <w:rPr>
                  <w:rFonts w:hint="eastAsia" w:ascii="Times New Roman" w:hAnsi="Times New Roman"/>
                  <w:vertAlign w:val="baseline"/>
                  <w:lang w:val="en-US" w:eastAsia="zh-CN"/>
                </w:rPr>
                <w:t>B2</w:t>
              </w:r>
            </w:ins>
          </w:p>
        </w:tc>
        <w:tc>
          <w:tcPr>
            <w:tcW w:w="475" w:type="pct"/>
            <w:noWrap w:val="0"/>
            <w:vAlign w:val="top"/>
          </w:tcPr>
          <w:p w14:paraId="50EFCFA4">
            <w:pPr>
              <w:jc w:val="center"/>
              <w:rPr>
                <w:ins w:id="3324" w:author="L" w:date="2026-05-22T20:50:43Z"/>
                <w:rFonts w:hint="default" w:ascii="Times New Roman" w:hAnsi="Times New Roman"/>
                <w:vertAlign w:val="baseline"/>
                <w:lang w:val="en-US" w:eastAsia="zh-CN"/>
              </w:rPr>
            </w:pPr>
            <w:ins w:id="3325" w:author="L" w:date="2026-05-22T20:50:43Z">
              <w:r>
                <w:rPr>
                  <w:rFonts w:hint="eastAsia" w:ascii="Times New Roman" w:hAnsi="Times New Roman"/>
                  <w:vertAlign w:val="baseline"/>
                  <w:lang w:val="en-US" w:eastAsia="zh-CN"/>
                </w:rPr>
                <w:t>B3</w:t>
              </w:r>
            </w:ins>
          </w:p>
        </w:tc>
        <w:tc>
          <w:tcPr>
            <w:tcW w:w="475" w:type="pct"/>
            <w:noWrap w:val="0"/>
            <w:vAlign w:val="top"/>
          </w:tcPr>
          <w:p w14:paraId="56067CEE">
            <w:pPr>
              <w:jc w:val="center"/>
              <w:rPr>
                <w:ins w:id="3326" w:author="L" w:date="2026-05-22T20:50:43Z"/>
                <w:rFonts w:hint="default" w:ascii="Times New Roman" w:hAnsi="Times New Roman"/>
                <w:vertAlign w:val="baseline"/>
                <w:lang w:val="en-US" w:eastAsia="zh-CN"/>
              </w:rPr>
            </w:pPr>
            <w:ins w:id="3327" w:author="L" w:date="2026-05-22T20:50:43Z">
              <w:r>
                <w:rPr>
                  <w:rFonts w:hint="eastAsia" w:ascii="Times New Roman" w:hAnsi="Times New Roman"/>
                  <w:vertAlign w:val="baseline"/>
                  <w:lang w:val="en-US" w:eastAsia="zh-CN"/>
                </w:rPr>
                <w:t>B4</w:t>
              </w:r>
            </w:ins>
          </w:p>
        </w:tc>
        <w:tc>
          <w:tcPr>
            <w:tcW w:w="475" w:type="pct"/>
            <w:noWrap w:val="0"/>
            <w:vAlign w:val="top"/>
          </w:tcPr>
          <w:p w14:paraId="7559FA8C">
            <w:pPr>
              <w:jc w:val="center"/>
              <w:rPr>
                <w:ins w:id="3328" w:author="L" w:date="2026-05-22T20:50:43Z"/>
                <w:rFonts w:hint="default" w:ascii="Times New Roman" w:hAnsi="Times New Roman"/>
                <w:vertAlign w:val="baseline"/>
                <w:lang w:val="en-US" w:eastAsia="zh-CN"/>
              </w:rPr>
            </w:pPr>
            <w:ins w:id="3329" w:author="L" w:date="2026-05-22T20:50:43Z">
              <w:r>
                <w:rPr>
                  <w:rFonts w:hint="eastAsia" w:ascii="Times New Roman" w:hAnsi="Times New Roman"/>
                  <w:vertAlign w:val="baseline"/>
                  <w:lang w:val="en-US" w:eastAsia="zh-CN"/>
                </w:rPr>
                <w:t>B5</w:t>
              </w:r>
            </w:ins>
          </w:p>
        </w:tc>
        <w:tc>
          <w:tcPr>
            <w:tcW w:w="475" w:type="pct"/>
            <w:noWrap w:val="0"/>
            <w:vAlign w:val="top"/>
          </w:tcPr>
          <w:p w14:paraId="7D6A7367">
            <w:pPr>
              <w:jc w:val="center"/>
              <w:rPr>
                <w:ins w:id="3330" w:author="L" w:date="2026-05-22T20:50:43Z"/>
                <w:rFonts w:hint="default" w:ascii="Times New Roman" w:hAnsi="Times New Roman"/>
                <w:vertAlign w:val="baseline"/>
                <w:lang w:val="en-US" w:eastAsia="zh-CN"/>
              </w:rPr>
            </w:pPr>
            <w:ins w:id="3331" w:author="L" w:date="2026-05-22T20:50:43Z">
              <w:r>
                <w:rPr>
                  <w:rFonts w:hint="eastAsia" w:ascii="Times New Roman" w:hAnsi="Times New Roman"/>
                  <w:vertAlign w:val="baseline"/>
                  <w:lang w:val="en-US" w:eastAsia="zh-CN"/>
                </w:rPr>
                <w:t>B6</w:t>
              </w:r>
            </w:ins>
          </w:p>
        </w:tc>
        <w:tc>
          <w:tcPr>
            <w:tcW w:w="475" w:type="pct"/>
            <w:noWrap w:val="0"/>
            <w:vAlign w:val="top"/>
          </w:tcPr>
          <w:p w14:paraId="6CA488E3">
            <w:pPr>
              <w:jc w:val="center"/>
              <w:rPr>
                <w:ins w:id="3332" w:author="L" w:date="2026-05-22T20:50:43Z"/>
                <w:rFonts w:hint="default" w:ascii="Times New Roman" w:hAnsi="Times New Roman"/>
                <w:vertAlign w:val="baseline"/>
                <w:lang w:val="en-US" w:eastAsia="zh-CN"/>
              </w:rPr>
            </w:pPr>
            <w:ins w:id="3333" w:author="L" w:date="2026-05-22T20:50:43Z">
              <w:r>
                <w:rPr>
                  <w:rFonts w:hint="eastAsia" w:ascii="Times New Roman" w:hAnsi="Times New Roman"/>
                  <w:vertAlign w:val="baseline"/>
                  <w:lang w:val="en-US" w:eastAsia="zh-CN"/>
                </w:rPr>
                <w:t>B7</w:t>
              </w:r>
            </w:ins>
          </w:p>
        </w:tc>
        <w:tc>
          <w:tcPr>
            <w:tcW w:w="620" w:type="pct"/>
            <w:noWrap w:val="0"/>
            <w:vAlign w:val="top"/>
          </w:tcPr>
          <w:p w14:paraId="6AA27739">
            <w:pPr>
              <w:jc w:val="center"/>
              <w:rPr>
                <w:ins w:id="3334" w:author="L" w:date="2026-05-22T20:50:43Z"/>
                <w:rFonts w:hint="default" w:ascii="Times New Roman" w:hAnsi="Times New Roman"/>
                <w:vertAlign w:val="baseline"/>
                <w:lang w:val="en-US" w:eastAsia="zh-CN"/>
              </w:rPr>
            </w:pPr>
            <w:ins w:id="3335" w:author="L" w:date="2026-05-22T20:50:43Z">
              <w:r>
                <w:rPr>
                  <w:rFonts w:hint="eastAsia" w:ascii="Times New Roman" w:hAnsi="Times New Roman"/>
                  <w:vertAlign w:val="baseline"/>
                  <w:lang w:val="en-US" w:eastAsia="zh-CN"/>
                </w:rPr>
                <w:t>B8</w:t>
              </w:r>
            </w:ins>
          </w:p>
        </w:tc>
        <w:tc>
          <w:tcPr>
            <w:tcW w:w="495" w:type="pct"/>
            <w:noWrap w:val="0"/>
            <w:vAlign w:val="top"/>
          </w:tcPr>
          <w:p w14:paraId="7CCD33DD">
            <w:pPr>
              <w:jc w:val="center"/>
              <w:rPr>
                <w:ins w:id="3336" w:author="L" w:date="2026-05-22T20:50:43Z"/>
                <w:rFonts w:hint="default" w:ascii="Times New Roman" w:hAnsi="Times New Roman"/>
                <w:vertAlign w:val="baseline"/>
                <w:lang w:val="en-US" w:eastAsia="zh-CN"/>
              </w:rPr>
            </w:pPr>
            <w:ins w:id="3337" w:author="L" w:date="2026-05-22T20:50:43Z">
              <w:r>
                <w:rPr>
                  <w:rFonts w:hint="eastAsia" w:ascii="Times New Roman" w:hAnsi="Times New Roman"/>
                  <w:vertAlign w:val="baseline"/>
                  <w:lang w:val="en-US" w:eastAsia="zh-CN"/>
                </w:rPr>
                <w:t>B9</w:t>
              </w:r>
            </w:ins>
          </w:p>
        </w:tc>
      </w:tr>
      <w:tr w14:paraId="34845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38" w:author="L" w:date="2026-05-22T20:50:43Z"/>
        </w:trPr>
        <w:tc>
          <w:tcPr>
            <w:tcW w:w="552" w:type="pct"/>
            <w:noWrap w:val="0"/>
            <w:vAlign w:val="top"/>
          </w:tcPr>
          <w:p w14:paraId="0CAAE236">
            <w:pPr>
              <w:jc w:val="center"/>
              <w:rPr>
                <w:ins w:id="3339" w:author="L" w:date="2026-05-22T20:50:43Z"/>
                <w:rFonts w:hint="default" w:ascii="Times New Roman" w:hAnsi="Times New Roman"/>
                <w:vertAlign w:val="baseline"/>
                <w:lang w:val="en-US" w:eastAsia="zh-CN"/>
              </w:rPr>
            </w:pPr>
            <w:ins w:id="3340" w:author="L" w:date="2026-05-22T20:50:43Z">
              <w:r>
                <w:rPr>
                  <w:rFonts w:hint="eastAsia" w:ascii="Times New Roman" w:hAnsi="Times New Roman"/>
                  <w:vertAlign w:val="baseline"/>
                  <w:lang w:val="en-US" w:eastAsia="zh-CN"/>
                </w:rPr>
                <w:t>名称</w:t>
              </w:r>
            </w:ins>
          </w:p>
        </w:tc>
        <w:tc>
          <w:tcPr>
            <w:tcW w:w="475" w:type="pct"/>
            <w:noWrap w:val="0"/>
            <w:vAlign w:val="top"/>
          </w:tcPr>
          <w:p w14:paraId="09DCE957">
            <w:pPr>
              <w:jc w:val="center"/>
              <w:rPr>
                <w:ins w:id="3341" w:author="L" w:date="2026-05-22T20:50:43Z"/>
                <w:rFonts w:hint="default" w:ascii="Times New Roman" w:hAnsi="Times New Roman"/>
                <w:vertAlign w:val="baseline"/>
                <w:lang w:val="en-US" w:eastAsia="zh-CN"/>
              </w:rPr>
            </w:pPr>
            <w:ins w:id="3342" w:author="L" w:date="2026-05-22T20:50:43Z">
              <w:r>
                <w:rPr>
                  <w:rFonts w:hint="eastAsia" w:ascii="Times New Roman" w:hAnsi="Times New Roman"/>
                  <w:vertAlign w:val="baseline"/>
                  <w:lang w:val="en-US" w:eastAsia="zh-CN"/>
                </w:rPr>
                <w:t>DO1</w:t>
              </w:r>
            </w:ins>
          </w:p>
        </w:tc>
        <w:tc>
          <w:tcPr>
            <w:tcW w:w="475" w:type="pct"/>
            <w:noWrap w:val="0"/>
            <w:vAlign w:val="top"/>
          </w:tcPr>
          <w:p w14:paraId="46094F3B">
            <w:pPr>
              <w:jc w:val="center"/>
              <w:rPr>
                <w:ins w:id="3343" w:author="L" w:date="2026-05-22T20:50:43Z"/>
                <w:rFonts w:hint="default" w:ascii="Times New Roman" w:hAnsi="Times New Roman"/>
                <w:vertAlign w:val="baseline"/>
                <w:lang w:val="en-US" w:eastAsia="zh-CN"/>
              </w:rPr>
            </w:pPr>
            <w:ins w:id="3344" w:author="L" w:date="2026-05-22T20:50:43Z">
              <w:r>
                <w:rPr>
                  <w:rFonts w:hint="eastAsia" w:ascii="Times New Roman" w:hAnsi="Times New Roman"/>
                  <w:vertAlign w:val="baseline"/>
                  <w:lang w:val="en-US" w:eastAsia="zh-CN"/>
                </w:rPr>
                <w:t>DO3</w:t>
              </w:r>
            </w:ins>
          </w:p>
        </w:tc>
        <w:tc>
          <w:tcPr>
            <w:tcW w:w="475" w:type="pct"/>
            <w:noWrap w:val="0"/>
            <w:vAlign w:val="top"/>
          </w:tcPr>
          <w:p w14:paraId="168CBBB6">
            <w:pPr>
              <w:jc w:val="center"/>
              <w:rPr>
                <w:ins w:id="3345" w:author="L" w:date="2026-05-22T20:50:43Z"/>
                <w:rFonts w:hint="default" w:ascii="Times New Roman" w:hAnsi="Times New Roman"/>
                <w:vertAlign w:val="baseline"/>
                <w:lang w:val="en-US" w:eastAsia="zh-CN"/>
              </w:rPr>
            </w:pPr>
            <w:ins w:id="3346" w:author="L" w:date="2026-05-22T20:50:43Z">
              <w:r>
                <w:rPr>
                  <w:rFonts w:hint="eastAsia" w:ascii="Times New Roman" w:hAnsi="Times New Roman"/>
                  <w:vertAlign w:val="baseline"/>
                  <w:lang w:val="en-US" w:eastAsia="zh-CN"/>
                </w:rPr>
                <w:t>DO5</w:t>
              </w:r>
            </w:ins>
          </w:p>
        </w:tc>
        <w:tc>
          <w:tcPr>
            <w:tcW w:w="475" w:type="pct"/>
            <w:noWrap w:val="0"/>
            <w:vAlign w:val="top"/>
          </w:tcPr>
          <w:p w14:paraId="4610CD69">
            <w:pPr>
              <w:jc w:val="center"/>
              <w:rPr>
                <w:ins w:id="3347" w:author="L" w:date="2026-05-22T20:50:43Z"/>
                <w:rFonts w:hint="default" w:ascii="Times New Roman" w:hAnsi="Times New Roman"/>
                <w:vertAlign w:val="baseline"/>
                <w:lang w:val="en-US" w:eastAsia="zh-CN"/>
              </w:rPr>
            </w:pPr>
            <w:ins w:id="3348" w:author="L" w:date="2026-05-22T20:50:43Z">
              <w:r>
                <w:rPr>
                  <w:rFonts w:hint="eastAsia" w:ascii="Times New Roman" w:hAnsi="Times New Roman"/>
                  <w:vertAlign w:val="baseline"/>
                  <w:lang w:val="en-US" w:eastAsia="zh-CN"/>
                </w:rPr>
                <w:t>DO7</w:t>
              </w:r>
            </w:ins>
          </w:p>
        </w:tc>
        <w:tc>
          <w:tcPr>
            <w:tcW w:w="475" w:type="pct"/>
            <w:noWrap w:val="0"/>
            <w:vAlign w:val="top"/>
          </w:tcPr>
          <w:p w14:paraId="4DBAF06C">
            <w:pPr>
              <w:jc w:val="center"/>
              <w:rPr>
                <w:ins w:id="3349" w:author="L" w:date="2026-05-22T20:50:43Z"/>
                <w:rFonts w:hint="default" w:ascii="Times New Roman" w:hAnsi="Times New Roman"/>
                <w:vertAlign w:val="baseline"/>
                <w:lang w:val="en-US" w:eastAsia="zh-CN"/>
              </w:rPr>
            </w:pPr>
            <w:ins w:id="3350" w:author="L" w:date="2026-05-22T20:50:43Z">
              <w:r>
                <w:rPr>
                  <w:rFonts w:hint="eastAsia" w:ascii="Times New Roman" w:hAnsi="Times New Roman"/>
                  <w:vertAlign w:val="baseline"/>
                  <w:lang w:val="en-US" w:eastAsia="zh-CN"/>
                </w:rPr>
                <w:t>DO9</w:t>
              </w:r>
            </w:ins>
          </w:p>
        </w:tc>
        <w:tc>
          <w:tcPr>
            <w:tcW w:w="475" w:type="pct"/>
            <w:noWrap w:val="0"/>
            <w:vAlign w:val="top"/>
          </w:tcPr>
          <w:p w14:paraId="4BE54AE9">
            <w:pPr>
              <w:jc w:val="center"/>
              <w:rPr>
                <w:ins w:id="3351" w:author="L" w:date="2026-05-22T20:50:43Z"/>
                <w:rFonts w:hint="default" w:ascii="Times New Roman" w:hAnsi="Times New Roman"/>
                <w:vertAlign w:val="baseline"/>
                <w:lang w:val="en-US" w:eastAsia="zh-CN"/>
              </w:rPr>
            </w:pPr>
            <w:ins w:id="3352" w:author="L" w:date="2026-05-22T20:50:43Z">
              <w:r>
                <w:rPr>
                  <w:rFonts w:hint="eastAsia" w:ascii="Times New Roman" w:hAnsi="Times New Roman"/>
                  <w:vertAlign w:val="baseline"/>
                  <w:lang w:val="en-US" w:eastAsia="zh-CN"/>
                </w:rPr>
                <w:t>DO11</w:t>
              </w:r>
            </w:ins>
          </w:p>
        </w:tc>
        <w:tc>
          <w:tcPr>
            <w:tcW w:w="475" w:type="pct"/>
            <w:noWrap w:val="0"/>
            <w:vAlign w:val="top"/>
          </w:tcPr>
          <w:p w14:paraId="466BCEE7">
            <w:pPr>
              <w:jc w:val="center"/>
              <w:rPr>
                <w:ins w:id="3353" w:author="L" w:date="2026-05-22T20:50:43Z"/>
                <w:rFonts w:hint="default" w:ascii="Times New Roman" w:hAnsi="Times New Roman"/>
                <w:vertAlign w:val="baseline"/>
                <w:lang w:val="en-US" w:eastAsia="zh-CN"/>
              </w:rPr>
            </w:pPr>
            <w:ins w:id="3354" w:author="L" w:date="2026-05-22T20:50:43Z">
              <w:r>
                <w:rPr>
                  <w:rFonts w:hint="eastAsia" w:ascii="Times New Roman" w:hAnsi="Times New Roman"/>
                  <w:vertAlign w:val="baseline"/>
                  <w:lang w:val="en-US" w:eastAsia="zh-CN"/>
                </w:rPr>
                <w:t>DO13</w:t>
              </w:r>
            </w:ins>
          </w:p>
        </w:tc>
        <w:tc>
          <w:tcPr>
            <w:tcW w:w="620" w:type="pct"/>
            <w:noWrap w:val="0"/>
            <w:vAlign w:val="top"/>
          </w:tcPr>
          <w:p w14:paraId="4286CDD2">
            <w:pPr>
              <w:jc w:val="center"/>
              <w:rPr>
                <w:ins w:id="3355" w:author="L" w:date="2026-05-22T20:50:43Z"/>
                <w:rFonts w:hint="default" w:ascii="Times New Roman" w:hAnsi="Times New Roman"/>
                <w:vertAlign w:val="baseline"/>
                <w:lang w:val="en-US" w:eastAsia="zh-CN"/>
              </w:rPr>
            </w:pPr>
            <w:ins w:id="3356" w:author="L" w:date="2026-05-22T20:50:43Z">
              <w:r>
                <w:rPr>
                  <w:rFonts w:hint="eastAsia" w:ascii="Times New Roman" w:hAnsi="Times New Roman"/>
                  <w:vertAlign w:val="baseline"/>
                  <w:lang w:val="en-US" w:eastAsia="zh-CN"/>
                </w:rPr>
                <w:t>DO15</w:t>
              </w:r>
            </w:ins>
          </w:p>
        </w:tc>
        <w:tc>
          <w:tcPr>
            <w:tcW w:w="495" w:type="pct"/>
            <w:noWrap w:val="0"/>
            <w:vAlign w:val="top"/>
          </w:tcPr>
          <w:p w14:paraId="3372CA15">
            <w:pPr>
              <w:jc w:val="center"/>
              <w:rPr>
                <w:ins w:id="3357" w:author="L" w:date="2026-05-22T20:50:43Z"/>
                <w:rFonts w:hint="default" w:ascii="Times New Roman" w:hAnsi="Times New Roman"/>
                <w:vertAlign w:val="baseline"/>
                <w:lang w:val="en-US" w:eastAsia="zh-CN"/>
              </w:rPr>
            </w:pPr>
            <w:ins w:id="3358" w:author="L" w:date="2026-05-22T20:50:43Z">
              <w:r>
                <w:rPr>
                  <w:rFonts w:hint="eastAsia" w:ascii="Times New Roman" w:hAnsi="Times New Roman"/>
                  <w:vertAlign w:val="baseline"/>
                  <w:lang w:val="en-US" w:eastAsia="zh-CN"/>
                </w:rPr>
                <w:t>PE</w:t>
              </w:r>
            </w:ins>
          </w:p>
        </w:tc>
      </w:tr>
      <w:tr w14:paraId="138C3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59" w:author="L" w:date="2026-05-22T20:50:43Z"/>
        </w:trPr>
        <w:tc>
          <w:tcPr>
            <w:tcW w:w="552" w:type="pct"/>
            <w:noWrap w:val="0"/>
            <w:vAlign w:val="top"/>
          </w:tcPr>
          <w:p w14:paraId="113B2D46">
            <w:pPr>
              <w:jc w:val="center"/>
              <w:rPr>
                <w:ins w:id="3360" w:author="L" w:date="2026-05-22T20:50:43Z"/>
                <w:rFonts w:hint="default" w:ascii="Times New Roman" w:hAnsi="Times New Roman"/>
                <w:vertAlign w:val="baseline"/>
                <w:lang w:val="en-US" w:eastAsia="zh-CN"/>
              </w:rPr>
            </w:pPr>
            <w:ins w:id="3361" w:author="L" w:date="2026-05-22T20:50:43Z">
              <w:r>
                <w:rPr>
                  <w:rFonts w:hint="eastAsia" w:ascii="Times New Roman" w:hAnsi="Times New Roman"/>
                  <w:vertAlign w:val="baseline"/>
                  <w:lang w:val="en-US" w:eastAsia="zh-CN"/>
                </w:rPr>
                <w:t>端口号</w:t>
              </w:r>
            </w:ins>
          </w:p>
        </w:tc>
        <w:tc>
          <w:tcPr>
            <w:tcW w:w="475" w:type="pct"/>
            <w:noWrap w:val="0"/>
            <w:vAlign w:val="top"/>
          </w:tcPr>
          <w:p w14:paraId="16D41C73">
            <w:pPr>
              <w:jc w:val="center"/>
              <w:rPr>
                <w:ins w:id="3362" w:author="L" w:date="2026-05-22T20:50:43Z"/>
                <w:rFonts w:hint="default" w:ascii="Times New Roman" w:hAnsi="Times New Roman"/>
                <w:vertAlign w:val="baseline"/>
                <w:lang w:val="en-US" w:eastAsia="zh-CN"/>
              </w:rPr>
            </w:pPr>
            <w:ins w:id="3363" w:author="L" w:date="2026-05-22T20:50:43Z">
              <w:r>
                <w:rPr>
                  <w:rFonts w:hint="eastAsia" w:ascii="Times New Roman" w:hAnsi="Times New Roman"/>
                  <w:vertAlign w:val="baseline"/>
                  <w:lang w:val="en-US" w:eastAsia="zh-CN"/>
                </w:rPr>
                <w:t>A1</w:t>
              </w:r>
            </w:ins>
          </w:p>
        </w:tc>
        <w:tc>
          <w:tcPr>
            <w:tcW w:w="475" w:type="pct"/>
            <w:noWrap w:val="0"/>
            <w:vAlign w:val="top"/>
          </w:tcPr>
          <w:p w14:paraId="2FECD691">
            <w:pPr>
              <w:jc w:val="center"/>
              <w:rPr>
                <w:ins w:id="3364" w:author="L" w:date="2026-05-22T20:50:43Z"/>
                <w:rFonts w:hint="default" w:ascii="Times New Roman" w:hAnsi="Times New Roman"/>
                <w:vertAlign w:val="baseline"/>
                <w:lang w:val="en-US" w:eastAsia="zh-CN"/>
              </w:rPr>
            </w:pPr>
            <w:ins w:id="3365" w:author="L" w:date="2026-05-22T20:50:43Z">
              <w:r>
                <w:rPr>
                  <w:rFonts w:hint="eastAsia" w:ascii="Times New Roman" w:hAnsi="Times New Roman"/>
                  <w:vertAlign w:val="baseline"/>
                  <w:lang w:val="en-US" w:eastAsia="zh-CN"/>
                </w:rPr>
                <w:t>A2</w:t>
              </w:r>
            </w:ins>
          </w:p>
        </w:tc>
        <w:tc>
          <w:tcPr>
            <w:tcW w:w="475" w:type="pct"/>
            <w:noWrap w:val="0"/>
            <w:vAlign w:val="top"/>
          </w:tcPr>
          <w:p w14:paraId="1612A223">
            <w:pPr>
              <w:jc w:val="center"/>
              <w:rPr>
                <w:ins w:id="3366" w:author="L" w:date="2026-05-22T20:50:43Z"/>
                <w:rFonts w:hint="default" w:ascii="Times New Roman" w:hAnsi="Times New Roman"/>
                <w:vertAlign w:val="baseline"/>
                <w:lang w:val="en-US" w:eastAsia="zh-CN"/>
              </w:rPr>
            </w:pPr>
            <w:ins w:id="3367" w:author="L" w:date="2026-05-22T20:50:43Z">
              <w:r>
                <w:rPr>
                  <w:rFonts w:hint="eastAsia" w:ascii="Times New Roman" w:hAnsi="Times New Roman"/>
                  <w:vertAlign w:val="baseline"/>
                  <w:lang w:val="en-US" w:eastAsia="zh-CN"/>
                </w:rPr>
                <w:t>A3</w:t>
              </w:r>
            </w:ins>
          </w:p>
        </w:tc>
        <w:tc>
          <w:tcPr>
            <w:tcW w:w="475" w:type="pct"/>
            <w:noWrap w:val="0"/>
            <w:vAlign w:val="top"/>
          </w:tcPr>
          <w:p w14:paraId="66372E08">
            <w:pPr>
              <w:jc w:val="center"/>
              <w:rPr>
                <w:ins w:id="3368" w:author="L" w:date="2026-05-22T20:50:43Z"/>
                <w:rFonts w:hint="default" w:ascii="Times New Roman" w:hAnsi="Times New Roman"/>
                <w:vertAlign w:val="baseline"/>
                <w:lang w:val="en-US" w:eastAsia="zh-CN"/>
              </w:rPr>
            </w:pPr>
            <w:ins w:id="3369" w:author="L" w:date="2026-05-22T20:50:43Z">
              <w:r>
                <w:rPr>
                  <w:rFonts w:hint="eastAsia" w:ascii="Times New Roman" w:hAnsi="Times New Roman"/>
                  <w:vertAlign w:val="baseline"/>
                  <w:lang w:val="en-US" w:eastAsia="zh-CN"/>
                </w:rPr>
                <w:t>A4</w:t>
              </w:r>
            </w:ins>
          </w:p>
        </w:tc>
        <w:tc>
          <w:tcPr>
            <w:tcW w:w="475" w:type="pct"/>
            <w:noWrap w:val="0"/>
            <w:vAlign w:val="top"/>
          </w:tcPr>
          <w:p w14:paraId="5E311078">
            <w:pPr>
              <w:jc w:val="center"/>
              <w:rPr>
                <w:ins w:id="3370" w:author="L" w:date="2026-05-22T20:50:43Z"/>
                <w:rFonts w:hint="default" w:ascii="Times New Roman" w:hAnsi="Times New Roman"/>
                <w:vertAlign w:val="baseline"/>
                <w:lang w:val="en-US" w:eastAsia="zh-CN"/>
              </w:rPr>
            </w:pPr>
            <w:ins w:id="3371" w:author="L" w:date="2026-05-22T20:50:43Z">
              <w:r>
                <w:rPr>
                  <w:rFonts w:hint="eastAsia" w:ascii="Times New Roman" w:hAnsi="Times New Roman"/>
                  <w:vertAlign w:val="baseline"/>
                  <w:lang w:val="en-US" w:eastAsia="zh-CN"/>
                </w:rPr>
                <w:t>A5</w:t>
              </w:r>
            </w:ins>
          </w:p>
        </w:tc>
        <w:tc>
          <w:tcPr>
            <w:tcW w:w="475" w:type="pct"/>
            <w:noWrap w:val="0"/>
            <w:vAlign w:val="top"/>
          </w:tcPr>
          <w:p w14:paraId="4265676D">
            <w:pPr>
              <w:jc w:val="center"/>
              <w:rPr>
                <w:ins w:id="3372" w:author="L" w:date="2026-05-22T20:50:43Z"/>
                <w:rFonts w:hint="default" w:ascii="Times New Roman" w:hAnsi="Times New Roman"/>
                <w:vertAlign w:val="baseline"/>
                <w:lang w:val="en-US" w:eastAsia="zh-CN"/>
              </w:rPr>
            </w:pPr>
            <w:ins w:id="3373" w:author="L" w:date="2026-05-22T20:50:43Z">
              <w:r>
                <w:rPr>
                  <w:rFonts w:hint="eastAsia" w:ascii="Times New Roman" w:hAnsi="Times New Roman"/>
                  <w:vertAlign w:val="baseline"/>
                  <w:lang w:val="en-US" w:eastAsia="zh-CN"/>
                </w:rPr>
                <w:t>A6</w:t>
              </w:r>
            </w:ins>
          </w:p>
        </w:tc>
        <w:tc>
          <w:tcPr>
            <w:tcW w:w="475" w:type="pct"/>
            <w:noWrap w:val="0"/>
            <w:vAlign w:val="top"/>
          </w:tcPr>
          <w:p w14:paraId="35A0EBCB">
            <w:pPr>
              <w:jc w:val="center"/>
              <w:rPr>
                <w:ins w:id="3374" w:author="L" w:date="2026-05-22T20:50:43Z"/>
                <w:rFonts w:hint="default" w:ascii="Times New Roman" w:hAnsi="Times New Roman"/>
                <w:vertAlign w:val="baseline"/>
                <w:lang w:val="en-US" w:eastAsia="zh-CN"/>
              </w:rPr>
            </w:pPr>
            <w:ins w:id="3375" w:author="L" w:date="2026-05-22T20:50:43Z">
              <w:r>
                <w:rPr>
                  <w:rFonts w:hint="eastAsia" w:ascii="Times New Roman" w:hAnsi="Times New Roman"/>
                  <w:vertAlign w:val="baseline"/>
                  <w:lang w:val="en-US" w:eastAsia="zh-CN"/>
                </w:rPr>
                <w:t>A7</w:t>
              </w:r>
            </w:ins>
          </w:p>
        </w:tc>
        <w:tc>
          <w:tcPr>
            <w:tcW w:w="620" w:type="pct"/>
            <w:noWrap w:val="0"/>
            <w:vAlign w:val="top"/>
          </w:tcPr>
          <w:p w14:paraId="0A6A9EE4">
            <w:pPr>
              <w:jc w:val="center"/>
              <w:rPr>
                <w:ins w:id="3376" w:author="L" w:date="2026-05-22T20:50:43Z"/>
                <w:rFonts w:hint="default" w:ascii="Times New Roman" w:hAnsi="Times New Roman"/>
                <w:vertAlign w:val="baseline"/>
                <w:lang w:val="en-US" w:eastAsia="zh-CN"/>
              </w:rPr>
            </w:pPr>
            <w:ins w:id="3377" w:author="L" w:date="2026-05-22T20:50:43Z">
              <w:r>
                <w:rPr>
                  <w:rFonts w:hint="eastAsia" w:ascii="Times New Roman" w:hAnsi="Times New Roman"/>
                  <w:vertAlign w:val="baseline"/>
                  <w:lang w:val="en-US" w:eastAsia="zh-CN"/>
                </w:rPr>
                <w:t>A8</w:t>
              </w:r>
            </w:ins>
          </w:p>
        </w:tc>
        <w:tc>
          <w:tcPr>
            <w:tcW w:w="495" w:type="pct"/>
            <w:noWrap w:val="0"/>
            <w:vAlign w:val="top"/>
          </w:tcPr>
          <w:p w14:paraId="294BB0AF">
            <w:pPr>
              <w:jc w:val="center"/>
              <w:rPr>
                <w:ins w:id="3378" w:author="L" w:date="2026-05-22T20:50:43Z"/>
                <w:rFonts w:hint="default" w:ascii="Times New Roman" w:hAnsi="Times New Roman"/>
                <w:vertAlign w:val="baseline"/>
                <w:lang w:val="en-US" w:eastAsia="zh-CN"/>
              </w:rPr>
            </w:pPr>
            <w:ins w:id="3379" w:author="L" w:date="2026-05-22T20:50:43Z">
              <w:r>
                <w:rPr>
                  <w:rFonts w:hint="eastAsia" w:ascii="Times New Roman" w:hAnsi="Times New Roman"/>
                  <w:vertAlign w:val="baseline"/>
                  <w:lang w:val="en-US" w:eastAsia="zh-CN"/>
                </w:rPr>
                <w:t>A9</w:t>
              </w:r>
            </w:ins>
          </w:p>
        </w:tc>
      </w:tr>
      <w:tr w14:paraId="25C7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80" w:author="L" w:date="2026-05-22T20:50:43Z"/>
        </w:trPr>
        <w:tc>
          <w:tcPr>
            <w:tcW w:w="552" w:type="pct"/>
            <w:noWrap w:val="0"/>
            <w:vAlign w:val="top"/>
          </w:tcPr>
          <w:p w14:paraId="578BABCA">
            <w:pPr>
              <w:jc w:val="center"/>
              <w:rPr>
                <w:ins w:id="3381" w:author="L" w:date="2026-05-22T20:50:43Z"/>
                <w:rFonts w:hint="default" w:ascii="Times New Roman" w:hAnsi="Times New Roman"/>
                <w:vertAlign w:val="baseline"/>
                <w:lang w:val="en-US" w:eastAsia="zh-CN"/>
              </w:rPr>
            </w:pPr>
            <w:ins w:id="3382" w:author="L" w:date="2026-05-22T20:50:43Z">
              <w:r>
                <w:rPr>
                  <w:rFonts w:hint="eastAsia" w:ascii="Times New Roman" w:hAnsi="Times New Roman"/>
                  <w:vertAlign w:val="baseline"/>
                  <w:lang w:val="en-US" w:eastAsia="zh-CN"/>
                </w:rPr>
                <w:t>名称</w:t>
              </w:r>
            </w:ins>
          </w:p>
        </w:tc>
        <w:tc>
          <w:tcPr>
            <w:tcW w:w="475" w:type="pct"/>
            <w:noWrap w:val="0"/>
            <w:vAlign w:val="top"/>
          </w:tcPr>
          <w:p w14:paraId="59FC0255">
            <w:pPr>
              <w:jc w:val="center"/>
              <w:rPr>
                <w:ins w:id="3383" w:author="L" w:date="2026-05-22T20:50:43Z"/>
                <w:rFonts w:hint="default" w:ascii="Times New Roman" w:hAnsi="Times New Roman"/>
                <w:vertAlign w:val="baseline"/>
                <w:lang w:val="en-US" w:eastAsia="zh-CN"/>
              </w:rPr>
            </w:pPr>
            <w:ins w:id="3384" w:author="L" w:date="2026-05-22T20:50:43Z">
              <w:r>
                <w:rPr>
                  <w:rFonts w:hint="eastAsia" w:ascii="Times New Roman" w:hAnsi="Times New Roman"/>
                  <w:vertAlign w:val="baseline"/>
                  <w:lang w:val="en-US" w:eastAsia="zh-CN"/>
                </w:rPr>
                <w:t>DO0</w:t>
              </w:r>
            </w:ins>
          </w:p>
        </w:tc>
        <w:tc>
          <w:tcPr>
            <w:tcW w:w="475" w:type="pct"/>
            <w:noWrap w:val="0"/>
            <w:vAlign w:val="top"/>
          </w:tcPr>
          <w:p w14:paraId="556F76EA">
            <w:pPr>
              <w:jc w:val="center"/>
              <w:rPr>
                <w:ins w:id="3385" w:author="L" w:date="2026-05-22T20:50:43Z"/>
                <w:rFonts w:hint="default" w:ascii="Times New Roman" w:hAnsi="Times New Roman"/>
                <w:vertAlign w:val="baseline"/>
                <w:lang w:val="en-US" w:eastAsia="zh-CN"/>
              </w:rPr>
            </w:pPr>
            <w:ins w:id="3386" w:author="L" w:date="2026-05-22T20:50:43Z">
              <w:r>
                <w:rPr>
                  <w:rFonts w:hint="eastAsia" w:ascii="Times New Roman" w:hAnsi="Times New Roman"/>
                  <w:vertAlign w:val="baseline"/>
                  <w:lang w:val="en-US" w:eastAsia="zh-CN"/>
                </w:rPr>
                <w:t>DO2</w:t>
              </w:r>
            </w:ins>
          </w:p>
        </w:tc>
        <w:tc>
          <w:tcPr>
            <w:tcW w:w="475" w:type="pct"/>
            <w:noWrap w:val="0"/>
            <w:vAlign w:val="top"/>
          </w:tcPr>
          <w:p w14:paraId="230A5470">
            <w:pPr>
              <w:jc w:val="center"/>
              <w:rPr>
                <w:ins w:id="3387" w:author="L" w:date="2026-05-22T20:50:43Z"/>
                <w:rFonts w:hint="default" w:ascii="Times New Roman" w:hAnsi="Times New Roman"/>
                <w:vertAlign w:val="baseline"/>
                <w:lang w:val="en-US" w:eastAsia="zh-CN"/>
              </w:rPr>
            </w:pPr>
            <w:ins w:id="3388" w:author="L" w:date="2026-05-22T20:50:43Z">
              <w:r>
                <w:rPr>
                  <w:rFonts w:hint="eastAsia" w:ascii="Times New Roman" w:hAnsi="Times New Roman"/>
                  <w:vertAlign w:val="baseline"/>
                  <w:lang w:val="en-US" w:eastAsia="zh-CN"/>
                </w:rPr>
                <w:t>DO4</w:t>
              </w:r>
            </w:ins>
          </w:p>
        </w:tc>
        <w:tc>
          <w:tcPr>
            <w:tcW w:w="475" w:type="pct"/>
            <w:noWrap w:val="0"/>
            <w:vAlign w:val="top"/>
          </w:tcPr>
          <w:p w14:paraId="2593436F">
            <w:pPr>
              <w:jc w:val="center"/>
              <w:rPr>
                <w:ins w:id="3389" w:author="L" w:date="2026-05-22T20:50:43Z"/>
                <w:rFonts w:hint="default" w:ascii="Times New Roman" w:hAnsi="Times New Roman"/>
                <w:vertAlign w:val="baseline"/>
                <w:lang w:val="en-US" w:eastAsia="zh-CN"/>
              </w:rPr>
            </w:pPr>
            <w:ins w:id="3390" w:author="L" w:date="2026-05-22T20:50:43Z">
              <w:r>
                <w:rPr>
                  <w:rFonts w:hint="eastAsia" w:ascii="Times New Roman" w:hAnsi="Times New Roman"/>
                  <w:vertAlign w:val="baseline"/>
                  <w:lang w:val="en-US" w:eastAsia="zh-CN"/>
                </w:rPr>
                <w:t>DO6</w:t>
              </w:r>
            </w:ins>
          </w:p>
        </w:tc>
        <w:tc>
          <w:tcPr>
            <w:tcW w:w="475" w:type="pct"/>
            <w:noWrap w:val="0"/>
            <w:vAlign w:val="top"/>
          </w:tcPr>
          <w:p w14:paraId="2723EC40">
            <w:pPr>
              <w:jc w:val="center"/>
              <w:rPr>
                <w:ins w:id="3391" w:author="L" w:date="2026-05-22T20:50:43Z"/>
                <w:rFonts w:hint="default" w:ascii="Times New Roman" w:hAnsi="Times New Roman"/>
                <w:vertAlign w:val="baseline"/>
                <w:lang w:val="en-US" w:eastAsia="zh-CN"/>
              </w:rPr>
            </w:pPr>
            <w:ins w:id="3392" w:author="L" w:date="2026-05-22T20:50:43Z">
              <w:r>
                <w:rPr>
                  <w:rFonts w:hint="eastAsia" w:ascii="Times New Roman" w:hAnsi="Times New Roman"/>
                  <w:vertAlign w:val="baseline"/>
                  <w:lang w:val="en-US" w:eastAsia="zh-CN"/>
                </w:rPr>
                <w:t>DO8</w:t>
              </w:r>
            </w:ins>
          </w:p>
        </w:tc>
        <w:tc>
          <w:tcPr>
            <w:tcW w:w="475" w:type="pct"/>
            <w:noWrap w:val="0"/>
            <w:vAlign w:val="top"/>
          </w:tcPr>
          <w:p w14:paraId="00C18A8C">
            <w:pPr>
              <w:jc w:val="center"/>
              <w:rPr>
                <w:ins w:id="3393" w:author="L" w:date="2026-05-22T20:50:43Z"/>
                <w:rFonts w:hint="default" w:ascii="Times New Roman" w:hAnsi="Times New Roman"/>
                <w:vertAlign w:val="baseline"/>
                <w:lang w:val="en-US" w:eastAsia="zh-CN"/>
              </w:rPr>
            </w:pPr>
            <w:ins w:id="3394" w:author="L" w:date="2026-05-22T20:50:43Z">
              <w:r>
                <w:rPr>
                  <w:rFonts w:hint="eastAsia" w:ascii="Times New Roman" w:hAnsi="Times New Roman"/>
                  <w:vertAlign w:val="baseline"/>
                  <w:lang w:val="en-US" w:eastAsia="zh-CN"/>
                </w:rPr>
                <w:t>DO10</w:t>
              </w:r>
            </w:ins>
          </w:p>
        </w:tc>
        <w:tc>
          <w:tcPr>
            <w:tcW w:w="475" w:type="pct"/>
            <w:noWrap w:val="0"/>
            <w:vAlign w:val="top"/>
          </w:tcPr>
          <w:p w14:paraId="0C423992">
            <w:pPr>
              <w:jc w:val="center"/>
              <w:rPr>
                <w:ins w:id="3395" w:author="L" w:date="2026-05-22T20:50:43Z"/>
                <w:rFonts w:hint="default" w:ascii="Times New Roman" w:hAnsi="Times New Roman"/>
                <w:vertAlign w:val="baseline"/>
                <w:lang w:val="en-US" w:eastAsia="zh-CN"/>
              </w:rPr>
            </w:pPr>
            <w:ins w:id="3396" w:author="L" w:date="2026-05-22T20:50:43Z">
              <w:r>
                <w:rPr>
                  <w:rFonts w:hint="eastAsia" w:ascii="Times New Roman" w:hAnsi="Times New Roman"/>
                  <w:vertAlign w:val="baseline"/>
                  <w:lang w:val="en-US" w:eastAsia="zh-CN"/>
                </w:rPr>
                <w:t>DO12</w:t>
              </w:r>
            </w:ins>
          </w:p>
        </w:tc>
        <w:tc>
          <w:tcPr>
            <w:tcW w:w="620" w:type="pct"/>
            <w:noWrap w:val="0"/>
            <w:vAlign w:val="top"/>
          </w:tcPr>
          <w:p w14:paraId="1451EDF5">
            <w:pPr>
              <w:jc w:val="center"/>
              <w:rPr>
                <w:ins w:id="3397" w:author="L" w:date="2026-05-22T20:50:43Z"/>
                <w:rFonts w:hint="default" w:ascii="Times New Roman" w:hAnsi="Times New Roman"/>
                <w:vertAlign w:val="baseline"/>
                <w:lang w:val="en-US" w:eastAsia="zh-CN"/>
              </w:rPr>
            </w:pPr>
            <w:ins w:id="3398" w:author="L" w:date="2026-05-22T20:50:43Z">
              <w:r>
                <w:rPr>
                  <w:rFonts w:hint="eastAsia" w:ascii="Times New Roman" w:hAnsi="Times New Roman"/>
                  <w:vertAlign w:val="baseline"/>
                  <w:lang w:val="en-US" w:eastAsia="zh-CN"/>
                </w:rPr>
                <w:t>DO14</w:t>
              </w:r>
            </w:ins>
          </w:p>
        </w:tc>
        <w:tc>
          <w:tcPr>
            <w:tcW w:w="495" w:type="pct"/>
            <w:noWrap w:val="0"/>
            <w:vAlign w:val="top"/>
          </w:tcPr>
          <w:p w14:paraId="1443C715">
            <w:pPr>
              <w:jc w:val="center"/>
              <w:rPr>
                <w:ins w:id="3399" w:author="L" w:date="2026-05-22T20:50:43Z"/>
                <w:rFonts w:hint="default" w:ascii="Times New Roman" w:hAnsi="Times New Roman"/>
                <w:vertAlign w:val="baseline"/>
                <w:lang w:val="en-US" w:eastAsia="zh-CN"/>
              </w:rPr>
            </w:pPr>
            <w:ins w:id="3400" w:author="L" w:date="2026-05-22T20:50:43Z">
              <w:r>
                <w:rPr>
                  <w:rFonts w:hint="eastAsia" w:ascii="Times New Roman" w:hAnsi="Times New Roman"/>
                  <w:vertAlign w:val="baseline"/>
                  <w:lang w:val="en-US" w:eastAsia="zh-CN"/>
                </w:rPr>
                <w:t>COM</w:t>
              </w:r>
            </w:ins>
          </w:p>
        </w:tc>
      </w:tr>
    </w:tbl>
    <w:p w14:paraId="2DFD9313">
      <w:pPr>
        <w:pStyle w:val="12"/>
        <w:ind w:left="0" w:leftChars="0" w:firstLine="0" w:firstLineChars="0"/>
        <w:outlineLvl w:val="9"/>
        <w:rPr>
          <w:ins w:id="3401" w:author="L" w:date="2026-05-22T20:50:43Z"/>
          <w:rFonts w:hint="eastAsia" w:ascii="Times New Roman" w:hAnsi="Times New Roman"/>
          <w:b w:val="0"/>
          <w:bCs w:val="0"/>
          <w:sz w:val="24"/>
          <w:szCs w:val="24"/>
          <w:lang w:val="en-US" w:eastAsia="zh-CN"/>
        </w:rPr>
      </w:pPr>
    </w:p>
    <w:tbl>
      <w:tblPr>
        <w:tblStyle w:val="14"/>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811"/>
        <w:gridCol w:w="811"/>
        <w:gridCol w:w="811"/>
        <w:gridCol w:w="811"/>
        <w:gridCol w:w="811"/>
        <w:gridCol w:w="811"/>
        <w:gridCol w:w="811"/>
        <w:gridCol w:w="1059"/>
        <w:gridCol w:w="860"/>
      </w:tblGrid>
      <w:tr w14:paraId="607C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ins w:id="3402" w:author="L" w:date="2026-05-22T20:50:43Z"/>
        </w:trPr>
        <w:tc>
          <w:tcPr>
            <w:tcW w:w="5000" w:type="pct"/>
            <w:gridSpan w:val="10"/>
            <w:tcBorders>
              <w:top w:val="single" w:color="auto" w:sz="4" w:space="0"/>
            </w:tcBorders>
            <w:noWrap w:val="0"/>
            <w:vAlign w:val="top"/>
          </w:tcPr>
          <w:p w14:paraId="7AA1C0CB">
            <w:pPr>
              <w:pBdr>
                <w:top w:val="none" w:color="auto" w:sz="0" w:space="0"/>
                <w:left w:val="none" w:color="auto" w:sz="0" w:space="0"/>
                <w:bottom w:val="none" w:color="auto" w:sz="0" w:space="0"/>
                <w:right w:val="none" w:color="auto" w:sz="0" w:space="0"/>
                <w:between w:val="none" w:color="auto" w:sz="0" w:space="0"/>
              </w:pBdr>
              <w:jc w:val="center"/>
              <w:rPr>
                <w:ins w:id="3403" w:author="L" w:date="2026-05-22T20:50:43Z"/>
                <w:rFonts w:hint="eastAsia" w:ascii="Times New Roman" w:hAnsi="Times New Roman"/>
                <w:vertAlign w:val="baseline"/>
                <w:lang w:val="en-US" w:eastAsia="zh-CN"/>
              </w:rPr>
            </w:pPr>
            <w:ins w:id="3404" w:author="L" w:date="2026-05-22T20:50:43Z">
              <w:r>
                <w:rPr>
                  <w:rFonts w:hint="eastAsia" w:ascii="Times New Roman" w:hAnsi="Times New Roman"/>
                  <w:vertAlign w:val="baseline"/>
                  <w:lang w:val="en-US" w:eastAsia="zh-CN"/>
                </w:rPr>
                <w:t>N2322模块（NPN）</w:t>
              </w:r>
            </w:ins>
          </w:p>
        </w:tc>
      </w:tr>
      <w:tr w14:paraId="77DB4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05" w:author="L" w:date="2026-05-22T20:50:43Z"/>
        </w:trPr>
        <w:tc>
          <w:tcPr>
            <w:tcW w:w="552" w:type="pct"/>
            <w:tcBorders>
              <w:top w:val="single" w:color="auto" w:sz="4" w:space="0"/>
            </w:tcBorders>
            <w:noWrap w:val="0"/>
            <w:vAlign w:val="top"/>
          </w:tcPr>
          <w:p w14:paraId="3B7634A3">
            <w:pPr>
              <w:jc w:val="center"/>
              <w:rPr>
                <w:ins w:id="3406" w:author="L" w:date="2026-05-22T20:50:43Z"/>
                <w:rFonts w:hint="default" w:ascii="Times New Roman" w:hAnsi="Times New Roman"/>
                <w:vertAlign w:val="baseline"/>
                <w:lang w:val="en-US" w:eastAsia="zh-CN"/>
              </w:rPr>
            </w:pPr>
            <w:ins w:id="3407" w:author="L" w:date="2026-05-22T20:50:43Z">
              <w:r>
                <w:rPr>
                  <w:rFonts w:hint="eastAsia" w:ascii="Times New Roman" w:hAnsi="Times New Roman"/>
                  <w:vertAlign w:val="baseline"/>
                  <w:lang w:val="en-US" w:eastAsia="zh-CN"/>
                </w:rPr>
                <w:t>端口号</w:t>
              </w:r>
            </w:ins>
          </w:p>
        </w:tc>
        <w:tc>
          <w:tcPr>
            <w:tcW w:w="475" w:type="pct"/>
            <w:tcBorders>
              <w:top w:val="single" w:color="auto" w:sz="4" w:space="0"/>
            </w:tcBorders>
            <w:noWrap w:val="0"/>
            <w:vAlign w:val="top"/>
          </w:tcPr>
          <w:p w14:paraId="130CD34E">
            <w:pPr>
              <w:jc w:val="center"/>
              <w:rPr>
                <w:ins w:id="3408" w:author="L" w:date="2026-05-22T20:50:43Z"/>
                <w:rFonts w:hint="default" w:ascii="Times New Roman" w:hAnsi="Times New Roman" w:eastAsiaTheme="minorEastAsia" w:cstheme="minorBidi"/>
                <w:kern w:val="2"/>
                <w:sz w:val="21"/>
                <w:szCs w:val="24"/>
                <w:vertAlign w:val="baseline"/>
                <w:lang w:val="en-US" w:eastAsia="zh-CN" w:bidi="ar-SA"/>
              </w:rPr>
            </w:pPr>
            <w:ins w:id="3409" w:author="L" w:date="2026-05-22T20:50:43Z">
              <w:r>
                <w:rPr>
                  <w:rFonts w:hint="eastAsia" w:ascii="Times New Roman" w:hAnsi="Times New Roman"/>
                  <w:vertAlign w:val="baseline"/>
                  <w:lang w:val="en-US" w:eastAsia="zh-CN"/>
                </w:rPr>
                <w:t>B1</w:t>
              </w:r>
            </w:ins>
          </w:p>
        </w:tc>
        <w:tc>
          <w:tcPr>
            <w:tcW w:w="475" w:type="pct"/>
            <w:tcBorders>
              <w:top w:val="single" w:color="auto" w:sz="4" w:space="0"/>
            </w:tcBorders>
            <w:noWrap w:val="0"/>
            <w:vAlign w:val="top"/>
          </w:tcPr>
          <w:p w14:paraId="79D9CA2B">
            <w:pPr>
              <w:jc w:val="center"/>
              <w:rPr>
                <w:ins w:id="3410" w:author="L" w:date="2026-05-22T20:50:43Z"/>
                <w:rFonts w:hint="default" w:ascii="Times New Roman" w:hAnsi="Times New Roman" w:eastAsiaTheme="minorEastAsia" w:cstheme="minorBidi"/>
                <w:kern w:val="2"/>
                <w:sz w:val="21"/>
                <w:szCs w:val="24"/>
                <w:vertAlign w:val="baseline"/>
                <w:lang w:val="en-US" w:eastAsia="zh-CN" w:bidi="ar-SA"/>
              </w:rPr>
            </w:pPr>
            <w:ins w:id="3411" w:author="L" w:date="2026-05-22T20:50:43Z">
              <w:r>
                <w:rPr>
                  <w:rFonts w:hint="eastAsia" w:ascii="Times New Roman" w:hAnsi="Times New Roman" w:cstheme="minorBidi"/>
                  <w:kern w:val="2"/>
                  <w:sz w:val="21"/>
                  <w:szCs w:val="24"/>
                  <w:vertAlign w:val="baseline"/>
                  <w:lang w:val="en-US" w:eastAsia="zh-CN" w:bidi="ar-SA"/>
                </w:rPr>
                <w:t>B2</w:t>
              </w:r>
            </w:ins>
          </w:p>
        </w:tc>
        <w:tc>
          <w:tcPr>
            <w:tcW w:w="475" w:type="pct"/>
            <w:tcBorders>
              <w:top w:val="single" w:color="auto" w:sz="4" w:space="0"/>
            </w:tcBorders>
            <w:noWrap w:val="0"/>
            <w:vAlign w:val="top"/>
          </w:tcPr>
          <w:p w14:paraId="5CFA2A4E">
            <w:pPr>
              <w:jc w:val="center"/>
              <w:rPr>
                <w:ins w:id="3412" w:author="L" w:date="2026-05-22T20:50:43Z"/>
                <w:rFonts w:hint="default" w:ascii="Times New Roman" w:hAnsi="Times New Roman" w:eastAsiaTheme="minorEastAsia" w:cstheme="minorBidi"/>
                <w:kern w:val="2"/>
                <w:sz w:val="21"/>
                <w:szCs w:val="24"/>
                <w:vertAlign w:val="baseline"/>
                <w:lang w:val="en-US" w:eastAsia="zh-CN" w:bidi="ar-SA"/>
              </w:rPr>
            </w:pPr>
            <w:ins w:id="3413" w:author="L" w:date="2026-05-22T20:50:43Z">
              <w:r>
                <w:rPr>
                  <w:rFonts w:hint="eastAsia" w:ascii="Times New Roman" w:hAnsi="Times New Roman" w:cstheme="minorBidi"/>
                  <w:kern w:val="2"/>
                  <w:sz w:val="21"/>
                  <w:szCs w:val="24"/>
                  <w:vertAlign w:val="baseline"/>
                  <w:lang w:val="en-US" w:eastAsia="zh-CN" w:bidi="ar-SA"/>
                </w:rPr>
                <w:t>B3</w:t>
              </w:r>
            </w:ins>
          </w:p>
        </w:tc>
        <w:tc>
          <w:tcPr>
            <w:tcW w:w="475" w:type="pct"/>
            <w:tcBorders>
              <w:top w:val="single" w:color="auto" w:sz="4" w:space="0"/>
            </w:tcBorders>
            <w:noWrap w:val="0"/>
            <w:vAlign w:val="top"/>
          </w:tcPr>
          <w:p w14:paraId="6139BD16">
            <w:pPr>
              <w:jc w:val="center"/>
              <w:rPr>
                <w:ins w:id="3414" w:author="L" w:date="2026-05-22T20:50:43Z"/>
                <w:rFonts w:hint="default" w:ascii="Times New Roman" w:hAnsi="Times New Roman" w:eastAsiaTheme="minorEastAsia" w:cstheme="minorBidi"/>
                <w:kern w:val="2"/>
                <w:sz w:val="21"/>
                <w:szCs w:val="24"/>
                <w:vertAlign w:val="baseline"/>
                <w:lang w:val="en-US" w:eastAsia="zh-CN" w:bidi="ar-SA"/>
              </w:rPr>
            </w:pPr>
            <w:ins w:id="3415" w:author="L" w:date="2026-05-22T20:50:43Z">
              <w:r>
                <w:rPr>
                  <w:rFonts w:hint="eastAsia" w:ascii="Times New Roman" w:hAnsi="Times New Roman" w:cstheme="minorBidi"/>
                  <w:kern w:val="2"/>
                  <w:sz w:val="21"/>
                  <w:szCs w:val="24"/>
                  <w:vertAlign w:val="baseline"/>
                  <w:lang w:val="en-US" w:eastAsia="zh-CN" w:bidi="ar-SA"/>
                </w:rPr>
                <w:t>B4</w:t>
              </w:r>
            </w:ins>
          </w:p>
        </w:tc>
        <w:tc>
          <w:tcPr>
            <w:tcW w:w="475" w:type="pct"/>
            <w:tcBorders>
              <w:top w:val="single" w:color="auto" w:sz="4" w:space="0"/>
            </w:tcBorders>
            <w:noWrap w:val="0"/>
            <w:vAlign w:val="top"/>
          </w:tcPr>
          <w:p w14:paraId="4192227C">
            <w:pPr>
              <w:jc w:val="center"/>
              <w:rPr>
                <w:ins w:id="3416" w:author="L" w:date="2026-05-22T20:50:43Z"/>
                <w:rFonts w:hint="default" w:ascii="Times New Roman" w:hAnsi="Times New Roman" w:eastAsiaTheme="minorEastAsia" w:cstheme="minorBidi"/>
                <w:kern w:val="2"/>
                <w:sz w:val="21"/>
                <w:szCs w:val="24"/>
                <w:vertAlign w:val="baseline"/>
                <w:lang w:val="en-US" w:eastAsia="zh-CN" w:bidi="ar-SA"/>
              </w:rPr>
            </w:pPr>
            <w:ins w:id="3417" w:author="L" w:date="2026-05-22T20:50:43Z">
              <w:r>
                <w:rPr>
                  <w:rFonts w:hint="eastAsia" w:ascii="Times New Roman" w:hAnsi="Times New Roman" w:cstheme="minorBidi"/>
                  <w:kern w:val="2"/>
                  <w:sz w:val="21"/>
                  <w:szCs w:val="24"/>
                  <w:vertAlign w:val="baseline"/>
                  <w:lang w:val="en-US" w:eastAsia="zh-CN" w:bidi="ar-SA"/>
                </w:rPr>
                <w:t>B5</w:t>
              </w:r>
            </w:ins>
          </w:p>
        </w:tc>
        <w:tc>
          <w:tcPr>
            <w:tcW w:w="475" w:type="pct"/>
            <w:tcBorders>
              <w:top w:val="single" w:color="auto" w:sz="4" w:space="0"/>
            </w:tcBorders>
            <w:noWrap w:val="0"/>
            <w:vAlign w:val="top"/>
          </w:tcPr>
          <w:p w14:paraId="2E72182F">
            <w:pPr>
              <w:jc w:val="center"/>
              <w:rPr>
                <w:ins w:id="3418" w:author="L" w:date="2026-05-22T20:50:43Z"/>
                <w:rFonts w:hint="default" w:ascii="Times New Roman" w:hAnsi="Times New Roman" w:eastAsiaTheme="minorEastAsia" w:cstheme="minorBidi"/>
                <w:kern w:val="2"/>
                <w:sz w:val="21"/>
                <w:szCs w:val="24"/>
                <w:vertAlign w:val="baseline"/>
                <w:lang w:val="en-US" w:eastAsia="zh-CN" w:bidi="ar-SA"/>
              </w:rPr>
            </w:pPr>
            <w:ins w:id="3419" w:author="L" w:date="2026-05-22T20:50:43Z">
              <w:r>
                <w:rPr>
                  <w:rFonts w:hint="eastAsia" w:ascii="Times New Roman" w:hAnsi="Times New Roman" w:cstheme="minorBidi"/>
                  <w:kern w:val="2"/>
                  <w:sz w:val="21"/>
                  <w:szCs w:val="24"/>
                  <w:vertAlign w:val="baseline"/>
                  <w:lang w:val="en-US" w:eastAsia="zh-CN" w:bidi="ar-SA"/>
                </w:rPr>
                <w:t>B6</w:t>
              </w:r>
            </w:ins>
          </w:p>
        </w:tc>
        <w:tc>
          <w:tcPr>
            <w:tcW w:w="475" w:type="pct"/>
            <w:tcBorders>
              <w:top w:val="single" w:color="auto" w:sz="4" w:space="0"/>
            </w:tcBorders>
            <w:noWrap w:val="0"/>
            <w:vAlign w:val="top"/>
          </w:tcPr>
          <w:p w14:paraId="43AD2B55">
            <w:pPr>
              <w:jc w:val="center"/>
              <w:rPr>
                <w:ins w:id="3420" w:author="L" w:date="2026-05-22T20:50:43Z"/>
                <w:rFonts w:hint="default" w:ascii="Times New Roman" w:hAnsi="Times New Roman"/>
                <w:vertAlign w:val="baseline"/>
                <w:lang w:val="en-US" w:eastAsia="zh-CN"/>
              </w:rPr>
            </w:pPr>
            <w:ins w:id="3421" w:author="L" w:date="2026-05-22T20:50:43Z">
              <w:r>
                <w:rPr>
                  <w:rFonts w:hint="eastAsia" w:ascii="Times New Roman" w:hAnsi="Times New Roman"/>
                  <w:vertAlign w:val="baseline"/>
                  <w:lang w:val="en-US" w:eastAsia="zh-CN"/>
                </w:rPr>
                <w:t>B7</w:t>
              </w:r>
            </w:ins>
          </w:p>
        </w:tc>
        <w:tc>
          <w:tcPr>
            <w:tcW w:w="620" w:type="pct"/>
            <w:tcBorders>
              <w:top w:val="single" w:color="auto" w:sz="4" w:space="0"/>
            </w:tcBorders>
            <w:noWrap w:val="0"/>
            <w:vAlign w:val="top"/>
          </w:tcPr>
          <w:p w14:paraId="699B916B">
            <w:pPr>
              <w:jc w:val="center"/>
              <w:rPr>
                <w:ins w:id="3422" w:author="L" w:date="2026-05-22T20:50:43Z"/>
                <w:rFonts w:hint="default" w:ascii="Times New Roman" w:hAnsi="Times New Roman"/>
                <w:vertAlign w:val="baseline"/>
                <w:lang w:val="en-US" w:eastAsia="zh-CN"/>
              </w:rPr>
            </w:pPr>
            <w:ins w:id="3423" w:author="L" w:date="2026-05-22T20:50:43Z">
              <w:r>
                <w:rPr>
                  <w:rFonts w:hint="eastAsia" w:ascii="Times New Roman" w:hAnsi="Times New Roman"/>
                  <w:vertAlign w:val="baseline"/>
                  <w:lang w:val="en-US" w:eastAsia="zh-CN"/>
                </w:rPr>
                <w:t>B8</w:t>
              </w:r>
            </w:ins>
          </w:p>
        </w:tc>
        <w:tc>
          <w:tcPr>
            <w:tcW w:w="495" w:type="pct"/>
            <w:tcBorders>
              <w:top w:val="single" w:color="auto" w:sz="4" w:space="0"/>
            </w:tcBorders>
            <w:noWrap w:val="0"/>
            <w:vAlign w:val="top"/>
          </w:tcPr>
          <w:p w14:paraId="4650CCB7">
            <w:pPr>
              <w:jc w:val="center"/>
              <w:rPr>
                <w:ins w:id="3424" w:author="L" w:date="2026-05-22T20:50:43Z"/>
                <w:rFonts w:hint="default" w:ascii="Times New Roman" w:hAnsi="Times New Roman"/>
                <w:vertAlign w:val="baseline"/>
                <w:lang w:val="en-US" w:eastAsia="zh-CN"/>
              </w:rPr>
            </w:pPr>
            <w:ins w:id="3425" w:author="L" w:date="2026-05-22T20:50:43Z">
              <w:r>
                <w:rPr>
                  <w:rFonts w:hint="eastAsia" w:ascii="Times New Roman" w:hAnsi="Times New Roman"/>
                  <w:vertAlign w:val="baseline"/>
                  <w:lang w:val="en-US" w:eastAsia="zh-CN"/>
                </w:rPr>
                <w:t>B9</w:t>
              </w:r>
            </w:ins>
          </w:p>
        </w:tc>
      </w:tr>
      <w:tr w14:paraId="6E3B9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26" w:author="L" w:date="2026-05-22T20:50:43Z"/>
        </w:trPr>
        <w:tc>
          <w:tcPr>
            <w:tcW w:w="552" w:type="pct"/>
            <w:noWrap w:val="0"/>
            <w:vAlign w:val="top"/>
          </w:tcPr>
          <w:p w14:paraId="5AD2BBC2">
            <w:pPr>
              <w:jc w:val="center"/>
              <w:rPr>
                <w:ins w:id="3427" w:author="L" w:date="2026-05-22T20:50:43Z"/>
                <w:rFonts w:hint="default" w:ascii="Times New Roman" w:hAnsi="Times New Roman"/>
                <w:vertAlign w:val="baseline"/>
                <w:lang w:val="en-US" w:eastAsia="zh-CN"/>
              </w:rPr>
            </w:pPr>
            <w:ins w:id="3428" w:author="L" w:date="2026-05-22T20:50:43Z">
              <w:r>
                <w:rPr>
                  <w:rFonts w:hint="eastAsia" w:ascii="Times New Roman" w:hAnsi="Times New Roman"/>
                  <w:vertAlign w:val="baseline"/>
                  <w:lang w:val="en-US" w:eastAsia="zh-CN"/>
                </w:rPr>
                <w:t>名称</w:t>
              </w:r>
            </w:ins>
          </w:p>
        </w:tc>
        <w:tc>
          <w:tcPr>
            <w:tcW w:w="475" w:type="pct"/>
            <w:noWrap w:val="0"/>
            <w:vAlign w:val="top"/>
          </w:tcPr>
          <w:p w14:paraId="39F9B8F5">
            <w:pPr>
              <w:jc w:val="center"/>
              <w:rPr>
                <w:ins w:id="3429" w:author="L" w:date="2026-05-22T20:50:43Z"/>
                <w:rFonts w:hint="default" w:ascii="Times New Roman" w:hAnsi="Times New Roman"/>
                <w:vertAlign w:val="baseline"/>
                <w:lang w:val="en-US" w:eastAsia="zh-CN"/>
              </w:rPr>
            </w:pPr>
            <w:ins w:id="3430" w:author="L" w:date="2026-05-22T20:50:43Z">
              <w:r>
                <w:rPr>
                  <w:rFonts w:hint="eastAsia" w:ascii="Times New Roman" w:hAnsi="Times New Roman"/>
                  <w:vertAlign w:val="baseline"/>
                  <w:lang w:val="en-US" w:eastAsia="zh-CN"/>
                </w:rPr>
                <w:t>DO17</w:t>
              </w:r>
            </w:ins>
          </w:p>
        </w:tc>
        <w:tc>
          <w:tcPr>
            <w:tcW w:w="475" w:type="pct"/>
            <w:noWrap w:val="0"/>
            <w:vAlign w:val="top"/>
          </w:tcPr>
          <w:p w14:paraId="66267278">
            <w:pPr>
              <w:jc w:val="center"/>
              <w:rPr>
                <w:ins w:id="3431" w:author="L" w:date="2026-05-22T20:50:43Z"/>
                <w:rFonts w:hint="default" w:ascii="Times New Roman" w:hAnsi="Times New Roman"/>
                <w:vertAlign w:val="baseline"/>
                <w:lang w:val="en-US" w:eastAsia="zh-CN"/>
              </w:rPr>
            </w:pPr>
            <w:ins w:id="3432" w:author="L" w:date="2026-05-22T20:50:43Z">
              <w:r>
                <w:rPr>
                  <w:rFonts w:hint="eastAsia" w:ascii="Times New Roman" w:hAnsi="Times New Roman"/>
                  <w:vertAlign w:val="baseline"/>
                  <w:lang w:val="en-US" w:eastAsia="zh-CN"/>
                </w:rPr>
                <w:t>DO19</w:t>
              </w:r>
            </w:ins>
          </w:p>
        </w:tc>
        <w:tc>
          <w:tcPr>
            <w:tcW w:w="475" w:type="pct"/>
            <w:noWrap w:val="0"/>
            <w:vAlign w:val="top"/>
          </w:tcPr>
          <w:p w14:paraId="6C01BC72">
            <w:pPr>
              <w:jc w:val="center"/>
              <w:rPr>
                <w:ins w:id="3433" w:author="L" w:date="2026-05-22T20:50:43Z"/>
                <w:rFonts w:hint="default" w:ascii="Times New Roman" w:hAnsi="Times New Roman" w:eastAsiaTheme="minorEastAsia" w:cstheme="minorBidi"/>
                <w:kern w:val="2"/>
                <w:sz w:val="21"/>
                <w:szCs w:val="24"/>
                <w:vertAlign w:val="baseline"/>
                <w:lang w:val="en-US" w:eastAsia="zh-CN" w:bidi="ar-SA"/>
              </w:rPr>
            </w:pPr>
            <w:ins w:id="3434" w:author="L" w:date="2026-05-22T20:50:43Z">
              <w:r>
                <w:rPr>
                  <w:rFonts w:hint="eastAsia" w:ascii="Times New Roman" w:hAnsi="Times New Roman"/>
                  <w:vertAlign w:val="baseline"/>
                  <w:lang w:val="en-US" w:eastAsia="zh-CN"/>
                </w:rPr>
                <w:t>DO21</w:t>
              </w:r>
            </w:ins>
          </w:p>
        </w:tc>
        <w:tc>
          <w:tcPr>
            <w:tcW w:w="475" w:type="pct"/>
            <w:noWrap w:val="0"/>
            <w:vAlign w:val="top"/>
          </w:tcPr>
          <w:p w14:paraId="22DD9A27">
            <w:pPr>
              <w:jc w:val="center"/>
              <w:rPr>
                <w:ins w:id="3435" w:author="L" w:date="2026-05-22T20:50:43Z"/>
                <w:rFonts w:hint="default" w:ascii="Times New Roman" w:hAnsi="Times New Roman" w:eastAsiaTheme="minorEastAsia" w:cstheme="minorBidi"/>
                <w:kern w:val="2"/>
                <w:sz w:val="21"/>
                <w:szCs w:val="24"/>
                <w:vertAlign w:val="baseline"/>
                <w:lang w:val="en-US" w:eastAsia="zh-CN" w:bidi="ar-SA"/>
              </w:rPr>
            </w:pPr>
            <w:ins w:id="3436" w:author="L" w:date="2026-05-22T20:50:43Z">
              <w:r>
                <w:rPr>
                  <w:rFonts w:hint="eastAsia" w:ascii="Times New Roman" w:hAnsi="Times New Roman"/>
                  <w:vertAlign w:val="baseline"/>
                  <w:lang w:val="en-US" w:eastAsia="zh-CN"/>
                </w:rPr>
                <w:t>DO23</w:t>
              </w:r>
            </w:ins>
          </w:p>
        </w:tc>
        <w:tc>
          <w:tcPr>
            <w:tcW w:w="475" w:type="pct"/>
            <w:noWrap w:val="0"/>
            <w:vAlign w:val="top"/>
          </w:tcPr>
          <w:p w14:paraId="453CEB36">
            <w:pPr>
              <w:jc w:val="center"/>
              <w:rPr>
                <w:ins w:id="3437" w:author="L" w:date="2026-05-22T20:50:43Z"/>
                <w:rFonts w:hint="default" w:ascii="Times New Roman" w:hAnsi="Times New Roman"/>
                <w:vertAlign w:val="baseline"/>
                <w:lang w:val="en-US" w:eastAsia="zh-CN"/>
              </w:rPr>
            </w:pPr>
            <w:ins w:id="3438" w:author="L" w:date="2026-05-22T20:50:43Z">
              <w:r>
                <w:rPr>
                  <w:rFonts w:hint="eastAsia" w:ascii="Times New Roman" w:hAnsi="Times New Roman"/>
                  <w:vertAlign w:val="baseline"/>
                  <w:lang w:val="en-US" w:eastAsia="zh-CN"/>
                </w:rPr>
                <w:t>DO25</w:t>
              </w:r>
            </w:ins>
          </w:p>
        </w:tc>
        <w:tc>
          <w:tcPr>
            <w:tcW w:w="475" w:type="pct"/>
            <w:noWrap w:val="0"/>
            <w:vAlign w:val="top"/>
          </w:tcPr>
          <w:p w14:paraId="233A3285">
            <w:pPr>
              <w:jc w:val="center"/>
              <w:rPr>
                <w:ins w:id="3439" w:author="L" w:date="2026-05-22T20:50:43Z"/>
                <w:rFonts w:hint="default" w:ascii="Times New Roman" w:hAnsi="Times New Roman"/>
                <w:vertAlign w:val="baseline"/>
                <w:lang w:val="en-US" w:eastAsia="zh-CN"/>
              </w:rPr>
            </w:pPr>
            <w:ins w:id="3440" w:author="L" w:date="2026-05-22T20:50:43Z">
              <w:r>
                <w:rPr>
                  <w:rFonts w:hint="eastAsia" w:ascii="Times New Roman" w:hAnsi="Times New Roman"/>
                  <w:vertAlign w:val="baseline"/>
                  <w:lang w:val="en-US" w:eastAsia="zh-CN"/>
                </w:rPr>
                <w:t>DO27</w:t>
              </w:r>
            </w:ins>
          </w:p>
        </w:tc>
        <w:tc>
          <w:tcPr>
            <w:tcW w:w="475" w:type="pct"/>
            <w:noWrap w:val="0"/>
            <w:vAlign w:val="top"/>
          </w:tcPr>
          <w:p w14:paraId="44524656">
            <w:pPr>
              <w:jc w:val="center"/>
              <w:rPr>
                <w:ins w:id="3441" w:author="L" w:date="2026-05-22T20:50:43Z"/>
                <w:rFonts w:hint="default" w:ascii="Times New Roman" w:hAnsi="Times New Roman"/>
                <w:vertAlign w:val="baseline"/>
                <w:lang w:val="en-US" w:eastAsia="zh-CN"/>
              </w:rPr>
            </w:pPr>
            <w:ins w:id="3442" w:author="L" w:date="2026-05-22T20:50:43Z">
              <w:r>
                <w:rPr>
                  <w:rFonts w:hint="eastAsia" w:ascii="Times New Roman" w:hAnsi="Times New Roman"/>
                  <w:vertAlign w:val="baseline"/>
                  <w:lang w:val="en-US" w:eastAsia="zh-CN"/>
                </w:rPr>
                <w:t>DO29</w:t>
              </w:r>
            </w:ins>
          </w:p>
        </w:tc>
        <w:tc>
          <w:tcPr>
            <w:tcW w:w="620" w:type="pct"/>
            <w:noWrap w:val="0"/>
            <w:vAlign w:val="top"/>
          </w:tcPr>
          <w:p w14:paraId="46B45A27">
            <w:pPr>
              <w:jc w:val="center"/>
              <w:rPr>
                <w:ins w:id="3443" w:author="L" w:date="2026-05-22T20:50:43Z"/>
                <w:rFonts w:hint="default" w:ascii="Times New Roman" w:hAnsi="Times New Roman"/>
                <w:vertAlign w:val="baseline"/>
                <w:lang w:val="en-US" w:eastAsia="zh-CN"/>
              </w:rPr>
            </w:pPr>
            <w:ins w:id="3444" w:author="L" w:date="2026-05-22T20:50:43Z">
              <w:r>
                <w:rPr>
                  <w:rFonts w:hint="eastAsia" w:ascii="Times New Roman" w:hAnsi="Times New Roman"/>
                  <w:vertAlign w:val="baseline"/>
                  <w:lang w:val="en-US" w:eastAsia="zh-CN"/>
                </w:rPr>
                <w:t>DO31</w:t>
              </w:r>
            </w:ins>
          </w:p>
        </w:tc>
        <w:tc>
          <w:tcPr>
            <w:tcW w:w="495" w:type="pct"/>
            <w:noWrap w:val="0"/>
            <w:vAlign w:val="top"/>
          </w:tcPr>
          <w:p w14:paraId="38C00345">
            <w:pPr>
              <w:jc w:val="center"/>
              <w:rPr>
                <w:ins w:id="3445" w:author="L" w:date="2026-05-22T20:50:43Z"/>
                <w:rFonts w:hint="default" w:ascii="Times New Roman" w:hAnsi="Times New Roman"/>
                <w:vertAlign w:val="baseline"/>
                <w:lang w:val="en-US" w:eastAsia="zh-CN"/>
              </w:rPr>
            </w:pPr>
            <w:ins w:id="3446" w:author="L" w:date="2026-05-22T20:50:43Z">
              <w:r>
                <w:rPr>
                  <w:rFonts w:hint="eastAsia" w:ascii="Times New Roman" w:hAnsi="Times New Roman"/>
                  <w:vertAlign w:val="baseline"/>
                  <w:lang w:val="en-US" w:eastAsia="zh-CN"/>
                </w:rPr>
                <w:t>PE</w:t>
              </w:r>
            </w:ins>
          </w:p>
        </w:tc>
      </w:tr>
      <w:tr w14:paraId="7412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47" w:author="L" w:date="2026-05-22T20:50:43Z"/>
        </w:trPr>
        <w:tc>
          <w:tcPr>
            <w:tcW w:w="552" w:type="pct"/>
            <w:noWrap w:val="0"/>
            <w:vAlign w:val="top"/>
          </w:tcPr>
          <w:p w14:paraId="2CA0646C">
            <w:pPr>
              <w:jc w:val="center"/>
              <w:rPr>
                <w:ins w:id="3448" w:author="L" w:date="2026-05-22T20:50:43Z"/>
                <w:rFonts w:hint="default" w:ascii="Times New Roman" w:hAnsi="Times New Roman"/>
                <w:vertAlign w:val="baseline"/>
                <w:lang w:val="en-US" w:eastAsia="zh-CN"/>
              </w:rPr>
            </w:pPr>
            <w:ins w:id="3449" w:author="L" w:date="2026-05-22T20:50:43Z">
              <w:r>
                <w:rPr>
                  <w:rFonts w:hint="eastAsia" w:ascii="Times New Roman" w:hAnsi="Times New Roman"/>
                  <w:vertAlign w:val="baseline"/>
                  <w:lang w:val="en-US" w:eastAsia="zh-CN"/>
                </w:rPr>
                <w:t>端口号</w:t>
              </w:r>
            </w:ins>
          </w:p>
        </w:tc>
        <w:tc>
          <w:tcPr>
            <w:tcW w:w="475" w:type="pct"/>
            <w:noWrap w:val="0"/>
            <w:vAlign w:val="top"/>
          </w:tcPr>
          <w:p w14:paraId="737ECD07">
            <w:pPr>
              <w:jc w:val="center"/>
              <w:rPr>
                <w:ins w:id="3450" w:author="L" w:date="2026-05-22T20:50:43Z"/>
                <w:rFonts w:hint="default" w:ascii="Times New Roman" w:hAnsi="Times New Roman"/>
                <w:vertAlign w:val="baseline"/>
                <w:lang w:val="en-US" w:eastAsia="zh-CN"/>
              </w:rPr>
            </w:pPr>
            <w:ins w:id="3451" w:author="L" w:date="2026-05-22T20:50:43Z">
              <w:r>
                <w:rPr>
                  <w:rFonts w:hint="eastAsia" w:ascii="Times New Roman" w:hAnsi="Times New Roman"/>
                  <w:vertAlign w:val="baseline"/>
                  <w:lang w:val="en-US" w:eastAsia="zh-CN"/>
                </w:rPr>
                <w:t>A1</w:t>
              </w:r>
            </w:ins>
          </w:p>
        </w:tc>
        <w:tc>
          <w:tcPr>
            <w:tcW w:w="475" w:type="pct"/>
            <w:noWrap w:val="0"/>
            <w:vAlign w:val="top"/>
          </w:tcPr>
          <w:p w14:paraId="4A9689DE">
            <w:pPr>
              <w:jc w:val="center"/>
              <w:rPr>
                <w:ins w:id="3452" w:author="L" w:date="2026-05-22T20:50:43Z"/>
                <w:rFonts w:hint="default" w:ascii="Times New Roman" w:hAnsi="Times New Roman"/>
                <w:vertAlign w:val="baseline"/>
                <w:lang w:val="en-US" w:eastAsia="zh-CN"/>
              </w:rPr>
            </w:pPr>
            <w:ins w:id="3453" w:author="L" w:date="2026-05-22T20:50:43Z">
              <w:r>
                <w:rPr>
                  <w:rFonts w:hint="eastAsia" w:ascii="Times New Roman" w:hAnsi="Times New Roman"/>
                  <w:vertAlign w:val="baseline"/>
                  <w:lang w:val="en-US" w:eastAsia="zh-CN"/>
                </w:rPr>
                <w:t>A2</w:t>
              </w:r>
            </w:ins>
          </w:p>
        </w:tc>
        <w:tc>
          <w:tcPr>
            <w:tcW w:w="475" w:type="pct"/>
            <w:noWrap w:val="0"/>
            <w:vAlign w:val="top"/>
          </w:tcPr>
          <w:p w14:paraId="5C765CC9">
            <w:pPr>
              <w:jc w:val="center"/>
              <w:rPr>
                <w:ins w:id="3454" w:author="L" w:date="2026-05-22T20:50:43Z"/>
                <w:rFonts w:hint="default" w:ascii="Times New Roman" w:hAnsi="Times New Roman"/>
                <w:vertAlign w:val="baseline"/>
                <w:lang w:val="en-US" w:eastAsia="zh-CN"/>
              </w:rPr>
            </w:pPr>
            <w:ins w:id="3455" w:author="L" w:date="2026-05-22T20:50:43Z">
              <w:r>
                <w:rPr>
                  <w:rFonts w:hint="eastAsia" w:ascii="Times New Roman" w:hAnsi="Times New Roman"/>
                  <w:vertAlign w:val="baseline"/>
                  <w:lang w:val="en-US" w:eastAsia="zh-CN"/>
                </w:rPr>
                <w:t>A3</w:t>
              </w:r>
            </w:ins>
          </w:p>
        </w:tc>
        <w:tc>
          <w:tcPr>
            <w:tcW w:w="475" w:type="pct"/>
            <w:noWrap w:val="0"/>
            <w:vAlign w:val="top"/>
          </w:tcPr>
          <w:p w14:paraId="63A9F17F">
            <w:pPr>
              <w:jc w:val="center"/>
              <w:rPr>
                <w:ins w:id="3456" w:author="L" w:date="2026-05-22T20:50:43Z"/>
                <w:rFonts w:hint="default" w:ascii="Times New Roman" w:hAnsi="Times New Roman"/>
                <w:vertAlign w:val="baseline"/>
                <w:lang w:val="en-US" w:eastAsia="zh-CN"/>
              </w:rPr>
            </w:pPr>
            <w:ins w:id="3457" w:author="L" w:date="2026-05-22T20:50:43Z">
              <w:r>
                <w:rPr>
                  <w:rFonts w:hint="eastAsia" w:ascii="Times New Roman" w:hAnsi="Times New Roman"/>
                  <w:vertAlign w:val="baseline"/>
                  <w:lang w:val="en-US" w:eastAsia="zh-CN"/>
                </w:rPr>
                <w:t>A4</w:t>
              </w:r>
            </w:ins>
          </w:p>
        </w:tc>
        <w:tc>
          <w:tcPr>
            <w:tcW w:w="475" w:type="pct"/>
            <w:noWrap w:val="0"/>
            <w:vAlign w:val="top"/>
          </w:tcPr>
          <w:p w14:paraId="2E085D3F">
            <w:pPr>
              <w:jc w:val="center"/>
              <w:rPr>
                <w:ins w:id="3458" w:author="L" w:date="2026-05-22T20:50:43Z"/>
                <w:rFonts w:hint="default" w:ascii="Times New Roman" w:hAnsi="Times New Roman"/>
                <w:vertAlign w:val="baseline"/>
                <w:lang w:val="en-US" w:eastAsia="zh-CN"/>
              </w:rPr>
            </w:pPr>
            <w:ins w:id="3459" w:author="L" w:date="2026-05-22T20:50:43Z">
              <w:r>
                <w:rPr>
                  <w:rFonts w:hint="eastAsia" w:ascii="Times New Roman" w:hAnsi="Times New Roman"/>
                  <w:vertAlign w:val="baseline"/>
                  <w:lang w:val="en-US" w:eastAsia="zh-CN"/>
                </w:rPr>
                <w:t>A5</w:t>
              </w:r>
            </w:ins>
          </w:p>
        </w:tc>
        <w:tc>
          <w:tcPr>
            <w:tcW w:w="475" w:type="pct"/>
            <w:noWrap w:val="0"/>
            <w:vAlign w:val="top"/>
          </w:tcPr>
          <w:p w14:paraId="4DFCFE06">
            <w:pPr>
              <w:jc w:val="center"/>
              <w:rPr>
                <w:ins w:id="3460" w:author="L" w:date="2026-05-22T20:50:43Z"/>
                <w:rFonts w:hint="default" w:ascii="Times New Roman" w:hAnsi="Times New Roman"/>
                <w:vertAlign w:val="baseline"/>
                <w:lang w:val="en-US" w:eastAsia="zh-CN"/>
              </w:rPr>
            </w:pPr>
            <w:ins w:id="3461" w:author="L" w:date="2026-05-22T20:50:43Z">
              <w:r>
                <w:rPr>
                  <w:rFonts w:hint="eastAsia" w:ascii="Times New Roman" w:hAnsi="Times New Roman"/>
                  <w:vertAlign w:val="baseline"/>
                  <w:lang w:val="en-US" w:eastAsia="zh-CN"/>
                </w:rPr>
                <w:t>A6</w:t>
              </w:r>
            </w:ins>
          </w:p>
        </w:tc>
        <w:tc>
          <w:tcPr>
            <w:tcW w:w="475" w:type="pct"/>
            <w:noWrap w:val="0"/>
            <w:vAlign w:val="top"/>
          </w:tcPr>
          <w:p w14:paraId="7A622171">
            <w:pPr>
              <w:jc w:val="center"/>
              <w:rPr>
                <w:ins w:id="3462" w:author="L" w:date="2026-05-22T20:50:43Z"/>
                <w:rFonts w:hint="default" w:ascii="Times New Roman" w:hAnsi="Times New Roman"/>
                <w:vertAlign w:val="baseline"/>
                <w:lang w:val="en-US" w:eastAsia="zh-CN"/>
              </w:rPr>
            </w:pPr>
            <w:ins w:id="3463" w:author="L" w:date="2026-05-22T20:50:43Z">
              <w:r>
                <w:rPr>
                  <w:rFonts w:hint="eastAsia" w:ascii="Times New Roman" w:hAnsi="Times New Roman"/>
                  <w:vertAlign w:val="baseline"/>
                  <w:lang w:val="en-US" w:eastAsia="zh-CN"/>
                </w:rPr>
                <w:t>A7</w:t>
              </w:r>
            </w:ins>
          </w:p>
        </w:tc>
        <w:tc>
          <w:tcPr>
            <w:tcW w:w="620" w:type="pct"/>
            <w:noWrap w:val="0"/>
            <w:vAlign w:val="top"/>
          </w:tcPr>
          <w:p w14:paraId="3E53A6D5">
            <w:pPr>
              <w:jc w:val="center"/>
              <w:rPr>
                <w:ins w:id="3464" w:author="L" w:date="2026-05-22T20:50:43Z"/>
                <w:rFonts w:hint="default" w:ascii="Times New Roman" w:hAnsi="Times New Roman"/>
                <w:vertAlign w:val="baseline"/>
                <w:lang w:val="en-US" w:eastAsia="zh-CN"/>
              </w:rPr>
            </w:pPr>
            <w:ins w:id="3465" w:author="L" w:date="2026-05-22T20:50:43Z">
              <w:r>
                <w:rPr>
                  <w:rFonts w:hint="eastAsia" w:ascii="Times New Roman" w:hAnsi="Times New Roman"/>
                  <w:vertAlign w:val="baseline"/>
                  <w:lang w:val="en-US" w:eastAsia="zh-CN"/>
                </w:rPr>
                <w:t>A8</w:t>
              </w:r>
            </w:ins>
          </w:p>
        </w:tc>
        <w:tc>
          <w:tcPr>
            <w:tcW w:w="495" w:type="pct"/>
            <w:noWrap w:val="0"/>
            <w:vAlign w:val="top"/>
          </w:tcPr>
          <w:p w14:paraId="737951C3">
            <w:pPr>
              <w:jc w:val="center"/>
              <w:rPr>
                <w:ins w:id="3466" w:author="L" w:date="2026-05-22T20:50:43Z"/>
                <w:rFonts w:hint="default" w:ascii="Times New Roman" w:hAnsi="Times New Roman"/>
                <w:vertAlign w:val="baseline"/>
                <w:lang w:val="en-US" w:eastAsia="zh-CN"/>
              </w:rPr>
            </w:pPr>
            <w:ins w:id="3467" w:author="L" w:date="2026-05-22T20:50:43Z">
              <w:r>
                <w:rPr>
                  <w:rFonts w:hint="eastAsia" w:ascii="Times New Roman" w:hAnsi="Times New Roman"/>
                  <w:vertAlign w:val="baseline"/>
                  <w:lang w:val="en-US" w:eastAsia="zh-CN"/>
                </w:rPr>
                <w:t>A9</w:t>
              </w:r>
            </w:ins>
          </w:p>
        </w:tc>
      </w:tr>
      <w:tr w14:paraId="4565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68" w:author="L" w:date="2026-05-22T20:50:43Z"/>
        </w:trPr>
        <w:tc>
          <w:tcPr>
            <w:tcW w:w="552" w:type="pct"/>
            <w:noWrap w:val="0"/>
            <w:vAlign w:val="top"/>
          </w:tcPr>
          <w:p w14:paraId="1C15AAC9">
            <w:pPr>
              <w:jc w:val="center"/>
              <w:rPr>
                <w:ins w:id="3469" w:author="L" w:date="2026-05-22T20:50:43Z"/>
                <w:rFonts w:hint="default" w:ascii="Times New Roman" w:hAnsi="Times New Roman"/>
                <w:vertAlign w:val="baseline"/>
                <w:lang w:val="en-US" w:eastAsia="zh-CN"/>
              </w:rPr>
            </w:pPr>
            <w:ins w:id="3470" w:author="L" w:date="2026-05-22T20:50:43Z">
              <w:r>
                <w:rPr>
                  <w:rFonts w:hint="eastAsia" w:ascii="Times New Roman" w:hAnsi="Times New Roman"/>
                  <w:vertAlign w:val="baseline"/>
                  <w:lang w:val="en-US" w:eastAsia="zh-CN"/>
                </w:rPr>
                <w:t>名称</w:t>
              </w:r>
            </w:ins>
          </w:p>
        </w:tc>
        <w:tc>
          <w:tcPr>
            <w:tcW w:w="475" w:type="pct"/>
            <w:noWrap w:val="0"/>
            <w:vAlign w:val="top"/>
          </w:tcPr>
          <w:p w14:paraId="5236DA7F">
            <w:pPr>
              <w:jc w:val="center"/>
              <w:rPr>
                <w:ins w:id="3471" w:author="L" w:date="2026-05-22T20:50:43Z"/>
                <w:rFonts w:hint="default" w:ascii="Times New Roman" w:hAnsi="Times New Roman"/>
                <w:vertAlign w:val="baseline"/>
                <w:lang w:val="en-US" w:eastAsia="zh-CN"/>
              </w:rPr>
            </w:pPr>
            <w:ins w:id="3472" w:author="L" w:date="2026-05-22T20:50:43Z">
              <w:r>
                <w:rPr>
                  <w:rFonts w:hint="eastAsia" w:ascii="Times New Roman" w:hAnsi="Times New Roman"/>
                  <w:vertAlign w:val="baseline"/>
                  <w:lang w:val="en-US" w:eastAsia="zh-CN"/>
                </w:rPr>
                <w:t>DO16</w:t>
              </w:r>
            </w:ins>
          </w:p>
        </w:tc>
        <w:tc>
          <w:tcPr>
            <w:tcW w:w="475" w:type="pct"/>
            <w:noWrap w:val="0"/>
            <w:vAlign w:val="top"/>
          </w:tcPr>
          <w:p w14:paraId="67EF6B54">
            <w:pPr>
              <w:jc w:val="center"/>
              <w:rPr>
                <w:ins w:id="3473" w:author="L" w:date="2026-05-22T20:50:43Z"/>
                <w:rFonts w:hint="default" w:ascii="Times New Roman" w:hAnsi="Times New Roman"/>
                <w:vertAlign w:val="baseline"/>
                <w:lang w:val="en-US" w:eastAsia="zh-CN"/>
              </w:rPr>
            </w:pPr>
            <w:ins w:id="3474" w:author="L" w:date="2026-05-22T20:50:43Z">
              <w:r>
                <w:rPr>
                  <w:rFonts w:hint="eastAsia" w:ascii="Times New Roman" w:hAnsi="Times New Roman"/>
                  <w:vertAlign w:val="baseline"/>
                  <w:lang w:val="en-US" w:eastAsia="zh-CN"/>
                </w:rPr>
                <w:t>DO18</w:t>
              </w:r>
            </w:ins>
          </w:p>
        </w:tc>
        <w:tc>
          <w:tcPr>
            <w:tcW w:w="475" w:type="pct"/>
            <w:noWrap w:val="0"/>
            <w:vAlign w:val="top"/>
          </w:tcPr>
          <w:p w14:paraId="4D293B38">
            <w:pPr>
              <w:jc w:val="center"/>
              <w:rPr>
                <w:ins w:id="3475" w:author="L" w:date="2026-05-22T20:50:43Z"/>
                <w:rFonts w:hint="default" w:ascii="Times New Roman" w:hAnsi="Times New Roman"/>
                <w:vertAlign w:val="baseline"/>
                <w:lang w:val="en-US" w:eastAsia="zh-CN"/>
              </w:rPr>
            </w:pPr>
            <w:ins w:id="3476" w:author="L" w:date="2026-05-22T20:50:43Z">
              <w:r>
                <w:rPr>
                  <w:rFonts w:hint="eastAsia" w:ascii="Times New Roman" w:hAnsi="Times New Roman"/>
                  <w:vertAlign w:val="baseline"/>
                  <w:lang w:val="en-US" w:eastAsia="zh-CN"/>
                </w:rPr>
                <w:t>DO20</w:t>
              </w:r>
            </w:ins>
          </w:p>
        </w:tc>
        <w:tc>
          <w:tcPr>
            <w:tcW w:w="475" w:type="pct"/>
            <w:noWrap w:val="0"/>
            <w:vAlign w:val="top"/>
          </w:tcPr>
          <w:p w14:paraId="05D8A654">
            <w:pPr>
              <w:jc w:val="center"/>
              <w:rPr>
                <w:ins w:id="3477" w:author="L" w:date="2026-05-22T20:50:43Z"/>
                <w:rFonts w:hint="default" w:ascii="Times New Roman" w:hAnsi="Times New Roman"/>
                <w:vertAlign w:val="baseline"/>
                <w:lang w:val="en-US" w:eastAsia="zh-CN"/>
              </w:rPr>
            </w:pPr>
            <w:ins w:id="3478" w:author="L" w:date="2026-05-22T20:50:43Z">
              <w:r>
                <w:rPr>
                  <w:rFonts w:hint="eastAsia" w:ascii="Times New Roman" w:hAnsi="Times New Roman"/>
                  <w:vertAlign w:val="baseline"/>
                  <w:lang w:val="en-US" w:eastAsia="zh-CN"/>
                </w:rPr>
                <w:t>DO22</w:t>
              </w:r>
            </w:ins>
          </w:p>
        </w:tc>
        <w:tc>
          <w:tcPr>
            <w:tcW w:w="475" w:type="pct"/>
            <w:noWrap w:val="0"/>
            <w:vAlign w:val="top"/>
          </w:tcPr>
          <w:p w14:paraId="246BF7AA">
            <w:pPr>
              <w:jc w:val="center"/>
              <w:rPr>
                <w:ins w:id="3479" w:author="L" w:date="2026-05-22T20:50:43Z"/>
                <w:rFonts w:hint="default" w:ascii="Times New Roman" w:hAnsi="Times New Roman"/>
                <w:vertAlign w:val="baseline"/>
                <w:lang w:val="en-US" w:eastAsia="zh-CN"/>
              </w:rPr>
            </w:pPr>
            <w:ins w:id="3480" w:author="L" w:date="2026-05-22T20:50:43Z">
              <w:r>
                <w:rPr>
                  <w:rFonts w:hint="eastAsia" w:ascii="Times New Roman" w:hAnsi="Times New Roman"/>
                  <w:vertAlign w:val="baseline"/>
                  <w:lang w:val="en-US" w:eastAsia="zh-CN"/>
                </w:rPr>
                <w:t>DO24</w:t>
              </w:r>
            </w:ins>
          </w:p>
        </w:tc>
        <w:tc>
          <w:tcPr>
            <w:tcW w:w="475" w:type="pct"/>
            <w:noWrap w:val="0"/>
            <w:vAlign w:val="top"/>
          </w:tcPr>
          <w:p w14:paraId="3DE40707">
            <w:pPr>
              <w:jc w:val="center"/>
              <w:rPr>
                <w:ins w:id="3481" w:author="L" w:date="2026-05-22T20:50:43Z"/>
                <w:rFonts w:hint="default" w:ascii="Times New Roman" w:hAnsi="Times New Roman"/>
                <w:vertAlign w:val="baseline"/>
                <w:lang w:val="en-US" w:eastAsia="zh-CN"/>
              </w:rPr>
            </w:pPr>
            <w:ins w:id="3482" w:author="L" w:date="2026-05-22T20:50:43Z">
              <w:r>
                <w:rPr>
                  <w:rFonts w:hint="eastAsia" w:ascii="Times New Roman" w:hAnsi="Times New Roman"/>
                  <w:vertAlign w:val="baseline"/>
                  <w:lang w:val="en-US" w:eastAsia="zh-CN"/>
                </w:rPr>
                <w:t>DO26</w:t>
              </w:r>
            </w:ins>
          </w:p>
        </w:tc>
        <w:tc>
          <w:tcPr>
            <w:tcW w:w="475" w:type="pct"/>
            <w:noWrap w:val="0"/>
            <w:vAlign w:val="top"/>
          </w:tcPr>
          <w:p w14:paraId="50BEBDBA">
            <w:pPr>
              <w:jc w:val="center"/>
              <w:rPr>
                <w:ins w:id="3483" w:author="L" w:date="2026-05-22T20:50:43Z"/>
                <w:rFonts w:hint="default" w:ascii="Times New Roman" w:hAnsi="Times New Roman"/>
                <w:vertAlign w:val="baseline"/>
                <w:lang w:val="en-US" w:eastAsia="zh-CN"/>
              </w:rPr>
            </w:pPr>
            <w:ins w:id="3484" w:author="L" w:date="2026-05-22T20:50:43Z">
              <w:r>
                <w:rPr>
                  <w:rFonts w:hint="eastAsia" w:ascii="Times New Roman" w:hAnsi="Times New Roman"/>
                  <w:vertAlign w:val="baseline"/>
                  <w:lang w:val="en-US" w:eastAsia="zh-CN"/>
                </w:rPr>
                <w:t>DO28</w:t>
              </w:r>
            </w:ins>
          </w:p>
        </w:tc>
        <w:tc>
          <w:tcPr>
            <w:tcW w:w="620" w:type="pct"/>
            <w:noWrap w:val="0"/>
            <w:vAlign w:val="top"/>
          </w:tcPr>
          <w:p w14:paraId="10988FEF">
            <w:pPr>
              <w:jc w:val="center"/>
              <w:rPr>
                <w:ins w:id="3485" w:author="L" w:date="2026-05-22T20:50:43Z"/>
                <w:rFonts w:hint="default" w:ascii="Times New Roman" w:hAnsi="Times New Roman"/>
                <w:vertAlign w:val="baseline"/>
                <w:lang w:val="en-US" w:eastAsia="zh-CN"/>
              </w:rPr>
            </w:pPr>
            <w:ins w:id="3486" w:author="L" w:date="2026-05-22T20:50:43Z">
              <w:r>
                <w:rPr>
                  <w:rFonts w:hint="eastAsia" w:ascii="Times New Roman" w:hAnsi="Times New Roman"/>
                  <w:vertAlign w:val="baseline"/>
                  <w:lang w:val="en-US" w:eastAsia="zh-CN"/>
                </w:rPr>
                <w:t>DO30</w:t>
              </w:r>
            </w:ins>
          </w:p>
        </w:tc>
        <w:tc>
          <w:tcPr>
            <w:tcW w:w="495" w:type="pct"/>
            <w:noWrap w:val="0"/>
            <w:vAlign w:val="top"/>
          </w:tcPr>
          <w:p w14:paraId="409410BA">
            <w:pPr>
              <w:jc w:val="center"/>
              <w:rPr>
                <w:ins w:id="3487" w:author="L" w:date="2026-05-22T20:50:43Z"/>
                <w:rFonts w:hint="default" w:ascii="Times New Roman" w:hAnsi="Times New Roman"/>
                <w:vertAlign w:val="baseline"/>
                <w:lang w:val="en-US" w:eastAsia="zh-CN"/>
              </w:rPr>
            </w:pPr>
            <w:ins w:id="3488" w:author="L" w:date="2026-05-22T20:50:43Z">
              <w:r>
                <w:rPr>
                  <w:rFonts w:hint="eastAsia" w:ascii="Times New Roman" w:hAnsi="Times New Roman"/>
                  <w:vertAlign w:val="baseline"/>
                  <w:lang w:val="en-US" w:eastAsia="zh-CN"/>
                </w:rPr>
                <w:t>COM</w:t>
              </w:r>
            </w:ins>
          </w:p>
        </w:tc>
      </w:tr>
      <w:tr w14:paraId="6CB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89" w:author="L" w:date="2026-05-22T20:50:43Z"/>
        </w:trPr>
        <w:tc>
          <w:tcPr>
            <w:tcW w:w="552" w:type="pct"/>
            <w:noWrap w:val="0"/>
            <w:vAlign w:val="top"/>
          </w:tcPr>
          <w:p w14:paraId="3A993CA6">
            <w:pPr>
              <w:jc w:val="center"/>
              <w:rPr>
                <w:ins w:id="3490" w:author="L" w:date="2026-05-22T20:50:43Z"/>
                <w:rFonts w:hint="default" w:ascii="Times New Roman" w:hAnsi="Times New Roman"/>
                <w:vertAlign w:val="baseline"/>
                <w:lang w:val="en-US" w:eastAsia="zh-CN"/>
              </w:rPr>
            </w:pPr>
            <w:ins w:id="3491" w:author="L" w:date="2026-05-22T20:50:43Z">
              <w:r>
                <w:rPr>
                  <w:rFonts w:hint="eastAsia" w:ascii="Times New Roman" w:hAnsi="Times New Roman"/>
                  <w:vertAlign w:val="baseline"/>
                  <w:lang w:val="en-US" w:eastAsia="zh-CN"/>
                </w:rPr>
                <w:t>端口号</w:t>
              </w:r>
            </w:ins>
          </w:p>
        </w:tc>
        <w:tc>
          <w:tcPr>
            <w:tcW w:w="475" w:type="pct"/>
            <w:noWrap w:val="0"/>
            <w:vAlign w:val="top"/>
          </w:tcPr>
          <w:p w14:paraId="2A7E3F59">
            <w:pPr>
              <w:jc w:val="center"/>
              <w:rPr>
                <w:ins w:id="3492" w:author="L" w:date="2026-05-22T20:50:43Z"/>
                <w:rFonts w:hint="default" w:ascii="Times New Roman" w:hAnsi="Times New Roman"/>
                <w:vertAlign w:val="baseline"/>
                <w:lang w:val="en-US" w:eastAsia="zh-CN"/>
              </w:rPr>
            </w:pPr>
            <w:ins w:id="3493" w:author="L" w:date="2026-05-22T20:50:43Z">
              <w:r>
                <w:rPr>
                  <w:rFonts w:hint="eastAsia" w:ascii="Times New Roman" w:hAnsi="Times New Roman"/>
                  <w:vertAlign w:val="baseline"/>
                  <w:lang w:val="en-US" w:eastAsia="zh-CN"/>
                </w:rPr>
                <w:t>B1</w:t>
              </w:r>
            </w:ins>
          </w:p>
        </w:tc>
        <w:tc>
          <w:tcPr>
            <w:tcW w:w="475" w:type="pct"/>
            <w:noWrap w:val="0"/>
            <w:vAlign w:val="top"/>
          </w:tcPr>
          <w:p w14:paraId="3A68AA08">
            <w:pPr>
              <w:jc w:val="center"/>
              <w:rPr>
                <w:ins w:id="3494" w:author="L" w:date="2026-05-22T20:50:43Z"/>
                <w:rFonts w:hint="default" w:ascii="Times New Roman" w:hAnsi="Times New Roman"/>
                <w:vertAlign w:val="baseline"/>
                <w:lang w:val="en-US" w:eastAsia="zh-CN"/>
              </w:rPr>
            </w:pPr>
            <w:ins w:id="3495" w:author="L" w:date="2026-05-22T20:50:43Z">
              <w:r>
                <w:rPr>
                  <w:rFonts w:hint="eastAsia" w:ascii="Times New Roman" w:hAnsi="Times New Roman"/>
                  <w:vertAlign w:val="baseline"/>
                  <w:lang w:val="en-US" w:eastAsia="zh-CN"/>
                </w:rPr>
                <w:t>B2</w:t>
              </w:r>
            </w:ins>
          </w:p>
        </w:tc>
        <w:tc>
          <w:tcPr>
            <w:tcW w:w="475" w:type="pct"/>
            <w:noWrap w:val="0"/>
            <w:vAlign w:val="top"/>
          </w:tcPr>
          <w:p w14:paraId="0F0B5CD4">
            <w:pPr>
              <w:jc w:val="center"/>
              <w:rPr>
                <w:ins w:id="3496" w:author="L" w:date="2026-05-22T20:50:43Z"/>
                <w:rFonts w:hint="default" w:ascii="Times New Roman" w:hAnsi="Times New Roman"/>
                <w:vertAlign w:val="baseline"/>
                <w:lang w:val="en-US" w:eastAsia="zh-CN"/>
              </w:rPr>
            </w:pPr>
            <w:ins w:id="3497" w:author="L" w:date="2026-05-22T20:50:43Z">
              <w:r>
                <w:rPr>
                  <w:rFonts w:hint="eastAsia" w:ascii="Times New Roman" w:hAnsi="Times New Roman"/>
                  <w:vertAlign w:val="baseline"/>
                  <w:lang w:val="en-US" w:eastAsia="zh-CN"/>
                </w:rPr>
                <w:t>B3</w:t>
              </w:r>
            </w:ins>
          </w:p>
        </w:tc>
        <w:tc>
          <w:tcPr>
            <w:tcW w:w="475" w:type="pct"/>
            <w:noWrap w:val="0"/>
            <w:vAlign w:val="top"/>
          </w:tcPr>
          <w:p w14:paraId="68E85442">
            <w:pPr>
              <w:jc w:val="center"/>
              <w:rPr>
                <w:ins w:id="3498" w:author="L" w:date="2026-05-22T20:50:43Z"/>
                <w:rFonts w:hint="default" w:ascii="Times New Roman" w:hAnsi="Times New Roman"/>
                <w:vertAlign w:val="baseline"/>
                <w:lang w:val="en-US" w:eastAsia="zh-CN"/>
              </w:rPr>
            </w:pPr>
            <w:ins w:id="3499" w:author="L" w:date="2026-05-22T20:50:43Z">
              <w:r>
                <w:rPr>
                  <w:rFonts w:hint="eastAsia" w:ascii="Times New Roman" w:hAnsi="Times New Roman"/>
                  <w:vertAlign w:val="baseline"/>
                  <w:lang w:val="en-US" w:eastAsia="zh-CN"/>
                </w:rPr>
                <w:t>B4</w:t>
              </w:r>
            </w:ins>
          </w:p>
        </w:tc>
        <w:tc>
          <w:tcPr>
            <w:tcW w:w="475" w:type="pct"/>
            <w:noWrap w:val="0"/>
            <w:vAlign w:val="top"/>
          </w:tcPr>
          <w:p w14:paraId="3D120448">
            <w:pPr>
              <w:jc w:val="center"/>
              <w:rPr>
                <w:ins w:id="3500" w:author="L" w:date="2026-05-22T20:50:43Z"/>
                <w:rFonts w:hint="default" w:ascii="Times New Roman" w:hAnsi="Times New Roman"/>
                <w:vertAlign w:val="baseline"/>
                <w:lang w:val="en-US" w:eastAsia="zh-CN"/>
              </w:rPr>
            </w:pPr>
            <w:ins w:id="3501" w:author="L" w:date="2026-05-22T20:50:43Z">
              <w:r>
                <w:rPr>
                  <w:rFonts w:hint="eastAsia" w:ascii="Times New Roman" w:hAnsi="Times New Roman"/>
                  <w:vertAlign w:val="baseline"/>
                  <w:lang w:val="en-US" w:eastAsia="zh-CN"/>
                </w:rPr>
                <w:t>B5</w:t>
              </w:r>
            </w:ins>
          </w:p>
        </w:tc>
        <w:tc>
          <w:tcPr>
            <w:tcW w:w="475" w:type="pct"/>
            <w:noWrap w:val="0"/>
            <w:vAlign w:val="top"/>
          </w:tcPr>
          <w:p w14:paraId="000A9B44">
            <w:pPr>
              <w:jc w:val="center"/>
              <w:rPr>
                <w:ins w:id="3502" w:author="L" w:date="2026-05-22T20:50:43Z"/>
                <w:rFonts w:hint="default" w:ascii="Times New Roman" w:hAnsi="Times New Roman"/>
                <w:vertAlign w:val="baseline"/>
                <w:lang w:val="en-US" w:eastAsia="zh-CN"/>
              </w:rPr>
            </w:pPr>
            <w:ins w:id="3503" w:author="L" w:date="2026-05-22T20:50:43Z">
              <w:r>
                <w:rPr>
                  <w:rFonts w:hint="eastAsia" w:ascii="Times New Roman" w:hAnsi="Times New Roman"/>
                  <w:vertAlign w:val="baseline"/>
                  <w:lang w:val="en-US" w:eastAsia="zh-CN"/>
                </w:rPr>
                <w:t>B6</w:t>
              </w:r>
            </w:ins>
          </w:p>
        </w:tc>
        <w:tc>
          <w:tcPr>
            <w:tcW w:w="475" w:type="pct"/>
            <w:noWrap w:val="0"/>
            <w:vAlign w:val="top"/>
          </w:tcPr>
          <w:p w14:paraId="755602FD">
            <w:pPr>
              <w:jc w:val="center"/>
              <w:rPr>
                <w:ins w:id="3504" w:author="L" w:date="2026-05-22T20:50:43Z"/>
                <w:rFonts w:hint="default" w:ascii="Times New Roman" w:hAnsi="Times New Roman"/>
                <w:vertAlign w:val="baseline"/>
                <w:lang w:val="en-US" w:eastAsia="zh-CN"/>
              </w:rPr>
            </w:pPr>
            <w:ins w:id="3505" w:author="L" w:date="2026-05-22T20:50:43Z">
              <w:r>
                <w:rPr>
                  <w:rFonts w:hint="eastAsia" w:ascii="Times New Roman" w:hAnsi="Times New Roman"/>
                  <w:vertAlign w:val="baseline"/>
                  <w:lang w:val="en-US" w:eastAsia="zh-CN"/>
                </w:rPr>
                <w:t>B7</w:t>
              </w:r>
            </w:ins>
          </w:p>
        </w:tc>
        <w:tc>
          <w:tcPr>
            <w:tcW w:w="620" w:type="pct"/>
            <w:noWrap w:val="0"/>
            <w:vAlign w:val="top"/>
          </w:tcPr>
          <w:p w14:paraId="1E0F2B00">
            <w:pPr>
              <w:jc w:val="center"/>
              <w:rPr>
                <w:ins w:id="3506" w:author="L" w:date="2026-05-22T20:50:43Z"/>
                <w:rFonts w:hint="default" w:ascii="Times New Roman" w:hAnsi="Times New Roman"/>
                <w:vertAlign w:val="baseline"/>
                <w:lang w:val="en-US" w:eastAsia="zh-CN"/>
              </w:rPr>
            </w:pPr>
            <w:ins w:id="3507" w:author="L" w:date="2026-05-22T20:50:43Z">
              <w:r>
                <w:rPr>
                  <w:rFonts w:hint="eastAsia" w:ascii="Times New Roman" w:hAnsi="Times New Roman"/>
                  <w:vertAlign w:val="baseline"/>
                  <w:lang w:val="en-US" w:eastAsia="zh-CN"/>
                </w:rPr>
                <w:t>B8</w:t>
              </w:r>
            </w:ins>
          </w:p>
        </w:tc>
        <w:tc>
          <w:tcPr>
            <w:tcW w:w="495" w:type="pct"/>
            <w:noWrap w:val="0"/>
            <w:vAlign w:val="top"/>
          </w:tcPr>
          <w:p w14:paraId="4E6CDC6C">
            <w:pPr>
              <w:jc w:val="center"/>
              <w:rPr>
                <w:ins w:id="3508" w:author="L" w:date="2026-05-22T20:50:43Z"/>
                <w:rFonts w:hint="default" w:ascii="Times New Roman" w:hAnsi="Times New Roman"/>
                <w:vertAlign w:val="baseline"/>
                <w:lang w:val="en-US" w:eastAsia="zh-CN"/>
              </w:rPr>
            </w:pPr>
            <w:ins w:id="3509" w:author="L" w:date="2026-05-22T20:50:43Z">
              <w:r>
                <w:rPr>
                  <w:rFonts w:hint="eastAsia" w:ascii="Times New Roman" w:hAnsi="Times New Roman"/>
                  <w:vertAlign w:val="baseline"/>
                  <w:lang w:val="en-US" w:eastAsia="zh-CN"/>
                </w:rPr>
                <w:t>B9</w:t>
              </w:r>
            </w:ins>
          </w:p>
        </w:tc>
      </w:tr>
      <w:tr w14:paraId="44AE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10" w:author="L" w:date="2026-05-22T20:50:43Z"/>
        </w:trPr>
        <w:tc>
          <w:tcPr>
            <w:tcW w:w="552" w:type="pct"/>
            <w:noWrap w:val="0"/>
            <w:vAlign w:val="top"/>
          </w:tcPr>
          <w:p w14:paraId="039AF52C">
            <w:pPr>
              <w:jc w:val="center"/>
              <w:rPr>
                <w:ins w:id="3511" w:author="L" w:date="2026-05-22T20:50:43Z"/>
                <w:rFonts w:hint="default" w:ascii="Times New Roman" w:hAnsi="Times New Roman"/>
                <w:vertAlign w:val="baseline"/>
                <w:lang w:val="en-US" w:eastAsia="zh-CN"/>
              </w:rPr>
            </w:pPr>
            <w:ins w:id="3512" w:author="L" w:date="2026-05-22T20:50:43Z">
              <w:r>
                <w:rPr>
                  <w:rFonts w:hint="eastAsia" w:ascii="Times New Roman" w:hAnsi="Times New Roman"/>
                  <w:vertAlign w:val="baseline"/>
                  <w:lang w:val="en-US" w:eastAsia="zh-CN"/>
                </w:rPr>
                <w:t>名称</w:t>
              </w:r>
            </w:ins>
          </w:p>
        </w:tc>
        <w:tc>
          <w:tcPr>
            <w:tcW w:w="475" w:type="pct"/>
            <w:noWrap w:val="0"/>
            <w:vAlign w:val="top"/>
          </w:tcPr>
          <w:p w14:paraId="594AA959">
            <w:pPr>
              <w:jc w:val="center"/>
              <w:rPr>
                <w:ins w:id="3513" w:author="L" w:date="2026-05-22T20:50:43Z"/>
                <w:rFonts w:hint="default" w:ascii="Times New Roman" w:hAnsi="Times New Roman"/>
                <w:vertAlign w:val="baseline"/>
                <w:lang w:val="en-US" w:eastAsia="zh-CN"/>
              </w:rPr>
            </w:pPr>
            <w:ins w:id="3514" w:author="L" w:date="2026-05-22T20:50:43Z">
              <w:r>
                <w:rPr>
                  <w:rFonts w:hint="eastAsia" w:ascii="Times New Roman" w:hAnsi="Times New Roman"/>
                  <w:vertAlign w:val="baseline"/>
                  <w:lang w:val="en-US" w:eastAsia="zh-CN"/>
                </w:rPr>
                <w:t>DO1</w:t>
              </w:r>
            </w:ins>
          </w:p>
        </w:tc>
        <w:tc>
          <w:tcPr>
            <w:tcW w:w="475" w:type="pct"/>
            <w:noWrap w:val="0"/>
            <w:vAlign w:val="top"/>
          </w:tcPr>
          <w:p w14:paraId="310A8A77">
            <w:pPr>
              <w:jc w:val="center"/>
              <w:rPr>
                <w:ins w:id="3515" w:author="L" w:date="2026-05-22T20:50:43Z"/>
                <w:rFonts w:hint="default" w:ascii="Times New Roman" w:hAnsi="Times New Roman"/>
                <w:vertAlign w:val="baseline"/>
                <w:lang w:val="en-US" w:eastAsia="zh-CN"/>
              </w:rPr>
            </w:pPr>
            <w:ins w:id="3516" w:author="L" w:date="2026-05-22T20:50:43Z">
              <w:r>
                <w:rPr>
                  <w:rFonts w:hint="eastAsia" w:ascii="Times New Roman" w:hAnsi="Times New Roman"/>
                  <w:vertAlign w:val="baseline"/>
                  <w:lang w:val="en-US" w:eastAsia="zh-CN"/>
                </w:rPr>
                <w:t>DO3</w:t>
              </w:r>
            </w:ins>
          </w:p>
        </w:tc>
        <w:tc>
          <w:tcPr>
            <w:tcW w:w="475" w:type="pct"/>
            <w:noWrap w:val="0"/>
            <w:vAlign w:val="top"/>
          </w:tcPr>
          <w:p w14:paraId="1E14E661">
            <w:pPr>
              <w:jc w:val="center"/>
              <w:rPr>
                <w:ins w:id="3517" w:author="L" w:date="2026-05-22T20:50:43Z"/>
                <w:rFonts w:hint="default" w:ascii="Times New Roman" w:hAnsi="Times New Roman"/>
                <w:vertAlign w:val="baseline"/>
                <w:lang w:val="en-US" w:eastAsia="zh-CN"/>
              </w:rPr>
            </w:pPr>
            <w:ins w:id="3518" w:author="L" w:date="2026-05-22T20:50:43Z">
              <w:r>
                <w:rPr>
                  <w:rFonts w:hint="eastAsia" w:ascii="Times New Roman" w:hAnsi="Times New Roman"/>
                  <w:vertAlign w:val="baseline"/>
                  <w:lang w:val="en-US" w:eastAsia="zh-CN"/>
                </w:rPr>
                <w:t>DO5</w:t>
              </w:r>
            </w:ins>
          </w:p>
        </w:tc>
        <w:tc>
          <w:tcPr>
            <w:tcW w:w="475" w:type="pct"/>
            <w:noWrap w:val="0"/>
            <w:vAlign w:val="top"/>
          </w:tcPr>
          <w:p w14:paraId="24DB1854">
            <w:pPr>
              <w:jc w:val="center"/>
              <w:rPr>
                <w:ins w:id="3519" w:author="L" w:date="2026-05-22T20:50:43Z"/>
                <w:rFonts w:hint="default" w:ascii="Times New Roman" w:hAnsi="Times New Roman"/>
                <w:vertAlign w:val="baseline"/>
                <w:lang w:val="en-US" w:eastAsia="zh-CN"/>
              </w:rPr>
            </w:pPr>
            <w:ins w:id="3520" w:author="L" w:date="2026-05-22T20:50:43Z">
              <w:r>
                <w:rPr>
                  <w:rFonts w:hint="eastAsia" w:ascii="Times New Roman" w:hAnsi="Times New Roman"/>
                  <w:vertAlign w:val="baseline"/>
                  <w:lang w:val="en-US" w:eastAsia="zh-CN"/>
                </w:rPr>
                <w:t>DO7</w:t>
              </w:r>
            </w:ins>
          </w:p>
        </w:tc>
        <w:tc>
          <w:tcPr>
            <w:tcW w:w="475" w:type="pct"/>
            <w:noWrap w:val="0"/>
            <w:vAlign w:val="top"/>
          </w:tcPr>
          <w:p w14:paraId="23714AA8">
            <w:pPr>
              <w:jc w:val="center"/>
              <w:rPr>
                <w:ins w:id="3521" w:author="L" w:date="2026-05-22T20:50:43Z"/>
                <w:rFonts w:hint="default" w:ascii="Times New Roman" w:hAnsi="Times New Roman"/>
                <w:vertAlign w:val="baseline"/>
                <w:lang w:val="en-US" w:eastAsia="zh-CN"/>
              </w:rPr>
            </w:pPr>
            <w:ins w:id="3522" w:author="L" w:date="2026-05-22T20:50:43Z">
              <w:r>
                <w:rPr>
                  <w:rFonts w:hint="eastAsia" w:ascii="Times New Roman" w:hAnsi="Times New Roman"/>
                  <w:vertAlign w:val="baseline"/>
                  <w:lang w:val="en-US" w:eastAsia="zh-CN"/>
                </w:rPr>
                <w:t>DO9</w:t>
              </w:r>
            </w:ins>
          </w:p>
        </w:tc>
        <w:tc>
          <w:tcPr>
            <w:tcW w:w="475" w:type="pct"/>
            <w:noWrap w:val="0"/>
            <w:vAlign w:val="top"/>
          </w:tcPr>
          <w:p w14:paraId="7CFC7B73">
            <w:pPr>
              <w:jc w:val="center"/>
              <w:rPr>
                <w:ins w:id="3523" w:author="L" w:date="2026-05-22T20:50:43Z"/>
                <w:rFonts w:hint="default" w:ascii="Times New Roman" w:hAnsi="Times New Roman"/>
                <w:vertAlign w:val="baseline"/>
                <w:lang w:val="en-US" w:eastAsia="zh-CN"/>
              </w:rPr>
            </w:pPr>
            <w:ins w:id="3524" w:author="L" w:date="2026-05-22T20:50:43Z">
              <w:r>
                <w:rPr>
                  <w:rFonts w:hint="eastAsia" w:ascii="Times New Roman" w:hAnsi="Times New Roman"/>
                  <w:vertAlign w:val="baseline"/>
                  <w:lang w:val="en-US" w:eastAsia="zh-CN"/>
                </w:rPr>
                <w:t>DO11</w:t>
              </w:r>
            </w:ins>
          </w:p>
        </w:tc>
        <w:tc>
          <w:tcPr>
            <w:tcW w:w="475" w:type="pct"/>
            <w:noWrap w:val="0"/>
            <w:vAlign w:val="top"/>
          </w:tcPr>
          <w:p w14:paraId="6D0BA119">
            <w:pPr>
              <w:jc w:val="center"/>
              <w:rPr>
                <w:ins w:id="3525" w:author="L" w:date="2026-05-22T20:50:43Z"/>
                <w:rFonts w:hint="default" w:ascii="Times New Roman" w:hAnsi="Times New Roman"/>
                <w:vertAlign w:val="baseline"/>
                <w:lang w:val="en-US" w:eastAsia="zh-CN"/>
              </w:rPr>
            </w:pPr>
            <w:ins w:id="3526" w:author="L" w:date="2026-05-22T20:50:43Z">
              <w:r>
                <w:rPr>
                  <w:rFonts w:hint="eastAsia" w:ascii="Times New Roman" w:hAnsi="Times New Roman"/>
                  <w:vertAlign w:val="baseline"/>
                  <w:lang w:val="en-US" w:eastAsia="zh-CN"/>
                </w:rPr>
                <w:t>DO13</w:t>
              </w:r>
            </w:ins>
          </w:p>
        </w:tc>
        <w:tc>
          <w:tcPr>
            <w:tcW w:w="620" w:type="pct"/>
            <w:noWrap w:val="0"/>
            <w:vAlign w:val="top"/>
          </w:tcPr>
          <w:p w14:paraId="22DBEB3B">
            <w:pPr>
              <w:jc w:val="center"/>
              <w:rPr>
                <w:ins w:id="3527" w:author="L" w:date="2026-05-22T20:50:43Z"/>
                <w:rFonts w:hint="default" w:ascii="Times New Roman" w:hAnsi="Times New Roman"/>
                <w:vertAlign w:val="baseline"/>
                <w:lang w:val="en-US" w:eastAsia="zh-CN"/>
              </w:rPr>
            </w:pPr>
            <w:ins w:id="3528" w:author="L" w:date="2026-05-22T20:50:43Z">
              <w:r>
                <w:rPr>
                  <w:rFonts w:hint="eastAsia" w:ascii="Times New Roman" w:hAnsi="Times New Roman"/>
                  <w:vertAlign w:val="baseline"/>
                  <w:lang w:val="en-US" w:eastAsia="zh-CN"/>
                </w:rPr>
                <w:t>DO15</w:t>
              </w:r>
            </w:ins>
          </w:p>
        </w:tc>
        <w:tc>
          <w:tcPr>
            <w:tcW w:w="495" w:type="pct"/>
            <w:noWrap w:val="0"/>
            <w:vAlign w:val="top"/>
          </w:tcPr>
          <w:p w14:paraId="65A274E5">
            <w:pPr>
              <w:jc w:val="center"/>
              <w:rPr>
                <w:ins w:id="3529" w:author="L" w:date="2026-05-22T20:50:43Z"/>
                <w:rFonts w:hint="default" w:ascii="Times New Roman" w:hAnsi="Times New Roman"/>
                <w:vertAlign w:val="baseline"/>
                <w:lang w:val="en-US" w:eastAsia="zh-CN"/>
              </w:rPr>
            </w:pPr>
            <w:ins w:id="3530" w:author="L" w:date="2026-05-22T20:50:43Z">
              <w:r>
                <w:rPr>
                  <w:rFonts w:hint="eastAsia" w:ascii="Times New Roman" w:hAnsi="Times New Roman"/>
                  <w:vertAlign w:val="baseline"/>
                  <w:lang w:val="en-US" w:eastAsia="zh-CN"/>
                </w:rPr>
                <w:t>PE</w:t>
              </w:r>
            </w:ins>
          </w:p>
        </w:tc>
      </w:tr>
      <w:tr w14:paraId="1A73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31" w:author="L" w:date="2026-05-22T20:50:43Z"/>
        </w:trPr>
        <w:tc>
          <w:tcPr>
            <w:tcW w:w="552" w:type="pct"/>
            <w:noWrap w:val="0"/>
            <w:vAlign w:val="top"/>
          </w:tcPr>
          <w:p w14:paraId="0B378BC7">
            <w:pPr>
              <w:jc w:val="center"/>
              <w:rPr>
                <w:ins w:id="3532" w:author="L" w:date="2026-05-22T20:50:43Z"/>
                <w:rFonts w:hint="default" w:ascii="Times New Roman" w:hAnsi="Times New Roman"/>
                <w:vertAlign w:val="baseline"/>
                <w:lang w:val="en-US" w:eastAsia="zh-CN"/>
              </w:rPr>
            </w:pPr>
            <w:ins w:id="3533" w:author="L" w:date="2026-05-22T20:50:43Z">
              <w:r>
                <w:rPr>
                  <w:rFonts w:hint="eastAsia" w:ascii="Times New Roman" w:hAnsi="Times New Roman"/>
                  <w:vertAlign w:val="baseline"/>
                  <w:lang w:val="en-US" w:eastAsia="zh-CN"/>
                </w:rPr>
                <w:t>端口号</w:t>
              </w:r>
            </w:ins>
          </w:p>
        </w:tc>
        <w:tc>
          <w:tcPr>
            <w:tcW w:w="475" w:type="pct"/>
            <w:noWrap w:val="0"/>
            <w:vAlign w:val="top"/>
          </w:tcPr>
          <w:p w14:paraId="38CE96D1">
            <w:pPr>
              <w:jc w:val="center"/>
              <w:rPr>
                <w:ins w:id="3534" w:author="L" w:date="2026-05-22T20:50:43Z"/>
                <w:rFonts w:hint="default" w:ascii="Times New Roman" w:hAnsi="Times New Roman"/>
                <w:vertAlign w:val="baseline"/>
                <w:lang w:val="en-US" w:eastAsia="zh-CN"/>
              </w:rPr>
            </w:pPr>
            <w:ins w:id="3535" w:author="L" w:date="2026-05-22T20:50:43Z">
              <w:r>
                <w:rPr>
                  <w:rFonts w:hint="eastAsia" w:ascii="Times New Roman" w:hAnsi="Times New Roman"/>
                  <w:vertAlign w:val="baseline"/>
                  <w:lang w:val="en-US" w:eastAsia="zh-CN"/>
                </w:rPr>
                <w:t>A1</w:t>
              </w:r>
            </w:ins>
          </w:p>
        </w:tc>
        <w:tc>
          <w:tcPr>
            <w:tcW w:w="475" w:type="pct"/>
            <w:noWrap w:val="0"/>
            <w:vAlign w:val="top"/>
          </w:tcPr>
          <w:p w14:paraId="1C3CA714">
            <w:pPr>
              <w:jc w:val="center"/>
              <w:rPr>
                <w:ins w:id="3536" w:author="L" w:date="2026-05-22T20:50:43Z"/>
                <w:rFonts w:hint="default" w:ascii="Times New Roman" w:hAnsi="Times New Roman"/>
                <w:vertAlign w:val="baseline"/>
                <w:lang w:val="en-US" w:eastAsia="zh-CN"/>
              </w:rPr>
            </w:pPr>
            <w:ins w:id="3537" w:author="L" w:date="2026-05-22T20:50:43Z">
              <w:r>
                <w:rPr>
                  <w:rFonts w:hint="eastAsia" w:ascii="Times New Roman" w:hAnsi="Times New Roman"/>
                  <w:vertAlign w:val="baseline"/>
                  <w:lang w:val="en-US" w:eastAsia="zh-CN"/>
                </w:rPr>
                <w:t>A2</w:t>
              </w:r>
            </w:ins>
          </w:p>
        </w:tc>
        <w:tc>
          <w:tcPr>
            <w:tcW w:w="475" w:type="pct"/>
            <w:noWrap w:val="0"/>
            <w:vAlign w:val="top"/>
          </w:tcPr>
          <w:p w14:paraId="77D7F616">
            <w:pPr>
              <w:jc w:val="center"/>
              <w:rPr>
                <w:ins w:id="3538" w:author="L" w:date="2026-05-22T20:50:43Z"/>
                <w:rFonts w:hint="default" w:ascii="Times New Roman" w:hAnsi="Times New Roman"/>
                <w:vertAlign w:val="baseline"/>
                <w:lang w:val="en-US" w:eastAsia="zh-CN"/>
              </w:rPr>
            </w:pPr>
            <w:ins w:id="3539" w:author="L" w:date="2026-05-22T20:50:43Z">
              <w:r>
                <w:rPr>
                  <w:rFonts w:hint="eastAsia" w:ascii="Times New Roman" w:hAnsi="Times New Roman"/>
                  <w:vertAlign w:val="baseline"/>
                  <w:lang w:val="en-US" w:eastAsia="zh-CN"/>
                </w:rPr>
                <w:t>A3</w:t>
              </w:r>
            </w:ins>
          </w:p>
        </w:tc>
        <w:tc>
          <w:tcPr>
            <w:tcW w:w="475" w:type="pct"/>
            <w:noWrap w:val="0"/>
            <w:vAlign w:val="top"/>
          </w:tcPr>
          <w:p w14:paraId="1453E930">
            <w:pPr>
              <w:jc w:val="center"/>
              <w:rPr>
                <w:ins w:id="3540" w:author="L" w:date="2026-05-22T20:50:43Z"/>
                <w:rFonts w:hint="default" w:ascii="Times New Roman" w:hAnsi="Times New Roman"/>
                <w:vertAlign w:val="baseline"/>
                <w:lang w:val="en-US" w:eastAsia="zh-CN"/>
              </w:rPr>
            </w:pPr>
            <w:ins w:id="3541" w:author="L" w:date="2026-05-22T20:50:43Z">
              <w:r>
                <w:rPr>
                  <w:rFonts w:hint="eastAsia" w:ascii="Times New Roman" w:hAnsi="Times New Roman"/>
                  <w:vertAlign w:val="baseline"/>
                  <w:lang w:val="en-US" w:eastAsia="zh-CN"/>
                </w:rPr>
                <w:t>A4</w:t>
              </w:r>
            </w:ins>
          </w:p>
        </w:tc>
        <w:tc>
          <w:tcPr>
            <w:tcW w:w="475" w:type="pct"/>
            <w:noWrap w:val="0"/>
            <w:vAlign w:val="top"/>
          </w:tcPr>
          <w:p w14:paraId="6C9C34FB">
            <w:pPr>
              <w:jc w:val="center"/>
              <w:rPr>
                <w:ins w:id="3542" w:author="L" w:date="2026-05-22T20:50:43Z"/>
                <w:rFonts w:hint="default" w:ascii="Times New Roman" w:hAnsi="Times New Roman"/>
                <w:vertAlign w:val="baseline"/>
                <w:lang w:val="en-US" w:eastAsia="zh-CN"/>
              </w:rPr>
            </w:pPr>
            <w:ins w:id="3543" w:author="L" w:date="2026-05-22T20:50:43Z">
              <w:r>
                <w:rPr>
                  <w:rFonts w:hint="eastAsia" w:ascii="Times New Roman" w:hAnsi="Times New Roman"/>
                  <w:vertAlign w:val="baseline"/>
                  <w:lang w:val="en-US" w:eastAsia="zh-CN"/>
                </w:rPr>
                <w:t>A5</w:t>
              </w:r>
            </w:ins>
          </w:p>
        </w:tc>
        <w:tc>
          <w:tcPr>
            <w:tcW w:w="475" w:type="pct"/>
            <w:noWrap w:val="0"/>
            <w:vAlign w:val="top"/>
          </w:tcPr>
          <w:p w14:paraId="59678881">
            <w:pPr>
              <w:jc w:val="center"/>
              <w:rPr>
                <w:ins w:id="3544" w:author="L" w:date="2026-05-22T20:50:43Z"/>
                <w:rFonts w:hint="default" w:ascii="Times New Roman" w:hAnsi="Times New Roman"/>
                <w:vertAlign w:val="baseline"/>
                <w:lang w:val="en-US" w:eastAsia="zh-CN"/>
              </w:rPr>
            </w:pPr>
            <w:ins w:id="3545" w:author="L" w:date="2026-05-22T20:50:43Z">
              <w:r>
                <w:rPr>
                  <w:rFonts w:hint="eastAsia" w:ascii="Times New Roman" w:hAnsi="Times New Roman"/>
                  <w:vertAlign w:val="baseline"/>
                  <w:lang w:val="en-US" w:eastAsia="zh-CN"/>
                </w:rPr>
                <w:t>A6</w:t>
              </w:r>
            </w:ins>
          </w:p>
        </w:tc>
        <w:tc>
          <w:tcPr>
            <w:tcW w:w="475" w:type="pct"/>
            <w:noWrap w:val="0"/>
            <w:vAlign w:val="top"/>
          </w:tcPr>
          <w:p w14:paraId="2284DACF">
            <w:pPr>
              <w:jc w:val="center"/>
              <w:rPr>
                <w:ins w:id="3546" w:author="L" w:date="2026-05-22T20:50:43Z"/>
                <w:rFonts w:hint="default" w:ascii="Times New Roman" w:hAnsi="Times New Roman"/>
                <w:vertAlign w:val="baseline"/>
                <w:lang w:val="en-US" w:eastAsia="zh-CN"/>
              </w:rPr>
            </w:pPr>
            <w:ins w:id="3547" w:author="L" w:date="2026-05-22T20:50:43Z">
              <w:r>
                <w:rPr>
                  <w:rFonts w:hint="eastAsia" w:ascii="Times New Roman" w:hAnsi="Times New Roman"/>
                  <w:vertAlign w:val="baseline"/>
                  <w:lang w:val="en-US" w:eastAsia="zh-CN"/>
                </w:rPr>
                <w:t>A7</w:t>
              </w:r>
            </w:ins>
          </w:p>
        </w:tc>
        <w:tc>
          <w:tcPr>
            <w:tcW w:w="620" w:type="pct"/>
            <w:noWrap w:val="0"/>
            <w:vAlign w:val="top"/>
          </w:tcPr>
          <w:p w14:paraId="6A249E64">
            <w:pPr>
              <w:jc w:val="center"/>
              <w:rPr>
                <w:ins w:id="3548" w:author="L" w:date="2026-05-22T20:50:43Z"/>
                <w:rFonts w:hint="default" w:ascii="Times New Roman" w:hAnsi="Times New Roman"/>
                <w:vertAlign w:val="baseline"/>
                <w:lang w:val="en-US" w:eastAsia="zh-CN"/>
              </w:rPr>
            </w:pPr>
            <w:ins w:id="3549" w:author="L" w:date="2026-05-22T20:50:43Z">
              <w:r>
                <w:rPr>
                  <w:rFonts w:hint="eastAsia" w:ascii="Times New Roman" w:hAnsi="Times New Roman"/>
                  <w:vertAlign w:val="baseline"/>
                  <w:lang w:val="en-US" w:eastAsia="zh-CN"/>
                </w:rPr>
                <w:t>A8</w:t>
              </w:r>
            </w:ins>
          </w:p>
        </w:tc>
        <w:tc>
          <w:tcPr>
            <w:tcW w:w="495" w:type="pct"/>
            <w:noWrap w:val="0"/>
            <w:vAlign w:val="top"/>
          </w:tcPr>
          <w:p w14:paraId="31C6A65C">
            <w:pPr>
              <w:jc w:val="center"/>
              <w:rPr>
                <w:ins w:id="3550" w:author="L" w:date="2026-05-22T20:50:43Z"/>
                <w:rFonts w:hint="default" w:ascii="Times New Roman" w:hAnsi="Times New Roman"/>
                <w:vertAlign w:val="baseline"/>
                <w:lang w:val="en-US" w:eastAsia="zh-CN"/>
              </w:rPr>
            </w:pPr>
            <w:ins w:id="3551" w:author="L" w:date="2026-05-22T20:50:43Z">
              <w:r>
                <w:rPr>
                  <w:rFonts w:hint="eastAsia" w:ascii="Times New Roman" w:hAnsi="Times New Roman"/>
                  <w:vertAlign w:val="baseline"/>
                  <w:lang w:val="en-US" w:eastAsia="zh-CN"/>
                </w:rPr>
                <w:t>A9</w:t>
              </w:r>
            </w:ins>
          </w:p>
        </w:tc>
      </w:tr>
      <w:tr w14:paraId="729D7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52" w:author="L" w:date="2026-05-22T20:50:43Z"/>
        </w:trPr>
        <w:tc>
          <w:tcPr>
            <w:tcW w:w="552" w:type="pct"/>
            <w:noWrap w:val="0"/>
            <w:vAlign w:val="top"/>
          </w:tcPr>
          <w:p w14:paraId="750F7E00">
            <w:pPr>
              <w:jc w:val="center"/>
              <w:rPr>
                <w:ins w:id="3553" w:author="L" w:date="2026-05-22T20:50:43Z"/>
                <w:rFonts w:hint="default" w:ascii="Times New Roman" w:hAnsi="Times New Roman"/>
                <w:vertAlign w:val="baseline"/>
                <w:lang w:val="en-US" w:eastAsia="zh-CN"/>
              </w:rPr>
            </w:pPr>
            <w:ins w:id="3554" w:author="L" w:date="2026-05-22T20:50:43Z">
              <w:r>
                <w:rPr>
                  <w:rFonts w:hint="eastAsia" w:ascii="Times New Roman" w:hAnsi="Times New Roman"/>
                  <w:vertAlign w:val="baseline"/>
                  <w:lang w:val="en-US" w:eastAsia="zh-CN"/>
                </w:rPr>
                <w:t>名称</w:t>
              </w:r>
            </w:ins>
          </w:p>
        </w:tc>
        <w:tc>
          <w:tcPr>
            <w:tcW w:w="475" w:type="pct"/>
            <w:noWrap w:val="0"/>
            <w:vAlign w:val="top"/>
          </w:tcPr>
          <w:p w14:paraId="2BA12606">
            <w:pPr>
              <w:jc w:val="center"/>
              <w:rPr>
                <w:ins w:id="3555" w:author="L" w:date="2026-05-22T20:50:43Z"/>
                <w:rFonts w:hint="default" w:ascii="Times New Roman" w:hAnsi="Times New Roman"/>
                <w:vertAlign w:val="baseline"/>
                <w:lang w:val="en-US" w:eastAsia="zh-CN"/>
              </w:rPr>
            </w:pPr>
            <w:ins w:id="3556" w:author="L" w:date="2026-05-22T20:50:43Z">
              <w:r>
                <w:rPr>
                  <w:rFonts w:hint="eastAsia" w:ascii="Times New Roman" w:hAnsi="Times New Roman"/>
                  <w:vertAlign w:val="baseline"/>
                  <w:lang w:val="en-US" w:eastAsia="zh-CN"/>
                </w:rPr>
                <w:t>DO0</w:t>
              </w:r>
            </w:ins>
          </w:p>
        </w:tc>
        <w:tc>
          <w:tcPr>
            <w:tcW w:w="475" w:type="pct"/>
            <w:noWrap w:val="0"/>
            <w:vAlign w:val="top"/>
          </w:tcPr>
          <w:p w14:paraId="405BA408">
            <w:pPr>
              <w:jc w:val="center"/>
              <w:rPr>
                <w:ins w:id="3557" w:author="L" w:date="2026-05-22T20:50:43Z"/>
                <w:rFonts w:hint="default" w:ascii="Times New Roman" w:hAnsi="Times New Roman"/>
                <w:vertAlign w:val="baseline"/>
                <w:lang w:val="en-US" w:eastAsia="zh-CN"/>
              </w:rPr>
            </w:pPr>
            <w:ins w:id="3558" w:author="L" w:date="2026-05-22T20:50:43Z">
              <w:r>
                <w:rPr>
                  <w:rFonts w:hint="eastAsia" w:ascii="Times New Roman" w:hAnsi="Times New Roman"/>
                  <w:vertAlign w:val="baseline"/>
                  <w:lang w:val="en-US" w:eastAsia="zh-CN"/>
                </w:rPr>
                <w:t>DO2</w:t>
              </w:r>
            </w:ins>
          </w:p>
        </w:tc>
        <w:tc>
          <w:tcPr>
            <w:tcW w:w="475" w:type="pct"/>
            <w:noWrap w:val="0"/>
            <w:vAlign w:val="top"/>
          </w:tcPr>
          <w:p w14:paraId="70ADDFCD">
            <w:pPr>
              <w:jc w:val="center"/>
              <w:rPr>
                <w:ins w:id="3559" w:author="L" w:date="2026-05-22T20:50:43Z"/>
                <w:rFonts w:hint="default" w:ascii="Times New Roman" w:hAnsi="Times New Roman"/>
                <w:vertAlign w:val="baseline"/>
                <w:lang w:val="en-US" w:eastAsia="zh-CN"/>
              </w:rPr>
            </w:pPr>
            <w:ins w:id="3560" w:author="L" w:date="2026-05-22T20:50:43Z">
              <w:r>
                <w:rPr>
                  <w:rFonts w:hint="eastAsia" w:ascii="Times New Roman" w:hAnsi="Times New Roman"/>
                  <w:vertAlign w:val="baseline"/>
                  <w:lang w:val="en-US" w:eastAsia="zh-CN"/>
                </w:rPr>
                <w:t>DO4</w:t>
              </w:r>
            </w:ins>
          </w:p>
        </w:tc>
        <w:tc>
          <w:tcPr>
            <w:tcW w:w="475" w:type="pct"/>
            <w:noWrap w:val="0"/>
            <w:vAlign w:val="top"/>
          </w:tcPr>
          <w:p w14:paraId="24FDD2CB">
            <w:pPr>
              <w:jc w:val="center"/>
              <w:rPr>
                <w:ins w:id="3561" w:author="L" w:date="2026-05-22T20:50:43Z"/>
                <w:rFonts w:hint="default" w:ascii="Times New Roman" w:hAnsi="Times New Roman"/>
                <w:vertAlign w:val="baseline"/>
                <w:lang w:val="en-US" w:eastAsia="zh-CN"/>
              </w:rPr>
            </w:pPr>
            <w:ins w:id="3562" w:author="L" w:date="2026-05-22T20:50:43Z">
              <w:r>
                <w:rPr>
                  <w:rFonts w:hint="eastAsia" w:ascii="Times New Roman" w:hAnsi="Times New Roman"/>
                  <w:vertAlign w:val="baseline"/>
                  <w:lang w:val="en-US" w:eastAsia="zh-CN"/>
                </w:rPr>
                <w:t>DO6</w:t>
              </w:r>
            </w:ins>
          </w:p>
        </w:tc>
        <w:tc>
          <w:tcPr>
            <w:tcW w:w="475" w:type="pct"/>
            <w:noWrap w:val="0"/>
            <w:vAlign w:val="top"/>
          </w:tcPr>
          <w:p w14:paraId="18BB356B">
            <w:pPr>
              <w:jc w:val="center"/>
              <w:rPr>
                <w:ins w:id="3563" w:author="L" w:date="2026-05-22T20:50:43Z"/>
                <w:rFonts w:hint="default" w:ascii="Times New Roman" w:hAnsi="Times New Roman"/>
                <w:vertAlign w:val="baseline"/>
                <w:lang w:val="en-US" w:eastAsia="zh-CN"/>
              </w:rPr>
            </w:pPr>
            <w:ins w:id="3564" w:author="L" w:date="2026-05-22T20:50:43Z">
              <w:r>
                <w:rPr>
                  <w:rFonts w:hint="eastAsia" w:ascii="Times New Roman" w:hAnsi="Times New Roman"/>
                  <w:vertAlign w:val="baseline"/>
                  <w:lang w:val="en-US" w:eastAsia="zh-CN"/>
                </w:rPr>
                <w:t>DO8</w:t>
              </w:r>
            </w:ins>
          </w:p>
        </w:tc>
        <w:tc>
          <w:tcPr>
            <w:tcW w:w="475" w:type="pct"/>
            <w:noWrap w:val="0"/>
            <w:vAlign w:val="top"/>
          </w:tcPr>
          <w:p w14:paraId="522A6633">
            <w:pPr>
              <w:jc w:val="center"/>
              <w:rPr>
                <w:ins w:id="3565" w:author="L" w:date="2026-05-22T20:50:43Z"/>
                <w:rFonts w:hint="default" w:ascii="Times New Roman" w:hAnsi="Times New Roman"/>
                <w:vertAlign w:val="baseline"/>
                <w:lang w:val="en-US" w:eastAsia="zh-CN"/>
              </w:rPr>
            </w:pPr>
            <w:ins w:id="3566" w:author="L" w:date="2026-05-22T20:50:43Z">
              <w:r>
                <w:rPr>
                  <w:rFonts w:hint="eastAsia" w:ascii="Times New Roman" w:hAnsi="Times New Roman"/>
                  <w:vertAlign w:val="baseline"/>
                  <w:lang w:val="en-US" w:eastAsia="zh-CN"/>
                </w:rPr>
                <w:t>DO10</w:t>
              </w:r>
            </w:ins>
          </w:p>
        </w:tc>
        <w:tc>
          <w:tcPr>
            <w:tcW w:w="475" w:type="pct"/>
            <w:noWrap w:val="0"/>
            <w:vAlign w:val="top"/>
          </w:tcPr>
          <w:p w14:paraId="166F8E11">
            <w:pPr>
              <w:jc w:val="center"/>
              <w:rPr>
                <w:ins w:id="3567" w:author="L" w:date="2026-05-22T20:50:43Z"/>
                <w:rFonts w:hint="default" w:ascii="Times New Roman" w:hAnsi="Times New Roman"/>
                <w:vertAlign w:val="baseline"/>
                <w:lang w:val="en-US" w:eastAsia="zh-CN"/>
              </w:rPr>
            </w:pPr>
            <w:ins w:id="3568" w:author="L" w:date="2026-05-22T20:50:43Z">
              <w:r>
                <w:rPr>
                  <w:rFonts w:hint="eastAsia" w:ascii="Times New Roman" w:hAnsi="Times New Roman"/>
                  <w:vertAlign w:val="baseline"/>
                  <w:lang w:val="en-US" w:eastAsia="zh-CN"/>
                </w:rPr>
                <w:t>DO12</w:t>
              </w:r>
            </w:ins>
          </w:p>
        </w:tc>
        <w:tc>
          <w:tcPr>
            <w:tcW w:w="620" w:type="pct"/>
            <w:noWrap w:val="0"/>
            <w:vAlign w:val="top"/>
          </w:tcPr>
          <w:p w14:paraId="560BFA8E">
            <w:pPr>
              <w:jc w:val="center"/>
              <w:rPr>
                <w:ins w:id="3569" w:author="L" w:date="2026-05-22T20:50:43Z"/>
                <w:rFonts w:hint="default" w:ascii="Times New Roman" w:hAnsi="Times New Roman"/>
                <w:vertAlign w:val="baseline"/>
                <w:lang w:val="en-US" w:eastAsia="zh-CN"/>
              </w:rPr>
            </w:pPr>
            <w:ins w:id="3570" w:author="L" w:date="2026-05-22T20:50:43Z">
              <w:r>
                <w:rPr>
                  <w:rFonts w:hint="eastAsia" w:ascii="Times New Roman" w:hAnsi="Times New Roman"/>
                  <w:vertAlign w:val="baseline"/>
                  <w:lang w:val="en-US" w:eastAsia="zh-CN"/>
                </w:rPr>
                <w:t>DO14</w:t>
              </w:r>
            </w:ins>
          </w:p>
        </w:tc>
        <w:tc>
          <w:tcPr>
            <w:tcW w:w="495" w:type="pct"/>
            <w:noWrap w:val="0"/>
            <w:vAlign w:val="top"/>
          </w:tcPr>
          <w:p w14:paraId="3DEE76C5">
            <w:pPr>
              <w:jc w:val="center"/>
              <w:rPr>
                <w:ins w:id="3571" w:author="L" w:date="2026-05-22T20:50:43Z"/>
                <w:rFonts w:hint="default" w:ascii="Times New Roman" w:hAnsi="Times New Roman"/>
                <w:vertAlign w:val="baseline"/>
                <w:lang w:val="en-US" w:eastAsia="zh-CN"/>
              </w:rPr>
            </w:pPr>
            <w:ins w:id="3572" w:author="L" w:date="2026-05-22T20:50:43Z">
              <w:r>
                <w:rPr>
                  <w:rFonts w:hint="eastAsia" w:ascii="Times New Roman" w:hAnsi="Times New Roman"/>
                  <w:vertAlign w:val="baseline"/>
                  <w:lang w:val="en-US" w:eastAsia="zh-CN"/>
                </w:rPr>
                <w:t>COM</w:t>
              </w:r>
            </w:ins>
          </w:p>
        </w:tc>
      </w:tr>
    </w:tbl>
    <w:p w14:paraId="0A054922">
      <w:pPr>
        <w:pStyle w:val="12"/>
        <w:ind w:left="0" w:leftChars="0" w:firstLine="0" w:firstLineChars="0"/>
        <w:outlineLvl w:val="9"/>
        <w:rPr>
          <w:ins w:id="3573" w:author="L" w:date="2026-05-22T20:50:43Z"/>
          <w:rFonts w:hint="eastAsia" w:ascii="Times New Roman" w:hAnsi="Times New Roman"/>
          <w:b w:val="0"/>
          <w:bCs w:val="0"/>
          <w:sz w:val="24"/>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86"/>
        <w:gridCol w:w="10"/>
        <w:gridCol w:w="675"/>
        <w:gridCol w:w="804"/>
        <w:gridCol w:w="767"/>
        <w:gridCol w:w="786"/>
        <w:gridCol w:w="10"/>
        <w:gridCol w:w="776"/>
        <w:gridCol w:w="2"/>
        <w:gridCol w:w="784"/>
        <w:gridCol w:w="12"/>
        <w:gridCol w:w="776"/>
        <w:gridCol w:w="810"/>
      </w:tblGrid>
      <w:tr w14:paraId="01D5D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74" w:author="L" w:date="2026-05-22T20:50:43Z"/>
        </w:trPr>
        <w:tc>
          <w:tcPr>
            <w:tcW w:w="5000" w:type="pct"/>
            <w:gridSpan w:val="14"/>
            <w:tcBorders>
              <w:top w:val="single" w:color="auto" w:sz="4" w:space="0"/>
            </w:tcBorders>
            <w:noWrap w:val="0"/>
            <w:vAlign w:val="top"/>
          </w:tcPr>
          <w:p w14:paraId="37E543C2">
            <w:pPr>
              <w:pBdr>
                <w:top w:val="none" w:color="auto" w:sz="0" w:space="0"/>
                <w:left w:val="none" w:color="auto" w:sz="0" w:space="0"/>
                <w:bottom w:val="none" w:color="auto" w:sz="0" w:space="0"/>
                <w:right w:val="none" w:color="auto" w:sz="0" w:space="0"/>
                <w:between w:val="none" w:color="auto" w:sz="0" w:space="0"/>
              </w:pBdr>
              <w:jc w:val="center"/>
              <w:rPr>
                <w:ins w:id="3575" w:author="L" w:date="2026-05-22T20:50:43Z"/>
                <w:rFonts w:hint="eastAsia" w:ascii="Times New Roman" w:hAnsi="Times New Roman"/>
                <w:vertAlign w:val="baseline"/>
                <w:lang w:val="en-US" w:eastAsia="zh-CN"/>
              </w:rPr>
            </w:pPr>
            <w:ins w:id="3576" w:author="L" w:date="2026-05-22T20:50:43Z">
              <w:r>
                <w:rPr>
                  <w:rFonts w:hint="eastAsia" w:ascii="Times New Roman" w:hAnsi="Times New Roman"/>
                  <w:vertAlign w:val="baseline"/>
                  <w:lang w:val="en-US" w:eastAsia="zh-CN"/>
                </w:rPr>
                <w:t>N2084模块（继电器）</w:t>
              </w:r>
            </w:ins>
          </w:p>
        </w:tc>
      </w:tr>
      <w:tr w14:paraId="63C7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77" w:author="L" w:date="2026-05-22T20:50:43Z"/>
        </w:trPr>
        <w:tc>
          <w:tcPr>
            <w:tcW w:w="836" w:type="pct"/>
            <w:tcBorders>
              <w:top w:val="single" w:color="auto" w:sz="4" w:space="0"/>
            </w:tcBorders>
            <w:noWrap w:val="0"/>
            <w:vAlign w:val="top"/>
          </w:tcPr>
          <w:p w14:paraId="7026FA62">
            <w:pPr>
              <w:jc w:val="center"/>
              <w:rPr>
                <w:ins w:id="3578" w:author="L" w:date="2026-05-22T20:50:43Z"/>
                <w:rFonts w:hint="default" w:ascii="Times New Roman" w:hAnsi="Times New Roman"/>
                <w:vertAlign w:val="baseline"/>
                <w:lang w:val="en-US" w:eastAsia="zh-CN"/>
              </w:rPr>
            </w:pPr>
            <w:ins w:id="3579" w:author="L" w:date="2026-05-22T20:50:43Z">
              <w:r>
                <w:rPr>
                  <w:rFonts w:hint="eastAsia" w:ascii="Times New Roman" w:hAnsi="Times New Roman"/>
                  <w:vertAlign w:val="baseline"/>
                  <w:lang w:val="en-US" w:eastAsia="zh-CN"/>
                </w:rPr>
                <w:t>端口号</w:t>
              </w:r>
            </w:ins>
          </w:p>
        </w:tc>
        <w:tc>
          <w:tcPr>
            <w:tcW w:w="526" w:type="pct"/>
            <w:gridSpan w:val="2"/>
            <w:tcBorders>
              <w:top w:val="single" w:color="auto" w:sz="4" w:space="0"/>
            </w:tcBorders>
            <w:noWrap w:val="0"/>
            <w:vAlign w:val="top"/>
          </w:tcPr>
          <w:p w14:paraId="22686A9F">
            <w:pPr>
              <w:jc w:val="center"/>
              <w:rPr>
                <w:ins w:id="3580" w:author="L" w:date="2026-05-22T20:50:43Z"/>
                <w:rFonts w:hint="default" w:ascii="Times New Roman" w:hAnsi="Times New Roman" w:eastAsiaTheme="minorEastAsia" w:cstheme="minorBidi"/>
                <w:kern w:val="2"/>
                <w:sz w:val="21"/>
                <w:szCs w:val="24"/>
                <w:vertAlign w:val="baseline"/>
                <w:lang w:val="en-US" w:eastAsia="zh-CN" w:bidi="ar-SA"/>
              </w:rPr>
            </w:pPr>
            <w:ins w:id="3581" w:author="L" w:date="2026-05-22T20:50:43Z">
              <w:r>
                <w:rPr>
                  <w:rFonts w:hint="eastAsia" w:ascii="Times New Roman" w:hAnsi="Times New Roman"/>
                  <w:vertAlign w:val="baseline"/>
                  <w:lang w:val="en-US" w:eastAsia="zh-CN"/>
                </w:rPr>
                <w:t>B1</w:t>
              </w:r>
            </w:ins>
          </w:p>
        </w:tc>
        <w:tc>
          <w:tcPr>
            <w:tcW w:w="396" w:type="pct"/>
            <w:tcBorders>
              <w:top w:val="single" w:color="auto" w:sz="4" w:space="0"/>
            </w:tcBorders>
            <w:noWrap w:val="0"/>
            <w:vAlign w:val="top"/>
          </w:tcPr>
          <w:p w14:paraId="268F616D">
            <w:pPr>
              <w:jc w:val="center"/>
              <w:rPr>
                <w:ins w:id="3582" w:author="L" w:date="2026-05-22T20:50:43Z"/>
                <w:rFonts w:hint="default" w:ascii="Times New Roman" w:hAnsi="Times New Roman" w:eastAsiaTheme="minorEastAsia" w:cstheme="minorBidi"/>
                <w:kern w:val="2"/>
                <w:sz w:val="21"/>
                <w:szCs w:val="24"/>
                <w:vertAlign w:val="baseline"/>
                <w:lang w:val="en-US" w:eastAsia="zh-CN" w:bidi="ar-SA"/>
              </w:rPr>
            </w:pPr>
            <w:ins w:id="3583" w:author="L" w:date="2026-05-22T20:50:43Z">
              <w:r>
                <w:rPr>
                  <w:rFonts w:hint="eastAsia" w:ascii="Times New Roman" w:hAnsi="Times New Roman" w:cstheme="minorBidi"/>
                  <w:kern w:val="2"/>
                  <w:sz w:val="21"/>
                  <w:szCs w:val="24"/>
                  <w:vertAlign w:val="baseline"/>
                  <w:lang w:val="en-US" w:eastAsia="zh-CN" w:bidi="ar-SA"/>
                </w:rPr>
                <w:t>B2</w:t>
              </w:r>
            </w:ins>
          </w:p>
        </w:tc>
        <w:tc>
          <w:tcPr>
            <w:tcW w:w="472" w:type="pct"/>
            <w:tcBorders>
              <w:top w:val="single" w:color="auto" w:sz="4" w:space="0"/>
            </w:tcBorders>
            <w:noWrap w:val="0"/>
            <w:vAlign w:val="top"/>
          </w:tcPr>
          <w:p w14:paraId="313302F8">
            <w:pPr>
              <w:jc w:val="center"/>
              <w:rPr>
                <w:ins w:id="3584" w:author="L" w:date="2026-05-22T20:50:43Z"/>
                <w:rFonts w:hint="default" w:ascii="Times New Roman" w:hAnsi="Times New Roman" w:eastAsiaTheme="minorEastAsia" w:cstheme="minorBidi"/>
                <w:kern w:val="2"/>
                <w:sz w:val="21"/>
                <w:szCs w:val="24"/>
                <w:vertAlign w:val="baseline"/>
                <w:lang w:val="en-US" w:eastAsia="zh-CN" w:bidi="ar-SA"/>
              </w:rPr>
            </w:pPr>
            <w:ins w:id="3585" w:author="L" w:date="2026-05-22T20:50:43Z">
              <w:r>
                <w:rPr>
                  <w:rFonts w:hint="eastAsia" w:ascii="Times New Roman" w:hAnsi="Times New Roman" w:cstheme="minorBidi"/>
                  <w:kern w:val="2"/>
                  <w:sz w:val="21"/>
                  <w:szCs w:val="24"/>
                  <w:vertAlign w:val="baseline"/>
                  <w:lang w:val="en-US" w:eastAsia="zh-CN" w:bidi="ar-SA"/>
                </w:rPr>
                <w:t>B3</w:t>
              </w:r>
            </w:ins>
          </w:p>
        </w:tc>
        <w:tc>
          <w:tcPr>
            <w:tcW w:w="450" w:type="pct"/>
            <w:tcBorders>
              <w:top w:val="single" w:color="auto" w:sz="4" w:space="0"/>
            </w:tcBorders>
            <w:noWrap w:val="0"/>
            <w:vAlign w:val="top"/>
          </w:tcPr>
          <w:p w14:paraId="330BC3DC">
            <w:pPr>
              <w:jc w:val="center"/>
              <w:rPr>
                <w:ins w:id="3586" w:author="L" w:date="2026-05-22T20:50:43Z"/>
                <w:rFonts w:hint="default" w:ascii="Times New Roman" w:hAnsi="Times New Roman" w:eastAsiaTheme="minorEastAsia" w:cstheme="minorBidi"/>
                <w:kern w:val="2"/>
                <w:sz w:val="21"/>
                <w:szCs w:val="24"/>
                <w:vertAlign w:val="baseline"/>
                <w:lang w:val="en-US" w:eastAsia="zh-CN" w:bidi="ar-SA"/>
              </w:rPr>
            </w:pPr>
            <w:ins w:id="3587" w:author="L" w:date="2026-05-22T20:50:43Z">
              <w:r>
                <w:rPr>
                  <w:rFonts w:hint="eastAsia" w:ascii="Times New Roman" w:hAnsi="Times New Roman" w:cstheme="minorBidi"/>
                  <w:kern w:val="2"/>
                  <w:sz w:val="21"/>
                  <w:szCs w:val="24"/>
                  <w:vertAlign w:val="baseline"/>
                  <w:lang w:val="en-US" w:eastAsia="zh-CN" w:bidi="ar-SA"/>
                </w:rPr>
                <w:t>B4</w:t>
              </w:r>
            </w:ins>
          </w:p>
        </w:tc>
        <w:tc>
          <w:tcPr>
            <w:tcW w:w="467" w:type="pct"/>
            <w:gridSpan w:val="2"/>
            <w:tcBorders>
              <w:top w:val="single" w:color="auto" w:sz="4" w:space="0"/>
            </w:tcBorders>
            <w:noWrap w:val="0"/>
            <w:vAlign w:val="top"/>
          </w:tcPr>
          <w:p w14:paraId="511F8DB4">
            <w:pPr>
              <w:jc w:val="center"/>
              <w:rPr>
                <w:ins w:id="3588" w:author="L" w:date="2026-05-22T20:50:43Z"/>
                <w:rFonts w:hint="default" w:ascii="Times New Roman" w:hAnsi="Times New Roman" w:eastAsiaTheme="minorEastAsia" w:cstheme="minorBidi"/>
                <w:kern w:val="2"/>
                <w:sz w:val="21"/>
                <w:szCs w:val="24"/>
                <w:vertAlign w:val="baseline"/>
                <w:lang w:val="en-US" w:eastAsia="zh-CN" w:bidi="ar-SA"/>
              </w:rPr>
            </w:pPr>
            <w:ins w:id="3589" w:author="L" w:date="2026-05-22T20:50:43Z">
              <w:r>
                <w:rPr>
                  <w:rFonts w:hint="eastAsia" w:ascii="Times New Roman" w:hAnsi="Times New Roman" w:cstheme="minorBidi"/>
                  <w:kern w:val="2"/>
                  <w:sz w:val="21"/>
                  <w:szCs w:val="24"/>
                  <w:vertAlign w:val="baseline"/>
                  <w:lang w:val="en-US" w:eastAsia="zh-CN" w:bidi="ar-SA"/>
                </w:rPr>
                <w:t>B5</w:t>
              </w:r>
            </w:ins>
          </w:p>
        </w:tc>
        <w:tc>
          <w:tcPr>
            <w:tcW w:w="456" w:type="pct"/>
            <w:gridSpan w:val="2"/>
            <w:tcBorders>
              <w:top w:val="single" w:color="auto" w:sz="4" w:space="0"/>
            </w:tcBorders>
            <w:noWrap w:val="0"/>
            <w:vAlign w:val="top"/>
          </w:tcPr>
          <w:p w14:paraId="7908D661">
            <w:pPr>
              <w:jc w:val="center"/>
              <w:rPr>
                <w:ins w:id="3590" w:author="L" w:date="2026-05-22T20:50:43Z"/>
                <w:rFonts w:hint="default" w:ascii="Times New Roman" w:hAnsi="Times New Roman" w:eastAsiaTheme="minorEastAsia" w:cstheme="minorBidi"/>
                <w:kern w:val="2"/>
                <w:sz w:val="21"/>
                <w:szCs w:val="24"/>
                <w:vertAlign w:val="baseline"/>
                <w:lang w:val="en-US" w:eastAsia="zh-CN" w:bidi="ar-SA"/>
              </w:rPr>
            </w:pPr>
            <w:ins w:id="3591" w:author="L" w:date="2026-05-22T20:50:43Z">
              <w:r>
                <w:rPr>
                  <w:rFonts w:hint="eastAsia" w:ascii="Times New Roman" w:hAnsi="Times New Roman" w:cstheme="minorBidi"/>
                  <w:kern w:val="2"/>
                  <w:sz w:val="21"/>
                  <w:szCs w:val="24"/>
                  <w:vertAlign w:val="baseline"/>
                  <w:lang w:val="en-US" w:eastAsia="zh-CN" w:bidi="ar-SA"/>
                </w:rPr>
                <w:t>B6</w:t>
              </w:r>
            </w:ins>
          </w:p>
        </w:tc>
        <w:tc>
          <w:tcPr>
            <w:tcW w:w="467" w:type="pct"/>
            <w:gridSpan w:val="2"/>
            <w:tcBorders>
              <w:top w:val="single" w:color="auto" w:sz="4" w:space="0"/>
            </w:tcBorders>
            <w:noWrap w:val="0"/>
            <w:vAlign w:val="top"/>
          </w:tcPr>
          <w:p w14:paraId="06E7DA56">
            <w:pPr>
              <w:jc w:val="center"/>
              <w:rPr>
                <w:ins w:id="3592" w:author="L" w:date="2026-05-22T20:50:43Z"/>
                <w:rFonts w:hint="default" w:ascii="Times New Roman" w:hAnsi="Times New Roman"/>
                <w:vertAlign w:val="baseline"/>
                <w:lang w:val="en-US" w:eastAsia="zh-CN"/>
              </w:rPr>
            </w:pPr>
            <w:ins w:id="3593" w:author="L" w:date="2026-05-22T20:50:43Z">
              <w:r>
                <w:rPr>
                  <w:rFonts w:hint="eastAsia" w:ascii="Times New Roman" w:hAnsi="Times New Roman"/>
                  <w:vertAlign w:val="baseline"/>
                  <w:lang w:val="en-US" w:eastAsia="zh-CN"/>
                </w:rPr>
                <w:t>B7</w:t>
              </w:r>
            </w:ins>
          </w:p>
        </w:tc>
        <w:tc>
          <w:tcPr>
            <w:tcW w:w="455" w:type="pct"/>
            <w:tcBorders>
              <w:top w:val="single" w:color="auto" w:sz="4" w:space="0"/>
            </w:tcBorders>
            <w:noWrap w:val="0"/>
            <w:vAlign w:val="top"/>
          </w:tcPr>
          <w:p w14:paraId="4EEF11B7">
            <w:pPr>
              <w:jc w:val="center"/>
              <w:rPr>
                <w:ins w:id="3594" w:author="L" w:date="2026-05-22T20:50:43Z"/>
                <w:rFonts w:hint="default" w:ascii="Times New Roman" w:hAnsi="Times New Roman"/>
                <w:vertAlign w:val="baseline"/>
                <w:lang w:val="en-US" w:eastAsia="zh-CN"/>
              </w:rPr>
            </w:pPr>
            <w:ins w:id="3595" w:author="L" w:date="2026-05-22T20:50:43Z">
              <w:r>
                <w:rPr>
                  <w:rFonts w:hint="eastAsia" w:ascii="Times New Roman" w:hAnsi="Times New Roman"/>
                  <w:vertAlign w:val="baseline"/>
                  <w:lang w:val="en-US" w:eastAsia="zh-CN"/>
                </w:rPr>
                <w:t>B8</w:t>
              </w:r>
            </w:ins>
          </w:p>
        </w:tc>
        <w:tc>
          <w:tcPr>
            <w:tcW w:w="471" w:type="pct"/>
            <w:tcBorders>
              <w:top w:val="single" w:color="auto" w:sz="4" w:space="0"/>
            </w:tcBorders>
            <w:noWrap w:val="0"/>
            <w:vAlign w:val="top"/>
          </w:tcPr>
          <w:p w14:paraId="4FFF655C">
            <w:pPr>
              <w:jc w:val="center"/>
              <w:rPr>
                <w:ins w:id="3596" w:author="L" w:date="2026-05-22T20:50:43Z"/>
                <w:rFonts w:hint="default" w:ascii="Times New Roman" w:hAnsi="Times New Roman"/>
                <w:vertAlign w:val="baseline"/>
                <w:lang w:val="en-US" w:eastAsia="zh-CN"/>
              </w:rPr>
            </w:pPr>
            <w:ins w:id="3597" w:author="L" w:date="2026-05-22T20:50:43Z">
              <w:r>
                <w:rPr>
                  <w:rFonts w:hint="eastAsia" w:ascii="Times New Roman" w:hAnsi="Times New Roman"/>
                  <w:vertAlign w:val="baseline"/>
                  <w:lang w:val="en-US" w:eastAsia="zh-CN"/>
                </w:rPr>
                <w:t>B9</w:t>
              </w:r>
            </w:ins>
          </w:p>
        </w:tc>
      </w:tr>
      <w:tr w14:paraId="4DDD1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98" w:author="L" w:date="2026-05-22T20:50:43Z"/>
        </w:trPr>
        <w:tc>
          <w:tcPr>
            <w:tcW w:w="836" w:type="pct"/>
            <w:noWrap w:val="0"/>
            <w:vAlign w:val="top"/>
          </w:tcPr>
          <w:p w14:paraId="72FE3E83">
            <w:pPr>
              <w:jc w:val="center"/>
              <w:rPr>
                <w:ins w:id="3599" w:author="L" w:date="2026-05-22T20:50:43Z"/>
                <w:rFonts w:hint="default" w:ascii="Times New Roman" w:hAnsi="Times New Roman"/>
                <w:vertAlign w:val="baseline"/>
                <w:lang w:val="en-US" w:eastAsia="zh-CN"/>
              </w:rPr>
            </w:pPr>
            <w:ins w:id="3600" w:author="L" w:date="2026-05-22T20:50:43Z">
              <w:r>
                <w:rPr>
                  <w:rFonts w:hint="eastAsia" w:ascii="Times New Roman" w:hAnsi="Times New Roman"/>
                  <w:vertAlign w:val="baseline"/>
                  <w:lang w:val="en-US" w:eastAsia="zh-CN"/>
                </w:rPr>
                <w:t>名称</w:t>
              </w:r>
            </w:ins>
          </w:p>
        </w:tc>
        <w:tc>
          <w:tcPr>
            <w:tcW w:w="526" w:type="pct"/>
            <w:gridSpan w:val="2"/>
            <w:noWrap w:val="0"/>
            <w:vAlign w:val="top"/>
          </w:tcPr>
          <w:p w14:paraId="79A2F72D">
            <w:pPr>
              <w:jc w:val="center"/>
              <w:rPr>
                <w:ins w:id="3601" w:author="L" w:date="2026-05-22T20:50:43Z"/>
                <w:rFonts w:hint="default" w:ascii="Times New Roman" w:hAnsi="Times New Roman"/>
                <w:vertAlign w:val="baseline"/>
                <w:lang w:val="en-US" w:eastAsia="zh-CN"/>
              </w:rPr>
            </w:pPr>
            <w:ins w:id="3602" w:author="L" w:date="2026-05-22T20:50:43Z">
              <w:r>
                <w:rPr>
                  <w:rFonts w:hint="eastAsia" w:ascii="Times New Roman" w:hAnsi="Times New Roman"/>
                  <w:vertAlign w:val="baseline"/>
                  <w:lang w:val="en-US" w:eastAsia="zh-CN"/>
                </w:rPr>
                <w:t>SW1</w:t>
              </w:r>
            </w:ins>
          </w:p>
        </w:tc>
        <w:tc>
          <w:tcPr>
            <w:tcW w:w="396" w:type="pct"/>
            <w:noWrap w:val="0"/>
            <w:vAlign w:val="top"/>
          </w:tcPr>
          <w:p w14:paraId="30BDC7E9">
            <w:pPr>
              <w:jc w:val="center"/>
              <w:rPr>
                <w:ins w:id="3603" w:author="L" w:date="2026-05-22T20:50:43Z"/>
                <w:rFonts w:hint="default" w:ascii="Times New Roman" w:hAnsi="Times New Roman"/>
                <w:vertAlign w:val="baseline"/>
                <w:lang w:val="en-US" w:eastAsia="zh-CN"/>
              </w:rPr>
            </w:pPr>
            <w:ins w:id="3604" w:author="L" w:date="2026-05-22T20:50:43Z">
              <w:r>
                <w:rPr>
                  <w:rFonts w:hint="eastAsia" w:ascii="Times New Roman" w:hAnsi="Times New Roman"/>
                  <w:vertAlign w:val="baseline"/>
                  <w:lang w:val="en-US" w:eastAsia="zh-CN"/>
                </w:rPr>
                <w:t>SW2</w:t>
              </w:r>
            </w:ins>
          </w:p>
        </w:tc>
        <w:tc>
          <w:tcPr>
            <w:tcW w:w="472" w:type="pct"/>
            <w:noWrap w:val="0"/>
            <w:vAlign w:val="top"/>
          </w:tcPr>
          <w:p w14:paraId="3607E1D4">
            <w:pPr>
              <w:jc w:val="center"/>
              <w:rPr>
                <w:ins w:id="3605" w:author="L" w:date="2026-05-22T20:50:43Z"/>
                <w:rFonts w:hint="default" w:ascii="Times New Roman" w:hAnsi="Times New Roman" w:eastAsiaTheme="minorEastAsia" w:cstheme="minorBidi"/>
                <w:kern w:val="2"/>
                <w:sz w:val="21"/>
                <w:szCs w:val="24"/>
                <w:vertAlign w:val="baseline"/>
                <w:lang w:val="en-US" w:eastAsia="zh-CN" w:bidi="ar-SA"/>
              </w:rPr>
            </w:pPr>
            <w:ins w:id="3606" w:author="L" w:date="2026-05-22T20:50:43Z">
              <w:r>
                <w:rPr>
                  <w:rFonts w:hint="eastAsia" w:ascii="Times New Roman" w:hAnsi="Times New Roman"/>
                  <w:vertAlign w:val="baseline"/>
                  <w:lang w:val="en-US" w:eastAsia="zh-CN"/>
                </w:rPr>
                <w:t>SW3</w:t>
              </w:r>
            </w:ins>
          </w:p>
        </w:tc>
        <w:tc>
          <w:tcPr>
            <w:tcW w:w="450" w:type="pct"/>
            <w:noWrap w:val="0"/>
            <w:vAlign w:val="top"/>
          </w:tcPr>
          <w:p w14:paraId="2E2D91D0">
            <w:pPr>
              <w:jc w:val="center"/>
              <w:rPr>
                <w:ins w:id="3607" w:author="L" w:date="2026-05-22T20:50:43Z"/>
                <w:rFonts w:hint="default" w:ascii="Times New Roman" w:hAnsi="Times New Roman"/>
                <w:vertAlign w:val="baseline"/>
                <w:lang w:val="en-US" w:eastAsia="zh-CN"/>
              </w:rPr>
            </w:pPr>
            <w:ins w:id="3608" w:author="L" w:date="2026-05-22T20:50:43Z">
              <w:r>
                <w:rPr>
                  <w:rFonts w:hint="eastAsia" w:ascii="Times New Roman" w:hAnsi="Times New Roman"/>
                  <w:vertAlign w:val="baseline"/>
                  <w:lang w:val="en-US" w:eastAsia="zh-CN"/>
                </w:rPr>
                <w:t>SW4</w:t>
              </w:r>
            </w:ins>
          </w:p>
        </w:tc>
        <w:tc>
          <w:tcPr>
            <w:tcW w:w="461" w:type="pct"/>
            <w:noWrap w:val="0"/>
            <w:vAlign w:val="top"/>
          </w:tcPr>
          <w:p w14:paraId="3DBBC6C8">
            <w:pPr>
              <w:jc w:val="center"/>
              <w:rPr>
                <w:ins w:id="3609" w:author="L" w:date="2026-05-22T20:50:43Z"/>
                <w:rFonts w:hint="default" w:ascii="Times New Roman" w:hAnsi="Times New Roman"/>
                <w:vertAlign w:val="baseline"/>
                <w:lang w:val="en-US" w:eastAsia="zh-CN"/>
              </w:rPr>
            </w:pPr>
            <w:ins w:id="3610" w:author="L" w:date="2026-05-22T20:50:43Z">
              <w:r>
                <w:rPr>
                  <w:rFonts w:hint="eastAsia" w:ascii="Times New Roman" w:hAnsi="Times New Roman"/>
                  <w:vertAlign w:val="baseline"/>
                  <w:lang w:val="en-US" w:eastAsia="zh-CN"/>
                </w:rPr>
                <w:t>SW5</w:t>
              </w:r>
            </w:ins>
          </w:p>
        </w:tc>
        <w:tc>
          <w:tcPr>
            <w:tcW w:w="461" w:type="pct"/>
            <w:gridSpan w:val="2"/>
            <w:noWrap w:val="0"/>
            <w:vAlign w:val="top"/>
          </w:tcPr>
          <w:p w14:paraId="2F1B445D">
            <w:pPr>
              <w:jc w:val="center"/>
              <w:rPr>
                <w:ins w:id="3611" w:author="L" w:date="2026-05-22T20:50:43Z"/>
                <w:rFonts w:hint="default" w:ascii="Times New Roman" w:hAnsi="Times New Roman"/>
                <w:vertAlign w:val="baseline"/>
                <w:lang w:val="en-US" w:eastAsia="zh-CN"/>
              </w:rPr>
            </w:pPr>
            <w:ins w:id="3612" w:author="L" w:date="2026-05-22T20:50:43Z">
              <w:r>
                <w:rPr>
                  <w:rFonts w:hint="eastAsia" w:ascii="Times New Roman" w:hAnsi="Times New Roman"/>
                  <w:vertAlign w:val="baseline"/>
                  <w:lang w:val="en-US" w:eastAsia="zh-CN"/>
                </w:rPr>
                <w:t>SW6</w:t>
              </w:r>
            </w:ins>
          </w:p>
        </w:tc>
        <w:tc>
          <w:tcPr>
            <w:tcW w:w="461" w:type="pct"/>
            <w:gridSpan w:val="2"/>
            <w:noWrap w:val="0"/>
            <w:vAlign w:val="top"/>
          </w:tcPr>
          <w:p w14:paraId="1EE9E5FA">
            <w:pPr>
              <w:jc w:val="center"/>
              <w:rPr>
                <w:ins w:id="3613" w:author="L" w:date="2026-05-22T20:50:43Z"/>
                <w:rFonts w:hint="default" w:ascii="Times New Roman" w:hAnsi="Times New Roman"/>
                <w:vertAlign w:val="baseline"/>
                <w:lang w:val="en-US" w:eastAsia="zh-CN"/>
              </w:rPr>
            </w:pPr>
            <w:ins w:id="3614" w:author="L" w:date="2026-05-22T20:50:43Z">
              <w:r>
                <w:rPr>
                  <w:rFonts w:hint="eastAsia" w:ascii="Times New Roman" w:hAnsi="Times New Roman"/>
                  <w:vertAlign w:val="baseline"/>
                  <w:lang w:val="en-US" w:eastAsia="zh-CN"/>
                </w:rPr>
                <w:t>SW7</w:t>
              </w:r>
            </w:ins>
          </w:p>
        </w:tc>
        <w:tc>
          <w:tcPr>
            <w:tcW w:w="462" w:type="pct"/>
            <w:gridSpan w:val="2"/>
            <w:noWrap w:val="0"/>
            <w:vAlign w:val="top"/>
          </w:tcPr>
          <w:p w14:paraId="2D3CB001">
            <w:pPr>
              <w:jc w:val="center"/>
              <w:rPr>
                <w:ins w:id="3615" w:author="L" w:date="2026-05-22T20:50:43Z"/>
                <w:rFonts w:hint="default" w:ascii="Times New Roman" w:hAnsi="Times New Roman"/>
                <w:vertAlign w:val="baseline"/>
                <w:lang w:val="en-US" w:eastAsia="zh-CN"/>
              </w:rPr>
            </w:pPr>
            <w:ins w:id="3616" w:author="L" w:date="2026-05-22T20:50:43Z">
              <w:r>
                <w:rPr>
                  <w:rFonts w:hint="eastAsia" w:ascii="Times New Roman" w:hAnsi="Times New Roman"/>
                  <w:vertAlign w:val="baseline"/>
                  <w:lang w:val="en-US" w:eastAsia="zh-CN"/>
                </w:rPr>
                <w:t>SW8</w:t>
              </w:r>
            </w:ins>
          </w:p>
        </w:tc>
        <w:tc>
          <w:tcPr>
            <w:tcW w:w="471" w:type="pct"/>
            <w:noWrap w:val="0"/>
            <w:vAlign w:val="top"/>
          </w:tcPr>
          <w:p w14:paraId="5FBF6378">
            <w:pPr>
              <w:jc w:val="center"/>
              <w:rPr>
                <w:ins w:id="3617" w:author="L" w:date="2026-05-22T20:50:43Z"/>
                <w:rFonts w:hint="default" w:ascii="Times New Roman" w:hAnsi="Times New Roman"/>
                <w:vertAlign w:val="baseline"/>
                <w:lang w:val="en-US" w:eastAsia="zh-CN"/>
              </w:rPr>
            </w:pPr>
            <w:ins w:id="3618" w:author="L" w:date="2026-05-22T20:50:43Z">
              <w:r>
                <w:rPr>
                  <w:rFonts w:hint="eastAsia" w:ascii="Times New Roman" w:hAnsi="Times New Roman"/>
                  <w:vertAlign w:val="baseline"/>
                  <w:lang w:val="en-US" w:eastAsia="zh-CN"/>
                </w:rPr>
                <w:t>PE</w:t>
              </w:r>
            </w:ins>
          </w:p>
        </w:tc>
      </w:tr>
      <w:tr w14:paraId="0DD6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19" w:author="L" w:date="2026-05-22T20:50:43Z"/>
        </w:trPr>
        <w:tc>
          <w:tcPr>
            <w:tcW w:w="836" w:type="pct"/>
            <w:noWrap w:val="0"/>
            <w:vAlign w:val="top"/>
          </w:tcPr>
          <w:p w14:paraId="79DF72EF">
            <w:pPr>
              <w:jc w:val="center"/>
              <w:rPr>
                <w:ins w:id="3620" w:author="L" w:date="2026-05-22T20:50:43Z"/>
                <w:rFonts w:hint="default" w:ascii="Times New Roman" w:hAnsi="Times New Roman"/>
                <w:vertAlign w:val="baseline"/>
                <w:lang w:val="en-US" w:eastAsia="zh-CN"/>
              </w:rPr>
            </w:pPr>
            <w:ins w:id="3621" w:author="L" w:date="2026-05-22T20:50:43Z">
              <w:r>
                <w:rPr>
                  <w:rFonts w:hint="eastAsia" w:ascii="Times New Roman" w:hAnsi="Times New Roman"/>
                  <w:vertAlign w:val="baseline"/>
                  <w:lang w:val="en-US" w:eastAsia="zh-CN"/>
                </w:rPr>
                <w:t>端口号</w:t>
              </w:r>
            </w:ins>
          </w:p>
        </w:tc>
        <w:tc>
          <w:tcPr>
            <w:tcW w:w="526" w:type="pct"/>
            <w:gridSpan w:val="2"/>
            <w:noWrap w:val="0"/>
            <w:vAlign w:val="top"/>
          </w:tcPr>
          <w:p w14:paraId="6A49B84B">
            <w:pPr>
              <w:jc w:val="center"/>
              <w:rPr>
                <w:ins w:id="3622" w:author="L" w:date="2026-05-22T20:50:43Z"/>
                <w:rFonts w:hint="default" w:ascii="Times New Roman" w:hAnsi="Times New Roman"/>
                <w:vertAlign w:val="baseline"/>
                <w:lang w:val="en-US" w:eastAsia="zh-CN"/>
              </w:rPr>
            </w:pPr>
            <w:ins w:id="3623" w:author="L" w:date="2026-05-22T20:50:43Z">
              <w:r>
                <w:rPr>
                  <w:rFonts w:hint="eastAsia" w:ascii="Times New Roman" w:hAnsi="Times New Roman"/>
                  <w:vertAlign w:val="baseline"/>
                  <w:lang w:val="en-US" w:eastAsia="zh-CN"/>
                </w:rPr>
                <w:t>A1</w:t>
              </w:r>
            </w:ins>
          </w:p>
        </w:tc>
        <w:tc>
          <w:tcPr>
            <w:tcW w:w="396" w:type="pct"/>
            <w:noWrap w:val="0"/>
            <w:vAlign w:val="top"/>
          </w:tcPr>
          <w:p w14:paraId="48D74483">
            <w:pPr>
              <w:jc w:val="center"/>
              <w:rPr>
                <w:ins w:id="3624" w:author="L" w:date="2026-05-22T20:50:43Z"/>
                <w:rFonts w:hint="default" w:ascii="Times New Roman" w:hAnsi="Times New Roman"/>
                <w:vertAlign w:val="baseline"/>
                <w:lang w:val="en-US" w:eastAsia="zh-CN"/>
              </w:rPr>
            </w:pPr>
            <w:ins w:id="3625" w:author="L" w:date="2026-05-22T20:50:43Z">
              <w:r>
                <w:rPr>
                  <w:rFonts w:hint="eastAsia" w:ascii="Times New Roman" w:hAnsi="Times New Roman"/>
                  <w:vertAlign w:val="baseline"/>
                  <w:lang w:val="en-US" w:eastAsia="zh-CN"/>
                </w:rPr>
                <w:t>A2</w:t>
              </w:r>
            </w:ins>
          </w:p>
        </w:tc>
        <w:tc>
          <w:tcPr>
            <w:tcW w:w="472" w:type="pct"/>
            <w:noWrap w:val="0"/>
            <w:vAlign w:val="top"/>
          </w:tcPr>
          <w:p w14:paraId="23DE2C89">
            <w:pPr>
              <w:jc w:val="center"/>
              <w:rPr>
                <w:ins w:id="3626" w:author="L" w:date="2026-05-22T20:50:43Z"/>
                <w:rFonts w:hint="default" w:ascii="Times New Roman" w:hAnsi="Times New Roman"/>
                <w:vertAlign w:val="baseline"/>
                <w:lang w:val="en-US" w:eastAsia="zh-CN"/>
              </w:rPr>
            </w:pPr>
            <w:ins w:id="3627" w:author="L" w:date="2026-05-22T20:50:43Z">
              <w:r>
                <w:rPr>
                  <w:rFonts w:hint="eastAsia" w:ascii="Times New Roman" w:hAnsi="Times New Roman"/>
                  <w:vertAlign w:val="baseline"/>
                  <w:lang w:val="en-US" w:eastAsia="zh-CN"/>
                </w:rPr>
                <w:t>A3</w:t>
              </w:r>
            </w:ins>
          </w:p>
        </w:tc>
        <w:tc>
          <w:tcPr>
            <w:tcW w:w="450" w:type="pct"/>
            <w:noWrap w:val="0"/>
            <w:vAlign w:val="top"/>
          </w:tcPr>
          <w:p w14:paraId="7DDC2132">
            <w:pPr>
              <w:jc w:val="center"/>
              <w:rPr>
                <w:ins w:id="3628" w:author="L" w:date="2026-05-22T20:50:43Z"/>
                <w:rFonts w:hint="default" w:ascii="Times New Roman" w:hAnsi="Times New Roman"/>
                <w:vertAlign w:val="baseline"/>
                <w:lang w:val="en-US" w:eastAsia="zh-CN"/>
              </w:rPr>
            </w:pPr>
            <w:ins w:id="3629" w:author="L" w:date="2026-05-22T20:50:43Z">
              <w:r>
                <w:rPr>
                  <w:rFonts w:hint="eastAsia" w:ascii="Times New Roman" w:hAnsi="Times New Roman"/>
                  <w:vertAlign w:val="baseline"/>
                  <w:lang w:val="en-US" w:eastAsia="zh-CN"/>
                </w:rPr>
                <w:t>A4</w:t>
              </w:r>
            </w:ins>
          </w:p>
        </w:tc>
        <w:tc>
          <w:tcPr>
            <w:tcW w:w="467" w:type="pct"/>
            <w:gridSpan w:val="2"/>
            <w:noWrap w:val="0"/>
            <w:vAlign w:val="top"/>
          </w:tcPr>
          <w:p w14:paraId="0A4461E7">
            <w:pPr>
              <w:jc w:val="center"/>
              <w:rPr>
                <w:ins w:id="3630" w:author="L" w:date="2026-05-22T20:50:43Z"/>
                <w:rFonts w:hint="default" w:ascii="Times New Roman" w:hAnsi="Times New Roman"/>
                <w:vertAlign w:val="baseline"/>
                <w:lang w:val="en-US" w:eastAsia="zh-CN"/>
              </w:rPr>
            </w:pPr>
            <w:ins w:id="3631" w:author="L" w:date="2026-05-22T20:50:43Z">
              <w:r>
                <w:rPr>
                  <w:rFonts w:hint="eastAsia" w:ascii="Times New Roman" w:hAnsi="Times New Roman"/>
                  <w:vertAlign w:val="baseline"/>
                  <w:lang w:val="en-US" w:eastAsia="zh-CN"/>
                </w:rPr>
                <w:t>A5</w:t>
              </w:r>
            </w:ins>
          </w:p>
        </w:tc>
        <w:tc>
          <w:tcPr>
            <w:tcW w:w="456" w:type="pct"/>
            <w:gridSpan w:val="2"/>
            <w:noWrap w:val="0"/>
            <w:vAlign w:val="top"/>
          </w:tcPr>
          <w:p w14:paraId="1AE573C6">
            <w:pPr>
              <w:jc w:val="center"/>
              <w:rPr>
                <w:ins w:id="3632" w:author="L" w:date="2026-05-22T20:50:43Z"/>
                <w:rFonts w:hint="default" w:ascii="Times New Roman" w:hAnsi="Times New Roman"/>
                <w:vertAlign w:val="baseline"/>
                <w:lang w:val="en-US" w:eastAsia="zh-CN"/>
              </w:rPr>
            </w:pPr>
            <w:ins w:id="3633" w:author="L" w:date="2026-05-22T20:50:43Z">
              <w:r>
                <w:rPr>
                  <w:rFonts w:hint="eastAsia" w:ascii="Times New Roman" w:hAnsi="Times New Roman"/>
                  <w:vertAlign w:val="baseline"/>
                  <w:lang w:val="en-US" w:eastAsia="zh-CN"/>
                </w:rPr>
                <w:t>A6</w:t>
              </w:r>
            </w:ins>
          </w:p>
        </w:tc>
        <w:tc>
          <w:tcPr>
            <w:tcW w:w="467" w:type="pct"/>
            <w:gridSpan w:val="2"/>
            <w:noWrap w:val="0"/>
            <w:vAlign w:val="top"/>
          </w:tcPr>
          <w:p w14:paraId="2A695795">
            <w:pPr>
              <w:jc w:val="center"/>
              <w:rPr>
                <w:ins w:id="3634" w:author="L" w:date="2026-05-22T20:50:43Z"/>
                <w:rFonts w:hint="default" w:ascii="Times New Roman" w:hAnsi="Times New Roman"/>
                <w:vertAlign w:val="baseline"/>
                <w:lang w:val="en-US" w:eastAsia="zh-CN"/>
              </w:rPr>
            </w:pPr>
            <w:ins w:id="3635" w:author="L" w:date="2026-05-22T20:50:43Z">
              <w:r>
                <w:rPr>
                  <w:rFonts w:hint="eastAsia" w:ascii="Times New Roman" w:hAnsi="Times New Roman"/>
                  <w:vertAlign w:val="baseline"/>
                  <w:lang w:val="en-US" w:eastAsia="zh-CN"/>
                </w:rPr>
                <w:t>A7</w:t>
              </w:r>
            </w:ins>
          </w:p>
        </w:tc>
        <w:tc>
          <w:tcPr>
            <w:tcW w:w="455" w:type="pct"/>
            <w:noWrap w:val="0"/>
            <w:vAlign w:val="top"/>
          </w:tcPr>
          <w:p w14:paraId="56743F6F">
            <w:pPr>
              <w:jc w:val="center"/>
              <w:rPr>
                <w:ins w:id="3636" w:author="L" w:date="2026-05-22T20:50:43Z"/>
                <w:rFonts w:hint="default" w:ascii="Times New Roman" w:hAnsi="Times New Roman"/>
                <w:vertAlign w:val="baseline"/>
                <w:lang w:val="en-US" w:eastAsia="zh-CN"/>
              </w:rPr>
            </w:pPr>
            <w:ins w:id="3637" w:author="L" w:date="2026-05-22T20:50:43Z">
              <w:r>
                <w:rPr>
                  <w:rFonts w:hint="eastAsia" w:ascii="Times New Roman" w:hAnsi="Times New Roman"/>
                  <w:vertAlign w:val="baseline"/>
                  <w:lang w:val="en-US" w:eastAsia="zh-CN"/>
                </w:rPr>
                <w:t>A8</w:t>
              </w:r>
            </w:ins>
          </w:p>
        </w:tc>
        <w:tc>
          <w:tcPr>
            <w:tcW w:w="471" w:type="pct"/>
            <w:noWrap w:val="0"/>
            <w:vAlign w:val="top"/>
          </w:tcPr>
          <w:p w14:paraId="7850F767">
            <w:pPr>
              <w:jc w:val="center"/>
              <w:rPr>
                <w:ins w:id="3638" w:author="L" w:date="2026-05-22T20:50:43Z"/>
                <w:rFonts w:hint="default" w:ascii="Times New Roman" w:hAnsi="Times New Roman"/>
                <w:vertAlign w:val="baseline"/>
                <w:lang w:val="en-US" w:eastAsia="zh-CN"/>
              </w:rPr>
            </w:pPr>
            <w:ins w:id="3639" w:author="L" w:date="2026-05-22T20:50:43Z">
              <w:r>
                <w:rPr>
                  <w:rFonts w:hint="eastAsia" w:ascii="Times New Roman" w:hAnsi="Times New Roman"/>
                  <w:vertAlign w:val="baseline"/>
                  <w:lang w:val="en-US" w:eastAsia="zh-CN"/>
                </w:rPr>
                <w:t>A9</w:t>
              </w:r>
            </w:ins>
          </w:p>
        </w:tc>
      </w:tr>
      <w:tr w14:paraId="40A3C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40" w:author="L" w:date="2026-05-22T20:50:43Z"/>
        </w:trPr>
        <w:tc>
          <w:tcPr>
            <w:tcW w:w="836" w:type="pct"/>
            <w:noWrap w:val="0"/>
            <w:vAlign w:val="top"/>
          </w:tcPr>
          <w:p w14:paraId="0900CFED">
            <w:pPr>
              <w:jc w:val="center"/>
              <w:rPr>
                <w:ins w:id="3641" w:author="L" w:date="2026-05-22T20:50:43Z"/>
                <w:rFonts w:hint="default" w:ascii="Times New Roman" w:hAnsi="Times New Roman"/>
                <w:vertAlign w:val="baseline"/>
                <w:lang w:val="en-US" w:eastAsia="zh-CN"/>
              </w:rPr>
            </w:pPr>
            <w:ins w:id="3642" w:author="L" w:date="2026-05-22T20:50:43Z">
              <w:r>
                <w:rPr>
                  <w:rFonts w:hint="eastAsia" w:ascii="Times New Roman" w:hAnsi="Times New Roman"/>
                  <w:vertAlign w:val="baseline"/>
                  <w:lang w:val="en-US" w:eastAsia="zh-CN"/>
                </w:rPr>
                <w:t>名称</w:t>
              </w:r>
            </w:ins>
          </w:p>
        </w:tc>
        <w:tc>
          <w:tcPr>
            <w:tcW w:w="520" w:type="pct"/>
            <w:noWrap w:val="0"/>
            <w:vAlign w:val="top"/>
          </w:tcPr>
          <w:p w14:paraId="24068C4A">
            <w:pPr>
              <w:jc w:val="center"/>
              <w:rPr>
                <w:ins w:id="3643" w:author="L" w:date="2026-05-22T20:50:43Z"/>
                <w:rFonts w:hint="default" w:ascii="Times New Roman" w:hAnsi="Times New Roman"/>
                <w:vertAlign w:val="baseline"/>
                <w:lang w:val="en-US" w:eastAsia="zh-CN"/>
              </w:rPr>
            </w:pPr>
            <w:ins w:id="3644" w:author="L" w:date="2026-05-22T20:50:43Z">
              <w:r>
                <w:rPr>
                  <w:rFonts w:hint="eastAsia" w:ascii="Times New Roman" w:hAnsi="Times New Roman"/>
                  <w:vertAlign w:val="baseline"/>
                  <w:lang w:val="en-US" w:eastAsia="zh-CN"/>
                </w:rPr>
                <w:t>SW1</w:t>
              </w:r>
            </w:ins>
          </w:p>
        </w:tc>
        <w:tc>
          <w:tcPr>
            <w:tcW w:w="402" w:type="pct"/>
            <w:gridSpan w:val="2"/>
            <w:noWrap w:val="0"/>
            <w:vAlign w:val="top"/>
          </w:tcPr>
          <w:p w14:paraId="34F6FEC9">
            <w:pPr>
              <w:jc w:val="center"/>
              <w:rPr>
                <w:ins w:id="3645" w:author="L" w:date="2026-05-22T20:50:43Z"/>
                <w:rFonts w:hint="default" w:ascii="Times New Roman" w:hAnsi="Times New Roman"/>
                <w:vertAlign w:val="baseline"/>
                <w:lang w:val="en-US" w:eastAsia="zh-CN"/>
              </w:rPr>
            </w:pPr>
            <w:ins w:id="3646" w:author="L" w:date="2026-05-22T20:50:43Z">
              <w:r>
                <w:rPr>
                  <w:rFonts w:hint="eastAsia" w:ascii="Times New Roman" w:hAnsi="Times New Roman"/>
                  <w:vertAlign w:val="baseline"/>
                  <w:lang w:val="en-US" w:eastAsia="zh-CN"/>
                </w:rPr>
                <w:t>SW2</w:t>
              </w:r>
            </w:ins>
          </w:p>
        </w:tc>
        <w:tc>
          <w:tcPr>
            <w:tcW w:w="472" w:type="pct"/>
            <w:noWrap w:val="0"/>
            <w:vAlign w:val="top"/>
          </w:tcPr>
          <w:p w14:paraId="77007D5B">
            <w:pPr>
              <w:jc w:val="center"/>
              <w:rPr>
                <w:ins w:id="3647" w:author="L" w:date="2026-05-22T20:50:43Z"/>
                <w:rFonts w:hint="default" w:ascii="Times New Roman" w:hAnsi="Times New Roman"/>
                <w:vertAlign w:val="baseline"/>
                <w:lang w:val="en-US" w:eastAsia="zh-CN"/>
              </w:rPr>
            </w:pPr>
            <w:ins w:id="3648" w:author="L" w:date="2026-05-22T20:50:43Z">
              <w:r>
                <w:rPr>
                  <w:rFonts w:hint="eastAsia" w:ascii="Times New Roman" w:hAnsi="Times New Roman"/>
                  <w:vertAlign w:val="baseline"/>
                  <w:lang w:val="en-US" w:eastAsia="zh-CN"/>
                </w:rPr>
                <w:t>SW3</w:t>
              </w:r>
            </w:ins>
          </w:p>
        </w:tc>
        <w:tc>
          <w:tcPr>
            <w:tcW w:w="450" w:type="pct"/>
            <w:noWrap w:val="0"/>
            <w:vAlign w:val="top"/>
          </w:tcPr>
          <w:p w14:paraId="0EBCE468">
            <w:pPr>
              <w:jc w:val="center"/>
              <w:rPr>
                <w:ins w:id="3649" w:author="L" w:date="2026-05-22T20:50:43Z"/>
                <w:rFonts w:hint="default" w:ascii="Times New Roman" w:hAnsi="Times New Roman"/>
                <w:vertAlign w:val="baseline"/>
                <w:lang w:val="en-US" w:eastAsia="zh-CN"/>
              </w:rPr>
            </w:pPr>
            <w:ins w:id="3650" w:author="L" w:date="2026-05-22T20:50:43Z">
              <w:r>
                <w:rPr>
                  <w:rFonts w:hint="eastAsia" w:ascii="Times New Roman" w:hAnsi="Times New Roman"/>
                  <w:vertAlign w:val="baseline"/>
                  <w:lang w:val="en-US" w:eastAsia="zh-CN"/>
                </w:rPr>
                <w:t>SW4</w:t>
              </w:r>
            </w:ins>
          </w:p>
        </w:tc>
        <w:tc>
          <w:tcPr>
            <w:tcW w:w="467" w:type="pct"/>
            <w:gridSpan w:val="2"/>
            <w:noWrap w:val="0"/>
            <w:vAlign w:val="top"/>
          </w:tcPr>
          <w:p w14:paraId="51928CB3">
            <w:pPr>
              <w:jc w:val="center"/>
              <w:rPr>
                <w:ins w:id="3651" w:author="L" w:date="2026-05-22T20:50:43Z"/>
                <w:rFonts w:hint="default" w:ascii="Times New Roman" w:hAnsi="Times New Roman"/>
                <w:vertAlign w:val="baseline"/>
                <w:lang w:val="en-US" w:eastAsia="zh-CN"/>
              </w:rPr>
            </w:pPr>
            <w:ins w:id="3652" w:author="L" w:date="2026-05-22T20:50:43Z">
              <w:r>
                <w:rPr>
                  <w:rFonts w:hint="eastAsia" w:ascii="Times New Roman" w:hAnsi="Times New Roman"/>
                  <w:vertAlign w:val="baseline"/>
                  <w:lang w:val="en-US" w:eastAsia="zh-CN"/>
                </w:rPr>
                <w:t>SW5</w:t>
              </w:r>
            </w:ins>
          </w:p>
        </w:tc>
        <w:tc>
          <w:tcPr>
            <w:tcW w:w="456" w:type="pct"/>
            <w:gridSpan w:val="2"/>
            <w:noWrap w:val="0"/>
            <w:vAlign w:val="top"/>
          </w:tcPr>
          <w:p w14:paraId="61433794">
            <w:pPr>
              <w:jc w:val="center"/>
              <w:rPr>
                <w:ins w:id="3653" w:author="L" w:date="2026-05-22T20:50:43Z"/>
                <w:rFonts w:hint="default" w:ascii="Times New Roman" w:hAnsi="Times New Roman"/>
                <w:vertAlign w:val="baseline"/>
                <w:lang w:val="en-US" w:eastAsia="zh-CN"/>
              </w:rPr>
            </w:pPr>
            <w:ins w:id="3654" w:author="L" w:date="2026-05-22T20:50:43Z">
              <w:r>
                <w:rPr>
                  <w:rFonts w:hint="eastAsia" w:ascii="Times New Roman" w:hAnsi="Times New Roman"/>
                  <w:vertAlign w:val="baseline"/>
                  <w:lang w:val="en-US" w:eastAsia="zh-CN"/>
                </w:rPr>
                <w:t>SW6</w:t>
              </w:r>
            </w:ins>
          </w:p>
        </w:tc>
        <w:tc>
          <w:tcPr>
            <w:tcW w:w="467" w:type="pct"/>
            <w:gridSpan w:val="2"/>
            <w:noWrap w:val="0"/>
            <w:vAlign w:val="top"/>
          </w:tcPr>
          <w:p w14:paraId="0D248508">
            <w:pPr>
              <w:jc w:val="center"/>
              <w:rPr>
                <w:ins w:id="3655" w:author="L" w:date="2026-05-22T20:50:43Z"/>
                <w:rFonts w:hint="default" w:ascii="Times New Roman" w:hAnsi="Times New Roman"/>
                <w:vertAlign w:val="baseline"/>
                <w:lang w:val="en-US" w:eastAsia="zh-CN"/>
              </w:rPr>
            </w:pPr>
            <w:ins w:id="3656" w:author="L" w:date="2026-05-22T20:50:43Z">
              <w:r>
                <w:rPr>
                  <w:rFonts w:hint="eastAsia" w:ascii="Times New Roman" w:hAnsi="Times New Roman"/>
                  <w:vertAlign w:val="baseline"/>
                  <w:lang w:val="en-US" w:eastAsia="zh-CN"/>
                </w:rPr>
                <w:t>SW7</w:t>
              </w:r>
            </w:ins>
          </w:p>
        </w:tc>
        <w:tc>
          <w:tcPr>
            <w:tcW w:w="455" w:type="pct"/>
            <w:noWrap w:val="0"/>
            <w:vAlign w:val="top"/>
          </w:tcPr>
          <w:p w14:paraId="202CDB30">
            <w:pPr>
              <w:jc w:val="center"/>
              <w:rPr>
                <w:ins w:id="3657" w:author="L" w:date="2026-05-22T20:50:43Z"/>
                <w:rFonts w:hint="default" w:ascii="Times New Roman" w:hAnsi="Times New Roman"/>
                <w:vertAlign w:val="baseline"/>
                <w:lang w:val="en-US" w:eastAsia="zh-CN"/>
              </w:rPr>
            </w:pPr>
            <w:ins w:id="3658" w:author="L" w:date="2026-05-22T20:50:43Z">
              <w:r>
                <w:rPr>
                  <w:rFonts w:hint="eastAsia" w:ascii="Times New Roman" w:hAnsi="Times New Roman"/>
                  <w:vertAlign w:val="baseline"/>
                  <w:lang w:val="en-US" w:eastAsia="zh-CN"/>
                </w:rPr>
                <w:t>SW8</w:t>
              </w:r>
            </w:ins>
          </w:p>
        </w:tc>
        <w:tc>
          <w:tcPr>
            <w:tcW w:w="471" w:type="pct"/>
            <w:noWrap w:val="0"/>
            <w:vAlign w:val="top"/>
          </w:tcPr>
          <w:p w14:paraId="7F5F84DE">
            <w:pPr>
              <w:jc w:val="center"/>
              <w:rPr>
                <w:ins w:id="3659" w:author="L" w:date="2026-05-22T20:50:43Z"/>
                <w:rFonts w:hint="default" w:ascii="Times New Roman" w:hAnsi="Times New Roman"/>
                <w:vertAlign w:val="baseline"/>
                <w:lang w:val="en-US" w:eastAsia="zh-CN"/>
              </w:rPr>
            </w:pPr>
            <w:ins w:id="3660" w:author="L" w:date="2026-05-22T20:50:43Z">
              <w:r>
                <w:rPr>
                  <w:rFonts w:hint="eastAsia" w:ascii="Times New Roman" w:hAnsi="Times New Roman"/>
                  <w:vertAlign w:val="baseline"/>
                  <w:lang w:val="en-US" w:eastAsia="zh-CN"/>
                </w:rPr>
                <w:t>PE</w:t>
              </w:r>
            </w:ins>
          </w:p>
        </w:tc>
      </w:tr>
    </w:tbl>
    <w:p w14:paraId="2CA25701">
      <w:pPr>
        <w:pStyle w:val="12"/>
        <w:ind w:left="0" w:leftChars="0" w:firstLine="0" w:firstLineChars="0"/>
        <w:outlineLvl w:val="9"/>
        <w:rPr>
          <w:rFonts w:hint="eastAsia" w:ascii="Times New Roman" w:hAnsi="Times New Roman"/>
          <w:b w:val="0"/>
          <w:bCs w:val="0"/>
          <w:sz w:val="24"/>
          <w:szCs w:val="24"/>
          <w:lang w:val="en-US" w:eastAsia="zh-CN"/>
        </w:rPr>
      </w:pPr>
    </w:p>
    <w:p w14:paraId="257EB82C">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74" w:name="_Toc28851"/>
      <w:bookmarkStart w:id="75" w:name="_Toc11886"/>
      <w:bookmarkStart w:id="76" w:name="_Toc17229"/>
      <w:bookmarkStart w:id="77" w:name="_Toc23648"/>
      <w:r>
        <w:rPr>
          <w:rFonts w:hint="eastAsia" w:ascii="Times New Roman" w:hAnsi="Times New Roman" w:cstheme="minorBidi"/>
          <w:b/>
          <w:bCs/>
          <w:kern w:val="2"/>
          <w:sz w:val="28"/>
          <w:szCs w:val="28"/>
          <w:lang w:val="en-US" w:eastAsia="zh-CN" w:bidi="ar-SA"/>
        </w:rPr>
        <w:t>2.3.</w:t>
      </w:r>
      <w:ins w:id="3661" w:author="LKY" w:date="2026-08-31T09:57:54Z">
        <w:r>
          <w:rPr>
            <w:rFonts w:hint="eastAsia" w:ascii="Times New Roman" w:hAnsi="Times New Roman" w:cstheme="minorBidi"/>
            <w:b/>
            <w:bCs/>
            <w:kern w:val="2"/>
            <w:sz w:val="28"/>
            <w:szCs w:val="28"/>
            <w:lang w:val="en-US" w:eastAsia="zh-CN" w:bidi="ar-SA"/>
          </w:rPr>
          <w:t>5</w:t>
        </w:r>
      </w:ins>
      <w:del w:id="3662" w:author="LKY" w:date="2026-08-31T09:57:54Z">
        <w:r>
          <w:rPr>
            <w:rFonts w:hint="eastAsia" w:ascii="Times New Roman" w:hAnsi="Times New Roman" w:cstheme="minorBidi"/>
            <w:b/>
            <w:bCs/>
            <w:kern w:val="2"/>
            <w:sz w:val="28"/>
            <w:szCs w:val="28"/>
            <w:lang w:val="en-US" w:eastAsia="zh-CN" w:bidi="ar-SA"/>
          </w:rPr>
          <w:delText>4</w:delText>
        </w:r>
      </w:del>
      <w:r>
        <w:rPr>
          <w:rFonts w:hint="eastAsia" w:ascii="Times New Roman" w:hAnsi="Times New Roman" w:cstheme="minorBidi"/>
          <w:b/>
          <w:bCs/>
          <w:kern w:val="2"/>
          <w:sz w:val="28"/>
          <w:szCs w:val="28"/>
          <w:lang w:val="en-US" w:eastAsia="zh-CN" w:bidi="ar-SA"/>
        </w:rPr>
        <w:t xml:space="preserve"> AO模块</w:t>
      </w:r>
      <w:bookmarkEnd w:id="74"/>
      <w:bookmarkEnd w:id="75"/>
      <w:bookmarkEnd w:id="76"/>
      <w:bookmarkEnd w:id="77"/>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832"/>
        <w:gridCol w:w="822"/>
        <w:gridCol w:w="832"/>
        <w:gridCol w:w="832"/>
        <w:gridCol w:w="832"/>
        <w:gridCol w:w="832"/>
        <w:gridCol w:w="833"/>
        <w:gridCol w:w="895"/>
        <w:gridCol w:w="726"/>
      </w:tblGrid>
      <w:tr w14:paraId="5F9DB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63" w:author="L" w:date="2026-05-22T20:51:04Z"/>
        </w:trPr>
        <w:tc>
          <w:tcPr>
            <w:tcW w:w="5000" w:type="pct"/>
            <w:gridSpan w:val="10"/>
            <w:tcBorders>
              <w:top w:val="single" w:color="auto" w:sz="4" w:space="0"/>
            </w:tcBorders>
            <w:noWrap w:val="0"/>
            <w:vAlign w:val="top"/>
          </w:tcPr>
          <w:p w14:paraId="300D6E89">
            <w:pPr>
              <w:jc w:val="center"/>
              <w:rPr>
                <w:ins w:id="3664" w:author="L" w:date="2026-05-22T20:51:04Z"/>
                <w:rFonts w:hint="default" w:ascii="Times New Roman" w:hAnsi="Times New Roman"/>
                <w:vertAlign w:val="baseline"/>
                <w:lang w:val="en-US" w:eastAsia="zh-CN"/>
              </w:rPr>
            </w:pPr>
            <w:ins w:id="3665" w:author="L" w:date="2026-05-22T20:51:04Z">
              <w:r>
                <w:rPr>
                  <w:rFonts w:hint="eastAsia" w:ascii="Times New Roman" w:hAnsi="Times New Roman"/>
                  <w:vertAlign w:val="baseline"/>
                  <w:lang w:val="en-US" w:eastAsia="zh-CN"/>
                </w:rPr>
                <w:t>N4081模块（0/4~20mA）</w:t>
              </w:r>
            </w:ins>
            <w:ins w:id="3666" w:author="L" w:date="2026-07-03T18:27:45Z">
              <w:r>
                <w:rPr>
                  <w:rFonts w:hint="eastAsia" w:ascii="Times New Roman" w:hAnsi="Times New Roman"/>
                  <w:vertAlign w:val="baseline"/>
                  <w:lang w:val="en-US" w:eastAsia="zh-CN"/>
                </w:rPr>
                <w:t>（±0.1误差）</w:t>
              </w:r>
            </w:ins>
          </w:p>
        </w:tc>
      </w:tr>
      <w:tr w14:paraId="53A59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67" w:author="L" w:date="2026-05-22T20:51:04Z"/>
        </w:trPr>
        <w:tc>
          <w:tcPr>
            <w:tcW w:w="638" w:type="pct"/>
            <w:tcBorders>
              <w:top w:val="single" w:color="auto" w:sz="4" w:space="0"/>
            </w:tcBorders>
            <w:noWrap w:val="0"/>
            <w:vAlign w:val="top"/>
          </w:tcPr>
          <w:p w14:paraId="72925A9D">
            <w:pPr>
              <w:jc w:val="center"/>
              <w:rPr>
                <w:ins w:id="3668" w:author="L" w:date="2026-05-22T20:51:04Z"/>
                <w:rFonts w:hint="default" w:ascii="Times New Roman" w:hAnsi="Times New Roman"/>
                <w:vertAlign w:val="baseline"/>
                <w:lang w:val="en-US" w:eastAsia="zh-CN"/>
              </w:rPr>
            </w:pPr>
            <w:ins w:id="3669" w:author="L" w:date="2026-05-22T20:51:04Z">
              <w:r>
                <w:rPr>
                  <w:rFonts w:hint="eastAsia" w:ascii="Times New Roman" w:hAnsi="Times New Roman"/>
                  <w:vertAlign w:val="baseline"/>
                  <w:lang w:val="en-US" w:eastAsia="zh-CN"/>
                </w:rPr>
                <w:t>端口号</w:t>
              </w:r>
            </w:ins>
          </w:p>
        </w:tc>
        <w:tc>
          <w:tcPr>
            <w:tcW w:w="488" w:type="pct"/>
            <w:tcBorders>
              <w:top w:val="single" w:color="auto" w:sz="4" w:space="0"/>
            </w:tcBorders>
            <w:noWrap w:val="0"/>
            <w:vAlign w:val="top"/>
          </w:tcPr>
          <w:p w14:paraId="0B2DC9CF">
            <w:pPr>
              <w:jc w:val="center"/>
              <w:rPr>
                <w:ins w:id="3670" w:author="L" w:date="2026-05-22T20:51:04Z"/>
                <w:rFonts w:hint="default" w:ascii="Times New Roman" w:hAnsi="Times New Roman" w:eastAsiaTheme="minorEastAsia" w:cstheme="minorBidi"/>
                <w:kern w:val="2"/>
                <w:sz w:val="21"/>
                <w:szCs w:val="24"/>
                <w:vertAlign w:val="baseline"/>
                <w:lang w:val="en-US" w:eastAsia="zh-CN" w:bidi="ar-SA"/>
              </w:rPr>
            </w:pPr>
            <w:ins w:id="3671" w:author="L" w:date="2026-05-22T20:51:04Z">
              <w:r>
                <w:rPr>
                  <w:rFonts w:hint="eastAsia" w:ascii="Times New Roman" w:hAnsi="Times New Roman"/>
                  <w:vertAlign w:val="baseline"/>
                  <w:lang w:val="en-US" w:eastAsia="zh-CN"/>
                </w:rPr>
                <w:t>B1</w:t>
              </w:r>
            </w:ins>
          </w:p>
        </w:tc>
        <w:tc>
          <w:tcPr>
            <w:tcW w:w="482" w:type="pct"/>
            <w:tcBorders>
              <w:top w:val="single" w:color="auto" w:sz="4" w:space="0"/>
            </w:tcBorders>
            <w:noWrap w:val="0"/>
            <w:vAlign w:val="top"/>
          </w:tcPr>
          <w:p w14:paraId="0B7D4CA7">
            <w:pPr>
              <w:jc w:val="center"/>
              <w:rPr>
                <w:ins w:id="3672" w:author="L" w:date="2026-05-22T20:51:04Z"/>
                <w:rFonts w:hint="default" w:ascii="Times New Roman" w:hAnsi="Times New Roman" w:eastAsiaTheme="minorEastAsia" w:cstheme="minorBidi"/>
                <w:kern w:val="2"/>
                <w:sz w:val="21"/>
                <w:szCs w:val="24"/>
                <w:vertAlign w:val="baseline"/>
                <w:lang w:val="en-US" w:eastAsia="zh-CN" w:bidi="ar-SA"/>
              </w:rPr>
            </w:pPr>
            <w:ins w:id="3673" w:author="L" w:date="2026-05-22T20:51:04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tcBorders>
            <w:noWrap w:val="0"/>
            <w:vAlign w:val="top"/>
          </w:tcPr>
          <w:p w14:paraId="5752A6E5">
            <w:pPr>
              <w:jc w:val="center"/>
              <w:rPr>
                <w:ins w:id="3674" w:author="L" w:date="2026-05-22T20:51:04Z"/>
                <w:rFonts w:hint="default" w:ascii="Times New Roman" w:hAnsi="Times New Roman" w:eastAsiaTheme="minorEastAsia" w:cstheme="minorBidi"/>
                <w:kern w:val="2"/>
                <w:sz w:val="21"/>
                <w:szCs w:val="24"/>
                <w:vertAlign w:val="baseline"/>
                <w:lang w:val="en-US" w:eastAsia="zh-CN" w:bidi="ar-SA"/>
              </w:rPr>
            </w:pPr>
            <w:ins w:id="3675" w:author="L" w:date="2026-05-22T20:51:04Z">
              <w:r>
                <w:rPr>
                  <w:rFonts w:hint="eastAsia" w:ascii="Times New Roman" w:hAnsi="Times New Roman"/>
                  <w:sz w:val="21"/>
                  <w:vertAlign w:val="baseline"/>
                  <w:lang w:val="en-US" w:eastAsia="zh-CN" w:bidi="ar-SA"/>
                </w:rPr>
                <w:t>B3</w:t>
              </w:r>
            </w:ins>
          </w:p>
        </w:tc>
        <w:tc>
          <w:tcPr>
            <w:tcW w:w="488" w:type="pct"/>
            <w:tcBorders>
              <w:top w:val="single" w:color="auto" w:sz="4" w:space="0"/>
            </w:tcBorders>
            <w:noWrap w:val="0"/>
            <w:vAlign w:val="top"/>
          </w:tcPr>
          <w:p w14:paraId="40BE7426">
            <w:pPr>
              <w:jc w:val="center"/>
              <w:rPr>
                <w:ins w:id="3676" w:author="L" w:date="2026-05-22T20:51:04Z"/>
                <w:rFonts w:hint="default" w:ascii="Times New Roman" w:hAnsi="Times New Roman" w:eastAsiaTheme="minorEastAsia" w:cstheme="minorBidi"/>
                <w:kern w:val="2"/>
                <w:sz w:val="21"/>
                <w:szCs w:val="24"/>
                <w:vertAlign w:val="baseline"/>
                <w:lang w:val="en-US" w:eastAsia="zh-CN" w:bidi="ar-SA"/>
              </w:rPr>
            </w:pPr>
            <w:ins w:id="3677" w:author="L" w:date="2026-05-22T20:51:04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tcBorders>
            <w:noWrap w:val="0"/>
            <w:vAlign w:val="top"/>
          </w:tcPr>
          <w:p w14:paraId="3F841279">
            <w:pPr>
              <w:jc w:val="center"/>
              <w:rPr>
                <w:ins w:id="3678" w:author="L" w:date="2026-05-22T20:51:04Z"/>
                <w:rFonts w:hint="default" w:ascii="Times New Roman" w:hAnsi="Times New Roman" w:eastAsiaTheme="minorEastAsia" w:cstheme="minorBidi"/>
                <w:kern w:val="2"/>
                <w:sz w:val="21"/>
                <w:szCs w:val="24"/>
                <w:vertAlign w:val="baseline"/>
                <w:lang w:val="en-US" w:eastAsia="zh-CN" w:bidi="ar-SA"/>
              </w:rPr>
            </w:pPr>
            <w:ins w:id="3679" w:author="L" w:date="2026-05-22T20:51:04Z">
              <w:r>
                <w:rPr>
                  <w:rFonts w:hint="eastAsia" w:ascii="Times New Roman" w:hAnsi="Times New Roman"/>
                  <w:vertAlign w:val="baseline"/>
                  <w:lang w:val="en-US" w:eastAsia="zh-CN"/>
                </w:rPr>
                <w:t>B5</w:t>
              </w:r>
            </w:ins>
          </w:p>
        </w:tc>
        <w:tc>
          <w:tcPr>
            <w:tcW w:w="488" w:type="pct"/>
            <w:tcBorders>
              <w:top w:val="single" w:color="auto" w:sz="4" w:space="0"/>
            </w:tcBorders>
            <w:noWrap w:val="0"/>
            <w:vAlign w:val="top"/>
          </w:tcPr>
          <w:p w14:paraId="456C8137">
            <w:pPr>
              <w:jc w:val="center"/>
              <w:rPr>
                <w:ins w:id="3680" w:author="L" w:date="2026-05-22T20:51:04Z"/>
                <w:rFonts w:hint="default" w:ascii="Times New Roman" w:hAnsi="Times New Roman" w:eastAsiaTheme="minorEastAsia" w:cstheme="minorBidi"/>
                <w:kern w:val="2"/>
                <w:sz w:val="21"/>
                <w:szCs w:val="24"/>
                <w:vertAlign w:val="baseline"/>
                <w:lang w:val="en-US" w:eastAsia="zh-CN" w:bidi="ar-SA"/>
              </w:rPr>
            </w:pPr>
            <w:ins w:id="3681" w:author="L" w:date="2026-05-22T20:51:04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4A88841F">
            <w:pPr>
              <w:jc w:val="center"/>
              <w:rPr>
                <w:ins w:id="3682" w:author="L" w:date="2026-05-22T20:51:04Z"/>
                <w:rFonts w:hint="default" w:ascii="Times New Roman" w:hAnsi="Times New Roman"/>
                <w:vertAlign w:val="baseline"/>
                <w:lang w:val="en-US" w:eastAsia="zh-CN"/>
              </w:rPr>
            </w:pPr>
            <w:ins w:id="3683" w:author="L" w:date="2026-05-22T20:51:04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5B4CDB90">
            <w:pPr>
              <w:jc w:val="center"/>
              <w:rPr>
                <w:ins w:id="3684" w:author="L" w:date="2026-05-22T20:51:04Z"/>
                <w:rFonts w:hint="default" w:ascii="Times New Roman" w:hAnsi="Times New Roman"/>
                <w:vertAlign w:val="baseline"/>
                <w:lang w:val="en-US" w:eastAsia="zh-CN"/>
              </w:rPr>
            </w:pPr>
            <w:ins w:id="3685" w:author="L" w:date="2026-05-22T20:51:04Z">
              <w:r>
                <w:rPr>
                  <w:rFonts w:hint="eastAsia" w:ascii="Times New Roman" w:hAnsi="Times New Roman"/>
                  <w:vertAlign w:val="baseline"/>
                  <w:lang w:val="en-US" w:eastAsia="zh-CN"/>
                </w:rPr>
                <w:t>B8</w:t>
              </w:r>
            </w:ins>
          </w:p>
        </w:tc>
        <w:tc>
          <w:tcPr>
            <w:tcW w:w="419" w:type="pct"/>
            <w:tcBorders>
              <w:top w:val="single" w:color="auto" w:sz="4" w:space="0"/>
            </w:tcBorders>
            <w:noWrap w:val="0"/>
            <w:vAlign w:val="top"/>
          </w:tcPr>
          <w:p w14:paraId="57274BAF">
            <w:pPr>
              <w:jc w:val="center"/>
              <w:rPr>
                <w:ins w:id="3686" w:author="L" w:date="2026-05-22T20:51:04Z"/>
                <w:rFonts w:hint="default" w:ascii="Times New Roman" w:hAnsi="Times New Roman"/>
                <w:vertAlign w:val="baseline"/>
                <w:lang w:val="en-US" w:eastAsia="zh-CN"/>
              </w:rPr>
            </w:pPr>
            <w:ins w:id="3687" w:author="L" w:date="2026-05-22T20:51:04Z">
              <w:r>
                <w:rPr>
                  <w:rFonts w:hint="eastAsia" w:ascii="Times New Roman" w:hAnsi="Times New Roman"/>
                  <w:vertAlign w:val="baseline"/>
                  <w:lang w:val="en-US" w:eastAsia="zh-CN"/>
                </w:rPr>
                <w:t>B9</w:t>
              </w:r>
            </w:ins>
          </w:p>
        </w:tc>
      </w:tr>
      <w:tr w14:paraId="45C9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88" w:author="L" w:date="2026-05-22T20:51:04Z"/>
        </w:trPr>
        <w:tc>
          <w:tcPr>
            <w:tcW w:w="638" w:type="pct"/>
            <w:noWrap w:val="0"/>
            <w:vAlign w:val="top"/>
          </w:tcPr>
          <w:p w14:paraId="7F12126E">
            <w:pPr>
              <w:jc w:val="center"/>
              <w:rPr>
                <w:ins w:id="3689" w:author="L" w:date="2026-05-22T20:51:04Z"/>
                <w:rFonts w:hint="default" w:ascii="Times New Roman" w:hAnsi="Times New Roman"/>
                <w:vertAlign w:val="baseline"/>
                <w:lang w:val="en-US" w:eastAsia="zh-CN"/>
              </w:rPr>
            </w:pPr>
            <w:ins w:id="3690" w:author="L" w:date="2026-05-22T20:51:04Z">
              <w:r>
                <w:rPr>
                  <w:rFonts w:hint="eastAsia" w:ascii="Times New Roman" w:hAnsi="Times New Roman"/>
                  <w:vertAlign w:val="baseline"/>
                  <w:lang w:val="en-US" w:eastAsia="zh-CN"/>
                </w:rPr>
                <w:t>名称</w:t>
              </w:r>
            </w:ins>
          </w:p>
        </w:tc>
        <w:tc>
          <w:tcPr>
            <w:tcW w:w="488" w:type="pct"/>
            <w:noWrap w:val="0"/>
            <w:vAlign w:val="top"/>
          </w:tcPr>
          <w:p w14:paraId="77D631B0">
            <w:pPr>
              <w:jc w:val="center"/>
              <w:rPr>
                <w:ins w:id="3691" w:author="L" w:date="2026-05-22T20:51:04Z"/>
                <w:rFonts w:hint="default" w:ascii="Times New Roman" w:hAnsi="Times New Roman"/>
                <w:vertAlign w:val="baseline"/>
                <w:lang w:val="en-US" w:eastAsia="zh-CN"/>
              </w:rPr>
            </w:pPr>
            <w:ins w:id="3692" w:author="L" w:date="2026-05-22T20:51:04Z">
              <w:r>
                <w:rPr>
                  <w:rFonts w:hint="eastAsia" w:ascii="Times New Roman" w:hAnsi="Times New Roman"/>
                  <w:vertAlign w:val="baseline"/>
                  <w:lang w:val="en-US" w:eastAsia="zh-CN"/>
                </w:rPr>
                <w:t>A1+</w:t>
              </w:r>
            </w:ins>
          </w:p>
        </w:tc>
        <w:tc>
          <w:tcPr>
            <w:tcW w:w="482" w:type="pct"/>
            <w:noWrap w:val="0"/>
            <w:vAlign w:val="top"/>
          </w:tcPr>
          <w:p w14:paraId="200C6F0B">
            <w:pPr>
              <w:jc w:val="center"/>
              <w:rPr>
                <w:ins w:id="3693" w:author="L" w:date="2026-05-22T20:51:04Z"/>
                <w:rFonts w:hint="default" w:ascii="Times New Roman" w:hAnsi="Times New Roman"/>
                <w:vertAlign w:val="baseline"/>
                <w:lang w:val="en-US" w:eastAsia="zh-CN"/>
              </w:rPr>
            </w:pPr>
            <w:ins w:id="3694" w:author="L" w:date="2026-05-22T20:51:04Z">
              <w:r>
                <w:rPr>
                  <w:rFonts w:hint="eastAsia" w:ascii="Times New Roman" w:hAnsi="Times New Roman"/>
                  <w:vertAlign w:val="baseline"/>
                  <w:lang w:val="en-US" w:eastAsia="zh-CN"/>
                </w:rPr>
                <w:t>A2+</w:t>
              </w:r>
            </w:ins>
          </w:p>
        </w:tc>
        <w:tc>
          <w:tcPr>
            <w:tcW w:w="488" w:type="pct"/>
            <w:noWrap w:val="0"/>
            <w:vAlign w:val="top"/>
          </w:tcPr>
          <w:p w14:paraId="0102A3A6">
            <w:pPr>
              <w:jc w:val="center"/>
              <w:rPr>
                <w:ins w:id="3695" w:author="L" w:date="2026-05-22T20:51:04Z"/>
                <w:rFonts w:hint="default" w:ascii="Times New Roman" w:hAnsi="Times New Roman" w:eastAsiaTheme="minorEastAsia" w:cstheme="minorBidi"/>
                <w:kern w:val="2"/>
                <w:sz w:val="21"/>
                <w:szCs w:val="24"/>
                <w:vertAlign w:val="baseline"/>
                <w:lang w:val="en-US" w:eastAsia="zh-CN" w:bidi="ar-SA"/>
              </w:rPr>
            </w:pPr>
            <w:ins w:id="3696" w:author="L" w:date="2026-05-22T20:51:04Z">
              <w:r>
                <w:rPr>
                  <w:rFonts w:hint="eastAsia" w:ascii="Times New Roman" w:hAnsi="Times New Roman"/>
                  <w:vertAlign w:val="baseline"/>
                  <w:lang w:val="en-US" w:eastAsia="zh-CN"/>
                </w:rPr>
                <w:t>A3+</w:t>
              </w:r>
            </w:ins>
          </w:p>
        </w:tc>
        <w:tc>
          <w:tcPr>
            <w:tcW w:w="488" w:type="pct"/>
            <w:noWrap w:val="0"/>
            <w:vAlign w:val="top"/>
          </w:tcPr>
          <w:p w14:paraId="75B8091C">
            <w:pPr>
              <w:jc w:val="center"/>
              <w:rPr>
                <w:ins w:id="3697" w:author="L" w:date="2026-05-22T20:51:04Z"/>
                <w:rFonts w:hint="default" w:ascii="Times New Roman" w:hAnsi="Times New Roman" w:eastAsiaTheme="minorEastAsia" w:cstheme="minorBidi"/>
                <w:kern w:val="2"/>
                <w:sz w:val="21"/>
                <w:szCs w:val="24"/>
                <w:vertAlign w:val="baseline"/>
                <w:lang w:val="en-US" w:eastAsia="zh-CN" w:bidi="ar-SA"/>
              </w:rPr>
            </w:pPr>
            <w:ins w:id="3698" w:author="L" w:date="2026-05-22T20:51:04Z">
              <w:r>
                <w:rPr>
                  <w:rFonts w:hint="eastAsia" w:ascii="Times New Roman" w:hAnsi="Times New Roman"/>
                  <w:vertAlign w:val="baseline"/>
                  <w:lang w:val="en-US" w:eastAsia="zh-CN"/>
                </w:rPr>
                <w:t>A4+</w:t>
              </w:r>
            </w:ins>
          </w:p>
        </w:tc>
        <w:tc>
          <w:tcPr>
            <w:tcW w:w="488" w:type="pct"/>
            <w:noWrap w:val="0"/>
            <w:vAlign w:val="top"/>
          </w:tcPr>
          <w:p w14:paraId="2FB43889">
            <w:pPr>
              <w:jc w:val="center"/>
              <w:rPr>
                <w:ins w:id="3699" w:author="L" w:date="2026-05-22T20:51:04Z"/>
                <w:rFonts w:hint="default" w:ascii="Times New Roman" w:hAnsi="Times New Roman"/>
                <w:vertAlign w:val="baseline"/>
                <w:lang w:val="en-US" w:eastAsia="zh-CN"/>
              </w:rPr>
            </w:pPr>
            <w:ins w:id="3700" w:author="L" w:date="2026-05-22T20:51:04Z">
              <w:r>
                <w:rPr>
                  <w:rFonts w:hint="eastAsia" w:ascii="Times New Roman" w:hAnsi="Times New Roman"/>
                  <w:vertAlign w:val="baseline"/>
                  <w:lang w:val="en-US" w:eastAsia="zh-CN"/>
                </w:rPr>
                <w:t>A5+</w:t>
              </w:r>
            </w:ins>
          </w:p>
        </w:tc>
        <w:tc>
          <w:tcPr>
            <w:tcW w:w="488" w:type="pct"/>
            <w:noWrap w:val="0"/>
            <w:vAlign w:val="top"/>
          </w:tcPr>
          <w:p w14:paraId="5327D482">
            <w:pPr>
              <w:jc w:val="center"/>
              <w:rPr>
                <w:ins w:id="3701" w:author="L" w:date="2026-05-22T20:51:04Z"/>
                <w:rFonts w:hint="default" w:ascii="Times New Roman" w:hAnsi="Times New Roman"/>
                <w:vertAlign w:val="baseline"/>
                <w:lang w:val="en-US" w:eastAsia="zh-CN"/>
              </w:rPr>
            </w:pPr>
            <w:ins w:id="3702" w:author="L" w:date="2026-05-22T20:51:04Z">
              <w:r>
                <w:rPr>
                  <w:rFonts w:hint="eastAsia" w:ascii="Times New Roman" w:hAnsi="Times New Roman"/>
                  <w:vertAlign w:val="baseline"/>
                  <w:lang w:val="en-US" w:eastAsia="zh-CN"/>
                </w:rPr>
                <w:t>A6+</w:t>
              </w:r>
            </w:ins>
          </w:p>
        </w:tc>
        <w:tc>
          <w:tcPr>
            <w:tcW w:w="489" w:type="pct"/>
            <w:noWrap w:val="0"/>
            <w:vAlign w:val="top"/>
          </w:tcPr>
          <w:p w14:paraId="3110837B">
            <w:pPr>
              <w:jc w:val="center"/>
              <w:rPr>
                <w:ins w:id="3703" w:author="L" w:date="2026-05-22T20:51:04Z"/>
                <w:rFonts w:hint="default" w:ascii="Times New Roman" w:hAnsi="Times New Roman"/>
                <w:vertAlign w:val="baseline"/>
                <w:lang w:val="en-US" w:eastAsia="zh-CN"/>
              </w:rPr>
            </w:pPr>
            <w:ins w:id="3704" w:author="L" w:date="2026-05-22T20:51:04Z">
              <w:r>
                <w:rPr>
                  <w:rFonts w:hint="eastAsia" w:ascii="Times New Roman" w:hAnsi="Times New Roman"/>
                  <w:vertAlign w:val="baseline"/>
                  <w:lang w:val="en-US" w:eastAsia="zh-CN"/>
                </w:rPr>
                <w:t>A7+</w:t>
              </w:r>
            </w:ins>
          </w:p>
        </w:tc>
        <w:tc>
          <w:tcPr>
            <w:tcW w:w="525" w:type="pct"/>
            <w:noWrap w:val="0"/>
            <w:vAlign w:val="top"/>
          </w:tcPr>
          <w:p w14:paraId="5989FB2A">
            <w:pPr>
              <w:jc w:val="center"/>
              <w:rPr>
                <w:ins w:id="3705" w:author="L" w:date="2026-05-22T20:51:04Z"/>
                <w:rFonts w:hint="default" w:ascii="Times New Roman" w:hAnsi="Times New Roman"/>
                <w:vertAlign w:val="baseline"/>
                <w:lang w:val="en-US" w:eastAsia="zh-CN"/>
              </w:rPr>
            </w:pPr>
            <w:ins w:id="3706" w:author="L" w:date="2026-05-22T20:51:04Z">
              <w:r>
                <w:rPr>
                  <w:rFonts w:hint="eastAsia" w:ascii="Times New Roman" w:hAnsi="Times New Roman"/>
                  <w:vertAlign w:val="baseline"/>
                  <w:lang w:val="en-US" w:eastAsia="zh-CN"/>
                </w:rPr>
                <w:t>A8+</w:t>
              </w:r>
            </w:ins>
          </w:p>
        </w:tc>
        <w:tc>
          <w:tcPr>
            <w:tcW w:w="419" w:type="pct"/>
            <w:noWrap w:val="0"/>
            <w:vAlign w:val="top"/>
          </w:tcPr>
          <w:p w14:paraId="096E6FC5">
            <w:pPr>
              <w:jc w:val="center"/>
              <w:rPr>
                <w:ins w:id="3707" w:author="L" w:date="2026-05-22T20:51:04Z"/>
                <w:rFonts w:hint="default" w:ascii="Times New Roman" w:hAnsi="Times New Roman"/>
                <w:vertAlign w:val="baseline"/>
                <w:lang w:val="en-US" w:eastAsia="zh-CN"/>
              </w:rPr>
            </w:pPr>
            <w:ins w:id="3708" w:author="L" w:date="2026-05-22T20:51:04Z">
              <w:r>
                <w:rPr>
                  <w:rFonts w:hint="eastAsia" w:ascii="Times New Roman" w:hAnsi="Times New Roman"/>
                  <w:vertAlign w:val="baseline"/>
                  <w:lang w:val="en-US" w:eastAsia="zh-CN"/>
                </w:rPr>
                <w:t>PE</w:t>
              </w:r>
            </w:ins>
          </w:p>
        </w:tc>
      </w:tr>
      <w:tr w14:paraId="34FF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09" w:author="L" w:date="2026-05-22T20:51:04Z"/>
        </w:trPr>
        <w:tc>
          <w:tcPr>
            <w:tcW w:w="638" w:type="pct"/>
            <w:noWrap w:val="0"/>
            <w:vAlign w:val="top"/>
          </w:tcPr>
          <w:p w14:paraId="6C71658C">
            <w:pPr>
              <w:jc w:val="center"/>
              <w:rPr>
                <w:ins w:id="3710" w:author="L" w:date="2026-05-22T20:51:04Z"/>
                <w:rFonts w:hint="default" w:ascii="Times New Roman" w:hAnsi="Times New Roman"/>
                <w:vertAlign w:val="baseline"/>
                <w:lang w:val="en-US" w:eastAsia="zh-CN"/>
              </w:rPr>
            </w:pPr>
            <w:ins w:id="3711" w:author="L" w:date="2026-05-22T20:51:04Z">
              <w:r>
                <w:rPr>
                  <w:rFonts w:hint="eastAsia" w:ascii="Times New Roman" w:hAnsi="Times New Roman"/>
                  <w:vertAlign w:val="baseline"/>
                  <w:lang w:val="en-US" w:eastAsia="zh-CN"/>
                </w:rPr>
                <w:t>端口号</w:t>
              </w:r>
            </w:ins>
          </w:p>
        </w:tc>
        <w:tc>
          <w:tcPr>
            <w:tcW w:w="488" w:type="pct"/>
            <w:noWrap w:val="0"/>
            <w:vAlign w:val="top"/>
          </w:tcPr>
          <w:p w14:paraId="458ED031">
            <w:pPr>
              <w:jc w:val="center"/>
              <w:rPr>
                <w:ins w:id="3712" w:author="L" w:date="2026-05-22T20:51:04Z"/>
                <w:rFonts w:hint="default" w:ascii="Times New Roman" w:hAnsi="Times New Roman"/>
                <w:vertAlign w:val="baseline"/>
                <w:lang w:val="en-US" w:eastAsia="zh-CN"/>
              </w:rPr>
            </w:pPr>
            <w:ins w:id="3713" w:author="L" w:date="2026-05-22T20:51:04Z">
              <w:r>
                <w:rPr>
                  <w:rFonts w:hint="eastAsia" w:ascii="Times New Roman" w:hAnsi="Times New Roman"/>
                  <w:vertAlign w:val="baseline"/>
                  <w:lang w:val="en-US" w:eastAsia="zh-CN"/>
                </w:rPr>
                <w:t>A1</w:t>
              </w:r>
            </w:ins>
          </w:p>
        </w:tc>
        <w:tc>
          <w:tcPr>
            <w:tcW w:w="482" w:type="pct"/>
            <w:noWrap w:val="0"/>
            <w:vAlign w:val="top"/>
          </w:tcPr>
          <w:p w14:paraId="042F7615">
            <w:pPr>
              <w:jc w:val="center"/>
              <w:rPr>
                <w:ins w:id="3714" w:author="L" w:date="2026-05-22T20:51:04Z"/>
                <w:rFonts w:hint="default" w:ascii="Times New Roman" w:hAnsi="Times New Roman"/>
                <w:vertAlign w:val="baseline"/>
                <w:lang w:val="en-US" w:eastAsia="zh-CN"/>
              </w:rPr>
            </w:pPr>
            <w:ins w:id="3715" w:author="L" w:date="2026-05-22T20:51:04Z">
              <w:r>
                <w:rPr>
                  <w:rFonts w:hint="eastAsia" w:ascii="Times New Roman" w:hAnsi="Times New Roman"/>
                  <w:vertAlign w:val="baseline"/>
                  <w:lang w:val="en-US" w:eastAsia="zh-CN"/>
                </w:rPr>
                <w:t>A2</w:t>
              </w:r>
            </w:ins>
          </w:p>
        </w:tc>
        <w:tc>
          <w:tcPr>
            <w:tcW w:w="488" w:type="pct"/>
            <w:noWrap w:val="0"/>
            <w:vAlign w:val="top"/>
          </w:tcPr>
          <w:p w14:paraId="2B02A958">
            <w:pPr>
              <w:jc w:val="center"/>
              <w:rPr>
                <w:ins w:id="3716" w:author="L" w:date="2026-05-22T20:51:04Z"/>
                <w:rFonts w:hint="default" w:ascii="Times New Roman" w:hAnsi="Times New Roman"/>
                <w:vertAlign w:val="baseline"/>
                <w:lang w:val="en-US" w:eastAsia="zh-CN"/>
              </w:rPr>
            </w:pPr>
            <w:ins w:id="3717" w:author="L" w:date="2026-05-22T20:51:04Z">
              <w:r>
                <w:rPr>
                  <w:rFonts w:hint="eastAsia" w:ascii="Times New Roman" w:hAnsi="Times New Roman"/>
                  <w:vertAlign w:val="baseline"/>
                  <w:lang w:val="en-US" w:eastAsia="zh-CN"/>
                </w:rPr>
                <w:t>A3</w:t>
              </w:r>
            </w:ins>
          </w:p>
        </w:tc>
        <w:tc>
          <w:tcPr>
            <w:tcW w:w="488" w:type="pct"/>
            <w:noWrap w:val="0"/>
            <w:vAlign w:val="top"/>
          </w:tcPr>
          <w:p w14:paraId="6A330306">
            <w:pPr>
              <w:jc w:val="center"/>
              <w:rPr>
                <w:ins w:id="3718" w:author="L" w:date="2026-05-22T20:51:04Z"/>
                <w:rFonts w:hint="default" w:ascii="Times New Roman" w:hAnsi="Times New Roman"/>
                <w:vertAlign w:val="baseline"/>
                <w:lang w:val="en-US" w:eastAsia="zh-CN"/>
              </w:rPr>
            </w:pPr>
            <w:ins w:id="3719" w:author="L" w:date="2026-05-22T20:51:04Z">
              <w:r>
                <w:rPr>
                  <w:rFonts w:hint="eastAsia" w:ascii="Times New Roman" w:hAnsi="Times New Roman"/>
                  <w:vertAlign w:val="baseline"/>
                  <w:lang w:val="en-US" w:eastAsia="zh-CN"/>
                </w:rPr>
                <w:t>A4</w:t>
              </w:r>
            </w:ins>
          </w:p>
        </w:tc>
        <w:tc>
          <w:tcPr>
            <w:tcW w:w="488" w:type="pct"/>
            <w:noWrap w:val="0"/>
            <w:vAlign w:val="top"/>
          </w:tcPr>
          <w:p w14:paraId="47A2E0CD">
            <w:pPr>
              <w:jc w:val="center"/>
              <w:rPr>
                <w:ins w:id="3720" w:author="L" w:date="2026-05-22T20:51:04Z"/>
                <w:rFonts w:hint="default" w:ascii="Times New Roman" w:hAnsi="Times New Roman"/>
                <w:vertAlign w:val="baseline"/>
                <w:lang w:val="en-US" w:eastAsia="zh-CN"/>
              </w:rPr>
            </w:pPr>
            <w:ins w:id="3721" w:author="L" w:date="2026-05-22T20:51:04Z">
              <w:r>
                <w:rPr>
                  <w:rFonts w:hint="eastAsia" w:ascii="Times New Roman" w:hAnsi="Times New Roman"/>
                  <w:vertAlign w:val="baseline"/>
                  <w:lang w:val="en-US" w:eastAsia="zh-CN"/>
                </w:rPr>
                <w:t>A5</w:t>
              </w:r>
            </w:ins>
          </w:p>
        </w:tc>
        <w:tc>
          <w:tcPr>
            <w:tcW w:w="488" w:type="pct"/>
            <w:noWrap w:val="0"/>
            <w:vAlign w:val="top"/>
          </w:tcPr>
          <w:p w14:paraId="5BFB7C50">
            <w:pPr>
              <w:jc w:val="center"/>
              <w:rPr>
                <w:ins w:id="3722" w:author="L" w:date="2026-05-22T20:51:04Z"/>
                <w:rFonts w:hint="default" w:ascii="Times New Roman" w:hAnsi="Times New Roman"/>
                <w:vertAlign w:val="baseline"/>
                <w:lang w:val="en-US" w:eastAsia="zh-CN"/>
              </w:rPr>
            </w:pPr>
            <w:ins w:id="3723" w:author="L" w:date="2026-05-22T20:51:04Z">
              <w:r>
                <w:rPr>
                  <w:rFonts w:hint="eastAsia" w:ascii="Times New Roman" w:hAnsi="Times New Roman"/>
                  <w:vertAlign w:val="baseline"/>
                  <w:lang w:val="en-US" w:eastAsia="zh-CN"/>
                </w:rPr>
                <w:t>A6</w:t>
              </w:r>
            </w:ins>
          </w:p>
        </w:tc>
        <w:tc>
          <w:tcPr>
            <w:tcW w:w="489" w:type="pct"/>
            <w:noWrap w:val="0"/>
            <w:vAlign w:val="top"/>
          </w:tcPr>
          <w:p w14:paraId="316C586B">
            <w:pPr>
              <w:jc w:val="center"/>
              <w:rPr>
                <w:ins w:id="3724" w:author="L" w:date="2026-05-22T20:51:04Z"/>
                <w:rFonts w:hint="default" w:ascii="Times New Roman" w:hAnsi="Times New Roman"/>
                <w:vertAlign w:val="baseline"/>
                <w:lang w:val="en-US" w:eastAsia="zh-CN"/>
              </w:rPr>
            </w:pPr>
            <w:ins w:id="3725" w:author="L" w:date="2026-05-22T20:51:04Z">
              <w:r>
                <w:rPr>
                  <w:rFonts w:hint="eastAsia" w:ascii="Times New Roman" w:hAnsi="Times New Roman"/>
                  <w:vertAlign w:val="baseline"/>
                  <w:lang w:val="en-US" w:eastAsia="zh-CN"/>
                </w:rPr>
                <w:t>A7</w:t>
              </w:r>
            </w:ins>
          </w:p>
        </w:tc>
        <w:tc>
          <w:tcPr>
            <w:tcW w:w="525" w:type="pct"/>
            <w:noWrap w:val="0"/>
            <w:vAlign w:val="top"/>
          </w:tcPr>
          <w:p w14:paraId="714ED4B5">
            <w:pPr>
              <w:jc w:val="center"/>
              <w:rPr>
                <w:ins w:id="3726" w:author="L" w:date="2026-05-22T20:51:04Z"/>
                <w:rFonts w:hint="default" w:ascii="Times New Roman" w:hAnsi="Times New Roman"/>
                <w:vertAlign w:val="baseline"/>
                <w:lang w:val="en-US" w:eastAsia="zh-CN"/>
              </w:rPr>
            </w:pPr>
            <w:ins w:id="3727" w:author="L" w:date="2026-05-22T20:51:04Z">
              <w:r>
                <w:rPr>
                  <w:rFonts w:hint="eastAsia" w:ascii="Times New Roman" w:hAnsi="Times New Roman"/>
                  <w:vertAlign w:val="baseline"/>
                  <w:lang w:val="en-US" w:eastAsia="zh-CN"/>
                </w:rPr>
                <w:t>A8</w:t>
              </w:r>
            </w:ins>
          </w:p>
        </w:tc>
        <w:tc>
          <w:tcPr>
            <w:tcW w:w="419" w:type="pct"/>
            <w:noWrap w:val="0"/>
            <w:vAlign w:val="top"/>
          </w:tcPr>
          <w:p w14:paraId="37D6A106">
            <w:pPr>
              <w:jc w:val="center"/>
              <w:rPr>
                <w:ins w:id="3728" w:author="L" w:date="2026-05-22T20:51:04Z"/>
                <w:rFonts w:hint="default" w:ascii="Times New Roman" w:hAnsi="Times New Roman"/>
                <w:vertAlign w:val="baseline"/>
                <w:lang w:val="en-US" w:eastAsia="zh-CN"/>
              </w:rPr>
            </w:pPr>
            <w:ins w:id="3729" w:author="L" w:date="2026-05-22T20:51:04Z">
              <w:r>
                <w:rPr>
                  <w:rFonts w:hint="eastAsia" w:ascii="Times New Roman" w:hAnsi="Times New Roman"/>
                  <w:vertAlign w:val="baseline"/>
                  <w:lang w:val="en-US" w:eastAsia="zh-CN"/>
                </w:rPr>
                <w:t>A9</w:t>
              </w:r>
            </w:ins>
          </w:p>
        </w:tc>
      </w:tr>
      <w:tr w14:paraId="1D821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30" w:author="L" w:date="2026-05-22T20:51:04Z"/>
        </w:trPr>
        <w:tc>
          <w:tcPr>
            <w:tcW w:w="638" w:type="pct"/>
            <w:noWrap w:val="0"/>
            <w:vAlign w:val="top"/>
          </w:tcPr>
          <w:p w14:paraId="09032947">
            <w:pPr>
              <w:jc w:val="center"/>
              <w:rPr>
                <w:ins w:id="3731" w:author="L" w:date="2026-05-22T20:51:04Z"/>
                <w:rFonts w:hint="default" w:ascii="Times New Roman" w:hAnsi="Times New Roman"/>
                <w:vertAlign w:val="baseline"/>
                <w:lang w:val="en-US" w:eastAsia="zh-CN"/>
              </w:rPr>
            </w:pPr>
            <w:ins w:id="3732" w:author="L" w:date="2026-05-22T20:51:04Z">
              <w:r>
                <w:rPr>
                  <w:rFonts w:hint="eastAsia" w:ascii="Times New Roman" w:hAnsi="Times New Roman"/>
                  <w:vertAlign w:val="baseline"/>
                  <w:lang w:val="en-US" w:eastAsia="zh-CN"/>
                </w:rPr>
                <w:t>名称</w:t>
              </w:r>
            </w:ins>
          </w:p>
        </w:tc>
        <w:tc>
          <w:tcPr>
            <w:tcW w:w="488" w:type="pct"/>
            <w:noWrap w:val="0"/>
            <w:vAlign w:val="top"/>
          </w:tcPr>
          <w:p w14:paraId="2A9D0D01">
            <w:pPr>
              <w:jc w:val="center"/>
              <w:rPr>
                <w:ins w:id="3733" w:author="L" w:date="2026-05-22T20:51:04Z"/>
                <w:rFonts w:hint="default" w:ascii="Times New Roman" w:hAnsi="Times New Roman"/>
                <w:vertAlign w:val="baseline"/>
                <w:lang w:val="en-US" w:eastAsia="zh-CN"/>
              </w:rPr>
            </w:pPr>
            <w:ins w:id="3734" w:author="L" w:date="2026-05-22T20:51:04Z">
              <w:r>
                <w:rPr>
                  <w:rFonts w:hint="eastAsia" w:ascii="Times New Roman" w:hAnsi="Times New Roman"/>
                  <w:vertAlign w:val="baseline"/>
                  <w:lang w:val="en-US" w:eastAsia="zh-CN"/>
                </w:rPr>
                <w:t>A1-</w:t>
              </w:r>
            </w:ins>
          </w:p>
        </w:tc>
        <w:tc>
          <w:tcPr>
            <w:tcW w:w="482" w:type="pct"/>
            <w:noWrap w:val="0"/>
            <w:vAlign w:val="top"/>
          </w:tcPr>
          <w:p w14:paraId="37EB4C77">
            <w:pPr>
              <w:jc w:val="center"/>
              <w:rPr>
                <w:ins w:id="3735" w:author="L" w:date="2026-05-22T20:51:04Z"/>
                <w:rFonts w:hint="default" w:ascii="Times New Roman" w:hAnsi="Times New Roman"/>
                <w:vertAlign w:val="baseline"/>
                <w:lang w:val="en-US" w:eastAsia="zh-CN"/>
              </w:rPr>
            </w:pPr>
            <w:ins w:id="3736" w:author="L" w:date="2026-05-22T20:51:04Z">
              <w:r>
                <w:rPr>
                  <w:rFonts w:hint="eastAsia" w:ascii="Times New Roman" w:hAnsi="Times New Roman"/>
                  <w:vertAlign w:val="baseline"/>
                  <w:lang w:val="en-US" w:eastAsia="zh-CN"/>
                </w:rPr>
                <w:t>A2-</w:t>
              </w:r>
            </w:ins>
          </w:p>
        </w:tc>
        <w:tc>
          <w:tcPr>
            <w:tcW w:w="488" w:type="pct"/>
            <w:noWrap w:val="0"/>
            <w:vAlign w:val="top"/>
          </w:tcPr>
          <w:p w14:paraId="25D3D0EB">
            <w:pPr>
              <w:jc w:val="center"/>
              <w:rPr>
                <w:ins w:id="3737" w:author="L" w:date="2026-05-22T20:51:04Z"/>
                <w:rFonts w:hint="default" w:ascii="Times New Roman" w:hAnsi="Times New Roman"/>
                <w:vertAlign w:val="baseline"/>
                <w:lang w:val="en-US" w:eastAsia="zh-CN"/>
              </w:rPr>
            </w:pPr>
            <w:ins w:id="3738" w:author="L" w:date="2026-05-22T20:51:04Z">
              <w:r>
                <w:rPr>
                  <w:rFonts w:hint="eastAsia" w:ascii="Times New Roman" w:hAnsi="Times New Roman"/>
                  <w:vertAlign w:val="baseline"/>
                  <w:lang w:val="en-US" w:eastAsia="zh-CN"/>
                </w:rPr>
                <w:t>A3-</w:t>
              </w:r>
            </w:ins>
          </w:p>
        </w:tc>
        <w:tc>
          <w:tcPr>
            <w:tcW w:w="488" w:type="pct"/>
            <w:noWrap w:val="0"/>
            <w:vAlign w:val="top"/>
          </w:tcPr>
          <w:p w14:paraId="3F0B1C02">
            <w:pPr>
              <w:jc w:val="center"/>
              <w:rPr>
                <w:ins w:id="3739" w:author="L" w:date="2026-05-22T20:51:04Z"/>
                <w:rFonts w:hint="default" w:ascii="Times New Roman" w:hAnsi="Times New Roman"/>
                <w:vertAlign w:val="baseline"/>
                <w:lang w:val="en-US" w:eastAsia="zh-CN"/>
              </w:rPr>
            </w:pPr>
            <w:ins w:id="3740" w:author="L" w:date="2026-05-22T20:51:04Z">
              <w:r>
                <w:rPr>
                  <w:rFonts w:hint="eastAsia" w:ascii="Times New Roman" w:hAnsi="Times New Roman"/>
                  <w:vertAlign w:val="baseline"/>
                  <w:lang w:val="en-US" w:eastAsia="zh-CN"/>
                </w:rPr>
                <w:t>A4-</w:t>
              </w:r>
            </w:ins>
          </w:p>
        </w:tc>
        <w:tc>
          <w:tcPr>
            <w:tcW w:w="488" w:type="pct"/>
            <w:noWrap w:val="0"/>
            <w:vAlign w:val="top"/>
          </w:tcPr>
          <w:p w14:paraId="015159F8">
            <w:pPr>
              <w:jc w:val="center"/>
              <w:rPr>
                <w:ins w:id="3741" w:author="L" w:date="2026-05-22T20:51:04Z"/>
                <w:rFonts w:hint="default" w:ascii="Times New Roman" w:hAnsi="Times New Roman"/>
                <w:vertAlign w:val="baseline"/>
                <w:lang w:val="en-US" w:eastAsia="zh-CN"/>
              </w:rPr>
            </w:pPr>
            <w:ins w:id="3742" w:author="L" w:date="2026-05-22T20:51:04Z">
              <w:r>
                <w:rPr>
                  <w:rFonts w:hint="eastAsia" w:ascii="Times New Roman" w:hAnsi="Times New Roman"/>
                  <w:vertAlign w:val="baseline"/>
                  <w:lang w:val="en-US" w:eastAsia="zh-CN"/>
                </w:rPr>
                <w:t>A5-</w:t>
              </w:r>
            </w:ins>
          </w:p>
        </w:tc>
        <w:tc>
          <w:tcPr>
            <w:tcW w:w="488" w:type="pct"/>
            <w:noWrap w:val="0"/>
            <w:vAlign w:val="top"/>
          </w:tcPr>
          <w:p w14:paraId="1EB381C0">
            <w:pPr>
              <w:jc w:val="center"/>
              <w:rPr>
                <w:ins w:id="3743" w:author="L" w:date="2026-05-22T20:51:04Z"/>
                <w:rFonts w:hint="default" w:ascii="Times New Roman" w:hAnsi="Times New Roman"/>
                <w:vertAlign w:val="baseline"/>
                <w:lang w:val="en-US" w:eastAsia="zh-CN"/>
              </w:rPr>
            </w:pPr>
            <w:ins w:id="3744" w:author="L" w:date="2026-05-22T20:51:04Z">
              <w:r>
                <w:rPr>
                  <w:rFonts w:hint="eastAsia" w:ascii="Times New Roman" w:hAnsi="Times New Roman"/>
                  <w:vertAlign w:val="baseline"/>
                  <w:lang w:val="en-US" w:eastAsia="zh-CN"/>
                </w:rPr>
                <w:t>A6-</w:t>
              </w:r>
            </w:ins>
          </w:p>
        </w:tc>
        <w:tc>
          <w:tcPr>
            <w:tcW w:w="489" w:type="pct"/>
            <w:noWrap w:val="0"/>
            <w:vAlign w:val="top"/>
          </w:tcPr>
          <w:p w14:paraId="496F5B79">
            <w:pPr>
              <w:jc w:val="center"/>
              <w:rPr>
                <w:ins w:id="3745" w:author="L" w:date="2026-05-22T20:51:04Z"/>
                <w:rFonts w:hint="default" w:ascii="Times New Roman" w:hAnsi="Times New Roman"/>
                <w:vertAlign w:val="baseline"/>
                <w:lang w:val="en-US" w:eastAsia="zh-CN"/>
              </w:rPr>
            </w:pPr>
            <w:ins w:id="3746" w:author="L" w:date="2026-05-22T20:51:04Z">
              <w:r>
                <w:rPr>
                  <w:rFonts w:hint="eastAsia" w:ascii="Times New Roman" w:hAnsi="Times New Roman"/>
                  <w:vertAlign w:val="baseline"/>
                  <w:lang w:val="en-US" w:eastAsia="zh-CN"/>
                </w:rPr>
                <w:t>A7-</w:t>
              </w:r>
            </w:ins>
          </w:p>
        </w:tc>
        <w:tc>
          <w:tcPr>
            <w:tcW w:w="525" w:type="pct"/>
            <w:noWrap w:val="0"/>
            <w:vAlign w:val="top"/>
          </w:tcPr>
          <w:p w14:paraId="3F27B50B">
            <w:pPr>
              <w:jc w:val="center"/>
              <w:rPr>
                <w:ins w:id="3747" w:author="L" w:date="2026-05-22T20:51:04Z"/>
                <w:rFonts w:hint="default" w:ascii="Times New Roman" w:hAnsi="Times New Roman"/>
                <w:vertAlign w:val="baseline"/>
                <w:lang w:val="en-US" w:eastAsia="zh-CN"/>
              </w:rPr>
            </w:pPr>
            <w:ins w:id="3748" w:author="L" w:date="2026-05-22T20:51:04Z">
              <w:r>
                <w:rPr>
                  <w:rFonts w:hint="eastAsia" w:ascii="Times New Roman" w:hAnsi="Times New Roman"/>
                  <w:vertAlign w:val="baseline"/>
                  <w:lang w:val="en-US" w:eastAsia="zh-CN"/>
                </w:rPr>
                <w:t>A8-</w:t>
              </w:r>
            </w:ins>
          </w:p>
        </w:tc>
        <w:tc>
          <w:tcPr>
            <w:tcW w:w="419" w:type="pct"/>
            <w:noWrap w:val="0"/>
            <w:vAlign w:val="top"/>
          </w:tcPr>
          <w:p w14:paraId="3CAE40F0">
            <w:pPr>
              <w:jc w:val="center"/>
              <w:rPr>
                <w:ins w:id="3749" w:author="L" w:date="2026-05-22T20:51:04Z"/>
                <w:rFonts w:hint="default" w:ascii="Times New Roman" w:hAnsi="Times New Roman"/>
                <w:vertAlign w:val="baseline"/>
                <w:lang w:val="en-US" w:eastAsia="zh-CN"/>
              </w:rPr>
            </w:pPr>
            <w:ins w:id="3750" w:author="L" w:date="2026-05-22T20:51:04Z">
              <w:r>
                <w:rPr>
                  <w:rFonts w:hint="eastAsia" w:ascii="Times New Roman" w:hAnsi="Times New Roman"/>
                  <w:vertAlign w:val="baseline"/>
                  <w:lang w:val="en-US" w:eastAsia="zh-CN"/>
                </w:rPr>
                <w:t>PE</w:t>
              </w:r>
            </w:ins>
          </w:p>
        </w:tc>
      </w:tr>
    </w:tbl>
    <w:p w14:paraId="56674963">
      <w:pPr>
        <w:rPr>
          <w:ins w:id="3751" w:author="L" w:date="2026-05-22T20:51:04Z"/>
          <w:rFonts w:hint="default"/>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0CAC8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52" w:author="L" w:date="2026-05-22T20:51:04Z"/>
        </w:trPr>
        <w:tc>
          <w:tcPr>
            <w:tcW w:w="5000" w:type="pct"/>
            <w:gridSpan w:val="10"/>
            <w:tcBorders>
              <w:top w:val="single" w:color="auto" w:sz="4" w:space="0"/>
            </w:tcBorders>
            <w:noWrap w:val="0"/>
            <w:vAlign w:val="top"/>
          </w:tcPr>
          <w:p w14:paraId="63BE3D6C">
            <w:pPr>
              <w:jc w:val="center"/>
              <w:rPr>
                <w:ins w:id="3753" w:author="L" w:date="2026-05-22T20:51:04Z"/>
                <w:rFonts w:hint="default" w:ascii="Times New Roman" w:hAnsi="Times New Roman"/>
                <w:vertAlign w:val="baseline"/>
                <w:lang w:val="en-US" w:eastAsia="zh-CN"/>
              </w:rPr>
            </w:pPr>
            <w:ins w:id="3754" w:author="L" w:date="2026-05-22T20:51:04Z">
              <w:r>
                <w:rPr>
                  <w:rFonts w:hint="eastAsia" w:ascii="Times New Roman" w:hAnsi="Times New Roman"/>
                  <w:vertAlign w:val="baseline"/>
                  <w:lang w:val="en-US" w:eastAsia="zh-CN"/>
                </w:rPr>
                <w:t>N4086模块（±5V/±10V）</w:t>
              </w:r>
            </w:ins>
            <w:ins w:id="3755" w:author="L" w:date="2026-07-03T18:27:47Z">
              <w:r>
                <w:rPr>
                  <w:rFonts w:hint="eastAsia" w:ascii="Times New Roman" w:hAnsi="Times New Roman"/>
                  <w:vertAlign w:val="baseline"/>
                  <w:lang w:val="en-US" w:eastAsia="zh-CN"/>
                </w:rPr>
                <w:t>（±0.1误差）</w:t>
              </w:r>
            </w:ins>
          </w:p>
        </w:tc>
      </w:tr>
      <w:tr w14:paraId="0420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56" w:author="L" w:date="2026-05-22T20:51:04Z"/>
        </w:trPr>
        <w:tc>
          <w:tcPr>
            <w:tcW w:w="639" w:type="pct"/>
            <w:tcBorders>
              <w:top w:val="single" w:color="auto" w:sz="4" w:space="0"/>
            </w:tcBorders>
            <w:noWrap w:val="0"/>
            <w:vAlign w:val="top"/>
          </w:tcPr>
          <w:p w14:paraId="679A1111">
            <w:pPr>
              <w:jc w:val="center"/>
              <w:rPr>
                <w:ins w:id="3757" w:author="L" w:date="2026-05-22T20:51:04Z"/>
                <w:rFonts w:hint="default" w:ascii="Times New Roman" w:hAnsi="Times New Roman"/>
                <w:vertAlign w:val="baseline"/>
                <w:lang w:val="en-US" w:eastAsia="zh-CN"/>
              </w:rPr>
            </w:pPr>
            <w:ins w:id="3758" w:author="L" w:date="2026-05-22T20:51:04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2753E805">
            <w:pPr>
              <w:jc w:val="center"/>
              <w:rPr>
                <w:ins w:id="3759" w:author="L" w:date="2026-05-22T20:51:04Z"/>
                <w:rFonts w:hint="default" w:ascii="Times New Roman" w:hAnsi="Times New Roman" w:eastAsiaTheme="minorEastAsia" w:cstheme="minorBidi"/>
                <w:kern w:val="2"/>
                <w:sz w:val="21"/>
                <w:szCs w:val="24"/>
                <w:vertAlign w:val="baseline"/>
                <w:lang w:val="en-US" w:eastAsia="zh-CN" w:bidi="ar-SA"/>
              </w:rPr>
            </w:pPr>
            <w:ins w:id="3760" w:author="L" w:date="2026-05-22T20:51:04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14080BBA">
            <w:pPr>
              <w:jc w:val="center"/>
              <w:rPr>
                <w:ins w:id="3761" w:author="L" w:date="2026-05-22T20:51:04Z"/>
                <w:rFonts w:hint="default" w:ascii="Times New Roman" w:hAnsi="Times New Roman" w:eastAsiaTheme="minorEastAsia" w:cstheme="minorBidi"/>
                <w:kern w:val="2"/>
                <w:sz w:val="21"/>
                <w:szCs w:val="24"/>
                <w:vertAlign w:val="baseline"/>
                <w:lang w:val="en-US" w:eastAsia="zh-CN" w:bidi="ar-SA"/>
              </w:rPr>
            </w:pPr>
            <w:ins w:id="3762" w:author="L" w:date="2026-05-22T20:51:04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19CEF9C7">
            <w:pPr>
              <w:jc w:val="center"/>
              <w:rPr>
                <w:ins w:id="3763" w:author="L" w:date="2026-05-22T20:51:04Z"/>
                <w:rFonts w:hint="default" w:ascii="Times New Roman" w:hAnsi="Times New Roman" w:eastAsiaTheme="minorEastAsia" w:cstheme="minorBidi"/>
                <w:kern w:val="2"/>
                <w:sz w:val="21"/>
                <w:szCs w:val="24"/>
                <w:vertAlign w:val="baseline"/>
                <w:lang w:val="en-US" w:eastAsia="zh-CN" w:bidi="ar-SA"/>
              </w:rPr>
            </w:pPr>
            <w:ins w:id="3764" w:author="L" w:date="2026-05-22T20:51:04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4FBC07E9">
            <w:pPr>
              <w:jc w:val="center"/>
              <w:rPr>
                <w:ins w:id="3765" w:author="L" w:date="2026-05-22T20:51:04Z"/>
                <w:rFonts w:hint="default" w:ascii="Times New Roman" w:hAnsi="Times New Roman" w:eastAsiaTheme="minorEastAsia" w:cstheme="minorBidi"/>
                <w:kern w:val="2"/>
                <w:sz w:val="21"/>
                <w:szCs w:val="24"/>
                <w:vertAlign w:val="baseline"/>
                <w:lang w:val="en-US" w:eastAsia="zh-CN" w:bidi="ar-SA"/>
              </w:rPr>
            </w:pPr>
            <w:ins w:id="3766" w:author="L" w:date="2026-05-22T20:51:04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519E2CFC">
            <w:pPr>
              <w:jc w:val="center"/>
              <w:rPr>
                <w:ins w:id="3767" w:author="L" w:date="2026-05-22T20:51:04Z"/>
                <w:rFonts w:hint="default" w:ascii="Times New Roman" w:hAnsi="Times New Roman" w:eastAsiaTheme="minorEastAsia" w:cstheme="minorBidi"/>
                <w:kern w:val="2"/>
                <w:sz w:val="21"/>
                <w:szCs w:val="24"/>
                <w:vertAlign w:val="baseline"/>
                <w:lang w:val="en-US" w:eastAsia="zh-CN" w:bidi="ar-SA"/>
              </w:rPr>
            </w:pPr>
            <w:ins w:id="3768" w:author="L" w:date="2026-05-22T20:51:04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33F61FB7">
            <w:pPr>
              <w:jc w:val="center"/>
              <w:rPr>
                <w:ins w:id="3769" w:author="L" w:date="2026-05-22T20:51:04Z"/>
                <w:rFonts w:hint="default" w:ascii="Times New Roman" w:hAnsi="Times New Roman" w:eastAsiaTheme="minorEastAsia" w:cstheme="minorBidi"/>
                <w:kern w:val="2"/>
                <w:sz w:val="21"/>
                <w:szCs w:val="24"/>
                <w:vertAlign w:val="baseline"/>
                <w:lang w:val="en-US" w:eastAsia="zh-CN" w:bidi="ar-SA"/>
              </w:rPr>
            </w:pPr>
            <w:ins w:id="3770" w:author="L" w:date="2026-05-22T20:51:04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11088A45">
            <w:pPr>
              <w:jc w:val="center"/>
              <w:rPr>
                <w:ins w:id="3771" w:author="L" w:date="2026-05-22T20:51:04Z"/>
                <w:rFonts w:hint="default" w:ascii="Times New Roman" w:hAnsi="Times New Roman"/>
                <w:vertAlign w:val="baseline"/>
                <w:lang w:val="en-US" w:eastAsia="zh-CN"/>
              </w:rPr>
            </w:pPr>
            <w:ins w:id="3772" w:author="L" w:date="2026-05-22T20:51:04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3632D23B">
            <w:pPr>
              <w:jc w:val="center"/>
              <w:rPr>
                <w:ins w:id="3773" w:author="L" w:date="2026-05-22T20:51:04Z"/>
                <w:rFonts w:hint="default" w:ascii="Times New Roman" w:hAnsi="Times New Roman"/>
                <w:vertAlign w:val="baseline"/>
                <w:lang w:val="en-US" w:eastAsia="zh-CN"/>
              </w:rPr>
            </w:pPr>
            <w:ins w:id="3774" w:author="L" w:date="2026-05-22T20:51:04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5A162275">
            <w:pPr>
              <w:jc w:val="center"/>
              <w:rPr>
                <w:ins w:id="3775" w:author="L" w:date="2026-05-22T20:51:04Z"/>
                <w:rFonts w:hint="default" w:ascii="Times New Roman" w:hAnsi="Times New Roman"/>
                <w:vertAlign w:val="baseline"/>
                <w:lang w:val="en-US" w:eastAsia="zh-CN"/>
              </w:rPr>
            </w:pPr>
            <w:ins w:id="3776" w:author="L" w:date="2026-05-22T20:51:04Z">
              <w:r>
                <w:rPr>
                  <w:rFonts w:hint="eastAsia" w:ascii="Times New Roman" w:hAnsi="Times New Roman"/>
                  <w:vertAlign w:val="baseline"/>
                  <w:lang w:val="en-US" w:eastAsia="zh-CN"/>
                </w:rPr>
                <w:t>B9</w:t>
              </w:r>
            </w:ins>
          </w:p>
        </w:tc>
      </w:tr>
      <w:tr w14:paraId="2EBA1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77" w:author="L" w:date="2026-05-22T20:51:04Z"/>
        </w:trPr>
        <w:tc>
          <w:tcPr>
            <w:tcW w:w="639" w:type="pct"/>
            <w:noWrap w:val="0"/>
            <w:vAlign w:val="top"/>
          </w:tcPr>
          <w:p w14:paraId="4A9C2066">
            <w:pPr>
              <w:jc w:val="center"/>
              <w:rPr>
                <w:ins w:id="3778" w:author="L" w:date="2026-05-22T20:51:04Z"/>
                <w:rFonts w:hint="default" w:ascii="Times New Roman" w:hAnsi="Times New Roman"/>
                <w:vertAlign w:val="baseline"/>
                <w:lang w:val="en-US" w:eastAsia="zh-CN"/>
              </w:rPr>
            </w:pPr>
            <w:ins w:id="3779" w:author="L" w:date="2026-05-22T20:51:04Z">
              <w:r>
                <w:rPr>
                  <w:rFonts w:hint="eastAsia" w:ascii="Times New Roman" w:hAnsi="Times New Roman"/>
                  <w:vertAlign w:val="baseline"/>
                  <w:lang w:val="en-US" w:eastAsia="zh-CN"/>
                </w:rPr>
                <w:t>名称</w:t>
              </w:r>
            </w:ins>
          </w:p>
        </w:tc>
        <w:tc>
          <w:tcPr>
            <w:tcW w:w="489" w:type="pct"/>
            <w:noWrap w:val="0"/>
            <w:vAlign w:val="top"/>
          </w:tcPr>
          <w:p w14:paraId="51B85F45">
            <w:pPr>
              <w:jc w:val="center"/>
              <w:rPr>
                <w:ins w:id="3780" w:author="L" w:date="2026-05-22T20:51:04Z"/>
                <w:rFonts w:hint="default" w:ascii="Times New Roman" w:hAnsi="Times New Roman"/>
                <w:vertAlign w:val="baseline"/>
                <w:lang w:val="en-US" w:eastAsia="zh-CN"/>
              </w:rPr>
            </w:pPr>
            <w:ins w:id="3781" w:author="L" w:date="2026-05-22T20:51:04Z">
              <w:r>
                <w:rPr>
                  <w:rFonts w:hint="eastAsia" w:ascii="Times New Roman" w:hAnsi="Times New Roman"/>
                  <w:vertAlign w:val="baseline"/>
                  <w:lang w:val="en-US" w:eastAsia="zh-CN"/>
                </w:rPr>
                <w:t>AO1</w:t>
              </w:r>
            </w:ins>
          </w:p>
        </w:tc>
        <w:tc>
          <w:tcPr>
            <w:tcW w:w="483" w:type="pct"/>
            <w:noWrap w:val="0"/>
            <w:vAlign w:val="top"/>
          </w:tcPr>
          <w:p w14:paraId="73C0660F">
            <w:pPr>
              <w:jc w:val="center"/>
              <w:rPr>
                <w:ins w:id="3782" w:author="L" w:date="2026-05-22T20:51:04Z"/>
                <w:rFonts w:hint="default" w:ascii="Times New Roman" w:hAnsi="Times New Roman"/>
                <w:vertAlign w:val="baseline"/>
                <w:lang w:val="en-US" w:eastAsia="zh-CN"/>
              </w:rPr>
            </w:pPr>
            <w:ins w:id="3783" w:author="L" w:date="2026-05-22T20:51:04Z">
              <w:r>
                <w:rPr>
                  <w:rFonts w:hint="eastAsia" w:ascii="Times New Roman" w:hAnsi="Times New Roman"/>
                  <w:vertAlign w:val="baseline"/>
                  <w:lang w:val="en-US" w:eastAsia="zh-CN"/>
                </w:rPr>
                <w:t>AO2</w:t>
              </w:r>
            </w:ins>
          </w:p>
        </w:tc>
        <w:tc>
          <w:tcPr>
            <w:tcW w:w="489" w:type="pct"/>
            <w:noWrap w:val="0"/>
            <w:vAlign w:val="top"/>
          </w:tcPr>
          <w:p w14:paraId="64874877">
            <w:pPr>
              <w:jc w:val="center"/>
              <w:rPr>
                <w:ins w:id="3784" w:author="L" w:date="2026-05-22T20:51:04Z"/>
                <w:rFonts w:hint="default" w:ascii="Times New Roman" w:hAnsi="Times New Roman" w:eastAsiaTheme="minorEastAsia" w:cstheme="minorBidi"/>
                <w:kern w:val="2"/>
                <w:sz w:val="21"/>
                <w:szCs w:val="24"/>
                <w:vertAlign w:val="baseline"/>
                <w:lang w:val="en-US" w:eastAsia="zh-CN" w:bidi="ar-SA"/>
              </w:rPr>
            </w:pPr>
            <w:ins w:id="3785" w:author="L" w:date="2026-05-22T20:51:04Z">
              <w:r>
                <w:rPr>
                  <w:rFonts w:hint="eastAsia" w:ascii="Times New Roman" w:hAnsi="Times New Roman"/>
                  <w:vertAlign w:val="baseline"/>
                  <w:lang w:val="en-US" w:eastAsia="zh-CN"/>
                </w:rPr>
                <w:t>AO3</w:t>
              </w:r>
            </w:ins>
          </w:p>
        </w:tc>
        <w:tc>
          <w:tcPr>
            <w:tcW w:w="489" w:type="pct"/>
            <w:noWrap w:val="0"/>
            <w:vAlign w:val="top"/>
          </w:tcPr>
          <w:p w14:paraId="68D5A46F">
            <w:pPr>
              <w:jc w:val="center"/>
              <w:rPr>
                <w:ins w:id="3786" w:author="L" w:date="2026-05-22T20:51:04Z"/>
                <w:rFonts w:hint="default" w:ascii="Times New Roman" w:hAnsi="Times New Roman" w:eastAsiaTheme="minorEastAsia" w:cstheme="minorBidi"/>
                <w:kern w:val="2"/>
                <w:sz w:val="21"/>
                <w:szCs w:val="24"/>
                <w:vertAlign w:val="baseline"/>
                <w:lang w:val="en-US" w:eastAsia="zh-CN" w:bidi="ar-SA"/>
              </w:rPr>
            </w:pPr>
            <w:ins w:id="3787" w:author="L" w:date="2026-05-22T20:51:04Z">
              <w:r>
                <w:rPr>
                  <w:rFonts w:hint="eastAsia" w:ascii="Times New Roman" w:hAnsi="Times New Roman"/>
                  <w:vertAlign w:val="baseline"/>
                  <w:lang w:val="en-US" w:eastAsia="zh-CN"/>
                </w:rPr>
                <w:t>AO4</w:t>
              </w:r>
            </w:ins>
          </w:p>
        </w:tc>
        <w:tc>
          <w:tcPr>
            <w:tcW w:w="489" w:type="pct"/>
            <w:noWrap w:val="0"/>
            <w:vAlign w:val="top"/>
          </w:tcPr>
          <w:p w14:paraId="69A0FF0F">
            <w:pPr>
              <w:jc w:val="center"/>
              <w:rPr>
                <w:ins w:id="3788" w:author="L" w:date="2026-05-22T20:51:04Z"/>
                <w:rFonts w:hint="default" w:ascii="Times New Roman" w:hAnsi="Times New Roman"/>
                <w:vertAlign w:val="baseline"/>
                <w:lang w:val="en-US" w:eastAsia="zh-CN"/>
              </w:rPr>
            </w:pPr>
            <w:ins w:id="3789" w:author="L" w:date="2026-05-22T20:51:04Z">
              <w:r>
                <w:rPr>
                  <w:rFonts w:hint="eastAsia" w:ascii="Times New Roman" w:hAnsi="Times New Roman"/>
                  <w:vertAlign w:val="baseline"/>
                  <w:lang w:val="en-US" w:eastAsia="zh-CN"/>
                </w:rPr>
                <w:t>AO5</w:t>
              </w:r>
            </w:ins>
          </w:p>
        </w:tc>
        <w:tc>
          <w:tcPr>
            <w:tcW w:w="489" w:type="pct"/>
            <w:noWrap w:val="0"/>
            <w:vAlign w:val="top"/>
          </w:tcPr>
          <w:p w14:paraId="31772C45">
            <w:pPr>
              <w:jc w:val="center"/>
              <w:rPr>
                <w:ins w:id="3790" w:author="L" w:date="2026-05-22T20:51:04Z"/>
                <w:rFonts w:hint="default" w:ascii="Times New Roman" w:hAnsi="Times New Roman"/>
                <w:vertAlign w:val="baseline"/>
                <w:lang w:val="en-US" w:eastAsia="zh-CN"/>
              </w:rPr>
            </w:pPr>
            <w:ins w:id="3791" w:author="L" w:date="2026-05-22T20:51:04Z">
              <w:r>
                <w:rPr>
                  <w:rFonts w:hint="eastAsia" w:ascii="Times New Roman" w:hAnsi="Times New Roman"/>
                  <w:vertAlign w:val="baseline"/>
                  <w:lang w:val="en-US" w:eastAsia="zh-CN"/>
                </w:rPr>
                <w:t>AO6</w:t>
              </w:r>
            </w:ins>
          </w:p>
        </w:tc>
        <w:tc>
          <w:tcPr>
            <w:tcW w:w="489" w:type="pct"/>
            <w:noWrap w:val="0"/>
            <w:vAlign w:val="top"/>
          </w:tcPr>
          <w:p w14:paraId="72A657C7">
            <w:pPr>
              <w:jc w:val="center"/>
              <w:rPr>
                <w:ins w:id="3792" w:author="L" w:date="2026-05-22T20:51:04Z"/>
                <w:rFonts w:hint="default" w:ascii="Times New Roman" w:hAnsi="Times New Roman"/>
                <w:vertAlign w:val="baseline"/>
                <w:lang w:val="en-US" w:eastAsia="zh-CN"/>
              </w:rPr>
            </w:pPr>
            <w:ins w:id="3793" w:author="L" w:date="2026-05-22T20:51:04Z">
              <w:r>
                <w:rPr>
                  <w:rFonts w:hint="eastAsia" w:ascii="Times New Roman" w:hAnsi="Times New Roman"/>
                  <w:vertAlign w:val="baseline"/>
                  <w:lang w:val="en-US" w:eastAsia="zh-CN"/>
                </w:rPr>
                <w:t>AO7</w:t>
              </w:r>
            </w:ins>
          </w:p>
        </w:tc>
        <w:tc>
          <w:tcPr>
            <w:tcW w:w="525" w:type="pct"/>
            <w:noWrap w:val="0"/>
            <w:vAlign w:val="top"/>
          </w:tcPr>
          <w:p w14:paraId="26AB42CB">
            <w:pPr>
              <w:jc w:val="center"/>
              <w:rPr>
                <w:ins w:id="3794" w:author="L" w:date="2026-05-22T20:51:04Z"/>
                <w:rFonts w:hint="default" w:ascii="Times New Roman" w:hAnsi="Times New Roman"/>
                <w:vertAlign w:val="baseline"/>
                <w:lang w:val="en-US" w:eastAsia="zh-CN"/>
              </w:rPr>
            </w:pPr>
            <w:ins w:id="3795" w:author="L" w:date="2026-05-22T20:51:04Z">
              <w:r>
                <w:rPr>
                  <w:rFonts w:hint="eastAsia" w:ascii="Times New Roman" w:hAnsi="Times New Roman"/>
                  <w:vertAlign w:val="baseline"/>
                  <w:lang w:val="en-US" w:eastAsia="zh-CN"/>
                </w:rPr>
                <w:t>AO8</w:t>
              </w:r>
            </w:ins>
          </w:p>
        </w:tc>
        <w:tc>
          <w:tcPr>
            <w:tcW w:w="412" w:type="pct"/>
            <w:noWrap w:val="0"/>
            <w:vAlign w:val="top"/>
          </w:tcPr>
          <w:p w14:paraId="56A785BB">
            <w:pPr>
              <w:jc w:val="center"/>
              <w:rPr>
                <w:ins w:id="3796" w:author="L" w:date="2026-05-22T20:51:04Z"/>
                <w:rFonts w:hint="default" w:ascii="Times New Roman" w:hAnsi="Times New Roman"/>
                <w:vertAlign w:val="baseline"/>
                <w:lang w:val="en-US" w:eastAsia="zh-CN"/>
              </w:rPr>
            </w:pPr>
            <w:ins w:id="3797" w:author="L" w:date="2026-05-22T20:51:04Z">
              <w:r>
                <w:rPr>
                  <w:rFonts w:hint="eastAsia" w:ascii="Times New Roman" w:hAnsi="Times New Roman"/>
                  <w:vertAlign w:val="baseline"/>
                  <w:lang w:val="en-US" w:eastAsia="zh-CN"/>
                </w:rPr>
                <w:t>PE</w:t>
              </w:r>
            </w:ins>
          </w:p>
        </w:tc>
      </w:tr>
      <w:tr w14:paraId="15BF9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98" w:author="L" w:date="2026-05-22T20:51:04Z"/>
        </w:trPr>
        <w:tc>
          <w:tcPr>
            <w:tcW w:w="639" w:type="pct"/>
            <w:noWrap w:val="0"/>
            <w:vAlign w:val="top"/>
          </w:tcPr>
          <w:p w14:paraId="03C8CC87">
            <w:pPr>
              <w:jc w:val="center"/>
              <w:rPr>
                <w:ins w:id="3799" w:author="L" w:date="2026-05-22T20:51:04Z"/>
                <w:rFonts w:hint="default" w:ascii="Times New Roman" w:hAnsi="Times New Roman"/>
                <w:vertAlign w:val="baseline"/>
                <w:lang w:val="en-US" w:eastAsia="zh-CN"/>
              </w:rPr>
            </w:pPr>
            <w:ins w:id="3800" w:author="L" w:date="2026-05-22T20:51:04Z">
              <w:r>
                <w:rPr>
                  <w:rFonts w:hint="eastAsia" w:ascii="Times New Roman" w:hAnsi="Times New Roman"/>
                  <w:vertAlign w:val="baseline"/>
                  <w:lang w:val="en-US" w:eastAsia="zh-CN"/>
                </w:rPr>
                <w:t>端口号</w:t>
              </w:r>
            </w:ins>
          </w:p>
        </w:tc>
        <w:tc>
          <w:tcPr>
            <w:tcW w:w="489" w:type="pct"/>
            <w:noWrap w:val="0"/>
            <w:vAlign w:val="top"/>
          </w:tcPr>
          <w:p w14:paraId="3086C1C2">
            <w:pPr>
              <w:jc w:val="center"/>
              <w:rPr>
                <w:ins w:id="3801" w:author="L" w:date="2026-05-22T20:51:04Z"/>
                <w:rFonts w:hint="default" w:ascii="Times New Roman" w:hAnsi="Times New Roman"/>
                <w:vertAlign w:val="baseline"/>
                <w:lang w:val="en-US" w:eastAsia="zh-CN"/>
              </w:rPr>
            </w:pPr>
            <w:ins w:id="3802" w:author="L" w:date="2026-05-22T20:51:04Z">
              <w:r>
                <w:rPr>
                  <w:rFonts w:hint="eastAsia" w:ascii="Times New Roman" w:hAnsi="Times New Roman"/>
                  <w:vertAlign w:val="baseline"/>
                  <w:lang w:val="en-US" w:eastAsia="zh-CN"/>
                </w:rPr>
                <w:t>A1</w:t>
              </w:r>
            </w:ins>
          </w:p>
        </w:tc>
        <w:tc>
          <w:tcPr>
            <w:tcW w:w="483" w:type="pct"/>
            <w:noWrap w:val="0"/>
            <w:vAlign w:val="top"/>
          </w:tcPr>
          <w:p w14:paraId="79BBADC3">
            <w:pPr>
              <w:jc w:val="center"/>
              <w:rPr>
                <w:ins w:id="3803" w:author="L" w:date="2026-05-22T20:51:04Z"/>
                <w:rFonts w:hint="default" w:ascii="Times New Roman" w:hAnsi="Times New Roman"/>
                <w:vertAlign w:val="baseline"/>
                <w:lang w:val="en-US" w:eastAsia="zh-CN"/>
              </w:rPr>
            </w:pPr>
            <w:ins w:id="3804" w:author="L" w:date="2026-05-22T20:51:04Z">
              <w:r>
                <w:rPr>
                  <w:rFonts w:hint="eastAsia" w:ascii="Times New Roman" w:hAnsi="Times New Roman"/>
                  <w:vertAlign w:val="baseline"/>
                  <w:lang w:val="en-US" w:eastAsia="zh-CN"/>
                </w:rPr>
                <w:t>A2</w:t>
              </w:r>
            </w:ins>
          </w:p>
        </w:tc>
        <w:tc>
          <w:tcPr>
            <w:tcW w:w="489" w:type="pct"/>
            <w:noWrap w:val="0"/>
            <w:vAlign w:val="top"/>
          </w:tcPr>
          <w:p w14:paraId="559AD613">
            <w:pPr>
              <w:jc w:val="center"/>
              <w:rPr>
                <w:ins w:id="3805" w:author="L" w:date="2026-05-22T20:51:04Z"/>
                <w:rFonts w:hint="default" w:ascii="Times New Roman" w:hAnsi="Times New Roman"/>
                <w:vertAlign w:val="baseline"/>
                <w:lang w:val="en-US" w:eastAsia="zh-CN"/>
              </w:rPr>
            </w:pPr>
            <w:ins w:id="3806" w:author="L" w:date="2026-05-22T20:51:04Z">
              <w:r>
                <w:rPr>
                  <w:rFonts w:hint="eastAsia" w:ascii="Times New Roman" w:hAnsi="Times New Roman"/>
                  <w:vertAlign w:val="baseline"/>
                  <w:lang w:val="en-US" w:eastAsia="zh-CN"/>
                </w:rPr>
                <w:t>A3</w:t>
              </w:r>
            </w:ins>
          </w:p>
        </w:tc>
        <w:tc>
          <w:tcPr>
            <w:tcW w:w="489" w:type="pct"/>
            <w:noWrap w:val="0"/>
            <w:vAlign w:val="top"/>
          </w:tcPr>
          <w:p w14:paraId="064041C1">
            <w:pPr>
              <w:jc w:val="center"/>
              <w:rPr>
                <w:ins w:id="3807" w:author="L" w:date="2026-05-22T20:51:04Z"/>
                <w:rFonts w:hint="default" w:ascii="Times New Roman" w:hAnsi="Times New Roman"/>
                <w:vertAlign w:val="baseline"/>
                <w:lang w:val="en-US" w:eastAsia="zh-CN"/>
              </w:rPr>
            </w:pPr>
            <w:ins w:id="3808" w:author="L" w:date="2026-05-22T20:51:04Z">
              <w:r>
                <w:rPr>
                  <w:rFonts w:hint="eastAsia" w:ascii="Times New Roman" w:hAnsi="Times New Roman"/>
                  <w:vertAlign w:val="baseline"/>
                  <w:lang w:val="en-US" w:eastAsia="zh-CN"/>
                </w:rPr>
                <w:t>A4</w:t>
              </w:r>
            </w:ins>
          </w:p>
        </w:tc>
        <w:tc>
          <w:tcPr>
            <w:tcW w:w="489" w:type="pct"/>
            <w:noWrap w:val="0"/>
            <w:vAlign w:val="top"/>
          </w:tcPr>
          <w:p w14:paraId="62120BCA">
            <w:pPr>
              <w:jc w:val="center"/>
              <w:rPr>
                <w:ins w:id="3809" w:author="L" w:date="2026-05-22T20:51:04Z"/>
                <w:rFonts w:hint="default" w:ascii="Times New Roman" w:hAnsi="Times New Roman"/>
                <w:vertAlign w:val="baseline"/>
                <w:lang w:val="en-US" w:eastAsia="zh-CN"/>
              </w:rPr>
            </w:pPr>
            <w:ins w:id="3810" w:author="L" w:date="2026-05-22T20:51:04Z">
              <w:r>
                <w:rPr>
                  <w:rFonts w:hint="eastAsia" w:ascii="Times New Roman" w:hAnsi="Times New Roman"/>
                  <w:vertAlign w:val="baseline"/>
                  <w:lang w:val="en-US" w:eastAsia="zh-CN"/>
                </w:rPr>
                <w:t>A5</w:t>
              </w:r>
            </w:ins>
          </w:p>
        </w:tc>
        <w:tc>
          <w:tcPr>
            <w:tcW w:w="489" w:type="pct"/>
            <w:noWrap w:val="0"/>
            <w:vAlign w:val="top"/>
          </w:tcPr>
          <w:p w14:paraId="465F1F45">
            <w:pPr>
              <w:jc w:val="center"/>
              <w:rPr>
                <w:ins w:id="3811" w:author="L" w:date="2026-05-22T20:51:04Z"/>
                <w:rFonts w:hint="default" w:ascii="Times New Roman" w:hAnsi="Times New Roman"/>
                <w:vertAlign w:val="baseline"/>
                <w:lang w:val="en-US" w:eastAsia="zh-CN"/>
              </w:rPr>
            </w:pPr>
            <w:ins w:id="3812" w:author="L" w:date="2026-05-22T20:51:04Z">
              <w:r>
                <w:rPr>
                  <w:rFonts w:hint="eastAsia" w:ascii="Times New Roman" w:hAnsi="Times New Roman"/>
                  <w:vertAlign w:val="baseline"/>
                  <w:lang w:val="en-US" w:eastAsia="zh-CN"/>
                </w:rPr>
                <w:t>A6</w:t>
              </w:r>
            </w:ins>
          </w:p>
        </w:tc>
        <w:tc>
          <w:tcPr>
            <w:tcW w:w="489" w:type="pct"/>
            <w:noWrap w:val="0"/>
            <w:vAlign w:val="top"/>
          </w:tcPr>
          <w:p w14:paraId="5A8F45CE">
            <w:pPr>
              <w:jc w:val="center"/>
              <w:rPr>
                <w:ins w:id="3813" w:author="L" w:date="2026-05-22T20:51:04Z"/>
                <w:rFonts w:hint="default" w:ascii="Times New Roman" w:hAnsi="Times New Roman"/>
                <w:vertAlign w:val="baseline"/>
                <w:lang w:val="en-US" w:eastAsia="zh-CN"/>
              </w:rPr>
            </w:pPr>
            <w:ins w:id="3814" w:author="L" w:date="2026-05-22T20:51:04Z">
              <w:r>
                <w:rPr>
                  <w:rFonts w:hint="eastAsia" w:ascii="Times New Roman" w:hAnsi="Times New Roman"/>
                  <w:vertAlign w:val="baseline"/>
                  <w:lang w:val="en-US" w:eastAsia="zh-CN"/>
                </w:rPr>
                <w:t>A7</w:t>
              </w:r>
            </w:ins>
          </w:p>
        </w:tc>
        <w:tc>
          <w:tcPr>
            <w:tcW w:w="525" w:type="pct"/>
            <w:noWrap w:val="0"/>
            <w:vAlign w:val="top"/>
          </w:tcPr>
          <w:p w14:paraId="0AC08F83">
            <w:pPr>
              <w:jc w:val="center"/>
              <w:rPr>
                <w:ins w:id="3815" w:author="L" w:date="2026-05-22T20:51:04Z"/>
                <w:rFonts w:hint="default" w:ascii="Times New Roman" w:hAnsi="Times New Roman"/>
                <w:vertAlign w:val="baseline"/>
                <w:lang w:val="en-US" w:eastAsia="zh-CN"/>
              </w:rPr>
            </w:pPr>
            <w:ins w:id="3816" w:author="L" w:date="2026-05-22T20:51:04Z">
              <w:r>
                <w:rPr>
                  <w:rFonts w:hint="eastAsia" w:ascii="Times New Roman" w:hAnsi="Times New Roman"/>
                  <w:vertAlign w:val="baseline"/>
                  <w:lang w:val="en-US" w:eastAsia="zh-CN"/>
                </w:rPr>
                <w:t>A8</w:t>
              </w:r>
            </w:ins>
          </w:p>
        </w:tc>
        <w:tc>
          <w:tcPr>
            <w:tcW w:w="412" w:type="pct"/>
            <w:noWrap w:val="0"/>
            <w:vAlign w:val="top"/>
          </w:tcPr>
          <w:p w14:paraId="6781B310">
            <w:pPr>
              <w:jc w:val="center"/>
              <w:rPr>
                <w:ins w:id="3817" w:author="L" w:date="2026-05-22T20:51:04Z"/>
                <w:rFonts w:hint="default" w:ascii="Times New Roman" w:hAnsi="Times New Roman"/>
                <w:vertAlign w:val="baseline"/>
                <w:lang w:val="en-US" w:eastAsia="zh-CN"/>
              </w:rPr>
            </w:pPr>
            <w:ins w:id="3818" w:author="L" w:date="2026-05-22T20:51:04Z">
              <w:r>
                <w:rPr>
                  <w:rFonts w:hint="eastAsia" w:ascii="Times New Roman" w:hAnsi="Times New Roman"/>
                  <w:vertAlign w:val="baseline"/>
                  <w:lang w:val="en-US" w:eastAsia="zh-CN"/>
                </w:rPr>
                <w:t>A9</w:t>
              </w:r>
            </w:ins>
          </w:p>
        </w:tc>
      </w:tr>
      <w:tr w14:paraId="3FE8B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19" w:author="L" w:date="2026-05-22T20:51:04Z"/>
        </w:trPr>
        <w:tc>
          <w:tcPr>
            <w:tcW w:w="639" w:type="pct"/>
            <w:noWrap w:val="0"/>
            <w:vAlign w:val="top"/>
          </w:tcPr>
          <w:p w14:paraId="274FA28E">
            <w:pPr>
              <w:jc w:val="center"/>
              <w:rPr>
                <w:ins w:id="3820" w:author="L" w:date="2026-05-22T20:51:04Z"/>
                <w:rFonts w:hint="default" w:ascii="Times New Roman" w:hAnsi="Times New Roman"/>
                <w:vertAlign w:val="baseline"/>
                <w:lang w:val="en-US" w:eastAsia="zh-CN"/>
              </w:rPr>
            </w:pPr>
            <w:ins w:id="3821" w:author="L" w:date="2026-05-22T20:51:04Z">
              <w:r>
                <w:rPr>
                  <w:rFonts w:hint="eastAsia" w:ascii="Times New Roman" w:hAnsi="Times New Roman"/>
                  <w:vertAlign w:val="baseline"/>
                  <w:lang w:val="en-US" w:eastAsia="zh-CN"/>
                </w:rPr>
                <w:t>名称</w:t>
              </w:r>
            </w:ins>
          </w:p>
        </w:tc>
        <w:tc>
          <w:tcPr>
            <w:tcW w:w="489" w:type="pct"/>
            <w:noWrap w:val="0"/>
            <w:vAlign w:val="top"/>
          </w:tcPr>
          <w:p w14:paraId="77B9760D">
            <w:pPr>
              <w:jc w:val="center"/>
              <w:rPr>
                <w:ins w:id="3822" w:author="L" w:date="2026-05-22T20:51:04Z"/>
                <w:rFonts w:hint="default" w:ascii="Times New Roman" w:hAnsi="Times New Roman"/>
                <w:vertAlign w:val="baseline"/>
                <w:lang w:val="en-US" w:eastAsia="zh-CN"/>
              </w:rPr>
            </w:pPr>
            <w:ins w:id="3823" w:author="L" w:date="2026-05-22T20:51:04Z">
              <w:r>
                <w:rPr>
                  <w:rFonts w:hint="eastAsia" w:ascii="Times New Roman" w:hAnsi="Times New Roman"/>
                  <w:vertAlign w:val="baseline"/>
                  <w:lang w:val="en-US" w:eastAsia="zh-CN"/>
                </w:rPr>
                <w:t>GND</w:t>
              </w:r>
            </w:ins>
          </w:p>
        </w:tc>
        <w:tc>
          <w:tcPr>
            <w:tcW w:w="483" w:type="pct"/>
            <w:noWrap w:val="0"/>
            <w:vAlign w:val="top"/>
          </w:tcPr>
          <w:p w14:paraId="33082A39">
            <w:pPr>
              <w:jc w:val="center"/>
              <w:rPr>
                <w:ins w:id="3824" w:author="L" w:date="2026-05-22T20:51:04Z"/>
                <w:rFonts w:hint="default" w:ascii="Times New Roman" w:hAnsi="Times New Roman"/>
                <w:vertAlign w:val="baseline"/>
                <w:lang w:val="en-US" w:eastAsia="zh-CN"/>
              </w:rPr>
            </w:pPr>
            <w:ins w:id="3825" w:author="L" w:date="2026-05-22T20:51:04Z">
              <w:r>
                <w:rPr>
                  <w:rFonts w:hint="eastAsia" w:ascii="Times New Roman" w:hAnsi="Times New Roman"/>
                  <w:vertAlign w:val="baseline"/>
                  <w:lang w:val="en-US" w:eastAsia="zh-CN"/>
                </w:rPr>
                <w:t>GND</w:t>
              </w:r>
            </w:ins>
          </w:p>
        </w:tc>
        <w:tc>
          <w:tcPr>
            <w:tcW w:w="489" w:type="pct"/>
            <w:noWrap w:val="0"/>
            <w:vAlign w:val="top"/>
          </w:tcPr>
          <w:p w14:paraId="77E18052">
            <w:pPr>
              <w:jc w:val="center"/>
              <w:rPr>
                <w:ins w:id="3826" w:author="L" w:date="2026-05-22T20:51:04Z"/>
                <w:rFonts w:hint="default" w:ascii="Times New Roman" w:hAnsi="Times New Roman"/>
                <w:vertAlign w:val="baseline"/>
                <w:lang w:val="en-US" w:eastAsia="zh-CN"/>
              </w:rPr>
            </w:pPr>
            <w:ins w:id="3827" w:author="L" w:date="2026-05-22T20:51:04Z">
              <w:r>
                <w:rPr>
                  <w:rFonts w:hint="eastAsia" w:ascii="Times New Roman" w:hAnsi="Times New Roman"/>
                  <w:vertAlign w:val="baseline"/>
                  <w:lang w:val="en-US" w:eastAsia="zh-CN"/>
                </w:rPr>
                <w:t>GND</w:t>
              </w:r>
            </w:ins>
          </w:p>
        </w:tc>
        <w:tc>
          <w:tcPr>
            <w:tcW w:w="489" w:type="pct"/>
            <w:noWrap w:val="0"/>
            <w:vAlign w:val="top"/>
          </w:tcPr>
          <w:p w14:paraId="5CC3EEAA">
            <w:pPr>
              <w:jc w:val="center"/>
              <w:rPr>
                <w:ins w:id="3828" w:author="L" w:date="2026-05-22T20:51:04Z"/>
                <w:rFonts w:hint="default" w:ascii="Times New Roman" w:hAnsi="Times New Roman"/>
                <w:vertAlign w:val="baseline"/>
                <w:lang w:val="en-US" w:eastAsia="zh-CN"/>
              </w:rPr>
            </w:pPr>
            <w:ins w:id="3829" w:author="L" w:date="2026-05-22T20:51:04Z">
              <w:r>
                <w:rPr>
                  <w:rFonts w:hint="eastAsia" w:ascii="Times New Roman" w:hAnsi="Times New Roman"/>
                  <w:vertAlign w:val="baseline"/>
                  <w:lang w:val="en-US" w:eastAsia="zh-CN"/>
                </w:rPr>
                <w:t>GND</w:t>
              </w:r>
            </w:ins>
          </w:p>
        </w:tc>
        <w:tc>
          <w:tcPr>
            <w:tcW w:w="489" w:type="pct"/>
            <w:noWrap w:val="0"/>
            <w:vAlign w:val="top"/>
          </w:tcPr>
          <w:p w14:paraId="53AF8CBB">
            <w:pPr>
              <w:jc w:val="center"/>
              <w:rPr>
                <w:ins w:id="3830" w:author="L" w:date="2026-05-22T20:51:04Z"/>
                <w:rFonts w:hint="default" w:ascii="Times New Roman" w:hAnsi="Times New Roman"/>
                <w:vertAlign w:val="baseline"/>
                <w:lang w:val="en-US" w:eastAsia="zh-CN"/>
              </w:rPr>
            </w:pPr>
            <w:ins w:id="3831" w:author="L" w:date="2026-05-22T20:51:04Z">
              <w:r>
                <w:rPr>
                  <w:rFonts w:hint="eastAsia" w:ascii="Times New Roman" w:hAnsi="Times New Roman"/>
                  <w:vertAlign w:val="baseline"/>
                  <w:lang w:val="en-US" w:eastAsia="zh-CN"/>
                </w:rPr>
                <w:t>GND</w:t>
              </w:r>
            </w:ins>
          </w:p>
        </w:tc>
        <w:tc>
          <w:tcPr>
            <w:tcW w:w="489" w:type="pct"/>
            <w:noWrap w:val="0"/>
            <w:vAlign w:val="top"/>
          </w:tcPr>
          <w:p w14:paraId="2CF1E9E5">
            <w:pPr>
              <w:jc w:val="center"/>
              <w:rPr>
                <w:ins w:id="3832" w:author="L" w:date="2026-05-22T20:51:04Z"/>
                <w:rFonts w:hint="default" w:ascii="Times New Roman" w:hAnsi="Times New Roman"/>
                <w:vertAlign w:val="baseline"/>
                <w:lang w:val="en-US" w:eastAsia="zh-CN"/>
              </w:rPr>
            </w:pPr>
            <w:ins w:id="3833" w:author="L" w:date="2026-05-22T20:51:04Z">
              <w:r>
                <w:rPr>
                  <w:rFonts w:hint="eastAsia" w:ascii="Times New Roman" w:hAnsi="Times New Roman"/>
                  <w:vertAlign w:val="baseline"/>
                  <w:lang w:val="en-US" w:eastAsia="zh-CN"/>
                </w:rPr>
                <w:t>GND</w:t>
              </w:r>
            </w:ins>
          </w:p>
        </w:tc>
        <w:tc>
          <w:tcPr>
            <w:tcW w:w="489" w:type="pct"/>
            <w:noWrap w:val="0"/>
            <w:vAlign w:val="top"/>
          </w:tcPr>
          <w:p w14:paraId="338BAB33">
            <w:pPr>
              <w:jc w:val="center"/>
              <w:rPr>
                <w:ins w:id="3834" w:author="L" w:date="2026-05-22T20:51:04Z"/>
                <w:rFonts w:hint="default" w:ascii="Times New Roman" w:hAnsi="Times New Roman"/>
                <w:vertAlign w:val="baseline"/>
                <w:lang w:val="en-US" w:eastAsia="zh-CN"/>
              </w:rPr>
            </w:pPr>
            <w:ins w:id="3835" w:author="L" w:date="2026-05-22T20:51:04Z">
              <w:r>
                <w:rPr>
                  <w:rFonts w:hint="eastAsia" w:ascii="Times New Roman" w:hAnsi="Times New Roman"/>
                  <w:vertAlign w:val="baseline"/>
                  <w:lang w:val="en-US" w:eastAsia="zh-CN"/>
                </w:rPr>
                <w:t>GND</w:t>
              </w:r>
            </w:ins>
          </w:p>
        </w:tc>
        <w:tc>
          <w:tcPr>
            <w:tcW w:w="525" w:type="pct"/>
            <w:noWrap w:val="0"/>
            <w:vAlign w:val="top"/>
          </w:tcPr>
          <w:p w14:paraId="4CCE2F30">
            <w:pPr>
              <w:jc w:val="center"/>
              <w:rPr>
                <w:ins w:id="3836" w:author="L" w:date="2026-05-22T20:51:04Z"/>
                <w:rFonts w:hint="default" w:ascii="Times New Roman" w:hAnsi="Times New Roman"/>
                <w:vertAlign w:val="baseline"/>
                <w:lang w:val="en-US" w:eastAsia="zh-CN"/>
              </w:rPr>
            </w:pPr>
            <w:ins w:id="3837" w:author="L" w:date="2026-05-22T20:51:04Z">
              <w:r>
                <w:rPr>
                  <w:rFonts w:hint="eastAsia" w:ascii="Times New Roman" w:hAnsi="Times New Roman"/>
                  <w:vertAlign w:val="baseline"/>
                  <w:lang w:val="en-US" w:eastAsia="zh-CN"/>
                </w:rPr>
                <w:t>GND</w:t>
              </w:r>
            </w:ins>
          </w:p>
        </w:tc>
        <w:tc>
          <w:tcPr>
            <w:tcW w:w="412" w:type="pct"/>
            <w:noWrap w:val="0"/>
            <w:vAlign w:val="top"/>
          </w:tcPr>
          <w:p w14:paraId="613D3D41">
            <w:pPr>
              <w:jc w:val="center"/>
              <w:rPr>
                <w:ins w:id="3838" w:author="L" w:date="2026-05-22T20:51:04Z"/>
                <w:rFonts w:hint="default" w:ascii="Times New Roman" w:hAnsi="Times New Roman"/>
                <w:vertAlign w:val="baseline"/>
                <w:lang w:val="en-US" w:eastAsia="zh-CN"/>
              </w:rPr>
            </w:pPr>
            <w:ins w:id="3839" w:author="L" w:date="2026-05-22T20:51:04Z">
              <w:r>
                <w:rPr>
                  <w:rFonts w:hint="eastAsia" w:ascii="Times New Roman" w:hAnsi="Times New Roman"/>
                  <w:vertAlign w:val="baseline"/>
                  <w:lang w:val="en-US" w:eastAsia="zh-CN"/>
                </w:rPr>
                <w:t>PE</w:t>
              </w:r>
            </w:ins>
          </w:p>
        </w:tc>
      </w:tr>
    </w:tbl>
    <w:p w14:paraId="5269A902">
      <w:pPr>
        <w:rPr>
          <w:ins w:id="3840" w:author="L" w:date="2026-07-03T18:25:18Z"/>
          <w:rFonts w:hint="default"/>
          <w:lang w:val="en-US" w:eastAsia="zh-CN"/>
        </w:rPr>
      </w:pPr>
    </w:p>
    <w:p w14:paraId="762C51A7">
      <w:pPr>
        <w:rPr>
          <w:ins w:id="3841" w:author="L" w:date="2026-07-03T18:25:20Z"/>
          <w:rFonts w:hint="default"/>
          <w:lang w:val="en-US" w:eastAsia="zh-CN"/>
        </w:rPr>
      </w:pPr>
      <w:ins w:id="3842" w:author="L" w:date="2026-07-03T18:25:20Z">
        <w:r>
          <w:rPr>
            <w:rFonts w:hint="eastAsia" w:ascii="Times New Roman" w:hAnsi="Times New Roman" w:eastAsia="宋体" w:cs="宋体"/>
            <w:b w:val="0"/>
            <w:bCs w:val="0"/>
            <w:iCs/>
            <w:color w:val="FF0000"/>
            <w:kern w:val="2"/>
            <w:sz w:val="24"/>
            <w:szCs w:val="24"/>
            <w:lang w:val="en-US" w:eastAsia="zh-CN" w:bidi="ar-SA"/>
          </w:rPr>
          <w:t>注意：采用 24V DC 直流电源供电。</w:t>
        </w:r>
      </w:ins>
    </w:p>
    <w:p w14:paraId="3C0AE76F">
      <w:pPr>
        <w:rPr>
          <w:rFonts w:hint="default"/>
          <w:lang w:val="en-US" w:eastAsia="zh-CN"/>
        </w:rPr>
      </w:pPr>
    </w:p>
    <w:p w14:paraId="068BA76A">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78" w:name="_Toc20433"/>
      <w:bookmarkStart w:id="79" w:name="_Toc32723"/>
      <w:bookmarkStart w:id="80" w:name="_Toc4635"/>
      <w:bookmarkStart w:id="81" w:name="_Toc31013"/>
      <w:r>
        <w:rPr>
          <w:rFonts w:hint="eastAsia" w:ascii="Times New Roman" w:hAnsi="Times New Roman" w:cstheme="minorBidi"/>
          <w:b/>
          <w:bCs/>
          <w:kern w:val="2"/>
          <w:sz w:val="28"/>
          <w:szCs w:val="28"/>
          <w:lang w:val="en-US" w:eastAsia="zh-CN" w:bidi="ar-SA"/>
        </w:rPr>
        <w:t>2.3.</w:t>
      </w:r>
      <w:ins w:id="3843" w:author="LKY" w:date="2026-08-31T09:57:56Z">
        <w:r>
          <w:rPr>
            <w:rFonts w:hint="eastAsia" w:ascii="Times New Roman" w:hAnsi="Times New Roman" w:cstheme="minorBidi"/>
            <w:b/>
            <w:bCs/>
            <w:kern w:val="2"/>
            <w:sz w:val="28"/>
            <w:szCs w:val="28"/>
            <w:lang w:val="en-US" w:eastAsia="zh-CN" w:bidi="ar-SA"/>
          </w:rPr>
          <w:t>6</w:t>
        </w:r>
      </w:ins>
      <w:del w:id="3844" w:author="LKY" w:date="2026-08-31T09:57:56Z">
        <w:r>
          <w:rPr>
            <w:rFonts w:hint="eastAsia" w:ascii="Times New Roman" w:hAnsi="Times New Roman" w:cstheme="minorBidi"/>
            <w:b/>
            <w:bCs/>
            <w:kern w:val="2"/>
            <w:sz w:val="28"/>
            <w:szCs w:val="28"/>
            <w:lang w:val="en-US" w:eastAsia="zh-CN" w:bidi="ar-SA"/>
          </w:rPr>
          <w:delText>5</w:delText>
        </w:r>
      </w:del>
      <w:r>
        <w:rPr>
          <w:rFonts w:hint="eastAsia" w:ascii="Times New Roman" w:hAnsi="Times New Roman" w:cstheme="minorBidi"/>
          <w:b/>
          <w:bCs/>
          <w:kern w:val="2"/>
          <w:sz w:val="28"/>
          <w:szCs w:val="28"/>
          <w:lang w:val="en-US" w:eastAsia="zh-CN" w:bidi="ar-SA"/>
        </w:rPr>
        <w:t xml:space="preserve"> AI模块</w:t>
      </w:r>
      <w:bookmarkEnd w:id="78"/>
      <w:bookmarkEnd w:id="79"/>
      <w:bookmarkEnd w:id="80"/>
      <w:bookmarkEnd w:id="81"/>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7E64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45" w:author="L" w:date="2026-05-22T20:51:16Z"/>
        </w:trPr>
        <w:tc>
          <w:tcPr>
            <w:tcW w:w="5000" w:type="pct"/>
            <w:gridSpan w:val="10"/>
            <w:tcBorders>
              <w:top w:val="single" w:color="auto" w:sz="4" w:space="0"/>
            </w:tcBorders>
            <w:noWrap w:val="0"/>
            <w:vAlign w:val="top"/>
          </w:tcPr>
          <w:p w14:paraId="77A57453">
            <w:pPr>
              <w:jc w:val="center"/>
              <w:rPr>
                <w:ins w:id="3846" w:author="L" w:date="2026-05-22T20:51:16Z"/>
                <w:rFonts w:hint="default" w:ascii="Times New Roman" w:hAnsi="Times New Roman"/>
                <w:vertAlign w:val="baseline"/>
                <w:lang w:val="en-US" w:eastAsia="zh-CN"/>
              </w:rPr>
            </w:pPr>
            <w:ins w:id="3847" w:author="L" w:date="2026-05-22T20:51:16Z">
              <w:r>
                <w:rPr>
                  <w:rFonts w:hint="eastAsia" w:ascii="Times New Roman" w:hAnsi="Times New Roman"/>
                  <w:vertAlign w:val="baseline"/>
                  <w:lang w:val="en-US" w:eastAsia="zh-CN"/>
                </w:rPr>
                <w:t>N3081/N3083模块</w:t>
              </w:r>
            </w:ins>
            <w:ins w:id="3848" w:author="L" w:date="2026-07-03T18:27:50Z">
              <w:r>
                <w:rPr>
                  <w:rFonts w:hint="eastAsia" w:ascii="Times New Roman" w:hAnsi="Times New Roman"/>
                  <w:vertAlign w:val="baseline"/>
                  <w:lang w:val="en-US" w:eastAsia="zh-CN"/>
                </w:rPr>
                <w:t>（±0.1误差）</w:t>
              </w:r>
            </w:ins>
          </w:p>
        </w:tc>
      </w:tr>
      <w:tr w14:paraId="6DC1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49" w:author="L" w:date="2026-05-22T20:51:16Z"/>
        </w:trPr>
        <w:tc>
          <w:tcPr>
            <w:tcW w:w="639" w:type="pct"/>
            <w:tcBorders>
              <w:top w:val="single" w:color="auto" w:sz="4" w:space="0"/>
            </w:tcBorders>
            <w:noWrap w:val="0"/>
            <w:vAlign w:val="top"/>
          </w:tcPr>
          <w:p w14:paraId="11FAB3BE">
            <w:pPr>
              <w:jc w:val="center"/>
              <w:rPr>
                <w:ins w:id="3850" w:author="L" w:date="2026-05-22T20:51:16Z"/>
                <w:rFonts w:hint="default" w:ascii="Times New Roman" w:hAnsi="Times New Roman"/>
                <w:vertAlign w:val="baseline"/>
                <w:lang w:val="en-US" w:eastAsia="zh-CN"/>
              </w:rPr>
            </w:pPr>
            <w:ins w:id="3851" w:author="L" w:date="2026-05-22T20:51:16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4B9C25BC">
            <w:pPr>
              <w:jc w:val="center"/>
              <w:rPr>
                <w:ins w:id="3852" w:author="L" w:date="2026-05-22T20:51:16Z"/>
                <w:rFonts w:hint="default" w:ascii="Times New Roman" w:hAnsi="Times New Roman" w:eastAsiaTheme="minorEastAsia" w:cstheme="minorBidi"/>
                <w:kern w:val="2"/>
                <w:sz w:val="21"/>
                <w:szCs w:val="24"/>
                <w:vertAlign w:val="baseline"/>
                <w:lang w:val="en-US" w:eastAsia="zh-CN" w:bidi="ar-SA"/>
              </w:rPr>
            </w:pPr>
            <w:ins w:id="3853" w:author="L" w:date="2026-05-22T20:51:16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E20F9E4">
            <w:pPr>
              <w:jc w:val="center"/>
              <w:rPr>
                <w:ins w:id="3854" w:author="L" w:date="2026-05-22T20:51:16Z"/>
                <w:rFonts w:hint="default" w:ascii="Times New Roman" w:hAnsi="Times New Roman" w:eastAsiaTheme="minorEastAsia" w:cstheme="minorBidi"/>
                <w:kern w:val="2"/>
                <w:sz w:val="21"/>
                <w:szCs w:val="24"/>
                <w:vertAlign w:val="baseline"/>
                <w:lang w:val="en-US" w:eastAsia="zh-CN" w:bidi="ar-SA"/>
              </w:rPr>
            </w:pPr>
            <w:ins w:id="3855" w:author="L" w:date="2026-05-22T20:51:16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5ACAC23C">
            <w:pPr>
              <w:jc w:val="center"/>
              <w:rPr>
                <w:ins w:id="3856" w:author="L" w:date="2026-05-22T20:51:16Z"/>
                <w:rFonts w:hint="default" w:ascii="Times New Roman" w:hAnsi="Times New Roman" w:eastAsiaTheme="minorEastAsia" w:cstheme="minorBidi"/>
                <w:kern w:val="2"/>
                <w:sz w:val="21"/>
                <w:szCs w:val="24"/>
                <w:vertAlign w:val="baseline"/>
                <w:lang w:val="en-US" w:eastAsia="zh-CN" w:bidi="ar-SA"/>
              </w:rPr>
            </w:pPr>
            <w:ins w:id="3857" w:author="L" w:date="2026-05-22T20:51:16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03BB9ECC">
            <w:pPr>
              <w:jc w:val="center"/>
              <w:rPr>
                <w:ins w:id="3858" w:author="L" w:date="2026-05-22T20:51:16Z"/>
                <w:rFonts w:hint="default" w:ascii="Times New Roman" w:hAnsi="Times New Roman" w:eastAsiaTheme="minorEastAsia" w:cstheme="minorBidi"/>
                <w:kern w:val="2"/>
                <w:sz w:val="21"/>
                <w:szCs w:val="24"/>
                <w:vertAlign w:val="baseline"/>
                <w:lang w:val="en-US" w:eastAsia="zh-CN" w:bidi="ar-SA"/>
              </w:rPr>
            </w:pPr>
            <w:ins w:id="3859" w:author="L" w:date="2026-05-22T20:51:16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25161271">
            <w:pPr>
              <w:jc w:val="center"/>
              <w:rPr>
                <w:ins w:id="3860" w:author="L" w:date="2026-05-22T20:51:16Z"/>
                <w:rFonts w:hint="default" w:ascii="Times New Roman" w:hAnsi="Times New Roman" w:eastAsiaTheme="minorEastAsia" w:cstheme="minorBidi"/>
                <w:kern w:val="2"/>
                <w:sz w:val="21"/>
                <w:szCs w:val="24"/>
                <w:vertAlign w:val="baseline"/>
                <w:lang w:val="en-US" w:eastAsia="zh-CN" w:bidi="ar-SA"/>
              </w:rPr>
            </w:pPr>
            <w:ins w:id="3861" w:author="L" w:date="2026-05-22T20:51:16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6EE59821">
            <w:pPr>
              <w:jc w:val="center"/>
              <w:rPr>
                <w:ins w:id="3862" w:author="L" w:date="2026-05-22T20:51:16Z"/>
                <w:rFonts w:hint="default" w:ascii="Times New Roman" w:hAnsi="Times New Roman" w:eastAsiaTheme="minorEastAsia" w:cstheme="minorBidi"/>
                <w:kern w:val="2"/>
                <w:sz w:val="21"/>
                <w:szCs w:val="24"/>
                <w:vertAlign w:val="baseline"/>
                <w:lang w:val="en-US" w:eastAsia="zh-CN" w:bidi="ar-SA"/>
              </w:rPr>
            </w:pPr>
            <w:ins w:id="3863" w:author="L" w:date="2026-05-22T20:51:16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6E7DB3B0">
            <w:pPr>
              <w:jc w:val="center"/>
              <w:rPr>
                <w:ins w:id="3864" w:author="L" w:date="2026-05-22T20:51:16Z"/>
                <w:rFonts w:hint="default" w:ascii="Times New Roman" w:hAnsi="Times New Roman"/>
                <w:vertAlign w:val="baseline"/>
                <w:lang w:val="en-US" w:eastAsia="zh-CN"/>
              </w:rPr>
            </w:pPr>
            <w:ins w:id="3865" w:author="L" w:date="2026-05-22T20:51:16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460EF945">
            <w:pPr>
              <w:jc w:val="center"/>
              <w:rPr>
                <w:ins w:id="3866" w:author="L" w:date="2026-05-22T20:51:16Z"/>
                <w:rFonts w:hint="default" w:ascii="Times New Roman" w:hAnsi="Times New Roman"/>
                <w:vertAlign w:val="baseline"/>
                <w:lang w:val="en-US" w:eastAsia="zh-CN"/>
              </w:rPr>
            </w:pPr>
            <w:ins w:id="3867" w:author="L" w:date="2026-05-22T20:51:16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60FA8C7B">
            <w:pPr>
              <w:jc w:val="center"/>
              <w:rPr>
                <w:ins w:id="3868" w:author="L" w:date="2026-05-22T20:51:16Z"/>
                <w:rFonts w:hint="default" w:ascii="Times New Roman" w:hAnsi="Times New Roman"/>
                <w:vertAlign w:val="baseline"/>
                <w:lang w:val="en-US" w:eastAsia="zh-CN"/>
              </w:rPr>
            </w:pPr>
            <w:ins w:id="3869" w:author="L" w:date="2026-05-22T20:51:16Z">
              <w:r>
                <w:rPr>
                  <w:rFonts w:hint="eastAsia" w:ascii="Times New Roman" w:hAnsi="Times New Roman"/>
                  <w:vertAlign w:val="baseline"/>
                  <w:lang w:val="en-US" w:eastAsia="zh-CN"/>
                </w:rPr>
                <w:t>B9</w:t>
              </w:r>
            </w:ins>
          </w:p>
        </w:tc>
      </w:tr>
      <w:tr w14:paraId="609F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70" w:author="L" w:date="2026-05-22T20:51:16Z"/>
        </w:trPr>
        <w:tc>
          <w:tcPr>
            <w:tcW w:w="639" w:type="pct"/>
            <w:noWrap w:val="0"/>
            <w:vAlign w:val="top"/>
          </w:tcPr>
          <w:p w14:paraId="1A84D6C7">
            <w:pPr>
              <w:jc w:val="center"/>
              <w:rPr>
                <w:ins w:id="3871" w:author="L" w:date="2026-05-22T20:51:16Z"/>
                <w:rFonts w:hint="default" w:ascii="Times New Roman" w:hAnsi="Times New Roman"/>
                <w:vertAlign w:val="baseline"/>
                <w:lang w:val="en-US" w:eastAsia="zh-CN"/>
              </w:rPr>
            </w:pPr>
            <w:ins w:id="3872" w:author="L" w:date="2026-05-22T20:51:16Z">
              <w:r>
                <w:rPr>
                  <w:rFonts w:hint="eastAsia" w:ascii="Times New Roman" w:hAnsi="Times New Roman"/>
                  <w:vertAlign w:val="baseline"/>
                  <w:lang w:val="en-US" w:eastAsia="zh-CN"/>
                </w:rPr>
                <w:t>名称</w:t>
              </w:r>
            </w:ins>
          </w:p>
        </w:tc>
        <w:tc>
          <w:tcPr>
            <w:tcW w:w="489" w:type="pct"/>
            <w:noWrap w:val="0"/>
            <w:vAlign w:val="top"/>
          </w:tcPr>
          <w:p w14:paraId="4CB7E72A">
            <w:pPr>
              <w:jc w:val="center"/>
              <w:rPr>
                <w:ins w:id="3873" w:author="L" w:date="2026-05-22T20:51:16Z"/>
                <w:rFonts w:hint="default" w:ascii="Times New Roman" w:hAnsi="Times New Roman"/>
                <w:vertAlign w:val="baseline"/>
                <w:lang w:val="en-US" w:eastAsia="zh-CN"/>
              </w:rPr>
            </w:pPr>
            <w:ins w:id="3874" w:author="L" w:date="2026-05-22T20:51:16Z">
              <w:r>
                <w:rPr>
                  <w:rFonts w:hint="eastAsia" w:ascii="Times New Roman" w:hAnsi="Times New Roman"/>
                  <w:vertAlign w:val="baseline"/>
                  <w:lang w:val="en-US" w:eastAsia="zh-CN"/>
                </w:rPr>
                <w:t>AI1-</w:t>
              </w:r>
            </w:ins>
          </w:p>
        </w:tc>
        <w:tc>
          <w:tcPr>
            <w:tcW w:w="483" w:type="pct"/>
            <w:noWrap w:val="0"/>
            <w:vAlign w:val="top"/>
          </w:tcPr>
          <w:p w14:paraId="4A803B74">
            <w:pPr>
              <w:jc w:val="center"/>
              <w:rPr>
                <w:ins w:id="3875" w:author="L" w:date="2026-05-22T20:51:16Z"/>
                <w:rFonts w:hint="default" w:ascii="Times New Roman" w:hAnsi="Times New Roman"/>
                <w:vertAlign w:val="baseline"/>
                <w:lang w:val="en-US" w:eastAsia="zh-CN"/>
              </w:rPr>
            </w:pPr>
            <w:ins w:id="3876" w:author="L" w:date="2026-05-22T20:51:16Z">
              <w:r>
                <w:rPr>
                  <w:rFonts w:hint="eastAsia" w:ascii="Times New Roman" w:hAnsi="Times New Roman"/>
                  <w:vertAlign w:val="baseline"/>
                  <w:lang w:val="en-US" w:eastAsia="zh-CN"/>
                </w:rPr>
                <w:t>AI2-</w:t>
              </w:r>
            </w:ins>
          </w:p>
        </w:tc>
        <w:tc>
          <w:tcPr>
            <w:tcW w:w="489" w:type="pct"/>
            <w:noWrap w:val="0"/>
            <w:vAlign w:val="top"/>
          </w:tcPr>
          <w:p w14:paraId="42B35BB6">
            <w:pPr>
              <w:jc w:val="center"/>
              <w:rPr>
                <w:ins w:id="3877" w:author="L" w:date="2026-05-22T20:51:16Z"/>
                <w:rFonts w:hint="default" w:ascii="Times New Roman" w:hAnsi="Times New Roman" w:eastAsiaTheme="minorEastAsia" w:cstheme="minorBidi"/>
                <w:kern w:val="2"/>
                <w:sz w:val="21"/>
                <w:szCs w:val="24"/>
                <w:vertAlign w:val="baseline"/>
                <w:lang w:val="en-US" w:eastAsia="zh-CN" w:bidi="ar-SA"/>
              </w:rPr>
            </w:pPr>
            <w:ins w:id="3878" w:author="L" w:date="2026-05-22T20:51:16Z">
              <w:r>
                <w:rPr>
                  <w:rFonts w:hint="eastAsia" w:ascii="Times New Roman" w:hAnsi="Times New Roman"/>
                  <w:vertAlign w:val="baseline"/>
                  <w:lang w:val="en-US" w:eastAsia="zh-CN"/>
                </w:rPr>
                <w:t>AI3-</w:t>
              </w:r>
            </w:ins>
          </w:p>
        </w:tc>
        <w:tc>
          <w:tcPr>
            <w:tcW w:w="489" w:type="pct"/>
            <w:noWrap w:val="0"/>
            <w:vAlign w:val="top"/>
          </w:tcPr>
          <w:p w14:paraId="3E275DCA">
            <w:pPr>
              <w:jc w:val="center"/>
              <w:rPr>
                <w:ins w:id="3879" w:author="L" w:date="2026-05-22T20:51:16Z"/>
                <w:rFonts w:hint="default" w:ascii="Times New Roman" w:hAnsi="Times New Roman" w:eastAsiaTheme="minorEastAsia" w:cstheme="minorBidi"/>
                <w:kern w:val="2"/>
                <w:sz w:val="21"/>
                <w:szCs w:val="24"/>
                <w:vertAlign w:val="baseline"/>
                <w:lang w:val="en-US" w:eastAsia="zh-CN" w:bidi="ar-SA"/>
              </w:rPr>
            </w:pPr>
            <w:ins w:id="3880" w:author="L" w:date="2026-05-22T20:51:16Z">
              <w:r>
                <w:rPr>
                  <w:rFonts w:hint="eastAsia" w:ascii="Times New Roman" w:hAnsi="Times New Roman"/>
                  <w:vertAlign w:val="baseline"/>
                  <w:lang w:val="en-US" w:eastAsia="zh-CN"/>
                </w:rPr>
                <w:t>AI4-</w:t>
              </w:r>
            </w:ins>
          </w:p>
        </w:tc>
        <w:tc>
          <w:tcPr>
            <w:tcW w:w="489" w:type="pct"/>
            <w:noWrap w:val="0"/>
            <w:vAlign w:val="top"/>
          </w:tcPr>
          <w:p w14:paraId="2891E657">
            <w:pPr>
              <w:jc w:val="center"/>
              <w:rPr>
                <w:ins w:id="3881" w:author="L" w:date="2026-05-22T20:51:16Z"/>
                <w:rFonts w:hint="default" w:ascii="Times New Roman" w:hAnsi="Times New Roman"/>
                <w:vertAlign w:val="baseline"/>
                <w:lang w:val="en-US" w:eastAsia="zh-CN"/>
              </w:rPr>
            </w:pPr>
            <w:ins w:id="3882" w:author="L" w:date="2026-05-22T20:51:16Z">
              <w:r>
                <w:rPr>
                  <w:rFonts w:hint="eastAsia" w:ascii="Times New Roman" w:hAnsi="Times New Roman"/>
                  <w:vertAlign w:val="baseline"/>
                  <w:lang w:val="en-US" w:eastAsia="zh-CN"/>
                </w:rPr>
                <w:t>AI5-</w:t>
              </w:r>
            </w:ins>
          </w:p>
        </w:tc>
        <w:tc>
          <w:tcPr>
            <w:tcW w:w="489" w:type="pct"/>
            <w:noWrap w:val="0"/>
            <w:vAlign w:val="top"/>
          </w:tcPr>
          <w:p w14:paraId="4896372C">
            <w:pPr>
              <w:jc w:val="center"/>
              <w:rPr>
                <w:ins w:id="3883" w:author="L" w:date="2026-05-22T20:51:16Z"/>
                <w:rFonts w:hint="default" w:ascii="Times New Roman" w:hAnsi="Times New Roman"/>
                <w:vertAlign w:val="baseline"/>
                <w:lang w:val="en-US" w:eastAsia="zh-CN"/>
              </w:rPr>
            </w:pPr>
            <w:ins w:id="3884" w:author="L" w:date="2026-05-22T20:51:16Z">
              <w:r>
                <w:rPr>
                  <w:rFonts w:hint="eastAsia" w:ascii="Times New Roman" w:hAnsi="Times New Roman"/>
                  <w:vertAlign w:val="baseline"/>
                  <w:lang w:val="en-US" w:eastAsia="zh-CN"/>
                </w:rPr>
                <w:t>AI6-</w:t>
              </w:r>
            </w:ins>
          </w:p>
        </w:tc>
        <w:tc>
          <w:tcPr>
            <w:tcW w:w="489" w:type="pct"/>
            <w:noWrap w:val="0"/>
            <w:vAlign w:val="top"/>
          </w:tcPr>
          <w:p w14:paraId="618856E3">
            <w:pPr>
              <w:jc w:val="center"/>
              <w:rPr>
                <w:ins w:id="3885" w:author="L" w:date="2026-05-22T20:51:16Z"/>
                <w:rFonts w:hint="default" w:ascii="Times New Roman" w:hAnsi="Times New Roman"/>
                <w:vertAlign w:val="baseline"/>
                <w:lang w:val="en-US" w:eastAsia="zh-CN"/>
              </w:rPr>
            </w:pPr>
            <w:ins w:id="3886" w:author="L" w:date="2026-05-22T20:51:16Z">
              <w:r>
                <w:rPr>
                  <w:rFonts w:hint="eastAsia" w:ascii="Times New Roman" w:hAnsi="Times New Roman"/>
                  <w:vertAlign w:val="baseline"/>
                  <w:lang w:val="en-US" w:eastAsia="zh-CN"/>
                </w:rPr>
                <w:t>AI7-</w:t>
              </w:r>
            </w:ins>
          </w:p>
        </w:tc>
        <w:tc>
          <w:tcPr>
            <w:tcW w:w="525" w:type="pct"/>
            <w:noWrap w:val="0"/>
            <w:vAlign w:val="top"/>
          </w:tcPr>
          <w:p w14:paraId="091C6BAF">
            <w:pPr>
              <w:jc w:val="center"/>
              <w:rPr>
                <w:ins w:id="3887" w:author="L" w:date="2026-05-22T20:51:16Z"/>
                <w:rFonts w:hint="default" w:ascii="Times New Roman" w:hAnsi="Times New Roman"/>
                <w:vertAlign w:val="baseline"/>
                <w:lang w:val="en-US" w:eastAsia="zh-CN"/>
              </w:rPr>
            </w:pPr>
            <w:ins w:id="3888" w:author="L" w:date="2026-05-22T20:51:16Z">
              <w:r>
                <w:rPr>
                  <w:rFonts w:hint="eastAsia" w:ascii="Times New Roman" w:hAnsi="Times New Roman"/>
                  <w:vertAlign w:val="baseline"/>
                  <w:lang w:val="en-US" w:eastAsia="zh-CN"/>
                </w:rPr>
                <w:t>AI8-</w:t>
              </w:r>
            </w:ins>
          </w:p>
        </w:tc>
        <w:tc>
          <w:tcPr>
            <w:tcW w:w="412" w:type="pct"/>
            <w:noWrap w:val="0"/>
            <w:vAlign w:val="top"/>
          </w:tcPr>
          <w:p w14:paraId="571BD37D">
            <w:pPr>
              <w:jc w:val="center"/>
              <w:rPr>
                <w:ins w:id="3889" w:author="L" w:date="2026-05-22T20:51:16Z"/>
                <w:rFonts w:hint="default" w:ascii="Times New Roman" w:hAnsi="Times New Roman"/>
                <w:vertAlign w:val="baseline"/>
                <w:lang w:val="en-US" w:eastAsia="zh-CN"/>
              </w:rPr>
            </w:pPr>
            <w:ins w:id="3890" w:author="L" w:date="2026-05-22T20:51:16Z">
              <w:r>
                <w:rPr>
                  <w:rFonts w:hint="eastAsia" w:ascii="Times New Roman" w:hAnsi="Times New Roman"/>
                  <w:vertAlign w:val="baseline"/>
                  <w:lang w:val="en-US" w:eastAsia="zh-CN"/>
                </w:rPr>
                <w:t>PE</w:t>
              </w:r>
            </w:ins>
          </w:p>
        </w:tc>
      </w:tr>
      <w:tr w14:paraId="3E81B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91" w:author="L" w:date="2026-05-22T20:51:16Z"/>
        </w:trPr>
        <w:tc>
          <w:tcPr>
            <w:tcW w:w="639" w:type="pct"/>
            <w:noWrap w:val="0"/>
            <w:vAlign w:val="top"/>
          </w:tcPr>
          <w:p w14:paraId="3C372320">
            <w:pPr>
              <w:jc w:val="center"/>
              <w:rPr>
                <w:ins w:id="3892" w:author="L" w:date="2026-05-22T20:51:16Z"/>
                <w:rFonts w:hint="default" w:ascii="Times New Roman" w:hAnsi="Times New Roman"/>
                <w:vertAlign w:val="baseline"/>
                <w:lang w:val="en-US" w:eastAsia="zh-CN"/>
              </w:rPr>
            </w:pPr>
            <w:ins w:id="3893" w:author="L" w:date="2026-05-22T20:51:16Z">
              <w:r>
                <w:rPr>
                  <w:rFonts w:hint="eastAsia" w:ascii="Times New Roman" w:hAnsi="Times New Roman"/>
                  <w:vertAlign w:val="baseline"/>
                  <w:lang w:val="en-US" w:eastAsia="zh-CN"/>
                </w:rPr>
                <w:t>端口号</w:t>
              </w:r>
            </w:ins>
          </w:p>
        </w:tc>
        <w:tc>
          <w:tcPr>
            <w:tcW w:w="489" w:type="pct"/>
            <w:noWrap w:val="0"/>
            <w:vAlign w:val="top"/>
          </w:tcPr>
          <w:p w14:paraId="23F243B0">
            <w:pPr>
              <w:jc w:val="center"/>
              <w:rPr>
                <w:ins w:id="3894" w:author="L" w:date="2026-05-22T20:51:16Z"/>
                <w:rFonts w:hint="default" w:ascii="Times New Roman" w:hAnsi="Times New Roman"/>
                <w:vertAlign w:val="baseline"/>
                <w:lang w:val="en-US" w:eastAsia="zh-CN"/>
              </w:rPr>
            </w:pPr>
            <w:ins w:id="3895" w:author="L" w:date="2026-05-22T20:51:16Z">
              <w:r>
                <w:rPr>
                  <w:rFonts w:hint="eastAsia" w:ascii="Times New Roman" w:hAnsi="Times New Roman"/>
                  <w:vertAlign w:val="baseline"/>
                  <w:lang w:val="en-US" w:eastAsia="zh-CN"/>
                </w:rPr>
                <w:t>A1</w:t>
              </w:r>
            </w:ins>
          </w:p>
        </w:tc>
        <w:tc>
          <w:tcPr>
            <w:tcW w:w="483" w:type="pct"/>
            <w:noWrap w:val="0"/>
            <w:vAlign w:val="top"/>
          </w:tcPr>
          <w:p w14:paraId="4C746411">
            <w:pPr>
              <w:jc w:val="center"/>
              <w:rPr>
                <w:ins w:id="3896" w:author="L" w:date="2026-05-22T20:51:16Z"/>
                <w:rFonts w:hint="default" w:ascii="Times New Roman" w:hAnsi="Times New Roman"/>
                <w:vertAlign w:val="baseline"/>
                <w:lang w:val="en-US" w:eastAsia="zh-CN"/>
              </w:rPr>
            </w:pPr>
            <w:ins w:id="3897" w:author="L" w:date="2026-05-22T20:51:16Z">
              <w:r>
                <w:rPr>
                  <w:rFonts w:hint="eastAsia" w:ascii="Times New Roman" w:hAnsi="Times New Roman"/>
                  <w:vertAlign w:val="baseline"/>
                  <w:lang w:val="en-US" w:eastAsia="zh-CN"/>
                </w:rPr>
                <w:t>A2</w:t>
              </w:r>
            </w:ins>
          </w:p>
        </w:tc>
        <w:tc>
          <w:tcPr>
            <w:tcW w:w="489" w:type="pct"/>
            <w:noWrap w:val="0"/>
            <w:vAlign w:val="top"/>
          </w:tcPr>
          <w:p w14:paraId="0EA3E057">
            <w:pPr>
              <w:jc w:val="center"/>
              <w:rPr>
                <w:ins w:id="3898" w:author="L" w:date="2026-05-22T20:51:16Z"/>
                <w:rFonts w:hint="default" w:ascii="Times New Roman" w:hAnsi="Times New Roman"/>
                <w:vertAlign w:val="baseline"/>
                <w:lang w:val="en-US" w:eastAsia="zh-CN"/>
              </w:rPr>
            </w:pPr>
            <w:ins w:id="3899" w:author="L" w:date="2026-05-22T20:51:16Z">
              <w:r>
                <w:rPr>
                  <w:rFonts w:hint="eastAsia" w:ascii="Times New Roman" w:hAnsi="Times New Roman"/>
                  <w:vertAlign w:val="baseline"/>
                  <w:lang w:val="en-US" w:eastAsia="zh-CN"/>
                </w:rPr>
                <w:t>A3</w:t>
              </w:r>
            </w:ins>
          </w:p>
        </w:tc>
        <w:tc>
          <w:tcPr>
            <w:tcW w:w="489" w:type="pct"/>
            <w:noWrap w:val="0"/>
            <w:vAlign w:val="top"/>
          </w:tcPr>
          <w:p w14:paraId="20AFE8E6">
            <w:pPr>
              <w:jc w:val="center"/>
              <w:rPr>
                <w:ins w:id="3900" w:author="L" w:date="2026-05-22T20:51:16Z"/>
                <w:rFonts w:hint="default" w:ascii="Times New Roman" w:hAnsi="Times New Roman"/>
                <w:vertAlign w:val="baseline"/>
                <w:lang w:val="en-US" w:eastAsia="zh-CN"/>
              </w:rPr>
            </w:pPr>
            <w:ins w:id="3901" w:author="L" w:date="2026-05-22T20:51:16Z">
              <w:r>
                <w:rPr>
                  <w:rFonts w:hint="eastAsia" w:ascii="Times New Roman" w:hAnsi="Times New Roman"/>
                  <w:vertAlign w:val="baseline"/>
                  <w:lang w:val="en-US" w:eastAsia="zh-CN"/>
                </w:rPr>
                <w:t>A4</w:t>
              </w:r>
            </w:ins>
          </w:p>
        </w:tc>
        <w:tc>
          <w:tcPr>
            <w:tcW w:w="489" w:type="pct"/>
            <w:noWrap w:val="0"/>
            <w:vAlign w:val="top"/>
          </w:tcPr>
          <w:p w14:paraId="3E0657E4">
            <w:pPr>
              <w:jc w:val="center"/>
              <w:rPr>
                <w:ins w:id="3902" w:author="L" w:date="2026-05-22T20:51:16Z"/>
                <w:rFonts w:hint="default" w:ascii="Times New Roman" w:hAnsi="Times New Roman"/>
                <w:vertAlign w:val="baseline"/>
                <w:lang w:val="en-US" w:eastAsia="zh-CN"/>
              </w:rPr>
            </w:pPr>
            <w:ins w:id="3903" w:author="L" w:date="2026-05-22T20:51:16Z">
              <w:r>
                <w:rPr>
                  <w:rFonts w:hint="eastAsia" w:ascii="Times New Roman" w:hAnsi="Times New Roman"/>
                  <w:vertAlign w:val="baseline"/>
                  <w:lang w:val="en-US" w:eastAsia="zh-CN"/>
                </w:rPr>
                <w:t>A5</w:t>
              </w:r>
            </w:ins>
          </w:p>
        </w:tc>
        <w:tc>
          <w:tcPr>
            <w:tcW w:w="489" w:type="pct"/>
            <w:noWrap w:val="0"/>
            <w:vAlign w:val="top"/>
          </w:tcPr>
          <w:p w14:paraId="53C85695">
            <w:pPr>
              <w:jc w:val="center"/>
              <w:rPr>
                <w:ins w:id="3904" w:author="L" w:date="2026-05-22T20:51:16Z"/>
                <w:rFonts w:hint="default" w:ascii="Times New Roman" w:hAnsi="Times New Roman"/>
                <w:vertAlign w:val="baseline"/>
                <w:lang w:val="en-US" w:eastAsia="zh-CN"/>
              </w:rPr>
            </w:pPr>
            <w:ins w:id="3905" w:author="L" w:date="2026-05-22T20:51:16Z">
              <w:r>
                <w:rPr>
                  <w:rFonts w:hint="eastAsia" w:ascii="Times New Roman" w:hAnsi="Times New Roman"/>
                  <w:vertAlign w:val="baseline"/>
                  <w:lang w:val="en-US" w:eastAsia="zh-CN"/>
                </w:rPr>
                <w:t>A6</w:t>
              </w:r>
            </w:ins>
          </w:p>
        </w:tc>
        <w:tc>
          <w:tcPr>
            <w:tcW w:w="489" w:type="pct"/>
            <w:noWrap w:val="0"/>
            <w:vAlign w:val="top"/>
          </w:tcPr>
          <w:p w14:paraId="23047F9E">
            <w:pPr>
              <w:jc w:val="center"/>
              <w:rPr>
                <w:ins w:id="3906" w:author="L" w:date="2026-05-22T20:51:16Z"/>
                <w:rFonts w:hint="default" w:ascii="Times New Roman" w:hAnsi="Times New Roman"/>
                <w:vertAlign w:val="baseline"/>
                <w:lang w:val="en-US" w:eastAsia="zh-CN"/>
              </w:rPr>
            </w:pPr>
            <w:ins w:id="3907" w:author="L" w:date="2026-05-22T20:51:16Z">
              <w:r>
                <w:rPr>
                  <w:rFonts w:hint="eastAsia" w:ascii="Times New Roman" w:hAnsi="Times New Roman"/>
                  <w:vertAlign w:val="baseline"/>
                  <w:lang w:val="en-US" w:eastAsia="zh-CN"/>
                </w:rPr>
                <w:t>A7</w:t>
              </w:r>
            </w:ins>
          </w:p>
        </w:tc>
        <w:tc>
          <w:tcPr>
            <w:tcW w:w="525" w:type="pct"/>
            <w:noWrap w:val="0"/>
            <w:vAlign w:val="top"/>
          </w:tcPr>
          <w:p w14:paraId="668B1CDD">
            <w:pPr>
              <w:jc w:val="center"/>
              <w:rPr>
                <w:ins w:id="3908" w:author="L" w:date="2026-05-22T20:51:16Z"/>
                <w:rFonts w:hint="default" w:ascii="Times New Roman" w:hAnsi="Times New Roman"/>
                <w:vertAlign w:val="baseline"/>
                <w:lang w:val="en-US" w:eastAsia="zh-CN"/>
              </w:rPr>
            </w:pPr>
            <w:ins w:id="3909" w:author="L" w:date="2026-05-22T20:51:16Z">
              <w:r>
                <w:rPr>
                  <w:rFonts w:hint="eastAsia" w:ascii="Times New Roman" w:hAnsi="Times New Roman"/>
                  <w:vertAlign w:val="baseline"/>
                  <w:lang w:val="en-US" w:eastAsia="zh-CN"/>
                </w:rPr>
                <w:t>A8</w:t>
              </w:r>
            </w:ins>
          </w:p>
        </w:tc>
        <w:tc>
          <w:tcPr>
            <w:tcW w:w="412" w:type="pct"/>
            <w:noWrap w:val="0"/>
            <w:vAlign w:val="top"/>
          </w:tcPr>
          <w:p w14:paraId="36D06A67">
            <w:pPr>
              <w:jc w:val="center"/>
              <w:rPr>
                <w:ins w:id="3910" w:author="L" w:date="2026-05-22T20:51:16Z"/>
                <w:rFonts w:hint="default" w:ascii="Times New Roman" w:hAnsi="Times New Roman"/>
                <w:vertAlign w:val="baseline"/>
                <w:lang w:val="en-US" w:eastAsia="zh-CN"/>
              </w:rPr>
            </w:pPr>
            <w:ins w:id="3911" w:author="L" w:date="2026-05-22T20:51:16Z">
              <w:r>
                <w:rPr>
                  <w:rFonts w:hint="eastAsia" w:ascii="Times New Roman" w:hAnsi="Times New Roman"/>
                  <w:vertAlign w:val="baseline"/>
                  <w:lang w:val="en-US" w:eastAsia="zh-CN"/>
                </w:rPr>
                <w:t>A9</w:t>
              </w:r>
            </w:ins>
          </w:p>
        </w:tc>
      </w:tr>
      <w:tr w14:paraId="408E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12" w:author="L" w:date="2026-05-22T20:51:16Z"/>
        </w:trPr>
        <w:tc>
          <w:tcPr>
            <w:tcW w:w="639" w:type="pct"/>
            <w:noWrap w:val="0"/>
            <w:vAlign w:val="top"/>
          </w:tcPr>
          <w:p w14:paraId="3A9D7ABD">
            <w:pPr>
              <w:jc w:val="center"/>
              <w:rPr>
                <w:ins w:id="3913" w:author="L" w:date="2026-05-22T20:51:16Z"/>
                <w:rFonts w:hint="default" w:ascii="Times New Roman" w:hAnsi="Times New Roman"/>
                <w:vertAlign w:val="baseline"/>
                <w:lang w:val="en-US" w:eastAsia="zh-CN"/>
              </w:rPr>
            </w:pPr>
            <w:ins w:id="3914" w:author="L" w:date="2026-05-22T20:51:16Z">
              <w:r>
                <w:rPr>
                  <w:rFonts w:hint="eastAsia" w:ascii="Times New Roman" w:hAnsi="Times New Roman"/>
                  <w:vertAlign w:val="baseline"/>
                  <w:lang w:val="en-US" w:eastAsia="zh-CN"/>
                </w:rPr>
                <w:t>名称</w:t>
              </w:r>
            </w:ins>
          </w:p>
        </w:tc>
        <w:tc>
          <w:tcPr>
            <w:tcW w:w="489" w:type="pct"/>
            <w:noWrap w:val="0"/>
            <w:vAlign w:val="top"/>
          </w:tcPr>
          <w:p w14:paraId="0FF5479C">
            <w:pPr>
              <w:jc w:val="center"/>
              <w:rPr>
                <w:ins w:id="3915" w:author="L" w:date="2026-05-22T20:51:16Z"/>
                <w:rFonts w:hint="default" w:ascii="Times New Roman" w:hAnsi="Times New Roman"/>
                <w:vertAlign w:val="baseline"/>
                <w:lang w:val="en-US" w:eastAsia="zh-CN"/>
              </w:rPr>
            </w:pPr>
            <w:ins w:id="3916" w:author="L" w:date="2026-05-22T20:51:16Z">
              <w:r>
                <w:rPr>
                  <w:rFonts w:hint="eastAsia" w:ascii="Times New Roman" w:hAnsi="Times New Roman"/>
                  <w:vertAlign w:val="baseline"/>
                  <w:lang w:val="en-US" w:eastAsia="zh-CN"/>
                </w:rPr>
                <w:t>AI1+</w:t>
              </w:r>
            </w:ins>
          </w:p>
        </w:tc>
        <w:tc>
          <w:tcPr>
            <w:tcW w:w="483" w:type="pct"/>
            <w:noWrap w:val="0"/>
            <w:vAlign w:val="top"/>
          </w:tcPr>
          <w:p w14:paraId="18D055E4">
            <w:pPr>
              <w:jc w:val="center"/>
              <w:rPr>
                <w:ins w:id="3917" w:author="L" w:date="2026-05-22T20:51:16Z"/>
                <w:rFonts w:hint="default" w:ascii="Times New Roman" w:hAnsi="Times New Roman"/>
                <w:vertAlign w:val="baseline"/>
                <w:lang w:val="en-US" w:eastAsia="zh-CN"/>
              </w:rPr>
            </w:pPr>
            <w:ins w:id="3918" w:author="L" w:date="2026-05-22T20:51:16Z">
              <w:r>
                <w:rPr>
                  <w:rFonts w:hint="eastAsia" w:ascii="Times New Roman" w:hAnsi="Times New Roman"/>
                  <w:vertAlign w:val="baseline"/>
                  <w:lang w:val="en-US" w:eastAsia="zh-CN"/>
                </w:rPr>
                <w:t>AI2+</w:t>
              </w:r>
            </w:ins>
          </w:p>
        </w:tc>
        <w:tc>
          <w:tcPr>
            <w:tcW w:w="489" w:type="pct"/>
            <w:noWrap w:val="0"/>
            <w:vAlign w:val="top"/>
          </w:tcPr>
          <w:p w14:paraId="6B85F452">
            <w:pPr>
              <w:jc w:val="center"/>
              <w:rPr>
                <w:ins w:id="3919" w:author="L" w:date="2026-05-22T20:51:16Z"/>
                <w:rFonts w:hint="default" w:ascii="Times New Roman" w:hAnsi="Times New Roman"/>
                <w:vertAlign w:val="baseline"/>
                <w:lang w:val="en-US" w:eastAsia="zh-CN"/>
              </w:rPr>
            </w:pPr>
            <w:ins w:id="3920" w:author="L" w:date="2026-05-22T20:51:16Z">
              <w:r>
                <w:rPr>
                  <w:rFonts w:hint="eastAsia" w:ascii="Times New Roman" w:hAnsi="Times New Roman"/>
                  <w:vertAlign w:val="baseline"/>
                  <w:lang w:val="en-US" w:eastAsia="zh-CN"/>
                </w:rPr>
                <w:t>AI3+</w:t>
              </w:r>
            </w:ins>
          </w:p>
        </w:tc>
        <w:tc>
          <w:tcPr>
            <w:tcW w:w="489" w:type="pct"/>
            <w:noWrap w:val="0"/>
            <w:vAlign w:val="top"/>
          </w:tcPr>
          <w:p w14:paraId="495410E9">
            <w:pPr>
              <w:jc w:val="center"/>
              <w:rPr>
                <w:ins w:id="3921" w:author="L" w:date="2026-05-22T20:51:16Z"/>
                <w:rFonts w:hint="default" w:ascii="Times New Roman" w:hAnsi="Times New Roman"/>
                <w:vertAlign w:val="baseline"/>
                <w:lang w:val="en-US" w:eastAsia="zh-CN"/>
              </w:rPr>
            </w:pPr>
            <w:ins w:id="3922" w:author="L" w:date="2026-05-22T20:51:16Z">
              <w:r>
                <w:rPr>
                  <w:rFonts w:hint="eastAsia" w:ascii="Times New Roman" w:hAnsi="Times New Roman"/>
                  <w:vertAlign w:val="baseline"/>
                  <w:lang w:val="en-US" w:eastAsia="zh-CN"/>
                </w:rPr>
                <w:t>AI4+</w:t>
              </w:r>
            </w:ins>
          </w:p>
        </w:tc>
        <w:tc>
          <w:tcPr>
            <w:tcW w:w="489" w:type="pct"/>
            <w:noWrap w:val="0"/>
            <w:vAlign w:val="top"/>
          </w:tcPr>
          <w:p w14:paraId="6B3EF711">
            <w:pPr>
              <w:jc w:val="center"/>
              <w:rPr>
                <w:ins w:id="3923" w:author="L" w:date="2026-05-22T20:51:16Z"/>
                <w:rFonts w:hint="default" w:ascii="Times New Roman" w:hAnsi="Times New Roman"/>
                <w:vertAlign w:val="baseline"/>
                <w:lang w:val="en-US" w:eastAsia="zh-CN"/>
              </w:rPr>
            </w:pPr>
            <w:ins w:id="3924" w:author="L" w:date="2026-05-22T20:51:16Z">
              <w:r>
                <w:rPr>
                  <w:rFonts w:hint="eastAsia" w:ascii="Times New Roman" w:hAnsi="Times New Roman"/>
                  <w:vertAlign w:val="baseline"/>
                  <w:lang w:val="en-US" w:eastAsia="zh-CN"/>
                </w:rPr>
                <w:t>AI5+</w:t>
              </w:r>
            </w:ins>
          </w:p>
        </w:tc>
        <w:tc>
          <w:tcPr>
            <w:tcW w:w="489" w:type="pct"/>
            <w:noWrap w:val="0"/>
            <w:vAlign w:val="top"/>
          </w:tcPr>
          <w:p w14:paraId="16609771">
            <w:pPr>
              <w:jc w:val="center"/>
              <w:rPr>
                <w:ins w:id="3925" w:author="L" w:date="2026-05-22T20:51:16Z"/>
                <w:rFonts w:hint="default" w:ascii="Times New Roman" w:hAnsi="Times New Roman"/>
                <w:vertAlign w:val="baseline"/>
                <w:lang w:val="en-US" w:eastAsia="zh-CN"/>
              </w:rPr>
            </w:pPr>
            <w:ins w:id="3926" w:author="L" w:date="2026-05-22T20:51:16Z">
              <w:r>
                <w:rPr>
                  <w:rFonts w:hint="eastAsia" w:ascii="Times New Roman" w:hAnsi="Times New Roman"/>
                  <w:vertAlign w:val="baseline"/>
                  <w:lang w:val="en-US" w:eastAsia="zh-CN"/>
                </w:rPr>
                <w:t>AI6+</w:t>
              </w:r>
            </w:ins>
          </w:p>
        </w:tc>
        <w:tc>
          <w:tcPr>
            <w:tcW w:w="489" w:type="pct"/>
            <w:noWrap w:val="0"/>
            <w:vAlign w:val="top"/>
          </w:tcPr>
          <w:p w14:paraId="7D52EF50">
            <w:pPr>
              <w:jc w:val="center"/>
              <w:rPr>
                <w:ins w:id="3927" w:author="L" w:date="2026-05-22T20:51:16Z"/>
                <w:rFonts w:hint="default" w:ascii="Times New Roman" w:hAnsi="Times New Roman"/>
                <w:vertAlign w:val="baseline"/>
                <w:lang w:val="en-US" w:eastAsia="zh-CN"/>
              </w:rPr>
            </w:pPr>
            <w:ins w:id="3928" w:author="L" w:date="2026-05-22T20:51:16Z">
              <w:r>
                <w:rPr>
                  <w:rFonts w:hint="eastAsia" w:ascii="Times New Roman" w:hAnsi="Times New Roman"/>
                  <w:vertAlign w:val="baseline"/>
                  <w:lang w:val="en-US" w:eastAsia="zh-CN"/>
                </w:rPr>
                <w:t>AI7+</w:t>
              </w:r>
            </w:ins>
          </w:p>
        </w:tc>
        <w:tc>
          <w:tcPr>
            <w:tcW w:w="525" w:type="pct"/>
            <w:noWrap w:val="0"/>
            <w:vAlign w:val="top"/>
          </w:tcPr>
          <w:p w14:paraId="58AF95EB">
            <w:pPr>
              <w:jc w:val="center"/>
              <w:rPr>
                <w:ins w:id="3929" w:author="L" w:date="2026-05-22T20:51:16Z"/>
                <w:rFonts w:hint="default" w:ascii="Times New Roman" w:hAnsi="Times New Roman"/>
                <w:vertAlign w:val="baseline"/>
                <w:lang w:val="en-US" w:eastAsia="zh-CN"/>
              </w:rPr>
            </w:pPr>
            <w:ins w:id="3930" w:author="L" w:date="2026-05-22T20:51:16Z">
              <w:r>
                <w:rPr>
                  <w:rFonts w:hint="eastAsia" w:ascii="Times New Roman" w:hAnsi="Times New Roman"/>
                  <w:vertAlign w:val="baseline"/>
                  <w:lang w:val="en-US" w:eastAsia="zh-CN"/>
                </w:rPr>
                <w:t>AI8+</w:t>
              </w:r>
            </w:ins>
          </w:p>
        </w:tc>
        <w:tc>
          <w:tcPr>
            <w:tcW w:w="412" w:type="pct"/>
            <w:noWrap w:val="0"/>
            <w:vAlign w:val="top"/>
          </w:tcPr>
          <w:p w14:paraId="49D6F3E1">
            <w:pPr>
              <w:jc w:val="center"/>
              <w:rPr>
                <w:ins w:id="3931" w:author="L" w:date="2026-05-22T20:51:16Z"/>
                <w:rFonts w:hint="default" w:ascii="Times New Roman" w:hAnsi="Times New Roman"/>
                <w:vertAlign w:val="baseline"/>
                <w:lang w:val="en-US" w:eastAsia="zh-CN"/>
              </w:rPr>
            </w:pPr>
            <w:ins w:id="3932" w:author="L" w:date="2026-05-22T20:51:16Z">
              <w:r>
                <w:rPr>
                  <w:rFonts w:hint="eastAsia" w:ascii="Times New Roman" w:hAnsi="Times New Roman"/>
                  <w:vertAlign w:val="baseline"/>
                  <w:lang w:val="en-US" w:eastAsia="zh-CN"/>
                </w:rPr>
                <w:t>PE</w:t>
              </w:r>
            </w:ins>
          </w:p>
        </w:tc>
      </w:tr>
    </w:tbl>
    <w:p w14:paraId="4B3D096F">
      <w:pPr>
        <w:rPr>
          <w:ins w:id="3933" w:author="L" w:date="2026-05-22T20:51:16Z"/>
          <w:rFonts w:hint="default" w:asciiTheme="minorHAnsi" w:hAnsiTheme="minorHAnsi" w:cstheme="minorBidi"/>
          <w:b w:val="0"/>
          <w:bCs w:val="0"/>
          <w:kern w:val="2"/>
          <w:sz w:val="21"/>
          <w:szCs w:val="24"/>
          <w:lang w:val="en-US" w:eastAsia="zh-CN" w:bidi="ar-SA"/>
        </w:rPr>
      </w:pPr>
    </w:p>
    <w:p w14:paraId="45B7709B">
      <w:pPr>
        <w:rPr>
          <w:ins w:id="3934" w:author="L" w:date="2026-05-22T20:51:16Z"/>
          <w:rFonts w:hint="default"/>
          <w:lang w:val="en-US" w:eastAsia="zh-CN"/>
        </w:rPr>
      </w:pPr>
    </w:p>
    <w:p w14:paraId="78B0850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ins w:id="3935" w:author="L" w:date="2026-05-22T20:51:16Z"/>
          <w:rFonts w:hint="eastAsia" w:ascii="Times New Roman" w:hAnsi="Times New Roman" w:eastAsia="宋体" w:cs="宋体"/>
          <w:b w:val="0"/>
          <w:bCs w:val="0"/>
          <w:iCs/>
          <w:color w:val="FF0000"/>
          <w:kern w:val="2"/>
          <w:sz w:val="24"/>
          <w:szCs w:val="24"/>
          <w:lang w:val="en-US" w:eastAsia="zh-CN" w:bidi="ar-SA"/>
        </w:rPr>
      </w:pPr>
      <w:ins w:id="3936" w:author="L" w:date="2026-05-22T20:51:16Z">
        <w:r>
          <w:rPr>
            <w:rFonts w:hint="eastAsia" w:ascii="Times New Roman" w:hAnsi="Times New Roman" w:eastAsia="宋体" w:cs="宋体"/>
            <w:b w:val="0"/>
            <w:bCs w:val="0"/>
            <w:iCs/>
            <w:color w:val="FF0000"/>
            <w:kern w:val="2"/>
            <w:sz w:val="24"/>
            <w:szCs w:val="24"/>
            <w:lang w:val="en-US" w:eastAsia="zh-CN" w:bidi="ar-SA"/>
          </w:rPr>
          <w:t>注意：上述AI模块采用共板形式，分别对应单端0/4~20mA、单端输入0~5V/10V</w:t>
        </w:r>
      </w:ins>
      <w:ins w:id="3937" w:author="L" w:date="2026-07-03T18:22:57Z">
        <w:r>
          <w:rPr>
            <w:rFonts w:hint="eastAsia" w:ascii="Times New Roman" w:hAnsi="Times New Roman" w:eastAsia="宋体" w:cs="宋体"/>
            <w:b w:val="0"/>
            <w:bCs w:val="0"/>
            <w:iCs/>
            <w:color w:val="FF0000"/>
            <w:kern w:val="2"/>
            <w:sz w:val="24"/>
            <w:szCs w:val="24"/>
            <w:lang w:val="en-US" w:eastAsia="zh-CN" w:bidi="ar-SA"/>
          </w:rPr>
          <w:t>，</w:t>
        </w:r>
      </w:ins>
      <w:ins w:id="3938" w:author="L" w:date="2026-07-03T18:23:10Z">
        <w:r>
          <w:rPr>
            <w:rFonts w:hint="eastAsia" w:ascii="Times New Roman" w:hAnsi="Times New Roman" w:eastAsia="宋体" w:cs="宋体"/>
            <w:b w:val="0"/>
            <w:bCs w:val="0"/>
            <w:iCs/>
            <w:color w:val="FF0000"/>
            <w:kern w:val="2"/>
            <w:sz w:val="24"/>
            <w:szCs w:val="24"/>
            <w:lang w:val="en-US" w:eastAsia="zh-CN" w:bidi="ar-SA"/>
          </w:rPr>
          <w:t>采用 24V DC 直流电源供电。</w:t>
        </w:r>
      </w:ins>
    </w:p>
    <w:p w14:paraId="08203ECD">
      <w:pPr>
        <w:rPr>
          <w:ins w:id="3939" w:author="L" w:date="2026-05-22T20:51:16Z"/>
          <w:rFonts w:hint="default"/>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8"/>
        <w:gridCol w:w="1384"/>
        <w:gridCol w:w="1367"/>
        <w:gridCol w:w="1384"/>
        <w:gridCol w:w="1384"/>
        <w:gridCol w:w="1195"/>
      </w:tblGrid>
      <w:tr w14:paraId="4F81A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40" w:author="L" w:date="2026-05-22T20:51:16Z"/>
        </w:trPr>
        <w:tc>
          <w:tcPr>
            <w:tcW w:w="5000" w:type="pct"/>
            <w:gridSpan w:val="6"/>
            <w:tcBorders>
              <w:top w:val="single" w:color="auto" w:sz="4" w:space="0"/>
            </w:tcBorders>
            <w:noWrap w:val="0"/>
            <w:vAlign w:val="top"/>
          </w:tcPr>
          <w:p w14:paraId="485ECFD0">
            <w:pPr>
              <w:jc w:val="center"/>
              <w:rPr>
                <w:ins w:id="3941" w:author="L" w:date="2026-05-22T20:51:16Z"/>
                <w:rFonts w:hint="default" w:ascii="Times New Roman" w:hAnsi="Times New Roman"/>
                <w:vertAlign w:val="baseline"/>
                <w:lang w:val="en-US" w:eastAsia="zh-CN"/>
              </w:rPr>
            </w:pPr>
            <w:ins w:id="3942" w:author="L" w:date="2026-05-22T20:51:16Z">
              <w:r>
                <w:rPr>
                  <w:rFonts w:hint="eastAsia" w:ascii="Times New Roman" w:hAnsi="Times New Roman"/>
                  <w:vertAlign w:val="baseline"/>
                  <w:lang w:val="en-US" w:eastAsia="zh-CN"/>
                </w:rPr>
                <w:t>N3046模块（±5V/±10V）</w:t>
              </w:r>
            </w:ins>
          </w:p>
        </w:tc>
      </w:tr>
      <w:tr w14:paraId="208B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43" w:author="L" w:date="2026-05-22T20:51:16Z"/>
        </w:trPr>
        <w:tc>
          <w:tcPr>
            <w:tcW w:w="1061" w:type="pct"/>
            <w:tcBorders>
              <w:top w:val="single" w:color="auto" w:sz="4" w:space="0"/>
              <w:left w:val="single" w:color="auto" w:sz="4" w:space="0"/>
              <w:bottom w:val="single" w:color="auto" w:sz="4" w:space="0"/>
              <w:right w:val="single" w:color="auto" w:sz="4" w:space="0"/>
            </w:tcBorders>
            <w:noWrap w:val="0"/>
            <w:vAlign w:val="top"/>
          </w:tcPr>
          <w:p w14:paraId="4498F3B1">
            <w:pPr>
              <w:jc w:val="center"/>
              <w:rPr>
                <w:ins w:id="3944" w:author="L" w:date="2026-05-22T20:51:16Z"/>
                <w:rFonts w:hint="default" w:ascii="Times New Roman" w:hAnsi="Times New Roman"/>
                <w:vertAlign w:val="baseline"/>
                <w:lang w:val="en-US" w:eastAsia="zh-CN"/>
              </w:rPr>
            </w:pPr>
            <w:ins w:id="3945" w:author="L" w:date="2026-05-22T20:51:16Z">
              <w:r>
                <w:rPr>
                  <w:rFonts w:hint="eastAsia" w:ascii="Times New Roman" w:hAnsi="Times New Roman"/>
                  <w:vertAlign w:val="baseline"/>
                  <w:lang w:val="en-US" w:eastAsia="zh-CN"/>
                </w:rPr>
                <w:t>端口号</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4331A328">
            <w:pPr>
              <w:jc w:val="center"/>
              <w:rPr>
                <w:ins w:id="3946" w:author="L" w:date="2026-05-22T20:51:16Z"/>
                <w:rFonts w:hint="default" w:ascii="Times New Roman" w:hAnsi="Times New Roman" w:eastAsiaTheme="minorEastAsia" w:cstheme="minorBidi"/>
                <w:kern w:val="2"/>
                <w:sz w:val="21"/>
                <w:szCs w:val="24"/>
                <w:vertAlign w:val="baseline"/>
                <w:lang w:val="en-US" w:eastAsia="zh-CN" w:bidi="ar-SA"/>
              </w:rPr>
            </w:pPr>
            <w:ins w:id="3947" w:author="L" w:date="2026-05-22T20:51:16Z">
              <w:r>
                <w:rPr>
                  <w:rFonts w:hint="eastAsia" w:ascii="Times New Roman" w:hAnsi="Times New Roman"/>
                  <w:vertAlign w:val="baseline"/>
                  <w:lang w:val="en-US" w:eastAsia="zh-CN"/>
                </w:rPr>
                <w:t>B1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72132EA9">
            <w:pPr>
              <w:jc w:val="center"/>
              <w:rPr>
                <w:ins w:id="3948" w:author="L" w:date="2026-05-22T20:51:16Z"/>
                <w:rFonts w:hint="default" w:ascii="Times New Roman" w:hAnsi="Times New Roman" w:eastAsiaTheme="minorEastAsia" w:cstheme="minorBidi"/>
                <w:kern w:val="2"/>
                <w:sz w:val="21"/>
                <w:szCs w:val="24"/>
                <w:vertAlign w:val="baseline"/>
                <w:lang w:val="en-US" w:eastAsia="zh-CN" w:bidi="ar-SA"/>
              </w:rPr>
            </w:pPr>
            <w:ins w:id="3949" w:author="L" w:date="2026-05-22T20:51:16Z">
              <w:r>
                <w:rPr>
                  <w:rFonts w:hint="eastAsia" w:ascii="Times New Roman" w:hAnsi="Times New Roman" w:cstheme="minorBidi"/>
                  <w:kern w:val="2"/>
                  <w:sz w:val="21"/>
                  <w:szCs w:val="24"/>
                  <w:vertAlign w:val="baseline"/>
                  <w:lang w:val="en-US" w:eastAsia="zh-CN" w:bidi="ar-SA"/>
                </w:rPr>
                <w:t>B2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212B750E">
            <w:pPr>
              <w:jc w:val="center"/>
              <w:rPr>
                <w:ins w:id="3950" w:author="L" w:date="2026-05-22T20:51:16Z"/>
                <w:rFonts w:hint="default" w:ascii="Times New Roman" w:hAnsi="Times New Roman" w:eastAsiaTheme="minorEastAsia" w:cstheme="minorBidi"/>
                <w:kern w:val="2"/>
                <w:sz w:val="21"/>
                <w:szCs w:val="24"/>
                <w:vertAlign w:val="baseline"/>
                <w:lang w:val="en-US" w:eastAsia="zh-CN" w:bidi="ar-SA"/>
              </w:rPr>
            </w:pPr>
            <w:ins w:id="3951" w:author="L" w:date="2026-05-22T20:51:16Z">
              <w:r>
                <w:rPr>
                  <w:rFonts w:hint="eastAsia" w:ascii="Times New Roman" w:hAnsi="Times New Roman"/>
                  <w:sz w:val="21"/>
                  <w:vertAlign w:val="baseline"/>
                  <w:lang w:val="en-US" w:eastAsia="zh-CN" w:bidi="ar-SA"/>
                </w:rPr>
                <w:t>B3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07DEF485">
            <w:pPr>
              <w:jc w:val="center"/>
              <w:rPr>
                <w:ins w:id="3952" w:author="L" w:date="2026-05-22T20:51:16Z"/>
                <w:rFonts w:hint="default" w:ascii="Times New Roman" w:hAnsi="Times New Roman" w:eastAsiaTheme="minorEastAsia" w:cstheme="minorBidi"/>
                <w:kern w:val="2"/>
                <w:sz w:val="21"/>
                <w:szCs w:val="24"/>
                <w:vertAlign w:val="baseline"/>
                <w:lang w:val="en-US" w:eastAsia="zh-CN" w:bidi="ar-SA"/>
              </w:rPr>
            </w:pPr>
            <w:ins w:id="3953" w:author="L" w:date="2026-05-22T20:51:16Z">
              <w:r>
                <w:rPr>
                  <w:rFonts w:hint="eastAsia" w:ascii="Times New Roman" w:hAnsi="Times New Roman" w:cstheme="minorBidi"/>
                  <w:kern w:val="2"/>
                  <w:sz w:val="21"/>
                  <w:szCs w:val="24"/>
                  <w:vertAlign w:val="baseline"/>
                  <w:lang w:val="en-US" w:eastAsia="zh-CN" w:bidi="ar-SA"/>
                </w:rPr>
                <w:t>B4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2C0B84E8">
            <w:pPr>
              <w:jc w:val="center"/>
              <w:rPr>
                <w:ins w:id="3954" w:author="L" w:date="2026-05-22T20:51:16Z"/>
                <w:rFonts w:hint="default" w:ascii="Times New Roman" w:hAnsi="Times New Roman"/>
                <w:vertAlign w:val="baseline"/>
                <w:lang w:val="en-US" w:eastAsia="zh-CN"/>
              </w:rPr>
            </w:pPr>
            <w:ins w:id="3955" w:author="L" w:date="2026-05-22T20:51:16Z">
              <w:r>
                <w:rPr>
                  <w:rFonts w:hint="eastAsia" w:ascii="Times New Roman" w:hAnsi="Times New Roman"/>
                  <w:vertAlign w:val="baseline"/>
                  <w:lang w:val="en-US" w:eastAsia="zh-CN"/>
                </w:rPr>
                <w:t>B9</w:t>
              </w:r>
            </w:ins>
          </w:p>
        </w:tc>
      </w:tr>
      <w:tr w14:paraId="1BB2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56" w:author="L" w:date="2026-05-22T20:51:16Z"/>
        </w:trPr>
        <w:tc>
          <w:tcPr>
            <w:tcW w:w="1061" w:type="pct"/>
            <w:tcBorders>
              <w:top w:val="single" w:color="auto" w:sz="4" w:space="0"/>
              <w:left w:val="single" w:color="auto" w:sz="4" w:space="0"/>
              <w:bottom w:val="single" w:color="auto" w:sz="4" w:space="0"/>
              <w:right w:val="single" w:color="auto" w:sz="4" w:space="0"/>
            </w:tcBorders>
            <w:noWrap w:val="0"/>
            <w:vAlign w:val="top"/>
          </w:tcPr>
          <w:p w14:paraId="15B47453">
            <w:pPr>
              <w:jc w:val="center"/>
              <w:rPr>
                <w:ins w:id="3957" w:author="L" w:date="2026-05-22T20:51:16Z"/>
                <w:rFonts w:hint="default" w:ascii="Times New Roman" w:hAnsi="Times New Roman"/>
                <w:vertAlign w:val="baseline"/>
                <w:lang w:val="en-US" w:eastAsia="zh-CN"/>
              </w:rPr>
            </w:pPr>
            <w:ins w:id="3958" w:author="L" w:date="2026-05-22T20:51:16Z">
              <w:r>
                <w:rPr>
                  <w:rFonts w:hint="eastAsia" w:ascii="Times New Roman" w:hAnsi="Times New Roman"/>
                  <w:vertAlign w:val="baseline"/>
                  <w:lang w:val="en-US" w:eastAsia="zh-CN"/>
                </w:rPr>
                <w:t>名称</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DC843D5">
            <w:pPr>
              <w:jc w:val="center"/>
              <w:rPr>
                <w:ins w:id="3959" w:author="L" w:date="2026-05-22T20:51:16Z"/>
                <w:rFonts w:hint="default" w:ascii="Times New Roman" w:hAnsi="Times New Roman"/>
                <w:vertAlign w:val="baseline"/>
                <w:lang w:val="en-US" w:eastAsia="zh-CN"/>
              </w:rPr>
            </w:pPr>
            <w:ins w:id="3960" w:author="L" w:date="2026-05-22T20:51:16Z">
              <w:r>
                <w:rPr>
                  <w:rFonts w:hint="eastAsia" w:ascii="Times New Roman" w:hAnsi="Times New Roman"/>
                  <w:vertAlign w:val="baseline"/>
                  <w:lang w:val="en-US" w:eastAsia="zh-CN"/>
                </w:rPr>
                <w:t>AI1-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29084903">
            <w:pPr>
              <w:jc w:val="center"/>
              <w:rPr>
                <w:ins w:id="3961" w:author="L" w:date="2026-05-22T20:51:16Z"/>
                <w:rFonts w:hint="default" w:ascii="Times New Roman" w:hAnsi="Times New Roman"/>
                <w:vertAlign w:val="baseline"/>
                <w:lang w:val="en-US" w:eastAsia="zh-CN"/>
              </w:rPr>
            </w:pPr>
            <w:ins w:id="3962" w:author="L" w:date="2026-05-22T20:51:16Z">
              <w:r>
                <w:rPr>
                  <w:rFonts w:hint="eastAsia" w:ascii="Times New Roman" w:hAnsi="Times New Roman"/>
                  <w:vertAlign w:val="baseline"/>
                  <w:lang w:val="en-US" w:eastAsia="zh-CN"/>
                </w:rPr>
                <w:t>AI2-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78A0CDC">
            <w:pPr>
              <w:jc w:val="center"/>
              <w:rPr>
                <w:ins w:id="3963" w:author="L" w:date="2026-05-22T20:51:16Z"/>
                <w:rFonts w:hint="default" w:ascii="Times New Roman" w:hAnsi="Times New Roman" w:eastAsiaTheme="minorEastAsia" w:cstheme="minorBidi"/>
                <w:kern w:val="2"/>
                <w:sz w:val="21"/>
                <w:szCs w:val="24"/>
                <w:vertAlign w:val="baseline"/>
                <w:lang w:val="en-US" w:eastAsia="zh-CN" w:bidi="ar-SA"/>
              </w:rPr>
            </w:pPr>
            <w:ins w:id="3964" w:author="L" w:date="2026-05-22T20:51:16Z">
              <w:r>
                <w:rPr>
                  <w:rFonts w:hint="eastAsia" w:ascii="Times New Roman" w:hAnsi="Times New Roman"/>
                  <w:vertAlign w:val="baseline"/>
                  <w:lang w:val="en-US" w:eastAsia="zh-CN"/>
                </w:rPr>
                <w:t>AI3-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6D0EC546">
            <w:pPr>
              <w:jc w:val="center"/>
              <w:rPr>
                <w:ins w:id="3965" w:author="L" w:date="2026-05-22T20:51:16Z"/>
                <w:rFonts w:hint="default" w:ascii="Times New Roman" w:hAnsi="Times New Roman" w:eastAsiaTheme="minorEastAsia" w:cstheme="minorBidi"/>
                <w:kern w:val="2"/>
                <w:sz w:val="21"/>
                <w:szCs w:val="24"/>
                <w:vertAlign w:val="baseline"/>
                <w:lang w:val="en-US" w:eastAsia="zh-CN" w:bidi="ar-SA"/>
              </w:rPr>
            </w:pPr>
            <w:ins w:id="3966" w:author="L" w:date="2026-05-22T20:51:16Z">
              <w:r>
                <w:rPr>
                  <w:rFonts w:hint="eastAsia" w:ascii="Times New Roman" w:hAnsi="Times New Roman"/>
                  <w:vertAlign w:val="baseline"/>
                  <w:lang w:val="en-US" w:eastAsia="zh-CN"/>
                </w:rPr>
                <w:t>AI4-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376DAFC3">
            <w:pPr>
              <w:jc w:val="center"/>
              <w:rPr>
                <w:ins w:id="3967" w:author="L" w:date="2026-05-22T20:51:16Z"/>
                <w:rFonts w:hint="default" w:ascii="Times New Roman" w:hAnsi="Times New Roman"/>
                <w:vertAlign w:val="baseline"/>
                <w:lang w:val="en-US" w:eastAsia="zh-CN"/>
              </w:rPr>
            </w:pPr>
            <w:ins w:id="3968" w:author="L" w:date="2026-05-22T20:51:16Z">
              <w:r>
                <w:rPr>
                  <w:rFonts w:hint="eastAsia" w:ascii="Times New Roman" w:hAnsi="Times New Roman"/>
                  <w:vertAlign w:val="baseline"/>
                  <w:lang w:val="en-US" w:eastAsia="zh-CN"/>
                </w:rPr>
                <w:t>PE</w:t>
              </w:r>
            </w:ins>
          </w:p>
        </w:tc>
      </w:tr>
      <w:tr w14:paraId="4771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69" w:author="L" w:date="2026-05-22T20:51:16Z"/>
        </w:trPr>
        <w:tc>
          <w:tcPr>
            <w:tcW w:w="1061" w:type="pct"/>
            <w:tcBorders>
              <w:top w:val="single" w:color="auto" w:sz="4" w:space="0"/>
              <w:left w:val="single" w:color="auto" w:sz="4" w:space="0"/>
              <w:bottom w:val="single" w:color="auto" w:sz="4" w:space="0"/>
              <w:right w:val="single" w:color="auto" w:sz="4" w:space="0"/>
            </w:tcBorders>
            <w:noWrap w:val="0"/>
            <w:vAlign w:val="top"/>
          </w:tcPr>
          <w:p w14:paraId="46595C0E">
            <w:pPr>
              <w:jc w:val="center"/>
              <w:rPr>
                <w:ins w:id="3970" w:author="L" w:date="2026-05-22T20:51:16Z"/>
                <w:rFonts w:hint="default" w:ascii="Times New Roman" w:hAnsi="Times New Roman"/>
                <w:vertAlign w:val="baseline"/>
                <w:lang w:val="en-US" w:eastAsia="zh-CN"/>
              </w:rPr>
            </w:pPr>
            <w:ins w:id="3971" w:author="L" w:date="2026-05-22T20:51:16Z">
              <w:r>
                <w:rPr>
                  <w:rFonts w:hint="eastAsia" w:ascii="Times New Roman" w:hAnsi="Times New Roman"/>
                  <w:vertAlign w:val="baseline"/>
                  <w:lang w:val="en-US" w:eastAsia="zh-CN"/>
                </w:rPr>
                <w:t>端口号</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01CC7E80">
            <w:pPr>
              <w:jc w:val="center"/>
              <w:rPr>
                <w:ins w:id="3972" w:author="L" w:date="2026-05-22T20:51:16Z"/>
                <w:rFonts w:hint="default" w:ascii="Times New Roman" w:hAnsi="Times New Roman"/>
                <w:vertAlign w:val="baseline"/>
                <w:lang w:val="en-US" w:eastAsia="zh-CN"/>
              </w:rPr>
            </w:pPr>
            <w:ins w:id="3973" w:author="L" w:date="2026-05-22T20:51:16Z">
              <w:r>
                <w:rPr>
                  <w:rFonts w:hint="eastAsia" w:ascii="Times New Roman" w:hAnsi="Times New Roman"/>
                  <w:vertAlign w:val="baseline"/>
                  <w:lang w:val="en-US" w:eastAsia="zh-CN"/>
                </w:rPr>
                <w:t>A1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502B07F9">
            <w:pPr>
              <w:jc w:val="center"/>
              <w:rPr>
                <w:ins w:id="3974" w:author="L" w:date="2026-05-22T20:51:16Z"/>
                <w:rFonts w:hint="default" w:ascii="Times New Roman" w:hAnsi="Times New Roman"/>
                <w:vertAlign w:val="baseline"/>
                <w:lang w:val="en-US" w:eastAsia="zh-CN"/>
              </w:rPr>
            </w:pPr>
            <w:ins w:id="3975" w:author="L" w:date="2026-05-22T20:51:16Z">
              <w:r>
                <w:rPr>
                  <w:rFonts w:hint="eastAsia" w:ascii="Times New Roman" w:hAnsi="Times New Roman"/>
                  <w:vertAlign w:val="baseline"/>
                  <w:lang w:val="en-US" w:eastAsia="zh-CN"/>
                </w:rPr>
                <w:t>A2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804F1CE">
            <w:pPr>
              <w:jc w:val="center"/>
              <w:rPr>
                <w:ins w:id="3976" w:author="L" w:date="2026-05-22T20:51:16Z"/>
                <w:rFonts w:hint="default" w:ascii="Times New Roman" w:hAnsi="Times New Roman"/>
                <w:vertAlign w:val="baseline"/>
                <w:lang w:val="en-US" w:eastAsia="zh-CN"/>
              </w:rPr>
            </w:pPr>
            <w:ins w:id="3977" w:author="L" w:date="2026-05-22T20:51:16Z">
              <w:r>
                <w:rPr>
                  <w:rFonts w:hint="eastAsia" w:ascii="Times New Roman" w:hAnsi="Times New Roman"/>
                  <w:vertAlign w:val="baseline"/>
                  <w:lang w:val="en-US" w:eastAsia="zh-CN"/>
                </w:rPr>
                <w:t>A3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4880A024">
            <w:pPr>
              <w:jc w:val="center"/>
              <w:rPr>
                <w:ins w:id="3978" w:author="L" w:date="2026-05-22T20:51:16Z"/>
                <w:rFonts w:hint="default" w:ascii="Times New Roman" w:hAnsi="Times New Roman"/>
                <w:vertAlign w:val="baseline"/>
                <w:lang w:val="en-US" w:eastAsia="zh-CN"/>
              </w:rPr>
            </w:pPr>
            <w:ins w:id="3979" w:author="L" w:date="2026-05-22T20:51:16Z">
              <w:r>
                <w:rPr>
                  <w:rFonts w:hint="eastAsia" w:ascii="Times New Roman" w:hAnsi="Times New Roman"/>
                  <w:vertAlign w:val="baseline"/>
                  <w:lang w:val="en-US" w:eastAsia="zh-CN"/>
                </w:rPr>
                <w:t>A4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6E55BC3B">
            <w:pPr>
              <w:jc w:val="center"/>
              <w:rPr>
                <w:ins w:id="3980" w:author="L" w:date="2026-05-22T20:51:16Z"/>
                <w:rFonts w:hint="default" w:ascii="Times New Roman" w:hAnsi="Times New Roman"/>
                <w:vertAlign w:val="baseline"/>
                <w:lang w:val="en-US" w:eastAsia="zh-CN"/>
              </w:rPr>
            </w:pPr>
            <w:ins w:id="3981" w:author="L" w:date="2026-05-22T20:51:16Z">
              <w:r>
                <w:rPr>
                  <w:rFonts w:hint="eastAsia" w:ascii="Times New Roman" w:hAnsi="Times New Roman"/>
                  <w:vertAlign w:val="baseline"/>
                  <w:lang w:val="en-US" w:eastAsia="zh-CN"/>
                </w:rPr>
                <w:t>A9</w:t>
              </w:r>
            </w:ins>
          </w:p>
        </w:tc>
      </w:tr>
      <w:tr w14:paraId="1013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82" w:author="L" w:date="2026-05-22T20:51:16Z"/>
        </w:trPr>
        <w:tc>
          <w:tcPr>
            <w:tcW w:w="1061" w:type="pct"/>
            <w:tcBorders>
              <w:top w:val="single" w:color="auto" w:sz="4" w:space="0"/>
              <w:left w:val="single" w:color="auto" w:sz="4" w:space="0"/>
              <w:bottom w:val="single" w:color="auto" w:sz="4" w:space="0"/>
              <w:right w:val="single" w:color="auto" w:sz="4" w:space="0"/>
            </w:tcBorders>
            <w:noWrap w:val="0"/>
            <w:vAlign w:val="top"/>
          </w:tcPr>
          <w:p w14:paraId="075CFCBF">
            <w:pPr>
              <w:jc w:val="center"/>
              <w:rPr>
                <w:ins w:id="3983" w:author="L" w:date="2026-05-22T20:51:16Z"/>
                <w:rFonts w:hint="default" w:ascii="Times New Roman" w:hAnsi="Times New Roman"/>
                <w:vertAlign w:val="baseline"/>
                <w:lang w:val="en-US" w:eastAsia="zh-CN"/>
              </w:rPr>
            </w:pPr>
            <w:ins w:id="3984" w:author="L" w:date="2026-05-22T20:51:16Z">
              <w:r>
                <w:rPr>
                  <w:rFonts w:hint="eastAsia" w:ascii="Times New Roman" w:hAnsi="Times New Roman"/>
                  <w:vertAlign w:val="baseline"/>
                  <w:lang w:val="en-US" w:eastAsia="zh-CN"/>
                </w:rPr>
                <w:t>名称</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8618543">
            <w:pPr>
              <w:jc w:val="center"/>
              <w:rPr>
                <w:ins w:id="3985" w:author="L" w:date="2026-05-22T20:51:16Z"/>
                <w:rFonts w:hint="default" w:ascii="Times New Roman" w:hAnsi="Times New Roman"/>
                <w:vertAlign w:val="baseline"/>
                <w:lang w:val="en-US" w:eastAsia="zh-CN"/>
              </w:rPr>
            </w:pPr>
            <w:ins w:id="3986" w:author="L" w:date="2026-05-22T20:51:16Z">
              <w:r>
                <w:rPr>
                  <w:rFonts w:hint="eastAsia" w:ascii="Times New Roman" w:hAnsi="Times New Roman"/>
                  <w:vertAlign w:val="baseline"/>
                  <w:lang w:val="en-US" w:eastAsia="zh-CN"/>
                </w:rPr>
                <w:t>AI1+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29695E41">
            <w:pPr>
              <w:jc w:val="center"/>
              <w:rPr>
                <w:ins w:id="3987" w:author="L" w:date="2026-05-22T20:51:16Z"/>
                <w:rFonts w:hint="default" w:ascii="Times New Roman" w:hAnsi="Times New Roman"/>
                <w:vertAlign w:val="baseline"/>
                <w:lang w:val="en-US" w:eastAsia="zh-CN"/>
              </w:rPr>
            </w:pPr>
            <w:ins w:id="3988" w:author="L" w:date="2026-05-22T20:51:16Z">
              <w:r>
                <w:rPr>
                  <w:rFonts w:hint="eastAsia" w:ascii="Times New Roman" w:hAnsi="Times New Roman"/>
                  <w:vertAlign w:val="baseline"/>
                  <w:lang w:val="en-US" w:eastAsia="zh-CN"/>
                </w:rPr>
                <w:t>AI2+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6BAB2391">
            <w:pPr>
              <w:jc w:val="center"/>
              <w:rPr>
                <w:ins w:id="3989" w:author="L" w:date="2026-05-22T20:51:16Z"/>
                <w:rFonts w:hint="default" w:ascii="Times New Roman" w:hAnsi="Times New Roman"/>
                <w:vertAlign w:val="baseline"/>
                <w:lang w:val="en-US" w:eastAsia="zh-CN"/>
              </w:rPr>
            </w:pPr>
            <w:ins w:id="3990" w:author="L" w:date="2026-05-22T20:51:16Z">
              <w:r>
                <w:rPr>
                  <w:rFonts w:hint="eastAsia" w:ascii="Times New Roman" w:hAnsi="Times New Roman"/>
                  <w:vertAlign w:val="baseline"/>
                  <w:lang w:val="en-US" w:eastAsia="zh-CN"/>
                </w:rPr>
                <w:t>AI3+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1C05F93">
            <w:pPr>
              <w:jc w:val="center"/>
              <w:rPr>
                <w:ins w:id="3991" w:author="L" w:date="2026-05-22T20:51:16Z"/>
                <w:rFonts w:hint="default" w:ascii="Times New Roman" w:hAnsi="Times New Roman"/>
                <w:vertAlign w:val="baseline"/>
                <w:lang w:val="en-US" w:eastAsia="zh-CN"/>
              </w:rPr>
            </w:pPr>
            <w:ins w:id="3992" w:author="L" w:date="2026-05-22T20:51:16Z">
              <w:r>
                <w:rPr>
                  <w:rFonts w:hint="eastAsia" w:ascii="Times New Roman" w:hAnsi="Times New Roman"/>
                  <w:vertAlign w:val="baseline"/>
                  <w:lang w:val="en-US" w:eastAsia="zh-CN"/>
                </w:rPr>
                <w:t>AI4+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4A613DD5">
            <w:pPr>
              <w:jc w:val="center"/>
              <w:rPr>
                <w:ins w:id="3993" w:author="L" w:date="2026-05-22T20:51:16Z"/>
                <w:rFonts w:hint="default" w:ascii="Times New Roman" w:hAnsi="Times New Roman"/>
                <w:vertAlign w:val="baseline"/>
                <w:lang w:val="en-US" w:eastAsia="zh-CN"/>
              </w:rPr>
            </w:pPr>
            <w:ins w:id="3994" w:author="L" w:date="2026-05-22T20:51:16Z">
              <w:r>
                <w:rPr>
                  <w:rFonts w:hint="eastAsia" w:ascii="Times New Roman" w:hAnsi="Times New Roman"/>
                  <w:vertAlign w:val="baseline"/>
                  <w:lang w:val="en-US" w:eastAsia="zh-CN"/>
                </w:rPr>
                <w:t>PE</w:t>
              </w:r>
            </w:ins>
          </w:p>
        </w:tc>
      </w:tr>
    </w:tbl>
    <w:p w14:paraId="38F9D530">
      <w:pPr>
        <w:rPr>
          <w:rFonts w:hint="default"/>
          <w:lang w:val="en-US" w:eastAsia="zh-CN"/>
        </w:rPr>
      </w:pPr>
    </w:p>
    <w:p w14:paraId="6FB008FA">
      <w:pPr>
        <w:pStyle w:val="12"/>
        <w:ind w:left="0" w:leftChars="0" w:firstLine="0" w:firstLineChars="0"/>
        <w:outlineLvl w:val="2"/>
        <w:rPr>
          <w:rFonts w:hint="eastAsia" w:ascii="Times New Roman" w:hAnsi="Times New Roman"/>
          <w:b/>
          <w:bCs/>
          <w:sz w:val="28"/>
          <w:szCs w:val="28"/>
          <w:lang w:val="en-US" w:eastAsia="zh-CN"/>
        </w:rPr>
      </w:pPr>
      <w:bookmarkStart w:id="82" w:name="_Toc17446"/>
      <w:bookmarkStart w:id="83" w:name="_Toc23610"/>
      <w:bookmarkStart w:id="84" w:name="_Toc29067"/>
      <w:bookmarkStart w:id="85" w:name="_Toc27645"/>
      <w:r>
        <w:rPr>
          <w:rFonts w:hint="eastAsia" w:ascii="Times New Roman" w:hAnsi="Times New Roman"/>
          <w:b/>
          <w:bCs/>
          <w:sz w:val="28"/>
          <w:szCs w:val="28"/>
          <w:lang w:val="en-US" w:eastAsia="zh-CN"/>
        </w:rPr>
        <w:t>2.3.</w:t>
      </w:r>
      <w:ins w:id="3995" w:author="LKY" w:date="2026-08-31T09:58:00Z">
        <w:r>
          <w:rPr>
            <w:rFonts w:hint="eastAsia" w:ascii="Times New Roman" w:hAnsi="Times New Roman"/>
            <w:b/>
            <w:bCs/>
            <w:sz w:val="28"/>
            <w:szCs w:val="28"/>
            <w:lang w:val="en-US" w:eastAsia="zh-CN"/>
          </w:rPr>
          <w:t>7</w:t>
        </w:r>
      </w:ins>
      <w:del w:id="3996" w:author="LKY" w:date="2026-08-31T09:58:00Z">
        <w:r>
          <w:rPr>
            <w:rFonts w:hint="eastAsia" w:ascii="Times New Roman" w:hAnsi="Times New Roman"/>
            <w:b/>
            <w:bCs/>
            <w:sz w:val="28"/>
            <w:szCs w:val="28"/>
            <w:lang w:val="en-US" w:eastAsia="zh-CN"/>
          </w:rPr>
          <w:delText>6</w:delText>
        </w:r>
      </w:del>
      <w:r>
        <w:rPr>
          <w:rFonts w:hint="eastAsia" w:ascii="Times New Roman" w:hAnsi="Times New Roman"/>
          <w:b/>
          <w:bCs/>
          <w:sz w:val="28"/>
          <w:szCs w:val="28"/>
          <w:lang w:val="en-US" w:eastAsia="zh-CN"/>
        </w:rPr>
        <w:t xml:space="preserve"> </w:t>
      </w:r>
      <w:r>
        <w:rPr>
          <w:rFonts w:hint="default" w:ascii="Times New Roman" w:hAnsi="Times New Roman"/>
          <w:b/>
          <w:bCs/>
          <w:sz w:val="28"/>
          <w:szCs w:val="28"/>
          <w:lang w:val="en-US" w:eastAsia="zh-CN"/>
        </w:rPr>
        <w:t>RTD</w:t>
      </w:r>
      <w:r>
        <w:rPr>
          <w:rFonts w:hint="eastAsia" w:ascii="Times New Roman" w:hAnsi="Times New Roman"/>
          <w:b/>
          <w:bCs/>
          <w:sz w:val="28"/>
          <w:szCs w:val="28"/>
          <w:lang w:val="en-US" w:eastAsia="zh-CN"/>
        </w:rPr>
        <w:t>模块</w:t>
      </w:r>
      <w:bookmarkEnd w:id="82"/>
      <w:bookmarkEnd w:id="83"/>
      <w:bookmarkEnd w:id="84"/>
      <w:bookmarkEnd w:id="85"/>
    </w:p>
    <w:p w14:paraId="6495CF9B">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FF0000"/>
          <w:kern w:val="2"/>
          <w:sz w:val="24"/>
          <w:szCs w:val="24"/>
          <w:lang w:val="en-US" w:eastAsia="zh-CN" w:bidi="ar-SA"/>
        </w:rPr>
      </w:pPr>
    </w:p>
    <w:tbl>
      <w:tblPr>
        <w:tblStyle w:val="14"/>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7"/>
        <w:gridCol w:w="850"/>
        <w:gridCol w:w="851"/>
        <w:gridCol w:w="851"/>
        <w:gridCol w:w="851"/>
        <w:gridCol w:w="851"/>
        <w:gridCol w:w="851"/>
        <w:gridCol w:w="851"/>
        <w:gridCol w:w="864"/>
      </w:tblGrid>
      <w:tr w14:paraId="3A3F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97" w:author="L" w:date="2026-05-22T20:51:32Z"/>
        </w:trPr>
        <w:tc>
          <w:tcPr>
            <w:tcW w:w="5000" w:type="pct"/>
            <w:gridSpan w:val="10"/>
            <w:tcBorders>
              <w:top w:val="single" w:color="auto" w:sz="4" w:space="0"/>
            </w:tcBorders>
            <w:noWrap w:val="0"/>
            <w:vAlign w:val="top"/>
          </w:tcPr>
          <w:p w14:paraId="195EDAE2">
            <w:pPr>
              <w:pBdr>
                <w:top w:val="none" w:color="auto" w:sz="0" w:space="0"/>
                <w:left w:val="none" w:color="auto" w:sz="0" w:space="0"/>
                <w:bottom w:val="none" w:color="auto" w:sz="0" w:space="0"/>
                <w:right w:val="none" w:color="auto" w:sz="0" w:space="0"/>
                <w:between w:val="none" w:color="auto" w:sz="0" w:space="0"/>
              </w:pBdr>
              <w:jc w:val="center"/>
              <w:rPr>
                <w:ins w:id="3998" w:author="L" w:date="2026-05-22T20:51:32Z"/>
                <w:rFonts w:hint="eastAsia" w:ascii="Times New Roman" w:hAnsi="Times New Roman"/>
                <w:vertAlign w:val="baseline"/>
                <w:lang w:val="en-US" w:eastAsia="zh-CN"/>
              </w:rPr>
            </w:pPr>
            <w:ins w:id="3999" w:author="L" w:date="2026-05-22T20:51:32Z">
              <w:r>
                <w:rPr>
                  <w:rFonts w:hint="eastAsia" w:ascii="Times New Roman" w:hAnsi="Times New Roman"/>
                  <w:vertAlign w:val="baseline"/>
                  <w:lang w:val="en-US" w:eastAsia="zh-CN"/>
                </w:rPr>
                <w:t>N5041/N5042/N5043/N5044模块</w:t>
              </w:r>
            </w:ins>
            <w:ins w:id="4000" w:author="L" w:date="2026-07-03T18:29:32Z">
              <w:r>
                <w:rPr>
                  <w:rFonts w:hint="eastAsia" w:ascii="Times New Roman" w:hAnsi="Times New Roman"/>
                  <w:vertAlign w:val="baseline"/>
                  <w:lang w:val="en-US" w:eastAsia="zh-CN"/>
                </w:rPr>
                <w:t>（±0.5误差）</w:t>
              </w:r>
            </w:ins>
          </w:p>
        </w:tc>
      </w:tr>
      <w:tr w14:paraId="54C3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01" w:author="L" w:date="2026-05-22T20:51:32Z"/>
        </w:trPr>
        <w:tc>
          <w:tcPr>
            <w:tcW w:w="497" w:type="pct"/>
            <w:tcBorders>
              <w:top w:val="single" w:color="auto" w:sz="4" w:space="0"/>
            </w:tcBorders>
            <w:noWrap w:val="0"/>
            <w:vAlign w:val="top"/>
          </w:tcPr>
          <w:p w14:paraId="69275ECC">
            <w:pPr>
              <w:jc w:val="center"/>
              <w:rPr>
                <w:ins w:id="4002" w:author="L" w:date="2026-05-22T20:51:32Z"/>
                <w:rFonts w:hint="default" w:ascii="Times New Roman" w:hAnsi="Times New Roman"/>
                <w:vertAlign w:val="baseline"/>
                <w:lang w:val="en-US" w:eastAsia="zh-CN"/>
              </w:rPr>
            </w:pPr>
            <w:ins w:id="4003" w:author="L" w:date="2026-05-22T20:51:32Z">
              <w:r>
                <w:rPr>
                  <w:rFonts w:hint="eastAsia" w:ascii="Times New Roman" w:hAnsi="Times New Roman"/>
                  <w:vertAlign w:val="baseline"/>
                  <w:lang w:val="en-US" w:eastAsia="zh-CN"/>
                </w:rPr>
                <w:t>端口号</w:t>
              </w:r>
            </w:ins>
          </w:p>
        </w:tc>
        <w:tc>
          <w:tcPr>
            <w:tcW w:w="497" w:type="pct"/>
            <w:tcBorders>
              <w:top w:val="single" w:color="auto" w:sz="4" w:space="0"/>
            </w:tcBorders>
            <w:noWrap w:val="0"/>
            <w:vAlign w:val="top"/>
          </w:tcPr>
          <w:p w14:paraId="5C15A8CC">
            <w:pPr>
              <w:jc w:val="center"/>
              <w:rPr>
                <w:ins w:id="4004" w:author="L" w:date="2026-05-22T20:51:32Z"/>
                <w:rFonts w:hint="default" w:ascii="Times New Roman" w:hAnsi="Times New Roman" w:eastAsiaTheme="minorEastAsia" w:cstheme="minorBidi"/>
                <w:kern w:val="2"/>
                <w:sz w:val="21"/>
                <w:szCs w:val="24"/>
                <w:vertAlign w:val="baseline"/>
                <w:lang w:val="en-US" w:eastAsia="zh-CN" w:bidi="ar-SA"/>
              </w:rPr>
            </w:pPr>
            <w:ins w:id="4005" w:author="L" w:date="2026-05-22T20:51:32Z">
              <w:r>
                <w:rPr>
                  <w:rFonts w:hint="eastAsia" w:ascii="Times New Roman" w:hAnsi="Times New Roman" w:cstheme="minorBidi"/>
                  <w:kern w:val="2"/>
                  <w:sz w:val="21"/>
                  <w:szCs w:val="24"/>
                  <w:vertAlign w:val="baseline"/>
                  <w:lang w:val="en-US" w:eastAsia="zh-CN" w:bidi="ar-SA"/>
                </w:rPr>
                <w:t>B1</w:t>
              </w:r>
            </w:ins>
          </w:p>
        </w:tc>
        <w:tc>
          <w:tcPr>
            <w:tcW w:w="499" w:type="pct"/>
            <w:tcBorders>
              <w:top w:val="single" w:color="auto" w:sz="4" w:space="0"/>
            </w:tcBorders>
            <w:noWrap w:val="0"/>
            <w:vAlign w:val="top"/>
          </w:tcPr>
          <w:p w14:paraId="0DAED4AE">
            <w:pPr>
              <w:jc w:val="center"/>
              <w:rPr>
                <w:ins w:id="4006" w:author="L" w:date="2026-05-22T20:51:32Z"/>
                <w:rFonts w:hint="default" w:ascii="Times New Roman" w:hAnsi="Times New Roman" w:eastAsiaTheme="minorEastAsia" w:cstheme="minorBidi"/>
                <w:kern w:val="2"/>
                <w:sz w:val="21"/>
                <w:szCs w:val="24"/>
                <w:vertAlign w:val="baseline"/>
                <w:lang w:val="en-US" w:eastAsia="zh-CN" w:bidi="ar-SA"/>
              </w:rPr>
            </w:pPr>
            <w:ins w:id="4007" w:author="L" w:date="2026-05-22T20:51:32Z">
              <w:r>
                <w:rPr>
                  <w:rFonts w:hint="eastAsia" w:ascii="Times New Roman" w:hAnsi="Times New Roman" w:cstheme="minorBidi"/>
                  <w:kern w:val="2"/>
                  <w:sz w:val="21"/>
                  <w:szCs w:val="24"/>
                  <w:vertAlign w:val="baseline"/>
                  <w:lang w:val="en-US" w:eastAsia="zh-CN" w:bidi="ar-SA"/>
                </w:rPr>
                <w:t>B2</w:t>
              </w:r>
            </w:ins>
          </w:p>
        </w:tc>
        <w:tc>
          <w:tcPr>
            <w:tcW w:w="500" w:type="pct"/>
            <w:tcBorders>
              <w:top w:val="single" w:color="auto" w:sz="4" w:space="0"/>
            </w:tcBorders>
            <w:noWrap w:val="0"/>
            <w:vAlign w:val="top"/>
          </w:tcPr>
          <w:p w14:paraId="6B7BBF4E">
            <w:pPr>
              <w:jc w:val="center"/>
              <w:rPr>
                <w:ins w:id="4008" w:author="L" w:date="2026-05-22T20:51:32Z"/>
                <w:rFonts w:hint="default" w:ascii="Times New Roman" w:hAnsi="Times New Roman" w:eastAsiaTheme="minorEastAsia" w:cstheme="minorBidi"/>
                <w:kern w:val="2"/>
                <w:sz w:val="21"/>
                <w:szCs w:val="24"/>
                <w:vertAlign w:val="baseline"/>
                <w:lang w:val="en-US" w:eastAsia="zh-CN" w:bidi="ar-SA"/>
              </w:rPr>
            </w:pPr>
            <w:ins w:id="4009" w:author="L" w:date="2026-05-22T20:51:32Z">
              <w:r>
                <w:rPr>
                  <w:rFonts w:hint="eastAsia" w:ascii="Times New Roman" w:hAnsi="Times New Roman" w:cstheme="minorBidi"/>
                  <w:kern w:val="2"/>
                  <w:sz w:val="21"/>
                  <w:szCs w:val="24"/>
                  <w:vertAlign w:val="baseline"/>
                  <w:lang w:val="en-US" w:eastAsia="zh-CN" w:bidi="ar-SA"/>
                </w:rPr>
                <w:t>B3</w:t>
              </w:r>
            </w:ins>
          </w:p>
        </w:tc>
        <w:tc>
          <w:tcPr>
            <w:tcW w:w="500" w:type="pct"/>
            <w:tcBorders>
              <w:top w:val="single" w:color="auto" w:sz="4" w:space="0"/>
            </w:tcBorders>
            <w:noWrap w:val="0"/>
            <w:vAlign w:val="top"/>
          </w:tcPr>
          <w:p w14:paraId="55AFB239">
            <w:pPr>
              <w:jc w:val="center"/>
              <w:rPr>
                <w:ins w:id="4010" w:author="L" w:date="2026-05-22T20:51:32Z"/>
                <w:rFonts w:hint="default" w:ascii="Times New Roman" w:hAnsi="Times New Roman" w:eastAsiaTheme="minorEastAsia" w:cstheme="minorBidi"/>
                <w:kern w:val="2"/>
                <w:sz w:val="21"/>
                <w:szCs w:val="24"/>
                <w:vertAlign w:val="baseline"/>
                <w:lang w:val="en-US" w:eastAsia="zh-CN" w:bidi="ar-SA"/>
              </w:rPr>
            </w:pPr>
            <w:ins w:id="4011" w:author="L" w:date="2026-05-22T20:51:32Z">
              <w:r>
                <w:rPr>
                  <w:rFonts w:hint="eastAsia" w:ascii="Times New Roman" w:hAnsi="Times New Roman" w:cstheme="minorBidi"/>
                  <w:kern w:val="2"/>
                  <w:sz w:val="21"/>
                  <w:szCs w:val="24"/>
                  <w:vertAlign w:val="baseline"/>
                  <w:lang w:val="en-US" w:eastAsia="zh-CN" w:bidi="ar-SA"/>
                </w:rPr>
                <w:t>B4</w:t>
              </w:r>
            </w:ins>
          </w:p>
        </w:tc>
        <w:tc>
          <w:tcPr>
            <w:tcW w:w="500" w:type="pct"/>
            <w:tcBorders>
              <w:top w:val="single" w:color="auto" w:sz="4" w:space="0"/>
            </w:tcBorders>
            <w:noWrap w:val="0"/>
            <w:vAlign w:val="top"/>
          </w:tcPr>
          <w:p w14:paraId="764E7063">
            <w:pPr>
              <w:jc w:val="center"/>
              <w:rPr>
                <w:ins w:id="4012" w:author="L" w:date="2026-05-22T20:51:32Z"/>
                <w:rFonts w:hint="default" w:ascii="Times New Roman" w:hAnsi="Times New Roman" w:eastAsiaTheme="minorEastAsia" w:cstheme="minorBidi"/>
                <w:kern w:val="2"/>
                <w:sz w:val="21"/>
                <w:szCs w:val="24"/>
                <w:vertAlign w:val="baseline"/>
                <w:lang w:val="en-US" w:eastAsia="zh-CN" w:bidi="ar-SA"/>
              </w:rPr>
            </w:pPr>
            <w:ins w:id="4013" w:author="L" w:date="2026-05-22T20:51:32Z">
              <w:r>
                <w:rPr>
                  <w:rFonts w:hint="eastAsia" w:ascii="Times New Roman" w:hAnsi="Times New Roman" w:cstheme="minorBidi"/>
                  <w:kern w:val="2"/>
                  <w:sz w:val="21"/>
                  <w:szCs w:val="24"/>
                  <w:vertAlign w:val="baseline"/>
                  <w:lang w:val="en-US" w:eastAsia="zh-CN" w:bidi="ar-SA"/>
                </w:rPr>
                <w:t>B5</w:t>
              </w:r>
            </w:ins>
          </w:p>
        </w:tc>
        <w:tc>
          <w:tcPr>
            <w:tcW w:w="500" w:type="pct"/>
            <w:tcBorders>
              <w:top w:val="single" w:color="auto" w:sz="4" w:space="0"/>
            </w:tcBorders>
            <w:noWrap w:val="0"/>
            <w:vAlign w:val="top"/>
          </w:tcPr>
          <w:p w14:paraId="4D36270F">
            <w:pPr>
              <w:jc w:val="center"/>
              <w:rPr>
                <w:ins w:id="4014" w:author="L" w:date="2026-05-22T20:51:32Z"/>
                <w:rFonts w:hint="default" w:ascii="Times New Roman" w:hAnsi="Times New Roman" w:eastAsiaTheme="minorEastAsia" w:cstheme="minorBidi"/>
                <w:kern w:val="2"/>
                <w:sz w:val="21"/>
                <w:szCs w:val="24"/>
                <w:vertAlign w:val="baseline"/>
                <w:lang w:val="en-US" w:eastAsia="zh-CN" w:bidi="ar-SA"/>
              </w:rPr>
            </w:pPr>
            <w:ins w:id="4015" w:author="L" w:date="2026-05-22T20:51:32Z">
              <w:r>
                <w:rPr>
                  <w:rFonts w:hint="eastAsia" w:ascii="Times New Roman" w:hAnsi="Times New Roman" w:cstheme="minorBidi"/>
                  <w:kern w:val="2"/>
                  <w:sz w:val="21"/>
                  <w:szCs w:val="24"/>
                  <w:vertAlign w:val="baseline"/>
                  <w:lang w:val="en-US" w:eastAsia="zh-CN" w:bidi="ar-SA"/>
                </w:rPr>
                <w:t>B6</w:t>
              </w:r>
            </w:ins>
          </w:p>
        </w:tc>
        <w:tc>
          <w:tcPr>
            <w:tcW w:w="500" w:type="pct"/>
            <w:tcBorders>
              <w:top w:val="single" w:color="auto" w:sz="4" w:space="0"/>
            </w:tcBorders>
            <w:noWrap w:val="0"/>
            <w:vAlign w:val="top"/>
          </w:tcPr>
          <w:p w14:paraId="3174620F">
            <w:pPr>
              <w:jc w:val="center"/>
              <w:rPr>
                <w:ins w:id="4016" w:author="L" w:date="2026-05-22T20:51:32Z"/>
                <w:rFonts w:hint="default" w:ascii="Times New Roman" w:hAnsi="Times New Roman"/>
                <w:vertAlign w:val="baseline"/>
                <w:lang w:val="en-US" w:eastAsia="zh-CN"/>
              </w:rPr>
            </w:pPr>
            <w:ins w:id="4017" w:author="L" w:date="2026-05-22T20:51:32Z">
              <w:r>
                <w:rPr>
                  <w:rFonts w:hint="eastAsia" w:ascii="Times New Roman" w:hAnsi="Times New Roman"/>
                  <w:vertAlign w:val="baseline"/>
                  <w:lang w:val="en-US" w:eastAsia="zh-CN"/>
                </w:rPr>
                <w:t>B7</w:t>
              </w:r>
            </w:ins>
          </w:p>
        </w:tc>
        <w:tc>
          <w:tcPr>
            <w:tcW w:w="500" w:type="pct"/>
            <w:tcBorders>
              <w:top w:val="single" w:color="auto" w:sz="4" w:space="0"/>
            </w:tcBorders>
            <w:noWrap w:val="0"/>
            <w:vAlign w:val="top"/>
          </w:tcPr>
          <w:p w14:paraId="2461429D">
            <w:pPr>
              <w:jc w:val="center"/>
              <w:rPr>
                <w:ins w:id="4018" w:author="L" w:date="2026-05-22T20:51:32Z"/>
                <w:rFonts w:hint="default" w:ascii="Times New Roman" w:hAnsi="Times New Roman"/>
                <w:vertAlign w:val="baseline"/>
                <w:lang w:val="en-US" w:eastAsia="zh-CN"/>
              </w:rPr>
            </w:pPr>
            <w:ins w:id="4019" w:author="L" w:date="2026-05-22T20:51:32Z">
              <w:r>
                <w:rPr>
                  <w:rFonts w:hint="eastAsia" w:ascii="Times New Roman" w:hAnsi="Times New Roman"/>
                  <w:vertAlign w:val="baseline"/>
                  <w:lang w:val="en-US" w:eastAsia="zh-CN"/>
                </w:rPr>
                <w:t>B8</w:t>
              </w:r>
            </w:ins>
          </w:p>
        </w:tc>
        <w:tc>
          <w:tcPr>
            <w:tcW w:w="499" w:type="pct"/>
            <w:tcBorders>
              <w:top w:val="single" w:color="auto" w:sz="4" w:space="0"/>
            </w:tcBorders>
            <w:noWrap w:val="0"/>
            <w:vAlign w:val="top"/>
          </w:tcPr>
          <w:p w14:paraId="60BFA092">
            <w:pPr>
              <w:jc w:val="center"/>
              <w:rPr>
                <w:ins w:id="4020" w:author="L" w:date="2026-05-22T20:51:32Z"/>
                <w:rFonts w:hint="default" w:ascii="Times New Roman" w:hAnsi="Times New Roman"/>
                <w:vertAlign w:val="baseline"/>
                <w:lang w:val="en-US" w:eastAsia="zh-CN"/>
              </w:rPr>
            </w:pPr>
            <w:ins w:id="4021" w:author="L" w:date="2026-05-22T20:51:32Z">
              <w:r>
                <w:rPr>
                  <w:rFonts w:hint="eastAsia" w:ascii="Times New Roman" w:hAnsi="Times New Roman"/>
                  <w:vertAlign w:val="baseline"/>
                  <w:lang w:val="en-US" w:eastAsia="zh-CN"/>
                </w:rPr>
                <w:t>B9</w:t>
              </w:r>
            </w:ins>
          </w:p>
        </w:tc>
      </w:tr>
      <w:tr w14:paraId="3C27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22" w:author="L" w:date="2026-05-22T20:51:32Z"/>
        </w:trPr>
        <w:tc>
          <w:tcPr>
            <w:tcW w:w="497" w:type="pct"/>
            <w:noWrap w:val="0"/>
            <w:vAlign w:val="top"/>
          </w:tcPr>
          <w:p w14:paraId="19E4D193">
            <w:pPr>
              <w:jc w:val="center"/>
              <w:rPr>
                <w:ins w:id="4023" w:author="L" w:date="2026-05-22T20:51:32Z"/>
                <w:rFonts w:hint="default" w:ascii="Times New Roman" w:hAnsi="Times New Roman"/>
                <w:vertAlign w:val="baseline"/>
                <w:lang w:val="en-US" w:eastAsia="zh-CN"/>
              </w:rPr>
            </w:pPr>
            <w:ins w:id="4024" w:author="L" w:date="2026-05-22T20:51:32Z">
              <w:r>
                <w:rPr>
                  <w:rFonts w:hint="eastAsia" w:ascii="Times New Roman" w:hAnsi="Times New Roman"/>
                  <w:vertAlign w:val="baseline"/>
                  <w:lang w:val="en-US" w:eastAsia="zh-CN"/>
                </w:rPr>
                <w:t>名称</w:t>
              </w:r>
            </w:ins>
          </w:p>
        </w:tc>
        <w:tc>
          <w:tcPr>
            <w:tcW w:w="497" w:type="pct"/>
            <w:noWrap w:val="0"/>
            <w:vAlign w:val="top"/>
          </w:tcPr>
          <w:p w14:paraId="51D058E1">
            <w:pPr>
              <w:jc w:val="center"/>
              <w:rPr>
                <w:ins w:id="4025" w:author="L" w:date="2026-05-22T20:51:32Z"/>
                <w:rFonts w:hint="default" w:ascii="Times New Roman" w:hAnsi="Times New Roman"/>
                <w:vertAlign w:val="baseline"/>
                <w:lang w:val="en-US" w:eastAsia="zh-CN"/>
              </w:rPr>
            </w:pPr>
            <w:ins w:id="4026" w:author="L" w:date="2026-05-22T20:51:32Z">
              <w:r>
                <w:rPr>
                  <w:rFonts w:hint="eastAsia" w:ascii="Times New Roman" w:hAnsi="Times New Roman"/>
                  <w:vertAlign w:val="baseline"/>
                  <w:lang w:val="en-US" w:eastAsia="zh-CN"/>
                </w:rPr>
                <w:t>RTD1+</w:t>
              </w:r>
            </w:ins>
          </w:p>
        </w:tc>
        <w:tc>
          <w:tcPr>
            <w:tcW w:w="499" w:type="pct"/>
            <w:noWrap w:val="0"/>
            <w:vAlign w:val="top"/>
          </w:tcPr>
          <w:p w14:paraId="7E863234">
            <w:pPr>
              <w:jc w:val="center"/>
              <w:rPr>
                <w:ins w:id="4027" w:author="L" w:date="2026-05-22T20:51:32Z"/>
                <w:rFonts w:hint="default" w:ascii="Times New Roman" w:hAnsi="Times New Roman"/>
                <w:vertAlign w:val="baseline"/>
                <w:lang w:val="en-US" w:eastAsia="zh-CN"/>
              </w:rPr>
            </w:pPr>
            <w:ins w:id="4028" w:author="L" w:date="2026-05-22T20:51:32Z">
              <w:r>
                <w:rPr>
                  <w:rFonts w:hint="eastAsia" w:ascii="Times New Roman" w:hAnsi="Times New Roman"/>
                  <w:vertAlign w:val="baseline"/>
                  <w:lang w:val="en-US" w:eastAsia="zh-CN"/>
                </w:rPr>
                <w:t>1+</w:t>
              </w:r>
            </w:ins>
          </w:p>
        </w:tc>
        <w:tc>
          <w:tcPr>
            <w:tcW w:w="500" w:type="pct"/>
            <w:noWrap w:val="0"/>
            <w:vAlign w:val="top"/>
          </w:tcPr>
          <w:p w14:paraId="00AA7849">
            <w:pPr>
              <w:jc w:val="center"/>
              <w:rPr>
                <w:ins w:id="4029" w:author="L" w:date="2026-05-22T20:51:32Z"/>
                <w:rFonts w:hint="default" w:ascii="Times New Roman" w:hAnsi="Times New Roman" w:eastAsiaTheme="minorEastAsia" w:cstheme="minorBidi"/>
                <w:kern w:val="2"/>
                <w:sz w:val="21"/>
                <w:szCs w:val="24"/>
                <w:vertAlign w:val="baseline"/>
                <w:lang w:val="en-US" w:eastAsia="zh-CN" w:bidi="ar-SA"/>
              </w:rPr>
            </w:pPr>
            <w:ins w:id="4030" w:author="L" w:date="2026-05-22T20:51:32Z">
              <w:r>
                <w:rPr>
                  <w:rFonts w:hint="eastAsia" w:ascii="Times New Roman" w:hAnsi="Times New Roman" w:cstheme="minorBidi"/>
                  <w:kern w:val="2"/>
                  <w:sz w:val="21"/>
                  <w:szCs w:val="24"/>
                  <w:vertAlign w:val="baseline"/>
                  <w:lang w:val="en-US" w:eastAsia="zh-CN" w:bidi="ar-SA"/>
                </w:rPr>
                <w:t>1-</w:t>
              </w:r>
            </w:ins>
          </w:p>
        </w:tc>
        <w:tc>
          <w:tcPr>
            <w:tcW w:w="500" w:type="pct"/>
            <w:noWrap w:val="0"/>
            <w:vAlign w:val="top"/>
          </w:tcPr>
          <w:p w14:paraId="4B051A94">
            <w:pPr>
              <w:jc w:val="center"/>
              <w:rPr>
                <w:ins w:id="4031" w:author="L" w:date="2026-05-22T20:51:32Z"/>
                <w:rFonts w:hint="default" w:ascii="Times New Roman" w:hAnsi="Times New Roman" w:eastAsiaTheme="minorEastAsia" w:cstheme="minorBidi"/>
                <w:kern w:val="2"/>
                <w:sz w:val="21"/>
                <w:szCs w:val="24"/>
                <w:vertAlign w:val="baseline"/>
                <w:lang w:val="en-US" w:eastAsia="zh-CN" w:bidi="ar-SA"/>
              </w:rPr>
            </w:pPr>
            <w:ins w:id="4032" w:author="L" w:date="2026-05-22T20:51:32Z">
              <w:r>
                <w:rPr>
                  <w:rFonts w:hint="eastAsia" w:ascii="Times New Roman" w:hAnsi="Times New Roman" w:cstheme="minorBidi"/>
                  <w:kern w:val="2"/>
                  <w:sz w:val="21"/>
                  <w:szCs w:val="24"/>
                  <w:vertAlign w:val="baseline"/>
                  <w:lang w:val="en-US" w:eastAsia="zh-CN" w:bidi="ar-SA"/>
                </w:rPr>
                <w:t>RTD1-</w:t>
              </w:r>
            </w:ins>
          </w:p>
        </w:tc>
        <w:tc>
          <w:tcPr>
            <w:tcW w:w="500" w:type="pct"/>
            <w:noWrap w:val="0"/>
            <w:vAlign w:val="top"/>
          </w:tcPr>
          <w:p w14:paraId="16E1BDB2">
            <w:pPr>
              <w:jc w:val="center"/>
              <w:rPr>
                <w:ins w:id="4033" w:author="L" w:date="2026-05-22T20:51:32Z"/>
                <w:rFonts w:hint="default" w:ascii="Times New Roman" w:hAnsi="Times New Roman"/>
                <w:vertAlign w:val="baseline"/>
                <w:lang w:val="en-US" w:eastAsia="zh-CN"/>
              </w:rPr>
            </w:pPr>
            <w:ins w:id="4034" w:author="L" w:date="2026-05-22T20:51:32Z">
              <w:r>
                <w:rPr>
                  <w:rFonts w:hint="eastAsia" w:ascii="Times New Roman" w:hAnsi="Times New Roman"/>
                  <w:vertAlign w:val="baseline"/>
                  <w:lang w:val="en-US" w:eastAsia="zh-CN"/>
                </w:rPr>
                <w:t>RTD3+</w:t>
              </w:r>
            </w:ins>
          </w:p>
        </w:tc>
        <w:tc>
          <w:tcPr>
            <w:tcW w:w="500" w:type="pct"/>
            <w:noWrap w:val="0"/>
            <w:vAlign w:val="top"/>
          </w:tcPr>
          <w:p w14:paraId="219548A5">
            <w:pPr>
              <w:jc w:val="center"/>
              <w:rPr>
                <w:ins w:id="4035" w:author="L" w:date="2026-05-22T20:51:32Z"/>
                <w:rFonts w:hint="default" w:ascii="Times New Roman" w:hAnsi="Times New Roman"/>
                <w:vertAlign w:val="baseline"/>
                <w:lang w:val="en-US" w:eastAsia="zh-CN"/>
              </w:rPr>
            </w:pPr>
            <w:ins w:id="4036" w:author="L" w:date="2026-05-22T20:51:32Z">
              <w:r>
                <w:rPr>
                  <w:rFonts w:hint="eastAsia" w:ascii="Times New Roman" w:hAnsi="Times New Roman"/>
                  <w:vertAlign w:val="baseline"/>
                  <w:lang w:val="en-US" w:eastAsia="zh-CN"/>
                </w:rPr>
                <w:t>3+</w:t>
              </w:r>
            </w:ins>
          </w:p>
        </w:tc>
        <w:tc>
          <w:tcPr>
            <w:tcW w:w="500" w:type="pct"/>
            <w:noWrap w:val="0"/>
            <w:vAlign w:val="top"/>
          </w:tcPr>
          <w:p w14:paraId="0A308FBB">
            <w:pPr>
              <w:jc w:val="center"/>
              <w:rPr>
                <w:ins w:id="4037" w:author="L" w:date="2026-05-22T20:51:32Z"/>
                <w:rFonts w:hint="default" w:ascii="Times New Roman" w:hAnsi="Times New Roman"/>
                <w:vertAlign w:val="baseline"/>
                <w:lang w:val="en-US" w:eastAsia="zh-CN"/>
              </w:rPr>
            </w:pPr>
            <w:ins w:id="4038" w:author="L" w:date="2026-05-22T20:51:32Z">
              <w:r>
                <w:rPr>
                  <w:rFonts w:hint="eastAsia" w:ascii="Times New Roman" w:hAnsi="Times New Roman"/>
                  <w:vertAlign w:val="baseline"/>
                  <w:lang w:val="en-US" w:eastAsia="zh-CN"/>
                </w:rPr>
                <w:t>3-</w:t>
              </w:r>
            </w:ins>
          </w:p>
        </w:tc>
        <w:tc>
          <w:tcPr>
            <w:tcW w:w="500" w:type="pct"/>
            <w:noWrap w:val="0"/>
            <w:vAlign w:val="top"/>
          </w:tcPr>
          <w:p w14:paraId="58186FDB">
            <w:pPr>
              <w:jc w:val="center"/>
              <w:rPr>
                <w:ins w:id="4039" w:author="L" w:date="2026-05-22T20:51:32Z"/>
                <w:rFonts w:hint="default" w:ascii="Times New Roman" w:hAnsi="Times New Roman"/>
                <w:vertAlign w:val="baseline"/>
                <w:lang w:val="en-US" w:eastAsia="zh-CN"/>
              </w:rPr>
            </w:pPr>
            <w:ins w:id="4040" w:author="L" w:date="2026-05-22T20:51:32Z">
              <w:r>
                <w:rPr>
                  <w:rFonts w:hint="eastAsia" w:ascii="Times New Roman" w:hAnsi="Times New Roman"/>
                  <w:vertAlign w:val="baseline"/>
                  <w:lang w:val="en-US" w:eastAsia="zh-CN"/>
                </w:rPr>
                <w:t>RTD3-</w:t>
              </w:r>
            </w:ins>
          </w:p>
        </w:tc>
        <w:tc>
          <w:tcPr>
            <w:tcW w:w="499" w:type="pct"/>
            <w:noWrap w:val="0"/>
            <w:vAlign w:val="top"/>
          </w:tcPr>
          <w:p w14:paraId="1F16889B">
            <w:pPr>
              <w:jc w:val="center"/>
              <w:rPr>
                <w:ins w:id="4041" w:author="L" w:date="2026-05-22T20:51:32Z"/>
                <w:rFonts w:hint="default" w:ascii="Times New Roman" w:hAnsi="Times New Roman"/>
                <w:vertAlign w:val="baseline"/>
                <w:lang w:val="en-US" w:eastAsia="zh-CN"/>
              </w:rPr>
            </w:pPr>
            <w:ins w:id="4042" w:author="L" w:date="2026-05-22T20:51:32Z">
              <w:r>
                <w:rPr>
                  <w:rFonts w:hint="eastAsia" w:ascii="Times New Roman" w:hAnsi="Times New Roman"/>
                  <w:vertAlign w:val="baseline"/>
                  <w:lang w:val="en-US" w:eastAsia="zh-CN"/>
                </w:rPr>
                <w:t>PE</w:t>
              </w:r>
            </w:ins>
          </w:p>
        </w:tc>
      </w:tr>
      <w:tr w14:paraId="40D1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43" w:author="L" w:date="2026-05-22T20:51:32Z"/>
        </w:trPr>
        <w:tc>
          <w:tcPr>
            <w:tcW w:w="497" w:type="pct"/>
            <w:noWrap w:val="0"/>
            <w:vAlign w:val="top"/>
          </w:tcPr>
          <w:p w14:paraId="1F0FF0AE">
            <w:pPr>
              <w:jc w:val="center"/>
              <w:rPr>
                <w:ins w:id="4044" w:author="L" w:date="2026-05-22T20:51:32Z"/>
                <w:rFonts w:hint="default" w:ascii="Times New Roman" w:hAnsi="Times New Roman"/>
                <w:vertAlign w:val="baseline"/>
                <w:lang w:val="en-US" w:eastAsia="zh-CN"/>
              </w:rPr>
            </w:pPr>
            <w:ins w:id="4045" w:author="L" w:date="2026-05-22T20:51:32Z">
              <w:r>
                <w:rPr>
                  <w:rFonts w:hint="eastAsia" w:ascii="Times New Roman" w:hAnsi="Times New Roman"/>
                  <w:vertAlign w:val="baseline"/>
                  <w:lang w:val="en-US" w:eastAsia="zh-CN"/>
                </w:rPr>
                <w:t>端口号</w:t>
              </w:r>
            </w:ins>
          </w:p>
        </w:tc>
        <w:tc>
          <w:tcPr>
            <w:tcW w:w="497" w:type="pct"/>
            <w:noWrap w:val="0"/>
            <w:vAlign w:val="top"/>
          </w:tcPr>
          <w:p w14:paraId="25F4A1A2">
            <w:pPr>
              <w:jc w:val="center"/>
              <w:rPr>
                <w:ins w:id="4046" w:author="L" w:date="2026-05-22T20:51:32Z"/>
                <w:rFonts w:hint="default" w:ascii="Times New Roman" w:hAnsi="Times New Roman"/>
                <w:vertAlign w:val="baseline"/>
                <w:lang w:val="en-US" w:eastAsia="zh-CN"/>
              </w:rPr>
            </w:pPr>
            <w:ins w:id="4047" w:author="L" w:date="2026-05-22T20:51:32Z">
              <w:r>
                <w:rPr>
                  <w:rFonts w:hint="eastAsia" w:ascii="Times New Roman" w:hAnsi="Times New Roman"/>
                  <w:vertAlign w:val="baseline"/>
                  <w:lang w:val="en-US" w:eastAsia="zh-CN"/>
                </w:rPr>
                <w:t>A1</w:t>
              </w:r>
            </w:ins>
          </w:p>
        </w:tc>
        <w:tc>
          <w:tcPr>
            <w:tcW w:w="499" w:type="pct"/>
            <w:noWrap w:val="0"/>
            <w:vAlign w:val="top"/>
          </w:tcPr>
          <w:p w14:paraId="733F6DFA">
            <w:pPr>
              <w:jc w:val="center"/>
              <w:rPr>
                <w:ins w:id="4048" w:author="L" w:date="2026-05-22T20:51:32Z"/>
                <w:rFonts w:hint="default" w:ascii="Times New Roman" w:hAnsi="Times New Roman"/>
                <w:vertAlign w:val="baseline"/>
                <w:lang w:val="en-US" w:eastAsia="zh-CN"/>
              </w:rPr>
            </w:pPr>
            <w:ins w:id="4049" w:author="L" w:date="2026-05-22T20:51:32Z">
              <w:r>
                <w:rPr>
                  <w:rFonts w:hint="eastAsia" w:ascii="Times New Roman" w:hAnsi="Times New Roman"/>
                  <w:vertAlign w:val="baseline"/>
                  <w:lang w:val="en-US" w:eastAsia="zh-CN"/>
                </w:rPr>
                <w:t>A2</w:t>
              </w:r>
            </w:ins>
          </w:p>
        </w:tc>
        <w:tc>
          <w:tcPr>
            <w:tcW w:w="500" w:type="pct"/>
            <w:noWrap w:val="0"/>
            <w:vAlign w:val="top"/>
          </w:tcPr>
          <w:p w14:paraId="355C612D">
            <w:pPr>
              <w:jc w:val="center"/>
              <w:rPr>
                <w:ins w:id="4050" w:author="L" w:date="2026-05-22T20:51:32Z"/>
                <w:rFonts w:hint="default" w:ascii="Times New Roman" w:hAnsi="Times New Roman"/>
                <w:vertAlign w:val="baseline"/>
                <w:lang w:val="en-US" w:eastAsia="zh-CN"/>
              </w:rPr>
            </w:pPr>
            <w:ins w:id="4051" w:author="L" w:date="2026-05-22T20:51:32Z">
              <w:r>
                <w:rPr>
                  <w:rFonts w:hint="eastAsia" w:ascii="Times New Roman" w:hAnsi="Times New Roman"/>
                  <w:vertAlign w:val="baseline"/>
                  <w:lang w:val="en-US" w:eastAsia="zh-CN"/>
                </w:rPr>
                <w:t>A3</w:t>
              </w:r>
            </w:ins>
          </w:p>
        </w:tc>
        <w:tc>
          <w:tcPr>
            <w:tcW w:w="500" w:type="pct"/>
            <w:noWrap w:val="0"/>
            <w:vAlign w:val="top"/>
          </w:tcPr>
          <w:p w14:paraId="4E36B0FF">
            <w:pPr>
              <w:jc w:val="center"/>
              <w:rPr>
                <w:ins w:id="4052" w:author="L" w:date="2026-05-22T20:51:32Z"/>
                <w:rFonts w:hint="default" w:ascii="Times New Roman" w:hAnsi="Times New Roman"/>
                <w:vertAlign w:val="baseline"/>
                <w:lang w:val="en-US" w:eastAsia="zh-CN"/>
              </w:rPr>
            </w:pPr>
            <w:ins w:id="4053" w:author="L" w:date="2026-05-22T20:51:32Z">
              <w:r>
                <w:rPr>
                  <w:rFonts w:hint="eastAsia" w:ascii="Times New Roman" w:hAnsi="Times New Roman"/>
                  <w:vertAlign w:val="baseline"/>
                  <w:lang w:val="en-US" w:eastAsia="zh-CN"/>
                </w:rPr>
                <w:t>A4</w:t>
              </w:r>
            </w:ins>
          </w:p>
        </w:tc>
        <w:tc>
          <w:tcPr>
            <w:tcW w:w="500" w:type="pct"/>
            <w:noWrap w:val="0"/>
            <w:vAlign w:val="top"/>
          </w:tcPr>
          <w:p w14:paraId="160DE9B2">
            <w:pPr>
              <w:jc w:val="center"/>
              <w:rPr>
                <w:ins w:id="4054" w:author="L" w:date="2026-05-22T20:51:32Z"/>
                <w:rFonts w:hint="default" w:ascii="Times New Roman" w:hAnsi="Times New Roman"/>
                <w:vertAlign w:val="baseline"/>
                <w:lang w:val="en-US" w:eastAsia="zh-CN"/>
              </w:rPr>
            </w:pPr>
            <w:ins w:id="4055" w:author="L" w:date="2026-05-22T20:51:32Z">
              <w:r>
                <w:rPr>
                  <w:rFonts w:hint="eastAsia" w:ascii="Times New Roman" w:hAnsi="Times New Roman"/>
                  <w:vertAlign w:val="baseline"/>
                  <w:lang w:val="en-US" w:eastAsia="zh-CN"/>
                </w:rPr>
                <w:t>A5</w:t>
              </w:r>
            </w:ins>
          </w:p>
        </w:tc>
        <w:tc>
          <w:tcPr>
            <w:tcW w:w="500" w:type="pct"/>
            <w:noWrap w:val="0"/>
            <w:vAlign w:val="top"/>
          </w:tcPr>
          <w:p w14:paraId="43463DC7">
            <w:pPr>
              <w:jc w:val="center"/>
              <w:rPr>
                <w:ins w:id="4056" w:author="L" w:date="2026-05-22T20:51:32Z"/>
                <w:rFonts w:hint="default" w:ascii="Times New Roman" w:hAnsi="Times New Roman"/>
                <w:vertAlign w:val="baseline"/>
                <w:lang w:val="en-US" w:eastAsia="zh-CN"/>
              </w:rPr>
            </w:pPr>
            <w:ins w:id="4057" w:author="L" w:date="2026-05-22T20:51:32Z">
              <w:r>
                <w:rPr>
                  <w:rFonts w:hint="eastAsia" w:ascii="Times New Roman" w:hAnsi="Times New Roman"/>
                  <w:vertAlign w:val="baseline"/>
                  <w:lang w:val="en-US" w:eastAsia="zh-CN"/>
                </w:rPr>
                <w:t>A6</w:t>
              </w:r>
            </w:ins>
          </w:p>
        </w:tc>
        <w:tc>
          <w:tcPr>
            <w:tcW w:w="500" w:type="pct"/>
            <w:noWrap w:val="0"/>
            <w:vAlign w:val="top"/>
          </w:tcPr>
          <w:p w14:paraId="042751BD">
            <w:pPr>
              <w:jc w:val="center"/>
              <w:rPr>
                <w:ins w:id="4058" w:author="L" w:date="2026-05-22T20:51:32Z"/>
                <w:rFonts w:hint="default" w:ascii="Times New Roman" w:hAnsi="Times New Roman"/>
                <w:vertAlign w:val="baseline"/>
                <w:lang w:val="en-US" w:eastAsia="zh-CN"/>
              </w:rPr>
            </w:pPr>
            <w:ins w:id="4059" w:author="L" w:date="2026-05-22T20:51:32Z">
              <w:r>
                <w:rPr>
                  <w:rFonts w:hint="eastAsia" w:ascii="Times New Roman" w:hAnsi="Times New Roman"/>
                  <w:vertAlign w:val="baseline"/>
                  <w:lang w:val="en-US" w:eastAsia="zh-CN"/>
                </w:rPr>
                <w:t>A7</w:t>
              </w:r>
            </w:ins>
          </w:p>
        </w:tc>
        <w:tc>
          <w:tcPr>
            <w:tcW w:w="500" w:type="pct"/>
            <w:noWrap w:val="0"/>
            <w:vAlign w:val="top"/>
          </w:tcPr>
          <w:p w14:paraId="1A345D3F">
            <w:pPr>
              <w:jc w:val="center"/>
              <w:rPr>
                <w:ins w:id="4060" w:author="L" w:date="2026-05-22T20:51:32Z"/>
                <w:rFonts w:hint="default" w:ascii="Times New Roman" w:hAnsi="Times New Roman"/>
                <w:vertAlign w:val="baseline"/>
                <w:lang w:val="en-US" w:eastAsia="zh-CN"/>
              </w:rPr>
            </w:pPr>
            <w:ins w:id="4061" w:author="L" w:date="2026-05-22T20:51:32Z">
              <w:r>
                <w:rPr>
                  <w:rFonts w:hint="eastAsia" w:ascii="Times New Roman" w:hAnsi="Times New Roman"/>
                  <w:vertAlign w:val="baseline"/>
                  <w:lang w:val="en-US" w:eastAsia="zh-CN"/>
                </w:rPr>
                <w:t>A8</w:t>
              </w:r>
            </w:ins>
          </w:p>
        </w:tc>
        <w:tc>
          <w:tcPr>
            <w:tcW w:w="499" w:type="pct"/>
            <w:noWrap w:val="0"/>
            <w:vAlign w:val="top"/>
          </w:tcPr>
          <w:p w14:paraId="382F6617">
            <w:pPr>
              <w:jc w:val="center"/>
              <w:rPr>
                <w:ins w:id="4062" w:author="L" w:date="2026-05-22T20:51:32Z"/>
                <w:rFonts w:hint="default" w:ascii="Times New Roman" w:hAnsi="Times New Roman"/>
                <w:vertAlign w:val="baseline"/>
                <w:lang w:val="en-US" w:eastAsia="zh-CN"/>
              </w:rPr>
            </w:pPr>
            <w:ins w:id="4063" w:author="L" w:date="2026-05-22T20:51:32Z">
              <w:r>
                <w:rPr>
                  <w:rFonts w:hint="eastAsia" w:ascii="Times New Roman" w:hAnsi="Times New Roman"/>
                  <w:vertAlign w:val="baseline"/>
                  <w:lang w:val="en-US" w:eastAsia="zh-CN"/>
                </w:rPr>
                <w:t>A9</w:t>
              </w:r>
            </w:ins>
          </w:p>
        </w:tc>
      </w:tr>
      <w:tr w14:paraId="0020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64" w:author="L" w:date="2026-05-22T20:51:32Z"/>
        </w:trPr>
        <w:tc>
          <w:tcPr>
            <w:tcW w:w="497" w:type="pct"/>
            <w:noWrap w:val="0"/>
            <w:vAlign w:val="top"/>
          </w:tcPr>
          <w:p w14:paraId="4D67745C">
            <w:pPr>
              <w:jc w:val="center"/>
              <w:rPr>
                <w:ins w:id="4065" w:author="L" w:date="2026-05-22T20:51:32Z"/>
                <w:rFonts w:hint="default" w:ascii="Times New Roman" w:hAnsi="Times New Roman"/>
                <w:vertAlign w:val="baseline"/>
                <w:lang w:val="en-US" w:eastAsia="zh-CN"/>
              </w:rPr>
            </w:pPr>
            <w:ins w:id="4066" w:author="L" w:date="2026-05-22T20:51:32Z">
              <w:r>
                <w:rPr>
                  <w:rFonts w:hint="eastAsia" w:ascii="Times New Roman" w:hAnsi="Times New Roman"/>
                  <w:vertAlign w:val="baseline"/>
                  <w:lang w:val="en-US" w:eastAsia="zh-CN"/>
                </w:rPr>
                <w:t>名称</w:t>
              </w:r>
            </w:ins>
          </w:p>
        </w:tc>
        <w:tc>
          <w:tcPr>
            <w:tcW w:w="497" w:type="pct"/>
            <w:noWrap w:val="0"/>
            <w:vAlign w:val="top"/>
          </w:tcPr>
          <w:p w14:paraId="2745C6D6">
            <w:pPr>
              <w:jc w:val="center"/>
              <w:rPr>
                <w:ins w:id="4067" w:author="L" w:date="2026-05-22T20:51:32Z"/>
                <w:rFonts w:hint="default" w:ascii="Times New Roman" w:hAnsi="Times New Roman"/>
                <w:vertAlign w:val="baseline"/>
                <w:lang w:val="en-US" w:eastAsia="zh-CN"/>
              </w:rPr>
            </w:pPr>
            <w:ins w:id="4068" w:author="L" w:date="2026-05-22T20:51:32Z">
              <w:r>
                <w:rPr>
                  <w:rFonts w:hint="eastAsia" w:ascii="Times New Roman" w:hAnsi="Times New Roman"/>
                  <w:vertAlign w:val="baseline"/>
                  <w:lang w:val="en-US" w:eastAsia="zh-CN"/>
                </w:rPr>
                <w:t>RTD2+</w:t>
              </w:r>
            </w:ins>
          </w:p>
        </w:tc>
        <w:tc>
          <w:tcPr>
            <w:tcW w:w="499" w:type="pct"/>
            <w:noWrap w:val="0"/>
            <w:vAlign w:val="top"/>
          </w:tcPr>
          <w:p w14:paraId="363E9E81">
            <w:pPr>
              <w:jc w:val="center"/>
              <w:rPr>
                <w:ins w:id="4069" w:author="L" w:date="2026-05-22T20:51:32Z"/>
                <w:rFonts w:hint="default" w:ascii="Times New Roman" w:hAnsi="Times New Roman"/>
                <w:vertAlign w:val="baseline"/>
                <w:lang w:val="en-US" w:eastAsia="zh-CN"/>
              </w:rPr>
            </w:pPr>
            <w:ins w:id="4070" w:author="L" w:date="2026-05-22T20:51:32Z">
              <w:r>
                <w:rPr>
                  <w:rFonts w:hint="eastAsia" w:ascii="Times New Roman" w:hAnsi="Times New Roman"/>
                  <w:vertAlign w:val="baseline"/>
                  <w:lang w:val="en-US" w:eastAsia="zh-CN"/>
                </w:rPr>
                <w:t>2+</w:t>
              </w:r>
            </w:ins>
          </w:p>
        </w:tc>
        <w:tc>
          <w:tcPr>
            <w:tcW w:w="500" w:type="pct"/>
            <w:noWrap w:val="0"/>
            <w:vAlign w:val="top"/>
          </w:tcPr>
          <w:p w14:paraId="5FD851CD">
            <w:pPr>
              <w:jc w:val="center"/>
              <w:rPr>
                <w:ins w:id="4071" w:author="L" w:date="2026-05-22T20:51:32Z"/>
                <w:rFonts w:hint="default" w:ascii="Times New Roman" w:hAnsi="Times New Roman"/>
                <w:vertAlign w:val="baseline"/>
                <w:lang w:val="en-US" w:eastAsia="zh-CN"/>
              </w:rPr>
            </w:pPr>
            <w:ins w:id="4072" w:author="L" w:date="2026-05-22T20:51:32Z">
              <w:r>
                <w:rPr>
                  <w:rFonts w:hint="eastAsia" w:ascii="Times New Roman" w:hAnsi="Times New Roman"/>
                  <w:vertAlign w:val="baseline"/>
                  <w:lang w:val="en-US" w:eastAsia="zh-CN"/>
                </w:rPr>
                <w:t>2-</w:t>
              </w:r>
            </w:ins>
          </w:p>
        </w:tc>
        <w:tc>
          <w:tcPr>
            <w:tcW w:w="500" w:type="pct"/>
            <w:noWrap w:val="0"/>
            <w:vAlign w:val="top"/>
          </w:tcPr>
          <w:p w14:paraId="38905132">
            <w:pPr>
              <w:jc w:val="center"/>
              <w:rPr>
                <w:ins w:id="4073" w:author="L" w:date="2026-05-22T20:51:32Z"/>
                <w:rFonts w:hint="default" w:ascii="Times New Roman" w:hAnsi="Times New Roman"/>
                <w:vertAlign w:val="baseline"/>
                <w:lang w:val="en-US" w:eastAsia="zh-CN"/>
              </w:rPr>
            </w:pPr>
            <w:ins w:id="4074" w:author="L" w:date="2026-05-22T20:51:32Z">
              <w:r>
                <w:rPr>
                  <w:rFonts w:hint="eastAsia" w:ascii="Times New Roman" w:hAnsi="Times New Roman"/>
                  <w:vertAlign w:val="baseline"/>
                  <w:lang w:val="en-US" w:eastAsia="zh-CN"/>
                </w:rPr>
                <w:t>RTD2-</w:t>
              </w:r>
            </w:ins>
          </w:p>
        </w:tc>
        <w:tc>
          <w:tcPr>
            <w:tcW w:w="500" w:type="pct"/>
            <w:noWrap w:val="0"/>
            <w:vAlign w:val="top"/>
          </w:tcPr>
          <w:p w14:paraId="3042CF53">
            <w:pPr>
              <w:jc w:val="center"/>
              <w:rPr>
                <w:ins w:id="4075" w:author="L" w:date="2026-05-22T20:51:32Z"/>
                <w:rFonts w:hint="default" w:ascii="Times New Roman" w:hAnsi="Times New Roman"/>
                <w:vertAlign w:val="baseline"/>
                <w:lang w:val="en-US" w:eastAsia="zh-CN"/>
              </w:rPr>
            </w:pPr>
            <w:ins w:id="4076" w:author="L" w:date="2026-05-22T20:51:32Z">
              <w:r>
                <w:rPr>
                  <w:rFonts w:hint="eastAsia" w:ascii="Times New Roman" w:hAnsi="Times New Roman"/>
                  <w:vertAlign w:val="baseline"/>
                  <w:lang w:val="en-US" w:eastAsia="zh-CN"/>
                </w:rPr>
                <w:t>RTD4+</w:t>
              </w:r>
            </w:ins>
          </w:p>
        </w:tc>
        <w:tc>
          <w:tcPr>
            <w:tcW w:w="500" w:type="pct"/>
            <w:noWrap w:val="0"/>
            <w:vAlign w:val="top"/>
          </w:tcPr>
          <w:p w14:paraId="7054BEF6">
            <w:pPr>
              <w:jc w:val="center"/>
              <w:rPr>
                <w:ins w:id="4077" w:author="L" w:date="2026-05-22T20:51:32Z"/>
                <w:rFonts w:hint="default" w:ascii="Times New Roman" w:hAnsi="Times New Roman"/>
                <w:vertAlign w:val="baseline"/>
                <w:lang w:val="en-US" w:eastAsia="zh-CN"/>
              </w:rPr>
            </w:pPr>
            <w:ins w:id="4078" w:author="L" w:date="2026-05-22T20:51:32Z">
              <w:r>
                <w:rPr>
                  <w:rFonts w:hint="eastAsia" w:ascii="Times New Roman" w:hAnsi="Times New Roman"/>
                  <w:vertAlign w:val="baseline"/>
                  <w:lang w:val="en-US" w:eastAsia="zh-CN"/>
                </w:rPr>
                <w:t>4+</w:t>
              </w:r>
            </w:ins>
          </w:p>
        </w:tc>
        <w:tc>
          <w:tcPr>
            <w:tcW w:w="500" w:type="pct"/>
            <w:noWrap w:val="0"/>
            <w:vAlign w:val="top"/>
          </w:tcPr>
          <w:p w14:paraId="254F786F">
            <w:pPr>
              <w:jc w:val="center"/>
              <w:rPr>
                <w:ins w:id="4079" w:author="L" w:date="2026-05-22T20:51:32Z"/>
                <w:rFonts w:hint="default" w:ascii="Times New Roman" w:hAnsi="Times New Roman"/>
                <w:vertAlign w:val="baseline"/>
                <w:lang w:val="en-US" w:eastAsia="zh-CN"/>
              </w:rPr>
            </w:pPr>
            <w:ins w:id="4080" w:author="L" w:date="2026-05-22T20:51:32Z">
              <w:r>
                <w:rPr>
                  <w:rFonts w:hint="eastAsia" w:ascii="Times New Roman" w:hAnsi="Times New Roman"/>
                  <w:vertAlign w:val="baseline"/>
                  <w:lang w:val="en-US" w:eastAsia="zh-CN"/>
                </w:rPr>
                <w:t>4-</w:t>
              </w:r>
            </w:ins>
          </w:p>
        </w:tc>
        <w:tc>
          <w:tcPr>
            <w:tcW w:w="500" w:type="pct"/>
            <w:noWrap w:val="0"/>
            <w:vAlign w:val="top"/>
          </w:tcPr>
          <w:p w14:paraId="07ECCE98">
            <w:pPr>
              <w:jc w:val="center"/>
              <w:rPr>
                <w:ins w:id="4081" w:author="L" w:date="2026-05-22T20:51:32Z"/>
                <w:rFonts w:hint="default" w:ascii="Times New Roman" w:hAnsi="Times New Roman"/>
                <w:vertAlign w:val="baseline"/>
                <w:lang w:val="en-US" w:eastAsia="zh-CN"/>
              </w:rPr>
            </w:pPr>
            <w:ins w:id="4082" w:author="L" w:date="2026-05-22T20:51:32Z">
              <w:r>
                <w:rPr>
                  <w:rFonts w:hint="eastAsia" w:ascii="Times New Roman" w:hAnsi="Times New Roman"/>
                  <w:vertAlign w:val="baseline"/>
                  <w:lang w:val="en-US" w:eastAsia="zh-CN"/>
                </w:rPr>
                <w:t>RTD4-</w:t>
              </w:r>
            </w:ins>
          </w:p>
        </w:tc>
        <w:tc>
          <w:tcPr>
            <w:tcW w:w="499" w:type="pct"/>
            <w:noWrap w:val="0"/>
            <w:vAlign w:val="top"/>
          </w:tcPr>
          <w:p w14:paraId="139997CD">
            <w:pPr>
              <w:jc w:val="center"/>
              <w:rPr>
                <w:ins w:id="4083" w:author="L" w:date="2026-05-22T20:51:32Z"/>
                <w:rFonts w:hint="default" w:ascii="Times New Roman" w:hAnsi="Times New Roman"/>
                <w:vertAlign w:val="baseline"/>
                <w:lang w:val="en-US" w:eastAsia="zh-CN"/>
              </w:rPr>
            </w:pPr>
            <w:ins w:id="4084" w:author="L" w:date="2026-05-22T20:51:32Z">
              <w:r>
                <w:rPr>
                  <w:rFonts w:hint="eastAsia" w:ascii="Times New Roman" w:hAnsi="Times New Roman"/>
                  <w:vertAlign w:val="baseline"/>
                  <w:lang w:val="en-US" w:eastAsia="zh-CN"/>
                </w:rPr>
                <w:t>PE</w:t>
              </w:r>
            </w:ins>
          </w:p>
        </w:tc>
      </w:tr>
    </w:tbl>
    <w:p w14:paraId="46D3567B">
      <w:pPr>
        <w:rPr>
          <w:ins w:id="4085" w:author="L" w:date="2026-05-22T20:51:32Z"/>
          <w:rFonts w:hint="default"/>
          <w:lang w:val="en-US" w:eastAsia="zh-CN"/>
        </w:rPr>
      </w:pPr>
    </w:p>
    <w:p w14:paraId="79A211B2">
      <w:pPr>
        <w:rPr>
          <w:ins w:id="4086" w:author="L" w:date="2026-05-22T20:51:32Z"/>
          <w:rFonts w:hint="default"/>
          <w:lang w:val="en-US" w:eastAsia="zh-CN"/>
        </w:rPr>
      </w:pPr>
    </w:p>
    <w:p w14:paraId="0AD6C1B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ins w:id="4087" w:author="L" w:date="2026-05-22T20:51:32Z"/>
          <w:rFonts w:hint="default" w:ascii="Times New Roman" w:hAnsi="Times New Roman" w:eastAsia="宋体" w:cs="宋体"/>
          <w:b w:val="0"/>
          <w:bCs w:val="0"/>
          <w:iCs/>
          <w:color w:val="FF0000"/>
          <w:kern w:val="2"/>
          <w:sz w:val="24"/>
          <w:szCs w:val="24"/>
          <w:lang w:val="en-US" w:eastAsia="zh-CN" w:bidi="ar-SA"/>
        </w:rPr>
      </w:pPr>
      <w:ins w:id="4088" w:author="L" w:date="2026-05-22T20:51:32Z">
        <w:r>
          <w:rPr>
            <w:rFonts w:hint="eastAsia" w:ascii="Times New Roman" w:hAnsi="Times New Roman" w:eastAsia="宋体" w:cs="宋体"/>
            <w:b w:val="0"/>
            <w:bCs w:val="0"/>
            <w:iCs/>
            <w:color w:val="FF0000"/>
            <w:kern w:val="2"/>
            <w:sz w:val="24"/>
            <w:szCs w:val="24"/>
            <w:lang w:val="en-US" w:eastAsia="zh-CN" w:bidi="ar-SA"/>
          </w:rPr>
          <w:t>注意：上述RTD模块采用共板形式，分别对应三线PT100电阻、三线PT1000电阻、四线PT100电阻、四线PT1000电阻。</w:t>
        </w:r>
      </w:ins>
    </w:p>
    <w:p w14:paraId="0AFFFFDC">
      <w:pPr>
        <w:rPr>
          <w:ins w:id="4089" w:author="L" w:date="2026-05-22T20:51:32Z"/>
          <w:rFonts w:hint="default"/>
          <w:lang w:val="en-US" w:eastAsia="zh-CN"/>
        </w:rPr>
      </w:pPr>
    </w:p>
    <w:p w14:paraId="497AABFA">
      <w:pPr>
        <w:rPr>
          <w:rFonts w:hint="default"/>
          <w:lang w:val="en-US" w:eastAsia="zh-CN"/>
        </w:rPr>
      </w:pPr>
    </w:p>
    <w:p w14:paraId="54CB14EB">
      <w:pPr>
        <w:pStyle w:val="12"/>
        <w:ind w:left="0" w:leftChars="0" w:firstLine="0" w:firstLineChars="0"/>
        <w:outlineLvl w:val="2"/>
        <w:rPr>
          <w:rFonts w:hint="eastAsia" w:ascii="Times New Roman" w:hAnsi="Times New Roman"/>
          <w:b/>
          <w:bCs/>
          <w:sz w:val="28"/>
          <w:szCs w:val="28"/>
          <w:lang w:val="en-US" w:eastAsia="zh-CN"/>
        </w:rPr>
      </w:pPr>
      <w:bookmarkStart w:id="86" w:name="_Toc24601"/>
      <w:bookmarkStart w:id="87" w:name="_Toc23724"/>
      <w:bookmarkStart w:id="88" w:name="_Toc25618"/>
      <w:bookmarkStart w:id="89" w:name="_Toc21868"/>
      <w:r>
        <w:rPr>
          <w:rFonts w:hint="default" w:ascii="Times New Roman" w:hAnsi="Times New Roman"/>
          <w:b/>
          <w:bCs/>
          <w:sz w:val="28"/>
          <w:szCs w:val="28"/>
          <w:lang w:val="en-US" w:eastAsia="zh-CN"/>
        </w:rPr>
        <w:t>2.</w:t>
      </w:r>
      <w:r>
        <w:rPr>
          <w:rFonts w:hint="eastAsia" w:ascii="Times New Roman" w:hAnsi="Times New Roman"/>
          <w:b/>
          <w:bCs/>
          <w:sz w:val="28"/>
          <w:szCs w:val="28"/>
          <w:lang w:val="en-US" w:eastAsia="zh-CN"/>
        </w:rPr>
        <w:t>3</w:t>
      </w:r>
      <w:r>
        <w:rPr>
          <w:rFonts w:hint="default" w:ascii="Times New Roman" w:hAnsi="Times New Roman"/>
          <w:b/>
          <w:bCs/>
          <w:sz w:val="28"/>
          <w:szCs w:val="28"/>
          <w:lang w:val="en-US" w:eastAsia="zh-CN"/>
        </w:rPr>
        <w:t>.</w:t>
      </w:r>
      <w:ins w:id="4090" w:author="LKY" w:date="2026-08-31T09:58:03Z">
        <w:r>
          <w:rPr>
            <w:rFonts w:hint="eastAsia" w:ascii="Times New Roman" w:hAnsi="Times New Roman"/>
            <w:b/>
            <w:bCs/>
            <w:sz w:val="28"/>
            <w:szCs w:val="28"/>
            <w:lang w:val="en-US" w:eastAsia="zh-CN"/>
          </w:rPr>
          <w:t>8</w:t>
        </w:r>
      </w:ins>
      <w:del w:id="4091" w:author="LKY" w:date="2026-08-31T09:58:03Z">
        <w:r>
          <w:rPr>
            <w:rFonts w:hint="default" w:ascii="Times New Roman" w:hAnsi="Times New Roman"/>
            <w:b/>
            <w:bCs/>
            <w:sz w:val="28"/>
            <w:szCs w:val="28"/>
            <w:lang w:val="en-US" w:eastAsia="zh-CN"/>
          </w:rPr>
          <w:delText>7</w:delText>
        </w:r>
      </w:del>
      <w:r>
        <w:rPr>
          <w:rFonts w:hint="eastAsia" w:ascii="Times New Roman" w:hAnsi="Times New Roman"/>
          <w:b/>
          <w:bCs/>
          <w:sz w:val="28"/>
          <w:szCs w:val="28"/>
          <w:lang w:val="en-US" w:eastAsia="zh-CN"/>
        </w:rPr>
        <w:t xml:space="preserve"> TC模块</w:t>
      </w:r>
      <w:bookmarkEnd w:id="86"/>
      <w:bookmarkEnd w:id="87"/>
      <w:bookmarkEnd w:id="88"/>
      <w:bookmarkEnd w:id="89"/>
    </w:p>
    <w:tbl>
      <w:tblPr>
        <w:tblStyle w:val="14"/>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6"/>
        <w:gridCol w:w="850"/>
        <w:gridCol w:w="851"/>
        <w:gridCol w:w="851"/>
        <w:gridCol w:w="851"/>
        <w:gridCol w:w="851"/>
        <w:gridCol w:w="851"/>
        <w:gridCol w:w="852"/>
        <w:gridCol w:w="864"/>
      </w:tblGrid>
      <w:tr w14:paraId="3981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92" w:author="L" w:date="2026-05-22T20:51:43Z"/>
        </w:trPr>
        <w:tc>
          <w:tcPr>
            <w:tcW w:w="5000" w:type="pct"/>
            <w:gridSpan w:val="10"/>
            <w:tcBorders>
              <w:top w:val="single" w:color="auto" w:sz="4" w:space="0"/>
            </w:tcBorders>
            <w:noWrap w:val="0"/>
            <w:vAlign w:val="top"/>
          </w:tcPr>
          <w:p w14:paraId="18657F2C">
            <w:pPr>
              <w:pBdr>
                <w:top w:val="none" w:color="auto" w:sz="0" w:space="0"/>
                <w:left w:val="none" w:color="auto" w:sz="0" w:space="0"/>
                <w:bottom w:val="none" w:color="auto" w:sz="0" w:space="0"/>
                <w:right w:val="none" w:color="auto" w:sz="0" w:space="0"/>
                <w:between w:val="none" w:color="auto" w:sz="0" w:space="0"/>
              </w:pBdr>
              <w:jc w:val="center"/>
              <w:rPr>
                <w:ins w:id="4093" w:author="L" w:date="2026-05-22T20:51:43Z"/>
                <w:rFonts w:hint="default" w:ascii="Times New Roman" w:hAnsi="Times New Roman"/>
                <w:vertAlign w:val="baseline"/>
                <w:lang w:val="en-US" w:eastAsia="zh-CN"/>
              </w:rPr>
            </w:pPr>
            <w:ins w:id="4094" w:author="L" w:date="2026-05-22T20:51:43Z">
              <w:r>
                <w:rPr>
                  <w:rFonts w:hint="eastAsia" w:ascii="Times New Roman" w:hAnsi="Times New Roman"/>
                  <w:vertAlign w:val="baseline"/>
                  <w:lang w:val="en-US" w:eastAsia="zh-CN"/>
                </w:rPr>
                <w:t>N5088模块</w:t>
              </w:r>
            </w:ins>
          </w:p>
        </w:tc>
      </w:tr>
      <w:tr w14:paraId="10A0A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95" w:author="L" w:date="2026-05-22T20:51:43Z"/>
        </w:trPr>
        <w:tc>
          <w:tcPr>
            <w:tcW w:w="497" w:type="pct"/>
            <w:tcBorders>
              <w:top w:val="single" w:color="auto" w:sz="4" w:space="0"/>
            </w:tcBorders>
            <w:noWrap w:val="0"/>
            <w:vAlign w:val="top"/>
          </w:tcPr>
          <w:p w14:paraId="0830306C">
            <w:pPr>
              <w:jc w:val="center"/>
              <w:rPr>
                <w:ins w:id="4096" w:author="L" w:date="2026-05-22T20:51:43Z"/>
                <w:rFonts w:hint="default" w:ascii="Times New Roman" w:hAnsi="Times New Roman"/>
                <w:vertAlign w:val="baseline"/>
                <w:lang w:val="en-US" w:eastAsia="zh-CN"/>
              </w:rPr>
            </w:pPr>
            <w:ins w:id="4097" w:author="L" w:date="2026-05-22T20:51:43Z">
              <w:r>
                <w:rPr>
                  <w:rFonts w:hint="eastAsia" w:ascii="Times New Roman" w:hAnsi="Times New Roman"/>
                  <w:vertAlign w:val="baseline"/>
                  <w:lang w:val="en-US" w:eastAsia="zh-CN"/>
                </w:rPr>
                <w:t>端口号</w:t>
              </w:r>
            </w:ins>
          </w:p>
        </w:tc>
        <w:tc>
          <w:tcPr>
            <w:tcW w:w="497" w:type="pct"/>
            <w:tcBorders>
              <w:top w:val="single" w:color="auto" w:sz="4" w:space="0"/>
            </w:tcBorders>
            <w:noWrap w:val="0"/>
            <w:vAlign w:val="top"/>
          </w:tcPr>
          <w:p w14:paraId="77146291">
            <w:pPr>
              <w:jc w:val="center"/>
              <w:rPr>
                <w:ins w:id="4098" w:author="L" w:date="2026-05-22T20:51:43Z"/>
                <w:rFonts w:hint="default" w:ascii="Times New Roman" w:hAnsi="Times New Roman" w:eastAsiaTheme="minorEastAsia" w:cstheme="minorBidi"/>
                <w:kern w:val="2"/>
                <w:sz w:val="21"/>
                <w:szCs w:val="24"/>
                <w:vertAlign w:val="baseline"/>
                <w:lang w:val="en-US" w:eastAsia="zh-CN" w:bidi="ar-SA"/>
              </w:rPr>
            </w:pPr>
            <w:ins w:id="4099" w:author="L" w:date="2026-05-22T20:51:43Z">
              <w:r>
                <w:rPr>
                  <w:rFonts w:hint="eastAsia" w:ascii="Times New Roman" w:hAnsi="Times New Roman" w:cstheme="minorBidi"/>
                  <w:kern w:val="2"/>
                  <w:sz w:val="21"/>
                  <w:szCs w:val="24"/>
                  <w:vertAlign w:val="baseline"/>
                  <w:lang w:val="en-US" w:eastAsia="zh-CN" w:bidi="ar-SA"/>
                </w:rPr>
                <w:t>B1</w:t>
              </w:r>
            </w:ins>
          </w:p>
        </w:tc>
        <w:tc>
          <w:tcPr>
            <w:tcW w:w="499" w:type="pct"/>
            <w:tcBorders>
              <w:top w:val="single" w:color="auto" w:sz="4" w:space="0"/>
            </w:tcBorders>
            <w:noWrap w:val="0"/>
            <w:vAlign w:val="top"/>
          </w:tcPr>
          <w:p w14:paraId="575B9076">
            <w:pPr>
              <w:jc w:val="center"/>
              <w:rPr>
                <w:ins w:id="4100" w:author="L" w:date="2026-05-22T20:51:43Z"/>
                <w:rFonts w:hint="default" w:ascii="Times New Roman" w:hAnsi="Times New Roman" w:eastAsiaTheme="minorEastAsia" w:cstheme="minorBidi"/>
                <w:kern w:val="2"/>
                <w:sz w:val="21"/>
                <w:szCs w:val="24"/>
                <w:vertAlign w:val="baseline"/>
                <w:lang w:val="en-US" w:eastAsia="zh-CN" w:bidi="ar-SA"/>
              </w:rPr>
            </w:pPr>
            <w:ins w:id="4101" w:author="L" w:date="2026-05-22T20:51:43Z">
              <w:r>
                <w:rPr>
                  <w:rFonts w:hint="eastAsia" w:ascii="Times New Roman" w:hAnsi="Times New Roman" w:cstheme="minorBidi"/>
                  <w:kern w:val="2"/>
                  <w:sz w:val="21"/>
                  <w:szCs w:val="24"/>
                  <w:vertAlign w:val="baseline"/>
                  <w:lang w:val="en-US" w:eastAsia="zh-CN" w:bidi="ar-SA"/>
                </w:rPr>
                <w:t>B2</w:t>
              </w:r>
            </w:ins>
          </w:p>
        </w:tc>
        <w:tc>
          <w:tcPr>
            <w:tcW w:w="500" w:type="pct"/>
            <w:tcBorders>
              <w:top w:val="single" w:color="auto" w:sz="4" w:space="0"/>
            </w:tcBorders>
            <w:noWrap w:val="0"/>
            <w:vAlign w:val="top"/>
          </w:tcPr>
          <w:p w14:paraId="4CAB2197">
            <w:pPr>
              <w:jc w:val="center"/>
              <w:rPr>
                <w:ins w:id="4102" w:author="L" w:date="2026-05-22T20:51:43Z"/>
                <w:rFonts w:hint="default" w:ascii="Times New Roman" w:hAnsi="Times New Roman" w:eastAsiaTheme="minorEastAsia" w:cstheme="minorBidi"/>
                <w:kern w:val="2"/>
                <w:sz w:val="21"/>
                <w:szCs w:val="24"/>
                <w:vertAlign w:val="baseline"/>
                <w:lang w:val="en-US" w:eastAsia="zh-CN" w:bidi="ar-SA"/>
              </w:rPr>
            </w:pPr>
            <w:ins w:id="4103" w:author="L" w:date="2026-05-22T20:51:43Z">
              <w:r>
                <w:rPr>
                  <w:rFonts w:hint="eastAsia" w:ascii="Times New Roman" w:hAnsi="Times New Roman" w:cstheme="minorBidi"/>
                  <w:kern w:val="2"/>
                  <w:sz w:val="21"/>
                  <w:szCs w:val="24"/>
                  <w:vertAlign w:val="baseline"/>
                  <w:lang w:val="en-US" w:eastAsia="zh-CN" w:bidi="ar-SA"/>
                </w:rPr>
                <w:t>B3</w:t>
              </w:r>
            </w:ins>
          </w:p>
        </w:tc>
        <w:tc>
          <w:tcPr>
            <w:tcW w:w="500" w:type="pct"/>
            <w:tcBorders>
              <w:top w:val="single" w:color="auto" w:sz="4" w:space="0"/>
            </w:tcBorders>
            <w:noWrap w:val="0"/>
            <w:vAlign w:val="top"/>
          </w:tcPr>
          <w:p w14:paraId="770DAB9D">
            <w:pPr>
              <w:jc w:val="center"/>
              <w:rPr>
                <w:ins w:id="4104" w:author="L" w:date="2026-05-22T20:51:43Z"/>
                <w:rFonts w:hint="default" w:ascii="Times New Roman" w:hAnsi="Times New Roman" w:eastAsiaTheme="minorEastAsia" w:cstheme="minorBidi"/>
                <w:kern w:val="2"/>
                <w:sz w:val="21"/>
                <w:szCs w:val="24"/>
                <w:vertAlign w:val="baseline"/>
                <w:lang w:val="en-US" w:eastAsia="zh-CN" w:bidi="ar-SA"/>
              </w:rPr>
            </w:pPr>
            <w:ins w:id="4105" w:author="L" w:date="2026-05-22T20:51:43Z">
              <w:r>
                <w:rPr>
                  <w:rFonts w:hint="eastAsia" w:ascii="Times New Roman" w:hAnsi="Times New Roman" w:cstheme="minorBidi"/>
                  <w:kern w:val="2"/>
                  <w:sz w:val="21"/>
                  <w:szCs w:val="24"/>
                  <w:vertAlign w:val="baseline"/>
                  <w:lang w:val="en-US" w:eastAsia="zh-CN" w:bidi="ar-SA"/>
                </w:rPr>
                <w:t>B4</w:t>
              </w:r>
            </w:ins>
          </w:p>
        </w:tc>
        <w:tc>
          <w:tcPr>
            <w:tcW w:w="500" w:type="pct"/>
            <w:tcBorders>
              <w:top w:val="single" w:color="auto" w:sz="4" w:space="0"/>
            </w:tcBorders>
            <w:noWrap w:val="0"/>
            <w:vAlign w:val="top"/>
          </w:tcPr>
          <w:p w14:paraId="3824F6A8">
            <w:pPr>
              <w:jc w:val="center"/>
              <w:rPr>
                <w:ins w:id="4106" w:author="L" w:date="2026-05-22T20:51:43Z"/>
                <w:rFonts w:hint="default" w:ascii="Times New Roman" w:hAnsi="Times New Roman" w:eastAsiaTheme="minorEastAsia" w:cstheme="minorBidi"/>
                <w:kern w:val="2"/>
                <w:sz w:val="21"/>
                <w:szCs w:val="24"/>
                <w:vertAlign w:val="baseline"/>
                <w:lang w:val="en-US" w:eastAsia="zh-CN" w:bidi="ar-SA"/>
              </w:rPr>
            </w:pPr>
            <w:ins w:id="4107" w:author="L" w:date="2026-05-22T20:51:43Z">
              <w:r>
                <w:rPr>
                  <w:rFonts w:hint="eastAsia" w:ascii="Times New Roman" w:hAnsi="Times New Roman" w:cstheme="minorBidi"/>
                  <w:kern w:val="2"/>
                  <w:sz w:val="21"/>
                  <w:szCs w:val="24"/>
                  <w:vertAlign w:val="baseline"/>
                  <w:lang w:val="en-US" w:eastAsia="zh-CN" w:bidi="ar-SA"/>
                </w:rPr>
                <w:t>B5</w:t>
              </w:r>
            </w:ins>
          </w:p>
        </w:tc>
        <w:tc>
          <w:tcPr>
            <w:tcW w:w="500" w:type="pct"/>
            <w:tcBorders>
              <w:top w:val="single" w:color="auto" w:sz="4" w:space="0"/>
            </w:tcBorders>
            <w:noWrap w:val="0"/>
            <w:vAlign w:val="top"/>
          </w:tcPr>
          <w:p w14:paraId="57771B65">
            <w:pPr>
              <w:jc w:val="center"/>
              <w:rPr>
                <w:ins w:id="4108" w:author="L" w:date="2026-05-22T20:51:43Z"/>
                <w:rFonts w:hint="default" w:ascii="Times New Roman" w:hAnsi="Times New Roman" w:eastAsiaTheme="minorEastAsia" w:cstheme="minorBidi"/>
                <w:kern w:val="2"/>
                <w:sz w:val="21"/>
                <w:szCs w:val="24"/>
                <w:vertAlign w:val="baseline"/>
                <w:lang w:val="en-US" w:eastAsia="zh-CN" w:bidi="ar-SA"/>
              </w:rPr>
            </w:pPr>
            <w:ins w:id="4109" w:author="L" w:date="2026-05-22T20:51:43Z">
              <w:r>
                <w:rPr>
                  <w:rFonts w:hint="eastAsia" w:ascii="Times New Roman" w:hAnsi="Times New Roman" w:cstheme="minorBidi"/>
                  <w:kern w:val="2"/>
                  <w:sz w:val="21"/>
                  <w:szCs w:val="24"/>
                  <w:vertAlign w:val="baseline"/>
                  <w:lang w:val="en-US" w:eastAsia="zh-CN" w:bidi="ar-SA"/>
                </w:rPr>
                <w:t>B6</w:t>
              </w:r>
            </w:ins>
          </w:p>
        </w:tc>
        <w:tc>
          <w:tcPr>
            <w:tcW w:w="500" w:type="pct"/>
            <w:tcBorders>
              <w:top w:val="single" w:color="auto" w:sz="4" w:space="0"/>
            </w:tcBorders>
            <w:noWrap w:val="0"/>
            <w:vAlign w:val="top"/>
          </w:tcPr>
          <w:p w14:paraId="5CD44631">
            <w:pPr>
              <w:jc w:val="center"/>
              <w:rPr>
                <w:ins w:id="4110" w:author="L" w:date="2026-05-22T20:51:43Z"/>
                <w:rFonts w:hint="default" w:ascii="Times New Roman" w:hAnsi="Times New Roman"/>
                <w:vertAlign w:val="baseline"/>
                <w:lang w:val="en-US" w:eastAsia="zh-CN"/>
              </w:rPr>
            </w:pPr>
            <w:ins w:id="4111" w:author="L" w:date="2026-05-22T20:51:43Z">
              <w:r>
                <w:rPr>
                  <w:rFonts w:hint="eastAsia" w:ascii="Times New Roman" w:hAnsi="Times New Roman"/>
                  <w:vertAlign w:val="baseline"/>
                  <w:lang w:val="en-US" w:eastAsia="zh-CN"/>
                </w:rPr>
                <w:t>B7</w:t>
              </w:r>
            </w:ins>
          </w:p>
        </w:tc>
        <w:tc>
          <w:tcPr>
            <w:tcW w:w="500" w:type="pct"/>
            <w:tcBorders>
              <w:top w:val="single" w:color="auto" w:sz="4" w:space="0"/>
            </w:tcBorders>
            <w:noWrap w:val="0"/>
            <w:vAlign w:val="top"/>
          </w:tcPr>
          <w:p w14:paraId="10014860">
            <w:pPr>
              <w:jc w:val="center"/>
              <w:rPr>
                <w:ins w:id="4112" w:author="L" w:date="2026-05-22T20:51:43Z"/>
                <w:rFonts w:hint="default" w:ascii="Times New Roman" w:hAnsi="Times New Roman"/>
                <w:vertAlign w:val="baseline"/>
                <w:lang w:val="en-US" w:eastAsia="zh-CN"/>
              </w:rPr>
            </w:pPr>
            <w:ins w:id="4113" w:author="L" w:date="2026-05-22T20:51:43Z">
              <w:r>
                <w:rPr>
                  <w:rFonts w:hint="eastAsia" w:ascii="Times New Roman" w:hAnsi="Times New Roman"/>
                  <w:vertAlign w:val="baseline"/>
                  <w:lang w:val="en-US" w:eastAsia="zh-CN"/>
                </w:rPr>
                <w:t>B8</w:t>
              </w:r>
            </w:ins>
          </w:p>
        </w:tc>
        <w:tc>
          <w:tcPr>
            <w:tcW w:w="499" w:type="pct"/>
            <w:tcBorders>
              <w:top w:val="single" w:color="auto" w:sz="4" w:space="0"/>
            </w:tcBorders>
            <w:noWrap w:val="0"/>
            <w:vAlign w:val="top"/>
          </w:tcPr>
          <w:p w14:paraId="7D667B8F">
            <w:pPr>
              <w:jc w:val="center"/>
              <w:rPr>
                <w:ins w:id="4114" w:author="L" w:date="2026-05-22T20:51:43Z"/>
                <w:rFonts w:hint="default" w:ascii="Times New Roman" w:hAnsi="Times New Roman"/>
                <w:vertAlign w:val="baseline"/>
                <w:lang w:val="en-US" w:eastAsia="zh-CN"/>
              </w:rPr>
            </w:pPr>
            <w:ins w:id="4115" w:author="L" w:date="2026-05-22T20:51:43Z">
              <w:r>
                <w:rPr>
                  <w:rFonts w:hint="eastAsia" w:ascii="Times New Roman" w:hAnsi="Times New Roman"/>
                  <w:vertAlign w:val="baseline"/>
                  <w:lang w:val="en-US" w:eastAsia="zh-CN"/>
                </w:rPr>
                <w:t>B9</w:t>
              </w:r>
            </w:ins>
          </w:p>
        </w:tc>
      </w:tr>
      <w:tr w14:paraId="5DBC7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16" w:author="L" w:date="2026-05-22T20:51:43Z"/>
        </w:trPr>
        <w:tc>
          <w:tcPr>
            <w:tcW w:w="497" w:type="pct"/>
            <w:noWrap w:val="0"/>
            <w:vAlign w:val="top"/>
          </w:tcPr>
          <w:p w14:paraId="4580FAAA">
            <w:pPr>
              <w:jc w:val="center"/>
              <w:rPr>
                <w:ins w:id="4117" w:author="L" w:date="2026-05-22T20:51:43Z"/>
                <w:rFonts w:hint="default" w:ascii="Times New Roman" w:hAnsi="Times New Roman"/>
                <w:vertAlign w:val="baseline"/>
                <w:lang w:val="en-US" w:eastAsia="zh-CN"/>
              </w:rPr>
            </w:pPr>
            <w:ins w:id="4118" w:author="L" w:date="2026-05-22T20:51:43Z">
              <w:r>
                <w:rPr>
                  <w:rFonts w:hint="eastAsia" w:ascii="Times New Roman" w:hAnsi="Times New Roman"/>
                  <w:vertAlign w:val="baseline"/>
                  <w:lang w:val="en-US" w:eastAsia="zh-CN"/>
                </w:rPr>
                <w:t>名称</w:t>
              </w:r>
            </w:ins>
          </w:p>
        </w:tc>
        <w:tc>
          <w:tcPr>
            <w:tcW w:w="497" w:type="pct"/>
            <w:noWrap w:val="0"/>
            <w:vAlign w:val="top"/>
          </w:tcPr>
          <w:p w14:paraId="12C0856D">
            <w:pPr>
              <w:jc w:val="center"/>
              <w:rPr>
                <w:ins w:id="4119" w:author="L" w:date="2026-05-22T20:51:43Z"/>
                <w:rFonts w:hint="default" w:ascii="Times New Roman" w:hAnsi="Times New Roman"/>
                <w:vertAlign w:val="baseline"/>
                <w:lang w:val="en-US" w:eastAsia="zh-CN"/>
              </w:rPr>
            </w:pPr>
            <w:ins w:id="4120" w:author="L" w:date="2026-05-22T20:51:43Z">
              <w:r>
                <w:rPr>
                  <w:rFonts w:hint="eastAsia" w:ascii="Times New Roman" w:hAnsi="Times New Roman"/>
                  <w:vertAlign w:val="baseline"/>
                  <w:lang w:val="en-US" w:eastAsia="zh-CN"/>
                </w:rPr>
                <w:t>T1+</w:t>
              </w:r>
            </w:ins>
          </w:p>
        </w:tc>
        <w:tc>
          <w:tcPr>
            <w:tcW w:w="499" w:type="pct"/>
            <w:noWrap w:val="0"/>
            <w:vAlign w:val="top"/>
          </w:tcPr>
          <w:p w14:paraId="4FD627E2">
            <w:pPr>
              <w:jc w:val="center"/>
              <w:rPr>
                <w:ins w:id="4121" w:author="L" w:date="2026-05-22T20:51:43Z"/>
                <w:rFonts w:hint="default" w:ascii="Times New Roman" w:hAnsi="Times New Roman"/>
                <w:vertAlign w:val="baseline"/>
                <w:lang w:val="en-US" w:eastAsia="zh-CN"/>
              </w:rPr>
            </w:pPr>
            <w:ins w:id="4122" w:author="L" w:date="2026-05-22T20:51:43Z">
              <w:r>
                <w:rPr>
                  <w:rFonts w:hint="eastAsia" w:ascii="Times New Roman" w:hAnsi="Times New Roman"/>
                  <w:vertAlign w:val="baseline"/>
                  <w:lang w:val="en-US" w:eastAsia="zh-CN"/>
                </w:rPr>
                <w:t>T2+</w:t>
              </w:r>
            </w:ins>
          </w:p>
        </w:tc>
        <w:tc>
          <w:tcPr>
            <w:tcW w:w="500" w:type="pct"/>
            <w:noWrap w:val="0"/>
            <w:vAlign w:val="top"/>
          </w:tcPr>
          <w:p w14:paraId="388DE300">
            <w:pPr>
              <w:jc w:val="center"/>
              <w:rPr>
                <w:ins w:id="4123" w:author="L" w:date="2026-05-22T20:51:43Z"/>
                <w:rFonts w:hint="default" w:ascii="Times New Roman" w:hAnsi="Times New Roman" w:eastAsiaTheme="minorEastAsia" w:cstheme="minorBidi"/>
                <w:kern w:val="2"/>
                <w:sz w:val="21"/>
                <w:szCs w:val="24"/>
                <w:vertAlign w:val="baseline"/>
                <w:lang w:val="en-US" w:eastAsia="zh-CN" w:bidi="ar-SA"/>
              </w:rPr>
            </w:pPr>
            <w:ins w:id="4124" w:author="L" w:date="2026-05-22T20:51:43Z">
              <w:r>
                <w:rPr>
                  <w:rFonts w:hint="eastAsia" w:ascii="Times New Roman" w:hAnsi="Times New Roman" w:cstheme="minorBidi"/>
                  <w:kern w:val="2"/>
                  <w:sz w:val="21"/>
                  <w:szCs w:val="24"/>
                  <w:vertAlign w:val="baseline"/>
                  <w:lang w:val="en-US" w:eastAsia="zh-CN" w:bidi="ar-SA"/>
                </w:rPr>
                <w:t>T3+</w:t>
              </w:r>
            </w:ins>
          </w:p>
        </w:tc>
        <w:tc>
          <w:tcPr>
            <w:tcW w:w="500" w:type="pct"/>
            <w:noWrap w:val="0"/>
            <w:vAlign w:val="top"/>
          </w:tcPr>
          <w:p w14:paraId="7A42AFB2">
            <w:pPr>
              <w:jc w:val="center"/>
              <w:rPr>
                <w:ins w:id="4125" w:author="L" w:date="2026-05-22T20:51:43Z"/>
                <w:rFonts w:hint="default" w:ascii="Times New Roman" w:hAnsi="Times New Roman" w:eastAsiaTheme="minorEastAsia" w:cstheme="minorBidi"/>
                <w:kern w:val="2"/>
                <w:sz w:val="21"/>
                <w:szCs w:val="24"/>
                <w:vertAlign w:val="baseline"/>
                <w:lang w:val="en-US" w:eastAsia="zh-CN" w:bidi="ar-SA"/>
              </w:rPr>
            </w:pPr>
            <w:ins w:id="4126" w:author="L" w:date="2026-05-22T20:51:43Z">
              <w:r>
                <w:rPr>
                  <w:rFonts w:hint="eastAsia" w:ascii="Times New Roman" w:hAnsi="Times New Roman" w:cstheme="minorBidi"/>
                  <w:kern w:val="2"/>
                  <w:sz w:val="21"/>
                  <w:szCs w:val="24"/>
                  <w:vertAlign w:val="baseline"/>
                  <w:lang w:val="en-US" w:eastAsia="zh-CN" w:bidi="ar-SA"/>
                </w:rPr>
                <w:t>T4+</w:t>
              </w:r>
            </w:ins>
          </w:p>
        </w:tc>
        <w:tc>
          <w:tcPr>
            <w:tcW w:w="500" w:type="pct"/>
            <w:noWrap w:val="0"/>
            <w:vAlign w:val="top"/>
          </w:tcPr>
          <w:p w14:paraId="07A82078">
            <w:pPr>
              <w:jc w:val="center"/>
              <w:rPr>
                <w:ins w:id="4127" w:author="L" w:date="2026-05-22T20:51:43Z"/>
                <w:rFonts w:hint="default" w:ascii="Times New Roman" w:hAnsi="Times New Roman"/>
                <w:vertAlign w:val="baseline"/>
                <w:lang w:val="en-US" w:eastAsia="zh-CN"/>
              </w:rPr>
            </w:pPr>
            <w:ins w:id="4128" w:author="L" w:date="2026-05-22T20:51:43Z">
              <w:r>
                <w:rPr>
                  <w:rFonts w:hint="eastAsia" w:ascii="Times New Roman" w:hAnsi="Times New Roman"/>
                  <w:vertAlign w:val="baseline"/>
                  <w:lang w:val="en-US" w:eastAsia="zh-CN"/>
                </w:rPr>
                <w:t>T5+</w:t>
              </w:r>
            </w:ins>
          </w:p>
        </w:tc>
        <w:tc>
          <w:tcPr>
            <w:tcW w:w="500" w:type="pct"/>
            <w:noWrap w:val="0"/>
            <w:vAlign w:val="top"/>
          </w:tcPr>
          <w:p w14:paraId="7D6AE0F5">
            <w:pPr>
              <w:jc w:val="center"/>
              <w:rPr>
                <w:ins w:id="4129" w:author="L" w:date="2026-05-22T20:51:43Z"/>
                <w:rFonts w:hint="default" w:ascii="Times New Roman" w:hAnsi="Times New Roman"/>
                <w:vertAlign w:val="baseline"/>
                <w:lang w:val="en-US" w:eastAsia="zh-CN"/>
              </w:rPr>
            </w:pPr>
            <w:ins w:id="4130" w:author="L" w:date="2026-05-22T20:51:43Z">
              <w:r>
                <w:rPr>
                  <w:rFonts w:hint="eastAsia" w:ascii="Times New Roman" w:hAnsi="Times New Roman"/>
                  <w:vertAlign w:val="baseline"/>
                  <w:lang w:val="en-US" w:eastAsia="zh-CN"/>
                </w:rPr>
                <w:t>T6+</w:t>
              </w:r>
            </w:ins>
          </w:p>
        </w:tc>
        <w:tc>
          <w:tcPr>
            <w:tcW w:w="500" w:type="pct"/>
            <w:noWrap w:val="0"/>
            <w:vAlign w:val="top"/>
          </w:tcPr>
          <w:p w14:paraId="4AD6168B">
            <w:pPr>
              <w:jc w:val="center"/>
              <w:rPr>
                <w:ins w:id="4131" w:author="L" w:date="2026-05-22T20:51:43Z"/>
                <w:rFonts w:hint="default" w:ascii="Times New Roman" w:hAnsi="Times New Roman"/>
                <w:vertAlign w:val="baseline"/>
                <w:lang w:val="en-US" w:eastAsia="zh-CN"/>
              </w:rPr>
            </w:pPr>
            <w:ins w:id="4132" w:author="L" w:date="2026-05-22T20:51:43Z">
              <w:r>
                <w:rPr>
                  <w:rFonts w:hint="eastAsia" w:ascii="Times New Roman" w:hAnsi="Times New Roman"/>
                  <w:vertAlign w:val="baseline"/>
                  <w:lang w:val="en-US" w:eastAsia="zh-CN"/>
                </w:rPr>
                <w:t>T7+</w:t>
              </w:r>
            </w:ins>
          </w:p>
        </w:tc>
        <w:tc>
          <w:tcPr>
            <w:tcW w:w="500" w:type="pct"/>
            <w:noWrap w:val="0"/>
            <w:vAlign w:val="top"/>
          </w:tcPr>
          <w:p w14:paraId="6CDF1756">
            <w:pPr>
              <w:jc w:val="center"/>
              <w:rPr>
                <w:ins w:id="4133" w:author="L" w:date="2026-05-22T20:51:43Z"/>
                <w:rFonts w:hint="default" w:ascii="Times New Roman" w:hAnsi="Times New Roman"/>
                <w:vertAlign w:val="baseline"/>
                <w:lang w:val="en-US" w:eastAsia="zh-CN"/>
              </w:rPr>
            </w:pPr>
            <w:ins w:id="4134" w:author="L" w:date="2026-05-22T20:51:43Z">
              <w:r>
                <w:rPr>
                  <w:rFonts w:hint="eastAsia" w:ascii="Times New Roman" w:hAnsi="Times New Roman"/>
                  <w:vertAlign w:val="baseline"/>
                  <w:lang w:val="en-US" w:eastAsia="zh-CN"/>
                </w:rPr>
                <w:t>T8+</w:t>
              </w:r>
            </w:ins>
          </w:p>
        </w:tc>
        <w:tc>
          <w:tcPr>
            <w:tcW w:w="499" w:type="pct"/>
            <w:noWrap w:val="0"/>
            <w:vAlign w:val="top"/>
          </w:tcPr>
          <w:p w14:paraId="7FBB29ED">
            <w:pPr>
              <w:jc w:val="center"/>
              <w:rPr>
                <w:ins w:id="4135" w:author="L" w:date="2026-05-22T20:51:43Z"/>
                <w:rFonts w:hint="default" w:ascii="Times New Roman" w:hAnsi="Times New Roman"/>
                <w:vertAlign w:val="baseline"/>
                <w:lang w:val="en-US" w:eastAsia="zh-CN"/>
              </w:rPr>
            </w:pPr>
            <w:ins w:id="4136" w:author="L" w:date="2026-05-22T20:51:43Z">
              <w:r>
                <w:rPr>
                  <w:rFonts w:hint="eastAsia" w:ascii="Times New Roman" w:hAnsi="Times New Roman"/>
                  <w:vertAlign w:val="baseline"/>
                  <w:lang w:val="en-US" w:eastAsia="zh-CN"/>
                </w:rPr>
                <w:t>PE</w:t>
              </w:r>
            </w:ins>
          </w:p>
        </w:tc>
      </w:tr>
      <w:tr w14:paraId="1C4F7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37" w:author="L" w:date="2026-05-22T20:51:43Z"/>
        </w:trPr>
        <w:tc>
          <w:tcPr>
            <w:tcW w:w="497" w:type="pct"/>
            <w:noWrap w:val="0"/>
            <w:vAlign w:val="top"/>
          </w:tcPr>
          <w:p w14:paraId="6B9A8FBD">
            <w:pPr>
              <w:jc w:val="center"/>
              <w:rPr>
                <w:ins w:id="4138" w:author="L" w:date="2026-05-22T20:51:43Z"/>
                <w:rFonts w:hint="default" w:ascii="Times New Roman" w:hAnsi="Times New Roman"/>
                <w:vertAlign w:val="baseline"/>
                <w:lang w:val="en-US" w:eastAsia="zh-CN"/>
              </w:rPr>
            </w:pPr>
            <w:ins w:id="4139" w:author="L" w:date="2026-05-22T20:51:43Z">
              <w:r>
                <w:rPr>
                  <w:rFonts w:hint="eastAsia" w:ascii="Times New Roman" w:hAnsi="Times New Roman"/>
                  <w:vertAlign w:val="baseline"/>
                  <w:lang w:val="en-US" w:eastAsia="zh-CN"/>
                </w:rPr>
                <w:t>端口号</w:t>
              </w:r>
            </w:ins>
          </w:p>
        </w:tc>
        <w:tc>
          <w:tcPr>
            <w:tcW w:w="497" w:type="pct"/>
            <w:noWrap w:val="0"/>
            <w:vAlign w:val="top"/>
          </w:tcPr>
          <w:p w14:paraId="6A30A726">
            <w:pPr>
              <w:jc w:val="center"/>
              <w:rPr>
                <w:ins w:id="4140" w:author="L" w:date="2026-05-22T20:51:43Z"/>
                <w:rFonts w:hint="default" w:ascii="Times New Roman" w:hAnsi="Times New Roman"/>
                <w:vertAlign w:val="baseline"/>
                <w:lang w:val="en-US" w:eastAsia="zh-CN"/>
              </w:rPr>
            </w:pPr>
            <w:ins w:id="4141" w:author="L" w:date="2026-05-22T20:51:43Z">
              <w:r>
                <w:rPr>
                  <w:rFonts w:hint="eastAsia" w:ascii="Times New Roman" w:hAnsi="Times New Roman"/>
                  <w:vertAlign w:val="baseline"/>
                  <w:lang w:val="en-US" w:eastAsia="zh-CN"/>
                </w:rPr>
                <w:t>A1</w:t>
              </w:r>
            </w:ins>
          </w:p>
        </w:tc>
        <w:tc>
          <w:tcPr>
            <w:tcW w:w="499" w:type="pct"/>
            <w:noWrap w:val="0"/>
            <w:vAlign w:val="top"/>
          </w:tcPr>
          <w:p w14:paraId="0CC227B4">
            <w:pPr>
              <w:jc w:val="center"/>
              <w:rPr>
                <w:ins w:id="4142" w:author="L" w:date="2026-05-22T20:51:43Z"/>
                <w:rFonts w:hint="default" w:ascii="Times New Roman" w:hAnsi="Times New Roman"/>
                <w:vertAlign w:val="baseline"/>
                <w:lang w:val="en-US" w:eastAsia="zh-CN"/>
              </w:rPr>
            </w:pPr>
            <w:ins w:id="4143" w:author="L" w:date="2026-05-22T20:51:43Z">
              <w:r>
                <w:rPr>
                  <w:rFonts w:hint="eastAsia" w:ascii="Times New Roman" w:hAnsi="Times New Roman"/>
                  <w:vertAlign w:val="baseline"/>
                  <w:lang w:val="en-US" w:eastAsia="zh-CN"/>
                </w:rPr>
                <w:t>A2</w:t>
              </w:r>
            </w:ins>
          </w:p>
        </w:tc>
        <w:tc>
          <w:tcPr>
            <w:tcW w:w="500" w:type="pct"/>
            <w:noWrap w:val="0"/>
            <w:vAlign w:val="top"/>
          </w:tcPr>
          <w:p w14:paraId="6322BE90">
            <w:pPr>
              <w:jc w:val="center"/>
              <w:rPr>
                <w:ins w:id="4144" w:author="L" w:date="2026-05-22T20:51:43Z"/>
                <w:rFonts w:hint="default" w:ascii="Times New Roman" w:hAnsi="Times New Roman"/>
                <w:vertAlign w:val="baseline"/>
                <w:lang w:val="en-US" w:eastAsia="zh-CN"/>
              </w:rPr>
            </w:pPr>
            <w:ins w:id="4145" w:author="L" w:date="2026-05-22T20:51:43Z">
              <w:r>
                <w:rPr>
                  <w:rFonts w:hint="eastAsia" w:ascii="Times New Roman" w:hAnsi="Times New Roman"/>
                  <w:vertAlign w:val="baseline"/>
                  <w:lang w:val="en-US" w:eastAsia="zh-CN"/>
                </w:rPr>
                <w:t>A3</w:t>
              </w:r>
            </w:ins>
          </w:p>
        </w:tc>
        <w:tc>
          <w:tcPr>
            <w:tcW w:w="500" w:type="pct"/>
            <w:noWrap w:val="0"/>
            <w:vAlign w:val="top"/>
          </w:tcPr>
          <w:p w14:paraId="093D703C">
            <w:pPr>
              <w:jc w:val="center"/>
              <w:rPr>
                <w:ins w:id="4146" w:author="L" w:date="2026-05-22T20:51:43Z"/>
                <w:rFonts w:hint="default" w:ascii="Times New Roman" w:hAnsi="Times New Roman"/>
                <w:vertAlign w:val="baseline"/>
                <w:lang w:val="en-US" w:eastAsia="zh-CN"/>
              </w:rPr>
            </w:pPr>
            <w:ins w:id="4147" w:author="L" w:date="2026-05-22T20:51:43Z">
              <w:r>
                <w:rPr>
                  <w:rFonts w:hint="eastAsia" w:ascii="Times New Roman" w:hAnsi="Times New Roman"/>
                  <w:vertAlign w:val="baseline"/>
                  <w:lang w:val="en-US" w:eastAsia="zh-CN"/>
                </w:rPr>
                <w:t>A4</w:t>
              </w:r>
            </w:ins>
          </w:p>
        </w:tc>
        <w:tc>
          <w:tcPr>
            <w:tcW w:w="500" w:type="pct"/>
            <w:noWrap w:val="0"/>
            <w:vAlign w:val="top"/>
          </w:tcPr>
          <w:p w14:paraId="00CBCB61">
            <w:pPr>
              <w:jc w:val="center"/>
              <w:rPr>
                <w:ins w:id="4148" w:author="L" w:date="2026-05-22T20:51:43Z"/>
                <w:rFonts w:hint="default" w:ascii="Times New Roman" w:hAnsi="Times New Roman"/>
                <w:vertAlign w:val="baseline"/>
                <w:lang w:val="en-US" w:eastAsia="zh-CN"/>
              </w:rPr>
            </w:pPr>
            <w:ins w:id="4149" w:author="L" w:date="2026-05-22T20:51:43Z">
              <w:r>
                <w:rPr>
                  <w:rFonts w:hint="eastAsia" w:ascii="Times New Roman" w:hAnsi="Times New Roman"/>
                  <w:vertAlign w:val="baseline"/>
                  <w:lang w:val="en-US" w:eastAsia="zh-CN"/>
                </w:rPr>
                <w:t>A5</w:t>
              </w:r>
            </w:ins>
          </w:p>
        </w:tc>
        <w:tc>
          <w:tcPr>
            <w:tcW w:w="500" w:type="pct"/>
            <w:noWrap w:val="0"/>
            <w:vAlign w:val="top"/>
          </w:tcPr>
          <w:p w14:paraId="7E26C15E">
            <w:pPr>
              <w:jc w:val="center"/>
              <w:rPr>
                <w:ins w:id="4150" w:author="L" w:date="2026-05-22T20:51:43Z"/>
                <w:rFonts w:hint="default" w:ascii="Times New Roman" w:hAnsi="Times New Roman"/>
                <w:vertAlign w:val="baseline"/>
                <w:lang w:val="en-US" w:eastAsia="zh-CN"/>
              </w:rPr>
            </w:pPr>
            <w:ins w:id="4151" w:author="L" w:date="2026-05-22T20:51:43Z">
              <w:r>
                <w:rPr>
                  <w:rFonts w:hint="eastAsia" w:ascii="Times New Roman" w:hAnsi="Times New Roman"/>
                  <w:vertAlign w:val="baseline"/>
                  <w:lang w:val="en-US" w:eastAsia="zh-CN"/>
                </w:rPr>
                <w:t>A6</w:t>
              </w:r>
            </w:ins>
          </w:p>
        </w:tc>
        <w:tc>
          <w:tcPr>
            <w:tcW w:w="500" w:type="pct"/>
            <w:noWrap w:val="0"/>
            <w:vAlign w:val="top"/>
          </w:tcPr>
          <w:p w14:paraId="080D83BC">
            <w:pPr>
              <w:jc w:val="center"/>
              <w:rPr>
                <w:ins w:id="4152" w:author="L" w:date="2026-05-22T20:51:43Z"/>
                <w:rFonts w:hint="default" w:ascii="Times New Roman" w:hAnsi="Times New Roman"/>
                <w:vertAlign w:val="baseline"/>
                <w:lang w:val="en-US" w:eastAsia="zh-CN"/>
              </w:rPr>
            </w:pPr>
            <w:ins w:id="4153" w:author="L" w:date="2026-05-22T20:51:43Z">
              <w:r>
                <w:rPr>
                  <w:rFonts w:hint="eastAsia" w:ascii="Times New Roman" w:hAnsi="Times New Roman"/>
                  <w:vertAlign w:val="baseline"/>
                  <w:lang w:val="en-US" w:eastAsia="zh-CN"/>
                </w:rPr>
                <w:t>A7</w:t>
              </w:r>
            </w:ins>
          </w:p>
        </w:tc>
        <w:tc>
          <w:tcPr>
            <w:tcW w:w="500" w:type="pct"/>
            <w:noWrap w:val="0"/>
            <w:vAlign w:val="top"/>
          </w:tcPr>
          <w:p w14:paraId="41D0F547">
            <w:pPr>
              <w:jc w:val="center"/>
              <w:rPr>
                <w:ins w:id="4154" w:author="L" w:date="2026-05-22T20:51:43Z"/>
                <w:rFonts w:hint="default" w:ascii="Times New Roman" w:hAnsi="Times New Roman"/>
                <w:vertAlign w:val="baseline"/>
                <w:lang w:val="en-US" w:eastAsia="zh-CN"/>
              </w:rPr>
            </w:pPr>
            <w:ins w:id="4155" w:author="L" w:date="2026-05-22T20:51:43Z">
              <w:r>
                <w:rPr>
                  <w:rFonts w:hint="eastAsia" w:ascii="Times New Roman" w:hAnsi="Times New Roman"/>
                  <w:vertAlign w:val="baseline"/>
                  <w:lang w:val="en-US" w:eastAsia="zh-CN"/>
                </w:rPr>
                <w:t>A8</w:t>
              </w:r>
            </w:ins>
          </w:p>
        </w:tc>
        <w:tc>
          <w:tcPr>
            <w:tcW w:w="499" w:type="pct"/>
            <w:noWrap w:val="0"/>
            <w:vAlign w:val="top"/>
          </w:tcPr>
          <w:p w14:paraId="1B700CCF">
            <w:pPr>
              <w:jc w:val="center"/>
              <w:rPr>
                <w:ins w:id="4156" w:author="L" w:date="2026-05-22T20:51:43Z"/>
                <w:rFonts w:hint="default" w:ascii="Times New Roman" w:hAnsi="Times New Roman"/>
                <w:vertAlign w:val="baseline"/>
                <w:lang w:val="en-US" w:eastAsia="zh-CN"/>
              </w:rPr>
            </w:pPr>
            <w:ins w:id="4157" w:author="L" w:date="2026-05-22T20:51:43Z">
              <w:r>
                <w:rPr>
                  <w:rFonts w:hint="eastAsia" w:ascii="Times New Roman" w:hAnsi="Times New Roman"/>
                  <w:vertAlign w:val="baseline"/>
                  <w:lang w:val="en-US" w:eastAsia="zh-CN"/>
                </w:rPr>
                <w:t>A9</w:t>
              </w:r>
            </w:ins>
          </w:p>
        </w:tc>
      </w:tr>
      <w:tr w14:paraId="0B6D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58" w:author="L" w:date="2026-05-22T20:51:43Z"/>
        </w:trPr>
        <w:tc>
          <w:tcPr>
            <w:tcW w:w="497" w:type="pct"/>
            <w:noWrap w:val="0"/>
            <w:vAlign w:val="top"/>
          </w:tcPr>
          <w:p w14:paraId="7F95FC49">
            <w:pPr>
              <w:jc w:val="center"/>
              <w:rPr>
                <w:ins w:id="4159" w:author="L" w:date="2026-05-22T20:51:43Z"/>
                <w:rFonts w:hint="default" w:ascii="Times New Roman" w:hAnsi="Times New Roman"/>
                <w:vertAlign w:val="baseline"/>
                <w:lang w:val="en-US" w:eastAsia="zh-CN"/>
              </w:rPr>
            </w:pPr>
            <w:ins w:id="4160" w:author="L" w:date="2026-05-22T20:51:43Z">
              <w:r>
                <w:rPr>
                  <w:rFonts w:hint="eastAsia" w:ascii="Times New Roman" w:hAnsi="Times New Roman"/>
                  <w:vertAlign w:val="baseline"/>
                  <w:lang w:val="en-US" w:eastAsia="zh-CN"/>
                </w:rPr>
                <w:t>名称</w:t>
              </w:r>
            </w:ins>
          </w:p>
        </w:tc>
        <w:tc>
          <w:tcPr>
            <w:tcW w:w="497" w:type="pct"/>
            <w:noWrap w:val="0"/>
            <w:vAlign w:val="top"/>
          </w:tcPr>
          <w:p w14:paraId="08BB8A49">
            <w:pPr>
              <w:jc w:val="center"/>
              <w:rPr>
                <w:ins w:id="4161" w:author="L" w:date="2026-05-22T20:51:43Z"/>
                <w:rFonts w:hint="default" w:ascii="Times New Roman" w:hAnsi="Times New Roman"/>
                <w:vertAlign w:val="baseline"/>
                <w:lang w:val="en-US" w:eastAsia="zh-CN"/>
              </w:rPr>
            </w:pPr>
            <w:ins w:id="4162" w:author="L" w:date="2026-05-22T20:51:43Z">
              <w:r>
                <w:rPr>
                  <w:rFonts w:hint="eastAsia" w:ascii="Times New Roman" w:hAnsi="Times New Roman"/>
                  <w:vertAlign w:val="baseline"/>
                  <w:lang w:val="en-US" w:eastAsia="zh-CN"/>
                </w:rPr>
                <w:t>T1-</w:t>
              </w:r>
            </w:ins>
          </w:p>
        </w:tc>
        <w:tc>
          <w:tcPr>
            <w:tcW w:w="499" w:type="pct"/>
            <w:noWrap w:val="0"/>
            <w:vAlign w:val="top"/>
          </w:tcPr>
          <w:p w14:paraId="5BB577D1">
            <w:pPr>
              <w:jc w:val="center"/>
              <w:rPr>
                <w:ins w:id="4163" w:author="L" w:date="2026-05-22T20:51:43Z"/>
                <w:rFonts w:hint="default" w:ascii="Times New Roman" w:hAnsi="Times New Roman"/>
                <w:vertAlign w:val="baseline"/>
                <w:lang w:val="en-US" w:eastAsia="zh-CN"/>
              </w:rPr>
            </w:pPr>
            <w:ins w:id="4164" w:author="L" w:date="2026-05-22T20:51:43Z">
              <w:r>
                <w:rPr>
                  <w:rFonts w:hint="eastAsia" w:ascii="Times New Roman" w:hAnsi="Times New Roman"/>
                  <w:vertAlign w:val="baseline"/>
                  <w:lang w:val="en-US" w:eastAsia="zh-CN"/>
                </w:rPr>
                <w:t>T2-</w:t>
              </w:r>
            </w:ins>
          </w:p>
        </w:tc>
        <w:tc>
          <w:tcPr>
            <w:tcW w:w="500" w:type="pct"/>
            <w:noWrap w:val="0"/>
            <w:vAlign w:val="top"/>
          </w:tcPr>
          <w:p w14:paraId="57593FC5">
            <w:pPr>
              <w:jc w:val="center"/>
              <w:rPr>
                <w:ins w:id="4165" w:author="L" w:date="2026-05-22T20:51:43Z"/>
                <w:rFonts w:hint="default" w:ascii="Times New Roman" w:hAnsi="Times New Roman"/>
                <w:vertAlign w:val="baseline"/>
                <w:lang w:val="en-US" w:eastAsia="zh-CN"/>
              </w:rPr>
            </w:pPr>
            <w:ins w:id="4166" w:author="L" w:date="2026-05-22T20:51:43Z">
              <w:r>
                <w:rPr>
                  <w:rFonts w:hint="eastAsia" w:ascii="Times New Roman" w:hAnsi="Times New Roman"/>
                  <w:vertAlign w:val="baseline"/>
                  <w:lang w:val="en-US" w:eastAsia="zh-CN"/>
                </w:rPr>
                <w:t>T3-</w:t>
              </w:r>
            </w:ins>
          </w:p>
        </w:tc>
        <w:tc>
          <w:tcPr>
            <w:tcW w:w="500" w:type="pct"/>
            <w:noWrap w:val="0"/>
            <w:vAlign w:val="top"/>
          </w:tcPr>
          <w:p w14:paraId="56AA72DD">
            <w:pPr>
              <w:jc w:val="center"/>
              <w:rPr>
                <w:ins w:id="4167" w:author="L" w:date="2026-05-22T20:51:43Z"/>
                <w:rFonts w:hint="default" w:ascii="Times New Roman" w:hAnsi="Times New Roman"/>
                <w:vertAlign w:val="baseline"/>
                <w:lang w:val="en-US" w:eastAsia="zh-CN"/>
              </w:rPr>
            </w:pPr>
            <w:ins w:id="4168" w:author="L" w:date="2026-05-22T20:51:43Z">
              <w:r>
                <w:rPr>
                  <w:rFonts w:hint="eastAsia" w:ascii="Times New Roman" w:hAnsi="Times New Roman"/>
                  <w:vertAlign w:val="baseline"/>
                  <w:lang w:val="en-US" w:eastAsia="zh-CN"/>
                </w:rPr>
                <w:t>T4-</w:t>
              </w:r>
            </w:ins>
          </w:p>
        </w:tc>
        <w:tc>
          <w:tcPr>
            <w:tcW w:w="500" w:type="pct"/>
            <w:noWrap w:val="0"/>
            <w:vAlign w:val="top"/>
          </w:tcPr>
          <w:p w14:paraId="61A31495">
            <w:pPr>
              <w:jc w:val="center"/>
              <w:rPr>
                <w:ins w:id="4169" w:author="L" w:date="2026-05-22T20:51:43Z"/>
                <w:rFonts w:hint="default" w:ascii="Times New Roman" w:hAnsi="Times New Roman"/>
                <w:vertAlign w:val="baseline"/>
                <w:lang w:val="en-US" w:eastAsia="zh-CN"/>
              </w:rPr>
            </w:pPr>
            <w:ins w:id="4170" w:author="L" w:date="2026-05-22T20:51:43Z">
              <w:r>
                <w:rPr>
                  <w:rFonts w:hint="eastAsia" w:ascii="Times New Roman" w:hAnsi="Times New Roman"/>
                  <w:vertAlign w:val="baseline"/>
                  <w:lang w:val="en-US" w:eastAsia="zh-CN"/>
                </w:rPr>
                <w:t>T5-</w:t>
              </w:r>
            </w:ins>
          </w:p>
        </w:tc>
        <w:tc>
          <w:tcPr>
            <w:tcW w:w="500" w:type="pct"/>
            <w:noWrap w:val="0"/>
            <w:vAlign w:val="top"/>
          </w:tcPr>
          <w:p w14:paraId="273CD34F">
            <w:pPr>
              <w:jc w:val="center"/>
              <w:rPr>
                <w:ins w:id="4171" w:author="L" w:date="2026-05-22T20:51:43Z"/>
                <w:rFonts w:hint="default" w:ascii="Times New Roman" w:hAnsi="Times New Roman"/>
                <w:vertAlign w:val="baseline"/>
                <w:lang w:val="en-US" w:eastAsia="zh-CN"/>
              </w:rPr>
            </w:pPr>
            <w:ins w:id="4172" w:author="L" w:date="2026-05-22T20:51:43Z">
              <w:r>
                <w:rPr>
                  <w:rFonts w:hint="eastAsia" w:ascii="Times New Roman" w:hAnsi="Times New Roman"/>
                  <w:vertAlign w:val="baseline"/>
                  <w:lang w:val="en-US" w:eastAsia="zh-CN"/>
                </w:rPr>
                <w:t>T6-</w:t>
              </w:r>
            </w:ins>
          </w:p>
        </w:tc>
        <w:tc>
          <w:tcPr>
            <w:tcW w:w="500" w:type="pct"/>
            <w:noWrap w:val="0"/>
            <w:vAlign w:val="top"/>
          </w:tcPr>
          <w:p w14:paraId="2AB2183A">
            <w:pPr>
              <w:jc w:val="center"/>
              <w:rPr>
                <w:ins w:id="4173" w:author="L" w:date="2026-05-22T20:51:43Z"/>
                <w:rFonts w:hint="default" w:ascii="Times New Roman" w:hAnsi="Times New Roman"/>
                <w:vertAlign w:val="baseline"/>
                <w:lang w:val="en-US" w:eastAsia="zh-CN"/>
              </w:rPr>
            </w:pPr>
            <w:ins w:id="4174" w:author="L" w:date="2026-05-22T20:51:43Z">
              <w:r>
                <w:rPr>
                  <w:rFonts w:hint="eastAsia" w:ascii="Times New Roman" w:hAnsi="Times New Roman"/>
                  <w:vertAlign w:val="baseline"/>
                  <w:lang w:val="en-US" w:eastAsia="zh-CN"/>
                </w:rPr>
                <w:t>T7-</w:t>
              </w:r>
            </w:ins>
          </w:p>
        </w:tc>
        <w:tc>
          <w:tcPr>
            <w:tcW w:w="500" w:type="pct"/>
            <w:noWrap w:val="0"/>
            <w:vAlign w:val="top"/>
          </w:tcPr>
          <w:p w14:paraId="4239111E">
            <w:pPr>
              <w:jc w:val="center"/>
              <w:rPr>
                <w:ins w:id="4175" w:author="L" w:date="2026-05-22T20:51:43Z"/>
                <w:rFonts w:hint="default" w:ascii="Times New Roman" w:hAnsi="Times New Roman"/>
                <w:vertAlign w:val="baseline"/>
                <w:lang w:val="en-US" w:eastAsia="zh-CN"/>
              </w:rPr>
            </w:pPr>
            <w:ins w:id="4176" w:author="L" w:date="2026-05-22T20:51:43Z">
              <w:r>
                <w:rPr>
                  <w:rFonts w:hint="eastAsia" w:ascii="Times New Roman" w:hAnsi="Times New Roman"/>
                  <w:vertAlign w:val="baseline"/>
                  <w:lang w:val="en-US" w:eastAsia="zh-CN"/>
                </w:rPr>
                <w:t>T8-</w:t>
              </w:r>
            </w:ins>
          </w:p>
        </w:tc>
        <w:tc>
          <w:tcPr>
            <w:tcW w:w="499" w:type="pct"/>
            <w:noWrap w:val="0"/>
            <w:vAlign w:val="top"/>
          </w:tcPr>
          <w:p w14:paraId="66033C94">
            <w:pPr>
              <w:jc w:val="center"/>
              <w:rPr>
                <w:ins w:id="4177" w:author="L" w:date="2026-05-22T20:51:43Z"/>
                <w:rFonts w:hint="default" w:ascii="Times New Roman" w:hAnsi="Times New Roman"/>
                <w:vertAlign w:val="baseline"/>
                <w:lang w:val="en-US" w:eastAsia="zh-CN"/>
              </w:rPr>
            </w:pPr>
            <w:ins w:id="4178" w:author="L" w:date="2026-05-22T20:51:43Z">
              <w:r>
                <w:rPr>
                  <w:rFonts w:hint="eastAsia" w:ascii="Times New Roman" w:hAnsi="Times New Roman"/>
                  <w:vertAlign w:val="baseline"/>
                  <w:lang w:val="en-US" w:eastAsia="zh-CN"/>
                </w:rPr>
                <w:t>PE</w:t>
              </w:r>
            </w:ins>
          </w:p>
        </w:tc>
      </w:tr>
    </w:tbl>
    <w:p w14:paraId="769C25DC">
      <w:pPr>
        <w:rPr>
          <w:ins w:id="4179" w:author="LKY" w:date="2026-09-15T17:12:41Z"/>
          <w:rFonts w:hint="default"/>
          <w:lang w:val="en-US" w:eastAsia="zh-CN"/>
        </w:rPr>
      </w:pPr>
    </w:p>
    <w:p w14:paraId="7F17FD04">
      <w:pPr>
        <w:pStyle w:val="4"/>
        <w:ind w:left="720" w:leftChars="0" w:hanging="720" w:firstLineChars="0"/>
        <w:outlineLvl w:val="2"/>
        <w:rPr>
          <w:ins w:id="4180" w:author="LKY" w:date="2026-09-15T17:12:58Z"/>
          <w:rFonts w:hint="eastAsia"/>
          <w:lang w:val="en-US" w:eastAsia="zh-CN"/>
        </w:rPr>
      </w:pPr>
      <w:ins w:id="4181" w:author="LKY" w:date="2026-09-15T17:12:58Z">
        <w:bookmarkStart w:id="90" w:name="_Toc12501"/>
        <w:bookmarkStart w:id="91" w:name="_Toc15085"/>
        <w:r>
          <w:rPr>
            <w:rFonts w:hint="default" w:ascii="Times New Roman" w:hAnsi="Times New Roman"/>
            <w:b/>
            <w:bCs/>
            <w:sz w:val="28"/>
            <w:szCs w:val="28"/>
            <w:lang w:val="en-US" w:eastAsia="zh-CN"/>
          </w:rPr>
          <w:t>2.</w:t>
        </w:r>
      </w:ins>
      <w:ins w:id="4182" w:author="LKY" w:date="2026-09-15T17:12:58Z">
        <w:r>
          <w:rPr>
            <w:rFonts w:hint="eastAsia" w:ascii="Times New Roman" w:hAnsi="Times New Roman"/>
            <w:b/>
            <w:bCs/>
            <w:sz w:val="28"/>
            <w:szCs w:val="28"/>
            <w:lang w:val="en-US" w:eastAsia="zh-CN"/>
          </w:rPr>
          <w:t>3</w:t>
        </w:r>
      </w:ins>
      <w:ins w:id="4183" w:author="LKY" w:date="2026-09-15T17:12:58Z">
        <w:r>
          <w:rPr>
            <w:rFonts w:hint="default" w:ascii="Times New Roman" w:hAnsi="Times New Roman"/>
            <w:b/>
            <w:bCs/>
            <w:sz w:val="28"/>
            <w:szCs w:val="28"/>
            <w:lang w:val="en-US" w:eastAsia="zh-CN"/>
          </w:rPr>
          <w:t>.</w:t>
        </w:r>
      </w:ins>
      <w:ins w:id="4184" w:author="LKY" w:date="2026-09-15T17:12:58Z">
        <w:r>
          <w:rPr>
            <w:rFonts w:hint="eastAsia" w:ascii="Times New Roman" w:hAnsi="Times New Roman"/>
            <w:b/>
            <w:bCs/>
            <w:sz w:val="28"/>
            <w:szCs w:val="28"/>
            <w:lang w:val="en-US" w:eastAsia="zh-CN"/>
          </w:rPr>
          <w:t xml:space="preserve">9 </w:t>
        </w:r>
      </w:ins>
      <w:ins w:id="4185" w:author="LKY" w:date="2026-09-15T17:12:58Z">
        <w:r>
          <w:rPr>
            <w:rFonts w:hint="default" w:ascii="Times New Roman" w:hAnsi="Times New Roman" w:cs="Times New Roman"/>
            <w:sz w:val="28"/>
            <w:szCs w:val="28"/>
            <w:lang w:val="en-US" w:eastAsia="zh-CN"/>
          </w:rPr>
          <w:t>NTC</w:t>
        </w:r>
      </w:ins>
      <w:ins w:id="4186" w:author="LKY" w:date="2026-09-15T17:12:58Z">
        <w:r>
          <w:rPr>
            <w:rFonts w:hint="eastAsia"/>
            <w:sz w:val="28"/>
            <w:szCs w:val="28"/>
            <w:lang w:val="en-US" w:eastAsia="zh-CN"/>
          </w:rPr>
          <w:t>模块</w:t>
        </w:r>
        <w:bookmarkEnd w:id="90"/>
        <w:bookmarkEnd w:id="91"/>
      </w:ins>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
        <w:gridCol w:w="891"/>
        <w:gridCol w:w="891"/>
        <w:gridCol w:w="891"/>
        <w:gridCol w:w="891"/>
        <w:gridCol w:w="891"/>
        <w:gridCol w:w="891"/>
        <w:gridCol w:w="892"/>
        <w:gridCol w:w="892"/>
        <w:gridCol w:w="514"/>
      </w:tblGrid>
      <w:tr w14:paraId="55D5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87" w:author="LKY" w:date="2026-09-15T17:12:58Z"/>
        </w:trPr>
        <w:tc>
          <w:tcPr>
            <w:tcW w:w="5000" w:type="pct"/>
            <w:gridSpan w:val="10"/>
            <w:tcBorders>
              <w:top w:val="single" w:color="auto" w:sz="4" w:space="0"/>
            </w:tcBorders>
            <w:noWrap w:val="0"/>
            <w:vAlign w:val="top"/>
          </w:tcPr>
          <w:p w14:paraId="0CA71E21">
            <w:pPr>
              <w:pBdr>
                <w:top w:val="none" w:color="auto" w:sz="0" w:space="0"/>
                <w:left w:val="none" w:color="auto" w:sz="0" w:space="0"/>
                <w:bottom w:val="none" w:color="auto" w:sz="0" w:space="0"/>
                <w:right w:val="none" w:color="auto" w:sz="0" w:space="0"/>
                <w:between w:val="none" w:color="auto" w:sz="0" w:space="0"/>
              </w:pBdr>
              <w:jc w:val="center"/>
              <w:rPr>
                <w:ins w:id="4188" w:author="LKY" w:date="2026-09-15T17:12:58Z"/>
                <w:rFonts w:hint="default" w:ascii="Times New Roman" w:hAnsi="Times New Roman"/>
                <w:vertAlign w:val="baseline"/>
                <w:lang w:val="en-US" w:eastAsia="zh-CN"/>
              </w:rPr>
            </w:pPr>
            <w:ins w:id="4189" w:author="LKY" w:date="2026-09-15T17:12:58Z">
              <w:r>
                <w:rPr>
                  <w:rFonts w:hint="eastAsia" w:ascii="Times New Roman" w:hAnsi="Times New Roman"/>
                  <w:vertAlign w:val="baseline"/>
                  <w:lang w:val="en-US" w:eastAsia="zh-CN"/>
                </w:rPr>
                <w:t>N3087模块</w:t>
              </w:r>
            </w:ins>
          </w:p>
        </w:tc>
      </w:tr>
      <w:tr w14:paraId="59FBC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90" w:author="LKY" w:date="2026-09-15T17:12:58Z"/>
        </w:trPr>
        <w:tc>
          <w:tcPr>
            <w:tcW w:w="515" w:type="pct"/>
            <w:tcBorders>
              <w:top w:val="single" w:color="auto" w:sz="4" w:space="0"/>
            </w:tcBorders>
            <w:noWrap w:val="0"/>
            <w:vAlign w:val="top"/>
          </w:tcPr>
          <w:p w14:paraId="4ECF0876">
            <w:pPr>
              <w:jc w:val="center"/>
              <w:rPr>
                <w:ins w:id="4191" w:author="LKY" w:date="2026-09-15T17:12:58Z"/>
                <w:rFonts w:hint="default" w:ascii="Times New Roman" w:hAnsi="Times New Roman"/>
                <w:vertAlign w:val="baseline"/>
                <w:lang w:val="en-US" w:eastAsia="zh-CN"/>
              </w:rPr>
            </w:pPr>
            <w:ins w:id="4192" w:author="LKY" w:date="2026-09-15T17:12:58Z">
              <w:r>
                <w:rPr>
                  <w:rFonts w:hint="eastAsia" w:ascii="Times New Roman" w:hAnsi="Times New Roman"/>
                  <w:vertAlign w:val="baseline"/>
                  <w:lang w:val="en-US" w:eastAsia="zh-CN"/>
                </w:rPr>
                <w:t>端口号</w:t>
              </w:r>
            </w:ins>
          </w:p>
        </w:tc>
        <w:tc>
          <w:tcPr>
            <w:tcW w:w="523" w:type="pct"/>
            <w:tcBorders>
              <w:top w:val="single" w:color="auto" w:sz="4" w:space="0"/>
            </w:tcBorders>
            <w:noWrap w:val="0"/>
            <w:vAlign w:val="top"/>
          </w:tcPr>
          <w:p w14:paraId="31FC598A">
            <w:pPr>
              <w:jc w:val="center"/>
              <w:rPr>
                <w:ins w:id="4193" w:author="LKY" w:date="2026-09-15T17:12:58Z"/>
                <w:rFonts w:hint="default" w:ascii="Times New Roman" w:hAnsi="Times New Roman" w:eastAsiaTheme="minorEastAsia" w:cstheme="minorBidi"/>
                <w:kern w:val="2"/>
                <w:sz w:val="21"/>
                <w:szCs w:val="24"/>
                <w:vertAlign w:val="baseline"/>
                <w:lang w:val="en-US" w:eastAsia="zh-CN" w:bidi="ar-SA"/>
              </w:rPr>
            </w:pPr>
            <w:ins w:id="4194" w:author="LKY" w:date="2026-09-15T17:12:58Z">
              <w:r>
                <w:rPr>
                  <w:rFonts w:hint="eastAsia" w:ascii="Times New Roman" w:hAnsi="Times New Roman" w:cstheme="minorBidi"/>
                  <w:kern w:val="2"/>
                  <w:sz w:val="21"/>
                  <w:szCs w:val="24"/>
                  <w:vertAlign w:val="baseline"/>
                  <w:lang w:val="en-US" w:eastAsia="zh-CN" w:bidi="ar-SA"/>
                </w:rPr>
                <w:t>B1</w:t>
              </w:r>
            </w:ins>
          </w:p>
        </w:tc>
        <w:tc>
          <w:tcPr>
            <w:tcW w:w="523" w:type="pct"/>
            <w:tcBorders>
              <w:top w:val="single" w:color="auto" w:sz="4" w:space="0"/>
            </w:tcBorders>
            <w:noWrap w:val="0"/>
            <w:vAlign w:val="top"/>
          </w:tcPr>
          <w:p w14:paraId="65C86839">
            <w:pPr>
              <w:jc w:val="center"/>
              <w:rPr>
                <w:ins w:id="4195" w:author="LKY" w:date="2026-09-15T17:12:58Z"/>
                <w:rFonts w:hint="default" w:ascii="Times New Roman" w:hAnsi="Times New Roman" w:eastAsiaTheme="minorEastAsia" w:cstheme="minorBidi"/>
                <w:kern w:val="2"/>
                <w:sz w:val="21"/>
                <w:szCs w:val="24"/>
                <w:vertAlign w:val="baseline"/>
                <w:lang w:val="en-US" w:eastAsia="zh-CN" w:bidi="ar-SA"/>
              </w:rPr>
            </w:pPr>
            <w:ins w:id="4196" w:author="LKY" w:date="2026-09-15T17:12:58Z">
              <w:r>
                <w:rPr>
                  <w:rFonts w:hint="eastAsia" w:ascii="Times New Roman" w:hAnsi="Times New Roman" w:cstheme="minorBidi"/>
                  <w:kern w:val="2"/>
                  <w:sz w:val="21"/>
                  <w:szCs w:val="24"/>
                  <w:vertAlign w:val="baseline"/>
                  <w:lang w:val="en-US" w:eastAsia="zh-CN" w:bidi="ar-SA"/>
                </w:rPr>
                <w:t>B2</w:t>
              </w:r>
            </w:ins>
          </w:p>
        </w:tc>
        <w:tc>
          <w:tcPr>
            <w:tcW w:w="523" w:type="pct"/>
            <w:tcBorders>
              <w:top w:val="single" w:color="auto" w:sz="4" w:space="0"/>
            </w:tcBorders>
            <w:noWrap w:val="0"/>
            <w:vAlign w:val="top"/>
          </w:tcPr>
          <w:p w14:paraId="60226E74">
            <w:pPr>
              <w:jc w:val="center"/>
              <w:rPr>
                <w:ins w:id="4197" w:author="LKY" w:date="2026-09-15T17:12:58Z"/>
                <w:rFonts w:hint="default" w:ascii="Times New Roman" w:hAnsi="Times New Roman" w:eastAsiaTheme="minorEastAsia" w:cstheme="minorBidi"/>
                <w:kern w:val="2"/>
                <w:sz w:val="21"/>
                <w:szCs w:val="24"/>
                <w:vertAlign w:val="baseline"/>
                <w:lang w:val="en-US" w:eastAsia="zh-CN" w:bidi="ar-SA"/>
              </w:rPr>
            </w:pPr>
            <w:ins w:id="4198" w:author="LKY" w:date="2026-09-15T17:12:58Z">
              <w:r>
                <w:rPr>
                  <w:rFonts w:hint="eastAsia" w:ascii="Times New Roman" w:hAnsi="Times New Roman" w:cstheme="minorBidi"/>
                  <w:kern w:val="2"/>
                  <w:sz w:val="21"/>
                  <w:szCs w:val="24"/>
                  <w:vertAlign w:val="baseline"/>
                  <w:lang w:val="en-US" w:eastAsia="zh-CN" w:bidi="ar-SA"/>
                </w:rPr>
                <w:t>B3</w:t>
              </w:r>
            </w:ins>
          </w:p>
        </w:tc>
        <w:tc>
          <w:tcPr>
            <w:tcW w:w="523" w:type="pct"/>
            <w:tcBorders>
              <w:top w:val="single" w:color="auto" w:sz="4" w:space="0"/>
            </w:tcBorders>
            <w:noWrap w:val="0"/>
            <w:vAlign w:val="top"/>
          </w:tcPr>
          <w:p w14:paraId="69B9A484">
            <w:pPr>
              <w:jc w:val="center"/>
              <w:rPr>
                <w:ins w:id="4199" w:author="LKY" w:date="2026-09-15T17:12:58Z"/>
                <w:rFonts w:hint="default" w:ascii="Times New Roman" w:hAnsi="Times New Roman" w:eastAsiaTheme="minorEastAsia" w:cstheme="minorBidi"/>
                <w:kern w:val="2"/>
                <w:sz w:val="21"/>
                <w:szCs w:val="24"/>
                <w:vertAlign w:val="baseline"/>
                <w:lang w:val="en-US" w:eastAsia="zh-CN" w:bidi="ar-SA"/>
              </w:rPr>
            </w:pPr>
            <w:ins w:id="4200" w:author="LKY" w:date="2026-09-15T17:12:58Z">
              <w:r>
                <w:rPr>
                  <w:rFonts w:hint="eastAsia" w:ascii="Times New Roman" w:hAnsi="Times New Roman" w:cstheme="minorBidi"/>
                  <w:kern w:val="2"/>
                  <w:sz w:val="21"/>
                  <w:szCs w:val="24"/>
                  <w:vertAlign w:val="baseline"/>
                  <w:lang w:val="en-US" w:eastAsia="zh-CN" w:bidi="ar-SA"/>
                </w:rPr>
                <w:t>B4</w:t>
              </w:r>
            </w:ins>
          </w:p>
        </w:tc>
        <w:tc>
          <w:tcPr>
            <w:tcW w:w="523" w:type="pct"/>
            <w:tcBorders>
              <w:top w:val="single" w:color="auto" w:sz="4" w:space="0"/>
            </w:tcBorders>
            <w:noWrap w:val="0"/>
            <w:vAlign w:val="top"/>
          </w:tcPr>
          <w:p w14:paraId="51B363B0">
            <w:pPr>
              <w:jc w:val="center"/>
              <w:rPr>
                <w:ins w:id="4201" w:author="LKY" w:date="2026-09-15T17:12:58Z"/>
                <w:rFonts w:hint="default" w:ascii="Times New Roman" w:hAnsi="Times New Roman" w:eastAsiaTheme="minorEastAsia" w:cstheme="minorBidi"/>
                <w:kern w:val="2"/>
                <w:sz w:val="21"/>
                <w:szCs w:val="24"/>
                <w:vertAlign w:val="baseline"/>
                <w:lang w:val="en-US" w:eastAsia="zh-CN" w:bidi="ar-SA"/>
              </w:rPr>
            </w:pPr>
            <w:ins w:id="4202" w:author="LKY" w:date="2026-09-15T17:12:58Z">
              <w:r>
                <w:rPr>
                  <w:rFonts w:hint="eastAsia" w:ascii="Times New Roman" w:hAnsi="Times New Roman" w:cstheme="minorBidi"/>
                  <w:kern w:val="2"/>
                  <w:sz w:val="21"/>
                  <w:szCs w:val="24"/>
                  <w:vertAlign w:val="baseline"/>
                  <w:lang w:val="en-US" w:eastAsia="zh-CN" w:bidi="ar-SA"/>
                </w:rPr>
                <w:t>B5</w:t>
              </w:r>
            </w:ins>
          </w:p>
        </w:tc>
        <w:tc>
          <w:tcPr>
            <w:tcW w:w="523" w:type="pct"/>
            <w:tcBorders>
              <w:top w:val="single" w:color="auto" w:sz="4" w:space="0"/>
            </w:tcBorders>
            <w:noWrap w:val="0"/>
            <w:vAlign w:val="top"/>
          </w:tcPr>
          <w:p w14:paraId="46433EB5">
            <w:pPr>
              <w:jc w:val="center"/>
              <w:rPr>
                <w:ins w:id="4203" w:author="LKY" w:date="2026-09-15T17:12:58Z"/>
                <w:rFonts w:hint="default" w:ascii="Times New Roman" w:hAnsi="Times New Roman" w:eastAsiaTheme="minorEastAsia" w:cstheme="minorBidi"/>
                <w:kern w:val="2"/>
                <w:sz w:val="21"/>
                <w:szCs w:val="24"/>
                <w:vertAlign w:val="baseline"/>
                <w:lang w:val="en-US" w:eastAsia="zh-CN" w:bidi="ar-SA"/>
              </w:rPr>
            </w:pPr>
            <w:ins w:id="4204" w:author="LKY" w:date="2026-09-15T17:12:58Z">
              <w:r>
                <w:rPr>
                  <w:rFonts w:hint="eastAsia" w:ascii="Times New Roman" w:hAnsi="Times New Roman" w:cstheme="minorBidi"/>
                  <w:kern w:val="2"/>
                  <w:sz w:val="21"/>
                  <w:szCs w:val="24"/>
                  <w:vertAlign w:val="baseline"/>
                  <w:lang w:val="en-US" w:eastAsia="zh-CN" w:bidi="ar-SA"/>
                </w:rPr>
                <w:t>B6</w:t>
              </w:r>
            </w:ins>
          </w:p>
        </w:tc>
        <w:tc>
          <w:tcPr>
            <w:tcW w:w="523" w:type="pct"/>
            <w:tcBorders>
              <w:top w:val="single" w:color="auto" w:sz="4" w:space="0"/>
            </w:tcBorders>
            <w:noWrap w:val="0"/>
            <w:vAlign w:val="top"/>
          </w:tcPr>
          <w:p w14:paraId="3C169D48">
            <w:pPr>
              <w:jc w:val="center"/>
              <w:rPr>
                <w:ins w:id="4205" w:author="LKY" w:date="2026-09-15T17:12:58Z"/>
                <w:rFonts w:hint="default" w:ascii="Times New Roman" w:hAnsi="Times New Roman"/>
                <w:vertAlign w:val="baseline"/>
                <w:lang w:val="en-US" w:eastAsia="zh-CN"/>
              </w:rPr>
            </w:pPr>
            <w:ins w:id="4206" w:author="LKY" w:date="2026-09-15T17:12:58Z">
              <w:r>
                <w:rPr>
                  <w:rFonts w:hint="eastAsia" w:ascii="Times New Roman" w:hAnsi="Times New Roman"/>
                  <w:vertAlign w:val="baseline"/>
                  <w:lang w:val="en-US" w:eastAsia="zh-CN"/>
                </w:rPr>
                <w:t>B7</w:t>
              </w:r>
            </w:ins>
          </w:p>
        </w:tc>
        <w:tc>
          <w:tcPr>
            <w:tcW w:w="523" w:type="pct"/>
            <w:tcBorders>
              <w:top w:val="single" w:color="auto" w:sz="4" w:space="0"/>
            </w:tcBorders>
            <w:noWrap w:val="0"/>
            <w:vAlign w:val="top"/>
          </w:tcPr>
          <w:p w14:paraId="5D10A688">
            <w:pPr>
              <w:jc w:val="center"/>
              <w:rPr>
                <w:ins w:id="4207" w:author="LKY" w:date="2026-09-15T17:12:58Z"/>
                <w:rFonts w:hint="default" w:ascii="Times New Roman" w:hAnsi="Times New Roman"/>
                <w:vertAlign w:val="baseline"/>
                <w:lang w:val="en-US" w:eastAsia="zh-CN"/>
              </w:rPr>
            </w:pPr>
            <w:ins w:id="4208" w:author="LKY" w:date="2026-09-15T17:12:58Z">
              <w:r>
                <w:rPr>
                  <w:rFonts w:hint="eastAsia" w:ascii="Times New Roman" w:hAnsi="Times New Roman"/>
                  <w:vertAlign w:val="baseline"/>
                  <w:lang w:val="en-US" w:eastAsia="zh-CN"/>
                </w:rPr>
                <w:t>B8</w:t>
              </w:r>
            </w:ins>
          </w:p>
        </w:tc>
        <w:tc>
          <w:tcPr>
            <w:tcW w:w="292" w:type="pct"/>
            <w:tcBorders>
              <w:top w:val="single" w:color="auto" w:sz="4" w:space="0"/>
            </w:tcBorders>
            <w:noWrap w:val="0"/>
            <w:vAlign w:val="top"/>
          </w:tcPr>
          <w:p w14:paraId="4D31AAA2">
            <w:pPr>
              <w:jc w:val="center"/>
              <w:rPr>
                <w:ins w:id="4209" w:author="LKY" w:date="2026-09-15T17:12:58Z"/>
                <w:rFonts w:hint="default" w:ascii="Times New Roman" w:hAnsi="Times New Roman"/>
                <w:vertAlign w:val="baseline"/>
                <w:lang w:val="en-US" w:eastAsia="zh-CN"/>
              </w:rPr>
            </w:pPr>
            <w:ins w:id="4210" w:author="LKY" w:date="2026-09-15T17:12:58Z">
              <w:r>
                <w:rPr>
                  <w:rFonts w:hint="eastAsia" w:ascii="Times New Roman" w:hAnsi="Times New Roman"/>
                  <w:vertAlign w:val="baseline"/>
                  <w:lang w:val="en-US" w:eastAsia="zh-CN"/>
                </w:rPr>
                <w:t>B9</w:t>
              </w:r>
            </w:ins>
          </w:p>
        </w:tc>
      </w:tr>
      <w:tr w14:paraId="0D27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11" w:author="LKY" w:date="2026-09-15T17:12:58Z"/>
        </w:trPr>
        <w:tc>
          <w:tcPr>
            <w:tcW w:w="515" w:type="pct"/>
            <w:noWrap w:val="0"/>
            <w:vAlign w:val="top"/>
          </w:tcPr>
          <w:p w14:paraId="58919F7F">
            <w:pPr>
              <w:jc w:val="center"/>
              <w:rPr>
                <w:ins w:id="4212" w:author="LKY" w:date="2026-09-15T17:12:58Z"/>
                <w:rFonts w:hint="default" w:ascii="Times New Roman" w:hAnsi="Times New Roman"/>
                <w:vertAlign w:val="baseline"/>
                <w:lang w:val="en-US" w:eastAsia="zh-CN"/>
              </w:rPr>
            </w:pPr>
            <w:ins w:id="4213" w:author="LKY" w:date="2026-09-15T17:12:58Z">
              <w:r>
                <w:rPr>
                  <w:rFonts w:hint="eastAsia" w:ascii="Times New Roman" w:hAnsi="Times New Roman"/>
                  <w:vertAlign w:val="baseline"/>
                  <w:lang w:val="en-US" w:eastAsia="zh-CN"/>
                </w:rPr>
                <w:t>名称</w:t>
              </w:r>
            </w:ins>
          </w:p>
        </w:tc>
        <w:tc>
          <w:tcPr>
            <w:tcW w:w="523" w:type="pct"/>
            <w:noWrap w:val="0"/>
            <w:vAlign w:val="top"/>
          </w:tcPr>
          <w:p w14:paraId="69B2BE29">
            <w:pPr>
              <w:jc w:val="center"/>
              <w:rPr>
                <w:ins w:id="4214" w:author="LKY" w:date="2026-09-15T17:12:58Z"/>
                <w:rFonts w:hint="default" w:ascii="Times New Roman" w:hAnsi="Times New Roman"/>
                <w:vertAlign w:val="baseline"/>
                <w:lang w:val="en-US" w:eastAsia="zh-CN"/>
              </w:rPr>
            </w:pPr>
            <w:ins w:id="4215" w:author="LKY" w:date="2026-09-15T17:12:58Z">
              <w:r>
                <w:rPr>
                  <w:rFonts w:hint="eastAsia" w:ascii="Times New Roman" w:hAnsi="Times New Roman"/>
                  <w:vertAlign w:val="baseline"/>
                  <w:lang w:val="en-US" w:eastAsia="zh-CN"/>
                </w:rPr>
                <w:t>NTC1-</w:t>
              </w:r>
            </w:ins>
          </w:p>
        </w:tc>
        <w:tc>
          <w:tcPr>
            <w:tcW w:w="523" w:type="pct"/>
            <w:shd w:val="clear" w:color="auto" w:fill="auto"/>
            <w:noWrap w:val="0"/>
            <w:vAlign w:val="top"/>
          </w:tcPr>
          <w:p w14:paraId="1DC076AF">
            <w:pPr>
              <w:jc w:val="center"/>
              <w:rPr>
                <w:ins w:id="4216" w:author="LKY" w:date="2026-09-15T17:12:58Z"/>
                <w:rFonts w:hint="default" w:ascii="Times New Roman" w:hAnsi="Times New Roman" w:eastAsiaTheme="minorEastAsia" w:cstheme="minorBidi"/>
                <w:kern w:val="2"/>
                <w:sz w:val="21"/>
                <w:szCs w:val="24"/>
                <w:vertAlign w:val="baseline"/>
                <w:lang w:val="en-US" w:eastAsia="zh-CN" w:bidi="ar-SA"/>
              </w:rPr>
            </w:pPr>
            <w:ins w:id="4217" w:author="LKY" w:date="2026-09-15T17:12:58Z">
              <w:r>
                <w:rPr>
                  <w:rFonts w:hint="eastAsia" w:ascii="Times New Roman" w:hAnsi="Times New Roman"/>
                  <w:vertAlign w:val="baseline"/>
                  <w:lang w:val="en-US" w:eastAsia="zh-CN"/>
                </w:rPr>
                <w:t>NTC2-</w:t>
              </w:r>
            </w:ins>
          </w:p>
        </w:tc>
        <w:tc>
          <w:tcPr>
            <w:tcW w:w="523" w:type="pct"/>
            <w:shd w:val="clear" w:color="auto" w:fill="auto"/>
            <w:noWrap w:val="0"/>
            <w:vAlign w:val="top"/>
          </w:tcPr>
          <w:p w14:paraId="65E09959">
            <w:pPr>
              <w:jc w:val="center"/>
              <w:rPr>
                <w:ins w:id="4218" w:author="LKY" w:date="2026-09-15T17:12:58Z"/>
                <w:rFonts w:hint="default" w:ascii="Times New Roman" w:hAnsi="Times New Roman" w:eastAsiaTheme="minorEastAsia" w:cstheme="minorBidi"/>
                <w:kern w:val="2"/>
                <w:sz w:val="21"/>
                <w:szCs w:val="24"/>
                <w:vertAlign w:val="baseline"/>
                <w:lang w:val="en-US" w:eastAsia="zh-CN" w:bidi="ar-SA"/>
              </w:rPr>
            </w:pPr>
            <w:ins w:id="4219" w:author="LKY" w:date="2026-09-15T17:12:58Z">
              <w:r>
                <w:rPr>
                  <w:rFonts w:hint="eastAsia" w:ascii="Times New Roman" w:hAnsi="Times New Roman"/>
                  <w:vertAlign w:val="baseline"/>
                  <w:lang w:val="en-US" w:eastAsia="zh-CN"/>
                </w:rPr>
                <w:t>NTC3-</w:t>
              </w:r>
            </w:ins>
          </w:p>
        </w:tc>
        <w:tc>
          <w:tcPr>
            <w:tcW w:w="523" w:type="pct"/>
            <w:shd w:val="clear" w:color="auto" w:fill="auto"/>
            <w:noWrap w:val="0"/>
            <w:vAlign w:val="top"/>
          </w:tcPr>
          <w:p w14:paraId="7611D9B8">
            <w:pPr>
              <w:jc w:val="center"/>
              <w:rPr>
                <w:ins w:id="4220" w:author="LKY" w:date="2026-09-15T17:12:58Z"/>
                <w:rFonts w:hint="default" w:ascii="Times New Roman" w:hAnsi="Times New Roman" w:eastAsiaTheme="minorEastAsia" w:cstheme="minorBidi"/>
                <w:kern w:val="2"/>
                <w:sz w:val="21"/>
                <w:szCs w:val="24"/>
                <w:vertAlign w:val="baseline"/>
                <w:lang w:val="en-US" w:eastAsia="zh-CN" w:bidi="ar-SA"/>
              </w:rPr>
            </w:pPr>
            <w:ins w:id="4221" w:author="LKY" w:date="2026-09-15T17:12:58Z">
              <w:r>
                <w:rPr>
                  <w:rFonts w:hint="eastAsia" w:ascii="Times New Roman" w:hAnsi="Times New Roman"/>
                  <w:vertAlign w:val="baseline"/>
                  <w:lang w:val="en-US" w:eastAsia="zh-CN"/>
                </w:rPr>
                <w:t>NTC4-</w:t>
              </w:r>
            </w:ins>
          </w:p>
        </w:tc>
        <w:tc>
          <w:tcPr>
            <w:tcW w:w="523" w:type="pct"/>
            <w:shd w:val="clear" w:color="auto" w:fill="auto"/>
            <w:noWrap w:val="0"/>
            <w:vAlign w:val="top"/>
          </w:tcPr>
          <w:p w14:paraId="040E5D28">
            <w:pPr>
              <w:jc w:val="center"/>
              <w:rPr>
                <w:ins w:id="4222" w:author="LKY" w:date="2026-09-15T17:12:58Z"/>
                <w:rFonts w:hint="default" w:ascii="Times New Roman" w:hAnsi="Times New Roman" w:eastAsiaTheme="minorEastAsia" w:cstheme="minorBidi"/>
                <w:kern w:val="2"/>
                <w:sz w:val="21"/>
                <w:szCs w:val="24"/>
                <w:vertAlign w:val="baseline"/>
                <w:lang w:val="en-US" w:eastAsia="zh-CN" w:bidi="ar-SA"/>
              </w:rPr>
            </w:pPr>
            <w:ins w:id="4223" w:author="LKY" w:date="2026-09-15T17:12:58Z">
              <w:r>
                <w:rPr>
                  <w:rFonts w:hint="eastAsia" w:ascii="Times New Roman" w:hAnsi="Times New Roman"/>
                  <w:vertAlign w:val="baseline"/>
                  <w:lang w:val="en-US" w:eastAsia="zh-CN"/>
                </w:rPr>
                <w:t>NTC5-</w:t>
              </w:r>
            </w:ins>
          </w:p>
        </w:tc>
        <w:tc>
          <w:tcPr>
            <w:tcW w:w="523" w:type="pct"/>
            <w:shd w:val="clear" w:color="auto" w:fill="auto"/>
            <w:noWrap w:val="0"/>
            <w:vAlign w:val="top"/>
          </w:tcPr>
          <w:p w14:paraId="71A7399B">
            <w:pPr>
              <w:jc w:val="center"/>
              <w:rPr>
                <w:ins w:id="4224" w:author="LKY" w:date="2026-09-15T17:12:58Z"/>
                <w:rFonts w:hint="default" w:ascii="Times New Roman" w:hAnsi="Times New Roman" w:eastAsiaTheme="minorEastAsia" w:cstheme="minorBidi"/>
                <w:kern w:val="2"/>
                <w:sz w:val="21"/>
                <w:szCs w:val="24"/>
                <w:vertAlign w:val="baseline"/>
                <w:lang w:val="en-US" w:eastAsia="zh-CN" w:bidi="ar-SA"/>
              </w:rPr>
            </w:pPr>
            <w:ins w:id="4225" w:author="LKY" w:date="2026-09-15T17:12:58Z">
              <w:r>
                <w:rPr>
                  <w:rFonts w:hint="eastAsia" w:ascii="Times New Roman" w:hAnsi="Times New Roman"/>
                  <w:vertAlign w:val="baseline"/>
                  <w:lang w:val="en-US" w:eastAsia="zh-CN"/>
                </w:rPr>
                <w:t>NTC6-</w:t>
              </w:r>
            </w:ins>
          </w:p>
        </w:tc>
        <w:tc>
          <w:tcPr>
            <w:tcW w:w="523" w:type="pct"/>
            <w:shd w:val="clear" w:color="auto" w:fill="auto"/>
            <w:noWrap w:val="0"/>
            <w:vAlign w:val="top"/>
          </w:tcPr>
          <w:p w14:paraId="5DD2837B">
            <w:pPr>
              <w:jc w:val="center"/>
              <w:rPr>
                <w:ins w:id="4226" w:author="LKY" w:date="2026-09-15T17:12:58Z"/>
                <w:rFonts w:hint="default" w:ascii="Times New Roman" w:hAnsi="Times New Roman" w:eastAsiaTheme="minorEastAsia" w:cstheme="minorBidi"/>
                <w:kern w:val="2"/>
                <w:sz w:val="21"/>
                <w:szCs w:val="24"/>
                <w:vertAlign w:val="baseline"/>
                <w:lang w:val="en-US" w:eastAsia="zh-CN" w:bidi="ar-SA"/>
              </w:rPr>
            </w:pPr>
            <w:ins w:id="4227" w:author="LKY" w:date="2026-09-15T17:12:58Z">
              <w:r>
                <w:rPr>
                  <w:rFonts w:hint="eastAsia" w:ascii="Times New Roman" w:hAnsi="Times New Roman"/>
                  <w:vertAlign w:val="baseline"/>
                  <w:lang w:val="en-US" w:eastAsia="zh-CN"/>
                </w:rPr>
                <w:t>NTC7-</w:t>
              </w:r>
            </w:ins>
          </w:p>
        </w:tc>
        <w:tc>
          <w:tcPr>
            <w:tcW w:w="523" w:type="pct"/>
            <w:noWrap w:val="0"/>
            <w:vAlign w:val="top"/>
          </w:tcPr>
          <w:p w14:paraId="1A01D49F">
            <w:pPr>
              <w:jc w:val="center"/>
              <w:rPr>
                <w:ins w:id="4228" w:author="LKY" w:date="2026-09-15T17:12:58Z"/>
                <w:rFonts w:hint="default" w:ascii="Times New Roman" w:hAnsi="Times New Roman"/>
                <w:vertAlign w:val="baseline"/>
                <w:lang w:val="en-US" w:eastAsia="zh-CN"/>
              </w:rPr>
            </w:pPr>
            <w:ins w:id="4229" w:author="LKY" w:date="2026-09-15T17:12:58Z">
              <w:r>
                <w:rPr>
                  <w:rFonts w:hint="eastAsia" w:ascii="Times New Roman" w:hAnsi="Times New Roman"/>
                  <w:vertAlign w:val="baseline"/>
                  <w:lang w:val="en-US" w:eastAsia="zh-CN"/>
                </w:rPr>
                <w:t>NTC8-</w:t>
              </w:r>
            </w:ins>
          </w:p>
        </w:tc>
        <w:tc>
          <w:tcPr>
            <w:tcW w:w="292" w:type="pct"/>
            <w:noWrap w:val="0"/>
            <w:vAlign w:val="top"/>
          </w:tcPr>
          <w:p w14:paraId="4B3BA7F9">
            <w:pPr>
              <w:jc w:val="center"/>
              <w:rPr>
                <w:ins w:id="4230" w:author="LKY" w:date="2026-09-15T17:12:58Z"/>
                <w:rFonts w:hint="default" w:ascii="Times New Roman" w:hAnsi="Times New Roman"/>
                <w:vertAlign w:val="baseline"/>
                <w:lang w:val="en-US" w:eastAsia="zh-CN"/>
              </w:rPr>
            </w:pPr>
            <w:ins w:id="4231" w:author="LKY" w:date="2026-09-15T17:12:58Z">
              <w:r>
                <w:rPr>
                  <w:rFonts w:hint="eastAsia" w:ascii="Times New Roman" w:hAnsi="Times New Roman"/>
                  <w:vertAlign w:val="baseline"/>
                  <w:lang w:val="en-US" w:eastAsia="zh-CN"/>
                </w:rPr>
                <w:t>PE</w:t>
              </w:r>
            </w:ins>
          </w:p>
        </w:tc>
      </w:tr>
      <w:tr w14:paraId="3C99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32" w:author="LKY" w:date="2026-09-15T17:12:58Z"/>
        </w:trPr>
        <w:tc>
          <w:tcPr>
            <w:tcW w:w="515" w:type="pct"/>
            <w:noWrap w:val="0"/>
            <w:vAlign w:val="top"/>
          </w:tcPr>
          <w:p w14:paraId="16CF5943">
            <w:pPr>
              <w:jc w:val="center"/>
              <w:rPr>
                <w:ins w:id="4233" w:author="LKY" w:date="2026-09-15T17:12:58Z"/>
                <w:rFonts w:hint="default" w:ascii="Times New Roman" w:hAnsi="Times New Roman"/>
                <w:vertAlign w:val="baseline"/>
                <w:lang w:val="en-US" w:eastAsia="zh-CN"/>
              </w:rPr>
            </w:pPr>
            <w:ins w:id="4234" w:author="LKY" w:date="2026-09-15T17:12:58Z">
              <w:r>
                <w:rPr>
                  <w:rFonts w:hint="eastAsia" w:ascii="Times New Roman" w:hAnsi="Times New Roman"/>
                  <w:vertAlign w:val="baseline"/>
                  <w:lang w:val="en-US" w:eastAsia="zh-CN"/>
                </w:rPr>
                <w:t>端口号</w:t>
              </w:r>
            </w:ins>
          </w:p>
        </w:tc>
        <w:tc>
          <w:tcPr>
            <w:tcW w:w="523" w:type="pct"/>
            <w:noWrap w:val="0"/>
            <w:vAlign w:val="top"/>
          </w:tcPr>
          <w:p w14:paraId="44730BCB">
            <w:pPr>
              <w:jc w:val="center"/>
              <w:rPr>
                <w:ins w:id="4235" w:author="LKY" w:date="2026-09-15T17:12:58Z"/>
                <w:rFonts w:hint="default" w:ascii="Times New Roman" w:hAnsi="Times New Roman"/>
                <w:vertAlign w:val="baseline"/>
                <w:lang w:val="en-US" w:eastAsia="zh-CN"/>
              </w:rPr>
            </w:pPr>
            <w:ins w:id="4236" w:author="LKY" w:date="2026-09-15T17:12:58Z">
              <w:r>
                <w:rPr>
                  <w:rFonts w:hint="eastAsia" w:ascii="Times New Roman" w:hAnsi="Times New Roman"/>
                  <w:vertAlign w:val="baseline"/>
                  <w:lang w:val="en-US" w:eastAsia="zh-CN"/>
                </w:rPr>
                <w:t>A1</w:t>
              </w:r>
            </w:ins>
          </w:p>
        </w:tc>
        <w:tc>
          <w:tcPr>
            <w:tcW w:w="523" w:type="pct"/>
            <w:noWrap w:val="0"/>
            <w:vAlign w:val="top"/>
          </w:tcPr>
          <w:p w14:paraId="11E613B3">
            <w:pPr>
              <w:jc w:val="center"/>
              <w:rPr>
                <w:ins w:id="4237" w:author="LKY" w:date="2026-09-15T17:12:58Z"/>
                <w:rFonts w:hint="default" w:ascii="Times New Roman" w:hAnsi="Times New Roman"/>
                <w:vertAlign w:val="baseline"/>
                <w:lang w:val="en-US" w:eastAsia="zh-CN"/>
              </w:rPr>
            </w:pPr>
            <w:ins w:id="4238" w:author="LKY" w:date="2026-09-15T17:12:58Z">
              <w:r>
                <w:rPr>
                  <w:rFonts w:hint="eastAsia" w:ascii="Times New Roman" w:hAnsi="Times New Roman"/>
                  <w:vertAlign w:val="baseline"/>
                  <w:lang w:val="en-US" w:eastAsia="zh-CN"/>
                </w:rPr>
                <w:t>A2</w:t>
              </w:r>
            </w:ins>
          </w:p>
        </w:tc>
        <w:tc>
          <w:tcPr>
            <w:tcW w:w="523" w:type="pct"/>
            <w:noWrap w:val="0"/>
            <w:vAlign w:val="top"/>
          </w:tcPr>
          <w:p w14:paraId="018EDDB2">
            <w:pPr>
              <w:jc w:val="center"/>
              <w:rPr>
                <w:ins w:id="4239" w:author="LKY" w:date="2026-09-15T17:12:58Z"/>
                <w:rFonts w:hint="default" w:ascii="Times New Roman" w:hAnsi="Times New Roman"/>
                <w:vertAlign w:val="baseline"/>
                <w:lang w:val="en-US" w:eastAsia="zh-CN"/>
              </w:rPr>
            </w:pPr>
            <w:ins w:id="4240" w:author="LKY" w:date="2026-09-15T17:12:58Z">
              <w:r>
                <w:rPr>
                  <w:rFonts w:hint="eastAsia" w:ascii="Times New Roman" w:hAnsi="Times New Roman"/>
                  <w:vertAlign w:val="baseline"/>
                  <w:lang w:val="en-US" w:eastAsia="zh-CN"/>
                </w:rPr>
                <w:t>A3</w:t>
              </w:r>
            </w:ins>
          </w:p>
        </w:tc>
        <w:tc>
          <w:tcPr>
            <w:tcW w:w="523" w:type="pct"/>
            <w:noWrap w:val="0"/>
            <w:vAlign w:val="top"/>
          </w:tcPr>
          <w:p w14:paraId="000D695D">
            <w:pPr>
              <w:jc w:val="center"/>
              <w:rPr>
                <w:ins w:id="4241" w:author="LKY" w:date="2026-09-15T17:12:58Z"/>
                <w:rFonts w:hint="default" w:ascii="Times New Roman" w:hAnsi="Times New Roman"/>
                <w:vertAlign w:val="baseline"/>
                <w:lang w:val="en-US" w:eastAsia="zh-CN"/>
              </w:rPr>
            </w:pPr>
            <w:ins w:id="4242" w:author="LKY" w:date="2026-09-15T17:12:58Z">
              <w:r>
                <w:rPr>
                  <w:rFonts w:hint="eastAsia" w:ascii="Times New Roman" w:hAnsi="Times New Roman"/>
                  <w:vertAlign w:val="baseline"/>
                  <w:lang w:val="en-US" w:eastAsia="zh-CN"/>
                </w:rPr>
                <w:t>A4</w:t>
              </w:r>
            </w:ins>
          </w:p>
        </w:tc>
        <w:tc>
          <w:tcPr>
            <w:tcW w:w="523" w:type="pct"/>
            <w:noWrap w:val="0"/>
            <w:vAlign w:val="top"/>
          </w:tcPr>
          <w:p w14:paraId="4105107E">
            <w:pPr>
              <w:jc w:val="center"/>
              <w:rPr>
                <w:ins w:id="4243" w:author="LKY" w:date="2026-09-15T17:12:58Z"/>
                <w:rFonts w:hint="default" w:ascii="Times New Roman" w:hAnsi="Times New Roman"/>
                <w:vertAlign w:val="baseline"/>
                <w:lang w:val="en-US" w:eastAsia="zh-CN"/>
              </w:rPr>
            </w:pPr>
            <w:ins w:id="4244" w:author="LKY" w:date="2026-09-15T17:12:58Z">
              <w:r>
                <w:rPr>
                  <w:rFonts w:hint="eastAsia" w:ascii="Times New Roman" w:hAnsi="Times New Roman"/>
                  <w:vertAlign w:val="baseline"/>
                  <w:lang w:val="en-US" w:eastAsia="zh-CN"/>
                </w:rPr>
                <w:t>A5</w:t>
              </w:r>
            </w:ins>
          </w:p>
        </w:tc>
        <w:tc>
          <w:tcPr>
            <w:tcW w:w="523" w:type="pct"/>
            <w:noWrap w:val="0"/>
            <w:vAlign w:val="top"/>
          </w:tcPr>
          <w:p w14:paraId="7D3EC3B3">
            <w:pPr>
              <w:jc w:val="center"/>
              <w:rPr>
                <w:ins w:id="4245" w:author="LKY" w:date="2026-09-15T17:12:58Z"/>
                <w:rFonts w:hint="default" w:ascii="Times New Roman" w:hAnsi="Times New Roman"/>
                <w:vertAlign w:val="baseline"/>
                <w:lang w:val="en-US" w:eastAsia="zh-CN"/>
              </w:rPr>
            </w:pPr>
            <w:ins w:id="4246" w:author="LKY" w:date="2026-09-15T17:12:58Z">
              <w:r>
                <w:rPr>
                  <w:rFonts w:hint="eastAsia" w:ascii="Times New Roman" w:hAnsi="Times New Roman"/>
                  <w:vertAlign w:val="baseline"/>
                  <w:lang w:val="en-US" w:eastAsia="zh-CN"/>
                </w:rPr>
                <w:t>A6</w:t>
              </w:r>
            </w:ins>
          </w:p>
        </w:tc>
        <w:tc>
          <w:tcPr>
            <w:tcW w:w="523" w:type="pct"/>
            <w:noWrap w:val="0"/>
            <w:vAlign w:val="top"/>
          </w:tcPr>
          <w:p w14:paraId="331A0D42">
            <w:pPr>
              <w:jc w:val="center"/>
              <w:rPr>
                <w:ins w:id="4247" w:author="LKY" w:date="2026-09-15T17:12:58Z"/>
                <w:rFonts w:hint="default" w:ascii="Times New Roman" w:hAnsi="Times New Roman"/>
                <w:vertAlign w:val="baseline"/>
                <w:lang w:val="en-US" w:eastAsia="zh-CN"/>
              </w:rPr>
            </w:pPr>
            <w:ins w:id="4248" w:author="LKY" w:date="2026-09-15T17:12:58Z">
              <w:r>
                <w:rPr>
                  <w:rFonts w:hint="eastAsia" w:ascii="Times New Roman" w:hAnsi="Times New Roman"/>
                  <w:vertAlign w:val="baseline"/>
                  <w:lang w:val="en-US" w:eastAsia="zh-CN"/>
                </w:rPr>
                <w:t>A7</w:t>
              </w:r>
            </w:ins>
          </w:p>
        </w:tc>
        <w:tc>
          <w:tcPr>
            <w:tcW w:w="523" w:type="pct"/>
            <w:noWrap w:val="0"/>
            <w:vAlign w:val="top"/>
          </w:tcPr>
          <w:p w14:paraId="4F705AA5">
            <w:pPr>
              <w:jc w:val="center"/>
              <w:rPr>
                <w:ins w:id="4249" w:author="LKY" w:date="2026-09-15T17:12:58Z"/>
                <w:rFonts w:hint="default" w:ascii="Times New Roman" w:hAnsi="Times New Roman"/>
                <w:vertAlign w:val="baseline"/>
                <w:lang w:val="en-US" w:eastAsia="zh-CN"/>
              </w:rPr>
            </w:pPr>
            <w:ins w:id="4250" w:author="LKY" w:date="2026-09-15T17:12:58Z">
              <w:r>
                <w:rPr>
                  <w:rFonts w:hint="eastAsia" w:ascii="Times New Roman" w:hAnsi="Times New Roman"/>
                  <w:vertAlign w:val="baseline"/>
                  <w:lang w:val="en-US" w:eastAsia="zh-CN"/>
                </w:rPr>
                <w:t>A8</w:t>
              </w:r>
            </w:ins>
          </w:p>
        </w:tc>
        <w:tc>
          <w:tcPr>
            <w:tcW w:w="292" w:type="pct"/>
            <w:noWrap w:val="0"/>
            <w:vAlign w:val="top"/>
          </w:tcPr>
          <w:p w14:paraId="00CE1CBA">
            <w:pPr>
              <w:jc w:val="center"/>
              <w:rPr>
                <w:ins w:id="4251" w:author="LKY" w:date="2026-09-15T17:12:58Z"/>
                <w:rFonts w:hint="default" w:ascii="Times New Roman" w:hAnsi="Times New Roman"/>
                <w:vertAlign w:val="baseline"/>
                <w:lang w:val="en-US" w:eastAsia="zh-CN"/>
              </w:rPr>
            </w:pPr>
            <w:ins w:id="4252" w:author="LKY" w:date="2026-09-15T17:12:58Z">
              <w:r>
                <w:rPr>
                  <w:rFonts w:hint="eastAsia" w:ascii="Times New Roman" w:hAnsi="Times New Roman"/>
                  <w:vertAlign w:val="baseline"/>
                  <w:lang w:val="en-US" w:eastAsia="zh-CN"/>
                </w:rPr>
                <w:t>A9</w:t>
              </w:r>
            </w:ins>
          </w:p>
        </w:tc>
      </w:tr>
      <w:tr w14:paraId="0611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53" w:author="LKY" w:date="2026-09-15T17:12:58Z"/>
        </w:trPr>
        <w:tc>
          <w:tcPr>
            <w:tcW w:w="515" w:type="pct"/>
            <w:noWrap w:val="0"/>
            <w:vAlign w:val="top"/>
          </w:tcPr>
          <w:p w14:paraId="2BCB1935">
            <w:pPr>
              <w:jc w:val="center"/>
              <w:rPr>
                <w:ins w:id="4254" w:author="LKY" w:date="2026-09-15T17:12:58Z"/>
                <w:rFonts w:hint="default" w:ascii="Times New Roman" w:hAnsi="Times New Roman"/>
                <w:vertAlign w:val="baseline"/>
                <w:lang w:val="en-US" w:eastAsia="zh-CN"/>
              </w:rPr>
            </w:pPr>
            <w:ins w:id="4255" w:author="LKY" w:date="2026-09-15T17:12:58Z">
              <w:r>
                <w:rPr>
                  <w:rFonts w:hint="eastAsia" w:ascii="Times New Roman" w:hAnsi="Times New Roman"/>
                  <w:vertAlign w:val="baseline"/>
                  <w:lang w:val="en-US" w:eastAsia="zh-CN"/>
                </w:rPr>
                <w:t>名称</w:t>
              </w:r>
            </w:ins>
          </w:p>
        </w:tc>
        <w:tc>
          <w:tcPr>
            <w:tcW w:w="523" w:type="pct"/>
            <w:noWrap w:val="0"/>
            <w:vAlign w:val="top"/>
          </w:tcPr>
          <w:p w14:paraId="6C84F2B3">
            <w:pPr>
              <w:jc w:val="center"/>
              <w:rPr>
                <w:ins w:id="4256" w:author="LKY" w:date="2026-09-15T17:12:58Z"/>
                <w:rFonts w:hint="default" w:ascii="Times New Roman" w:hAnsi="Times New Roman"/>
                <w:vertAlign w:val="baseline"/>
                <w:lang w:val="en-US" w:eastAsia="zh-CN"/>
              </w:rPr>
            </w:pPr>
            <w:ins w:id="4257" w:author="LKY" w:date="2026-09-15T17:12:58Z">
              <w:r>
                <w:rPr>
                  <w:rFonts w:hint="eastAsia" w:ascii="Times New Roman" w:hAnsi="Times New Roman"/>
                  <w:vertAlign w:val="baseline"/>
                  <w:lang w:val="en-US" w:eastAsia="zh-CN"/>
                </w:rPr>
                <w:t>NTC1+</w:t>
              </w:r>
            </w:ins>
          </w:p>
        </w:tc>
        <w:tc>
          <w:tcPr>
            <w:tcW w:w="523" w:type="pct"/>
            <w:noWrap w:val="0"/>
            <w:vAlign w:val="top"/>
          </w:tcPr>
          <w:p w14:paraId="01C6CA23">
            <w:pPr>
              <w:jc w:val="center"/>
              <w:rPr>
                <w:ins w:id="4258" w:author="LKY" w:date="2026-09-15T17:12:58Z"/>
                <w:rFonts w:hint="default" w:ascii="Times New Roman" w:hAnsi="Times New Roman"/>
                <w:vertAlign w:val="baseline"/>
                <w:lang w:val="en-US" w:eastAsia="zh-CN"/>
              </w:rPr>
            </w:pPr>
            <w:ins w:id="4259" w:author="LKY" w:date="2026-09-15T17:12:58Z">
              <w:r>
                <w:rPr>
                  <w:rFonts w:hint="eastAsia" w:ascii="Times New Roman" w:hAnsi="Times New Roman"/>
                  <w:vertAlign w:val="baseline"/>
                  <w:lang w:val="en-US" w:eastAsia="zh-CN"/>
                </w:rPr>
                <w:t>NTC2+</w:t>
              </w:r>
            </w:ins>
          </w:p>
        </w:tc>
        <w:tc>
          <w:tcPr>
            <w:tcW w:w="523" w:type="pct"/>
            <w:noWrap w:val="0"/>
            <w:vAlign w:val="top"/>
          </w:tcPr>
          <w:p w14:paraId="5D4518C0">
            <w:pPr>
              <w:jc w:val="center"/>
              <w:rPr>
                <w:ins w:id="4260" w:author="LKY" w:date="2026-09-15T17:12:58Z"/>
                <w:rFonts w:hint="default" w:ascii="Times New Roman" w:hAnsi="Times New Roman"/>
                <w:vertAlign w:val="baseline"/>
                <w:lang w:val="en-US" w:eastAsia="zh-CN"/>
              </w:rPr>
            </w:pPr>
            <w:ins w:id="4261" w:author="LKY" w:date="2026-09-15T17:12:58Z">
              <w:r>
                <w:rPr>
                  <w:rFonts w:hint="eastAsia" w:ascii="Times New Roman" w:hAnsi="Times New Roman"/>
                  <w:vertAlign w:val="baseline"/>
                  <w:lang w:val="en-US" w:eastAsia="zh-CN"/>
                </w:rPr>
                <w:t>NTC3+</w:t>
              </w:r>
            </w:ins>
          </w:p>
        </w:tc>
        <w:tc>
          <w:tcPr>
            <w:tcW w:w="523" w:type="pct"/>
            <w:noWrap w:val="0"/>
            <w:vAlign w:val="top"/>
          </w:tcPr>
          <w:p w14:paraId="42355023">
            <w:pPr>
              <w:jc w:val="center"/>
              <w:rPr>
                <w:ins w:id="4262" w:author="LKY" w:date="2026-09-15T17:12:58Z"/>
                <w:rFonts w:hint="default" w:ascii="Times New Roman" w:hAnsi="Times New Roman"/>
                <w:vertAlign w:val="baseline"/>
                <w:lang w:val="en-US" w:eastAsia="zh-CN"/>
              </w:rPr>
            </w:pPr>
            <w:ins w:id="4263" w:author="LKY" w:date="2026-09-15T17:12:58Z">
              <w:r>
                <w:rPr>
                  <w:rFonts w:hint="eastAsia" w:ascii="Times New Roman" w:hAnsi="Times New Roman"/>
                  <w:vertAlign w:val="baseline"/>
                  <w:lang w:val="en-US" w:eastAsia="zh-CN"/>
                </w:rPr>
                <w:t>NTC4+</w:t>
              </w:r>
            </w:ins>
          </w:p>
        </w:tc>
        <w:tc>
          <w:tcPr>
            <w:tcW w:w="523" w:type="pct"/>
            <w:noWrap w:val="0"/>
            <w:vAlign w:val="top"/>
          </w:tcPr>
          <w:p w14:paraId="7C42CE04">
            <w:pPr>
              <w:jc w:val="center"/>
              <w:rPr>
                <w:ins w:id="4264" w:author="LKY" w:date="2026-09-15T17:12:58Z"/>
                <w:rFonts w:hint="default" w:ascii="Times New Roman" w:hAnsi="Times New Roman"/>
                <w:vertAlign w:val="baseline"/>
                <w:lang w:val="en-US" w:eastAsia="zh-CN"/>
              </w:rPr>
            </w:pPr>
            <w:ins w:id="4265" w:author="LKY" w:date="2026-09-15T17:12:58Z">
              <w:r>
                <w:rPr>
                  <w:rFonts w:hint="eastAsia" w:ascii="Times New Roman" w:hAnsi="Times New Roman"/>
                  <w:vertAlign w:val="baseline"/>
                  <w:lang w:val="en-US" w:eastAsia="zh-CN"/>
                </w:rPr>
                <w:t>NTC5+</w:t>
              </w:r>
            </w:ins>
          </w:p>
        </w:tc>
        <w:tc>
          <w:tcPr>
            <w:tcW w:w="523" w:type="pct"/>
            <w:noWrap w:val="0"/>
            <w:vAlign w:val="top"/>
          </w:tcPr>
          <w:p w14:paraId="30CEA0BC">
            <w:pPr>
              <w:jc w:val="center"/>
              <w:rPr>
                <w:ins w:id="4266" w:author="LKY" w:date="2026-09-15T17:12:58Z"/>
                <w:rFonts w:hint="default" w:ascii="Times New Roman" w:hAnsi="Times New Roman"/>
                <w:vertAlign w:val="baseline"/>
                <w:lang w:val="en-US" w:eastAsia="zh-CN"/>
              </w:rPr>
            </w:pPr>
            <w:ins w:id="4267" w:author="LKY" w:date="2026-09-15T17:12:58Z">
              <w:r>
                <w:rPr>
                  <w:rFonts w:hint="eastAsia" w:ascii="Times New Roman" w:hAnsi="Times New Roman"/>
                  <w:vertAlign w:val="baseline"/>
                  <w:lang w:val="en-US" w:eastAsia="zh-CN"/>
                </w:rPr>
                <w:t>NTC6+</w:t>
              </w:r>
            </w:ins>
          </w:p>
        </w:tc>
        <w:tc>
          <w:tcPr>
            <w:tcW w:w="523" w:type="pct"/>
            <w:noWrap w:val="0"/>
            <w:vAlign w:val="top"/>
          </w:tcPr>
          <w:p w14:paraId="588C0EF7">
            <w:pPr>
              <w:jc w:val="center"/>
              <w:rPr>
                <w:ins w:id="4268" w:author="LKY" w:date="2026-09-15T17:12:58Z"/>
                <w:rFonts w:hint="default" w:ascii="Times New Roman" w:hAnsi="Times New Roman"/>
                <w:vertAlign w:val="baseline"/>
                <w:lang w:val="en-US" w:eastAsia="zh-CN"/>
              </w:rPr>
            </w:pPr>
            <w:ins w:id="4269" w:author="LKY" w:date="2026-09-15T17:12:58Z">
              <w:r>
                <w:rPr>
                  <w:rFonts w:hint="eastAsia" w:ascii="Times New Roman" w:hAnsi="Times New Roman"/>
                  <w:vertAlign w:val="baseline"/>
                  <w:lang w:val="en-US" w:eastAsia="zh-CN"/>
                </w:rPr>
                <w:t>NTC7+</w:t>
              </w:r>
            </w:ins>
          </w:p>
        </w:tc>
        <w:tc>
          <w:tcPr>
            <w:tcW w:w="523" w:type="pct"/>
            <w:noWrap w:val="0"/>
            <w:vAlign w:val="top"/>
          </w:tcPr>
          <w:p w14:paraId="76AF9B35">
            <w:pPr>
              <w:jc w:val="center"/>
              <w:rPr>
                <w:ins w:id="4270" w:author="LKY" w:date="2026-09-15T17:12:58Z"/>
                <w:rFonts w:hint="default" w:ascii="Times New Roman" w:hAnsi="Times New Roman"/>
                <w:vertAlign w:val="baseline"/>
                <w:lang w:val="en-US" w:eastAsia="zh-CN"/>
              </w:rPr>
            </w:pPr>
            <w:ins w:id="4271" w:author="LKY" w:date="2026-09-15T17:12:58Z">
              <w:r>
                <w:rPr>
                  <w:rFonts w:hint="eastAsia" w:ascii="Times New Roman" w:hAnsi="Times New Roman"/>
                  <w:vertAlign w:val="baseline"/>
                  <w:lang w:val="en-US" w:eastAsia="zh-CN"/>
                </w:rPr>
                <w:t>NTC8+</w:t>
              </w:r>
            </w:ins>
          </w:p>
        </w:tc>
        <w:tc>
          <w:tcPr>
            <w:tcW w:w="292" w:type="pct"/>
            <w:noWrap w:val="0"/>
            <w:vAlign w:val="top"/>
          </w:tcPr>
          <w:p w14:paraId="5C047491">
            <w:pPr>
              <w:jc w:val="center"/>
              <w:rPr>
                <w:ins w:id="4272" w:author="LKY" w:date="2026-09-15T17:12:58Z"/>
                <w:rFonts w:hint="default" w:ascii="Times New Roman" w:hAnsi="Times New Roman"/>
                <w:vertAlign w:val="baseline"/>
                <w:lang w:val="en-US" w:eastAsia="zh-CN"/>
              </w:rPr>
            </w:pPr>
            <w:ins w:id="4273" w:author="LKY" w:date="2026-09-15T17:12:58Z">
              <w:r>
                <w:rPr>
                  <w:rFonts w:hint="eastAsia" w:ascii="Times New Roman" w:hAnsi="Times New Roman"/>
                  <w:vertAlign w:val="baseline"/>
                  <w:lang w:val="en-US" w:eastAsia="zh-CN"/>
                </w:rPr>
                <w:t>PE</w:t>
              </w:r>
            </w:ins>
          </w:p>
        </w:tc>
      </w:tr>
    </w:tbl>
    <w:p w14:paraId="4DFD14C5">
      <w:pPr>
        <w:rPr>
          <w:rFonts w:hint="default"/>
          <w:lang w:val="en-US" w:eastAsia="zh-CN"/>
        </w:rPr>
      </w:pPr>
    </w:p>
    <w:p w14:paraId="059897E2">
      <w:pPr>
        <w:pStyle w:val="12"/>
        <w:ind w:left="0" w:leftChars="0" w:firstLine="0" w:firstLineChars="0"/>
        <w:outlineLvl w:val="2"/>
        <w:rPr>
          <w:rFonts w:ascii="宋体" w:hAnsi="宋体" w:eastAsia="宋体" w:cs="宋体"/>
          <w:sz w:val="24"/>
          <w:szCs w:val="24"/>
        </w:rPr>
      </w:pPr>
      <w:bookmarkStart w:id="92" w:name="_Toc23089"/>
      <w:bookmarkStart w:id="93" w:name="_Toc16806"/>
      <w:bookmarkStart w:id="94" w:name="_Toc15485"/>
      <w:bookmarkStart w:id="95" w:name="_Toc11761"/>
      <w:r>
        <w:rPr>
          <w:rFonts w:hint="eastAsia" w:ascii="Times New Roman" w:hAnsi="Times New Roman"/>
          <w:b/>
          <w:bCs/>
          <w:sz w:val="28"/>
          <w:szCs w:val="28"/>
          <w:lang w:val="en-US" w:eastAsia="zh-CN"/>
        </w:rPr>
        <w:t>2.3.</w:t>
      </w:r>
      <w:ins w:id="4274" w:author="LKY" w:date="2026-09-15T17:13:02Z">
        <w:r>
          <w:rPr>
            <w:rFonts w:hint="eastAsia" w:ascii="Times New Roman" w:hAnsi="Times New Roman"/>
            <w:b/>
            <w:bCs/>
            <w:sz w:val="28"/>
            <w:szCs w:val="28"/>
            <w:lang w:val="en-US" w:eastAsia="zh-CN"/>
          </w:rPr>
          <w:t>10</w:t>
        </w:r>
      </w:ins>
      <w:del w:id="4275" w:author="LKY" w:date="2026-08-31T09:58:07Z">
        <w:r>
          <w:rPr>
            <w:rFonts w:hint="eastAsia" w:ascii="Times New Roman" w:hAnsi="Times New Roman"/>
            <w:b/>
            <w:bCs/>
            <w:sz w:val="28"/>
            <w:szCs w:val="28"/>
            <w:lang w:val="en-US" w:eastAsia="zh-CN"/>
          </w:rPr>
          <w:delText>8</w:delText>
        </w:r>
      </w:del>
      <w:r>
        <w:rPr>
          <w:rFonts w:hint="eastAsia" w:ascii="Times New Roman" w:hAnsi="Times New Roman"/>
          <w:b/>
          <w:bCs/>
          <w:sz w:val="28"/>
          <w:szCs w:val="28"/>
          <w:lang w:val="en-US" w:eastAsia="zh-CN"/>
        </w:rPr>
        <w:t xml:space="preserve"> RS485使用</w:t>
      </w:r>
      <w:bookmarkEnd w:id="92"/>
      <w:bookmarkEnd w:id="93"/>
      <w:bookmarkEnd w:id="94"/>
      <w:bookmarkEnd w:id="95"/>
    </w:p>
    <w:p w14:paraId="0966B3B6">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eastAsia" w:ascii="Times New Roman" w:hAnsi="Times New Roman" w:eastAsia="宋体" w:cs="宋体"/>
          <w:b w:val="0"/>
          <w:bCs/>
          <w:color w:val="auto"/>
          <w:kern w:val="0"/>
          <w:sz w:val="24"/>
          <w:szCs w:val="24"/>
          <w:lang w:val="en-US" w:eastAsia="zh-CN" w:bidi="en-US"/>
        </w:rPr>
      </w:pPr>
      <w:r>
        <w:rPr>
          <w:rFonts w:hint="eastAsia" w:ascii="Times New Roman" w:hAnsi="Times New Roman" w:eastAsia="宋体" w:cs="宋体"/>
          <w:b w:val="0"/>
          <w:bCs/>
          <w:color w:val="auto"/>
          <w:kern w:val="0"/>
          <w:sz w:val="24"/>
          <w:szCs w:val="24"/>
          <w:lang w:val="en-US" w:eastAsia="zh-CN" w:bidi="en-US"/>
        </w:rPr>
        <w:t>以X90为例，6PIN端口：</w:t>
      </w:r>
    </w:p>
    <w:p w14:paraId="18C91A1C">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RS</w:t>
      </w:r>
      <w:del w:id="4276" w:author="LKY" w:date="2026-08-31T10:03:31Z">
        <w:r>
          <w:rPr>
            <w:rFonts w:hint="eastAsia" w:ascii="Times New Roman" w:hAnsi="Times New Roman"/>
            <w:b w:val="0"/>
            <w:bCs w:val="0"/>
            <w:sz w:val="24"/>
            <w:szCs w:val="24"/>
            <w:lang w:val="en-US" w:eastAsia="zh-CN"/>
          </w:rPr>
          <w:delText>23</w:delText>
        </w:r>
      </w:del>
      <w:del w:id="4277" w:author="LKY" w:date="2026-08-31T10:03:30Z">
        <w:r>
          <w:rPr>
            <w:rFonts w:hint="eastAsia" w:ascii="Times New Roman" w:hAnsi="Times New Roman"/>
            <w:b w:val="0"/>
            <w:bCs w:val="0"/>
            <w:sz w:val="24"/>
            <w:szCs w:val="24"/>
            <w:lang w:val="en-US" w:eastAsia="zh-CN"/>
          </w:rPr>
          <w:delText>2/</w:delText>
        </w:r>
      </w:del>
      <w:r>
        <w:rPr>
          <w:rFonts w:hint="eastAsia" w:ascii="Times New Roman" w:hAnsi="Times New Roman"/>
          <w:b w:val="0"/>
          <w:bCs w:val="0"/>
          <w:sz w:val="24"/>
          <w:szCs w:val="24"/>
          <w:lang w:val="en-US" w:eastAsia="zh-CN"/>
        </w:rPr>
        <w:t>485传输</w:t>
      </w:r>
    </w:p>
    <w:p w14:paraId="11C0827E">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eastAsia" w:ascii="Times New Roman" w:hAnsi="Times New Roman" w:eastAsia="宋体" w:cs="宋体"/>
          <w:b w:val="0"/>
          <w:bCs/>
          <w:color w:val="auto"/>
          <w:kern w:val="0"/>
          <w:sz w:val="24"/>
          <w:szCs w:val="24"/>
          <w:lang w:val="en-US" w:eastAsia="zh-CN" w:bidi="en-US"/>
        </w:rPr>
      </w:pPr>
      <w:r>
        <w:rPr>
          <w:rFonts w:hint="eastAsia" w:ascii="Times New Roman" w:hAnsi="Times New Roman" w:eastAsia="宋体" w:cs="宋体"/>
          <w:b w:val="0"/>
          <w:bCs/>
          <w:color w:val="auto"/>
          <w:kern w:val="0"/>
          <w:sz w:val="24"/>
          <w:szCs w:val="24"/>
          <w:lang w:val="en-US" w:eastAsia="zh-CN" w:bidi="en-US"/>
        </w:rPr>
        <w:t>使用RS</w:t>
      </w:r>
      <w:del w:id="4278" w:author="LKY" w:date="2026-08-31T10:03:20Z">
        <w:r>
          <w:rPr>
            <w:rFonts w:hint="eastAsia" w:ascii="Times New Roman" w:hAnsi="Times New Roman" w:eastAsia="宋体" w:cs="宋体"/>
            <w:b w:val="0"/>
            <w:bCs/>
            <w:color w:val="auto"/>
            <w:kern w:val="0"/>
            <w:sz w:val="24"/>
            <w:szCs w:val="24"/>
            <w:lang w:val="en-US" w:eastAsia="zh-CN" w:bidi="en-US"/>
          </w:rPr>
          <w:delText>23</w:delText>
        </w:r>
      </w:del>
      <w:del w:id="4279" w:author="LKY" w:date="2026-08-31T10:03:19Z">
        <w:r>
          <w:rPr>
            <w:rFonts w:hint="eastAsia" w:ascii="Times New Roman" w:hAnsi="Times New Roman" w:eastAsia="宋体" w:cs="宋体"/>
            <w:b w:val="0"/>
            <w:bCs/>
            <w:color w:val="auto"/>
            <w:kern w:val="0"/>
            <w:sz w:val="24"/>
            <w:szCs w:val="24"/>
            <w:lang w:val="en-US" w:eastAsia="zh-CN" w:bidi="en-US"/>
          </w:rPr>
          <w:delText>2/</w:delText>
        </w:r>
      </w:del>
      <w:r>
        <w:rPr>
          <w:rFonts w:hint="eastAsia" w:ascii="Times New Roman" w:hAnsi="Times New Roman" w:eastAsia="宋体" w:cs="宋体"/>
          <w:b w:val="0"/>
          <w:bCs/>
          <w:color w:val="auto"/>
          <w:kern w:val="0"/>
          <w:sz w:val="24"/>
          <w:szCs w:val="24"/>
          <w:lang w:val="en-US" w:eastAsia="zh-CN" w:bidi="en-US"/>
        </w:rPr>
        <w:t>485串口时，将RS</w:t>
      </w:r>
      <w:del w:id="4280" w:author="LKY" w:date="2026-08-31T10:03:23Z">
        <w:r>
          <w:rPr>
            <w:rFonts w:hint="eastAsia" w:ascii="Times New Roman" w:hAnsi="Times New Roman" w:eastAsia="宋体" w:cs="宋体"/>
            <w:b w:val="0"/>
            <w:bCs/>
            <w:color w:val="auto"/>
            <w:kern w:val="0"/>
            <w:sz w:val="24"/>
            <w:szCs w:val="24"/>
            <w:lang w:val="en-US" w:eastAsia="zh-CN" w:bidi="en-US"/>
          </w:rPr>
          <w:delText>232/</w:delText>
        </w:r>
      </w:del>
      <w:r>
        <w:rPr>
          <w:rFonts w:hint="eastAsia" w:ascii="Times New Roman" w:hAnsi="Times New Roman" w:eastAsia="宋体" w:cs="宋体"/>
          <w:b w:val="0"/>
          <w:bCs/>
          <w:color w:val="auto"/>
          <w:kern w:val="0"/>
          <w:sz w:val="24"/>
          <w:szCs w:val="24"/>
          <w:lang w:val="en-US" w:eastAsia="zh-CN" w:bidi="en-US"/>
        </w:rPr>
        <w:t>485线接至端口上（ttl转485），打开sscom5和mobaxterm对接收发，如RS485-1端口（x90模块），其设备文件为/dev/ttyS0；设置其波特率设为 115200，8N1，无校验位。</w:t>
      </w:r>
    </w:p>
    <w:p w14:paraId="4A89CAF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FF"/>
          <w:kern w:val="2"/>
          <w:sz w:val="24"/>
          <w:szCs w:val="32"/>
          <w:lang w:val="en-US" w:eastAsia="zh-CN" w:bidi="ar-SA"/>
        </w:rPr>
      </w:pPr>
      <w:r>
        <w:rPr>
          <w:rFonts w:hint="default" w:ascii="Times New Roman" w:hAnsi="Times New Roman" w:eastAsia="宋体" w:cs="宋体"/>
          <w:color w:val="0000FF"/>
          <w:kern w:val="2"/>
          <w:sz w:val="24"/>
          <w:szCs w:val="32"/>
          <w:lang w:val="en-US" w:eastAsia="zh-CN" w:bidi="ar-SA"/>
        </w:rPr>
        <w:t>stty -F /dev/tty</w:t>
      </w:r>
      <w:r>
        <w:rPr>
          <w:rFonts w:hint="eastAsia" w:ascii="Times New Roman" w:hAnsi="Times New Roman" w:eastAsia="宋体" w:cs="宋体"/>
          <w:color w:val="0000FF"/>
          <w:kern w:val="2"/>
          <w:sz w:val="24"/>
          <w:szCs w:val="32"/>
          <w:lang w:val="en-US" w:eastAsia="zh-CN" w:bidi="ar-SA"/>
        </w:rPr>
        <w:t>S0</w:t>
      </w:r>
      <w:r>
        <w:rPr>
          <w:rFonts w:hint="default" w:ascii="Times New Roman" w:hAnsi="Times New Roman" w:eastAsia="宋体" w:cs="宋体"/>
          <w:color w:val="0000FF"/>
          <w:kern w:val="2"/>
          <w:sz w:val="24"/>
          <w:szCs w:val="32"/>
          <w:lang w:val="en-US" w:eastAsia="zh-CN" w:bidi="ar-SA"/>
        </w:rPr>
        <w:t xml:space="preserve"> ispeed 115200 ospeed 115200 cs8</w:t>
      </w:r>
    </w:p>
    <w:p w14:paraId="6D991131">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auto"/>
          <w:kern w:val="2"/>
          <w:sz w:val="24"/>
          <w:szCs w:val="32"/>
          <w:lang w:val="en-US" w:eastAsia="zh-CN" w:bidi="ar-SA"/>
        </w:rPr>
      </w:pPr>
      <w:r>
        <w:rPr>
          <w:rFonts w:hint="eastAsia" w:ascii="Times New Roman" w:hAnsi="Times New Roman" w:eastAsia="宋体" w:cs="宋体"/>
          <w:color w:val="0000FF"/>
          <w:kern w:val="2"/>
          <w:sz w:val="24"/>
          <w:szCs w:val="32"/>
          <w:lang w:val="en-US" w:eastAsia="zh-CN" w:bidi="ar-SA"/>
        </w:rPr>
        <w:t xml:space="preserve">echo 12345 &gt; /dev/ttyS0     </w:t>
      </w:r>
      <w:r>
        <w:rPr>
          <w:rFonts w:hint="eastAsia" w:ascii="Times New Roman" w:hAnsi="Times New Roman" w:eastAsia="宋体" w:cs="宋体"/>
          <w:color w:val="auto"/>
          <w:kern w:val="2"/>
          <w:sz w:val="24"/>
          <w:szCs w:val="32"/>
          <w:lang w:val="en-US" w:eastAsia="zh-CN" w:bidi="ar-SA"/>
        </w:rPr>
        <w:t>//通过RS485-1端口发送数据</w:t>
      </w:r>
    </w:p>
    <w:p w14:paraId="3BA77AAA">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pPr>
      <w:r>
        <w:rPr>
          <w:rFonts w:hint="eastAsia" w:ascii="Times New Roman" w:hAnsi="Times New Roman" w:eastAsia="宋体" w:cs="宋体"/>
          <w:color w:val="0000FF"/>
          <w:kern w:val="2"/>
          <w:sz w:val="24"/>
          <w:szCs w:val="32"/>
          <w:lang w:val="en-US" w:eastAsia="zh-CN" w:bidi="ar-SA"/>
        </w:rPr>
        <w:t>cat /dev/ttyS0</w:t>
      </w:r>
      <w:r>
        <w:rPr>
          <w:rFonts w:hint="eastAsia" w:ascii="Times New Roman" w:hAnsi="Times New Roman" w:eastAsia="宋体" w:cs="宋体"/>
          <w:color w:val="auto"/>
          <w:kern w:val="2"/>
          <w:sz w:val="24"/>
          <w:szCs w:val="32"/>
          <w:lang w:val="en-US" w:eastAsia="zh-CN" w:bidi="ar-SA"/>
        </w:rPr>
        <w:t xml:space="preserve">       //等待查看接收到的数据</w:t>
      </w:r>
    </w:p>
    <w:p w14:paraId="38C10869">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rFonts w:hint="default" w:eastAsia="宋体"/>
          <w:sz w:val="24"/>
          <w:szCs w:val="24"/>
          <w:lang w:val="en-US" w:eastAsia="zh-CN"/>
        </w:rPr>
      </w:pPr>
      <w:r>
        <w:rPr>
          <w:rFonts w:hint="eastAsia"/>
          <w:sz w:val="24"/>
          <w:szCs w:val="24"/>
          <w:lang w:val="en-US" w:eastAsia="zh-CN"/>
        </w:rPr>
        <w:t>串口助手收到数据</w:t>
      </w:r>
    </w:p>
    <w:p w14:paraId="437C197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pPr>
      <w:r>
        <w:drawing>
          <wp:inline distT="0" distB="0" distL="114300" distR="114300">
            <wp:extent cx="5277485" cy="207645"/>
            <wp:effectExtent l="0" t="0" r="1841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rcRect r="14933" b="-5825"/>
                    <a:stretch>
                      <a:fillRect/>
                    </a:stretch>
                  </pic:blipFill>
                  <pic:spPr>
                    <a:xfrm>
                      <a:off x="0" y="0"/>
                      <a:ext cx="5277485" cy="207645"/>
                    </a:xfrm>
                    <a:prstGeom prst="rect">
                      <a:avLst/>
                    </a:prstGeom>
                    <a:noFill/>
                    <a:ln>
                      <a:noFill/>
                    </a:ln>
                  </pic:spPr>
                </pic:pic>
              </a:graphicData>
            </a:graphic>
          </wp:inline>
        </w:drawing>
      </w:r>
    </w:p>
    <w:p w14:paraId="6D98A978">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rFonts w:hint="eastAsia"/>
          <w:sz w:val="24"/>
          <w:szCs w:val="24"/>
          <w:lang w:val="en-US" w:eastAsia="zh-CN"/>
        </w:rPr>
      </w:pPr>
      <w:r>
        <w:rPr>
          <w:rFonts w:hint="eastAsia"/>
          <w:sz w:val="24"/>
          <w:szCs w:val="24"/>
          <w:lang w:val="en-US" w:eastAsia="zh-CN"/>
        </w:rPr>
        <w:t>串口助手发送数据</w:t>
      </w:r>
    </w:p>
    <w:p w14:paraId="5C90D2A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default"/>
          <w:lang w:val="en-US" w:eastAsia="zh-CN"/>
        </w:rPr>
      </w:pPr>
      <w:r>
        <w:drawing>
          <wp:inline distT="0" distB="0" distL="114300" distR="114300">
            <wp:extent cx="5277485" cy="484505"/>
            <wp:effectExtent l="0" t="0" r="18415" b="10795"/>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15"/>
                    <a:srcRect r="14960"/>
                    <a:stretch>
                      <a:fillRect/>
                    </a:stretch>
                  </pic:blipFill>
                  <pic:spPr>
                    <a:xfrm>
                      <a:off x="0" y="0"/>
                      <a:ext cx="5277485" cy="484505"/>
                    </a:xfrm>
                    <a:prstGeom prst="rect">
                      <a:avLst/>
                    </a:prstGeom>
                    <a:noFill/>
                    <a:ln>
                      <a:noFill/>
                    </a:ln>
                  </pic:spPr>
                </pic:pic>
              </a:graphicData>
            </a:graphic>
          </wp:inline>
        </w:drawing>
      </w:r>
    </w:p>
    <w:p w14:paraId="57425877">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sz w:val="24"/>
          <w:szCs w:val="24"/>
        </w:rPr>
      </w:pPr>
      <w:r>
        <w:rPr>
          <w:rFonts w:hint="eastAsia"/>
          <w:sz w:val="24"/>
          <w:szCs w:val="24"/>
          <w:lang w:val="en-US" w:eastAsia="zh-CN"/>
        </w:rPr>
        <w:t>终端界面收到数据</w:t>
      </w:r>
    </w:p>
    <w:p w14:paraId="7C9D811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eastAsia"/>
          <w:lang w:val="en-US" w:eastAsia="zh-CN"/>
        </w:rPr>
      </w:pPr>
      <w:r>
        <w:drawing>
          <wp:inline distT="0" distB="0" distL="114300" distR="114300">
            <wp:extent cx="5273040" cy="541020"/>
            <wp:effectExtent l="0" t="0" r="3810" b="11430"/>
            <wp:docPr id="8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9"/>
                    <pic:cNvPicPr>
                      <a:picLocks noChangeAspect="1"/>
                    </pic:cNvPicPr>
                  </pic:nvPicPr>
                  <pic:blipFill>
                    <a:blip r:embed="rId16"/>
                    <a:stretch>
                      <a:fillRect/>
                    </a:stretch>
                  </pic:blipFill>
                  <pic:spPr>
                    <a:xfrm>
                      <a:off x="0" y="0"/>
                      <a:ext cx="5273040" cy="541020"/>
                    </a:xfrm>
                    <a:prstGeom prst="rect">
                      <a:avLst/>
                    </a:prstGeom>
                    <a:noFill/>
                    <a:ln>
                      <a:noFill/>
                    </a:ln>
                  </pic:spPr>
                </pic:pic>
              </a:graphicData>
            </a:graphic>
          </wp:inline>
        </w:drawing>
      </w:r>
    </w:p>
    <w:p w14:paraId="18D76BA8">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按“Ctrl+C”停止。</w:t>
      </w:r>
    </w:p>
    <w:p w14:paraId="6A28435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ins w:id="4281" w:author="LKY" w:date="2026-08-31T09:58:37Z"/>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然后更换x90另外一个ttyS9口继续测试。</w:t>
      </w:r>
    </w:p>
    <w:p w14:paraId="446D9D3F">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ins w:id="4282" w:author="LKY" w:date="2026-08-31T09:58:37Z"/>
          <w:rFonts w:hint="eastAsia" w:ascii="Times New Roman" w:hAnsi="Times New Roman"/>
          <w:b w:val="0"/>
          <w:bCs w:val="0"/>
          <w:sz w:val="24"/>
          <w:szCs w:val="24"/>
          <w:lang w:val="en-US" w:eastAsia="zh-CN"/>
        </w:rPr>
      </w:pPr>
    </w:p>
    <w:p w14:paraId="2D281F7D">
      <w:pPr>
        <w:pStyle w:val="12"/>
        <w:ind w:left="0" w:leftChars="0" w:firstLine="0" w:firstLineChars="0"/>
        <w:outlineLvl w:val="2"/>
        <w:rPr>
          <w:ins w:id="4283" w:author="LKY" w:date="2026-08-31T09:58:43Z"/>
          <w:rFonts w:ascii="宋体" w:hAnsi="宋体" w:eastAsia="宋体" w:cs="宋体"/>
          <w:sz w:val="24"/>
          <w:szCs w:val="24"/>
        </w:rPr>
      </w:pPr>
      <w:ins w:id="4284" w:author="LKY" w:date="2026-08-31T09:58:43Z">
        <w:bookmarkStart w:id="96" w:name="_Toc19397"/>
        <w:bookmarkStart w:id="97" w:name="_Toc16182"/>
        <w:bookmarkStart w:id="98" w:name="_Toc10246"/>
        <w:bookmarkStart w:id="99" w:name="_Toc3967"/>
        <w:r>
          <w:rPr>
            <w:rFonts w:hint="eastAsia" w:ascii="Times New Roman" w:hAnsi="Times New Roman"/>
            <w:b/>
            <w:bCs/>
            <w:sz w:val="28"/>
            <w:szCs w:val="28"/>
            <w:lang w:val="en-US" w:eastAsia="zh-CN"/>
          </w:rPr>
          <w:t>2.3.1</w:t>
        </w:r>
      </w:ins>
      <w:ins w:id="4285" w:author="LKY" w:date="2026-09-15T17:13:07Z">
        <w:r>
          <w:rPr>
            <w:rFonts w:hint="eastAsia" w:ascii="Times New Roman" w:hAnsi="Times New Roman"/>
            <w:b/>
            <w:bCs/>
            <w:sz w:val="28"/>
            <w:szCs w:val="28"/>
            <w:lang w:val="en-US" w:eastAsia="zh-CN"/>
          </w:rPr>
          <w:t>1</w:t>
        </w:r>
      </w:ins>
      <w:ins w:id="4286" w:author="LKY" w:date="2026-08-31T09:58:43Z">
        <w:r>
          <w:rPr>
            <w:rFonts w:hint="eastAsia" w:ascii="Times New Roman" w:hAnsi="Times New Roman"/>
            <w:b/>
            <w:bCs/>
            <w:sz w:val="28"/>
            <w:szCs w:val="28"/>
            <w:lang w:val="en-US" w:eastAsia="zh-CN"/>
          </w:rPr>
          <w:t xml:space="preserve"> CAN使用</w:t>
        </w:r>
        <w:bookmarkEnd w:id="96"/>
        <w:bookmarkEnd w:id="97"/>
        <w:bookmarkEnd w:id="98"/>
        <w:bookmarkEnd w:id="99"/>
      </w:ins>
    </w:p>
    <w:p w14:paraId="79C43E7F">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4287" w:author="LKY" w:date="2026-08-31T09:58:43Z"/>
          <w:rFonts w:hint="eastAsia" w:ascii="Times New Roman" w:hAnsi="Times New Roman"/>
          <w:b w:val="0"/>
          <w:bCs w:val="0"/>
          <w:sz w:val="24"/>
          <w:szCs w:val="24"/>
          <w:lang w:val="en-US" w:eastAsia="zh-CN"/>
        </w:rPr>
      </w:pPr>
      <w:ins w:id="4288" w:author="LKY" w:date="2026-08-31T09:58:43Z">
        <w:r>
          <w:rPr>
            <w:rFonts w:hint="eastAsia" w:ascii="Times New Roman" w:hAnsi="Times New Roman"/>
            <w:b w:val="0"/>
            <w:bCs w:val="0"/>
            <w:sz w:val="24"/>
            <w:szCs w:val="24"/>
            <w:lang w:val="en-US" w:eastAsia="zh-CN"/>
          </w:rPr>
          <w:t>在进行 CAN 通信测试前，需先关闭目标接口，配置目标比特率，随后重新启动接口。以配置 CAN0 总线比特率为 1Mbps 为例，请在终端依次执行以下命令：</w:t>
        </w:r>
      </w:ins>
    </w:p>
    <w:p w14:paraId="41BBC26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289" w:author="LKY" w:date="2026-08-31T09:58:43Z"/>
          <w:rFonts w:hint="default" w:ascii="Times New Roman" w:hAnsi="Times New Roman"/>
          <w:b w:val="0"/>
          <w:bCs w:val="0"/>
          <w:sz w:val="24"/>
          <w:szCs w:val="24"/>
          <w:lang w:val="en-US" w:eastAsia="zh-CN"/>
        </w:rPr>
      </w:pPr>
      <w:ins w:id="4290" w:author="LKY" w:date="2026-08-31T09:58:43Z">
        <w:r>
          <w:rPr>
            <w:rFonts w:hint="default" w:ascii="Times New Roman" w:hAnsi="Times New Roman"/>
            <w:b w:val="0"/>
            <w:bCs w:val="0"/>
            <w:sz w:val="24"/>
            <w:szCs w:val="24"/>
            <w:lang w:val="en-US" w:eastAsia="zh-CN"/>
          </w:rPr>
          <w:t xml:space="preserve">root@bliiot:~# </w:t>
        </w:r>
      </w:ins>
      <w:ins w:id="4291" w:author="LKY" w:date="2026-08-31T09:58:43Z">
        <w:r>
          <w:rPr>
            <w:rFonts w:hint="default" w:ascii="Times New Roman" w:hAnsi="Times New Roman"/>
            <w:b w:val="0"/>
            <w:bCs w:val="0"/>
            <w:color w:val="0000FF"/>
            <w:sz w:val="24"/>
            <w:szCs w:val="24"/>
            <w:lang w:val="en-US" w:eastAsia="zh-CN"/>
          </w:rPr>
          <w:t>ifconfig can0 down</w:t>
        </w:r>
      </w:ins>
    </w:p>
    <w:p w14:paraId="4DAFEA92">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292" w:author="LKY" w:date="2026-08-31T09:58:43Z"/>
          <w:rFonts w:hint="default" w:ascii="Times New Roman" w:hAnsi="Times New Roman"/>
          <w:b w:val="0"/>
          <w:bCs w:val="0"/>
          <w:color w:val="0000FF"/>
          <w:sz w:val="24"/>
          <w:szCs w:val="24"/>
          <w:lang w:val="en-US" w:eastAsia="zh-CN"/>
        </w:rPr>
      </w:pPr>
      <w:ins w:id="4293" w:author="LKY" w:date="2026-08-31T09:58:43Z">
        <w:r>
          <w:rPr>
            <w:rFonts w:hint="default" w:ascii="Times New Roman" w:hAnsi="Times New Roman"/>
            <w:b w:val="0"/>
            <w:bCs w:val="0"/>
            <w:sz w:val="24"/>
            <w:szCs w:val="24"/>
            <w:lang w:val="en-US" w:eastAsia="zh-CN"/>
          </w:rPr>
          <w:t xml:space="preserve">root@bliiot:~# </w:t>
        </w:r>
      </w:ins>
      <w:ins w:id="4294" w:author="LKY" w:date="2026-08-31T09:58:43Z">
        <w:r>
          <w:rPr>
            <w:rFonts w:hint="default" w:ascii="Times New Roman" w:hAnsi="Times New Roman"/>
            <w:b w:val="0"/>
            <w:bCs w:val="0"/>
            <w:color w:val="0000FF"/>
            <w:sz w:val="24"/>
            <w:szCs w:val="24"/>
            <w:lang w:val="en-US" w:eastAsia="zh-CN"/>
          </w:rPr>
          <w:t>ip link set can0 type can bitrate 1000000</w:t>
        </w:r>
      </w:ins>
    </w:p>
    <w:p w14:paraId="586716AC">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295" w:author="LKY" w:date="2026-08-31T09:58:43Z"/>
          <w:rFonts w:hint="default" w:ascii="Times New Roman" w:hAnsi="Times New Roman"/>
          <w:b w:val="0"/>
          <w:bCs w:val="0"/>
          <w:color w:val="0000FF"/>
          <w:sz w:val="24"/>
          <w:szCs w:val="24"/>
          <w:lang w:val="en-US" w:eastAsia="zh-CN"/>
        </w:rPr>
      </w:pPr>
      <w:ins w:id="4296" w:author="LKY" w:date="2026-08-31T09:58:43Z">
        <w:r>
          <w:rPr>
            <w:rFonts w:hint="default" w:ascii="Times New Roman" w:hAnsi="Times New Roman"/>
            <w:b w:val="0"/>
            <w:bCs w:val="0"/>
            <w:sz w:val="24"/>
            <w:szCs w:val="24"/>
            <w:lang w:val="en-US" w:eastAsia="zh-CN"/>
          </w:rPr>
          <w:t xml:space="preserve">root@bliiot:~# </w:t>
        </w:r>
      </w:ins>
      <w:ins w:id="4297" w:author="LKY" w:date="2026-08-31T09:58:43Z">
        <w:r>
          <w:rPr>
            <w:rFonts w:hint="default" w:ascii="Times New Roman" w:hAnsi="Times New Roman"/>
            <w:b w:val="0"/>
            <w:bCs w:val="0"/>
            <w:color w:val="0000FF"/>
            <w:sz w:val="24"/>
            <w:szCs w:val="24"/>
            <w:lang w:val="en-US" w:eastAsia="zh-CN"/>
          </w:rPr>
          <w:t>ifconfig can0 up</w:t>
        </w:r>
      </w:ins>
    </w:p>
    <w:p w14:paraId="04705EBD">
      <w:pPr>
        <w:rPr>
          <w:ins w:id="4298" w:author="LKY" w:date="2026-08-31T09:58:43Z"/>
          <w:rFonts w:hint="default" w:asciiTheme="minorHAnsi" w:hAnsiTheme="minorHAnsi"/>
          <w:b w:val="0"/>
          <w:bCs w:val="0"/>
          <w:sz w:val="21"/>
          <w:szCs w:val="24"/>
          <w:lang w:val="en-US" w:eastAsia="zh-CN"/>
        </w:rPr>
      </w:pPr>
      <w:ins w:id="4299" w:author="L" w:date="2026-08-31T11:21:10Z">
        <w:r>
          <w:rPr/>
          <w:drawing>
            <wp:inline distT="0" distB="0" distL="114300" distR="114300">
              <wp:extent cx="5271770" cy="1464945"/>
              <wp:effectExtent l="0" t="0" r="5080" b="1905"/>
              <wp:docPr id="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
                      <pic:cNvPicPr>
                        <a:picLocks noChangeAspect="1"/>
                      </pic:cNvPicPr>
                    </pic:nvPicPr>
                    <pic:blipFill>
                      <a:blip r:embed="rId17"/>
                      <a:stretch>
                        <a:fillRect/>
                      </a:stretch>
                    </pic:blipFill>
                    <pic:spPr>
                      <a:xfrm>
                        <a:off x="0" y="0"/>
                        <a:ext cx="5271770" cy="1464945"/>
                      </a:xfrm>
                      <a:prstGeom prst="rect">
                        <a:avLst/>
                      </a:prstGeom>
                      <a:noFill/>
                      <a:ln>
                        <a:noFill/>
                      </a:ln>
                    </pic:spPr>
                  </pic:pic>
                </a:graphicData>
              </a:graphic>
            </wp:inline>
          </w:drawing>
        </w:r>
      </w:ins>
      <w:ins w:id="4301" w:author="LKY" w:date="2026-08-31T09:58:43Z">
        <w:del w:id="4302" w:author="L" w:date="2026-08-31T11:21:09Z">
          <w:r>
            <w:rPr/>
            <w:drawing>
              <wp:inline distT="0" distB="0" distL="114300" distR="114300">
                <wp:extent cx="5269865" cy="1627505"/>
                <wp:effectExtent l="0" t="0" r="6985" b="10795"/>
                <wp:docPr id="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
                        <pic:cNvPicPr>
                          <a:picLocks noChangeAspect="1"/>
                        </pic:cNvPicPr>
                      </pic:nvPicPr>
                      <pic:blipFill>
                        <a:blip r:embed="rId18"/>
                        <a:stretch>
                          <a:fillRect/>
                        </a:stretch>
                      </pic:blipFill>
                      <pic:spPr>
                        <a:xfrm>
                          <a:off x="0" y="0"/>
                          <a:ext cx="5269865" cy="1627505"/>
                        </a:xfrm>
                        <a:prstGeom prst="rect">
                          <a:avLst/>
                        </a:prstGeom>
                        <a:noFill/>
                        <a:ln>
                          <a:noFill/>
                        </a:ln>
                      </pic:spPr>
                    </pic:pic>
                  </a:graphicData>
                </a:graphic>
              </wp:inline>
            </w:drawing>
          </w:r>
        </w:del>
      </w:ins>
    </w:p>
    <w:p w14:paraId="48D8B6F7">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4305" w:author="LKY" w:date="2026-08-31T09:58:43Z"/>
          <w:rFonts w:hint="eastAsia" w:ascii="Times New Roman" w:hAnsi="Times New Roman"/>
          <w:b w:val="0"/>
          <w:bCs w:val="0"/>
          <w:sz w:val="24"/>
          <w:szCs w:val="24"/>
          <w:lang w:val="en-US" w:eastAsia="zh-CN"/>
        </w:rPr>
      </w:pPr>
      <w:ins w:id="4306" w:author="LKY" w:date="2026-08-31T09:58:43Z">
        <w:r>
          <w:rPr>
            <w:rFonts w:hint="eastAsia" w:ascii="Times New Roman" w:hAnsi="Times New Roman"/>
            <w:b w:val="0"/>
            <w:bCs w:val="0"/>
            <w:sz w:val="24"/>
            <w:szCs w:val="24"/>
            <w:lang w:val="en-US" w:eastAsia="zh-CN"/>
          </w:rPr>
          <w:t>接口启动后，可使用 cansend 工具向 CAN 总线发送测试数据帧。以下命令将发送 ID 为 123、数据长度为 8 字节的标准帧：</w:t>
        </w:r>
      </w:ins>
    </w:p>
    <w:p w14:paraId="22D21127">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307" w:author="LKY" w:date="2026-08-31T09:58:43Z"/>
          <w:rFonts w:hint="default" w:ascii="Times New Roman" w:hAnsi="Times New Roman"/>
          <w:b w:val="0"/>
          <w:bCs w:val="0"/>
          <w:sz w:val="24"/>
          <w:szCs w:val="24"/>
          <w:lang w:val="en-US" w:eastAsia="zh-CN"/>
        </w:rPr>
      </w:pPr>
      <w:ins w:id="4308" w:author="LKY" w:date="2026-08-31T09:58:43Z">
        <w:r>
          <w:rPr>
            <w:rFonts w:hint="default" w:ascii="Times New Roman" w:hAnsi="Times New Roman"/>
            <w:b w:val="0"/>
            <w:bCs w:val="0"/>
            <w:sz w:val="24"/>
            <w:szCs w:val="24"/>
            <w:lang w:val="en-US" w:eastAsia="zh-CN"/>
          </w:rPr>
          <w:t xml:space="preserve">root@bliiot:~# </w:t>
        </w:r>
      </w:ins>
      <w:ins w:id="4309" w:author="LKY" w:date="2026-08-31T09:58:43Z">
        <w:r>
          <w:rPr>
            <w:rFonts w:hint="default" w:ascii="Times New Roman" w:hAnsi="Times New Roman"/>
            <w:b w:val="0"/>
            <w:bCs w:val="0"/>
            <w:color w:val="0000FF"/>
            <w:sz w:val="24"/>
            <w:szCs w:val="24"/>
            <w:lang w:val="en-US" w:eastAsia="zh-CN"/>
            <w:rPrChange w:id="4310" w:author="LKY" w:date="2026-09-01T16:37:44Z">
              <w:rPr>
                <w:rFonts w:hint="default" w:ascii="Times New Roman" w:hAnsi="Times New Roman"/>
                <w:b w:val="0"/>
                <w:bCs w:val="0"/>
                <w:sz w:val="24"/>
                <w:szCs w:val="24"/>
                <w:lang w:val="en-US" w:eastAsia="zh-CN"/>
              </w:rPr>
            </w:rPrChange>
          </w:rPr>
          <w:t>cansend can0 123#1122334455667788</w:t>
        </w:r>
      </w:ins>
    </w:p>
    <w:p w14:paraId="576BB22D">
      <w:pPr>
        <w:pStyle w:val="12"/>
        <w:spacing w:after="0" w:line="360" w:lineRule="auto"/>
        <w:ind w:left="0" w:leftChars="0" w:firstLine="0" w:firstLineChars="0"/>
        <w:outlineLvl w:val="9"/>
        <w:rPr>
          <w:ins w:id="4311" w:author="LKY" w:date="2026-08-31T09:58:43Z"/>
          <w:rFonts w:hint="eastAsia" w:ascii="Times New Roman" w:hAnsi="Times New Roman"/>
          <w:b w:val="0"/>
          <w:bCs w:val="0"/>
          <w:sz w:val="24"/>
          <w:szCs w:val="24"/>
          <w:lang w:val="en-US" w:eastAsia="zh-CN"/>
        </w:rPr>
      </w:pPr>
      <w:ins w:id="4312" w:author="L" w:date="2026-08-31T11:22:33Z">
        <w:r>
          <w:rPr/>
          <w:drawing>
            <wp:inline distT="0" distB="0" distL="114300" distR="114300">
              <wp:extent cx="5270500" cy="275590"/>
              <wp:effectExtent l="0" t="0" r="6350" b="10160"/>
              <wp:docPr id="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
                      <pic:cNvPicPr>
                        <a:picLocks noChangeAspect="1"/>
                      </pic:cNvPicPr>
                    </pic:nvPicPr>
                    <pic:blipFill>
                      <a:blip r:embed="rId19"/>
                      <a:stretch>
                        <a:fillRect/>
                      </a:stretch>
                    </pic:blipFill>
                    <pic:spPr>
                      <a:xfrm>
                        <a:off x="0" y="0"/>
                        <a:ext cx="5270500" cy="275590"/>
                      </a:xfrm>
                      <a:prstGeom prst="rect">
                        <a:avLst/>
                      </a:prstGeom>
                      <a:noFill/>
                      <a:ln>
                        <a:noFill/>
                      </a:ln>
                    </pic:spPr>
                  </pic:pic>
                </a:graphicData>
              </a:graphic>
            </wp:inline>
          </w:drawing>
        </w:r>
      </w:ins>
      <w:ins w:id="4314" w:author="LKY" w:date="2026-08-31T09:58:43Z">
        <w:del w:id="4315" w:author="L" w:date="2026-08-31T11:22:31Z">
          <w:r>
            <w:rPr/>
            <w:drawing>
              <wp:inline distT="0" distB="0" distL="114300" distR="114300">
                <wp:extent cx="5268595" cy="324485"/>
                <wp:effectExtent l="0" t="0" r="8255" b="18415"/>
                <wp:docPr id="1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2"/>
                        <pic:cNvPicPr>
                          <a:picLocks noChangeAspect="1"/>
                        </pic:cNvPicPr>
                      </pic:nvPicPr>
                      <pic:blipFill>
                        <a:blip r:embed="rId20"/>
                        <a:stretch>
                          <a:fillRect/>
                        </a:stretch>
                      </pic:blipFill>
                      <pic:spPr>
                        <a:xfrm>
                          <a:off x="0" y="0"/>
                          <a:ext cx="5268595" cy="324485"/>
                        </a:xfrm>
                        <a:prstGeom prst="rect">
                          <a:avLst/>
                        </a:prstGeom>
                        <a:noFill/>
                        <a:ln>
                          <a:noFill/>
                        </a:ln>
                      </pic:spPr>
                    </pic:pic>
                  </a:graphicData>
                </a:graphic>
              </wp:inline>
            </w:drawing>
          </w:r>
        </w:del>
      </w:ins>
    </w:p>
    <w:p w14:paraId="2B2A77FF">
      <w:pPr>
        <w:pStyle w:val="12"/>
        <w:spacing w:after="0" w:line="360" w:lineRule="auto"/>
        <w:ind w:left="0" w:leftChars="0" w:firstLine="480" w:firstLineChars="200"/>
        <w:outlineLvl w:val="9"/>
        <w:rPr>
          <w:ins w:id="4318" w:author="LKY" w:date="2026-08-31T09:58:43Z"/>
          <w:rFonts w:hint="eastAsia" w:ascii="Times New Roman" w:hAnsi="Times New Roman" w:eastAsiaTheme="minorEastAsia"/>
          <w:sz w:val="24"/>
          <w:lang w:val="en-US" w:eastAsia="zh-CN"/>
        </w:rPr>
      </w:pPr>
      <w:ins w:id="4319" w:author="LKY" w:date="2026-08-31T09:58:43Z">
        <w:r>
          <w:rPr>
            <w:rFonts w:hint="eastAsia" w:ascii="Times New Roman" w:hAnsi="Times New Roman"/>
            <w:sz w:val="24"/>
          </w:rPr>
          <w:t>Cangaroo</w:t>
        </w:r>
      </w:ins>
      <w:ins w:id="4320" w:author="LKY" w:date="2026-08-31T09:58:43Z">
        <w:r>
          <w:rPr>
            <w:rFonts w:hint="eastAsia" w:ascii="Times New Roman" w:hAnsi="Times New Roman"/>
            <w:sz w:val="24"/>
            <w:lang w:val="en-US" w:eastAsia="zh-CN"/>
          </w:rPr>
          <w:t>工具收到数据</w:t>
        </w:r>
      </w:ins>
    </w:p>
    <w:p w14:paraId="29E0B253">
      <w:pPr>
        <w:pStyle w:val="12"/>
        <w:spacing w:after="0" w:line="360" w:lineRule="auto"/>
        <w:ind w:left="0" w:leftChars="0" w:firstLine="0" w:firstLineChars="0"/>
        <w:outlineLvl w:val="9"/>
        <w:rPr>
          <w:ins w:id="4321" w:author="LKY" w:date="2026-08-31T09:58:43Z"/>
          <w:rFonts w:hint="eastAsia" w:ascii="Times New Roman" w:hAnsi="Times New Roman"/>
          <w:b w:val="0"/>
          <w:bCs w:val="0"/>
          <w:sz w:val="24"/>
          <w:szCs w:val="24"/>
          <w:lang w:val="en-US" w:eastAsia="zh-CN"/>
        </w:rPr>
      </w:pPr>
      <w:ins w:id="4322" w:author="LKY" w:date="2026-08-31T09:58:43Z">
        <w:r>
          <w:rPr/>
          <w:drawing>
            <wp:inline distT="0" distB="0" distL="114300" distR="114300">
              <wp:extent cx="5269230" cy="262255"/>
              <wp:effectExtent l="0" t="0" r="7620" b="4445"/>
              <wp:docPr id="1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3"/>
                      <pic:cNvPicPr>
                        <a:picLocks noChangeAspect="1"/>
                      </pic:cNvPicPr>
                    </pic:nvPicPr>
                    <pic:blipFill>
                      <a:blip r:embed="rId21"/>
                      <a:stretch>
                        <a:fillRect/>
                      </a:stretch>
                    </pic:blipFill>
                    <pic:spPr>
                      <a:xfrm>
                        <a:off x="0" y="0"/>
                        <a:ext cx="5269230" cy="262255"/>
                      </a:xfrm>
                      <a:prstGeom prst="rect">
                        <a:avLst/>
                      </a:prstGeom>
                      <a:noFill/>
                      <a:ln>
                        <a:noFill/>
                      </a:ln>
                    </pic:spPr>
                  </pic:pic>
                </a:graphicData>
              </a:graphic>
            </wp:inline>
          </w:drawing>
        </w:r>
      </w:ins>
    </w:p>
    <w:p w14:paraId="55BE26D2">
      <w:pPr>
        <w:pStyle w:val="12"/>
        <w:spacing w:after="0" w:line="360" w:lineRule="auto"/>
        <w:ind w:left="0" w:leftChars="0" w:firstLine="480" w:firstLineChars="200"/>
        <w:outlineLvl w:val="9"/>
        <w:rPr>
          <w:ins w:id="4324" w:author="LKY" w:date="2026-08-31T09:58:43Z"/>
          <w:rFonts w:hint="eastAsia" w:ascii="Times New Roman" w:hAnsi="Times New Roman"/>
          <w:b w:val="0"/>
          <w:bCs w:val="0"/>
          <w:sz w:val="24"/>
          <w:szCs w:val="24"/>
          <w:lang w:val="en-US" w:eastAsia="zh-CN"/>
        </w:rPr>
      </w:pPr>
      <w:ins w:id="4325" w:author="LKY" w:date="2026-08-31T09:58:43Z">
        <w:r>
          <w:rPr>
            <w:rFonts w:hint="eastAsia" w:ascii="Times New Roman" w:hAnsi="Times New Roman"/>
            <w:b w:val="0"/>
            <w:bCs w:val="0"/>
            <w:sz w:val="24"/>
            <w:szCs w:val="24"/>
            <w:lang w:val="en-US" w:eastAsia="zh-CN"/>
          </w:rPr>
          <w:t>使用 candump 工具可实时监听并显示 CAN 总线上的接收数据。</w:t>
        </w:r>
      </w:ins>
    </w:p>
    <w:p w14:paraId="1F94FDE3">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326" w:author="LKY" w:date="2026-08-31T09:58:43Z"/>
          <w:rFonts w:hint="default" w:ascii="Times New Roman" w:hAnsi="Times New Roman"/>
          <w:b w:val="0"/>
          <w:bCs w:val="0"/>
          <w:sz w:val="24"/>
          <w:szCs w:val="24"/>
          <w:lang w:val="en-US" w:eastAsia="zh-CN"/>
        </w:rPr>
      </w:pPr>
      <w:ins w:id="4327" w:author="LKY" w:date="2026-08-31T09:58:43Z">
        <w:r>
          <w:rPr>
            <w:rFonts w:hint="default" w:ascii="Times New Roman" w:hAnsi="Times New Roman"/>
            <w:b w:val="0"/>
            <w:bCs w:val="0"/>
            <w:sz w:val="24"/>
            <w:szCs w:val="24"/>
            <w:lang w:val="en-US" w:eastAsia="zh-CN"/>
          </w:rPr>
          <w:t xml:space="preserve">root@bliiot:~# </w:t>
        </w:r>
      </w:ins>
      <w:ins w:id="4328" w:author="LKY" w:date="2026-08-31T09:58:43Z">
        <w:r>
          <w:rPr>
            <w:rFonts w:hint="default" w:ascii="Times New Roman" w:hAnsi="Times New Roman"/>
            <w:b w:val="0"/>
            <w:bCs w:val="0"/>
            <w:color w:val="0000FF"/>
            <w:sz w:val="24"/>
            <w:szCs w:val="24"/>
            <w:lang w:val="en-US" w:eastAsia="zh-CN"/>
            <w:rPrChange w:id="4329" w:author="LKY" w:date="2026-09-01T16:37:49Z">
              <w:rPr>
                <w:rFonts w:hint="default" w:ascii="Times New Roman" w:hAnsi="Times New Roman"/>
                <w:b w:val="0"/>
                <w:bCs w:val="0"/>
                <w:sz w:val="24"/>
                <w:szCs w:val="24"/>
                <w:lang w:val="en-US" w:eastAsia="zh-CN"/>
              </w:rPr>
            </w:rPrChange>
          </w:rPr>
          <w:t>candump can0</w:t>
        </w:r>
      </w:ins>
    </w:p>
    <w:p w14:paraId="4AE70EEB">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ins w:id="4330" w:author="LKY" w:date="2026-08-31T09:58:43Z"/>
          <w:rFonts w:hint="eastAsia" w:ascii="Times New Roman" w:hAnsi="Times New Roman"/>
          <w:b w:val="0"/>
          <w:bCs w:val="0"/>
          <w:sz w:val="24"/>
          <w:szCs w:val="24"/>
          <w:lang w:val="en-US" w:eastAsia="zh-CN"/>
        </w:rPr>
      </w:pPr>
      <w:ins w:id="4331" w:author="L" w:date="2026-08-31T11:24:41Z">
        <w:r>
          <w:rPr/>
          <w:drawing>
            <wp:inline distT="0" distB="0" distL="114300" distR="114300">
              <wp:extent cx="5272405" cy="315595"/>
              <wp:effectExtent l="0" t="0" r="4445" b="8255"/>
              <wp:docPr id="1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4"/>
                      <pic:cNvPicPr>
                        <a:picLocks noChangeAspect="1"/>
                      </pic:cNvPicPr>
                    </pic:nvPicPr>
                    <pic:blipFill>
                      <a:blip r:embed="rId22"/>
                      <a:stretch>
                        <a:fillRect/>
                      </a:stretch>
                    </pic:blipFill>
                    <pic:spPr>
                      <a:xfrm>
                        <a:off x="0" y="0"/>
                        <a:ext cx="5272405" cy="315595"/>
                      </a:xfrm>
                      <a:prstGeom prst="rect">
                        <a:avLst/>
                      </a:prstGeom>
                      <a:noFill/>
                      <a:ln>
                        <a:noFill/>
                      </a:ln>
                    </pic:spPr>
                  </pic:pic>
                </a:graphicData>
              </a:graphic>
            </wp:inline>
          </w:drawing>
        </w:r>
      </w:ins>
      <w:ins w:id="4333" w:author="LKY" w:date="2026-08-31T09:58:43Z">
        <w:del w:id="4334" w:author="L" w:date="2026-08-31T11:24:40Z">
          <w:r>
            <w:rPr/>
            <w:drawing>
              <wp:inline distT="0" distB="0" distL="114300" distR="114300">
                <wp:extent cx="5271770" cy="330200"/>
                <wp:effectExtent l="0" t="0" r="5080" b="12700"/>
                <wp:docPr id="1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3"/>
                        <pic:cNvPicPr>
                          <a:picLocks noChangeAspect="1"/>
                        </pic:cNvPicPr>
                      </pic:nvPicPr>
                      <pic:blipFill>
                        <a:blip r:embed="rId23"/>
                        <a:stretch>
                          <a:fillRect/>
                        </a:stretch>
                      </pic:blipFill>
                      <pic:spPr>
                        <a:xfrm>
                          <a:off x="0" y="0"/>
                          <a:ext cx="5271770" cy="330200"/>
                        </a:xfrm>
                        <a:prstGeom prst="rect">
                          <a:avLst/>
                        </a:prstGeom>
                        <a:noFill/>
                        <a:ln>
                          <a:noFill/>
                        </a:ln>
                      </pic:spPr>
                    </pic:pic>
                  </a:graphicData>
                </a:graphic>
              </wp:inline>
            </w:drawing>
          </w:r>
        </w:del>
      </w:ins>
    </w:p>
    <w:p w14:paraId="49F94F7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4337" w:author="LKY" w:date="2026-08-31T09:58:43Z"/>
          <w:rFonts w:hint="default" w:ascii="Times New Roman" w:hAnsi="Times New Roman"/>
          <w:b w:val="0"/>
          <w:bCs w:val="0"/>
          <w:sz w:val="24"/>
          <w:szCs w:val="24"/>
          <w:lang w:val="en-US" w:eastAsia="zh-CN"/>
        </w:rPr>
      </w:pPr>
      <w:ins w:id="4338" w:author="LKY" w:date="2026-08-31T09:58:43Z">
        <w:r>
          <w:rPr>
            <w:rFonts w:hint="eastAsia" w:ascii="Times New Roman" w:hAnsi="Times New Roman"/>
            <w:b w:val="0"/>
            <w:bCs w:val="0"/>
            <w:sz w:val="24"/>
            <w:szCs w:val="24"/>
            <w:lang w:val="en-US" w:eastAsia="zh-CN"/>
          </w:rPr>
          <w:t>若CAN0接收正常，用其它设备发送该数据则应收到</w:t>
        </w:r>
      </w:ins>
    </w:p>
    <w:p w14:paraId="0B4E3004">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339" w:author="LKY" w:date="2026-08-31T09:58:43Z"/>
          <w:rFonts w:hint="default" w:ascii="Times New Roman" w:hAnsi="Times New Roman"/>
          <w:b w:val="0"/>
          <w:bCs w:val="0"/>
          <w:sz w:val="24"/>
          <w:szCs w:val="24"/>
          <w:lang w:val="en-US" w:eastAsia="zh-CN"/>
        </w:rPr>
      </w:pPr>
      <w:ins w:id="4340" w:author="LKY" w:date="2026-08-31T09:58:43Z">
        <w:r>
          <w:rPr>
            <w:rFonts w:hint="default" w:ascii="Times New Roman" w:hAnsi="Times New Roman"/>
            <w:b w:val="0"/>
            <w:bCs w:val="0"/>
            <w:sz w:val="24"/>
            <w:szCs w:val="24"/>
            <w:lang w:val="en-US" w:eastAsia="zh-CN"/>
          </w:rPr>
          <w:t xml:space="preserve">root@bliiot:~# </w:t>
        </w:r>
      </w:ins>
      <w:ins w:id="4341" w:author="LKY" w:date="2026-08-31T09:58:43Z">
        <w:r>
          <w:rPr>
            <w:rFonts w:hint="default" w:ascii="Times New Roman" w:hAnsi="Times New Roman"/>
            <w:b w:val="0"/>
            <w:bCs w:val="0"/>
            <w:color w:val="0000FF"/>
            <w:sz w:val="24"/>
            <w:szCs w:val="24"/>
            <w:lang w:val="en-US" w:eastAsia="zh-CN"/>
            <w:rPrChange w:id="4342" w:author="LKY" w:date="2026-09-01T16:37:51Z">
              <w:rPr>
                <w:rFonts w:hint="default" w:ascii="Times New Roman" w:hAnsi="Times New Roman"/>
                <w:b w:val="0"/>
                <w:bCs w:val="0"/>
                <w:sz w:val="24"/>
                <w:szCs w:val="24"/>
                <w:lang w:val="en-US" w:eastAsia="zh-CN"/>
              </w:rPr>
            </w:rPrChange>
          </w:rPr>
          <w:t>candump can0</w:t>
        </w:r>
      </w:ins>
    </w:p>
    <w:p w14:paraId="4C7D24D3">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343" w:author="LKY" w:date="2026-08-31T09:58:43Z"/>
          <w:rFonts w:hint="default" w:ascii="Times New Roman" w:hAnsi="Times New Roman"/>
          <w:b w:val="0"/>
          <w:bCs w:val="0"/>
          <w:sz w:val="24"/>
          <w:szCs w:val="24"/>
          <w:lang w:val="en-US" w:eastAsia="zh-CN"/>
        </w:rPr>
      </w:pPr>
      <w:ins w:id="4344" w:author="LKY" w:date="2026-08-31T09:58:43Z">
        <w:r>
          <w:rPr>
            <w:rFonts w:hint="default" w:ascii="Times New Roman" w:hAnsi="Times New Roman"/>
            <w:b w:val="0"/>
            <w:bCs w:val="0"/>
            <w:sz w:val="24"/>
            <w:szCs w:val="24"/>
            <w:lang w:val="en-US" w:eastAsia="zh-CN"/>
          </w:rPr>
          <w:t xml:space="preserve">  can0  123   [8]  11 22 33 44 55 66 77 88</w:t>
        </w:r>
      </w:ins>
    </w:p>
    <w:p w14:paraId="5B171885">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rFonts w:hint="default" w:ascii="Times New Roman" w:hAnsi="Times New Roman"/>
          <w:b w:val="0"/>
          <w:bCs w:val="0"/>
          <w:sz w:val="24"/>
          <w:szCs w:val="24"/>
          <w:lang w:val="en-US" w:eastAsia="zh-CN"/>
        </w:rPr>
        <w:pPrChange w:id="4345" w:author="LKY" w:date="2026-08-31T09:58:40Z">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pPr>
        </w:pPrChange>
      </w:pPr>
      <w:ins w:id="4346" w:author="L" w:date="2026-08-31T11:23:50Z">
        <w:r>
          <w:rPr/>
          <w:drawing>
            <wp:inline distT="0" distB="0" distL="114300" distR="114300">
              <wp:extent cx="5273675" cy="410210"/>
              <wp:effectExtent l="0" t="0" r="3175" b="8890"/>
              <wp:docPr id="1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3"/>
                      <pic:cNvPicPr>
                        <a:picLocks noChangeAspect="1"/>
                      </pic:cNvPicPr>
                    </pic:nvPicPr>
                    <pic:blipFill>
                      <a:blip r:embed="rId24"/>
                      <a:stretch>
                        <a:fillRect/>
                      </a:stretch>
                    </pic:blipFill>
                    <pic:spPr>
                      <a:xfrm>
                        <a:off x="0" y="0"/>
                        <a:ext cx="5273675" cy="410210"/>
                      </a:xfrm>
                      <a:prstGeom prst="rect">
                        <a:avLst/>
                      </a:prstGeom>
                      <a:noFill/>
                      <a:ln>
                        <a:noFill/>
                      </a:ln>
                    </pic:spPr>
                  </pic:pic>
                </a:graphicData>
              </a:graphic>
            </wp:inline>
          </w:drawing>
        </w:r>
      </w:ins>
      <w:ins w:id="4348" w:author="LKY" w:date="2026-08-31T09:58:43Z">
        <w:del w:id="4349" w:author="L" w:date="2026-08-31T11:23:49Z">
          <w:r>
            <w:rPr/>
            <w:drawing>
              <wp:inline distT="0" distB="0" distL="114300" distR="114300">
                <wp:extent cx="5270500" cy="412750"/>
                <wp:effectExtent l="0" t="0" r="6350" b="6350"/>
                <wp:docPr id="1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4"/>
                        <pic:cNvPicPr>
                          <a:picLocks noChangeAspect="1"/>
                        </pic:cNvPicPr>
                      </pic:nvPicPr>
                      <pic:blipFill>
                        <a:blip r:embed="rId25"/>
                        <a:stretch>
                          <a:fillRect/>
                        </a:stretch>
                      </pic:blipFill>
                      <pic:spPr>
                        <a:xfrm>
                          <a:off x="0" y="0"/>
                          <a:ext cx="5270500" cy="412750"/>
                        </a:xfrm>
                        <a:prstGeom prst="rect">
                          <a:avLst/>
                        </a:prstGeom>
                        <a:noFill/>
                        <a:ln>
                          <a:noFill/>
                        </a:ln>
                      </pic:spPr>
                    </pic:pic>
                  </a:graphicData>
                </a:graphic>
              </wp:inline>
            </w:drawing>
          </w:r>
        </w:del>
      </w:ins>
    </w:p>
    <w:p w14:paraId="6EA4DE9C">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100" w:name="_Toc6033"/>
      <w:bookmarkStart w:id="101" w:name="_Toc22619"/>
      <w:bookmarkStart w:id="102" w:name="_Toc15825"/>
      <w:bookmarkStart w:id="103" w:name="_Toc2936"/>
      <w:r>
        <w:rPr>
          <w:rFonts w:hint="eastAsia" w:ascii="Times New Roman" w:hAnsi="Times New Roman" w:cstheme="minorBidi"/>
          <w:b/>
          <w:bCs/>
          <w:kern w:val="2"/>
          <w:sz w:val="28"/>
          <w:szCs w:val="28"/>
          <w:lang w:val="en-US" w:eastAsia="zh-CN" w:bidi="ar-SA"/>
        </w:rPr>
        <w:t>2.3.</w:t>
      </w:r>
      <w:ins w:id="4352" w:author="LKY" w:date="2026-08-31T09:58:59Z">
        <w:r>
          <w:rPr>
            <w:rFonts w:hint="eastAsia" w:ascii="Times New Roman" w:hAnsi="Times New Roman" w:cstheme="minorBidi"/>
            <w:b/>
            <w:bCs/>
            <w:kern w:val="2"/>
            <w:sz w:val="28"/>
            <w:szCs w:val="28"/>
            <w:lang w:val="en-US" w:eastAsia="zh-CN" w:bidi="ar-SA"/>
          </w:rPr>
          <w:t>1</w:t>
        </w:r>
      </w:ins>
      <w:ins w:id="4353" w:author="LKY" w:date="2026-09-15T17:13:12Z">
        <w:r>
          <w:rPr>
            <w:rFonts w:hint="eastAsia" w:ascii="Times New Roman" w:hAnsi="Times New Roman" w:cstheme="minorBidi"/>
            <w:b/>
            <w:bCs/>
            <w:kern w:val="2"/>
            <w:sz w:val="28"/>
            <w:szCs w:val="28"/>
            <w:lang w:val="en-US" w:eastAsia="zh-CN" w:bidi="ar-SA"/>
          </w:rPr>
          <w:t>2</w:t>
        </w:r>
      </w:ins>
      <w:del w:id="4354" w:author="LKY" w:date="2026-08-31T09:58:59Z">
        <w:r>
          <w:rPr>
            <w:rFonts w:hint="eastAsia" w:ascii="Times New Roman" w:hAnsi="Times New Roman" w:cstheme="minorBidi"/>
            <w:b/>
            <w:bCs/>
            <w:kern w:val="2"/>
            <w:sz w:val="28"/>
            <w:szCs w:val="28"/>
            <w:lang w:val="en-US" w:eastAsia="zh-CN" w:bidi="ar-SA"/>
          </w:rPr>
          <w:delText>9</w:delText>
        </w:r>
      </w:del>
      <w:r>
        <w:rPr>
          <w:rFonts w:hint="eastAsia" w:ascii="Times New Roman" w:hAnsi="Times New Roman" w:cstheme="minorBidi"/>
          <w:b/>
          <w:bCs/>
          <w:kern w:val="2"/>
          <w:sz w:val="28"/>
          <w:szCs w:val="28"/>
          <w:lang w:val="en-US" w:eastAsia="zh-CN" w:bidi="ar-SA"/>
        </w:rPr>
        <w:t xml:space="preserve"> N板端口使用</w:t>
      </w:r>
      <w:bookmarkEnd w:id="100"/>
      <w:bookmarkEnd w:id="101"/>
      <w:bookmarkEnd w:id="102"/>
      <w:bookmarkEnd w:id="103"/>
    </w:p>
    <w:p w14:paraId="05B885B7">
      <w:pPr>
        <w:pStyle w:val="12"/>
        <w:widowControl/>
        <w:numPr>
          <w:ilvl w:val="0"/>
          <w:numId w:val="3"/>
          <w:ins w:id="4356" w:author="LKY" w:date="2026-07-01T17:02:40Z"/>
        </w:numPr>
        <w:ind w:left="425" w:leftChars="0" w:hanging="425" w:firstLineChars="0"/>
        <w:outlineLvl w:val="3"/>
        <w:rPr>
          <w:rFonts w:hint="eastAsia" w:ascii="Times New Roman" w:hAnsi="Times New Roman" w:eastAsia="宋体" w:cs="宋体"/>
          <w:b/>
          <w:bCs w:val="0"/>
          <w:color w:val="auto"/>
          <w:kern w:val="2"/>
          <w:sz w:val="24"/>
          <w:szCs w:val="24"/>
          <w:lang w:val="en-US" w:eastAsia="zh-CN" w:bidi="en-US"/>
          <w:rPrChange w:id="4357" w:author="LKY" w:date="2026-07-01T17:02:40Z">
            <w:rPr>
              <w:rFonts w:hint="eastAsia" w:ascii="Times New Roman" w:hAnsi="Times New Roman" w:cstheme="minorBidi"/>
              <w:b/>
              <w:bCs/>
              <w:kern w:val="2"/>
              <w:sz w:val="28"/>
              <w:szCs w:val="28"/>
              <w:lang w:val="en-US" w:eastAsia="zh-CN" w:bidi="ar-SA"/>
            </w:rPr>
          </w:rPrChange>
        </w:rPr>
        <w:pPrChange w:id="4355" w:author="LKY" w:date="2026-07-01T17:02:40Z">
          <w:pPr>
            <w:pStyle w:val="12"/>
            <w:ind w:left="0" w:leftChars="0" w:firstLine="0" w:firstLineChars="0"/>
            <w:outlineLvl w:val="9"/>
          </w:pPr>
        </w:pPrChange>
      </w:pPr>
      <w:del w:id="4358" w:author="LKY" w:date="2026-07-01T17:05:32Z">
        <w:r>
          <w:rPr>
            <w:rFonts w:hint="eastAsia" w:ascii="Times New Roman" w:hAnsi="Times New Roman" w:eastAsia="宋体" w:cs="宋体"/>
            <w:b/>
            <w:bCs w:val="0"/>
            <w:color w:val="auto"/>
            <w:kern w:val="2"/>
            <w:sz w:val="24"/>
            <w:szCs w:val="24"/>
            <w:lang w:val="en-US" w:eastAsia="zh-CN" w:bidi="en-US"/>
            <w:rPrChange w:id="4359" w:author="LKY" w:date="2026-07-01T17:02:40Z">
              <w:rPr>
                <w:rFonts w:hint="eastAsia" w:ascii="Times New Roman" w:hAnsi="Times New Roman" w:cstheme="minorBidi"/>
                <w:b/>
                <w:bCs/>
                <w:kern w:val="2"/>
                <w:sz w:val="28"/>
                <w:szCs w:val="28"/>
                <w:lang w:val="en-US" w:eastAsia="zh-CN" w:bidi="ar-SA"/>
              </w:rPr>
            </w:rPrChange>
          </w:rPr>
          <w:delText>（1）</w:delText>
        </w:r>
      </w:del>
      <w:r>
        <w:rPr>
          <w:rFonts w:hint="eastAsia" w:ascii="Times New Roman" w:hAnsi="Times New Roman" w:eastAsia="宋体" w:cs="宋体"/>
          <w:b/>
          <w:bCs w:val="0"/>
          <w:color w:val="auto"/>
          <w:kern w:val="2"/>
          <w:sz w:val="24"/>
          <w:szCs w:val="24"/>
          <w:lang w:val="en-US" w:eastAsia="zh-CN" w:bidi="en-US"/>
          <w:rPrChange w:id="4360" w:author="LKY" w:date="2026-07-01T17:02:40Z">
            <w:rPr>
              <w:rFonts w:hint="eastAsia" w:ascii="Times New Roman" w:hAnsi="Times New Roman" w:cstheme="minorBidi"/>
              <w:b/>
              <w:bCs/>
              <w:kern w:val="2"/>
              <w:sz w:val="28"/>
              <w:szCs w:val="28"/>
              <w:lang w:val="en-US" w:eastAsia="zh-CN" w:bidi="ar-SA"/>
            </w:rPr>
          </w:rPrChange>
        </w:rPr>
        <w:t>软件安装</w:t>
      </w:r>
    </w:p>
    <w:p w14:paraId="42279A0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对应文件位置位于</w:t>
      </w:r>
      <w:del w:id="4361" w:author="LKY" w:date="2026-05-19T15:14:30Z">
        <w:r>
          <w:rPr>
            <w:rFonts w:hint="eastAsia" w:ascii="Times New Roman" w:hAnsi="Times New Roman"/>
            <w:b w:val="0"/>
            <w:bCs w:val="0"/>
            <w:sz w:val="24"/>
            <w:szCs w:val="24"/>
            <w:lang w:val="en-US" w:eastAsia="zh-CN"/>
          </w:rPr>
          <w:delText>根目录</w:delText>
        </w:r>
      </w:del>
      <w:ins w:id="4362" w:author="LKY" w:date="2026-05-19T15:14:26Z">
        <w:r>
          <w:rPr>
            <w:rFonts w:hint="eastAsia" w:ascii="Times New Roman" w:hAnsi="Times New Roman"/>
            <w:b w:val="0"/>
            <w:bCs w:val="0"/>
            <w:sz w:val="24"/>
            <w:szCs w:val="24"/>
            <w:lang w:val="en-US" w:eastAsia="zh-CN"/>
          </w:rPr>
          <w:t>io</w:t>
        </w:r>
      </w:ins>
      <w:ins w:id="4363" w:author="LKY" w:date="2026-05-19T15:14:27Z">
        <w:r>
          <w:rPr>
            <w:rFonts w:hint="eastAsia" w:ascii="Times New Roman" w:hAnsi="Times New Roman"/>
            <w:b w:val="0"/>
            <w:bCs w:val="0"/>
            <w:sz w:val="24"/>
            <w:szCs w:val="24"/>
            <w:lang w:val="en-US" w:eastAsia="zh-CN"/>
          </w:rPr>
          <w:t>n</w:t>
        </w:r>
      </w:ins>
      <w:del w:id="4364" w:author="LKY" w:date="2026-05-19T15:14:25Z">
        <w:r>
          <w:rPr>
            <w:rFonts w:hint="eastAsia" w:ascii="Times New Roman" w:hAnsi="Times New Roman"/>
            <w:b w:val="0"/>
            <w:bCs w:val="0"/>
            <w:sz w:val="24"/>
            <w:szCs w:val="24"/>
            <w:lang w:val="en-US" w:eastAsia="zh-CN"/>
          </w:rPr>
          <w:delText>root</w:delText>
        </w:r>
      </w:del>
      <w:r>
        <w:rPr>
          <w:rFonts w:hint="eastAsia" w:ascii="Times New Roman" w:hAnsi="Times New Roman"/>
          <w:b w:val="0"/>
          <w:bCs w:val="0"/>
          <w:sz w:val="24"/>
          <w:szCs w:val="24"/>
          <w:lang w:val="en-US" w:eastAsia="zh-CN"/>
        </w:rPr>
        <w:t>文件夹下,实际</w:t>
      </w:r>
      <w:ins w:id="4365" w:author="L" w:date="2026-05-21T18:53:57Z">
        <w:r>
          <w:rPr>
            <w:rFonts w:hint="eastAsia" w:ascii="Times New Roman" w:hAnsi="Times New Roman"/>
            <w:b w:val="0"/>
            <w:bCs w:val="0"/>
            <w:sz w:val="24"/>
            <w:szCs w:val="24"/>
            <w:lang w:val="en-US" w:eastAsia="zh-CN"/>
          </w:rPr>
          <w:t>目录</w:t>
        </w:r>
      </w:ins>
      <w:del w:id="4366" w:author="L" w:date="2026-05-21T18:53:55Z">
        <w:r>
          <w:rPr>
            <w:rFonts w:hint="eastAsia" w:ascii="Times New Roman" w:hAnsi="Times New Roman"/>
            <w:b w:val="0"/>
            <w:bCs w:val="0"/>
            <w:sz w:val="24"/>
            <w:szCs w:val="24"/>
            <w:lang w:val="en-US" w:eastAsia="zh-CN"/>
          </w:rPr>
          <w:delText>名称</w:delText>
        </w:r>
      </w:del>
      <w:r>
        <w:rPr>
          <w:rFonts w:hint="eastAsia" w:ascii="Times New Roman" w:hAnsi="Times New Roman"/>
          <w:b w:val="0"/>
          <w:bCs w:val="0"/>
          <w:sz w:val="24"/>
          <w:szCs w:val="24"/>
          <w:lang w:val="en-US" w:eastAsia="zh-CN"/>
        </w:rPr>
        <w:t>请以文件为准。</w:t>
      </w:r>
    </w:p>
    <w:p w14:paraId="4AC8569B">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插上网线写入</w:t>
      </w:r>
      <w:r>
        <w:rPr>
          <w:rFonts w:hint="eastAsia" w:ascii="Times New Roman" w:hAnsi="Times New Roman"/>
          <w:b w:val="0"/>
          <w:bCs w:val="0"/>
          <w:color w:val="0000FF"/>
          <w:sz w:val="24"/>
          <w:szCs w:val="24"/>
          <w:lang w:val="en-US" w:eastAsia="zh-CN"/>
        </w:rPr>
        <w:t>ifconfig</w:t>
      </w:r>
      <w:r>
        <w:rPr>
          <w:rFonts w:hint="eastAsia" w:ascii="Times New Roman" w:hAnsi="Times New Roman"/>
          <w:b w:val="0"/>
          <w:bCs w:val="0"/>
          <w:sz w:val="24"/>
          <w:szCs w:val="24"/>
          <w:lang w:val="en-US" w:eastAsia="zh-CN"/>
        </w:rPr>
        <w:t>指令获取IP，通过SSH登录</w:t>
      </w:r>
    </w:p>
    <w:p w14:paraId="25418EB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ascii="Times New Roman" w:hAnsi="Times New Roman"/>
          <w:b w:val="0"/>
          <w:bCs w:val="0"/>
          <w:sz w:val="24"/>
          <w:szCs w:val="24"/>
          <w:lang w:val="en-US" w:eastAsia="zh-CN"/>
        </w:rPr>
      </w:pPr>
      <w:r>
        <w:drawing>
          <wp:inline distT="0" distB="0" distL="114300" distR="114300">
            <wp:extent cx="5274310" cy="1126490"/>
            <wp:effectExtent l="0" t="0" r="2540" b="1651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26"/>
                    <a:stretch>
                      <a:fillRect/>
                    </a:stretch>
                  </pic:blipFill>
                  <pic:spPr>
                    <a:xfrm>
                      <a:off x="0" y="0"/>
                      <a:ext cx="5274310" cy="1126490"/>
                    </a:xfrm>
                    <a:prstGeom prst="rect">
                      <a:avLst/>
                    </a:prstGeom>
                    <a:noFill/>
                    <a:ln>
                      <a:noFill/>
                    </a:ln>
                  </pic:spPr>
                </pic:pic>
              </a:graphicData>
            </a:graphic>
          </wp:inline>
        </w:drawing>
      </w:r>
    </w:p>
    <w:p w14:paraId="6FA7FDC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b w:val="0"/>
          <w:bCs w:val="0"/>
          <w:sz w:val="24"/>
          <w:szCs w:val="24"/>
          <w:lang w:val="en-US" w:eastAsia="zh-CN"/>
        </w:rPr>
      </w:pPr>
      <w:r>
        <w:drawing>
          <wp:inline distT="0" distB="0" distL="114300" distR="114300">
            <wp:extent cx="5271135" cy="3230880"/>
            <wp:effectExtent l="0" t="0" r="5715" b="7620"/>
            <wp:docPr id="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pic:cNvPicPr>
                      <a:picLocks noChangeAspect="1"/>
                    </pic:cNvPicPr>
                  </pic:nvPicPr>
                  <pic:blipFill>
                    <a:blip r:embed="rId27"/>
                    <a:stretch>
                      <a:fillRect/>
                    </a:stretch>
                  </pic:blipFill>
                  <pic:spPr>
                    <a:xfrm>
                      <a:off x="0" y="0"/>
                      <a:ext cx="5271135" cy="3230880"/>
                    </a:xfrm>
                    <a:prstGeom prst="rect">
                      <a:avLst/>
                    </a:prstGeom>
                    <a:noFill/>
                    <a:ln>
                      <a:noFill/>
                    </a:ln>
                  </pic:spPr>
                </pic:pic>
              </a:graphicData>
            </a:graphic>
          </wp:inline>
        </w:drawing>
      </w:r>
    </w:p>
    <w:p w14:paraId="64276180">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cstheme="minorBidi"/>
          <w:i w:val="0"/>
          <w:iCs w:val="0"/>
          <w:caps w:val="0"/>
          <w:spacing w:val="0"/>
          <w:sz w:val="24"/>
          <w:szCs w:val="24"/>
          <w:lang w:val="en-US" w:eastAsia="zh-CN"/>
        </w:rPr>
      </w:pPr>
      <w:r>
        <w:rPr>
          <w:rFonts w:hint="eastAsia" w:ascii="Times New Roman" w:hAnsi="Times New Roman"/>
          <w:b w:val="0"/>
          <w:bCs w:val="0"/>
          <w:sz w:val="24"/>
          <w:szCs w:val="24"/>
          <w:lang w:val="en-US" w:eastAsia="zh-CN"/>
        </w:rPr>
        <w:t>通过左边文件夹页面在usr/demo/文件夹下，创建ion文件夹，</w:t>
      </w:r>
      <w:r>
        <w:rPr>
          <w:rFonts w:hint="eastAsia" w:ascii="Times New Roman" w:hAnsi="Times New Roman" w:cstheme="minorBidi"/>
          <w:i w:val="0"/>
          <w:iCs w:val="0"/>
          <w:caps w:val="0"/>
          <w:spacing w:val="0"/>
          <w:sz w:val="24"/>
          <w:szCs w:val="24"/>
          <w:lang w:val="en-US" w:eastAsia="zh-CN"/>
        </w:rPr>
        <w:t>把N板识别文件复制进去。</w:t>
      </w:r>
    </w:p>
    <w:p w14:paraId="1460A2E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cstheme="minorBidi"/>
          <w:i w:val="0"/>
          <w:iCs w:val="0"/>
          <w:caps w:val="0"/>
          <w:spacing w:val="0"/>
          <w:sz w:val="24"/>
          <w:szCs w:val="24"/>
          <w:lang w:val="en-US" w:eastAsia="zh-CN"/>
        </w:rPr>
      </w:pPr>
      <w:r>
        <w:drawing>
          <wp:inline distT="0" distB="0" distL="114300" distR="114300">
            <wp:extent cx="5268595" cy="2041525"/>
            <wp:effectExtent l="0" t="0" r="8255" b="15875"/>
            <wp:docPr id="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
                    <pic:cNvPicPr>
                      <a:picLocks noChangeAspect="1"/>
                    </pic:cNvPicPr>
                  </pic:nvPicPr>
                  <pic:blipFill>
                    <a:blip r:embed="rId28"/>
                    <a:stretch>
                      <a:fillRect/>
                    </a:stretch>
                  </pic:blipFill>
                  <pic:spPr>
                    <a:xfrm>
                      <a:off x="0" y="0"/>
                      <a:ext cx="5268595" cy="2041525"/>
                    </a:xfrm>
                    <a:prstGeom prst="rect">
                      <a:avLst/>
                    </a:prstGeom>
                    <a:noFill/>
                    <a:ln>
                      <a:noFill/>
                    </a:ln>
                  </pic:spPr>
                </pic:pic>
              </a:graphicData>
            </a:graphic>
          </wp:inline>
        </w:drawing>
      </w:r>
    </w:p>
    <w:p w14:paraId="4E67CF81">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对BEILAI_N_PLC_241_V1.0_20260519.bin执行chmod +x  BEILAI_N_PLC_241_V1.0_20260519.bin。然后安装软件。</w:t>
      </w:r>
    </w:p>
    <w:p w14:paraId="71C8BD7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root@bliiot:/#</w:t>
      </w:r>
      <w:r>
        <w:rPr>
          <w:rFonts w:hint="eastAsia" w:ascii="Times New Roman" w:hAnsi="Times New Roman" w:eastAsia="宋体" w:cs="宋体"/>
          <w:color w:val="0000FF"/>
          <w:kern w:val="2"/>
          <w:sz w:val="24"/>
          <w:szCs w:val="32"/>
          <w:lang w:val="en-US" w:eastAsia="zh-CN" w:bidi="ar-SA"/>
        </w:rPr>
        <w:t xml:space="preserve"> </w:t>
      </w:r>
      <w:r>
        <w:rPr>
          <w:rFonts w:hint="eastAsia" w:ascii="Times New Roman" w:hAnsi="Times New Roman" w:eastAsia="宋体" w:cs="宋体"/>
          <w:color w:val="0000FF"/>
          <w:kern w:val="2"/>
          <w:sz w:val="24"/>
          <w:szCs w:val="24"/>
          <w:lang w:val="en-US" w:eastAsia="zh-CN" w:bidi="ar-SA"/>
        </w:rPr>
        <w:t>cd /usr/demo/ion</w:t>
      </w:r>
    </w:p>
    <w:p w14:paraId="1DE89AD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root@bliiot:/#</w:t>
      </w:r>
      <w:r>
        <w:rPr>
          <w:rFonts w:hint="eastAsia" w:ascii="Times New Roman" w:hAnsi="Times New Roman" w:eastAsia="宋体" w:cs="宋体"/>
          <w:color w:val="0000FF"/>
          <w:kern w:val="2"/>
          <w:sz w:val="24"/>
          <w:szCs w:val="32"/>
          <w:lang w:val="en-US" w:eastAsia="zh-CN" w:bidi="ar-SA"/>
        </w:rPr>
        <w:t xml:space="preserve"> chmod +x BEILAI_N_PLC_241_V1.0_20260519.bin </w:t>
      </w:r>
    </w:p>
    <w:p w14:paraId="528535ED">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 xml:space="preserve">root@bliiot:/# </w:t>
      </w:r>
      <w:r>
        <w:rPr>
          <w:rFonts w:hint="eastAsia" w:ascii="Times New Roman" w:hAnsi="Times New Roman" w:eastAsia="宋体" w:cs="宋体"/>
          <w:color w:val="0000FF"/>
          <w:kern w:val="2"/>
          <w:sz w:val="24"/>
          <w:szCs w:val="32"/>
          <w:lang w:val="en-US" w:eastAsia="zh-CN" w:bidi="ar-SA"/>
        </w:rPr>
        <w:t xml:space="preserve">./BEILAI_N_PLC_241_V1.0_20260519.bin </w:t>
      </w:r>
    </w:p>
    <w:p w14:paraId="6DADAB5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Md5 verify pass!</w:t>
      </w:r>
    </w:p>
    <w:p w14:paraId="48D29E4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Created symlink /etc/systemd/system/multi-user.target.wants/iolib.service → /etc/systemd/system/iolib.service.</w:t>
      </w:r>
    </w:p>
    <w:p w14:paraId="672B2A2D">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Install complete!</w:t>
      </w:r>
    </w:p>
    <w:p w14:paraId="28BC328F">
      <w:pPr>
        <w:keepNext w:val="0"/>
        <w:keepLines w:val="0"/>
        <w:pageBreakBefore w:val="0"/>
        <w:widowControl w:val="0"/>
        <w:shd w:val="clear"/>
        <w:kinsoku/>
        <w:wordWrap w:val="0"/>
        <w:overflowPunct/>
        <w:topLinePunct w:val="0"/>
        <w:autoSpaceDE/>
        <w:autoSpaceDN/>
        <w:bidi w:val="0"/>
        <w:adjustRightInd/>
        <w:snapToGrid/>
        <w:spacing w:after="0"/>
        <w:ind w:left="0" w:leftChars="0" w:firstLine="480" w:firstLineChars="200"/>
        <w:jc w:val="left"/>
        <w:textAlignment w:val="auto"/>
        <w:outlineLvl w:val="9"/>
        <w:rPr>
          <w:rFonts w:hint="eastAsia" w:ascii="Times New Roman" w:hAnsi="Times New Roman"/>
          <w:b w:val="0"/>
          <w:bCs w:val="0"/>
          <w:color w:val="000000" w:themeColor="text1"/>
          <w:sz w:val="24"/>
          <w:szCs w:val="24"/>
          <w:lang w:val="en-US" w:eastAsia="zh-CN"/>
          <w14:textFill>
            <w14:solidFill>
              <w14:schemeClr w14:val="tx1"/>
            </w14:solidFill>
          </w14:textFill>
        </w:rPr>
      </w:pPr>
    </w:p>
    <w:p w14:paraId="7D8C2038">
      <w:pPr>
        <w:pStyle w:val="12"/>
        <w:widowControl/>
        <w:numPr>
          <w:ilvl w:val="0"/>
          <w:numId w:val="3"/>
          <w:ins w:id="4368" w:author="LKY" w:date="2026-07-01T17:02:56Z"/>
        </w:numPr>
        <w:ind w:left="425" w:leftChars="0" w:hanging="425" w:firstLineChars="0"/>
        <w:outlineLvl w:val="3"/>
        <w:rPr>
          <w:rFonts w:hint="eastAsia" w:ascii="Times New Roman" w:hAnsi="Times New Roman" w:eastAsia="宋体" w:cs="宋体"/>
          <w:b/>
          <w:bCs w:val="0"/>
          <w:color w:val="auto"/>
          <w:kern w:val="2"/>
          <w:sz w:val="24"/>
          <w:szCs w:val="24"/>
          <w:lang w:val="en-US" w:eastAsia="zh-CN" w:bidi="en-US"/>
          <w:rPrChange w:id="4369" w:author="LKY" w:date="2026-07-01T17:02:56Z">
            <w:rPr>
              <w:rFonts w:hint="eastAsia" w:ascii="Times New Roman" w:hAnsi="Times New Roman" w:cstheme="minorBidi"/>
              <w:b/>
              <w:bCs/>
              <w:kern w:val="2"/>
              <w:sz w:val="28"/>
              <w:szCs w:val="28"/>
              <w:lang w:val="en-US" w:eastAsia="zh-CN" w:bidi="ar-SA"/>
            </w:rPr>
          </w:rPrChange>
        </w:rPr>
        <w:pPrChange w:id="4367" w:author="LKY" w:date="2026-07-01T17:02:56Z">
          <w:pPr>
            <w:pStyle w:val="12"/>
            <w:numPr>
              <w:ilvl w:val="0"/>
              <w:numId w:val="4"/>
            </w:numPr>
            <w:ind w:left="0" w:leftChars="0" w:firstLine="0" w:firstLineChars="0"/>
            <w:outlineLvl w:val="9"/>
          </w:pPr>
        </w:pPrChange>
      </w:pPr>
      <w:r>
        <w:rPr>
          <w:rFonts w:hint="eastAsia" w:ascii="Times New Roman" w:hAnsi="Times New Roman" w:eastAsia="宋体" w:cs="宋体"/>
          <w:b/>
          <w:bCs w:val="0"/>
          <w:color w:val="auto"/>
          <w:kern w:val="2"/>
          <w:sz w:val="24"/>
          <w:szCs w:val="24"/>
          <w:lang w:val="en-US" w:eastAsia="zh-CN" w:bidi="en-US"/>
          <w:rPrChange w:id="4370" w:author="LKY" w:date="2026-07-01T17:02:56Z">
            <w:rPr>
              <w:rFonts w:hint="eastAsia" w:ascii="Times New Roman" w:hAnsi="Times New Roman" w:cstheme="minorBidi"/>
              <w:b/>
              <w:bCs/>
              <w:kern w:val="2"/>
              <w:sz w:val="28"/>
              <w:szCs w:val="28"/>
              <w:lang w:val="en-US" w:eastAsia="zh-CN" w:bidi="ar-SA"/>
            </w:rPr>
          </w:rPrChange>
        </w:rPr>
        <w:t>端口使用</w:t>
      </w:r>
    </w:p>
    <w:p w14:paraId="3FBA02E1">
      <w:pPr>
        <w:pStyle w:val="12"/>
        <w:widowControl/>
        <w:numPr>
          <w:ilvl w:val="0"/>
          <w:numId w:val="5"/>
          <w:ins w:id="4372" w:author="LKY" w:date="2026-07-01T17:06:20Z"/>
        </w:numPr>
        <w:spacing w:after="0"/>
        <w:ind w:left="425" w:leftChars="0" w:hanging="425" w:firstLineChars="0"/>
        <w:jc w:val="left"/>
        <w:outlineLvl w:val="4"/>
        <w:rPr>
          <w:rFonts w:hint="eastAsia" w:ascii="Times New Roman" w:hAnsi="Times New Roman" w:cstheme="minorBidi"/>
          <w:b/>
          <w:bCs/>
          <w:kern w:val="2"/>
          <w:sz w:val="24"/>
          <w:szCs w:val="24"/>
          <w:lang w:val="en-US" w:eastAsia="zh-CN" w:bidi="ar-SA"/>
          <w:rPrChange w:id="4373" w:author="LKY" w:date="2026-07-01T17:06:20Z">
            <w:rPr>
              <w:rFonts w:hint="default" w:ascii="Times New Roman" w:hAnsi="Times New Roman" w:cstheme="minorBidi"/>
              <w:b/>
              <w:bCs/>
              <w:kern w:val="2"/>
              <w:sz w:val="28"/>
              <w:szCs w:val="28"/>
              <w:lang w:val="en-US" w:eastAsia="zh-CN" w:bidi="ar-SA"/>
            </w:rPr>
          </w:rPrChange>
        </w:rPr>
        <w:pPrChange w:id="4371" w:author="LKY" w:date="2026-07-01T17:06:20Z">
          <w:pPr>
            <w:pStyle w:val="12"/>
            <w:numPr>
              <w:ilvl w:val="0"/>
              <w:numId w:val="0"/>
            </w:numPr>
            <w:ind w:leftChars="0"/>
            <w:outlineLvl w:val="9"/>
          </w:pPr>
        </w:pPrChange>
      </w:pPr>
      <w:del w:id="4374" w:author="LKY" w:date="2026-07-01T17:07:48Z">
        <w:r>
          <w:rPr>
            <w:rFonts w:hint="eastAsia" w:ascii="Times New Roman" w:hAnsi="Times New Roman" w:cstheme="minorBidi"/>
            <w:b/>
            <w:bCs/>
            <w:kern w:val="2"/>
            <w:sz w:val="24"/>
            <w:szCs w:val="24"/>
            <w:lang w:val="en-US" w:eastAsia="zh-CN" w:bidi="ar-SA"/>
            <w:rPrChange w:id="4375" w:author="LKY" w:date="2026-07-01T17:06:20Z">
              <w:rPr>
                <w:rFonts w:hint="eastAsia" w:ascii="Times New Roman" w:hAnsi="Times New Roman" w:cstheme="minorBidi"/>
                <w:b/>
                <w:bCs/>
                <w:kern w:val="2"/>
                <w:sz w:val="28"/>
                <w:szCs w:val="28"/>
                <w:lang w:val="en-US" w:eastAsia="zh-CN" w:bidi="ar-SA"/>
              </w:rPr>
            </w:rPrChange>
          </w:rPr>
          <w:delText xml:space="preserve"> </w:delText>
        </w:r>
      </w:del>
      <w:del w:id="4376" w:author="LKY" w:date="2026-07-01T17:07:48Z">
        <w:r>
          <w:rPr>
            <w:rFonts w:hint="eastAsia" w:ascii="Times New Roman" w:hAnsi="Times New Roman" w:cstheme="minorBidi"/>
            <w:b/>
            <w:bCs/>
            <w:kern w:val="2"/>
            <w:sz w:val="24"/>
            <w:szCs w:val="24"/>
            <w:lang w:val="en-US" w:eastAsia="zh-CN" w:bidi="ar-SA"/>
            <w:rPrChange w:id="4377" w:author="LKY" w:date="2026-07-01T17:06:20Z">
              <w:rPr>
                <w:rFonts w:hint="eastAsia" w:ascii="Times New Roman" w:hAnsi="Times New Roman" w:cstheme="minorBidi"/>
                <w:b/>
                <w:bCs/>
                <w:kern w:val="2"/>
                <w:sz w:val="28"/>
                <w:szCs w:val="28"/>
                <w:lang w:val="en-US" w:eastAsia="zh-CN" w:bidi="ar-SA"/>
              </w:rPr>
            </w:rPrChange>
          </w:rPr>
          <w:delText xml:space="preserve"> </w:delText>
        </w:r>
      </w:del>
      <w:del w:id="4378" w:author="LKY" w:date="2026-07-01T17:07:47Z">
        <w:r>
          <w:rPr>
            <w:rFonts w:hint="eastAsia" w:ascii="Times New Roman" w:hAnsi="Times New Roman" w:cstheme="minorBidi"/>
            <w:b/>
            <w:bCs/>
            <w:kern w:val="2"/>
            <w:sz w:val="24"/>
            <w:szCs w:val="24"/>
            <w:lang w:val="en-US" w:eastAsia="zh-CN" w:bidi="ar-SA"/>
            <w:rPrChange w:id="4379" w:author="LKY" w:date="2026-07-01T17:06:20Z">
              <w:rPr>
                <w:rFonts w:hint="eastAsia" w:ascii="Times New Roman" w:hAnsi="Times New Roman" w:cstheme="minorBidi"/>
                <w:b/>
                <w:bCs/>
                <w:kern w:val="2"/>
                <w:sz w:val="28"/>
                <w:szCs w:val="28"/>
                <w:lang w:val="en-US" w:eastAsia="zh-CN" w:bidi="ar-SA"/>
              </w:rPr>
            </w:rPrChange>
          </w:rPr>
          <w:delText xml:space="preserve"> </w:delText>
        </w:r>
      </w:del>
      <w:r>
        <w:rPr>
          <w:rFonts w:hint="eastAsia" w:ascii="Times New Roman" w:hAnsi="Times New Roman" w:cstheme="minorBidi"/>
          <w:b/>
          <w:bCs/>
          <w:kern w:val="2"/>
          <w:sz w:val="24"/>
          <w:szCs w:val="24"/>
          <w:lang w:val="en-US" w:eastAsia="zh-CN" w:bidi="ar-SA"/>
          <w:rPrChange w:id="4380" w:author="LKY" w:date="2026-07-01T17:06:20Z">
            <w:rPr>
              <w:rFonts w:hint="eastAsia" w:ascii="Times New Roman" w:hAnsi="Times New Roman" w:cstheme="minorBidi"/>
              <w:b/>
              <w:bCs/>
              <w:kern w:val="2"/>
              <w:sz w:val="28"/>
              <w:szCs w:val="28"/>
              <w:lang w:val="en-US" w:eastAsia="zh-CN" w:bidi="ar-SA"/>
            </w:rPr>
          </w:rPrChange>
        </w:rPr>
        <w:t>DO使用</w:t>
      </w:r>
      <w:del w:id="4381" w:author="LKY" w:date="2026-07-01T17:08:18Z">
        <w:r>
          <w:rPr>
            <w:rFonts w:hint="eastAsia" w:ascii="Times New Roman" w:hAnsi="Times New Roman" w:cstheme="minorBidi"/>
            <w:b/>
            <w:bCs/>
            <w:kern w:val="2"/>
            <w:sz w:val="24"/>
            <w:szCs w:val="24"/>
            <w:lang w:val="en-US" w:eastAsia="zh-CN" w:bidi="ar-SA"/>
            <w:rPrChange w:id="4382" w:author="LKY" w:date="2026-07-01T17:06:20Z">
              <w:rPr>
                <w:rFonts w:hint="eastAsia" w:ascii="Times New Roman" w:hAnsi="Times New Roman" w:cstheme="minorBidi"/>
                <w:b/>
                <w:bCs/>
                <w:kern w:val="2"/>
                <w:sz w:val="28"/>
                <w:szCs w:val="28"/>
                <w:lang w:val="en-US" w:eastAsia="zh-CN" w:bidi="ar-SA"/>
              </w:rPr>
            </w:rPrChange>
          </w:rPr>
          <w:delText>：</w:delText>
        </w:r>
      </w:del>
    </w:p>
    <w:p w14:paraId="29E5D72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color w:val="000000" w:themeColor="text1"/>
          <w:sz w:val="24"/>
          <w:szCs w:val="24"/>
          <w:lang w:val="en-US" w:eastAsia="zh-CN"/>
          <w14:textFill>
            <w14:solidFill>
              <w14:schemeClr w14:val="tx1"/>
            </w14:solidFill>
          </w14:textFill>
        </w:rPr>
        <w:t>这里以N2322为准（</w:t>
      </w:r>
      <w:ins w:id="4383" w:author="LKY" w:date="2026-05-19T16:13:40Z">
        <w:r>
          <w:rPr>
            <w:rFonts w:hint="eastAsia" w:ascii="Times New Roman" w:hAnsi="Times New Roman"/>
            <w:b w:val="0"/>
            <w:bCs w:val="0"/>
            <w:color w:val="000000" w:themeColor="text1"/>
            <w:sz w:val="24"/>
            <w:szCs w:val="24"/>
            <w:lang w:val="en-US" w:eastAsia="zh-CN"/>
            <w14:textFill>
              <w14:solidFill>
                <w14:schemeClr w14:val="tx1"/>
              </w14:solidFill>
            </w14:textFill>
          </w:rPr>
          <w:t>32</w:t>
        </w:r>
      </w:ins>
      <w:del w:id="4384" w:author="LKY" w:date="2026-05-19T16:13:39Z">
        <w:r>
          <w:rPr>
            <w:rFonts w:hint="eastAsia" w:ascii="Times New Roman" w:hAnsi="Times New Roman"/>
            <w:b w:val="0"/>
            <w:bCs w:val="0"/>
            <w:color w:val="000000" w:themeColor="text1"/>
            <w:sz w:val="24"/>
            <w:szCs w:val="24"/>
            <w:lang w:val="en-US" w:eastAsia="zh-CN"/>
            <w14:textFill>
              <w14:solidFill>
                <w14:schemeClr w14:val="tx1"/>
              </w14:solidFill>
            </w14:textFill>
          </w:rPr>
          <w:delText>16</w:delText>
        </w:r>
      </w:del>
      <w:r>
        <w:rPr>
          <w:rFonts w:hint="eastAsia" w:ascii="Times New Roman" w:hAnsi="Times New Roman"/>
          <w:b w:val="0"/>
          <w:bCs w:val="0"/>
          <w:color w:val="000000" w:themeColor="text1"/>
          <w:sz w:val="24"/>
          <w:szCs w:val="24"/>
          <w:lang w:val="en-US" w:eastAsia="zh-CN"/>
          <w14:textFill>
            <w14:solidFill>
              <w14:schemeClr w14:val="tx1"/>
            </w14:solidFill>
          </w14:textFill>
        </w:rPr>
        <w:t>路DO模块npn）</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查看IO板信息。</w:t>
      </w:r>
      <w:r>
        <w:rPr>
          <w:rFonts w:hint="eastAsia" w:ascii="Times New Roman" w:hAnsi="Times New Roman"/>
          <w:b w:val="0"/>
          <w:bCs w:val="0"/>
          <w:color w:val="0000FF"/>
          <w:sz w:val="24"/>
          <w:szCs w:val="24"/>
          <w:lang w:val="en-US" w:eastAsia="zh-CN"/>
        </w:rPr>
        <w:t>ion help</w:t>
      </w:r>
      <w:r>
        <w:rPr>
          <w:rFonts w:hint="eastAsia" w:ascii="Times New Roman" w:hAnsi="Times New Roman"/>
          <w:b w:val="0"/>
          <w:bCs w:val="0"/>
          <w:sz w:val="24"/>
          <w:szCs w:val="24"/>
          <w:lang w:val="en-US" w:eastAsia="zh-CN"/>
        </w:rPr>
        <w:t>查看命令帮助。</w:t>
      </w:r>
    </w:p>
    <w:p w14:paraId="0EC90E7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default" w:ascii="Times New Roman" w:hAnsi="Times New Roman"/>
          <w:b w:val="0"/>
          <w:bCs w:val="0"/>
          <w:sz w:val="24"/>
          <w:szCs w:val="24"/>
          <w:shd w:val="clear" w:color="auto" w:fill="auto"/>
          <w:lang w:val="en-US" w:eastAsia="zh-CN"/>
        </w:rPr>
        <w:t>root@</w:t>
      </w:r>
      <w:r>
        <w:rPr>
          <w:rFonts w:hint="eastAsia" w:ascii="Times New Roman" w:hAnsi="Times New Roman"/>
          <w:b w:val="0"/>
          <w:bCs w:val="0"/>
          <w:sz w:val="24"/>
          <w:szCs w:val="24"/>
          <w:shd w:val="clear" w:color="auto" w:fill="auto"/>
          <w:lang w:val="en-US" w:eastAsia="zh-CN"/>
        </w:rPr>
        <w:t>bliiot</w:t>
      </w:r>
      <w:r>
        <w:rPr>
          <w:rFonts w:hint="default" w:ascii="Times New Roman" w:hAnsi="Times New Roman"/>
          <w:b w:val="0"/>
          <w:bCs w:val="0"/>
          <w:sz w:val="24"/>
          <w:szCs w:val="24"/>
          <w:shd w:val="clear" w:color="auto" w:fill="auto"/>
          <w:lang w:val="en-US" w:eastAsia="zh-CN"/>
        </w:rPr>
        <w:t xml:space="preserve">:/# </w:t>
      </w:r>
      <w:r>
        <w:rPr>
          <w:rFonts w:hint="eastAsia" w:ascii="Times New Roman" w:hAnsi="Times New Roman"/>
          <w:b w:val="0"/>
          <w:bCs w:val="0"/>
          <w:color w:val="0000FF"/>
          <w:sz w:val="24"/>
          <w:szCs w:val="24"/>
          <w:shd w:val="clear" w:color="auto" w:fill="auto"/>
          <w:lang w:val="en-US" w:eastAsia="zh-CN"/>
        </w:rPr>
        <w:t xml:space="preserve">ion help  </w:t>
      </w:r>
    </w:p>
    <w:p w14:paraId="558676A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r>
        <w:rPr>
          <w:rFonts w:hint="eastAsia" w:ascii="Times New Roman" w:hAnsi="Times New Roman"/>
          <w:b w:val="0"/>
          <w:bCs w:val="0"/>
          <w:sz w:val="24"/>
          <w:szCs w:val="24"/>
          <w:lang w:val="en-US" w:eastAsia="zh-CN"/>
        </w:rPr>
        <w:t>输入</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75610253">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r>
        <w:drawing>
          <wp:inline distT="0" distB="0" distL="114300" distR="114300">
            <wp:extent cx="5269865" cy="977900"/>
            <wp:effectExtent l="0" t="0" r="6985" b="12700"/>
            <wp:docPr id="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
                    <pic:cNvPicPr>
                      <a:picLocks noChangeAspect="1"/>
                    </pic:cNvPicPr>
                  </pic:nvPicPr>
                  <pic:blipFill>
                    <a:blip r:embed="rId29"/>
                    <a:stretch>
                      <a:fillRect/>
                    </a:stretch>
                  </pic:blipFill>
                  <pic:spPr>
                    <a:xfrm>
                      <a:off x="0" y="0"/>
                      <a:ext cx="5269865" cy="977900"/>
                    </a:xfrm>
                    <a:prstGeom prst="rect">
                      <a:avLst/>
                    </a:prstGeom>
                    <a:noFill/>
                    <a:ln>
                      <a:noFill/>
                    </a:ln>
                  </pic:spPr>
                </pic:pic>
              </a:graphicData>
            </a:graphic>
          </wp:inline>
        </w:drawing>
      </w:r>
    </w:p>
    <w:p w14:paraId="2C39316A">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r>
        <w:drawing>
          <wp:inline distT="0" distB="0" distL="114300" distR="114300">
            <wp:extent cx="5271770" cy="3612515"/>
            <wp:effectExtent l="0" t="0" r="5080" b="6985"/>
            <wp:docPr id="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
                    <pic:cNvPicPr>
                      <a:picLocks noChangeAspect="1"/>
                    </pic:cNvPicPr>
                  </pic:nvPicPr>
                  <pic:blipFill>
                    <a:blip r:embed="rId30"/>
                    <a:stretch>
                      <a:fillRect/>
                    </a:stretch>
                  </pic:blipFill>
                  <pic:spPr>
                    <a:xfrm>
                      <a:off x="0" y="0"/>
                      <a:ext cx="5271770" cy="3612515"/>
                    </a:xfrm>
                    <a:prstGeom prst="rect">
                      <a:avLst/>
                    </a:prstGeom>
                    <a:noFill/>
                    <a:ln>
                      <a:noFill/>
                    </a:ln>
                  </pic:spPr>
                </pic:pic>
              </a:graphicData>
            </a:graphic>
          </wp:inline>
        </w:drawing>
      </w:r>
    </w:p>
    <w:p w14:paraId="77A9CA90">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也可通过get命令获取通道值：</w:t>
      </w:r>
    </w:p>
    <w:p w14:paraId="7CB4050C">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default" w:ascii="Times New Roman" w:hAnsi="Times New Roman"/>
          <w:b w:val="0"/>
          <w:bCs w:val="0"/>
          <w:color w:val="0000FF"/>
          <w:sz w:val="24"/>
          <w:szCs w:val="24"/>
          <w:lang w:val="en-US" w:eastAsia="zh-CN"/>
        </w:rPr>
        <w:t>io</w:t>
      </w:r>
      <w:r>
        <w:rPr>
          <w:rFonts w:hint="eastAsia" w:ascii="Times New Roman" w:hAnsi="Times New Roman"/>
          <w:b w:val="0"/>
          <w:bCs w:val="0"/>
          <w:color w:val="0000FF"/>
          <w:sz w:val="24"/>
          <w:szCs w:val="24"/>
          <w:lang w:val="en-US" w:eastAsia="zh-CN"/>
        </w:rPr>
        <w:t>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1014    //</w:t>
      </w:r>
      <w:r>
        <w:rPr>
          <w:rFonts w:hint="eastAsia" w:ascii="Times New Roman" w:hAnsi="Times New Roman"/>
          <w:b w:val="0"/>
          <w:bCs w:val="0"/>
          <w:color w:val="auto"/>
          <w:sz w:val="24"/>
          <w:szCs w:val="24"/>
          <w:lang w:val="en-US" w:eastAsia="zh-CN"/>
        </w:rPr>
        <w:t>通过address查看</w:t>
      </w:r>
    </w:p>
    <w:p w14:paraId="10F47455">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 xml:space="preserve">address </w:t>
      </w:r>
      <w:r>
        <w:rPr>
          <w:rFonts w:hint="eastAsia" w:ascii="Times New Roman" w:hAnsi="Times New Roman"/>
          <w:b w:val="0"/>
          <w:bCs w:val="0"/>
          <w:sz w:val="24"/>
          <w:szCs w:val="24"/>
          <w:lang w:val="en-US" w:eastAsia="zh-CN"/>
        </w:rPr>
        <w:t>1014</w:t>
      </w:r>
      <w:r>
        <w:rPr>
          <w:rFonts w:hint="default" w:ascii="Times New Roman" w:hAnsi="Times New Roman"/>
          <w:b w:val="0"/>
          <w:bCs w:val="0"/>
          <w:sz w:val="24"/>
          <w:szCs w:val="24"/>
          <w:lang w:val="en-US" w:eastAsia="zh-CN"/>
        </w:rPr>
        <w:t xml:space="preserve"> value </w:t>
      </w:r>
      <w:r>
        <w:rPr>
          <w:rFonts w:hint="eastAsia" w:ascii="Times New Roman" w:hAnsi="Times New Roman"/>
          <w:b w:val="0"/>
          <w:bCs w:val="0"/>
          <w:sz w:val="24"/>
          <w:szCs w:val="24"/>
          <w:lang w:val="en-US" w:eastAsia="zh-CN"/>
        </w:rPr>
        <w:t>0</w:t>
      </w:r>
    </w:p>
    <w:p w14:paraId="321245D6">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r>
        <w:drawing>
          <wp:inline distT="0" distB="0" distL="114300" distR="114300">
            <wp:extent cx="5270500" cy="403225"/>
            <wp:effectExtent l="0" t="0" r="6350" b="15875"/>
            <wp:docPr id="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
                    <pic:cNvPicPr>
                      <a:picLocks noChangeAspect="1"/>
                    </pic:cNvPicPr>
                  </pic:nvPicPr>
                  <pic:blipFill>
                    <a:blip r:embed="rId31"/>
                    <a:stretch>
                      <a:fillRect/>
                    </a:stretch>
                  </pic:blipFill>
                  <pic:spPr>
                    <a:xfrm>
                      <a:off x="0" y="0"/>
                      <a:ext cx="5270500" cy="403225"/>
                    </a:xfrm>
                    <a:prstGeom prst="rect">
                      <a:avLst/>
                    </a:prstGeom>
                    <a:noFill/>
                    <a:ln>
                      <a:noFill/>
                    </a:ln>
                  </pic:spPr>
                </pic:pic>
              </a:graphicData>
            </a:graphic>
          </wp:inline>
        </w:drawing>
      </w:r>
    </w:p>
    <w:p w14:paraId="0FF4EF7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w:t>
      </w:r>
      <w:r>
        <w:rPr>
          <w:rFonts w:hint="eastAsia" w:ascii="Times New Roman" w:hAnsi="Times New Roman"/>
          <w:b w:val="0"/>
          <w:bCs w:val="0"/>
          <w:color w:val="0000FF"/>
          <w:sz w:val="24"/>
          <w:szCs w:val="24"/>
          <w:lang w:val="en-US" w:eastAsia="zh-CN"/>
        </w:rPr>
        <w:t>s</w:t>
      </w:r>
      <w:r>
        <w:rPr>
          <w:rFonts w:hint="default" w:ascii="Times New Roman" w:hAnsi="Times New Roman"/>
          <w:b w:val="0"/>
          <w:bCs w:val="0"/>
          <w:color w:val="0000FF"/>
          <w:sz w:val="24"/>
          <w:szCs w:val="24"/>
          <w:lang w:val="en-US" w:eastAsia="zh-CN"/>
        </w:rPr>
        <w:t xml:space="preserve">et </w:t>
      </w:r>
      <w:r>
        <w:rPr>
          <w:rFonts w:hint="eastAsia" w:ascii="Times New Roman" w:hAnsi="Times New Roman"/>
          <w:b w:val="0"/>
          <w:bCs w:val="0"/>
          <w:color w:val="0000FF"/>
          <w:sz w:val="24"/>
          <w:szCs w:val="24"/>
          <w:lang w:val="en-US" w:eastAsia="zh-CN"/>
        </w:rPr>
        <w:t>1016 1    //</w:t>
      </w:r>
      <w:r>
        <w:rPr>
          <w:rFonts w:hint="eastAsia" w:ascii="Times New Roman" w:hAnsi="Times New Roman"/>
          <w:b w:val="0"/>
          <w:bCs w:val="0"/>
          <w:color w:val="auto"/>
          <w:sz w:val="24"/>
          <w:szCs w:val="24"/>
          <w:lang w:val="en-US" w:eastAsia="zh-CN"/>
        </w:rPr>
        <w:t>通过address设置输出1</w:t>
      </w:r>
      <w:del w:id="4385" w:author="LKY" w:date="2026-09-08T17:14:00Z">
        <w:r>
          <w:rPr>
            <w:rFonts w:hint="eastAsia" w:ascii="Times New Roman" w:hAnsi="Times New Roman"/>
            <w:b w:val="0"/>
            <w:bCs w:val="0"/>
            <w:color w:val="auto"/>
            <w:sz w:val="24"/>
            <w:szCs w:val="24"/>
            <w:lang w:val="en-US" w:eastAsia="zh-CN"/>
          </w:rPr>
          <w:delText>m</w:delText>
        </w:r>
      </w:del>
      <w:del w:id="4386" w:author="LKY" w:date="2026-09-08T17:13:59Z">
        <w:r>
          <w:rPr>
            <w:rFonts w:hint="eastAsia" w:ascii="Times New Roman" w:hAnsi="Times New Roman"/>
            <w:b w:val="0"/>
            <w:bCs w:val="0"/>
            <w:color w:val="auto"/>
            <w:sz w:val="24"/>
            <w:szCs w:val="24"/>
            <w:lang w:val="en-US" w:eastAsia="zh-CN"/>
          </w:rPr>
          <w:delText>A</w:delText>
        </w:r>
      </w:del>
    </w:p>
    <w:p w14:paraId="50F48734">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1016   //</w:t>
      </w:r>
      <w:r>
        <w:rPr>
          <w:rFonts w:hint="eastAsia" w:ascii="Times New Roman" w:hAnsi="Times New Roman"/>
          <w:b w:val="0"/>
          <w:bCs w:val="0"/>
          <w:color w:val="auto"/>
          <w:sz w:val="24"/>
          <w:szCs w:val="24"/>
          <w:lang w:val="en-US" w:eastAsia="zh-CN"/>
        </w:rPr>
        <w:t>通过address查看</w:t>
      </w:r>
    </w:p>
    <w:p w14:paraId="6F8FEFD5">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rFonts w:hint="default"/>
          <w:lang w:val="en-US" w:eastAsia="zh-CN"/>
        </w:rPr>
      </w:pPr>
      <w:r>
        <w:drawing>
          <wp:inline distT="0" distB="0" distL="114300" distR="114300">
            <wp:extent cx="5270500" cy="499745"/>
            <wp:effectExtent l="0" t="0" r="6350" b="14605"/>
            <wp:docPr id="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
                    <pic:cNvPicPr>
                      <a:picLocks noChangeAspect="1"/>
                    </pic:cNvPicPr>
                  </pic:nvPicPr>
                  <pic:blipFill>
                    <a:blip r:embed="rId32"/>
                    <a:stretch>
                      <a:fillRect/>
                    </a:stretch>
                  </pic:blipFill>
                  <pic:spPr>
                    <a:xfrm>
                      <a:off x="0" y="0"/>
                      <a:ext cx="5270500" cy="499745"/>
                    </a:xfrm>
                    <a:prstGeom prst="rect">
                      <a:avLst/>
                    </a:prstGeom>
                    <a:noFill/>
                    <a:ln>
                      <a:noFill/>
                    </a:ln>
                  </pic:spPr>
                </pic:pic>
              </a:graphicData>
            </a:graphic>
          </wp:inline>
        </w:drawing>
      </w:r>
    </w:p>
    <w:p w14:paraId="2ABAF92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设置通道值有信号量会亮灯</w:t>
      </w:r>
    </w:p>
    <w:p w14:paraId="3D1031EB">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387" w:author="LKY" w:date="2026-07-01T17:08:00Z"/>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对应的N2321、N</w:t>
      </w:r>
      <w:ins w:id="4388" w:author="LKY" w:date="2026-05-19T13:45:35Z">
        <w:r>
          <w:rPr>
            <w:rFonts w:hint="eastAsia" w:ascii="Times New Roman" w:hAnsi="Times New Roman"/>
            <w:b w:val="0"/>
            <w:bCs w:val="0"/>
            <w:sz w:val="24"/>
            <w:szCs w:val="24"/>
            <w:lang w:val="en-US" w:eastAsia="zh-CN"/>
          </w:rPr>
          <w:t>21</w:t>
        </w:r>
      </w:ins>
      <w:ins w:id="4389" w:author="LKY" w:date="2026-05-19T13:45:36Z">
        <w:r>
          <w:rPr>
            <w:rFonts w:hint="eastAsia" w:ascii="Times New Roman" w:hAnsi="Times New Roman"/>
            <w:b w:val="0"/>
            <w:bCs w:val="0"/>
            <w:sz w:val="24"/>
            <w:szCs w:val="24"/>
            <w:lang w:val="en-US" w:eastAsia="zh-CN"/>
          </w:rPr>
          <w:t>61</w:t>
        </w:r>
      </w:ins>
      <w:ins w:id="4390" w:author="LKY" w:date="2026-05-19T13:45:38Z">
        <w:r>
          <w:rPr>
            <w:rFonts w:hint="eastAsia" w:ascii="Times New Roman" w:hAnsi="Times New Roman"/>
            <w:b w:val="0"/>
            <w:bCs w:val="0"/>
            <w:sz w:val="24"/>
            <w:szCs w:val="24"/>
            <w:lang w:val="en-US" w:eastAsia="zh-CN"/>
          </w:rPr>
          <w:t>、</w:t>
        </w:r>
      </w:ins>
      <w:ins w:id="4391" w:author="LKY" w:date="2026-05-19T13:45:42Z">
        <w:r>
          <w:rPr>
            <w:rFonts w:hint="eastAsia" w:ascii="Times New Roman" w:hAnsi="Times New Roman"/>
            <w:b w:val="0"/>
            <w:bCs w:val="0"/>
            <w:sz w:val="24"/>
            <w:szCs w:val="24"/>
            <w:lang w:val="en-US" w:eastAsia="zh-CN"/>
          </w:rPr>
          <w:t>N</w:t>
        </w:r>
      </w:ins>
      <w:ins w:id="4392" w:author="LKY" w:date="2026-05-19T13:45:43Z">
        <w:r>
          <w:rPr>
            <w:rFonts w:hint="eastAsia" w:ascii="Times New Roman" w:hAnsi="Times New Roman"/>
            <w:b w:val="0"/>
            <w:bCs w:val="0"/>
            <w:sz w:val="24"/>
            <w:szCs w:val="24"/>
            <w:lang w:val="en-US" w:eastAsia="zh-CN"/>
          </w:rPr>
          <w:t>2</w:t>
        </w:r>
      </w:ins>
      <w:ins w:id="4393" w:author="LKY" w:date="2026-05-19T13:45:44Z">
        <w:r>
          <w:rPr>
            <w:rFonts w:hint="eastAsia" w:ascii="Times New Roman" w:hAnsi="Times New Roman"/>
            <w:b w:val="0"/>
            <w:bCs w:val="0"/>
            <w:sz w:val="24"/>
            <w:szCs w:val="24"/>
            <w:lang w:val="en-US" w:eastAsia="zh-CN"/>
          </w:rPr>
          <w:t>1</w:t>
        </w:r>
      </w:ins>
      <w:ins w:id="4394" w:author="LKY" w:date="2026-05-19T13:45:45Z">
        <w:r>
          <w:rPr>
            <w:rFonts w:hint="eastAsia" w:ascii="Times New Roman" w:hAnsi="Times New Roman"/>
            <w:b w:val="0"/>
            <w:bCs w:val="0"/>
            <w:sz w:val="24"/>
            <w:szCs w:val="24"/>
            <w:lang w:val="en-US" w:eastAsia="zh-CN"/>
          </w:rPr>
          <w:t>62</w:t>
        </w:r>
      </w:ins>
      <w:ins w:id="4395" w:author="L" w:date="2026-07-03T18:33:44Z">
        <w:r>
          <w:rPr>
            <w:rFonts w:hint="eastAsia" w:ascii="Times New Roman" w:hAnsi="Times New Roman"/>
            <w:b w:val="0"/>
            <w:bCs w:val="0"/>
            <w:sz w:val="24"/>
            <w:szCs w:val="24"/>
            <w:lang w:val="en-US" w:eastAsia="zh-CN"/>
          </w:rPr>
          <w:t>、</w:t>
        </w:r>
      </w:ins>
      <w:ins w:id="4396" w:author="L" w:date="2026-07-03T18:33:46Z">
        <w:r>
          <w:rPr>
            <w:rFonts w:hint="eastAsia" w:ascii="Times New Roman" w:hAnsi="Times New Roman"/>
            <w:b w:val="0"/>
            <w:bCs w:val="0"/>
            <w:sz w:val="24"/>
            <w:szCs w:val="24"/>
            <w:lang w:val="en-US" w:eastAsia="zh-CN"/>
          </w:rPr>
          <w:t>N2084</w:t>
        </w:r>
      </w:ins>
      <w:del w:id="4397" w:author="LKY" w:date="2026-05-19T13:45:26Z">
        <w:r>
          <w:rPr>
            <w:rFonts w:hint="eastAsia" w:ascii="Times New Roman" w:hAnsi="Times New Roman"/>
            <w:b w:val="0"/>
            <w:bCs w:val="0"/>
            <w:sz w:val="24"/>
            <w:szCs w:val="24"/>
            <w:lang w:val="en-US" w:eastAsia="zh-CN"/>
          </w:rPr>
          <w:delText>2</w:delText>
        </w:r>
      </w:del>
      <w:del w:id="4398" w:author="LKY" w:date="2026-05-19T13:45:25Z">
        <w:r>
          <w:rPr>
            <w:rFonts w:hint="eastAsia" w:ascii="Times New Roman" w:hAnsi="Times New Roman"/>
            <w:b w:val="0"/>
            <w:bCs w:val="0"/>
            <w:sz w:val="24"/>
            <w:szCs w:val="24"/>
            <w:lang w:val="en-US" w:eastAsia="zh-CN"/>
          </w:rPr>
          <w:delText>32</w:delText>
        </w:r>
      </w:del>
      <w:del w:id="4399" w:author="LKY" w:date="2026-05-19T13:45:24Z">
        <w:r>
          <w:rPr>
            <w:rFonts w:hint="eastAsia" w:ascii="Times New Roman" w:hAnsi="Times New Roman"/>
            <w:b w:val="0"/>
            <w:bCs w:val="0"/>
            <w:sz w:val="24"/>
            <w:szCs w:val="24"/>
            <w:lang w:val="en-US" w:eastAsia="zh-CN"/>
          </w:rPr>
          <w:delText>2</w:delText>
        </w:r>
      </w:del>
      <w:r>
        <w:rPr>
          <w:rFonts w:hint="eastAsia" w:ascii="Times New Roman" w:hAnsi="Times New Roman"/>
          <w:b w:val="0"/>
          <w:bCs w:val="0"/>
          <w:sz w:val="24"/>
          <w:szCs w:val="24"/>
          <w:lang w:val="en-US" w:eastAsia="zh-CN"/>
        </w:rPr>
        <w:t>类似。</w:t>
      </w:r>
    </w:p>
    <w:p w14:paraId="6C1D83B0">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p>
    <w:p w14:paraId="6307D4FF">
      <w:pPr>
        <w:pStyle w:val="12"/>
        <w:keepNext w:val="0"/>
        <w:keepLines w:val="0"/>
        <w:pageBreakBefore w:val="0"/>
        <w:widowControl/>
        <w:numPr>
          <w:ilvl w:val="0"/>
          <w:numId w:val="5"/>
          <w:ins w:id="4401" w:author="LKY" w:date="2026-07-01T17:06:26Z"/>
        </w:numPr>
        <w:kinsoku/>
        <w:wordWrap/>
        <w:overflowPunct/>
        <w:topLinePunct w:val="0"/>
        <w:autoSpaceDE/>
        <w:autoSpaceDN/>
        <w:bidi w:val="0"/>
        <w:adjustRightInd/>
        <w:snapToGrid/>
        <w:spacing w:after="0"/>
        <w:ind w:left="425" w:leftChars="0" w:hanging="425" w:firstLineChars="0"/>
        <w:jc w:val="left"/>
        <w:textAlignment w:val="auto"/>
        <w:outlineLvl w:val="4"/>
        <w:rPr>
          <w:rFonts w:hint="eastAsia" w:ascii="Times New Roman" w:hAnsi="Times New Roman" w:eastAsiaTheme="minorEastAsia" w:cstheme="minorBidi"/>
          <w:b/>
          <w:bCs/>
          <w:sz w:val="24"/>
          <w:szCs w:val="24"/>
          <w:lang w:val="en-US" w:eastAsia="zh-CN"/>
          <w:rPrChange w:id="4402" w:author="LKY" w:date="2026-07-01T17:06:26Z">
            <w:rPr>
              <w:rFonts w:hint="eastAsia" w:ascii="宋体" w:hAnsi="宋体" w:eastAsia="宋体" w:cs="宋体"/>
              <w:b/>
              <w:bCs/>
              <w:sz w:val="28"/>
              <w:szCs w:val="28"/>
              <w:lang w:val="en-US" w:eastAsia="zh-CN"/>
            </w:rPr>
          </w:rPrChange>
        </w:rPr>
        <w:pPrChange w:id="4400" w:author="LKY" w:date="2026-07-01T17:06:26Z">
          <w:pPr>
            <w:pStyle w:val="12"/>
            <w:keepNext w:val="0"/>
            <w:keepLines w:val="0"/>
            <w:pageBreakBefore w:val="0"/>
            <w:widowControl w:val="0"/>
            <w:kinsoku/>
            <w:wordWrap w:val="0"/>
            <w:overflowPunct/>
            <w:topLinePunct w:val="0"/>
            <w:autoSpaceDE/>
            <w:autoSpaceDN/>
            <w:bidi w:val="0"/>
            <w:adjustRightInd/>
            <w:snapToGrid/>
            <w:spacing w:after="0"/>
            <w:ind w:left="0" w:leftChars="0" w:firstLine="420" w:firstLineChars="0"/>
            <w:jc w:val="left"/>
            <w:textAlignment w:val="auto"/>
            <w:outlineLvl w:val="9"/>
          </w:pPr>
        </w:pPrChange>
      </w:pPr>
      <w:r>
        <w:rPr>
          <w:rFonts w:hint="eastAsia" w:ascii="Times New Roman" w:hAnsi="Times New Roman" w:eastAsiaTheme="minorEastAsia" w:cstheme="minorBidi"/>
          <w:b/>
          <w:bCs/>
          <w:sz w:val="24"/>
          <w:szCs w:val="24"/>
          <w:lang w:val="en-US" w:eastAsia="zh-CN"/>
          <w:rPrChange w:id="4403" w:author="LKY" w:date="2026-07-01T17:06:26Z">
            <w:rPr>
              <w:rFonts w:hint="eastAsia" w:ascii="宋体" w:hAnsi="宋体" w:eastAsia="宋体" w:cs="宋体"/>
              <w:b/>
              <w:bCs/>
              <w:sz w:val="28"/>
              <w:szCs w:val="28"/>
              <w:lang w:val="en-US" w:eastAsia="zh-CN"/>
            </w:rPr>
          </w:rPrChange>
        </w:rPr>
        <w:t>DI使用</w:t>
      </w:r>
      <w:del w:id="4404" w:author="LKY" w:date="2026-07-01T17:08:20Z">
        <w:r>
          <w:rPr>
            <w:rFonts w:hint="eastAsia" w:ascii="Times New Roman" w:hAnsi="Times New Roman" w:eastAsiaTheme="minorEastAsia" w:cstheme="minorBidi"/>
            <w:b/>
            <w:bCs/>
            <w:sz w:val="24"/>
            <w:szCs w:val="24"/>
            <w:lang w:val="en-US" w:eastAsia="zh-CN"/>
            <w:rPrChange w:id="4405" w:author="LKY" w:date="2026-07-01T17:06:26Z">
              <w:rPr>
                <w:rFonts w:hint="eastAsia" w:ascii="宋体" w:hAnsi="宋体" w:eastAsia="宋体" w:cs="宋体"/>
                <w:b/>
                <w:bCs/>
                <w:sz w:val="28"/>
                <w:szCs w:val="28"/>
                <w:lang w:val="en-US" w:eastAsia="zh-CN"/>
              </w:rPr>
            </w:rPrChange>
          </w:rPr>
          <w:delText>:</w:delText>
        </w:r>
      </w:del>
    </w:p>
    <w:p w14:paraId="1CABEE8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以N1</w:t>
      </w:r>
      <w:ins w:id="4406" w:author="LKY" w:date="2026-05-19T14:11:53Z">
        <w:r>
          <w:rPr>
            <w:rFonts w:hint="eastAsia" w:ascii="Times New Roman" w:hAnsi="Times New Roman"/>
            <w:b w:val="0"/>
            <w:bCs w:val="0"/>
            <w:sz w:val="24"/>
            <w:szCs w:val="24"/>
            <w:lang w:val="en-US" w:eastAsia="zh-CN"/>
          </w:rPr>
          <w:t>3</w:t>
        </w:r>
      </w:ins>
      <w:ins w:id="4407" w:author="LKY" w:date="2026-05-19T14:11:54Z">
        <w:r>
          <w:rPr>
            <w:rFonts w:hint="eastAsia" w:ascii="Times New Roman" w:hAnsi="Times New Roman"/>
            <w:b w:val="0"/>
            <w:bCs w:val="0"/>
            <w:sz w:val="24"/>
            <w:szCs w:val="24"/>
            <w:lang w:val="en-US" w:eastAsia="zh-CN"/>
          </w:rPr>
          <w:t>2</w:t>
        </w:r>
      </w:ins>
      <w:del w:id="4408" w:author="LKY" w:date="2026-05-19T14:11:52Z">
        <w:r>
          <w:rPr>
            <w:rFonts w:hint="eastAsia" w:ascii="Times New Roman" w:hAnsi="Times New Roman"/>
            <w:b w:val="0"/>
            <w:bCs w:val="0"/>
            <w:sz w:val="24"/>
            <w:szCs w:val="24"/>
            <w:lang w:val="en-US" w:eastAsia="zh-CN"/>
          </w:rPr>
          <w:delText>16</w:delText>
        </w:r>
      </w:del>
      <w:r>
        <w:rPr>
          <w:rFonts w:hint="eastAsia" w:ascii="Times New Roman" w:hAnsi="Times New Roman"/>
          <w:b w:val="0"/>
          <w:bCs w:val="0"/>
          <w:sz w:val="24"/>
          <w:szCs w:val="24"/>
          <w:lang w:val="en-US" w:eastAsia="zh-CN"/>
        </w:rPr>
        <w:t>1为例（</w:t>
      </w:r>
      <w:ins w:id="4409" w:author="LKY" w:date="2026-05-19T14:11:57Z">
        <w:r>
          <w:rPr>
            <w:rFonts w:hint="eastAsia" w:ascii="Times New Roman" w:hAnsi="Times New Roman"/>
            <w:b w:val="0"/>
            <w:bCs w:val="0"/>
            <w:sz w:val="24"/>
            <w:szCs w:val="24"/>
            <w:lang w:val="en-US" w:eastAsia="zh-CN"/>
          </w:rPr>
          <w:t>32</w:t>
        </w:r>
      </w:ins>
      <w:del w:id="4410" w:author="LKY" w:date="2026-05-19T14:11:56Z">
        <w:r>
          <w:rPr>
            <w:rFonts w:hint="eastAsia" w:ascii="Times New Roman" w:hAnsi="Times New Roman"/>
            <w:b w:val="0"/>
            <w:bCs w:val="0"/>
            <w:sz w:val="24"/>
            <w:szCs w:val="24"/>
            <w:lang w:val="en-US" w:eastAsia="zh-CN"/>
          </w:rPr>
          <w:delText>16</w:delText>
        </w:r>
      </w:del>
      <w:r>
        <w:rPr>
          <w:rFonts w:hint="eastAsia" w:ascii="Times New Roman" w:hAnsi="Times New Roman"/>
          <w:b w:val="0"/>
          <w:bCs w:val="0"/>
          <w:sz w:val="24"/>
          <w:szCs w:val="24"/>
          <w:lang w:val="en-US" w:eastAsia="zh-CN"/>
        </w:rPr>
        <w:t>路DI模块湿节点），DI模块为例，输入</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172E26D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湿节点测试(带电干结点)：以</w:t>
      </w:r>
      <w:r>
        <w:rPr>
          <w:rFonts w:hint="default" w:ascii="Times New Roman" w:hAnsi="Times New Roman" w:cs="Times New Roman" w:eastAsiaTheme="minorEastAsia"/>
          <w:sz w:val="24"/>
          <w:szCs w:val="24"/>
          <w:lang w:val="en-US" w:eastAsia="zh-CN"/>
        </w:rPr>
        <w:t>N1</w:t>
      </w:r>
      <w:ins w:id="4411" w:author="LKY" w:date="2026-05-19T14:12:03Z">
        <w:r>
          <w:rPr>
            <w:rFonts w:hint="eastAsia" w:ascii="Times New Roman" w:hAnsi="Times New Roman" w:cs="Times New Roman"/>
            <w:sz w:val="24"/>
            <w:szCs w:val="24"/>
            <w:lang w:val="en-US" w:eastAsia="zh-CN"/>
          </w:rPr>
          <w:t>3</w:t>
        </w:r>
      </w:ins>
      <w:ins w:id="4412" w:author="LKY" w:date="2026-05-19T14:12:04Z">
        <w:r>
          <w:rPr>
            <w:rFonts w:hint="eastAsia" w:ascii="Times New Roman" w:hAnsi="Times New Roman" w:cs="Times New Roman"/>
            <w:sz w:val="24"/>
            <w:szCs w:val="24"/>
            <w:lang w:val="en-US" w:eastAsia="zh-CN"/>
          </w:rPr>
          <w:t>2</w:t>
        </w:r>
      </w:ins>
      <w:del w:id="4413" w:author="LKY" w:date="2026-05-19T14:12:03Z">
        <w:r>
          <w:rPr>
            <w:rFonts w:hint="default" w:ascii="Times New Roman" w:hAnsi="Times New Roman" w:cs="Times New Roman" w:eastAsiaTheme="minorEastAsia"/>
            <w:sz w:val="24"/>
            <w:szCs w:val="24"/>
            <w:lang w:val="en-US" w:eastAsia="zh-CN"/>
          </w:rPr>
          <w:delText>1</w:delText>
        </w:r>
      </w:del>
      <w:del w:id="4414" w:author="LKY" w:date="2026-05-19T14:12:02Z">
        <w:r>
          <w:rPr>
            <w:rFonts w:hint="default" w:ascii="Times New Roman" w:hAnsi="Times New Roman" w:cs="Times New Roman" w:eastAsiaTheme="minorEastAsia"/>
            <w:sz w:val="24"/>
            <w:szCs w:val="24"/>
            <w:lang w:val="en-US" w:eastAsia="zh-CN"/>
          </w:rPr>
          <w:delText>6</w:delText>
        </w:r>
      </w:del>
      <w:r>
        <w:rPr>
          <w:rFonts w:hint="default" w:ascii="Times New Roman" w:hAnsi="Times New Roman" w:cs="Times New Roman" w:eastAsiaTheme="minorEastAsia"/>
          <w:sz w:val="24"/>
          <w:szCs w:val="24"/>
          <w:lang w:val="en-US" w:eastAsia="zh-CN"/>
        </w:rPr>
        <w:t>1</w:t>
      </w:r>
      <w:r>
        <w:rPr>
          <w:rFonts w:hint="eastAsia" w:asciiTheme="minorEastAsia" w:hAnsiTheme="minorEastAsia" w:eastAsiaTheme="minorEastAsia" w:cstheme="minorEastAsia"/>
          <w:sz w:val="24"/>
          <w:szCs w:val="24"/>
          <w:lang w:val="en-US" w:eastAsia="zh-CN"/>
        </w:rPr>
        <w:t>为例（</w:t>
      </w:r>
      <w:ins w:id="4415" w:author="LKY" w:date="2026-07-14T14:29:02Z">
        <w:r>
          <w:rPr>
            <w:rFonts w:hint="eastAsia" w:asciiTheme="minorEastAsia" w:hAnsiTheme="minorEastAsia" w:cstheme="minorEastAsia"/>
            <w:sz w:val="24"/>
            <w:szCs w:val="24"/>
            <w:lang w:val="en-US" w:eastAsia="zh-CN"/>
          </w:rPr>
          <w:t>NP</w:t>
        </w:r>
      </w:ins>
      <w:ins w:id="4416" w:author="LKY" w:date="2026-07-14T14:29:03Z">
        <w:r>
          <w:rPr>
            <w:rFonts w:hint="eastAsia" w:asciiTheme="minorEastAsia" w:hAnsiTheme="minorEastAsia" w:cstheme="minorEastAsia"/>
            <w:sz w:val="24"/>
            <w:szCs w:val="24"/>
            <w:lang w:val="en-US" w:eastAsia="zh-CN"/>
          </w:rPr>
          <w:t>N</w:t>
        </w:r>
      </w:ins>
      <w:del w:id="4417" w:author="LKY" w:date="2026-07-14T14:28:59Z">
        <w:r>
          <w:rPr>
            <w:rFonts w:hint="default" w:ascii="Times New Roman" w:hAnsi="Times New Roman" w:cs="Times New Roman"/>
            <w:sz w:val="24"/>
            <w:szCs w:val="24"/>
            <w:lang w:val="en-US" w:eastAsia="zh-CN"/>
          </w:rPr>
          <w:delText>P</w:delText>
        </w:r>
      </w:del>
      <w:del w:id="4418" w:author="LKY" w:date="2026-07-14T14:28:58Z">
        <w:r>
          <w:rPr>
            <w:rFonts w:hint="default" w:ascii="Times New Roman" w:hAnsi="Times New Roman" w:cs="Times New Roman"/>
            <w:sz w:val="24"/>
            <w:szCs w:val="24"/>
            <w:lang w:val="en-US" w:eastAsia="zh-CN"/>
          </w:rPr>
          <w:delText>NP</w:delText>
        </w:r>
      </w:del>
      <w:r>
        <w:rPr>
          <w:rFonts w:hint="eastAsia" w:asciiTheme="minorEastAsia" w:hAnsiTheme="minorEastAsia" w:cstheme="minorEastAsia"/>
          <w:sz w:val="24"/>
          <w:szCs w:val="24"/>
          <w:lang w:val="en-US" w:eastAsia="zh-CN"/>
        </w:rPr>
        <w:t>型</w:t>
      </w:r>
      <w:r>
        <w:rPr>
          <w:rFonts w:hint="eastAsia" w:asciiTheme="minorEastAsia" w:hAnsiTheme="minorEastAsia" w:eastAsiaTheme="minorEastAsia" w:cstheme="minorEastAsia"/>
          <w:sz w:val="24"/>
          <w:szCs w:val="24"/>
          <w:lang w:val="en-US" w:eastAsia="zh-CN"/>
        </w:rPr>
        <w:t>）</w:t>
      </w:r>
    </w:p>
    <w:p w14:paraId="6A607ECD">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1、外接电源：将外接电源的正负极接到电源两端，以通道</w:t>
      </w:r>
      <w:r>
        <w:rPr>
          <w:rFonts w:hint="default" w:ascii="Times New Roman" w:hAnsi="Times New Roman" w:cs="Times New Roman" w:eastAsiaTheme="minorEastAsia"/>
          <w:sz w:val="24"/>
          <w:szCs w:val="24"/>
          <w:lang w:val="en-US" w:eastAsia="zh-CN"/>
        </w:rPr>
        <w:t>15</w:t>
      </w:r>
      <w:r>
        <w:rPr>
          <w:rFonts w:hint="eastAsia" w:asciiTheme="minorEastAsia" w:hAnsiTheme="minorEastAsia" w:eastAsiaTheme="minorEastAsia" w:cstheme="minorEastAsia"/>
          <w:sz w:val="24"/>
          <w:szCs w:val="24"/>
          <w:lang w:val="en-US" w:eastAsia="zh-CN"/>
        </w:rPr>
        <w:t>为例，电源的</w:t>
      </w:r>
      <w:ins w:id="4419" w:author="LKY" w:date="2026-07-14T14:29:58Z">
        <w:r>
          <w:rPr>
            <w:rFonts w:hint="eastAsia" w:asciiTheme="minorEastAsia" w:hAnsiTheme="minorEastAsia" w:cstheme="minorEastAsia"/>
            <w:sz w:val="24"/>
            <w:szCs w:val="24"/>
            <w:lang w:val="en-US" w:eastAsia="zh-CN"/>
          </w:rPr>
          <w:t>正极</w:t>
        </w:r>
      </w:ins>
      <w:del w:id="4420" w:author="LKY" w:date="2026-07-14T14:29:51Z">
        <w:r>
          <w:rPr>
            <w:rFonts w:hint="eastAsia" w:asciiTheme="minorEastAsia" w:hAnsiTheme="minorEastAsia" w:eastAsiaTheme="minorEastAsia" w:cstheme="minorEastAsia"/>
            <w:sz w:val="24"/>
            <w:szCs w:val="24"/>
            <w:lang w:val="en-US" w:eastAsia="zh-CN"/>
          </w:rPr>
          <w:delText>负极</w:delText>
        </w:r>
      </w:del>
      <w:r>
        <w:rPr>
          <w:rFonts w:hint="eastAsia" w:asciiTheme="minorEastAsia" w:hAnsiTheme="minorEastAsia" w:eastAsiaTheme="minorEastAsia" w:cstheme="minorEastAsia"/>
          <w:sz w:val="24"/>
          <w:szCs w:val="24"/>
          <w:lang w:val="en-US" w:eastAsia="zh-CN"/>
        </w:rPr>
        <w:t>接到模块的公共端（</w:t>
      </w:r>
      <w:r>
        <w:rPr>
          <w:rFonts w:hint="default" w:ascii="Times New Roman" w:hAnsi="Times New Roman" w:cs="Times New Roman" w:eastAsiaTheme="minorEastAsia"/>
          <w:sz w:val="24"/>
          <w:szCs w:val="24"/>
          <w:lang w:val="en-US" w:eastAsia="zh-CN"/>
        </w:rPr>
        <w:t>COM/0V</w:t>
      </w:r>
      <w:r>
        <w:rPr>
          <w:rFonts w:hint="eastAsia" w:asciiTheme="minorEastAsia" w:hAnsiTheme="minorEastAsia" w:eastAsiaTheme="minorEastAsia" w:cstheme="minorEastAsia"/>
          <w:sz w:val="24"/>
          <w:szCs w:val="24"/>
          <w:lang w:val="en-US" w:eastAsia="zh-CN"/>
        </w:rPr>
        <w:t>），</w:t>
      </w:r>
      <w:ins w:id="4421" w:author="LKY" w:date="2026-07-14T14:30:02Z">
        <w:r>
          <w:rPr>
            <w:rFonts w:hint="eastAsia" w:asciiTheme="minorEastAsia" w:hAnsiTheme="minorEastAsia" w:cstheme="minorEastAsia"/>
            <w:sz w:val="24"/>
            <w:szCs w:val="24"/>
            <w:lang w:val="en-US" w:eastAsia="zh-CN"/>
          </w:rPr>
          <w:t>负极</w:t>
        </w:r>
      </w:ins>
      <w:del w:id="4422" w:author="LKY" w:date="2026-07-14T14:30:01Z">
        <w:r>
          <w:rPr>
            <w:rFonts w:hint="eastAsia" w:asciiTheme="minorEastAsia" w:hAnsiTheme="minorEastAsia" w:cstheme="minorEastAsia"/>
            <w:sz w:val="24"/>
            <w:szCs w:val="24"/>
            <w:lang w:val="en-US" w:eastAsia="zh-CN"/>
          </w:rPr>
          <w:delText>正极</w:delText>
        </w:r>
      </w:del>
      <w:r>
        <w:rPr>
          <w:rFonts w:hint="eastAsia" w:asciiTheme="minorEastAsia" w:hAnsiTheme="minorEastAsia" w:eastAsiaTheme="minorEastAsia" w:cstheme="minorEastAsia"/>
          <w:sz w:val="24"/>
          <w:szCs w:val="24"/>
          <w:lang w:val="en-US" w:eastAsia="zh-CN"/>
        </w:rPr>
        <w:t xml:space="preserve">接到模块的 </w:t>
      </w:r>
      <w:r>
        <w:rPr>
          <w:rFonts w:hint="default" w:ascii="Times New Roman" w:hAnsi="Times New Roman" w:cs="Times New Roman" w:eastAsiaTheme="minorEastAsia"/>
          <w:sz w:val="24"/>
          <w:szCs w:val="24"/>
          <w:lang w:val="en-US" w:eastAsia="zh-CN"/>
        </w:rPr>
        <w:t>D</w:t>
      </w:r>
      <w:r>
        <w:rPr>
          <w:rFonts w:hint="eastAsia" w:ascii="Times New Roman" w:hAnsi="Times New Roman" w:cs="Times New Roman"/>
          <w:sz w:val="24"/>
          <w:szCs w:val="24"/>
          <w:lang w:val="en-US" w:eastAsia="zh-CN"/>
        </w:rPr>
        <w:t>I</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cstheme="minorEastAsia"/>
          <w:sz w:val="24"/>
          <w:szCs w:val="24"/>
          <w:lang w:val="en-US" w:eastAsia="zh-CN"/>
        </w:rPr>
        <w:t>输入</w:t>
      </w:r>
      <w:r>
        <w:rPr>
          <w:rFonts w:hint="eastAsia" w:asciiTheme="minorEastAsia" w:hAnsiTheme="minorEastAsia" w:eastAsiaTheme="minorEastAsia" w:cstheme="minorEastAsia"/>
          <w:sz w:val="24"/>
          <w:szCs w:val="24"/>
          <w:lang w:val="en-US" w:eastAsia="zh-CN"/>
        </w:rPr>
        <w:t>端子。</w:t>
      </w:r>
    </w:p>
    <w:p w14:paraId="6ADC155B">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2、灯亮，终端输入</w:t>
      </w:r>
      <w:r>
        <w:rPr>
          <w:rFonts w:hint="default" w:ascii="Times New Roman" w:hAnsi="Times New Roman" w:eastAsiaTheme="minorEastAsia" w:cstheme="minorBidi"/>
          <w:b w:val="0"/>
          <w:bCs w:val="0"/>
          <w:color w:val="0000FF"/>
          <w:kern w:val="2"/>
          <w:sz w:val="24"/>
          <w:szCs w:val="24"/>
          <w:lang w:val="en-US" w:eastAsia="zh-CN" w:bidi="ar-SA"/>
        </w:rPr>
        <w:t>io</w:t>
      </w:r>
      <w:r>
        <w:rPr>
          <w:rFonts w:hint="eastAsia" w:ascii="Times New Roman" w:hAnsi="Times New Roman" w:cstheme="minorBidi"/>
          <w:b w:val="0"/>
          <w:bCs w:val="0"/>
          <w:color w:val="0000FF"/>
          <w:kern w:val="2"/>
          <w:sz w:val="24"/>
          <w:szCs w:val="24"/>
          <w:lang w:val="en-US" w:eastAsia="zh-CN" w:bidi="ar-SA"/>
        </w:rPr>
        <w:t>n</w:t>
      </w:r>
      <w:r>
        <w:rPr>
          <w:rFonts w:hint="default" w:ascii="Times New Roman" w:hAnsi="Times New Roman" w:eastAsiaTheme="minorEastAsia" w:cstheme="minorBidi"/>
          <w:b w:val="0"/>
          <w:bCs w:val="0"/>
          <w:color w:val="0000FF"/>
          <w:kern w:val="2"/>
          <w:sz w:val="24"/>
          <w:szCs w:val="24"/>
          <w:lang w:val="en-US" w:eastAsia="zh-CN" w:bidi="ar-SA"/>
        </w:rPr>
        <w:t xml:space="preserve"> show</w:t>
      </w:r>
      <w:r>
        <w:rPr>
          <w:rFonts w:hint="eastAsia" w:asciiTheme="minorEastAsia" w:hAnsiTheme="minorEastAsia" w:eastAsiaTheme="minorEastAsia" w:cstheme="minorEastAsia"/>
          <w:sz w:val="24"/>
          <w:szCs w:val="24"/>
          <w:lang w:val="en-US" w:eastAsia="zh-CN"/>
        </w:rPr>
        <w:t>查看已闭合。</w:t>
      </w:r>
    </w:p>
    <w:p w14:paraId="02A56B22">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lang w:val="en-US" w:eastAsia="zh-CN"/>
        </w:rPr>
      </w:pPr>
      <w:ins w:id="4423" w:author="LKY" w:date="2026-07-14T14:29:35Z">
        <w:r>
          <w:rPr>
            <w:rFonts w:hint="eastAsia" w:ascii="Times New Roman" w:hAnsi="Times New Roman" w:cs="Times New Roman"/>
            <w:sz w:val="24"/>
            <w:szCs w:val="24"/>
            <w:lang w:val="en-US" w:eastAsia="zh-CN"/>
          </w:rPr>
          <w:t>PN</w:t>
        </w:r>
      </w:ins>
      <w:ins w:id="4424" w:author="LKY" w:date="2026-07-14T14:29:36Z">
        <w:r>
          <w:rPr>
            <w:rFonts w:hint="eastAsia" w:ascii="Times New Roman" w:hAnsi="Times New Roman" w:cs="Times New Roman"/>
            <w:sz w:val="24"/>
            <w:szCs w:val="24"/>
            <w:lang w:val="en-US" w:eastAsia="zh-CN"/>
          </w:rPr>
          <w:t>P</w:t>
        </w:r>
      </w:ins>
      <w:del w:id="4425" w:author="LKY" w:date="2026-07-14T14:29:34Z">
        <w:r>
          <w:rPr>
            <w:rFonts w:hint="eastAsia" w:ascii="Times New Roman" w:hAnsi="Times New Roman" w:cs="Times New Roman"/>
            <w:sz w:val="24"/>
            <w:szCs w:val="24"/>
            <w:lang w:val="en-US" w:eastAsia="zh-CN"/>
          </w:rPr>
          <w:delText>NPN</w:delText>
        </w:r>
      </w:del>
      <w:r>
        <w:rPr>
          <w:rFonts w:hint="eastAsia" w:ascii="Times New Roman" w:hAnsi="Times New Roman" w:cs="Times New Roman"/>
          <w:sz w:val="24"/>
          <w:szCs w:val="24"/>
          <w:lang w:val="en-US" w:eastAsia="zh-CN"/>
        </w:rPr>
        <w:t>型</w:t>
      </w:r>
      <w:r>
        <w:rPr>
          <w:rFonts w:hint="eastAsia" w:asciiTheme="minorEastAsia" w:hAnsiTheme="minorEastAsia" w:eastAsiaTheme="minorEastAsia" w:cstheme="minorEastAsia"/>
          <w:sz w:val="24"/>
          <w:szCs w:val="24"/>
          <w:lang w:val="en-US" w:eastAsia="zh-CN"/>
        </w:rPr>
        <w:t>则公共端接</w:t>
      </w:r>
      <w:ins w:id="4426" w:author="LKY" w:date="2026-07-14T14:29:44Z">
        <w:r>
          <w:rPr>
            <w:rFonts w:hint="eastAsia" w:asciiTheme="minorEastAsia" w:hAnsiTheme="minorEastAsia" w:cstheme="minorEastAsia"/>
            <w:sz w:val="24"/>
            <w:szCs w:val="24"/>
            <w:lang w:val="en-US" w:eastAsia="zh-CN"/>
          </w:rPr>
          <w:t>负极</w:t>
        </w:r>
      </w:ins>
      <w:del w:id="4427" w:author="LKY" w:date="2026-07-14T14:29:40Z">
        <w:r>
          <w:rPr>
            <w:rFonts w:hint="eastAsia" w:asciiTheme="minorEastAsia" w:hAnsiTheme="minorEastAsia" w:eastAsiaTheme="minorEastAsia" w:cstheme="minorEastAsia"/>
            <w:sz w:val="24"/>
            <w:szCs w:val="24"/>
            <w:lang w:val="en-US" w:eastAsia="zh-CN"/>
          </w:rPr>
          <w:delText>正极</w:delText>
        </w:r>
      </w:del>
      <w:r>
        <w:rPr>
          <w:rFonts w:hint="eastAsia" w:asciiTheme="minorEastAsia" w:hAnsiTheme="minorEastAsia" w:eastAsiaTheme="minorEastAsia" w:cstheme="minorEastAsia"/>
          <w:sz w:val="24"/>
          <w:szCs w:val="24"/>
          <w:lang w:val="en-US" w:eastAsia="zh-CN"/>
        </w:rPr>
        <w:t>，</w:t>
      </w:r>
      <w:r>
        <w:rPr>
          <w:rFonts w:hint="eastAsia" w:asciiTheme="minorEastAsia" w:hAnsiTheme="minorEastAsia" w:cstheme="minorEastAsia"/>
          <w:sz w:val="24"/>
          <w:szCs w:val="24"/>
          <w:lang w:val="en-US" w:eastAsia="zh-CN"/>
        </w:rPr>
        <w:t>输入</w:t>
      </w:r>
      <w:r>
        <w:rPr>
          <w:rFonts w:hint="eastAsia" w:asciiTheme="minorEastAsia" w:hAnsiTheme="minorEastAsia" w:eastAsiaTheme="minorEastAsia" w:cstheme="minorEastAsia"/>
          <w:sz w:val="24"/>
          <w:szCs w:val="24"/>
          <w:lang w:val="en-US" w:eastAsia="zh-CN"/>
        </w:rPr>
        <w:t>端子接</w:t>
      </w:r>
      <w:ins w:id="4428" w:author="LKY" w:date="2026-07-14T14:29:48Z">
        <w:r>
          <w:rPr>
            <w:rFonts w:hint="eastAsia" w:asciiTheme="minorEastAsia" w:hAnsiTheme="minorEastAsia" w:cstheme="minorEastAsia"/>
            <w:sz w:val="24"/>
            <w:szCs w:val="24"/>
            <w:lang w:val="en-US" w:eastAsia="zh-CN"/>
          </w:rPr>
          <w:t>正极</w:t>
        </w:r>
      </w:ins>
      <w:del w:id="4429" w:author="LKY" w:date="2026-07-14T14:29:46Z">
        <w:r>
          <w:rPr>
            <w:rFonts w:hint="eastAsia" w:asciiTheme="minorEastAsia" w:hAnsiTheme="minorEastAsia" w:eastAsiaTheme="minorEastAsia" w:cstheme="minorEastAsia"/>
            <w:sz w:val="24"/>
            <w:szCs w:val="24"/>
            <w:lang w:val="en-US" w:eastAsia="zh-CN"/>
          </w:rPr>
          <w:delText>负极</w:delText>
        </w:r>
      </w:del>
      <w:r>
        <w:rPr>
          <w:rFonts w:hint="eastAsia" w:asciiTheme="minorEastAsia" w:hAnsiTheme="minorEastAsia" w:eastAsiaTheme="minorEastAsia" w:cstheme="minorEastAsia"/>
          <w:sz w:val="24"/>
          <w:szCs w:val="24"/>
          <w:lang w:val="en-US" w:eastAsia="zh-CN"/>
        </w:rPr>
        <w:t>。</w:t>
      </w:r>
    </w:p>
    <w:p w14:paraId="58F233A0">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4430" w:author="LKY" w:date="2026-05-19T14:11:39Z">
        <w:r>
          <w:rPr/>
          <w:drawing>
            <wp:inline distT="0" distB="0" distL="114300" distR="114300">
              <wp:extent cx="5271135" cy="3486150"/>
              <wp:effectExtent l="0" t="0" r="5715" b="0"/>
              <wp:docPr id="9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
                      <pic:cNvPicPr>
                        <a:picLocks noChangeAspect="1"/>
                      </pic:cNvPicPr>
                    </pic:nvPicPr>
                    <pic:blipFill>
                      <a:blip r:embed="rId33"/>
                      <a:stretch>
                        <a:fillRect/>
                      </a:stretch>
                    </pic:blipFill>
                    <pic:spPr>
                      <a:xfrm>
                        <a:off x="0" y="0"/>
                        <a:ext cx="5271135" cy="3486150"/>
                      </a:xfrm>
                      <a:prstGeom prst="rect">
                        <a:avLst/>
                      </a:prstGeom>
                      <a:noFill/>
                      <a:ln>
                        <a:noFill/>
                      </a:ln>
                    </pic:spPr>
                  </pic:pic>
                </a:graphicData>
              </a:graphic>
            </wp:inline>
          </w:drawing>
        </w:r>
      </w:ins>
      <w:del w:id="4432" w:author="LKY" w:date="2026-05-19T14:11:38Z">
        <w:r>
          <w:rPr/>
          <w:drawing>
            <wp:inline distT="0" distB="0" distL="114300" distR="114300">
              <wp:extent cx="5267325" cy="1793875"/>
              <wp:effectExtent l="0" t="0" r="9525" b="1587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34"/>
                      <a:stretch>
                        <a:fillRect/>
                      </a:stretch>
                    </pic:blipFill>
                    <pic:spPr>
                      <a:xfrm>
                        <a:off x="0" y="0"/>
                        <a:ext cx="5267325" cy="1793875"/>
                      </a:xfrm>
                      <a:prstGeom prst="rect">
                        <a:avLst/>
                      </a:prstGeom>
                      <a:noFill/>
                      <a:ln>
                        <a:noFill/>
                      </a:ln>
                    </pic:spPr>
                  </pic:pic>
                </a:graphicData>
              </a:graphic>
            </wp:inline>
          </w:drawing>
        </w:r>
      </w:del>
    </w:p>
    <w:p w14:paraId="2027B5A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434" w:author="L" w:date="2026-09-08T17:28:15Z"/>
          <w:rFonts w:hint="default" w:eastAsiaTheme="minorEastAsia"/>
          <w:lang w:val="en-US" w:eastAsia="zh-CN"/>
        </w:rPr>
      </w:pPr>
      <w:del w:id="4435" w:author="L" w:date="2026-09-08T17:28:15Z">
        <w:r>
          <w:rPr>
            <w:rFonts w:hint="eastAsia"/>
            <w:lang w:val="en-US" w:eastAsia="zh-CN"/>
          </w:rPr>
          <w:delText>使用</w:delText>
        </w:r>
      </w:del>
      <w:del w:id="4436" w:author="L" w:date="2026-09-08T17:28:15Z">
        <w:r>
          <w:rPr>
            <w:rFonts w:hint="eastAsia" w:ascii="Times New Roman" w:hAnsi="Times New Roman"/>
            <w:b w:val="0"/>
            <w:bCs w:val="0"/>
            <w:color w:val="0000FF"/>
            <w:sz w:val="24"/>
            <w:szCs w:val="24"/>
            <w:lang w:val="en-US" w:eastAsia="zh-CN"/>
          </w:rPr>
          <w:delText>ion help指令，</w:delText>
        </w:r>
      </w:del>
      <w:del w:id="4437" w:author="L" w:date="2026-09-08T17:28:15Z">
        <w:r>
          <w:rPr>
            <w:rFonts w:hint="eastAsia" w:ascii="Times New Roman" w:hAnsi="Times New Roman"/>
            <w:b w:val="0"/>
            <w:bCs w:val="0"/>
            <w:sz w:val="24"/>
            <w:szCs w:val="24"/>
            <w:lang w:val="en-US" w:eastAsia="zh-CN"/>
          </w:rPr>
          <w:delText>发现量程是不可设置的，和DO类似</w:delText>
        </w:r>
      </w:del>
    </w:p>
    <w:p w14:paraId="551E012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通过get命令获取通道值以及</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01DB1A53">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2014   //</w:t>
      </w:r>
      <w:r>
        <w:rPr>
          <w:rFonts w:hint="eastAsia" w:ascii="Times New Roman" w:hAnsi="Times New Roman"/>
          <w:b w:val="0"/>
          <w:bCs w:val="0"/>
          <w:color w:val="auto"/>
          <w:sz w:val="24"/>
          <w:szCs w:val="24"/>
          <w:lang w:val="en-US" w:eastAsia="zh-CN"/>
        </w:rPr>
        <w:t>通过address查看</w:t>
      </w:r>
    </w:p>
    <w:p w14:paraId="30719F59">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r>
        <w:rPr>
          <w:rFonts w:hint="default" w:ascii="Times New Roman" w:hAnsi="Times New Roman"/>
          <w:b w:val="0"/>
          <w:bCs w:val="0"/>
          <w:sz w:val="24"/>
          <w:szCs w:val="24"/>
          <w:lang w:val="en-US" w:eastAsia="zh-CN"/>
        </w:rPr>
        <w:t>address 20</w:t>
      </w:r>
      <w:r>
        <w:rPr>
          <w:rFonts w:hint="eastAsia" w:ascii="Times New Roman" w:hAnsi="Times New Roman"/>
          <w:b w:val="0"/>
          <w:bCs w:val="0"/>
          <w:sz w:val="24"/>
          <w:szCs w:val="24"/>
          <w:lang w:val="en-US" w:eastAsia="zh-CN"/>
        </w:rPr>
        <w:t>14</w:t>
      </w:r>
      <w:r>
        <w:rPr>
          <w:rFonts w:hint="default" w:ascii="Times New Roman" w:hAnsi="Times New Roman"/>
          <w:b w:val="0"/>
          <w:bCs w:val="0"/>
          <w:sz w:val="24"/>
          <w:szCs w:val="24"/>
          <w:lang w:val="en-US" w:eastAsia="zh-CN"/>
        </w:rPr>
        <w:t xml:space="preserve"> value </w:t>
      </w:r>
      <w:r>
        <w:rPr>
          <w:rFonts w:hint="eastAsia" w:ascii="Times New Roman" w:hAnsi="Times New Roman"/>
          <w:b w:val="0"/>
          <w:bCs w:val="0"/>
          <w:sz w:val="24"/>
          <w:szCs w:val="24"/>
          <w:lang w:val="en-US" w:eastAsia="zh-CN"/>
        </w:rPr>
        <w:t xml:space="preserve">0        </w:t>
      </w:r>
    </w:p>
    <w:p w14:paraId="0FC76FBB">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4438" w:author="LKY" w:date="2026-05-19T14:16:30Z">
        <w:r>
          <w:rPr/>
          <w:drawing>
            <wp:inline distT="0" distB="0" distL="114300" distR="114300">
              <wp:extent cx="5269230" cy="207010"/>
              <wp:effectExtent l="0" t="0" r="7620" b="2540"/>
              <wp:docPr id="9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
                      <pic:cNvPicPr>
                        <a:picLocks noChangeAspect="1"/>
                      </pic:cNvPicPr>
                    </pic:nvPicPr>
                    <pic:blipFill>
                      <a:blip r:embed="rId35"/>
                      <a:stretch>
                        <a:fillRect/>
                      </a:stretch>
                    </pic:blipFill>
                    <pic:spPr>
                      <a:xfrm>
                        <a:off x="0" y="0"/>
                        <a:ext cx="5269230" cy="207010"/>
                      </a:xfrm>
                      <a:prstGeom prst="rect">
                        <a:avLst/>
                      </a:prstGeom>
                      <a:noFill/>
                      <a:ln>
                        <a:noFill/>
                      </a:ln>
                    </pic:spPr>
                  </pic:pic>
                </a:graphicData>
              </a:graphic>
            </wp:inline>
          </w:drawing>
        </w:r>
      </w:ins>
      <w:del w:id="4440" w:author="LKY" w:date="2026-05-19T14:15:35Z">
        <w:r>
          <w:rPr/>
          <w:drawing>
            <wp:inline distT="0" distB="0" distL="114300" distR="114300">
              <wp:extent cx="5269865" cy="207645"/>
              <wp:effectExtent l="0" t="0" r="6985" b="190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36"/>
                      <a:stretch>
                        <a:fillRect/>
                      </a:stretch>
                    </pic:blipFill>
                    <pic:spPr>
                      <a:xfrm>
                        <a:off x="0" y="0"/>
                        <a:ext cx="5269865" cy="207645"/>
                      </a:xfrm>
                      <a:prstGeom prst="rect">
                        <a:avLst/>
                      </a:prstGeom>
                      <a:noFill/>
                      <a:ln>
                        <a:noFill/>
                      </a:ln>
                    </pic:spPr>
                  </pic:pic>
                </a:graphicData>
              </a:graphic>
            </wp:inline>
          </w:drawing>
        </w:r>
      </w:del>
    </w:p>
    <w:p w14:paraId="280D033B">
      <w:pPr>
        <w:pStyle w:val="12"/>
        <w:keepNext w:val="0"/>
        <w:keepLines w:val="0"/>
        <w:pageBreakBefore w:val="0"/>
        <w:widowControl w:val="0"/>
        <w:kinsoku/>
        <w:wordWrap w:val="0"/>
        <w:overflowPunct/>
        <w:topLinePunct w:val="0"/>
        <w:autoSpaceDE/>
        <w:autoSpaceDN/>
        <w:bidi w:val="0"/>
        <w:adjustRightInd/>
        <w:snapToGrid/>
        <w:spacing w:after="0"/>
        <w:ind w:left="0" w:leftChars="0" w:firstLine="480" w:firstLineChars="200"/>
        <w:jc w:val="left"/>
        <w:textAlignment w:val="auto"/>
        <w:outlineLvl w:val="9"/>
        <w:rPr>
          <w:rFonts w:hint="default" w:eastAsiaTheme="minorEastAsia"/>
          <w:lang w:val="en-US" w:eastAsia="zh-CN"/>
        </w:rPr>
      </w:pPr>
      <w:r>
        <w:rPr>
          <w:rFonts w:hint="eastAsia" w:ascii="Times New Roman" w:hAnsi="Times New Roman"/>
          <w:b w:val="0"/>
          <w:bCs w:val="0"/>
          <w:sz w:val="24"/>
          <w:szCs w:val="24"/>
          <w:lang w:val="en-US" w:eastAsia="zh-CN"/>
        </w:rPr>
        <w:t>将DI15（即为15通道）短接</w:t>
      </w:r>
    </w:p>
    <w:p w14:paraId="7E2CD052">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4442" w:author="LKY" w:date="2026-05-19T14:16:58Z">
        <w:r>
          <w:rPr/>
          <w:drawing>
            <wp:inline distT="0" distB="0" distL="114300" distR="114300">
              <wp:extent cx="5271770" cy="3656330"/>
              <wp:effectExtent l="0" t="0" r="5080" b="1270"/>
              <wp:docPr id="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0"/>
                      <pic:cNvPicPr>
                        <a:picLocks noChangeAspect="1"/>
                      </pic:cNvPicPr>
                    </pic:nvPicPr>
                    <pic:blipFill>
                      <a:blip r:embed="rId37"/>
                      <a:stretch>
                        <a:fillRect/>
                      </a:stretch>
                    </pic:blipFill>
                    <pic:spPr>
                      <a:xfrm>
                        <a:off x="0" y="0"/>
                        <a:ext cx="5271770" cy="3656330"/>
                      </a:xfrm>
                      <a:prstGeom prst="rect">
                        <a:avLst/>
                      </a:prstGeom>
                      <a:noFill/>
                      <a:ln>
                        <a:noFill/>
                      </a:ln>
                    </pic:spPr>
                  </pic:pic>
                </a:graphicData>
              </a:graphic>
            </wp:inline>
          </w:drawing>
        </w:r>
      </w:ins>
      <w:del w:id="4444" w:author="LKY" w:date="2026-05-19T14:16:40Z">
        <w:r>
          <w:rPr/>
          <w:drawing>
            <wp:inline distT="0" distB="0" distL="114300" distR="114300">
              <wp:extent cx="5270500" cy="1935480"/>
              <wp:effectExtent l="0" t="0" r="6350" b="762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38"/>
                      <a:stretch>
                        <a:fillRect/>
                      </a:stretch>
                    </pic:blipFill>
                    <pic:spPr>
                      <a:xfrm>
                        <a:off x="0" y="0"/>
                        <a:ext cx="5270500" cy="1935480"/>
                      </a:xfrm>
                      <a:prstGeom prst="rect">
                        <a:avLst/>
                      </a:prstGeom>
                      <a:noFill/>
                      <a:ln>
                        <a:noFill/>
                      </a:ln>
                    </pic:spPr>
                  </pic:pic>
                </a:graphicData>
              </a:graphic>
            </wp:inline>
          </w:drawing>
        </w:r>
      </w:del>
    </w:p>
    <w:p w14:paraId="6BC0375D">
      <w:pPr>
        <w:pStyle w:val="12"/>
        <w:keepNext w:val="0"/>
        <w:keepLines w:val="0"/>
        <w:pageBreakBefore w:val="0"/>
        <w:widowControl w:val="0"/>
        <w:kinsoku/>
        <w:wordWrap w:val="0"/>
        <w:overflowPunct/>
        <w:topLinePunct w:val="0"/>
        <w:autoSpaceDE/>
        <w:autoSpaceDN/>
        <w:bidi w:val="0"/>
        <w:adjustRightInd/>
        <w:snapToGrid/>
        <w:spacing w:after="0"/>
        <w:jc w:val="left"/>
        <w:textAlignment w:val="auto"/>
        <w:outlineLvl w:val="9"/>
        <w:rPr>
          <w:rFonts w:hint="default"/>
          <w:lang w:val="en-US" w:eastAsia="zh-CN"/>
        </w:rPr>
      </w:pPr>
    </w:p>
    <w:p w14:paraId="1993BB1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观察N板灯亮情况，对应DI短接形成回路灯亮。对应的N116</w:t>
      </w:r>
      <w:r>
        <w:rPr>
          <w:rFonts w:hint="eastAsia" w:asciiTheme="minorEastAsia" w:hAnsiTheme="minorEastAsia" w:cstheme="minorEastAsia"/>
          <w:sz w:val="24"/>
          <w:szCs w:val="24"/>
          <w:lang w:val="en-US" w:eastAsia="zh-CN"/>
        </w:rPr>
        <w:t>2、</w:t>
      </w:r>
      <w:ins w:id="4446" w:author="LKY" w:date="2026-05-19T15:56:38Z">
        <w:r>
          <w:rPr>
            <w:rFonts w:hint="eastAsia" w:asciiTheme="minorEastAsia" w:hAnsiTheme="minorEastAsia" w:cstheme="minorEastAsia"/>
            <w:sz w:val="24"/>
            <w:szCs w:val="24"/>
            <w:lang w:val="en-US" w:eastAsia="zh-CN"/>
          </w:rPr>
          <w:t>N</w:t>
        </w:r>
      </w:ins>
      <w:ins w:id="4447" w:author="LKY" w:date="2026-05-19T15:56:40Z">
        <w:r>
          <w:rPr>
            <w:rFonts w:hint="eastAsia" w:asciiTheme="minorEastAsia" w:hAnsiTheme="minorEastAsia" w:cstheme="minorEastAsia"/>
            <w:sz w:val="24"/>
            <w:szCs w:val="24"/>
            <w:lang w:val="en-US" w:eastAsia="zh-CN"/>
          </w:rPr>
          <w:t>1</w:t>
        </w:r>
      </w:ins>
      <w:ins w:id="4448" w:author="LKY" w:date="2026-05-19T15:56:41Z">
        <w:r>
          <w:rPr>
            <w:rFonts w:hint="eastAsia" w:asciiTheme="minorEastAsia" w:hAnsiTheme="minorEastAsia" w:cstheme="minorEastAsia"/>
            <w:sz w:val="24"/>
            <w:szCs w:val="24"/>
            <w:lang w:val="en-US" w:eastAsia="zh-CN"/>
          </w:rPr>
          <w:t>16</w:t>
        </w:r>
      </w:ins>
      <w:ins w:id="4449" w:author="LKY" w:date="2026-05-19T15:56:42Z">
        <w:r>
          <w:rPr>
            <w:rFonts w:hint="eastAsia" w:asciiTheme="minorEastAsia" w:hAnsiTheme="minorEastAsia" w:cstheme="minorEastAsia"/>
            <w:sz w:val="24"/>
            <w:szCs w:val="24"/>
            <w:lang w:val="en-US" w:eastAsia="zh-CN"/>
          </w:rPr>
          <w:t>1</w:t>
        </w:r>
      </w:ins>
      <w:del w:id="4450" w:author="LKY" w:date="2026-05-19T15:56:33Z">
        <w:r>
          <w:rPr>
            <w:rFonts w:hint="eastAsia" w:asciiTheme="minorEastAsia" w:hAnsiTheme="minorEastAsia" w:cstheme="minorEastAsia"/>
            <w:sz w:val="24"/>
            <w:szCs w:val="24"/>
            <w:lang w:val="en-US" w:eastAsia="zh-CN"/>
          </w:rPr>
          <w:delText>132</w:delText>
        </w:r>
      </w:del>
      <w:del w:id="4451" w:author="LKY" w:date="2026-05-19T15:56:32Z">
        <w:r>
          <w:rPr>
            <w:rFonts w:hint="eastAsia" w:asciiTheme="minorEastAsia" w:hAnsiTheme="minorEastAsia" w:cstheme="minorEastAsia"/>
            <w:sz w:val="24"/>
            <w:szCs w:val="24"/>
            <w:lang w:val="en-US" w:eastAsia="zh-CN"/>
          </w:rPr>
          <w:delText>1</w:delText>
        </w:r>
      </w:del>
      <w:r>
        <w:rPr>
          <w:rFonts w:hint="eastAsia" w:asciiTheme="minorEastAsia" w:hAnsiTheme="minorEastAsia" w:cstheme="minorEastAsia"/>
          <w:sz w:val="24"/>
          <w:szCs w:val="24"/>
          <w:lang w:val="en-US" w:eastAsia="zh-CN"/>
        </w:rPr>
        <w:t>、1322</w:t>
      </w:r>
      <w:r>
        <w:rPr>
          <w:rFonts w:hint="eastAsia" w:asciiTheme="minorEastAsia" w:hAnsiTheme="minorEastAsia" w:eastAsiaTheme="minorEastAsia" w:cstheme="minorEastAsia"/>
          <w:sz w:val="24"/>
          <w:szCs w:val="24"/>
          <w:lang w:val="en-US" w:eastAsia="zh-CN"/>
        </w:rPr>
        <w:t>类似。</w:t>
      </w:r>
    </w:p>
    <w:p w14:paraId="5E0AB979">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453" w:author="LKY" w:date="2026-07-01T17:08:25Z"/>
          <w:rFonts w:hint="eastAsia" w:asciiTheme="minorEastAsia" w:hAnsiTheme="minorEastAsia" w:cstheme="minorEastAsia"/>
          <w:sz w:val="24"/>
          <w:szCs w:val="24"/>
          <w:lang w:val="en-US" w:eastAsia="zh-CN"/>
        </w:rPr>
        <w:pPrChange w:id="4452" w:author="LKY" w:date="2026-05-19T13:34:25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4454" w:author="LKY" w:date="2026-05-19T13:34:22Z">
        <w:r>
          <w:rPr>
            <w:rFonts w:hint="eastAsia" w:asciiTheme="minorEastAsia" w:hAnsiTheme="minorEastAsia" w:cstheme="minorEastAsia"/>
            <w:sz w:val="24"/>
            <w:szCs w:val="24"/>
            <w:lang w:val="en-US" w:eastAsia="zh-CN"/>
          </w:rPr>
          <w:t>干接点以N1163、N1323为例，短接即可和上述类似。</w:t>
        </w:r>
      </w:ins>
    </w:p>
    <w:p w14:paraId="3904C1A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456" w:author="LKY" w:date="2026-07-01T17:08:26Z"/>
          <w:rFonts w:hint="eastAsia" w:asciiTheme="minorEastAsia" w:hAnsiTheme="minorEastAsia" w:cstheme="minorEastAsia"/>
          <w:sz w:val="24"/>
          <w:szCs w:val="24"/>
          <w:lang w:val="en-US" w:eastAsia="zh-CN"/>
        </w:rPr>
        <w:pPrChange w:id="4455" w:author="LKY" w:date="2026-05-19T13:34:25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6C667EF1">
      <w:pPr>
        <w:pStyle w:val="12"/>
        <w:numPr>
          <w:ilvl w:val="0"/>
          <w:numId w:val="5"/>
        </w:numPr>
        <w:wordWrap w:val="0"/>
        <w:ind w:left="425" w:leftChars="0" w:hanging="425" w:firstLineChars="0"/>
        <w:jc w:val="left"/>
        <w:outlineLvl w:val="4"/>
        <w:rPr>
          <w:ins w:id="4457" w:author="LKY" w:date="2026-07-01T17:08:54Z"/>
          <w:rFonts w:hint="default" w:ascii="Times New Roman" w:hAnsi="Times New Roman" w:eastAsia="宋体" w:cs="Times New Roman"/>
          <w:b/>
          <w:bCs/>
          <w:sz w:val="24"/>
          <w:szCs w:val="24"/>
          <w:lang w:val="en-US" w:eastAsia="zh-CN"/>
        </w:rPr>
      </w:pPr>
      <w:ins w:id="4458" w:author="LKY" w:date="2026-07-01T17:08:54Z">
        <w:r>
          <w:rPr>
            <w:rFonts w:hint="default" w:ascii="Times New Roman" w:hAnsi="Times New Roman" w:eastAsia="宋体" w:cs="Times New Roman"/>
            <w:b/>
            <w:bCs/>
            <w:sz w:val="24"/>
            <w:szCs w:val="24"/>
            <w:lang w:val="en-US" w:eastAsia="zh-CN"/>
          </w:rPr>
          <w:t>AO使用</w:t>
        </w:r>
      </w:ins>
    </w:p>
    <w:p w14:paraId="1CB3F74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459" w:author="LKY" w:date="2026-07-01T17:08:54Z"/>
          <w:rFonts w:hint="eastAsia" w:ascii="Times New Roman" w:hAnsi="Times New Roman"/>
          <w:b w:val="0"/>
          <w:bCs w:val="0"/>
          <w:sz w:val="24"/>
          <w:szCs w:val="24"/>
          <w:lang w:val="en-US" w:eastAsia="zh-CN"/>
        </w:rPr>
      </w:pPr>
      <w:ins w:id="4460" w:author="LKY" w:date="2026-07-01T17:08:54Z">
        <w:r>
          <w:rPr>
            <w:rFonts w:hint="eastAsia" w:ascii="Times New Roman" w:hAnsi="Times New Roman"/>
            <w:b w:val="0"/>
            <w:bCs w:val="0"/>
            <w:sz w:val="24"/>
            <w:szCs w:val="24"/>
            <w:lang w:val="en-US" w:eastAsia="zh-CN"/>
          </w:rPr>
          <w:t>以N4081为例（8路输出模块单端电流），量程设为0-20mA，输入</w:t>
        </w:r>
      </w:ins>
      <w:ins w:id="4461" w:author="LKY" w:date="2026-07-01T17:08:54Z">
        <w:r>
          <w:rPr>
            <w:rFonts w:hint="eastAsia" w:ascii="Times New Roman" w:hAnsi="Times New Roman"/>
            <w:b w:val="0"/>
            <w:bCs w:val="0"/>
            <w:color w:val="0000FF"/>
            <w:sz w:val="24"/>
            <w:szCs w:val="24"/>
            <w:lang w:val="en-US" w:eastAsia="zh-CN"/>
          </w:rPr>
          <w:t>ion show</w:t>
        </w:r>
      </w:ins>
      <w:ins w:id="4462" w:author="LKY" w:date="2026-07-01T17:08:54Z">
        <w:r>
          <w:rPr>
            <w:rFonts w:hint="eastAsia" w:ascii="Times New Roman" w:hAnsi="Times New Roman"/>
            <w:b w:val="0"/>
            <w:bCs w:val="0"/>
            <w:sz w:val="24"/>
            <w:szCs w:val="24"/>
            <w:lang w:val="en-US" w:eastAsia="zh-CN"/>
          </w:rPr>
          <w:t>查看信息。</w:t>
        </w:r>
      </w:ins>
    </w:p>
    <w:p w14:paraId="2734C85B">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463" w:author="LKY" w:date="2026-07-01T17:08:54Z"/>
          <w:rFonts w:hint="default" w:ascii="Times New Roman" w:hAnsi="Times New Roman"/>
          <w:b w:val="0"/>
          <w:bCs w:val="0"/>
          <w:sz w:val="24"/>
          <w:szCs w:val="24"/>
          <w:lang w:val="en-US" w:eastAsia="zh-CN"/>
        </w:rPr>
      </w:pPr>
      <w:ins w:id="4464" w:author="LKY" w:date="2026-07-01T17:08:54Z">
        <w:r>
          <w:rPr>
            <w:rFonts w:hint="default" w:ascii="Times New Roman" w:hAnsi="Times New Roman"/>
            <w:b w:val="0"/>
            <w:bCs w:val="0"/>
            <w:sz w:val="24"/>
            <w:szCs w:val="24"/>
            <w:shd w:val="clear" w:color="auto" w:fill="auto"/>
            <w:lang w:val="en-US" w:eastAsia="zh-CN"/>
          </w:rPr>
          <w:t>root@</w:t>
        </w:r>
      </w:ins>
      <w:ins w:id="4465" w:author="LKY" w:date="2026-07-01T17:08:54Z">
        <w:r>
          <w:rPr>
            <w:rFonts w:hint="eastAsia" w:ascii="Times New Roman" w:hAnsi="Times New Roman"/>
            <w:b w:val="0"/>
            <w:bCs w:val="0"/>
            <w:sz w:val="24"/>
            <w:szCs w:val="24"/>
            <w:shd w:val="clear" w:color="auto" w:fill="auto"/>
            <w:lang w:val="en-US" w:eastAsia="zh-CN"/>
          </w:rPr>
          <w:t>bliiot</w:t>
        </w:r>
      </w:ins>
      <w:ins w:id="4466" w:author="LKY" w:date="2026-07-01T17:08:54Z">
        <w:r>
          <w:rPr>
            <w:rFonts w:hint="default" w:ascii="Times New Roman" w:hAnsi="Times New Roman"/>
            <w:b w:val="0"/>
            <w:bCs w:val="0"/>
            <w:sz w:val="24"/>
            <w:szCs w:val="24"/>
            <w:shd w:val="clear" w:color="auto" w:fill="auto"/>
            <w:lang w:val="en-US" w:eastAsia="zh-CN"/>
          </w:rPr>
          <w:t xml:space="preserve">:/# </w:t>
        </w:r>
      </w:ins>
      <w:ins w:id="4467" w:author="LKY" w:date="2026-07-01T17:08:54Z">
        <w:r>
          <w:rPr>
            <w:rFonts w:hint="eastAsia" w:ascii="Times New Roman" w:hAnsi="Times New Roman"/>
            <w:b w:val="0"/>
            <w:bCs w:val="0"/>
            <w:color w:val="0000FF"/>
            <w:sz w:val="24"/>
            <w:szCs w:val="24"/>
            <w:shd w:val="clear" w:color="auto" w:fill="auto"/>
            <w:lang w:val="en-US" w:eastAsia="zh-CN"/>
          </w:rPr>
          <w:t xml:space="preserve">ion show  </w:t>
        </w:r>
      </w:ins>
    </w:p>
    <w:p w14:paraId="00688335">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468" w:author="LKY" w:date="2026-07-01T17:08:54Z"/>
        </w:rPr>
      </w:pPr>
      <w:ins w:id="4469" w:author="L" w:date="2026-07-02T15:43:23Z">
        <w:r>
          <w:rPr/>
          <w:drawing>
            <wp:inline distT="0" distB="0" distL="114300" distR="114300">
              <wp:extent cx="5271135" cy="1064260"/>
              <wp:effectExtent l="0" t="0" r="5715" b="2540"/>
              <wp:docPr id="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
                      <pic:cNvPicPr>
                        <a:picLocks noChangeAspect="1"/>
                      </pic:cNvPicPr>
                    </pic:nvPicPr>
                    <pic:blipFill>
                      <a:blip r:embed="rId39"/>
                      <a:stretch>
                        <a:fillRect/>
                      </a:stretch>
                    </pic:blipFill>
                    <pic:spPr>
                      <a:xfrm>
                        <a:off x="0" y="0"/>
                        <a:ext cx="5271135" cy="1064260"/>
                      </a:xfrm>
                      <a:prstGeom prst="rect">
                        <a:avLst/>
                      </a:prstGeom>
                      <a:noFill/>
                      <a:ln>
                        <a:noFill/>
                      </a:ln>
                    </pic:spPr>
                  </pic:pic>
                </a:graphicData>
              </a:graphic>
            </wp:inline>
          </w:drawing>
        </w:r>
      </w:ins>
    </w:p>
    <w:p w14:paraId="37E3F7D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471" w:author="LKY" w:date="2026-07-01T17:08:54Z"/>
          <w:rFonts w:hint="eastAsia" w:ascii="Times New Roman" w:hAnsi="Times New Roman"/>
          <w:b w:val="0"/>
          <w:bCs w:val="0"/>
          <w:sz w:val="24"/>
          <w:szCs w:val="24"/>
          <w:lang w:val="en-US" w:eastAsia="zh-CN"/>
        </w:rPr>
      </w:pPr>
      <w:ins w:id="4472" w:author="LKY" w:date="2026-07-01T17:08:54Z">
        <w:r>
          <w:rPr>
            <w:rFonts w:hint="eastAsia" w:ascii="Times New Roman" w:hAnsi="Times New Roman"/>
            <w:b w:val="0"/>
            <w:bCs w:val="0"/>
            <w:sz w:val="24"/>
            <w:szCs w:val="24"/>
            <w:lang w:val="en-US" w:eastAsia="zh-CN"/>
          </w:rPr>
          <w:t>也可通过get命令获取通道值：</w:t>
        </w:r>
      </w:ins>
    </w:p>
    <w:p w14:paraId="68070D0F">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473" w:author="LKY" w:date="2026-07-01T17:08:54Z"/>
          <w:rFonts w:hint="default" w:ascii="Times New Roman" w:hAnsi="Times New Roman"/>
          <w:b w:val="0"/>
          <w:bCs w:val="0"/>
          <w:sz w:val="24"/>
          <w:szCs w:val="24"/>
          <w:lang w:val="en-US" w:eastAsia="zh-CN"/>
        </w:rPr>
      </w:pPr>
      <w:ins w:id="4474" w:author="LKY" w:date="2026-07-01T17:08:54Z">
        <w:r>
          <w:rPr>
            <w:rFonts w:hint="default" w:ascii="Times New Roman" w:hAnsi="Times New Roman"/>
            <w:b w:val="0"/>
            <w:bCs w:val="0"/>
            <w:sz w:val="24"/>
            <w:szCs w:val="24"/>
            <w:lang w:val="en-US" w:eastAsia="zh-CN"/>
          </w:rPr>
          <w:t>root@</w:t>
        </w:r>
      </w:ins>
      <w:ins w:id="4475" w:author="LKY" w:date="2026-07-01T17:08:54Z">
        <w:r>
          <w:rPr>
            <w:rFonts w:hint="eastAsia" w:ascii="Times New Roman" w:hAnsi="Times New Roman"/>
            <w:b w:val="0"/>
            <w:bCs w:val="0"/>
            <w:sz w:val="24"/>
            <w:szCs w:val="24"/>
            <w:lang w:val="en-US" w:eastAsia="zh-CN"/>
          </w:rPr>
          <w:t>bliiot</w:t>
        </w:r>
      </w:ins>
      <w:ins w:id="4476" w:author="LKY" w:date="2026-07-01T17:08:54Z">
        <w:r>
          <w:rPr>
            <w:rFonts w:hint="default" w:ascii="Times New Roman" w:hAnsi="Times New Roman"/>
            <w:b w:val="0"/>
            <w:bCs w:val="0"/>
            <w:sz w:val="24"/>
            <w:szCs w:val="24"/>
            <w:lang w:val="en-US" w:eastAsia="zh-CN"/>
          </w:rPr>
          <w:t xml:space="preserve">:/# </w:t>
        </w:r>
      </w:ins>
      <w:ins w:id="4477" w:author="LKY" w:date="2026-07-01T17:08:54Z">
        <w:r>
          <w:rPr>
            <w:rFonts w:hint="eastAsia" w:ascii="Times New Roman" w:hAnsi="Times New Roman"/>
            <w:b w:val="0"/>
            <w:bCs w:val="0"/>
            <w:color w:val="0000FF"/>
            <w:sz w:val="24"/>
            <w:szCs w:val="24"/>
            <w:lang w:val="en-US" w:eastAsia="zh-CN"/>
          </w:rPr>
          <w:t>ion</w:t>
        </w:r>
      </w:ins>
      <w:ins w:id="4478" w:author="LKY" w:date="2026-07-01T17:08:54Z">
        <w:r>
          <w:rPr>
            <w:rFonts w:hint="default" w:ascii="Times New Roman" w:hAnsi="Times New Roman"/>
            <w:b w:val="0"/>
            <w:bCs w:val="0"/>
            <w:color w:val="0000FF"/>
            <w:sz w:val="24"/>
            <w:szCs w:val="24"/>
            <w:lang w:val="en-US" w:eastAsia="zh-CN"/>
          </w:rPr>
          <w:t xml:space="preserve"> get </w:t>
        </w:r>
      </w:ins>
      <w:ins w:id="4479" w:author="LKY" w:date="2026-07-01T17:08:54Z">
        <w:r>
          <w:rPr>
            <w:rFonts w:hint="eastAsia" w:ascii="Times New Roman" w:hAnsi="Times New Roman"/>
            <w:b w:val="0"/>
            <w:bCs w:val="0"/>
            <w:color w:val="0000FF"/>
            <w:sz w:val="24"/>
            <w:szCs w:val="24"/>
            <w:lang w:val="en-US" w:eastAsia="zh-CN"/>
          </w:rPr>
          <w:t>4000    //</w:t>
        </w:r>
      </w:ins>
      <w:ins w:id="4480" w:author="LKY" w:date="2026-07-01T17:08:54Z">
        <w:r>
          <w:rPr>
            <w:rFonts w:hint="eastAsia" w:ascii="Times New Roman" w:hAnsi="Times New Roman"/>
            <w:b w:val="0"/>
            <w:bCs w:val="0"/>
            <w:color w:val="auto"/>
            <w:sz w:val="24"/>
            <w:szCs w:val="24"/>
            <w:lang w:val="en-US" w:eastAsia="zh-CN"/>
          </w:rPr>
          <w:t>通过address查看</w:t>
        </w:r>
      </w:ins>
    </w:p>
    <w:p w14:paraId="5CCD1368">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481" w:author="LKY" w:date="2026-07-01T17:08:54Z"/>
          <w:rFonts w:hint="eastAsia" w:ascii="Times New Roman" w:hAnsi="Times New Roman"/>
          <w:b w:val="0"/>
          <w:bCs w:val="0"/>
          <w:sz w:val="24"/>
          <w:szCs w:val="24"/>
          <w:lang w:val="en-US" w:eastAsia="zh-CN"/>
        </w:rPr>
      </w:pPr>
      <w:ins w:id="4482" w:author="LKY" w:date="2026-07-01T17:08:54Z">
        <w:r>
          <w:rPr>
            <w:rFonts w:hint="default" w:ascii="Times New Roman" w:hAnsi="Times New Roman"/>
            <w:b w:val="0"/>
            <w:bCs w:val="0"/>
            <w:sz w:val="24"/>
            <w:szCs w:val="24"/>
            <w:lang w:val="en-US" w:eastAsia="zh-CN"/>
          </w:rPr>
          <w:t xml:space="preserve">address </w:t>
        </w:r>
      </w:ins>
      <w:ins w:id="4483" w:author="LKY" w:date="2026-07-01T17:08:54Z">
        <w:r>
          <w:rPr>
            <w:rFonts w:hint="eastAsia" w:ascii="Times New Roman" w:hAnsi="Times New Roman"/>
            <w:b w:val="0"/>
            <w:bCs w:val="0"/>
            <w:sz w:val="24"/>
            <w:szCs w:val="24"/>
            <w:lang w:val="en-US" w:eastAsia="zh-CN"/>
          </w:rPr>
          <w:t>4000</w:t>
        </w:r>
      </w:ins>
      <w:ins w:id="4484" w:author="LKY" w:date="2026-07-01T17:08:54Z">
        <w:r>
          <w:rPr>
            <w:rFonts w:hint="default" w:ascii="Times New Roman" w:hAnsi="Times New Roman"/>
            <w:b w:val="0"/>
            <w:bCs w:val="0"/>
            <w:sz w:val="24"/>
            <w:szCs w:val="24"/>
            <w:lang w:val="en-US" w:eastAsia="zh-CN"/>
          </w:rPr>
          <w:t xml:space="preserve"> value </w:t>
        </w:r>
      </w:ins>
      <w:ins w:id="4485" w:author="LKY" w:date="2026-07-01T17:08:54Z">
        <w:r>
          <w:rPr>
            <w:rFonts w:hint="eastAsia" w:ascii="Times New Roman" w:hAnsi="Times New Roman"/>
            <w:b w:val="0"/>
            <w:bCs w:val="0"/>
            <w:sz w:val="24"/>
            <w:szCs w:val="24"/>
            <w:lang w:val="en-US" w:eastAsia="zh-CN"/>
          </w:rPr>
          <w:t>0</w:t>
        </w:r>
      </w:ins>
    </w:p>
    <w:p w14:paraId="5AB1E6EF">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ins w:id="4486" w:author="LKY" w:date="2026-07-01T17:08:54Z"/>
        </w:rPr>
      </w:pPr>
      <w:ins w:id="4487" w:author="L" w:date="2026-07-02T15:46:48Z">
        <w:r>
          <w:rPr/>
          <w:drawing>
            <wp:inline distT="0" distB="0" distL="114300" distR="114300">
              <wp:extent cx="5269865" cy="236220"/>
              <wp:effectExtent l="0" t="0" r="6985" b="11430"/>
              <wp:docPr id="1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4"/>
                      <pic:cNvPicPr>
                        <a:picLocks noChangeAspect="1"/>
                      </pic:cNvPicPr>
                    </pic:nvPicPr>
                    <pic:blipFill>
                      <a:blip r:embed="rId40"/>
                      <a:stretch>
                        <a:fillRect/>
                      </a:stretch>
                    </pic:blipFill>
                    <pic:spPr>
                      <a:xfrm>
                        <a:off x="0" y="0"/>
                        <a:ext cx="5269865" cy="236220"/>
                      </a:xfrm>
                      <a:prstGeom prst="rect">
                        <a:avLst/>
                      </a:prstGeom>
                      <a:noFill/>
                      <a:ln>
                        <a:noFill/>
                      </a:ln>
                    </pic:spPr>
                  </pic:pic>
                </a:graphicData>
              </a:graphic>
            </wp:inline>
          </w:drawing>
        </w:r>
      </w:ins>
      <w:ins w:id="4489" w:author="LKY" w:date="2026-07-01T17:08:54Z">
        <w:del w:id="4490" w:author="L" w:date="2026-07-02T15:46:25Z">
          <w:r>
            <w:rPr/>
            <w:drawing>
              <wp:inline distT="0" distB="0" distL="114300" distR="114300">
                <wp:extent cx="5269230" cy="247015"/>
                <wp:effectExtent l="0" t="0" r="7620" b="635"/>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41"/>
                        <a:stretch>
                          <a:fillRect/>
                        </a:stretch>
                      </pic:blipFill>
                      <pic:spPr>
                        <a:xfrm>
                          <a:off x="0" y="0"/>
                          <a:ext cx="5269230" cy="247015"/>
                        </a:xfrm>
                        <a:prstGeom prst="rect">
                          <a:avLst/>
                        </a:prstGeom>
                        <a:noFill/>
                        <a:ln>
                          <a:noFill/>
                        </a:ln>
                      </pic:spPr>
                    </pic:pic>
                  </a:graphicData>
                </a:graphic>
              </wp:inline>
            </w:drawing>
          </w:r>
        </w:del>
      </w:ins>
    </w:p>
    <w:p w14:paraId="667E52CC">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493" w:author="LKY" w:date="2026-07-01T17:08:54Z"/>
          <w:rFonts w:hint="eastAsia" w:ascii="Times New Roman" w:hAnsi="Times New Roman"/>
          <w:b w:val="0"/>
          <w:bCs w:val="0"/>
          <w:color w:val="auto"/>
          <w:sz w:val="24"/>
          <w:szCs w:val="24"/>
          <w:lang w:val="en-US" w:eastAsia="zh-CN"/>
        </w:rPr>
      </w:pPr>
      <w:ins w:id="4494" w:author="LKY" w:date="2026-07-01T17:08:54Z">
        <w:r>
          <w:rPr>
            <w:rFonts w:hint="default" w:ascii="Times New Roman" w:hAnsi="Times New Roman"/>
            <w:b w:val="0"/>
            <w:bCs w:val="0"/>
            <w:sz w:val="24"/>
            <w:szCs w:val="24"/>
            <w:lang w:val="en-US" w:eastAsia="zh-CN"/>
          </w:rPr>
          <w:t>root@</w:t>
        </w:r>
      </w:ins>
      <w:ins w:id="4495" w:author="LKY" w:date="2026-07-01T17:08:54Z">
        <w:r>
          <w:rPr>
            <w:rFonts w:hint="eastAsia" w:ascii="Times New Roman" w:hAnsi="Times New Roman"/>
            <w:b w:val="0"/>
            <w:bCs w:val="0"/>
            <w:sz w:val="24"/>
            <w:szCs w:val="24"/>
            <w:lang w:val="en-US" w:eastAsia="zh-CN"/>
          </w:rPr>
          <w:t>bliiot</w:t>
        </w:r>
      </w:ins>
      <w:ins w:id="4496" w:author="LKY" w:date="2026-07-01T17:08:54Z">
        <w:r>
          <w:rPr>
            <w:rFonts w:hint="default" w:ascii="Times New Roman" w:hAnsi="Times New Roman"/>
            <w:b w:val="0"/>
            <w:bCs w:val="0"/>
            <w:sz w:val="24"/>
            <w:szCs w:val="24"/>
            <w:lang w:val="en-US" w:eastAsia="zh-CN"/>
          </w:rPr>
          <w:t xml:space="preserve">:/# </w:t>
        </w:r>
      </w:ins>
      <w:ins w:id="4497" w:author="LKY" w:date="2026-07-01T17:08:54Z">
        <w:r>
          <w:rPr>
            <w:rFonts w:hint="eastAsia" w:ascii="Times New Roman" w:hAnsi="Times New Roman"/>
            <w:b w:val="0"/>
            <w:bCs w:val="0"/>
            <w:color w:val="0000FF"/>
            <w:sz w:val="24"/>
            <w:szCs w:val="24"/>
            <w:lang w:val="en-US" w:eastAsia="zh-CN"/>
          </w:rPr>
          <w:t>ion</w:t>
        </w:r>
      </w:ins>
      <w:ins w:id="4498" w:author="LKY" w:date="2026-07-01T17:08:54Z">
        <w:r>
          <w:rPr>
            <w:rFonts w:hint="default" w:ascii="Times New Roman" w:hAnsi="Times New Roman"/>
            <w:b w:val="0"/>
            <w:bCs w:val="0"/>
            <w:color w:val="0000FF"/>
            <w:sz w:val="24"/>
            <w:szCs w:val="24"/>
            <w:lang w:val="en-US" w:eastAsia="zh-CN"/>
          </w:rPr>
          <w:t xml:space="preserve"> </w:t>
        </w:r>
      </w:ins>
      <w:ins w:id="4499" w:author="LKY" w:date="2026-07-01T17:08:54Z">
        <w:r>
          <w:rPr>
            <w:rFonts w:hint="eastAsia" w:ascii="Times New Roman" w:hAnsi="Times New Roman"/>
            <w:b w:val="0"/>
            <w:bCs w:val="0"/>
            <w:color w:val="0000FF"/>
            <w:sz w:val="24"/>
            <w:szCs w:val="24"/>
            <w:lang w:val="en-US" w:eastAsia="zh-CN"/>
          </w:rPr>
          <w:t>s</w:t>
        </w:r>
      </w:ins>
      <w:ins w:id="4500" w:author="LKY" w:date="2026-07-01T17:08:54Z">
        <w:r>
          <w:rPr>
            <w:rFonts w:hint="default" w:ascii="Times New Roman" w:hAnsi="Times New Roman"/>
            <w:b w:val="0"/>
            <w:bCs w:val="0"/>
            <w:color w:val="0000FF"/>
            <w:sz w:val="24"/>
            <w:szCs w:val="24"/>
            <w:lang w:val="en-US" w:eastAsia="zh-CN"/>
          </w:rPr>
          <w:t xml:space="preserve">et </w:t>
        </w:r>
      </w:ins>
      <w:ins w:id="4501" w:author="LKY" w:date="2026-07-01T17:08:54Z">
        <w:r>
          <w:rPr>
            <w:rFonts w:hint="eastAsia" w:ascii="Times New Roman" w:hAnsi="Times New Roman"/>
            <w:b w:val="0"/>
            <w:bCs w:val="0"/>
            <w:color w:val="0000FF"/>
            <w:sz w:val="24"/>
            <w:szCs w:val="24"/>
            <w:lang w:val="en-US" w:eastAsia="zh-CN"/>
          </w:rPr>
          <w:t>4000 10    //</w:t>
        </w:r>
      </w:ins>
      <w:ins w:id="4502" w:author="LKY" w:date="2026-07-01T17:08:54Z">
        <w:r>
          <w:rPr>
            <w:rFonts w:hint="eastAsia" w:ascii="Times New Roman" w:hAnsi="Times New Roman"/>
            <w:b w:val="0"/>
            <w:bCs w:val="0"/>
            <w:color w:val="auto"/>
            <w:sz w:val="24"/>
            <w:szCs w:val="24"/>
            <w:lang w:val="en-US" w:eastAsia="zh-CN"/>
          </w:rPr>
          <w:t>通过address设置输出10mA</w:t>
        </w:r>
      </w:ins>
    </w:p>
    <w:p w14:paraId="046B278F">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03" w:author="LKY" w:date="2026-07-01T17:08:54Z"/>
          <w:rFonts w:hint="default" w:ascii="Times New Roman" w:hAnsi="Times New Roman"/>
          <w:b w:val="0"/>
          <w:bCs w:val="0"/>
          <w:color w:val="auto"/>
          <w:sz w:val="24"/>
          <w:szCs w:val="24"/>
          <w:lang w:val="en-US" w:eastAsia="zh-CN"/>
        </w:rPr>
      </w:pPr>
      <w:ins w:id="4504" w:author="LKY" w:date="2026-07-01T17:08:54Z">
        <w:r>
          <w:rPr>
            <w:rFonts w:hint="default" w:ascii="Times New Roman" w:hAnsi="Times New Roman"/>
            <w:b w:val="0"/>
            <w:bCs w:val="0"/>
            <w:sz w:val="24"/>
            <w:szCs w:val="24"/>
            <w:lang w:val="en-US" w:eastAsia="zh-CN"/>
          </w:rPr>
          <w:t>root@</w:t>
        </w:r>
      </w:ins>
      <w:ins w:id="4505" w:author="LKY" w:date="2026-07-01T17:08:54Z">
        <w:r>
          <w:rPr>
            <w:rFonts w:hint="eastAsia" w:ascii="Times New Roman" w:hAnsi="Times New Roman"/>
            <w:b w:val="0"/>
            <w:bCs w:val="0"/>
            <w:sz w:val="24"/>
            <w:szCs w:val="24"/>
            <w:lang w:val="en-US" w:eastAsia="zh-CN"/>
          </w:rPr>
          <w:t>bliiot</w:t>
        </w:r>
      </w:ins>
      <w:ins w:id="4506" w:author="LKY" w:date="2026-07-01T17:08:54Z">
        <w:r>
          <w:rPr>
            <w:rFonts w:hint="default" w:ascii="Times New Roman" w:hAnsi="Times New Roman"/>
            <w:b w:val="0"/>
            <w:bCs w:val="0"/>
            <w:sz w:val="24"/>
            <w:szCs w:val="24"/>
            <w:lang w:val="en-US" w:eastAsia="zh-CN"/>
          </w:rPr>
          <w:t xml:space="preserve">:/# </w:t>
        </w:r>
      </w:ins>
      <w:ins w:id="4507" w:author="LKY" w:date="2026-07-01T17:08:54Z">
        <w:r>
          <w:rPr>
            <w:rFonts w:hint="eastAsia" w:ascii="Times New Roman" w:hAnsi="Times New Roman"/>
            <w:b w:val="0"/>
            <w:bCs w:val="0"/>
            <w:color w:val="0000FF"/>
            <w:sz w:val="24"/>
            <w:szCs w:val="24"/>
            <w:lang w:val="en-US" w:eastAsia="zh-CN"/>
          </w:rPr>
          <w:t>ion</w:t>
        </w:r>
      </w:ins>
      <w:ins w:id="4508" w:author="LKY" w:date="2026-07-01T17:08:54Z">
        <w:r>
          <w:rPr>
            <w:rFonts w:hint="default" w:ascii="Times New Roman" w:hAnsi="Times New Roman"/>
            <w:b w:val="0"/>
            <w:bCs w:val="0"/>
            <w:color w:val="0000FF"/>
            <w:sz w:val="24"/>
            <w:szCs w:val="24"/>
            <w:lang w:val="en-US" w:eastAsia="zh-CN"/>
          </w:rPr>
          <w:t xml:space="preserve"> get </w:t>
        </w:r>
      </w:ins>
      <w:ins w:id="4509" w:author="LKY" w:date="2026-07-01T17:08:54Z">
        <w:r>
          <w:rPr>
            <w:rFonts w:hint="eastAsia" w:ascii="Times New Roman" w:hAnsi="Times New Roman"/>
            <w:b w:val="0"/>
            <w:bCs w:val="0"/>
            <w:color w:val="0000FF"/>
            <w:sz w:val="24"/>
            <w:szCs w:val="24"/>
            <w:lang w:val="en-US" w:eastAsia="zh-CN"/>
          </w:rPr>
          <w:t>4000    //</w:t>
        </w:r>
      </w:ins>
      <w:ins w:id="4510" w:author="LKY" w:date="2026-07-01T17:08:54Z">
        <w:r>
          <w:rPr>
            <w:rFonts w:hint="eastAsia" w:ascii="Times New Roman" w:hAnsi="Times New Roman"/>
            <w:b w:val="0"/>
            <w:bCs w:val="0"/>
            <w:color w:val="auto"/>
            <w:sz w:val="24"/>
            <w:szCs w:val="24"/>
            <w:lang w:val="en-US" w:eastAsia="zh-CN"/>
          </w:rPr>
          <w:t>通过address查看</w:t>
        </w:r>
      </w:ins>
    </w:p>
    <w:p w14:paraId="57B33370">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511" w:author="LKY" w:date="2026-07-01T17:08:54Z"/>
        </w:rPr>
      </w:pPr>
      <w:ins w:id="4512" w:author="L" w:date="2026-07-02T15:47:15Z">
        <w:r>
          <w:rPr/>
          <w:drawing>
            <wp:inline distT="0" distB="0" distL="114300" distR="114300">
              <wp:extent cx="5272405" cy="338455"/>
              <wp:effectExtent l="0" t="0" r="4445" b="4445"/>
              <wp:docPr id="1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
                      <pic:cNvPicPr>
                        <a:picLocks noChangeAspect="1"/>
                      </pic:cNvPicPr>
                    </pic:nvPicPr>
                    <pic:blipFill>
                      <a:blip r:embed="rId42"/>
                      <a:stretch>
                        <a:fillRect/>
                      </a:stretch>
                    </pic:blipFill>
                    <pic:spPr>
                      <a:xfrm>
                        <a:off x="0" y="0"/>
                        <a:ext cx="5272405" cy="338455"/>
                      </a:xfrm>
                      <a:prstGeom prst="rect">
                        <a:avLst/>
                      </a:prstGeom>
                      <a:noFill/>
                      <a:ln>
                        <a:noFill/>
                      </a:ln>
                    </pic:spPr>
                  </pic:pic>
                </a:graphicData>
              </a:graphic>
            </wp:inline>
          </w:drawing>
        </w:r>
      </w:ins>
      <w:ins w:id="4514" w:author="LKY" w:date="2026-07-01T17:08:54Z">
        <w:del w:id="4515" w:author="L" w:date="2026-07-02T15:47:14Z">
          <w:r>
            <w:rPr/>
            <w:drawing>
              <wp:inline distT="0" distB="0" distL="114300" distR="114300">
                <wp:extent cx="5269865" cy="449580"/>
                <wp:effectExtent l="0" t="0" r="6985" b="7620"/>
                <wp:docPr id="1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
                        <pic:cNvPicPr>
                          <a:picLocks noChangeAspect="1"/>
                        </pic:cNvPicPr>
                      </pic:nvPicPr>
                      <pic:blipFill>
                        <a:blip r:embed="rId43"/>
                        <a:stretch>
                          <a:fillRect/>
                        </a:stretch>
                      </pic:blipFill>
                      <pic:spPr>
                        <a:xfrm>
                          <a:off x="0" y="0"/>
                          <a:ext cx="5269865" cy="449580"/>
                        </a:xfrm>
                        <a:prstGeom prst="rect">
                          <a:avLst/>
                        </a:prstGeom>
                        <a:noFill/>
                        <a:ln>
                          <a:noFill/>
                        </a:ln>
                      </pic:spPr>
                    </pic:pic>
                  </a:graphicData>
                </a:graphic>
              </wp:inline>
            </w:drawing>
          </w:r>
        </w:del>
      </w:ins>
    </w:p>
    <w:p w14:paraId="18012E4A">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518" w:author="LKY" w:date="2026-07-01T17:08:54Z"/>
          <w:rFonts w:hint="default"/>
          <w:sz w:val="24"/>
          <w:lang w:val="en-US" w:eastAsia="zh-CN"/>
        </w:rPr>
      </w:pPr>
      <w:ins w:id="4519" w:author="LKY" w:date="2026-07-01T17:08:54Z">
        <w:r>
          <w:rPr>
            <w:rFonts w:hint="eastAsia"/>
            <w:sz w:val="24"/>
            <w:lang w:val="en-US" w:eastAsia="zh-CN"/>
          </w:rPr>
          <w:t>通过高精度万用表直流电流档查看实际值与设置值是否相符,若显示值与理论值的偏差在允许误差范围内，即视为校准通过。</w:t>
        </w:r>
      </w:ins>
    </w:p>
    <w:p w14:paraId="67BE7CDE">
      <w:pPr>
        <w:keepNext w:val="0"/>
        <w:keepLines w:val="0"/>
        <w:pageBreakBefore w:val="0"/>
        <w:widowControl w:val="0"/>
        <w:kinsoku/>
        <w:overflowPunct/>
        <w:topLinePunct w:val="0"/>
        <w:autoSpaceDE/>
        <w:autoSpaceDN/>
        <w:bidi w:val="0"/>
        <w:adjustRightInd/>
        <w:snapToGrid/>
        <w:spacing w:line="360" w:lineRule="auto"/>
        <w:ind w:firstLine="420" w:firstLineChars="0"/>
        <w:textAlignment w:val="auto"/>
        <w:rPr>
          <w:ins w:id="4520" w:author="LKY" w:date="2026-07-01T17:08:54Z"/>
          <w:rFonts w:hint="eastAsia"/>
          <w:sz w:val="24"/>
          <w:lang w:val="en-US" w:eastAsia="zh-CN"/>
        </w:rPr>
      </w:pPr>
      <w:ins w:id="4521" w:author="LKY" w:date="2026-07-01T17:08:54Z">
        <w:r>
          <w:rPr>
            <w:rFonts w:hint="eastAsia"/>
            <w:sz w:val="24"/>
            <w:lang w:val="en-US" w:eastAsia="zh-CN"/>
          </w:rPr>
          <w:t>对应的N4086差分输出电压类似。</w:t>
        </w:r>
      </w:ins>
    </w:p>
    <w:p w14:paraId="5AF76F75">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522" w:author="LKY" w:date="2026-07-01T17:08:54Z"/>
          <w:rFonts w:hint="default"/>
          <w:sz w:val="24"/>
          <w:lang w:val="en-US" w:eastAsia="zh-CN"/>
        </w:rPr>
      </w:pPr>
      <w:ins w:id="4523" w:author="L" w:date="2026-07-02T15:38:38Z">
        <w:r>
          <w:rPr/>
          <w:drawing>
            <wp:inline distT="0" distB="0" distL="114300" distR="114300">
              <wp:extent cx="5270500" cy="1243330"/>
              <wp:effectExtent l="0" t="0" r="6350" b="1397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44"/>
                      <a:stretch>
                        <a:fillRect/>
                      </a:stretch>
                    </pic:blipFill>
                    <pic:spPr>
                      <a:xfrm>
                        <a:off x="0" y="0"/>
                        <a:ext cx="5270500" cy="1243330"/>
                      </a:xfrm>
                      <a:prstGeom prst="rect">
                        <a:avLst/>
                      </a:prstGeom>
                      <a:noFill/>
                      <a:ln>
                        <a:noFill/>
                      </a:ln>
                    </pic:spPr>
                  </pic:pic>
                </a:graphicData>
              </a:graphic>
            </wp:inline>
          </w:drawing>
        </w:r>
      </w:ins>
      <w:ins w:id="4525" w:author="LKY" w:date="2026-07-01T17:08:54Z">
        <w:del w:id="4526" w:author="L" w:date="2026-07-02T15:38:37Z">
          <w:r>
            <w:rPr/>
            <w:drawing>
              <wp:inline distT="0" distB="0" distL="114300" distR="114300">
                <wp:extent cx="5270500" cy="1236345"/>
                <wp:effectExtent l="0" t="0" r="6350" b="1905"/>
                <wp:docPr id="1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4"/>
                        <pic:cNvPicPr>
                          <a:picLocks noChangeAspect="1"/>
                        </pic:cNvPicPr>
                      </pic:nvPicPr>
                      <pic:blipFill>
                        <a:blip r:embed="rId45"/>
                        <a:stretch>
                          <a:fillRect/>
                        </a:stretch>
                      </pic:blipFill>
                      <pic:spPr>
                        <a:xfrm>
                          <a:off x="0" y="0"/>
                          <a:ext cx="5270500" cy="1236345"/>
                        </a:xfrm>
                        <a:prstGeom prst="rect">
                          <a:avLst/>
                        </a:prstGeom>
                        <a:noFill/>
                        <a:ln>
                          <a:noFill/>
                        </a:ln>
                      </pic:spPr>
                    </pic:pic>
                  </a:graphicData>
                </a:graphic>
              </wp:inline>
            </w:drawing>
          </w:r>
        </w:del>
      </w:ins>
    </w:p>
    <w:p w14:paraId="76DBB666">
      <w:pPr>
        <w:pStyle w:val="12"/>
        <w:numPr>
          <w:ilvl w:val="0"/>
          <w:numId w:val="5"/>
        </w:numPr>
        <w:wordWrap w:val="0"/>
        <w:ind w:left="425" w:leftChars="0" w:hanging="425" w:firstLineChars="0"/>
        <w:jc w:val="left"/>
        <w:outlineLvl w:val="4"/>
        <w:rPr>
          <w:ins w:id="4529" w:author="LKY" w:date="2026-07-01T17:08:54Z"/>
          <w:rFonts w:hint="default" w:ascii="Times New Roman" w:hAnsi="Times New Roman" w:eastAsia="宋体" w:cs="Times New Roman"/>
          <w:b/>
          <w:bCs/>
          <w:sz w:val="24"/>
          <w:szCs w:val="24"/>
          <w:lang w:val="en-US" w:eastAsia="zh-CN"/>
        </w:rPr>
      </w:pPr>
      <w:ins w:id="4530" w:author="LKY" w:date="2026-07-01T17:08:54Z">
        <w:r>
          <w:rPr>
            <w:rFonts w:hint="default" w:ascii="Times New Roman" w:hAnsi="Times New Roman" w:eastAsia="宋体" w:cs="Times New Roman"/>
            <w:b/>
            <w:bCs/>
            <w:sz w:val="24"/>
            <w:szCs w:val="24"/>
            <w:lang w:val="en-US" w:eastAsia="zh-CN"/>
          </w:rPr>
          <w:t>AI使用</w:t>
        </w:r>
      </w:ins>
    </w:p>
    <w:p w14:paraId="124B9D0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31" w:author="LKY" w:date="2026-07-01T17:08:54Z"/>
          <w:rFonts w:hint="eastAsia" w:ascii="Times New Roman" w:hAnsi="Times New Roman"/>
          <w:b w:val="0"/>
          <w:bCs w:val="0"/>
          <w:sz w:val="24"/>
          <w:szCs w:val="24"/>
          <w:lang w:val="en-US" w:eastAsia="zh-CN"/>
        </w:rPr>
      </w:pPr>
      <w:ins w:id="4532" w:author="LKY" w:date="2026-07-01T17:08:54Z">
        <w:r>
          <w:rPr>
            <w:rFonts w:hint="eastAsia" w:ascii="Times New Roman" w:hAnsi="Times New Roman"/>
            <w:b w:val="0"/>
            <w:bCs w:val="0"/>
            <w:sz w:val="24"/>
            <w:szCs w:val="24"/>
            <w:lang w:val="en-US" w:eastAsia="zh-CN"/>
          </w:rPr>
          <w:t>以N3081为例（8路输入模块单端电流），量程设为0-20mA，输入</w:t>
        </w:r>
      </w:ins>
      <w:ins w:id="4533" w:author="LKY" w:date="2026-07-01T17:08:54Z">
        <w:r>
          <w:rPr>
            <w:rFonts w:hint="eastAsia" w:ascii="Times New Roman" w:hAnsi="Times New Roman"/>
            <w:b w:val="0"/>
            <w:bCs w:val="0"/>
            <w:color w:val="0000FF"/>
            <w:sz w:val="24"/>
            <w:szCs w:val="24"/>
            <w:lang w:val="en-US" w:eastAsia="zh-CN"/>
          </w:rPr>
          <w:t>ion show</w:t>
        </w:r>
      </w:ins>
      <w:ins w:id="4534" w:author="LKY" w:date="2026-07-01T17:08:54Z">
        <w:r>
          <w:rPr>
            <w:rFonts w:hint="eastAsia" w:ascii="Times New Roman" w:hAnsi="Times New Roman"/>
            <w:b w:val="0"/>
            <w:bCs w:val="0"/>
            <w:sz w:val="24"/>
            <w:szCs w:val="24"/>
            <w:lang w:val="en-US" w:eastAsia="zh-CN"/>
          </w:rPr>
          <w:t>查看信息。</w:t>
        </w:r>
      </w:ins>
    </w:p>
    <w:p w14:paraId="1074B0E6">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35" w:author="LKY" w:date="2026-07-01T17:08:54Z"/>
          <w:rFonts w:hint="default" w:ascii="Times New Roman" w:hAnsi="Times New Roman"/>
          <w:b w:val="0"/>
          <w:bCs w:val="0"/>
          <w:sz w:val="24"/>
          <w:szCs w:val="24"/>
          <w:lang w:val="en-US" w:eastAsia="zh-CN"/>
        </w:rPr>
      </w:pPr>
      <w:ins w:id="4536" w:author="LKY" w:date="2026-07-01T17:08:54Z">
        <w:r>
          <w:rPr>
            <w:rFonts w:hint="default" w:ascii="Times New Roman" w:hAnsi="Times New Roman"/>
            <w:b w:val="0"/>
            <w:bCs w:val="0"/>
            <w:sz w:val="24"/>
            <w:szCs w:val="24"/>
            <w:shd w:val="clear" w:color="auto" w:fill="auto"/>
            <w:lang w:val="en-US" w:eastAsia="zh-CN"/>
          </w:rPr>
          <w:t>root@</w:t>
        </w:r>
      </w:ins>
      <w:ins w:id="4537" w:author="LKY" w:date="2026-07-01T17:08:54Z">
        <w:r>
          <w:rPr>
            <w:rFonts w:hint="eastAsia" w:ascii="Times New Roman" w:hAnsi="Times New Roman"/>
            <w:b w:val="0"/>
            <w:bCs w:val="0"/>
            <w:sz w:val="24"/>
            <w:szCs w:val="24"/>
            <w:shd w:val="clear" w:color="auto" w:fill="auto"/>
            <w:lang w:val="en-US" w:eastAsia="zh-CN"/>
          </w:rPr>
          <w:t>bliiot</w:t>
        </w:r>
      </w:ins>
      <w:ins w:id="4538" w:author="LKY" w:date="2026-07-01T17:08:54Z">
        <w:r>
          <w:rPr>
            <w:rFonts w:hint="default" w:ascii="Times New Roman" w:hAnsi="Times New Roman"/>
            <w:b w:val="0"/>
            <w:bCs w:val="0"/>
            <w:sz w:val="24"/>
            <w:szCs w:val="24"/>
            <w:shd w:val="clear" w:color="auto" w:fill="auto"/>
            <w:lang w:val="en-US" w:eastAsia="zh-CN"/>
          </w:rPr>
          <w:t xml:space="preserve">:/# </w:t>
        </w:r>
      </w:ins>
      <w:ins w:id="4539" w:author="LKY" w:date="2026-07-01T17:08:54Z">
        <w:r>
          <w:rPr>
            <w:rFonts w:hint="eastAsia" w:ascii="Times New Roman" w:hAnsi="Times New Roman"/>
            <w:b w:val="0"/>
            <w:bCs w:val="0"/>
            <w:color w:val="0000FF"/>
            <w:sz w:val="24"/>
            <w:szCs w:val="24"/>
            <w:shd w:val="clear" w:color="auto" w:fill="auto"/>
            <w:lang w:val="en-US" w:eastAsia="zh-CN"/>
          </w:rPr>
          <w:t xml:space="preserve">ion show  </w:t>
        </w:r>
      </w:ins>
    </w:p>
    <w:p w14:paraId="606453BA">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540" w:author="LKY" w:date="2026-07-01T17:08:54Z"/>
        </w:rPr>
      </w:pPr>
      <w:ins w:id="4541" w:author="L" w:date="2026-07-03T10:14:46Z">
        <w:r>
          <w:rPr/>
          <w:drawing>
            <wp:inline distT="0" distB="0" distL="114300" distR="114300">
              <wp:extent cx="5273040" cy="1129665"/>
              <wp:effectExtent l="0" t="0" r="3810" b="13335"/>
              <wp:docPr id="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
                      <pic:cNvPicPr>
                        <a:picLocks noChangeAspect="1"/>
                      </pic:cNvPicPr>
                    </pic:nvPicPr>
                    <pic:blipFill>
                      <a:blip r:embed="rId46"/>
                      <a:stretch>
                        <a:fillRect/>
                      </a:stretch>
                    </pic:blipFill>
                    <pic:spPr>
                      <a:xfrm>
                        <a:off x="0" y="0"/>
                        <a:ext cx="5273040" cy="1129665"/>
                      </a:xfrm>
                      <a:prstGeom prst="rect">
                        <a:avLst/>
                      </a:prstGeom>
                      <a:noFill/>
                      <a:ln>
                        <a:noFill/>
                      </a:ln>
                    </pic:spPr>
                  </pic:pic>
                </a:graphicData>
              </a:graphic>
            </wp:inline>
          </w:drawing>
        </w:r>
      </w:ins>
      <w:ins w:id="4543" w:author="LKY" w:date="2026-07-01T17:08:54Z">
        <w:del w:id="4544" w:author="L" w:date="2026-07-03T10:14:44Z">
          <w:r>
            <w:rPr/>
            <w:drawing>
              <wp:inline distT="0" distB="0" distL="114300" distR="114300">
                <wp:extent cx="5273675" cy="1098550"/>
                <wp:effectExtent l="0" t="0" r="3175" b="6350"/>
                <wp:docPr id="1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5"/>
                        <pic:cNvPicPr>
                          <a:picLocks noChangeAspect="1"/>
                        </pic:cNvPicPr>
                      </pic:nvPicPr>
                      <pic:blipFill>
                        <a:blip r:embed="rId47"/>
                        <a:stretch>
                          <a:fillRect/>
                        </a:stretch>
                      </pic:blipFill>
                      <pic:spPr>
                        <a:xfrm>
                          <a:off x="0" y="0"/>
                          <a:ext cx="5273675" cy="1098550"/>
                        </a:xfrm>
                        <a:prstGeom prst="rect">
                          <a:avLst/>
                        </a:prstGeom>
                        <a:noFill/>
                        <a:ln>
                          <a:noFill/>
                        </a:ln>
                      </pic:spPr>
                    </pic:pic>
                  </a:graphicData>
                </a:graphic>
              </wp:inline>
            </w:drawing>
          </w:r>
        </w:del>
      </w:ins>
    </w:p>
    <w:p w14:paraId="7DF6D75B">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547" w:author="LKY" w:date="2026-07-01T17:08:54Z"/>
          <w:rFonts w:hint="eastAsia" w:ascii="Times New Roman" w:hAnsi="Times New Roman"/>
          <w:sz w:val="24"/>
          <w:lang w:val="en-US" w:eastAsia="zh-CN"/>
        </w:rPr>
      </w:pPr>
      <w:ins w:id="4548" w:author="LKY" w:date="2026-07-01T17:08:54Z">
        <w:r>
          <w:rPr>
            <w:rFonts w:hint="eastAsia" w:ascii="Times New Roman" w:hAnsi="Times New Roman"/>
            <w:sz w:val="24"/>
            <w:lang w:val="en-US" w:eastAsia="zh-CN"/>
          </w:rPr>
          <w:t>使用信号发生器输出目标电流值，观察实际值是否与输入值保持一致，如对第一个通道输出</w:t>
        </w:r>
      </w:ins>
      <w:ins w:id="4549" w:author="L" w:date="2026-07-03T10:12:39Z">
        <w:r>
          <w:rPr>
            <w:rFonts w:hint="eastAsia" w:ascii="Times New Roman" w:hAnsi="Times New Roman"/>
            <w:sz w:val="24"/>
            <w:lang w:val="en-US" w:eastAsia="zh-CN"/>
          </w:rPr>
          <w:t>19</w:t>
        </w:r>
      </w:ins>
      <w:ins w:id="4550" w:author="LKY" w:date="2026-07-01T17:08:54Z">
        <w:del w:id="4551" w:author="L" w:date="2026-07-03T10:12:38Z">
          <w:r>
            <w:rPr>
              <w:rFonts w:hint="eastAsia" w:ascii="Times New Roman" w:hAnsi="Times New Roman"/>
              <w:sz w:val="24"/>
              <w:lang w:val="en-US" w:eastAsia="zh-CN"/>
            </w:rPr>
            <w:delText>20</w:delText>
          </w:r>
        </w:del>
      </w:ins>
      <w:ins w:id="4552" w:author="LKY" w:date="2026-07-01T17:08:54Z">
        <w:r>
          <w:rPr>
            <w:rFonts w:hint="eastAsia" w:ascii="Times New Roman" w:hAnsi="Times New Roman"/>
            <w:sz w:val="24"/>
            <w:lang w:val="en-US" w:eastAsia="zh-CN"/>
          </w:rPr>
          <w:t>mA,通过ion show查看数值，若显示值与理论值的偏差在允许误差范围内，即视为校准通过。</w:t>
        </w:r>
      </w:ins>
    </w:p>
    <w:p w14:paraId="5C6BE238">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553" w:author="LKY" w:date="2026-07-01T17:08:54Z"/>
          <w:rFonts w:hint="default" w:ascii="Times New Roman" w:hAnsi="Times New Roman"/>
          <w:sz w:val="24"/>
          <w:lang w:val="en-US" w:eastAsia="zh-CN"/>
        </w:rPr>
      </w:pPr>
      <w:ins w:id="4554" w:author="LKY" w:date="2026-07-01T17:08:54Z">
        <w:r>
          <w:rPr>
            <w:rFonts w:hint="eastAsia" w:ascii="Times New Roman" w:hAnsi="Times New Roman"/>
            <w:sz w:val="24"/>
            <w:lang w:val="en-US" w:eastAsia="zh-CN"/>
          </w:rPr>
          <w:t>以第一通道为例，设定输出</w:t>
        </w:r>
      </w:ins>
      <w:ins w:id="4555" w:author="L" w:date="2026-07-03T10:13:03Z">
        <w:r>
          <w:rPr>
            <w:rFonts w:hint="eastAsia" w:ascii="Times New Roman" w:hAnsi="Times New Roman"/>
            <w:sz w:val="24"/>
            <w:lang w:val="en-US" w:eastAsia="zh-CN"/>
          </w:rPr>
          <w:t>1</w:t>
        </w:r>
      </w:ins>
      <w:ins w:id="4556" w:author="L" w:date="2026-07-03T10:13:04Z">
        <w:r>
          <w:rPr>
            <w:rFonts w:hint="eastAsia" w:ascii="Times New Roman" w:hAnsi="Times New Roman"/>
            <w:sz w:val="24"/>
            <w:lang w:val="en-US" w:eastAsia="zh-CN"/>
          </w:rPr>
          <w:t>9</w:t>
        </w:r>
      </w:ins>
      <w:ins w:id="4557" w:author="LKY" w:date="2026-07-01T17:08:54Z">
        <w:del w:id="4558" w:author="L" w:date="2026-07-03T10:13:03Z">
          <w:r>
            <w:rPr>
              <w:rFonts w:hint="eastAsia" w:ascii="Times New Roman" w:hAnsi="Times New Roman"/>
              <w:sz w:val="24"/>
              <w:lang w:val="en-US" w:eastAsia="zh-CN"/>
            </w:rPr>
            <w:delText>20</w:delText>
          </w:r>
        </w:del>
      </w:ins>
      <w:ins w:id="4559" w:author="LKY" w:date="2026-07-01T17:08:54Z">
        <w:r>
          <w:rPr>
            <w:rFonts w:hint="eastAsia" w:ascii="Times New Roman" w:hAnsi="Times New Roman"/>
            <w:sz w:val="24"/>
            <w:lang w:val="en-US" w:eastAsia="zh-CN"/>
          </w:rPr>
          <w:t>mA，界面显示的数值即为该通道的实际输出值。</w:t>
        </w:r>
      </w:ins>
    </w:p>
    <w:p w14:paraId="554BD697">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60" w:author="LKY" w:date="2026-07-01T17:08:54Z"/>
          <w:rFonts w:hint="default" w:ascii="Times New Roman" w:hAnsi="Times New Roman"/>
          <w:b w:val="0"/>
          <w:bCs w:val="0"/>
          <w:sz w:val="24"/>
          <w:szCs w:val="24"/>
          <w:lang w:val="en-US" w:eastAsia="zh-CN"/>
        </w:rPr>
      </w:pPr>
      <w:ins w:id="4561" w:author="LKY" w:date="2026-07-01T17:08:54Z">
        <w:r>
          <w:rPr>
            <w:rFonts w:hint="default" w:ascii="Times New Roman" w:hAnsi="Times New Roman"/>
            <w:b w:val="0"/>
            <w:bCs w:val="0"/>
            <w:sz w:val="24"/>
            <w:szCs w:val="24"/>
            <w:shd w:val="clear" w:color="auto" w:fill="auto"/>
            <w:lang w:val="en-US" w:eastAsia="zh-CN"/>
          </w:rPr>
          <w:t>root@</w:t>
        </w:r>
      </w:ins>
      <w:ins w:id="4562" w:author="LKY" w:date="2026-07-01T17:08:54Z">
        <w:r>
          <w:rPr>
            <w:rFonts w:hint="eastAsia" w:ascii="Times New Roman" w:hAnsi="Times New Roman"/>
            <w:b w:val="0"/>
            <w:bCs w:val="0"/>
            <w:sz w:val="24"/>
            <w:szCs w:val="24"/>
            <w:shd w:val="clear" w:color="auto" w:fill="auto"/>
            <w:lang w:val="en-US" w:eastAsia="zh-CN"/>
          </w:rPr>
          <w:t>bliiot</w:t>
        </w:r>
      </w:ins>
      <w:ins w:id="4563" w:author="LKY" w:date="2026-07-01T17:08:54Z">
        <w:r>
          <w:rPr>
            <w:rFonts w:hint="default" w:ascii="Times New Roman" w:hAnsi="Times New Roman"/>
            <w:b w:val="0"/>
            <w:bCs w:val="0"/>
            <w:sz w:val="24"/>
            <w:szCs w:val="24"/>
            <w:shd w:val="clear" w:color="auto" w:fill="auto"/>
            <w:lang w:val="en-US" w:eastAsia="zh-CN"/>
          </w:rPr>
          <w:t xml:space="preserve">:/# </w:t>
        </w:r>
      </w:ins>
      <w:ins w:id="4564" w:author="LKY" w:date="2026-07-01T17:08:54Z">
        <w:r>
          <w:rPr>
            <w:rFonts w:hint="eastAsia" w:ascii="Times New Roman" w:hAnsi="Times New Roman"/>
            <w:b w:val="0"/>
            <w:bCs w:val="0"/>
            <w:color w:val="0000FF"/>
            <w:sz w:val="24"/>
            <w:szCs w:val="24"/>
            <w:shd w:val="clear" w:color="auto" w:fill="auto"/>
            <w:lang w:val="en-US" w:eastAsia="zh-CN"/>
          </w:rPr>
          <w:t xml:space="preserve">ion show  </w:t>
        </w:r>
      </w:ins>
    </w:p>
    <w:p w14:paraId="021E52E4">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565" w:author="LKY" w:date="2026-07-01T17:08:54Z"/>
          <w:rFonts w:hint="default"/>
          <w:sz w:val="24"/>
          <w:lang w:val="en-US" w:eastAsia="zh-CN"/>
        </w:rPr>
      </w:pPr>
      <w:ins w:id="4566" w:author="L" w:date="2026-07-03T10:13:36Z">
        <w:r>
          <w:rPr/>
          <w:drawing>
            <wp:inline distT="0" distB="0" distL="114300" distR="114300">
              <wp:extent cx="5271135" cy="1253490"/>
              <wp:effectExtent l="0" t="0" r="5715" b="381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48"/>
                      <a:stretch>
                        <a:fillRect/>
                      </a:stretch>
                    </pic:blipFill>
                    <pic:spPr>
                      <a:xfrm>
                        <a:off x="0" y="0"/>
                        <a:ext cx="5271135" cy="1253490"/>
                      </a:xfrm>
                      <a:prstGeom prst="rect">
                        <a:avLst/>
                      </a:prstGeom>
                      <a:noFill/>
                      <a:ln>
                        <a:noFill/>
                      </a:ln>
                    </pic:spPr>
                  </pic:pic>
                </a:graphicData>
              </a:graphic>
            </wp:inline>
          </w:drawing>
        </w:r>
      </w:ins>
      <w:ins w:id="4568" w:author="LKY" w:date="2026-07-01T17:08:54Z">
        <w:del w:id="4569" w:author="L" w:date="2026-07-03T10:13:35Z">
          <w:r>
            <w:rPr/>
            <w:drawing>
              <wp:inline distT="0" distB="0" distL="114300" distR="114300">
                <wp:extent cx="5271770" cy="1242695"/>
                <wp:effectExtent l="0" t="0" r="5080" b="14605"/>
                <wp:docPr id="1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6"/>
                        <pic:cNvPicPr>
                          <a:picLocks noChangeAspect="1"/>
                        </pic:cNvPicPr>
                      </pic:nvPicPr>
                      <pic:blipFill>
                        <a:blip r:embed="rId49"/>
                        <a:stretch>
                          <a:fillRect/>
                        </a:stretch>
                      </pic:blipFill>
                      <pic:spPr>
                        <a:xfrm>
                          <a:off x="0" y="0"/>
                          <a:ext cx="5271770" cy="1242695"/>
                        </a:xfrm>
                        <a:prstGeom prst="rect">
                          <a:avLst/>
                        </a:prstGeom>
                        <a:noFill/>
                        <a:ln>
                          <a:noFill/>
                        </a:ln>
                      </pic:spPr>
                    </pic:pic>
                  </a:graphicData>
                </a:graphic>
              </wp:inline>
            </w:drawing>
          </w:r>
        </w:del>
      </w:ins>
    </w:p>
    <w:p w14:paraId="5B66707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572" w:author="LKY" w:date="2026-07-01T17:08:54Z"/>
          <w:rFonts w:hint="eastAsia"/>
          <w:sz w:val="24"/>
          <w:lang w:val="en-US" w:eastAsia="zh-CN"/>
        </w:rPr>
      </w:pPr>
      <w:ins w:id="4573" w:author="LKY" w:date="2026-07-01T17:08:54Z">
        <w:r>
          <w:rPr>
            <w:rFonts w:hint="eastAsia"/>
            <w:sz w:val="24"/>
            <w:lang w:val="en-US" w:eastAsia="zh-CN"/>
          </w:rPr>
          <w:t>对应的</w:t>
        </w:r>
      </w:ins>
      <w:ins w:id="4574" w:author="LKY" w:date="2026-07-01T17:08:54Z">
        <w:r>
          <w:rPr>
            <w:rFonts w:hint="default" w:ascii="Times New Roman" w:hAnsi="Times New Roman" w:cs="Times New Roman"/>
            <w:sz w:val="24"/>
            <w:lang w:val="en-US" w:eastAsia="zh-CN"/>
          </w:rPr>
          <w:t>N3083</w:t>
        </w:r>
      </w:ins>
      <w:ins w:id="4575" w:author="LKY" w:date="2026-07-01T17:08:54Z">
        <w:r>
          <w:rPr>
            <w:rFonts w:hint="eastAsia"/>
            <w:sz w:val="24"/>
            <w:lang w:val="en-US" w:eastAsia="zh-CN"/>
          </w:rPr>
          <w:t>单端输入电压类似。</w:t>
        </w:r>
      </w:ins>
    </w:p>
    <w:p w14:paraId="33B15C82">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576" w:author="LKY" w:date="2026-07-01T17:08:54Z"/>
          <w:rFonts w:hint="eastAsia"/>
          <w:sz w:val="24"/>
          <w:lang w:val="en-US" w:eastAsia="zh-CN"/>
        </w:rPr>
      </w:pPr>
      <w:ins w:id="4577" w:author="L" w:date="2026-07-02T15:58:06Z">
        <w:r>
          <w:rPr/>
          <w:drawing>
            <wp:inline distT="0" distB="0" distL="114300" distR="114300">
              <wp:extent cx="5273040" cy="1277620"/>
              <wp:effectExtent l="0" t="0" r="3810" b="17780"/>
              <wp:docPr id="1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
                      <pic:cNvPicPr>
                        <a:picLocks noChangeAspect="1"/>
                      </pic:cNvPicPr>
                    </pic:nvPicPr>
                    <pic:blipFill>
                      <a:blip r:embed="rId50"/>
                      <a:stretch>
                        <a:fillRect/>
                      </a:stretch>
                    </pic:blipFill>
                    <pic:spPr>
                      <a:xfrm>
                        <a:off x="0" y="0"/>
                        <a:ext cx="5273040" cy="1277620"/>
                      </a:xfrm>
                      <a:prstGeom prst="rect">
                        <a:avLst/>
                      </a:prstGeom>
                      <a:noFill/>
                      <a:ln>
                        <a:noFill/>
                      </a:ln>
                    </pic:spPr>
                  </pic:pic>
                </a:graphicData>
              </a:graphic>
            </wp:inline>
          </w:drawing>
        </w:r>
      </w:ins>
      <w:ins w:id="4579" w:author="LKY" w:date="2026-07-01T17:08:54Z">
        <w:del w:id="4580" w:author="L" w:date="2026-07-02T15:58:05Z">
          <w:r>
            <w:rPr/>
            <w:drawing>
              <wp:inline distT="0" distB="0" distL="114300" distR="114300">
                <wp:extent cx="5271135" cy="895985"/>
                <wp:effectExtent l="0" t="0" r="5715" b="18415"/>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51"/>
                        <a:stretch>
                          <a:fillRect/>
                        </a:stretch>
                      </pic:blipFill>
                      <pic:spPr>
                        <a:xfrm>
                          <a:off x="0" y="0"/>
                          <a:ext cx="5271135" cy="895985"/>
                        </a:xfrm>
                        <a:prstGeom prst="rect">
                          <a:avLst/>
                        </a:prstGeom>
                        <a:noFill/>
                        <a:ln>
                          <a:noFill/>
                        </a:ln>
                      </pic:spPr>
                    </pic:pic>
                  </a:graphicData>
                </a:graphic>
              </wp:inline>
            </w:drawing>
          </w:r>
        </w:del>
      </w:ins>
    </w:p>
    <w:p w14:paraId="6C2D1CA4">
      <w:pPr>
        <w:pStyle w:val="12"/>
        <w:keepNext w:val="0"/>
        <w:keepLines w:val="0"/>
        <w:pageBreakBefore w:val="0"/>
        <w:widowControl w:val="0"/>
        <w:numPr>
          <w:ilvl w:val="0"/>
          <w:numId w:val="5"/>
        </w:numPr>
        <w:kinsoku/>
        <w:wordWrap w:val="0"/>
        <w:overflowPunct/>
        <w:topLinePunct w:val="0"/>
        <w:autoSpaceDE/>
        <w:autoSpaceDN/>
        <w:bidi w:val="0"/>
        <w:adjustRightInd/>
        <w:snapToGrid/>
        <w:ind w:left="425" w:hanging="425" w:firstLineChars="0"/>
        <w:jc w:val="left"/>
        <w:textAlignment w:val="auto"/>
        <w:outlineLvl w:val="4"/>
        <w:rPr>
          <w:ins w:id="4583" w:author="LKY" w:date="2026-07-01T17:08:54Z"/>
          <w:rFonts w:hint="default" w:ascii="Times New Roman" w:hAnsi="Times New Roman" w:eastAsia="宋体" w:cs="Times New Roman"/>
          <w:b/>
          <w:bCs/>
          <w:sz w:val="24"/>
          <w:lang w:val="en-US" w:eastAsia="zh-CN"/>
        </w:rPr>
      </w:pPr>
      <w:ins w:id="4584" w:author="LKY" w:date="2026-07-01T17:08:54Z">
        <w:r>
          <w:rPr>
            <w:rFonts w:hint="default" w:ascii="Times New Roman" w:hAnsi="Times New Roman" w:eastAsia="宋体" w:cs="Times New Roman"/>
            <w:b/>
            <w:bCs/>
            <w:sz w:val="24"/>
            <w:lang w:val="en-US" w:eastAsia="zh-CN"/>
          </w:rPr>
          <w:t>RTD使用</w:t>
        </w:r>
      </w:ins>
    </w:p>
    <w:p w14:paraId="2C185446">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85" w:author="LKY" w:date="2026-07-01T17:08:54Z"/>
          <w:rFonts w:hint="eastAsia" w:ascii="Times New Roman" w:hAnsi="Times New Roman"/>
          <w:b w:val="0"/>
          <w:bCs w:val="0"/>
          <w:sz w:val="24"/>
          <w:szCs w:val="24"/>
          <w:lang w:val="en-US" w:eastAsia="zh-CN"/>
        </w:rPr>
      </w:pPr>
      <w:ins w:id="4586" w:author="LKY" w:date="2026-07-01T17:08:54Z">
        <w:r>
          <w:rPr>
            <w:rFonts w:hint="eastAsia" w:ascii="Times New Roman" w:hAnsi="Times New Roman"/>
            <w:b w:val="0"/>
            <w:bCs w:val="0"/>
            <w:sz w:val="24"/>
            <w:szCs w:val="24"/>
            <w:lang w:val="en-US" w:eastAsia="zh-CN"/>
          </w:rPr>
          <w:t>以N5041为例（4路RTD模块三线PT100），量程设为-200-850</w:t>
        </w:r>
      </w:ins>
      <w:ins w:id="4587" w:author="LKY" w:date="2026-07-01T17:08:54Z">
        <w:r>
          <w:rPr>
            <w:rFonts w:hint="eastAsia" w:ascii="宋体" w:hAnsi="宋体" w:eastAsia="宋体" w:cs="宋体"/>
            <w:b w:val="0"/>
            <w:bCs w:val="0"/>
            <w:sz w:val="24"/>
            <w:szCs w:val="24"/>
            <w:lang w:val="en-US" w:eastAsia="zh-CN"/>
          </w:rPr>
          <w:t>℃</w:t>
        </w:r>
      </w:ins>
      <w:ins w:id="4588" w:author="LKY" w:date="2026-07-01T17:08:54Z">
        <w:r>
          <w:rPr>
            <w:rFonts w:hint="eastAsia" w:ascii="Times New Roman" w:hAnsi="Times New Roman"/>
            <w:b w:val="0"/>
            <w:bCs w:val="0"/>
            <w:sz w:val="24"/>
            <w:szCs w:val="24"/>
            <w:lang w:val="en-US" w:eastAsia="zh-CN"/>
          </w:rPr>
          <w:t>，输入</w:t>
        </w:r>
      </w:ins>
      <w:ins w:id="4589" w:author="LKY" w:date="2026-07-01T17:08:54Z">
        <w:r>
          <w:rPr>
            <w:rFonts w:hint="eastAsia" w:ascii="Times New Roman" w:hAnsi="Times New Roman"/>
            <w:b w:val="0"/>
            <w:bCs w:val="0"/>
            <w:color w:val="0000FF"/>
            <w:sz w:val="24"/>
            <w:szCs w:val="24"/>
            <w:lang w:val="en-US" w:eastAsia="zh-CN"/>
          </w:rPr>
          <w:t>ion show</w:t>
        </w:r>
      </w:ins>
      <w:ins w:id="4590" w:author="LKY" w:date="2026-07-01T17:08:54Z">
        <w:r>
          <w:rPr>
            <w:rFonts w:hint="eastAsia" w:ascii="Times New Roman" w:hAnsi="Times New Roman"/>
            <w:b w:val="0"/>
            <w:bCs w:val="0"/>
            <w:sz w:val="24"/>
            <w:szCs w:val="24"/>
            <w:lang w:val="en-US" w:eastAsia="zh-CN"/>
          </w:rPr>
          <w:t>查看信息。</w:t>
        </w:r>
      </w:ins>
    </w:p>
    <w:p w14:paraId="03F7D584">
      <w:pPr>
        <w:pStyle w:val="12"/>
        <w:shd w:val="clear" w:fill="E7E6E6" w:themeFill="background2"/>
        <w:wordWrap w:val="0"/>
        <w:spacing w:line="360" w:lineRule="auto"/>
        <w:ind w:left="0" w:leftChars="0" w:firstLine="0" w:firstLineChars="0"/>
        <w:jc w:val="left"/>
        <w:outlineLvl w:val="9"/>
        <w:rPr>
          <w:ins w:id="4591" w:author="LKY" w:date="2026-07-01T17:08:54Z"/>
        </w:rPr>
      </w:pPr>
      <w:ins w:id="4592" w:author="LKY" w:date="2026-07-01T17:08:54Z">
        <w:r>
          <w:rPr>
            <w:rFonts w:hint="default" w:ascii="Times New Roman" w:hAnsi="Times New Roman"/>
            <w:b w:val="0"/>
            <w:bCs w:val="0"/>
            <w:sz w:val="24"/>
            <w:szCs w:val="24"/>
            <w:shd w:val="clear" w:color="auto" w:fill="auto"/>
            <w:lang w:val="en-US" w:eastAsia="zh-CN"/>
          </w:rPr>
          <w:t>root@</w:t>
        </w:r>
      </w:ins>
      <w:ins w:id="4593" w:author="LKY" w:date="2026-07-01T17:08:54Z">
        <w:r>
          <w:rPr>
            <w:rFonts w:hint="eastAsia" w:ascii="Times New Roman" w:hAnsi="Times New Roman"/>
            <w:b w:val="0"/>
            <w:bCs w:val="0"/>
            <w:sz w:val="24"/>
            <w:szCs w:val="24"/>
            <w:shd w:val="clear" w:color="auto" w:fill="auto"/>
            <w:lang w:val="en-US" w:eastAsia="zh-CN"/>
          </w:rPr>
          <w:t>bliiot</w:t>
        </w:r>
      </w:ins>
      <w:ins w:id="4594" w:author="LKY" w:date="2026-07-01T17:08:54Z">
        <w:r>
          <w:rPr>
            <w:rFonts w:hint="default" w:ascii="Times New Roman" w:hAnsi="Times New Roman"/>
            <w:b w:val="0"/>
            <w:bCs w:val="0"/>
            <w:sz w:val="24"/>
            <w:szCs w:val="24"/>
            <w:shd w:val="clear" w:color="auto" w:fill="auto"/>
            <w:lang w:val="en-US" w:eastAsia="zh-CN"/>
          </w:rPr>
          <w:t xml:space="preserve">:/# </w:t>
        </w:r>
      </w:ins>
      <w:ins w:id="4595" w:author="LKY" w:date="2026-07-01T17:08:54Z">
        <w:r>
          <w:rPr>
            <w:rFonts w:hint="eastAsia" w:ascii="Times New Roman" w:hAnsi="Times New Roman"/>
            <w:b w:val="0"/>
            <w:bCs w:val="0"/>
            <w:color w:val="0000FF"/>
            <w:sz w:val="24"/>
            <w:szCs w:val="24"/>
            <w:shd w:val="clear" w:color="auto" w:fill="auto"/>
            <w:lang w:val="en-US" w:eastAsia="zh-CN"/>
          </w:rPr>
          <w:t xml:space="preserve">ion show  </w:t>
        </w:r>
      </w:ins>
    </w:p>
    <w:p w14:paraId="038FE3BF">
      <w:pPr>
        <w:rPr>
          <w:ins w:id="4596" w:author="LKY" w:date="2026-07-01T17:08:54Z"/>
          <w:rFonts w:hint="default"/>
          <w:sz w:val="21"/>
          <w:lang w:val="en-US" w:eastAsia="zh-CN"/>
        </w:rPr>
      </w:pPr>
      <w:ins w:id="4597" w:author="L" w:date="2026-07-03T15:12:46Z">
        <w:r>
          <w:rPr/>
          <w:drawing>
            <wp:inline distT="0" distB="0" distL="114300" distR="114300">
              <wp:extent cx="5272405" cy="823595"/>
              <wp:effectExtent l="0" t="0" r="4445" b="14605"/>
              <wp:docPr id="1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
                      <pic:cNvPicPr>
                        <a:picLocks noChangeAspect="1"/>
                      </pic:cNvPicPr>
                    </pic:nvPicPr>
                    <pic:blipFill>
                      <a:blip r:embed="rId52"/>
                      <a:stretch>
                        <a:fillRect/>
                      </a:stretch>
                    </pic:blipFill>
                    <pic:spPr>
                      <a:xfrm>
                        <a:off x="0" y="0"/>
                        <a:ext cx="5272405" cy="823595"/>
                      </a:xfrm>
                      <a:prstGeom prst="rect">
                        <a:avLst/>
                      </a:prstGeom>
                      <a:noFill/>
                      <a:ln>
                        <a:noFill/>
                      </a:ln>
                    </pic:spPr>
                  </pic:pic>
                </a:graphicData>
              </a:graphic>
            </wp:inline>
          </w:drawing>
        </w:r>
      </w:ins>
      <w:ins w:id="4599" w:author="LKY" w:date="2026-07-01T17:08:54Z">
        <w:del w:id="4600" w:author="L" w:date="2026-07-03T10:18:18Z">
          <w:r>
            <w:rPr/>
            <w:drawing>
              <wp:inline distT="0" distB="0" distL="114300" distR="114300">
                <wp:extent cx="5269230" cy="799465"/>
                <wp:effectExtent l="0" t="0" r="7620" b="635"/>
                <wp:docPr id="1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7"/>
                        <pic:cNvPicPr>
                          <a:picLocks noChangeAspect="1"/>
                        </pic:cNvPicPr>
                      </pic:nvPicPr>
                      <pic:blipFill>
                        <a:blip r:embed="rId53"/>
                        <a:stretch>
                          <a:fillRect/>
                        </a:stretch>
                      </pic:blipFill>
                      <pic:spPr>
                        <a:xfrm>
                          <a:off x="0" y="0"/>
                          <a:ext cx="5269230" cy="799465"/>
                        </a:xfrm>
                        <a:prstGeom prst="rect">
                          <a:avLst/>
                        </a:prstGeom>
                        <a:noFill/>
                        <a:ln>
                          <a:noFill/>
                        </a:ln>
                      </pic:spPr>
                    </pic:pic>
                  </a:graphicData>
                </a:graphic>
              </wp:inline>
            </w:drawing>
          </w:r>
        </w:del>
      </w:ins>
    </w:p>
    <w:p w14:paraId="21D78F2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603" w:author="LKY" w:date="2026-07-01T17:08:54Z"/>
          <w:rFonts w:hint="eastAsia" w:ascii="Times New Roman" w:hAnsi="Times New Roman"/>
          <w:sz w:val="24"/>
          <w:lang w:val="en-US" w:eastAsia="zh-CN"/>
        </w:rPr>
      </w:pPr>
      <w:ins w:id="4604" w:author="LKY" w:date="2026-07-01T17:08:54Z">
        <w:r>
          <w:rPr>
            <w:rFonts w:hint="eastAsia" w:ascii="Times New Roman" w:hAnsi="Times New Roman"/>
            <w:sz w:val="24"/>
            <w:lang w:val="en-US" w:eastAsia="zh-CN"/>
          </w:rPr>
          <w:t>使用电阻箱设置阻值对应温度值改变到合适的范围，若显示值与理论值的偏差在允许误差范围内，即视为校准通过。</w:t>
        </w:r>
      </w:ins>
    </w:p>
    <w:p w14:paraId="7B10B52E">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606" w:author="LKY" w:date="2026-07-01T17:08:13Z"/>
          <w:rFonts w:hint="eastAsia" w:asciiTheme="minorEastAsia" w:hAnsiTheme="minorEastAsia" w:cstheme="minorEastAsia"/>
          <w:sz w:val="24"/>
          <w:szCs w:val="24"/>
          <w:lang w:val="en-US" w:eastAsia="zh-CN"/>
        </w:rPr>
        <w:pPrChange w:id="4605" w:author="LKY" w:date="2026-07-01T17:08:59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4607" w:author="LKY" w:date="2026-07-01T17:08:54Z">
        <w:r>
          <w:rPr>
            <w:rFonts w:hint="eastAsia"/>
            <w:sz w:val="24"/>
            <w:lang w:val="en-US" w:eastAsia="zh-CN"/>
          </w:rPr>
          <w:t>对应的</w:t>
        </w:r>
      </w:ins>
      <w:ins w:id="4608" w:author="LKY" w:date="2026-07-01T17:08:54Z">
        <w:r>
          <w:rPr>
            <w:rFonts w:hint="default" w:ascii="Times New Roman" w:hAnsi="Times New Roman" w:cs="Times New Roman"/>
            <w:sz w:val="24"/>
            <w:lang w:val="en-US" w:eastAsia="zh-CN"/>
          </w:rPr>
          <w:t>N</w:t>
        </w:r>
      </w:ins>
      <w:ins w:id="4609" w:author="LKY" w:date="2026-07-01T17:08:54Z">
        <w:r>
          <w:rPr>
            <w:rFonts w:hint="eastAsia" w:ascii="Times New Roman" w:hAnsi="Times New Roman" w:cs="Times New Roman"/>
            <w:sz w:val="24"/>
            <w:lang w:val="en-US" w:eastAsia="zh-CN"/>
          </w:rPr>
          <w:t>5042、N5043、 N5044</w:t>
        </w:r>
      </w:ins>
      <w:ins w:id="4610" w:author="LKY" w:date="2026-07-01T17:08:54Z">
        <w:r>
          <w:rPr>
            <w:rFonts w:hint="eastAsia"/>
            <w:sz w:val="24"/>
            <w:lang w:val="en-US" w:eastAsia="zh-CN"/>
          </w:rPr>
          <w:t>类似。</w:t>
        </w:r>
      </w:ins>
    </w:p>
    <w:p w14:paraId="6A991EE3">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12" w:author="L" w:date="2026-07-31T15:05:38Z"/>
        </w:rPr>
        <w:pPrChange w:id="4611" w:author="L" w:date="2026-07-31T15:03:05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4613" w:author="L" w:date="2026-07-31T15:03:03Z">
        <w:r>
          <w:rPr/>
          <w:drawing>
            <wp:inline distT="0" distB="0" distL="114300" distR="114300">
              <wp:extent cx="5272405" cy="727710"/>
              <wp:effectExtent l="0" t="0" r="4445" b="15240"/>
              <wp:docPr id="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
                      <pic:cNvPicPr>
                        <a:picLocks noChangeAspect="1"/>
                      </pic:cNvPicPr>
                    </pic:nvPicPr>
                    <pic:blipFill>
                      <a:blip r:embed="rId54"/>
                      <a:stretch>
                        <a:fillRect/>
                      </a:stretch>
                    </pic:blipFill>
                    <pic:spPr>
                      <a:xfrm>
                        <a:off x="0" y="0"/>
                        <a:ext cx="5272405" cy="727710"/>
                      </a:xfrm>
                      <a:prstGeom prst="rect">
                        <a:avLst/>
                      </a:prstGeom>
                      <a:noFill/>
                      <a:ln>
                        <a:noFill/>
                      </a:ln>
                    </pic:spPr>
                  </pic:pic>
                </a:graphicData>
              </a:graphic>
            </wp:inline>
          </w:drawing>
        </w:r>
      </w:ins>
    </w:p>
    <w:p w14:paraId="7A7861AC">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16" w:author="L" w:date="2026-08-07T10:12:41Z"/>
        </w:rPr>
        <w:pPrChange w:id="4615" w:author="L" w:date="2026-07-31T15:03:05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4617" w:author="L" w:date="2026-07-31T15:05:39Z">
        <w:r>
          <w:rPr/>
          <w:drawing>
            <wp:inline distT="0" distB="0" distL="114300" distR="114300">
              <wp:extent cx="5269230" cy="651510"/>
              <wp:effectExtent l="0" t="0" r="7620" b="15240"/>
              <wp:docPr id="1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
                      <pic:cNvPicPr>
                        <a:picLocks noChangeAspect="1"/>
                      </pic:cNvPicPr>
                    </pic:nvPicPr>
                    <pic:blipFill>
                      <a:blip r:embed="rId55"/>
                      <a:stretch>
                        <a:fillRect/>
                      </a:stretch>
                    </pic:blipFill>
                    <pic:spPr>
                      <a:xfrm>
                        <a:off x="0" y="0"/>
                        <a:ext cx="5269230" cy="651510"/>
                      </a:xfrm>
                      <a:prstGeom prst="rect">
                        <a:avLst/>
                      </a:prstGeom>
                      <a:noFill/>
                      <a:ln>
                        <a:noFill/>
                      </a:ln>
                    </pic:spPr>
                  </pic:pic>
                </a:graphicData>
              </a:graphic>
            </wp:inline>
          </w:drawing>
        </w:r>
      </w:ins>
    </w:p>
    <w:p w14:paraId="652D4D80">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20" w:author="LKY" w:date="2026-08-25T19:29:41Z"/>
        </w:rPr>
        <w:pPrChange w:id="4619" w:author="L" w:date="2026-07-31T15:03:05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4621" w:author="L" w:date="2026-08-07T10:12:42Z">
        <w:r>
          <w:rPr/>
          <w:drawing>
            <wp:inline distT="0" distB="0" distL="114300" distR="114300">
              <wp:extent cx="5272405" cy="881380"/>
              <wp:effectExtent l="0" t="0" r="4445" b="13970"/>
              <wp:docPr id="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
                      <pic:cNvPicPr>
                        <a:picLocks noChangeAspect="1"/>
                      </pic:cNvPicPr>
                    </pic:nvPicPr>
                    <pic:blipFill>
                      <a:blip r:embed="rId56"/>
                      <a:stretch>
                        <a:fillRect/>
                      </a:stretch>
                    </pic:blipFill>
                    <pic:spPr>
                      <a:xfrm>
                        <a:off x="0" y="0"/>
                        <a:ext cx="5272405" cy="881380"/>
                      </a:xfrm>
                      <a:prstGeom prst="rect">
                        <a:avLst/>
                      </a:prstGeom>
                      <a:noFill/>
                      <a:ln>
                        <a:noFill/>
                      </a:ln>
                    </pic:spPr>
                  </pic:pic>
                </a:graphicData>
              </a:graphic>
            </wp:inline>
          </w:drawing>
        </w:r>
      </w:ins>
    </w:p>
    <w:p w14:paraId="48DBC8FE">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24" w:author="LKY" w:date="2026-08-25T19:29:41Z"/>
        </w:rPr>
        <w:pPrChange w:id="4623" w:author="L" w:date="2026-07-31T15:03:05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054C7E90">
      <w:pPr>
        <w:pStyle w:val="12"/>
        <w:keepNext w:val="0"/>
        <w:keepLines w:val="0"/>
        <w:pageBreakBefore w:val="0"/>
        <w:widowControl w:val="0"/>
        <w:numPr>
          <w:ilvl w:val="0"/>
          <w:numId w:val="5"/>
        </w:numPr>
        <w:kinsoku/>
        <w:wordWrap w:val="0"/>
        <w:overflowPunct/>
        <w:topLinePunct w:val="0"/>
        <w:autoSpaceDE/>
        <w:autoSpaceDN/>
        <w:bidi w:val="0"/>
        <w:adjustRightInd/>
        <w:snapToGrid/>
        <w:ind w:left="425" w:leftChars="0" w:hanging="425" w:firstLineChars="0"/>
        <w:jc w:val="left"/>
        <w:textAlignment w:val="auto"/>
        <w:outlineLvl w:val="4"/>
        <w:rPr>
          <w:ins w:id="4625" w:author="LKY" w:date="2026-08-25T19:29:44Z"/>
          <w:rFonts w:hint="default" w:ascii="Times New Roman" w:hAnsi="Times New Roman" w:eastAsia="宋体" w:cs="Times New Roman"/>
          <w:b/>
          <w:bCs/>
          <w:sz w:val="24"/>
          <w:lang w:val="en-US" w:eastAsia="zh-CN"/>
        </w:rPr>
      </w:pPr>
      <w:ins w:id="4626" w:author="LKY" w:date="2026-08-25T19:29:44Z">
        <w:r>
          <w:rPr>
            <w:rFonts w:hint="eastAsia" w:ascii="Times New Roman" w:hAnsi="Times New Roman" w:eastAsia="宋体" w:cs="Times New Roman"/>
            <w:b/>
            <w:bCs/>
            <w:sz w:val="24"/>
            <w:lang w:val="en-US" w:eastAsia="zh-CN"/>
          </w:rPr>
          <w:t>NTC使用</w:t>
        </w:r>
      </w:ins>
    </w:p>
    <w:p w14:paraId="7D0F8CD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627" w:author="LKY" w:date="2026-08-25T19:29:44Z"/>
          <w:rFonts w:hint="eastAsia" w:ascii="Times New Roman" w:hAnsi="Times New Roman"/>
          <w:b w:val="0"/>
          <w:bCs w:val="0"/>
          <w:sz w:val="24"/>
          <w:szCs w:val="24"/>
          <w:lang w:val="en-US" w:eastAsia="zh-CN"/>
        </w:rPr>
      </w:pPr>
      <w:ins w:id="4628" w:author="LKY" w:date="2026-08-25T19:29:44Z">
        <w:r>
          <w:rPr>
            <w:rFonts w:hint="eastAsia" w:ascii="Times New Roman" w:hAnsi="Times New Roman"/>
            <w:b w:val="0"/>
            <w:bCs w:val="0"/>
            <w:sz w:val="24"/>
            <w:szCs w:val="24"/>
            <w:lang w:val="en-US" w:eastAsia="zh-CN"/>
          </w:rPr>
          <w:t>以N3087为例（8路NTC模块10K3A1），量程为184</w:t>
        </w:r>
      </w:ins>
      <w:ins w:id="4629" w:author="L" w:date="2026-09-14T14:51:34Z">
        <w:r>
          <w:rPr>
            <w:rFonts w:hint="eastAsia" w:ascii="Times New Roman" w:hAnsi="Times New Roman"/>
            <w:b w:val="0"/>
            <w:bCs w:val="0"/>
            <w:sz w:val="24"/>
            <w:szCs w:val="24"/>
            <w:lang w:val="en-US" w:eastAsia="zh-CN"/>
          </w:rPr>
          <w:t>.</w:t>
        </w:r>
      </w:ins>
      <w:ins w:id="4630" w:author="L" w:date="2026-09-14T14:51:35Z">
        <w:r>
          <w:rPr>
            <w:rFonts w:hint="eastAsia" w:ascii="Times New Roman" w:hAnsi="Times New Roman"/>
            <w:b w:val="0"/>
            <w:bCs w:val="0"/>
            <w:sz w:val="24"/>
            <w:szCs w:val="24"/>
            <w:lang w:val="en-US" w:eastAsia="zh-CN"/>
          </w:rPr>
          <w:t>8</w:t>
        </w:r>
      </w:ins>
      <w:ins w:id="4631" w:author="LKY" w:date="2026-08-25T19:29:44Z">
        <w:r>
          <w:rPr>
            <w:rFonts w:hint="eastAsia" w:ascii="Times New Roman" w:hAnsi="Times New Roman"/>
            <w:b w:val="0"/>
            <w:bCs w:val="0"/>
            <w:sz w:val="24"/>
            <w:szCs w:val="24"/>
            <w:lang w:val="en-US" w:eastAsia="zh-CN"/>
          </w:rPr>
          <w:t>-66782</w:t>
        </w:r>
      </w:ins>
      <w:ins w:id="4632" w:author="L" w:date="2026-09-14T14:51:37Z">
        <w:r>
          <w:rPr>
            <w:rFonts w:hint="eastAsia" w:ascii="Times New Roman" w:hAnsi="Times New Roman"/>
            <w:b w:val="0"/>
            <w:bCs w:val="0"/>
            <w:sz w:val="24"/>
            <w:szCs w:val="24"/>
            <w:lang w:val="en-US" w:eastAsia="zh-CN"/>
          </w:rPr>
          <w:t>8</w:t>
        </w:r>
      </w:ins>
      <w:ins w:id="4633" w:author="LKY" w:date="2026-08-25T19:29:44Z">
        <w:del w:id="4634" w:author="L" w:date="2026-09-14T14:51:37Z">
          <w:r>
            <w:rPr>
              <w:rFonts w:hint="eastAsia" w:ascii="Times New Roman" w:hAnsi="Times New Roman"/>
              <w:b w:val="0"/>
              <w:bCs w:val="0"/>
              <w:sz w:val="24"/>
              <w:szCs w:val="24"/>
              <w:lang w:val="en-US" w:eastAsia="zh-CN"/>
            </w:rPr>
            <w:delText>0</w:delText>
          </w:r>
        </w:del>
      </w:ins>
      <w:ins w:id="4635" w:author="LKY" w:date="2026-08-25T19:29:44Z">
        <w:r>
          <w:rPr>
            <w:rFonts w:hint="eastAsia" w:ascii="Times New Roman" w:hAnsi="Times New Roman"/>
            <w:b w:val="0"/>
            <w:bCs w:val="0"/>
            <w:sz w:val="24"/>
            <w:szCs w:val="24"/>
            <w:lang w:val="en-US" w:eastAsia="zh-CN"/>
          </w:rPr>
          <w:t>，输入</w:t>
        </w:r>
      </w:ins>
      <w:ins w:id="4636" w:author="LKY" w:date="2026-08-25T19:29:44Z">
        <w:r>
          <w:rPr>
            <w:rFonts w:hint="eastAsia" w:ascii="Times New Roman" w:hAnsi="Times New Roman"/>
            <w:b w:val="0"/>
            <w:bCs w:val="0"/>
            <w:color w:val="0000FF"/>
            <w:sz w:val="24"/>
            <w:szCs w:val="24"/>
            <w:lang w:val="en-US" w:eastAsia="zh-CN"/>
          </w:rPr>
          <w:t>ion show</w:t>
        </w:r>
      </w:ins>
      <w:ins w:id="4637" w:author="LKY" w:date="2026-08-25T19:29:44Z">
        <w:r>
          <w:rPr>
            <w:rFonts w:hint="eastAsia" w:ascii="Times New Roman" w:hAnsi="Times New Roman"/>
            <w:b w:val="0"/>
            <w:bCs w:val="0"/>
            <w:sz w:val="24"/>
            <w:szCs w:val="24"/>
            <w:lang w:val="en-US" w:eastAsia="zh-CN"/>
          </w:rPr>
          <w:t>查看信息。</w:t>
        </w:r>
      </w:ins>
    </w:p>
    <w:p w14:paraId="50D778B9">
      <w:pPr>
        <w:pStyle w:val="12"/>
        <w:shd w:val="clear" w:fill="E7E6E6" w:themeFill="background2"/>
        <w:wordWrap w:val="0"/>
        <w:spacing w:line="360" w:lineRule="auto"/>
        <w:ind w:left="0" w:leftChars="0" w:firstLine="0" w:firstLineChars="0"/>
        <w:jc w:val="left"/>
        <w:outlineLvl w:val="9"/>
        <w:rPr>
          <w:ins w:id="4638" w:author="LKY" w:date="2026-08-25T19:29:44Z"/>
        </w:rPr>
      </w:pPr>
      <w:ins w:id="4639" w:author="LKY" w:date="2026-08-25T19:29:44Z">
        <w:r>
          <w:rPr>
            <w:rFonts w:hint="default" w:ascii="Times New Roman" w:hAnsi="Times New Roman"/>
            <w:b w:val="0"/>
            <w:bCs w:val="0"/>
            <w:sz w:val="24"/>
            <w:szCs w:val="24"/>
            <w:shd w:val="clear" w:color="auto" w:fill="auto"/>
            <w:lang w:val="en-US" w:eastAsia="zh-CN"/>
          </w:rPr>
          <w:t>root@</w:t>
        </w:r>
      </w:ins>
      <w:ins w:id="4640" w:author="LKY" w:date="2026-08-25T19:29:44Z">
        <w:r>
          <w:rPr>
            <w:rFonts w:hint="eastAsia" w:ascii="Times New Roman" w:hAnsi="Times New Roman"/>
            <w:b w:val="0"/>
            <w:bCs w:val="0"/>
            <w:sz w:val="24"/>
            <w:szCs w:val="24"/>
            <w:shd w:val="clear" w:color="auto" w:fill="auto"/>
            <w:lang w:val="en-US" w:eastAsia="zh-CN"/>
          </w:rPr>
          <w:t>bliiot</w:t>
        </w:r>
      </w:ins>
      <w:ins w:id="4641" w:author="LKY" w:date="2026-08-25T19:29:44Z">
        <w:r>
          <w:rPr>
            <w:rFonts w:hint="default" w:ascii="Times New Roman" w:hAnsi="Times New Roman"/>
            <w:b w:val="0"/>
            <w:bCs w:val="0"/>
            <w:sz w:val="24"/>
            <w:szCs w:val="24"/>
            <w:shd w:val="clear" w:color="auto" w:fill="auto"/>
            <w:lang w:val="en-US" w:eastAsia="zh-CN"/>
          </w:rPr>
          <w:t xml:space="preserve">:/# </w:t>
        </w:r>
      </w:ins>
      <w:ins w:id="4642" w:author="LKY" w:date="2026-08-25T19:29:44Z">
        <w:r>
          <w:rPr>
            <w:rFonts w:hint="eastAsia" w:ascii="Times New Roman" w:hAnsi="Times New Roman"/>
            <w:b w:val="0"/>
            <w:bCs w:val="0"/>
            <w:color w:val="0000FF"/>
            <w:sz w:val="24"/>
            <w:szCs w:val="24"/>
            <w:shd w:val="clear" w:color="auto" w:fill="auto"/>
            <w:lang w:val="en-US" w:eastAsia="zh-CN"/>
          </w:rPr>
          <w:t xml:space="preserve">ion show  </w:t>
        </w:r>
      </w:ins>
    </w:p>
    <w:p w14:paraId="6E4EB547">
      <w:pPr>
        <w:rPr>
          <w:ins w:id="4643" w:author="LKY" w:date="2026-08-25T19:29:44Z"/>
          <w:rFonts w:hint="eastAsia"/>
          <w:lang w:val="en-US" w:eastAsia="zh-CN"/>
        </w:rPr>
      </w:pPr>
    </w:p>
    <w:p w14:paraId="710B4A24">
      <w:pPr>
        <w:pStyle w:val="12"/>
        <w:widowControl w:val="0"/>
        <w:wordWrap w:val="0"/>
        <w:spacing w:after="0" w:line="360" w:lineRule="auto"/>
        <w:ind w:left="0" w:leftChars="0" w:firstLine="420" w:firstLineChars="0"/>
        <w:jc w:val="left"/>
        <w:outlineLvl w:val="9"/>
        <w:rPr>
          <w:ins w:id="4644" w:author="LKY" w:date="2026-08-25T19:29:44Z"/>
          <w:rFonts w:hint="eastAsia" w:ascii="Times New Roman" w:hAnsi="Times New Roman"/>
          <w:sz w:val="24"/>
          <w:lang w:val="en-US" w:eastAsia="zh-CN"/>
        </w:rPr>
      </w:pPr>
      <w:ins w:id="4645" w:author="LKY" w:date="2026-08-25T19:29:44Z">
        <w:r>
          <w:rPr>
            <w:rFonts w:hint="eastAsia" w:ascii="Times New Roman" w:hAnsi="Times New Roman"/>
            <w:sz w:val="24"/>
            <w:lang w:val="en-US" w:eastAsia="zh-CN"/>
          </w:rPr>
          <w:t>使用电阻箱设置阻值对应温度值改变到合适的范围，若显示值与理论值的偏差在允许误差范围内，即视为校准通过。</w:t>
        </w:r>
      </w:ins>
    </w:p>
    <w:p w14:paraId="401FC80C">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46" w:author="LKY" w:date="2026-08-25T19:29:44Z"/>
        </w:rPr>
      </w:pPr>
      <w:ins w:id="4647" w:author="LKY" w:date="2026-08-25T19:31:10Z">
        <w:r>
          <w:rPr/>
          <w:drawing>
            <wp:inline distT="0" distB="0" distL="114300" distR="114300">
              <wp:extent cx="5269230" cy="1390650"/>
              <wp:effectExtent l="0" t="0" r="7620" b="0"/>
              <wp:docPr id="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
                      <pic:cNvPicPr>
                        <a:picLocks noChangeAspect="1"/>
                      </pic:cNvPicPr>
                    </pic:nvPicPr>
                    <pic:blipFill>
                      <a:blip r:embed="rId57"/>
                      <a:stretch>
                        <a:fillRect/>
                      </a:stretch>
                    </pic:blipFill>
                    <pic:spPr>
                      <a:xfrm>
                        <a:off x="0" y="0"/>
                        <a:ext cx="5269230" cy="1390650"/>
                      </a:xfrm>
                      <a:prstGeom prst="rect">
                        <a:avLst/>
                      </a:prstGeom>
                      <a:noFill/>
                      <a:ln>
                        <a:noFill/>
                      </a:ln>
                    </pic:spPr>
                  </pic:pic>
                </a:graphicData>
              </a:graphic>
            </wp:inline>
          </w:drawing>
        </w:r>
      </w:ins>
    </w:p>
    <w:p w14:paraId="36A8B267">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49" w:author="LKY" w:date="2026-08-25T19:29:44Z"/>
        </w:rPr>
      </w:pPr>
    </w:p>
    <w:p w14:paraId="6DC91191">
      <w:pPr>
        <w:pStyle w:val="12"/>
        <w:widowControl/>
        <w:numPr>
          <w:ilvl w:val="0"/>
          <w:numId w:val="3"/>
        </w:numPr>
        <w:ind w:left="425" w:leftChars="0" w:hanging="425" w:firstLineChars="0"/>
        <w:outlineLvl w:val="3"/>
        <w:rPr>
          <w:ins w:id="4650" w:author="LKY" w:date="2026-08-25T19:29:44Z"/>
          <w:rFonts w:hint="eastAsia" w:ascii="Times New Roman" w:hAnsi="Times New Roman" w:eastAsia="宋体" w:cs="宋体"/>
          <w:b/>
          <w:color w:val="auto"/>
          <w:sz w:val="24"/>
          <w:lang w:val="en-US" w:eastAsia="zh-CN" w:bidi="en-US"/>
        </w:rPr>
      </w:pPr>
      <w:ins w:id="4651" w:author="LKY" w:date="2026-08-25T19:29:44Z">
        <w:r>
          <w:rPr>
            <w:rFonts w:hint="eastAsia" w:ascii="Times New Roman" w:hAnsi="Times New Roman" w:eastAsia="宋体" w:cs="宋体"/>
            <w:b/>
            <w:color w:val="auto"/>
            <w:sz w:val="24"/>
            <w:lang w:val="en-US" w:eastAsia="zh-CN" w:bidi="en-US"/>
          </w:rPr>
          <w:t>量程模式修改</w:t>
        </w:r>
      </w:ins>
    </w:p>
    <w:p w14:paraId="6AC36BB5">
      <w:pPr>
        <w:pStyle w:val="12"/>
        <w:wordWrap w:val="0"/>
        <w:spacing w:after="0" w:line="360" w:lineRule="auto"/>
        <w:ind w:left="0" w:leftChars="0" w:firstLine="420" w:firstLineChars="0"/>
        <w:jc w:val="left"/>
        <w:outlineLvl w:val="9"/>
        <w:rPr>
          <w:ins w:id="4652" w:author="LKY" w:date="2026-08-25T19:29:44Z"/>
          <w:rFonts w:hint="default" w:ascii="Times New Roman" w:hAnsi="Times New Roman" w:cstheme="minorBidi"/>
          <w:b w:val="0"/>
          <w:bCs w:val="0"/>
          <w:kern w:val="2"/>
          <w:sz w:val="24"/>
          <w:szCs w:val="24"/>
          <w:lang w:val="en-US" w:eastAsia="zh-CN" w:bidi="ar-SA"/>
        </w:rPr>
      </w:pPr>
      <w:ins w:id="4653" w:author="LKY" w:date="2026-08-25T19:29:44Z">
        <w:r>
          <w:rPr>
            <w:rFonts w:hint="eastAsia" w:ascii="Times New Roman" w:hAnsi="Times New Roman" w:cstheme="minorBidi"/>
            <w:b w:val="0"/>
            <w:bCs w:val="0"/>
            <w:kern w:val="2"/>
            <w:sz w:val="24"/>
            <w:szCs w:val="24"/>
            <w:lang w:val="en-US" w:eastAsia="zh-CN" w:bidi="ar-SA"/>
          </w:rPr>
          <w:t>通过ion help命令，可以看到config的命令格式。</w:t>
        </w:r>
      </w:ins>
    </w:p>
    <w:p w14:paraId="23571250">
      <w:pPr>
        <w:rPr>
          <w:ins w:id="4654" w:author="LKY" w:date="2026-08-25T19:29:44Z"/>
        </w:rPr>
      </w:pPr>
      <w:ins w:id="4655" w:author="LKY" w:date="2026-08-25T19:29:44Z">
        <w:r>
          <w:rPr/>
          <w:drawing>
            <wp:inline distT="0" distB="0" distL="114300" distR="114300">
              <wp:extent cx="5269230" cy="757555"/>
              <wp:effectExtent l="0" t="0" r="7620" b="4445"/>
              <wp:docPr id="1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3"/>
                      <pic:cNvPicPr>
                        <a:picLocks noChangeAspect="1"/>
                      </pic:cNvPicPr>
                    </pic:nvPicPr>
                    <pic:blipFill>
                      <a:blip r:embed="rId58"/>
                      <a:stretch>
                        <a:fillRect/>
                      </a:stretch>
                    </pic:blipFill>
                    <pic:spPr>
                      <a:xfrm>
                        <a:off x="0" y="0"/>
                        <a:ext cx="5269230" cy="757555"/>
                      </a:xfrm>
                      <a:prstGeom prst="rect">
                        <a:avLst/>
                      </a:prstGeom>
                      <a:noFill/>
                      <a:ln>
                        <a:noFill/>
                      </a:ln>
                    </pic:spPr>
                  </pic:pic>
                </a:graphicData>
              </a:graphic>
            </wp:inline>
          </w:drawing>
        </w:r>
      </w:ins>
    </w:p>
    <w:p w14:paraId="17B8A60F">
      <w:pPr>
        <w:pStyle w:val="12"/>
        <w:wordWrap w:val="0"/>
        <w:spacing w:after="0" w:line="360" w:lineRule="auto"/>
        <w:ind w:left="0" w:leftChars="0" w:firstLine="420" w:firstLineChars="0"/>
        <w:jc w:val="left"/>
        <w:outlineLvl w:val="9"/>
        <w:rPr>
          <w:ins w:id="4657" w:author="LKY" w:date="2026-08-25T19:29:44Z"/>
          <w:rFonts w:hint="eastAsia" w:ascii="Times New Roman" w:hAnsi="Times New Roman"/>
          <w:sz w:val="24"/>
          <w:lang w:val="en-US" w:eastAsia="zh-CN"/>
        </w:rPr>
      </w:pPr>
      <w:ins w:id="4658" w:author="LKY" w:date="2026-08-25T19:29:44Z">
        <w:r>
          <w:rPr>
            <w:rFonts w:hint="eastAsia" w:ascii="Times New Roman" w:hAnsi="Times New Roman"/>
            <w:sz w:val="24"/>
            <w:lang w:val="en-US" w:eastAsia="zh-CN"/>
          </w:rPr>
          <w:t>在终端中执行以下命令，以获取设备当前的运行状态及模式设置指令：</w:t>
        </w:r>
      </w:ins>
    </w:p>
    <w:p w14:paraId="1499F3FF">
      <w:pPr>
        <w:pStyle w:val="12"/>
        <w:shd w:val="clear" w:fill="E7E6E6" w:themeFill="background2"/>
        <w:wordWrap w:val="0"/>
        <w:spacing w:line="360" w:lineRule="auto"/>
        <w:ind w:left="0" w:leftChars="0" w:firstLine="0" w:firstLineChars="0"/>
        <w:jc w:val="left"/>
        <w:outlineLvl w:val="9"/>
        <w:rPr>
          <w:ins w:id="4659" w:author="LKY" w:date="2026-08-25T19:29:44Z"/>
          <w:rFonts w:hint="default" w:ascii="Times New Roman" w:hAnsi="Times New Roman"/>
          <w:sz w:val="24"/>
          <w:shd w:val="clear" w:color="auto" w:fill="auto"/>
          <w:lang w:val="en-US" w:eastAsia="zh-CN"/>
        </w:rPr>
      </w:pPr>
      <w:ins w:id="4660" w:author="LKY" w:date="2026-08-25T19:29:44Z">
        <w:r>
          <w:rPr>
            <w:rFonts w:hint="default" w:ascii="Times New Roman" w:hAnsi="Times New Roman"/>
            <w:b w:val="0"/>
            <w:bCs w:val="0"/>
            <w:sz w:val="24"/>
            <w:szCs w:val="24"/>
            <w:shd w:val="clear" w:color="auto" w:fill="auto"/>
            <w:lang w:val="en-US" w:eastAsia="zh-CN"/>
          </w:rPr>
          <w:t>root@</w:t>
        </w:r>
      </w:ins>
      <w:ins w:id="4661" w:author="LKY" w:date="2026-08-25T19:29:44Z">
        <w:r>
          <w:rPr>
            <w:rFonts w:hint="eastAsia" w:ascii="Times New Roman" w:hAnsi="Times New Roman"/>
            <w:b w:val="0"/>
            <w:bCs w:val="0"/>
            <w:sz w:val="24"/>
            <w:szCs w:val="24"/>
            <w:shd w:val="clear" w:color="auto" w:fill="auto"/>
            <w:lang w:val="en-US" w:eastAsia="zh-CN"/>
          </w:rPr>
          <w:t>bliiot</w:t>
        </w:r>
      </w:ins>
      <w:ins w:id="4662" w:author="LKY" w:date="2026-08-25T19:29:44Z">
        <w:r>
          <w:rPr>
            <w:rFonts w:hint="default" w:ascii="Times New Roman" w:hAnsi="Times New Roman"/>
            <w:b w:val="0"/>
            <w:bCs w:val="0"/>
            <w:sz w:val="24"/>
            <w:szCs w:val="24"/>
            <w:shd w:val="clear" w:color="auto" w:fill="auto"/>
            <w:lang w:val="en-US" w:eastAsia="zh-CN"/>
          </w:rPr>
          <w:t xml:space="preserve">:/# </w:t>
        </w:r>
      </w:ins>
      <w:ins w:id="4663" w:author="LKY" w:date="2026-08-25T19:29:44Z">
        <w:r>
          <w:rPr>
            <w:rFonts w:ascii="Times New Roman" w:hAnsi="Times New Roman" w:eastAsiaTheme="minorEastAsia" w:cstheme="minorBidi"/>
            <w:i w:val="0"/>
            <w:iCs w:val="0"/>
            <w:caps w:val="0"/>
            <w:color w:val="0000FF"/>
            <w:spacing w:val="0"/>
            <w:sz w:val="24"/>
            <w:szCs w:val="24"/>
            <w:shd w:val="clear" w:color="auto" w:fill="auto"/>
            <w:rPrChange w:id="4664" w:author="LKY" w:date="2026-09-01T16:38:10Z">
              <w:rPr>
                <w:rFonts w:ascii="Times New Roman" w:hAnsi="Times New Roman" w:eastAsiaTheme="minorEastAsia" w:cstheme="minorBidi"/>
                <w:i w:val="0"/>
                <w:iCs w:val="0"/>
                <w:caps w:val="0"/>
                <w:spacing w:val="0"/>
                <w:sz w:val="24"/>
                <w:szCs w:val="24"/>
                <w:shd w:val="clear" w:color="auto" w:fill="auto"/>
              </w:rPr>
            </w:rPrChange>
          </w:rPr>
          <w:t>ion getmode</w:t>
        </w:r>
      </w:ins>
    </w:p>
    <w:p w14:paraId="30B7626C">
      <w:pPr>
        <w:rPr>
          <w:ins w:id="4665" w:author="LKY" w:date="2026-08-25T19:29:44Z"/>
        </w:rPr>
      </w:pPr>
      <w:ins w:id="4666" w:author="LKY" w:date="2026-08-25T19:29:44Z">
        <w:r>
          <w:rPr/>
          <w:drawing>
            <wp:inline distT="0" distB="0" distL="114300" distR="114300">
              <wp:extent cx="5269865" cy="612140"/>
              <wp:effectExtent l="0" t="0" r="6985" b="16510"/>
              <wp:docPr id="1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
                      <pic:cNvPicPr>
                        <a:picLocks noChangeAspect="1"/>
                      </pic:cNvPicPr>
                    </pic:nvPicPr>
                    <pic:blipFill>
                      <a:blip r:embed="rId59"/>
                      <a:stretch>
                        <a:fillRect/>
                      </a:stretch>
                    </pic:blipFill>
                    <pic:spPr>
                      <a:xfrm>
                        <a:off x="0" y="0"/>
                        <a:ext cx="5269865" cy="612140"/>
                      </a:xfrm>
                      <a:prstGeom prst="rect">
                        <a:avLst/>
                      </a:prstGeom>
                      <a:noFill/>
                      <a:ln>
                        <a:noFill/>
                      </a:ln>
                    </pic:spPr>
                  </pic:pic>
                </a:graphicData>
              </a:graphic>
            </wp:inline>
          </w:drawing>
        </w:r>
      </w:ins>
    </w:p>
    <w:p w14:paraId="425C070A">
      <w:pPr>
        <w:pStyle w:val="12"/>
        <w:wordWrap w:val="0"/>
        <w:spacing w:after="0" w:line="360" w:lineRule="auto"/>
        <w:ind w:left="0" w:leftChars="0" w:firstLine="420" w:firstLineChars="0"/>
        <w:jc w:val="left"/>
        <w:outlineLvl w:val="9"/>
        <w:rPr>
          <w:ins w:id="4668" w:author="LKY" w:date="2026-08-25T19:29:44Z"/>
          <w:rFonts w:hint="default" w:ascii="Times New Roman" w:hAnsi="Times New Roman" w:eastAsiaTheme="minorEastAsia"/>
          <w:sz w:val="24"/>
          <w:lang w:val="en-US" w:eastAsia="zh-CN"/>
        </w:rPr>
      </w:pPr>
      <w:ins w:id="4669" w:author="LKY" w:date="2026-08-25T19:29:44Z">
        <w:r>
          <w:rPr>
            <w:rFonts w:hint="eastAsia" w:ascii="Times New Roman" w:hAnsi="Times New Roman" w:eastAsiaTheme="minorEastAsia"/>
            <w:sz w:val="24"/>
            <w:lang w:val="en-US" w:eastAsia="zh-CN"/>
          </w:rPr>
          <w:t>确认目标模式对应的数值后，使用以下命令进行模式切换：</w:t>
        </w:r>
      </w:ins>
      <w:ins w:id="4670" w:author="LKY" w:date="2026-08-25T19:29:44Z">
        <w:r>
          <w:rPr>
            <w:rFonts w:hint="eastAsia" w:ascii="Times New Roman" w:hAnsi="Times New Roman"/>
            <w:sz w:val="24"/>
            <w:lang w:val="en-US" w:eastAsia="zh-CN"/>
          </w:rPr>
          <w:t>例如将N4081的量程设置为4~20MA。</w:t>
        </w:r>
      </w:ins>
    </w:p>
    <w:p w14:paraId="633E1DE6">
      <w:pPr>
        <w:pStyle w:val="12"/>
        <w:shd w:val="clear" w:fill="E7E6E6" w:themeFill="background2"/>
        <w:wordWrap w:val="0"/>
        <w:spacing w:line="360" w:lineRule="auto"/>
        <w:ind w:left="0" w:leftChars="0" w:firstLine="0" w:firstLineChars="0"/>
        <w:jc w:val="left"/>
        <w:outlineLvl w:val="9"/>
        <w:rPr>
          <w:ins w:id="4671" w:author="LKY" w:date="2026-08-25T19:29:44Z"/>
          <w:rFonts w:hint="eastAsia" w:ascii="Times New Roman" w:hAnsi="Times New Roman" w:cstheme="minorBidi"/>
          <w:i w:val="0"/>
          <w:iCs w:val="0"/>
          <w:caps w:val="0"/>
          <w:spacing w:val="0"/>
          <w:sz w:val="24"/>
          <w:szCs w:val="24"/>
          <w:shd w:val="clear" w:color="auto" w:fill="auto"/>
          <w:lang w:val="en-US" w:eastAsia="zh-CN"/>
        </w:rPr>
      </w:pPr>
      <w:ins w:id="4672" w:author="LKY" w:date="2026-08-25T19:29:44Z">
        <w:r>
          <w:rPr>
            <w:rFonts w:hint="default" w:ascii="Times New Roman" w:hAnsi="Times New Roman"/>
            <w:b w:val="0"/>
            <w:bCs w:val="0"/>
            <w:sz w:val="24"/>
            <w:szCs w:val="24"/>
            <w:shd w:val="clear" w:color="auto" w:fill="auto"/>
            <w:lang w:val="en-US" w:eastAsia="zh-CN"/>
          </w:rPr>
          <w:t>root@</w:t>
        </w:r>
      </w:ins>
      <w:ins w:id="4673" w:author="LKY" w:date="2026-08-25T19:29:44Z">
        <w:r>
          <w:rPr>
            <w:rFonts w:hint="eastAsia" w:ascii="Times New Roman" w:hAnsi="Times New Roman"/>
            <w:b w:val="0"/>
            <w:bCs w:val="0"/>
            <w:sz w:val="24"/>
            <w:szCs w:val="24"/>
            <w:shd w:val="clear" w:color="auto" w:fill="auto"/>
            <w:lang w:val="en-US" w:eastAsia="zh-CN"/>
          </w:rPr>
          <w:t>bliiot</w:t>
        </w:r>
      </w:ins>
      <w:ins w:id="4674" w:author="LKY" w:date="2026-08-25T19:29:44Z">
        <w:r>
          <w:rPr>
            <w:rFonts w:hint="default" w:ascii="Times New Roman" w:hAnsi="Times New Roman"/>
            <w:b w:val="0"/>
            <w:bCs w:val="0"/>
            <w:sz w:val="24"/>
            <w:szCs w:val="24"/>
            <w:shd w:val="clear" w:color="auto" w:fill="auto"/>
            <w:lang w:val="en-US" w:eastAsia="zh-CN"/>
          </w:rPr>
          <w:t xml:space="preserve">:/# </w:t>
        </w:r>
      </w:ins>
      <w:ins w:id="4675" w:author="LKY" w:date="2026-08-25T19:29:44Z">
        <w:r>
          <w:rPr>
            <w:rFonts w:ascii="Times New Roman" w:hAnsi="Times New Roman" w:eastAsiaTheme="minorEastAsia" w:cstheme="minorBidi"/>
            <w:i w:val="0"/>
            <w:iCs w:val="0"/>
            <w:caps w:val="0"/>
            <w:color w:val="0000FF"/>
            <w:spacing w:val="0"/>
            <w:sz w:val="24"/>
            <w:szCs w:val="24"/>
            <w:shd w:val="clear" w:color="auto" w:fill="auto"/>
            <w:rPrChange w:id="4676" w:author="LKY" w:date="2026-09-01T16:38:03Z">
              <w:rPr>
                <w:rFonts w:ascii="Times New Roman" w:hAnsi="Times New Roman" w:eastAsiaTheme="minorEastAsia" w:cstheme="minorBidi"/>
                <w:i w:val="0"/>
                <w:iCs w:val="0"/>
                <w:caps w:val="0"/>
                <w:spacing w:val="0"/>
                <w:sz w:val="24"/>
                <w:szCs w:val="24"/>
                <w:shd w:val="clear" w:color="auto" w:fill="auto"/>
              </w:rPr>
            </w:rPrChange>
          </w:rPr>
          <w:t xml:space="preserve">ion </w:t>
        </w:r>
      </w:ins>
      <w:ins w:id="4677" w:author="LKY" w:date="2026-08-25T19:29:44Z">
        <w:r>
          <w:rPr>
            <w:rFonts w:hint="eastAsia" w:ascii="Times New Roman" w:hAnsi="Times New Roman" w:cstheme="minorBidi"/>
            <w:i w:val="0"/>
            <w:iCs w:val="0"/>
            <w:caps w:val="0"/>
            <w:color w:val="0000FF"/>
            <w:spacing w:val="0"/>
            <w:sz w:val="24"/>
            <w:szCs w:val="24"/>
            <w:shd w:val="clear" w:color="auto" w:fill="auto"/>
            <w:lang w:val="en-US" w:eastAsia="zh-CN"/>
            <w:rPrChange w:id="4678" w:author="LKY" w:date="2026-09-01T16:38:03Z">
              <w:rPr>
                <w:rFonts w:hint="eastAsia" w:ascii="Times New Roman" w:hAnsi="Times New Roman" w:cstheme="minorBidi"/>
                <w:i w:val="0"/>
                <w:iCs w:val="0"/>
                <w:caps w:val="0"/>
                <w:spacing w:val="0"/>
                <w:sz w:val="24"/>
                <w:szCs w:val="24"/>
                <w:shd w:val="clear" w:color="auto" w:fill="auto"/>
                <w:lang w:val="en-US" w:eastAsia="zh-CN"/>
              </w:rPr>
            </w:rPrChange>
          </w:rPr>
          <w:t>s</w:t>
        </w:r>
      </w:ins>
      <w:ins w:id="4679" w:author="LKY" w:date="2026-08-25T19:29:44Z">
        <w:r>
          <w:rPr>
            <w:rFonts w:ascii="Times New Roman" w:hAnsi="Times New Roman" w:eastAsiaTheme="minorEastAsia" w:cstheme="minorBidi"/>
            <w:i w:val="0"/>
            <w:iCs w:val="0"/>
            <w:caps w:val="0"/>
            <w:color w:val="0000FF"/>
            <w:spacing w:val="0"/>
            <w:sz w:val="24"/>
            <w:szCs w:val="24"/>
            <w:shd w:val="clear" w:color="auto" w:fill="auto"/>
            <w:rPrChange w:id="4680" w:author="LKY" w:date="2026-09-01T16:38:03Z">
              <w:rPr>
                <w:rFonts w:ascii="Times New Roman" w:hAnsi="Times New Roman" w:eastAsiaTheme="minorEastAsia" w:cstheme="minorBidi"/>
                <w:i w:val="0"/>
                <w:iCs w:val="0"/>
                <w:caps w:val="0"/>
                <w:spacing w:val="0"/>
                <w:sz w:val="24"/>
                <w:szCs w:val="24"/>
                <w:shd w:val="clear" w:color="auto" w:fill="auto"/>
              </w:rPr>
            </w:rPrChange>
          </w:rPr>
          <w:t>etmode</w:t>
        </w:r>
      </w:ins>
      <w:ins w:id="4681" w:author="LKY" w:date="2026-08-25T19:29:44Z">
        <w:r>
          <w:rPr>
            <w:rFonts w:hint="eastAsia" w:ascii="Times New Roman" w:hAnsi="Times New Roman" w:cstheme="minorBidi"/>
            <w:i w:val="0"/>
            <w:iCs w:val="0"/>
            <w:caps w:val="0"/>
            <w:color w:val="0000FF"/>
            <w:spacing w:val="0"/>
            <w:sz w:val="24"/>
            <w:szCs w:val="24"/>
            <w:shd w:val="clear" w:color="auto" w:fill="auto"/>
            <w:lang w:val="en-US" w:eastAsia="zh-CN"/>
            <w:rPrChange w:id="4682" w:author="LKY" w:date="2026-09-01T16:38:03Z">
              <w:rPr>
                <w:rFonts w:hint="eastAsia" w:ascii="Times New Roman" w:hAnsi="Times New Roman" w:cstheme="minorBidi"/>
                <w:i w:val="0"/>
                <w:iCs w:val="0"/>
                <w:caps w:val="0"/>
                <w:spacing w:val="0"/>
                <w:sz w:val="24"/>
                <w:szCs w:val="24"/>
                <w:shd w:val="clear" w:color="auto" w:fill="auto"/>
                <w:lang w:val="en-US" w:eastAsia="zh-CN"/>
              </w:rPr>
            </w:rPrChange>
          </w:rPr>
          <w:t xml:space="preserve"> &lt;slot&gt; &lt;mode&gt;</w:t>
        </w:r>
      </w:ins>
    </w:p>
    <w:p w14:paraId="14C2BDD1">
      <w:pPr>
        <w:pStyle w:val="12"/>
        <w:shd w:val="clear" w:fill="E7E6E6" w:themeFill="background2"/>
        <w:wordWrap w:val="0"/>
        <w:spacing w:line="360" w:lineRule="auto"/>
        <w:ind w:left="0" w:leftChars="0" w:firstLine="0" w:firstLineChars="0"/>
        <w:jc w:val="left"/>
        <w:outlineLvl w:val="9"/>
        <w:rPr>
          <w:ins w:id="4683" w:author="LKY" w:date="2026-08-25T19:29:44Z"/>
          <w:rFonts w:hint="default" w:ascii="Times New Roman" w:hAnsi="Times New Roman" w:cstheme="minorBidi"/>
          <w:i w:val="0"/>
          <w:iCs w:val="0"/>
          <w:caps w:val="0"/>
          <w:spacing w:val="0"/>
          <w:sz w:val="24"/>
          <w:szCs w:val="24"/>
          <w:shd w:val="clear" w:color="auto" w:fill="auto"/>
          <w:lang w:val="en-US" w:eastAsia="zh-CN"/>
        </w:rPr>
      </w:pPr>
      <w:ins w:id="4684" w:author="LKY" w:date="2026-08-25T19:29:44Z">
        <w:r>
          <w:rPr>
            <w:rFonts w:hint="default" w:ascii="Times New Roman" w:hAnsi="Times New Roman"/>
            <w:b w:val="0"/>
            <w:bCs w:val="0"/>
            <w:sz w:val="24"/>
            <w:szCs w:val="24"/>
            <w:shd w:val="clear" w:color="auto" w:fill="auto"/>
            <w:lang w:val="en-US" w:eastAsia="zh-CN"/>
          </w:rPr>
          <w:t>root@</w:t>
        </w:r>
      </w:ins>
      <w:ins w:id="4685" w:author="LKY" w:date="2026-08-25T19:29:44Z">
        <w:r>
          <w:rPr>
            <w:rFonts w:hint="eastAsia" w:ascii="Times New Roman" w:hAnsi="Times New Roman"/>
            <w:b w:val="0"/>
            <w:bCs w:val="0"/>
            <w:sz w:val="24"/>
            <w:szCs w:val="24"/>
            <w:shd w:val="clear" w:color="auto" w:fill="auto"/>
            <w:lang w:val="en-US" w:eastAsia="zh-CN"/>
          </w:rPr>
          <w:t>bliiot</w:t>
        </w:r>
      </w:ins>
      <w:ins w:id="4686" w:author="LKY" w:date="2026-08-25T19:29:44Z">
        <w:r>
          <w:rPr>
            <w:rFonts w:hint="default" w:ascii="Times New Roman" w:hAnsi="Times New Roman"/>
            <w:b w:val="0"/>
            <w:bCs w:val="0"/>
            <w:sz w:val="24"/>
            <w:szCs w:val="24"/>
            <w:shd w:val="clear" w:color="auto" w:fill="auto"/>
            <w:lang w:val="en-US" w:eastAsia="zh-CN"/>
          </w:rPr>
          <w:t xml:space="preserve">:/# </w:t>
        </w:r>
      </w:ins>
      <w:ins w:id="4687" w:author="LKY" w:date="2026-08-25T19:29:44Z">
        <w:r>
          <w:rPr>
            <w:rFonts w:ascii="Times New Roman" w:hAnsi="Times New Roman" w:eastAsiaTheme="minorEastAsia" w:cstheme="minorBidi"/>
            <w:i w:val="0"/>
            <w:iCs w:val="0"/>
            <w:caps w:val="0"/>
            <w:color w:val="0000FF"/>
            <w:spacing w:val="0"/>
            <w:sz w:val="24"/>
            <w:szCs w:val="24"/>
            <w:shd w:val="clear" w:color="auto" w:fill="auto"/>
            <w:rPrChange w:id="4688" w:author="LKY" w:date="2026-09-01T16:38:00Z">
              <w:rPr>
                <w:rFonts w:ascii="Times New Roman" w:hAnsi="Times New Roman" w:eastAsiaTheme="minorEastAsia" w:cstheme="minorBidi"/>
                <w:i w:val="0"/>
                <w:iCs w:val="0"/>
                <w:caps w:val="0"/>
                <w:spacing w:val="0"/>
                <w:sz w:val="24"/>
                <w:szCs w:val="24"/>
                <w:shd w:val="clear" w:color="auto" w:fill="auto"/>
              </w:rPr>
            </w:rPrChange>
          </w:rPr>
          <w:t xml:space="preserve">ion </w:t>
        </w:r>
      </w:ins>
      <w:ins w:id="4689" w:author="LKY" w:date="2026-08-25T19:29:44Z">
        <w:r>
          <w:rPr>
            <w:rFonts w:hint="eastAsia" w:ascii="Times New Roman" w:hAnsi="Times New Roman" w:cstheme="minorBidi"/>
            <w:i w:val="0"/>
            <w:iCs w:val="0"/>
            <w:caps w:val="0"/>
            <w:color w:val="0000FF"/>
            <w:spacing w:val="0"/>
            <w:sz w:val="24"/>
            <w:szCs w:val="24"/>
            <w:shd w:val="clear" w:color="auto" w:fill="auto"/>
            <w:lang w:val="en-US" w:eastAsia="zh-CN"/>
            <w:rPrChange w:id="4690" w:author="LKY" w:date="2026-09-01T16:38:00Z">
              <w:rPr>
                <w:rFonts w:hint="eastAsia" w:ascii="Times New Roman" w:hAnsi="Times New Roman" w:cstheme="minorBidi"/>
                <w:i w:val="0"/>
                <w:iCs w:val="0"/>
                <w:caps w:val="0"/>
                <w:spacing w:val="0"/>
                <w:sz w:val="24"/>
                <w:szCs w:val="24"/>
                <w:shd w:val="clear" w:color="auto" w:fill="auto"/>
                <w:lang w:val="en-US" w:eastAsia="zh-CN"/>
              </w:rPr>
            </w:rPrChange>
          </w:rPr>
          <w:t>s</w:t>
        </w:r>
      </w:ins>
      <w:ins w:id="4691" w:author="LKY" w:date="2026-08-25T19:29:44Z">
        <w:r>
          <w:rPr>
            <w:rFonts w:ascii="Times New Roman" w:hAnsi="Times New Roman" w:eastAsiaTheme="minorEastAsia" w:cstheme="minorBidi"/>
            <w:i w:val="0"/>
            <w:iCs w:val="0"/>
            <w:caps w:val="0"/>
            <w:color w:val="0000FF"/>
            <w:spacing w:val="0"/>
            <w:sz w:val="24"/>
            <w:szCs w:val="24"/>
            <w:shd w:val="clear" w:color="auto" w:fill="auto"/>
            <w:rPrChange w:id="4692" w:author="LKY" w:date="2026-09-01T16:38:00Z">
              <w:rPr>
                <w:rFonts w:ascii="Times New Roman" w:hAnsi="Times New Roman" w:eastAsiaTheme="minorEastAsia" w:cstheme="minorBidi"/>
                <w:i w:val="0"/>
                <w:iCs w:val="0"/>
                <w:caps w:val="0"/>
                <w:spacing w:val="0"/>
                <w:sz w:val="24"/>
                <w:szCs w:val="24"/>
                <w:shd w:val="clear" w:color="auto" w:fill="auto"/>
              </w:rPr>
            </w:rPrChange>
          </w:rPr>
          <w:t>etmode</w:t>
        </w:r>
      </w:ins>
      <w:ins w:id="4693" w:author="LKY" w:date="2026-08-25T19:29:44Z">
        <w:r>
          <w:rPr>
            <w:rFonts w:hint="eastAsia" w:ascii="Times New Roman" w:hAnsi="Times New Roman" w:cstheme="minorBidi"/>
            <w:i w:val="0"/>
            <w:iCs w:val="0"/>
            <w:caps w:val="0"/>
            <w:color w:val="0000FF"/>
            <w:spacing w:val="0"/>
            <w:sz w:val="24"/>
            <w:szCs w:val="24"/>
            <w:shd w:val="clear" w:color="auto" w:fill="auto"/>
            <w:lang w:val="en-US" w:eastAsia="zh-CN"/>
            <w:rPrChange w:id="4694" w:author="LKY" w:date="2026-09-01T16:38:00Z">
              <w:rPr>
                <w:rFonts w:hint="eastAsia" w:ascii="Times New Roman" w:hAnsi="Times New Roman" w:cstheme="minorBidi"/>
                <w:i w:val="0"/>
                <w:iCs w:val="0"/>
                <w:caps w:val="0"/>
                <w:spacing w:val="0"/>
                <w:sz w:val="24"/>
                <w:szCs w:val="24"/>
                <w:shd w:val="clear" w:color="auto" w:fill="auto"/>
                <w:lang w:val="en-US" w:eastAsia="zh-CN"/>
              </w:rPr>
            </w:rPrChange>
          </w:rPr>
          <w:t xml:space="preserve"> 4 4</w:t>
        </w:r>
      </w:ins>
    </w:p>
    <w:p w14:paraId="4062DC41">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lang w:val="en-US" w:eastAsia="zh-CN"/>
        </w:rPr>
        <w:pPrChange w:id="4695" w:author="L" w:date="2026-07-31T15:03:05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1339C27B">
      <w:pPr>
        <w:pStyle w:val="12"/>
        <w:ind w:left="0" w:leftChars="0" w:firstLine="0" w:firstLineChars="0"/>
        <w:outlineLvl w:val="1"/>
        <w:rPr>
          <w:rFonts w:hint="eastAsia" w:ascii="Times New Roman" w:hAnsi="Times New Roman" w:eastAsia="宋体" w:cs="宋体"/>
          <w:b/>
          <w:bCs/>
          <w:sz w:val="32"/>
          <w:szCs w:val="32"/>
          <w:lang w:val="en-US" w:eastAsia="zh-CN"/>
        </w:rPr>
      </w:pPr>
      <w:bookmarkStart w:id="104" w:name="_Toc19145"/>
      <w:bookmarkStart w:id="105" w:name="_Toc20297"/>
      <w:bookmarkStart w:id="106" w:name="_Toc24440"/>
      <w:bookmarkStart w:id="107" w:name="_Toc1104"/>
      <w:r>
        <w:rPr>
          <w:rFonts w:hint="eastAsia" w:ascii="Times New Roman" w:hAnsi="Times New Roman" w:eastAsia="宋体" w:cs="宋体"/>
          <w:b/>
          <w:bCs/>
          <w:sz w:val="32"/>
          <w:szCs w:val="32"/>
          <w:lang w:val="en-US" w:eastAsia="zh-CN"/>
        </w:rPr>
        <w:t>2.4 LED</w:t>
      </w:r>
      <w:bookmarkEnd w:id="104"/>
      <w:bookmarkEnd w:id="105"/>
      <w:bookmarkEnd w:id="106"/>
      <w:bookmarkEnd w:id="107"/>
    </w:p>
    <w:p w14:paraId="59C37A70">
      <w:pPr>
        <w:pStyle w:val="12"/>
        <w:ind w:left="0" w:leftChars="0" w:firstLine="0" w:firstLineChars="0"/>
        <w:outlineLvl w:val="9"/>
        <w:rPr>
          <w:rFonts w:hint="default" w:ascii="Times New Roman" w:hAnsi="Times New Roman" w:eastAsia="宋体" w:cs="宋体"/>
          <w:b/>
          <w:bCs/>
          <w:sz w:val="32"/>
          <w:szCs w:val="32"/>
          <w:lang w:val="en-US" w:eastAsia="zh-CN"/>
        </w:rPr>
      </w:pPr>
      <w:r>
        <w:rPr>
          <w:sz w:val="32"/>
        </w:rPr>
        <mc:AlternateContent>
          <mc:Choice Requires="wps">
            <w:drawing>
              <wp:anchor distT="0" distB="0" distL="114300" distR="114300" simplePos="0" relativeHeight="251665408" behindDoc="0" locked="0" layoutInCell="1" allowOverlap="1">
                <wp:simplePos x="0" y="0"/>
                <wp:positionH relativeFrom="column">
                  <wp:posOffset>1981835</wp:posOffset>
                </wp:positionH>
                <wp:positionV relativeFrom="paragraph">
                  <wp:posOffset>166370</wp:posOffset>
                </wp:positionV>
                <wp:extent cx="3376295" cy="2603500"/>
                <wp:effectExtent l="0" t="0" r="14605" b="6350"/>
                <wp:wrapNone/>
                <wp:docPr id="6" name="文本框 6"/>
                <wp:cNvGraphicFramePr/>
                <a:graphic xmlns:a="http://schemas.openxmlformats.org/drawingml/2006/main">
                  <a:graphicData uri="http://schemas.microsoft.com/office/word/2010/wordprocessingShape">
                    <wps:wsp>
                      <wps:cNvSpPr txBox="1"/>
                      <wps:spPr>
                        <a:xfrm>
                          <a:off x="4919980" y="5651500"/>
                          <a:ext cx="3376295" cy="2603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7"/>
                              <w:gridCol w:w="4077"/>
                            </w:tblGrid>
                            <w:tr w14:paraId="6C0B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35845076">
                                  <w:pPr>
                                    <w:rPr>
                                      <w:rFonts w:hint="default" w:eastAsiaTheme="minorEastAsia"/>
                                      <w:vertAlign w:val="baseline"/>
                                      <w:lang w:val="en-US" w:eastAsia="zh-CN"/>
                                    </w:rPr>
                                  </w:pPr>
                                  <w:r>
                                    <w:rPr>
                                      <w:rFonts w:hint="eastAsia"/>
                                      <w:vertAlign w:val="baseline"/>
                                      <w:lang w:val="en-US" w:eastAsia="zh-CN"/>
                                    </w:rPr>
                                    <w:t>LED灯</w:t>
                                  </w:r>
                                </w:p>
                              </w:tc>
                              <w:tc>
                                <w:tcPr>
                                  <w:tcW w:w="3894" w:type="pct"/>
                                  <w:vAlign w:val="center"/>
                                </w:tcPr>
                                <w:p w14:paraId="76C5275C">
                                  <w:pPr>
                                    <w:rPr>
                                      <w:rFonts w:hint="eastAsia" w:eastAsiaTheme="minorEastAsia"/>
                                      <w:vertAlign w:val="baseline"/>
                                      <w:lang w:val="en-US" w:eastAsia="zh-CN"/>
                                    </w:rPr>
                                  </w:pPr>
                                  <w:r>
                                    <w:rPr>
                                      <w:rFonts w:hint="eastAsia"/>
                                      <w:vertAlign w:val="baseline"/>
                                      <w:lang w:val="en-US" w:eastAsia="zh-CN"/>
                                    </w:rPr>
                                    <w:t>说明</w:t>
                                  </w:r>
                                </w:p>
                              </w:tc>
                            </w:tr>
                            <w:tr w14:paraId="4376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23B1151C">
                                  <w:pPr>
                                    <w:rPr>
                                      <w:rFonts w:hint="default" w:eastAsiaTheme="minorEastAsia"/>
                                      <w:vertAlign w:val="baseline"/>
                                      <w:lang w:val="en-US" w:eastAsia="zh-CN"/>
                                    </w:rPr>
                                  </w:pPr>
                                  <w:r>
                                    <w:rPr>
                                      <w:rFonts w:hint="eastAsia"/>
                                      <w:vertAlign w:val="baseline"/>
                                      <w:lang w:val="en-US" w:eastAsia="zh-CN"/>
                                    </w:rPr>
                                    <w:t>PWR</w:t>
                                  </w:r>
                                </w:p>
                              </w:tc>
                              <w:tc>
                                <w:tcPr>
                                  <w:tcW w:w="3894" w:type="pct"/>
                                  <w:vAlign w:val="center"/>
                                </w:tcPr>
                                <w:p w14:paraId="1EF94910">
                                  <w:pPr>
                                    <w:rPr>
                                      <w:rFonts w:hint="eastAsia"/>
                                      <w:vertAlign w:val="baseline"/>
                                      <w:lang w:val="en-US" w:eastAsia="zh-CN"/>
                                    </w:rPr>
                                  </w:pPr>
                                  <w:r>
                                    <w:rPr>
                                      <w:rFonts w:hint="eastAsia"/>
                                      <w:vertAlign w:val="baseline"/>
                                      <w:lang w:val="en-US" w:eastAsia="zh-CN"/>
                                    </w:rPr>
                                    <w:t>电源灯，接入电源正常时常亮。</w:t>
                                  </w:r>
                                </w:p>
                                <w:p w14:paraId="329499C4">
                                  <w:pPr>
                                    <w:pStyle w:val="12"/>
                                    <w:ind w:left="0" w:leftChars="0" w:firstLine="0" w:firstLineChars="0"/>
                                    <w:rPr>
                                      <w:rFonts w:hint="default"/>
                                      <w:lang w:val="en-US" w:eastAsia="zh-CN"/>
                                    </w:rPr>
                                  </w:pPr>
                                  <w:r>
                                    <w:rPr>
                                      <w:rFonts w:hint="eastAsia"/>
                                      <w:vertAlign w:val="baseline"/>
                                      <w:lang w:val="en-US" w:eastAsia="zh-CN"/>
                                    </w:rPr>
                                    <w:t>用户不可编辑。</w:t>
                                  </w:r>
                                </w:p>
                              </w:tc>
                            </w:tr>
                            <w:tr w14:paraId="5C1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543549BE">
                                  <w:pPr>
                                    <w:rPr>
                                      <w:rFonts w:hint="default" w:eastAsiaTheme="minorEastAsia"/>
                                      <w:vertAlign w:val="baseline"/>
                                      <w:lang w:val="en-US" w:eastAsia="zh-CN"/>
                                    </w:rPr>
                                  </w:pPr>
                                  <w:r>
                                    <w:rPr>
                                      <w:rFonts w:hint="eastAsia"/>
                                      <w:vertAlign w:val="baseline"/>
                                      <w:lang w:val="en-US" w:eastAsia="zh-CN"/>
                                    </w:rPr>
                                    <w:t>RUN</w:t>
                                  </w:r>
                                </w:p>
                              </w:tc>
                              <w:tc>
                                <w:tcPr>
                                  <w:tcW w:w="3894" w:type="pct"/>
                                  <w:vAlign w:val="center"/>
                                </w:tcPr>
                                <w:p w14:paraId="6BBD3E35">
                                  <w:pPr>
                                    <w:rPr>
                                      <w:rFonts w:hint="eastAsia"/>
                                      <w:vertAlign w:val="baseline"/>
                                      <w:lang w:val="en-US" w:eastAsia="zh-CN"/>
                                    </w:rPr>
                                  </w:pPr>
                                  <w:r>
                                    <w:rPr>
                                      <w:rFonts w:hint="eastAsia"/>
                                      <w:vertAlign w:val="baseline"/>
                                      <w:lang w:val="en-US" w:eastAsia="zh-CN"/>
                                    </w:rPr>
                                    <w:t>默认设置：CPU使用率低于90%时闪烁，90%以上常亮。</w:t>
                                  </w:r>
                                </w:p>
                                <w:p w14:paraId="6FFA69EA">
                                  <w:pPr>
                                    <w:pStyle w:val="12"/>
                                    <w:ind w:left="0" w:leftChars="0" w:firstLine="0" w:firstLineChars="0"/>
                                    <w:rPr>
                                      <w:rFonts w:hint="default"/>
                                      <w:lang w:val="en-US" w:eastAsia="zh-CN"/>
                                    </w:rPr>
                                  </w:pPr>
                                  <w:r>
                                    <w:rPr>
                                      <w:rFonts w:hint="eastAsia"/>
                                      <w:vertAlign w:val="baseline"/>
                                      <w:lang w:val="en-US" w:eastAsia="zh-CN"/>
                                    </w:rPr>
                                    <w:t>用户可编辑。</w:t>
                                  </w:r>
                                </w:p>
                              </w:tc>
                            </w:tr>
                            <w:tr w14:paraId="11DF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63B448A1">
                                  <w:pPr>
                                    <w:rPr>
                                      <w:rFonts w:hint="default" w:eastAsiaTheme="minorEastAsia"/>
                                      <w:vertAlign w:val="baseline"/>
                                      <w:lang w:val="en-US" w:eastAsia="zh-CN"/>
                                    </w:rPr>
                                  </w:pPr>
                                  <w:r>
                                    <w:rPr>
                                      <w:rFonts w:hint="eastAsia"/>
                                      <w:vertAlign w:val="baseline"/>
                                      <w:lang w:val="en-US" w:eastAsia="zh-CN"/>
                                    </w:rPr>
                                    <w:t>LINK</w:t>
                                  </w:r>
                                </w:p>
                              </w:tc>
                              <w:tc>
                                <w:tcPr>
                                  <w:tcW w:w="3894" w:type="pct"/>
                                  <w:vAlign w:val="center"/>
                                </w:tcPr>
                                <w:p w14:paraId="49EE318C">
                                  <w:pPr>
                                    <w:rPr>
                                      <w:rFonts w:hint="eastAsia"/>
                                      <w:vertAlign w:val="baseline"/>
                                      <w:lang w:val="en-US" w:eastAsia="zh-CN"/>
                                    </w:rPr>
                                  </w:pPr>
                                  <w:r>
                                    <w:rPr>
                                      <w:rFonts w:hint="eastAsia"/>
                                      <w:vertAlign w:val="baseline"/>
                                      <w:lang w:val="en-US" w:eastAsia="zh-CN"/>
                                    </w:rPr>
                                    <w:t>默认设置：有互联网连接时常亮，无互联网连接时熄灭。</w:t>
                                  </w:r>
                                </w:p>
                                <w:p w14:paraId="27F13C80">
                                  <w:pPr>
                                    <w:pStyle w:val="12"/>
                                    <w:ind w:left="0" w:leftChars="0" w:firstLine="0" w:firstLineChars="0"/>
                                    <w:rPr>
                                      <w:rFonts w:hint="default"/>
                                      <w:lang w:val="en-US" w:eastAsia="zh-CN"/>
                                    </w:rPr>
                                  </w:pPr>
                                  <w:r>
                                    <w:rPr>
                                      <w:rFonts w:hint="eastAsia"/>
                                      <w:vertAlign w:val="baseline"/>
                                      <w:lang w:val="en-US" w:eastAsia="zh-CN"/>
                                    </w:rPr>
                                    <w:t>用户可编辑。</w:t>
                                  </w:r>
                                </w:p>
                              </w:tc>
                            </w:tr>
                          </w:tbl>
                          <w:p w14:paraId="4EA4D92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05pt;margin-top:13.1pt;height:205pt;width:265.85pt;z-index:251665408;mso-width-relative:page;mso-height-relative:page;" fillcolor="#FFFFFF [3201]" filled="t" stroked="f" coordsize="21600,21600" o:gfxdata="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JRK5QjV&#10;AAAACgEAAA8AAAAAAAAAAQAgAAAAIgAAAGRycy9kb3ducmV2LnhtbFBLAQIUABQAAAAIAIdO4kA0&#10;co/ZXAIAAJwEAAAOAAAAAAAAAAEAIAAAACQBAABkcnMvZTJvRG9jLnhtbFBLBQYAAAAABgAGAFkB&#10;AADyBQAAAAA=&#10;">
                <v:fill on="t" focussize="0,0"/>
                <v:stroke on="f" weight="0.5pt"/>
                <v:imagedata o:title=""/>
                <o:lock v:ext="edit" aspectratio="f"/>
                <v:textbox>
                  <w:txbxContent>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7"/>
                        <w:gridCol w:w="4077"/>
                      </w:tblGrid>
                      <w:tr w14:paraId="6C0B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35845076">
                            <w:pPr>
                              <w:rPr>
                                <w:rFonts w:hint="default" w:eastAsiaTheme="minorEastAsia"/>
                                <w:vertAlign w:val="baseline"/>
                                <w:lang w:val="en-US" w:eastAsia="zh-CN"/>
                              </w:rPr>
                            </w:pPr>
                            <w:r>
                              <w:rPr>
                                <w:rFonts w:hint="eastAsia"/>
                                <w:vertAlign w:val="baseline"/>
                                <w:lang w:val="en-US" w:eastAsia="zh-CN"/>
                              </w:rPr>
                              <w:t>LED灯</w:t>
                            </w:r>
                          </w:p>
                        </w:tc>
                        <w:tc>
                          <w:tcPr>
                            <w:tcW w:w="3894" w:type="pct"/>
                            <w:vAlign w:val="center"/>
                          </w:tcPr>
                          <w:p w14:paraId="76C5275C">
                            <w:pPr>
                              <w:rPr>
                                <w:rFonts w:hint="eastAsia" w:eastAsiaTheme="minorEastAsia"/>
                                <w:vertAlign w:val="baseline"/>
                                <w:lang w:val="en-US" w:eastAsia="zh-CN"/>
                              </w:rPr>
                            </w:pPr>
                            <w:r>
                              <w:rPr>
                                <w:rFonts w:hint="eastAsia"/>
                                <w:vertAlign w:val="baseline"/>
                                <w:lang w:val="en-US" w:eastAsia="zh-CN"/>
                              </w:rPr>
                              <w:t>说明</w:t>
                            </w:r>
                          </w:p>
                        </w:tc>
                      </w:tr>
                      <w:tr w14:paraId="4376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23B1151C">
                            <w:pPr>
                              <w:rPr>
                                <w:rFonts w:hint="default" w:eastAsiaTheme="minorEastAsia"/>
                                <w:vertAlign w:val="baseline"/>
                                <w:lang w:val="en-US" w:eastAsia="zh-CN"/>
                              </w:rPr>
                            </w:pPr>
                            <w:r>
                              <w:rPr>
                                <w:rFonts w:hint="eastAsia"/>
                                <w:vertAlign w:val="baseline"/>
                                <w:lang w:val="en-US" w:eastAsia="zh-CN"/>
                              </w:rPr>
                              <w:t>PWR</w:t>
                            </w:r>
                          </w:p>
                        </w:tc>
                        <w:tc>
                          <w:tcPr>
                            <w:tcW w:w="3894" w:type="pct"/>
                            <w:vAlign w:val="center"/>
                          </w:tcPr>
                          <w:p w14:paraId="1EF94910">
                            <w:pPr>
                              <w:rPr>
                                <w:rFonts w:hint="eastAsia"/>
                                <w:vertAlign w:val="baseline"/>
                                <w:lang w:val="en-US" w:eastAsia="zh-CN"/>
                              </w:rPr>
                            </w:pPr>
                            <w:r>
                              <w:rPr>
                                <w:rFonts w:hint="eastAsia"/>
                                <w:vertAlign w:val="baseline"/>
                                <w:lang w:val="en-US" w:eastAsia="zh-CN"/>
                              </w:rPr>
                              <w:t>电源灯，接入电源正常时常亮。</w:t>
                            </w:r>
                          </w:p>
                          <w:p w14:paraId="329499C4">
                            <w:pPr>
                              <w:pStyle w:val="12"/>
                              <w:ind w:left="0" w:leftChars="0" w:firstLine="0" w:firstLineChars="0"/>
                              <w:rPr>
                                <w:rFonts w:hint="default"/>
                                <w:lang w:val="en-US" w:eastAsia="zh-CN"/>
                              </w:rPr>
                            </w:pPr>
                            <w:r>
                              <w:rPr>
                                <w:rFonts w:hint="eastAsia"/>
                                <w:vertAlign w:val="baseline"/>
                                <w:lang w:val="en-US" w:eastAsia="zh-CN"/>
                              </w:rPr>
                              <w:t>用户不可编辑。</w:t>
                            </w:r>
                          </w:p>
                        </w:tc>
                      </w:tr>
                      <w:tr w14:paraId="5C1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543549BE">
                            <w:pPr>
                              <w:rPr>
                                <w:rFonts w:hint="default" w:eastAsiaTheme="minorEastAsia"/>
                                <w:vertAlign w:val="baseline"/>
                                <w:lang w:val="en-US" w:eastAsia="zh-CN"/>
                              </w:rPr>
                            </w:pPr>
                            <w:r>
                              <w:rPr>
                                <w:rFonts w:hint="eastAsia"/>
                                <w:vertAlign w:val="baseline"/>
                                <w:lang w:val="en-US" w:eastAsia="zh-CN"/>
                              </w:rPr>
                              <w:t>RUN</w:t>
                            </w:r>
                          </w:p>
                        </w:tc>
                        <w:tc>
                          <w:tcPr>
                            <w:tcW w:w="3894" w:type="pct"/>
                            <w:vAlign w:val="center"/>
                          </w:tcPr>
                          <w:p w14:paraId="6BBD3E35">
                            <w:pPr>
                              <w:rPr>
                                <w:rFonts w:hint="eastAsia"/>
                                <w:vertAlign w:val="baseline"/>
                                <w:lang w:val="en-US" w:eastAsia="zh-CN"/>
                              </w:rPr>
                            </w:pPr>
                            <w:r>
                              <w:rPr>
                                <w:rFonts w:hint="eastAsia"/>
                                <w:vertAlign w:val="baseline"/>
                                <w:lang w:val="en-US" w:eastAsia="zh-CN"/>
                              </w:rPr>
                              <w:t>默认设置：CPU使用率低于90%时闪烁，90%以上常亮。</w:t>
                            </w:r>
                          </w:p>
                          <w:p w14:paraId="6FFA69EA">
                            <w:pPr>
                              <w:pStyle w:val="12"/>
                              <w:ind w:left="0" w:leftChars="0" w:firstLine="0" w:firstLineChars="0"/>
                              <w:rPr>
                                <w:rFonts w:hint="default"/>
                                <w:lang w:val="en-US" w:eastAsia="zh-CN"/>
                              </w:rPr>
                            </w:pPr>
                            <w:r>
                              <w:rPr>
                                <w:rFonts w:hint="eastAsia"/>
                                <w:vertAlign w:val="baseline"/>
                                <w:lang w:val="en-US" w:eastAsia="zh-CN"/>
                              </w:rPr>
                              <w:t>用户可编辑。</w:t>
                            </w:r>
                          </w:p>
                        </w:tc>
                      </w:tr>
                      <w:tr w14:paraId="11DF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63B448A1">
                            <w:pPr>
                              <w:rPr>
                                <w:rFonts w:hint="default" w:eastAsiaTheme="minorEastAsia"/>
                                <w:vertAlign w:val="baseline"/>
                                <w:lang w:val="en-US" w:eastAsia="zh-CN"/>
                              </w:rPr>
                            </w:pPr>
                            <w:r>
                              <w:rPr>
                                <w:rFonts w:hint="eastAsia"/>
                                <w:vertAlign w:val="baseline"/>
                                <w:lang w:val="en-US" w:eastAsia="zh-CN"/>
                              </w:rPr>
                              <w:t>LINK</w:t>
                            </w:r>
                          </w:p>
                        </w:tc>
                        <w:tc>
                          <w:tcPr>
                            <w:tcW w:w="3894" w:type="pct"/>
                            <w:vAlign w:val="center"/>
                          </w:tcPr>
                          <w:p w14:paraId="49EE318C">
                            <w:pPr>
                              <w:rPr>
                                <w:rFonts w:hint="eastAsia"/>
                                <w:vertAlign w:val="baseline"/>
                                <w:lang w:val="en-US" w:eastAsia="zh-CN"/>
                              </w:rPr>
                            </w:pPr>
                            <w:r>
                              <w:rPr>
                                <w:rFonts w:hint="eastAsia"/>
                                <w:vertAlign w:val="baseline"/>
                                <w:lang w:val="en-US" w:eastAsia="zh-CN"/>
                              </w:rPr>
                              <w:t>默认设置：有互联网连接时常亮，无互联网连接时熄灭。</w:t>
                            </w:r>
                          </w:p>
                          <w:p w14:paraId="27F13C80">
                            <w:pPr>
                              <w:pStyle w:val="12"/>
                              <w:ind w:left="0" w:leftChars="0" w:firstLine="0" w:firstLineChars="0"/>
                              <w:rPr>
                                <w:rFonts w:hint="default"/>
                                <w:lang w:val="en-US" w:eastAsia="zh-CN"/>
                              </w:rPr>
                            </w:pPr>
                            <w:r>
                              <w:rPr>
                                <w:rFonts w:hint="eastAsia"/>
                                <w:vertAlign w:val="baseline"/>
                                <w:lang w:val="en-US" w:eastAsia="zh-CN"/>
                              </w:rPr>
                              <w:t>用户可编辑。</w:t>
                            </w:r>
                          </w:p>
                        </w:tc>
                      </w:tr>
                    </w:tbl>
                    <w:p w14:paraId="4EA4D92D"/>
                  </w:txbxContent>
                </v:textbox>
              </v:shape>
            </w:pict>
          </mc:Fallback>
        </mc:AlternateContent>
      </w:r>
      <w:r>
        <w:rPr>
          <w:rFonts w:hint="default" w:ascii="Times New Roman" w:hAnsi="Times New Roman" w:eastAsia="宋体" w:cs="宋体"/>
          <w:b/>
          <w:bCs/>
          <w:sz w:val="32"/>
          <w:szCs w:val="32"/>
          <w:lang w:val="en-US" w:eastAsia="zh-CN"/>
        </w:rPr>
        <w:drawing>
          <wp:inline distT="0" distB="0" distL="114300" distR="114300">
            <wp:extent cx="1246505" cy="3104515"/>
            <wp:effectExtent l="0" t="0" r="10795" b="635"/>
            <wp:docPr id="77" name="图片 77"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EdgePLC A款 (1)"/>
                    <pic:cNvPicPr>
                      <a:picLocks noChangeAspect="1"/>
                    </pic:cNvPicPr>
                  </pic:nvPicPr>
                  <pic:blipFill>
                    <a:blip r:embed="rId60"/>
                    <a:srcRect l="32948" t="11477" r="33550" b="5112"/>
                    <a:stretch>
                      <a:fillRect/>
                    </a:stretch>
                  </pic:blipFill>
                  <pic:spPr>
                    <a:xfrm>
                      <a:off x="0" y="0"/>
                      <a:ext cx="1246505" cy="3104515"/>
                    </a:xfrm>
                    <a:prstGeom prst="rect">
                      <a:avLst/>
                    </a:prstGeom>
                  </pic:spPr>
                </pic:pic>
              </a:graphicData>
            </a:graphic>
          </wp:inline>
        </w:drawing>
      </w:r>
    </w:p>
    <w:p w14:paraId="1DB53FE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LED指示灯如图,从左至右的顺序为LED2、LED1、LED0。其中LED2为POWER指示灯，上电后电源正常时常亮；LED1为RUN灯，系统正常运行时闪烁；LED0为LINK灯，使用有线网络连接互联网时常亮，4G或Wi-Fi时闪烁。文件为/etc/beilai_led.sh。</w:t>
      </w:r>
    </w:p>
    <w:p w14:paraId="0EC2E4EC">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查看触发条件：</w:t>
      </w:r>
      <w:r>
        <w:rPr>
          <w:rFonts w:hint="eastAsia" w:ascii="Times New Roman" w:hAnsi="Times New Roman" w:eastAsia="宋体" w:cs="宋体"/>
          <w:b w:val="0"/>
          <w:bCs/>
          <w:color w:val="0000FF"/>
          <w:sz w:val="24"/>
          <w:szCs w:val="24"/>
          <w:lang w:val="en-US" w:eastAsia="zh-CN" w:bidi="en-US"/>
        </w:rPr>
        <w:t>cat /sys/class/leds/user-led0/trigger</w:t>
      </w:r>
    </w:p>
    <w:p w14:paraId="2241C13D">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FF"/>
          <w:sz w:val="24"/>
          <w:szCs w:val="24"/>
          <w:lang w:val="en-US" w:eastAsia="zh-CN" w:bidi="en-US"/>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cat /sys/class/leds/user-led0/trigger</w:t>
      </w:r>
    </w:p>
    <w:p w14:paraId="3ED3BE61">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 xml:space="preserve">[none] rc-feedback mmc0 mmc1 mmc2 timer oneshot heartbeat backlight gpio cpu0 cpu1 cpu2 cpu3 default-on transient </w:t>
      </w:r>
    </w:p>
    <w:p w14:paraId="6A4C1436">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其中[none]表示当前led</w:t>
      </w:r>
      <w:r>
        <w:rPr>
          <w:rFonts w:hint="eastAsia" w:ascii="Times New Roman" w:hAnsi="Times New Roman" w:eastAsia="宋体" w:cs="宋体"/>
          <w:b w:val="0"/>
          <w:bCs/>
          <w:color w:val="000000"/>
          <w:sz w:val="24"/>
          <w:szCs w:val="24"/>
          <w:lang w:val="en-US" w:eastAsia="zh-CN" w:bidi="en-US"/>
        </w:rPr>
        <w:t>0</w:t>
      </w:r>
      <w:r>
        <w:rPr>
          <w:rFonts w:hint="default" w:ascii="Times New Roman" w:hAnsi="Times New Roman" w:eastAsia="宋体" w:cs="宋体"/>
          <w:b w:val="0"/>
          <w:bCs/>
          <w:color w:val="000000"/>
          <w:sz w:val="24"/>
          <w:szCs w:val="24"/>
          <w:lang w:val="en-US" w:eastAsia="zh-CN" w:bidi="en-US"/>
        </w:rPr>
        <w:t>的触发条件为无。往trigger中写上述字符串，可以修改触发条件。</w:t>
      </w:r>
    </w:p>
    <w:p w14:paraId="788C77B0">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当led触发条件设置为none时，用户可通过命令来控制led灯的亮灭</w:t>
      </w:r>
    </w:p>
    <w:p w14:paraId="6BFB19AE">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控制led0亮：</w:t>
      </w:r>
      <w:r>
        <w:rPr>
          <w:rFonts w:hint="eastAsia" w:ascii="Times New Roman" w:hAnsi="Times New Roman" w:eastAsia="宋体" w:cs="宋体"/>
          <w:b w:val="0"/>
          <w:bCs/>
          <w:color w:val="0000FF"/>
          <w:sz w:val="24"/>
          <w:szCs w:val="24"/>
          <w:lang w:val="en-US" w:eastAsia="zh-CN" w:bidi="en-US"/>
        </w:rPr>
        <w:t>echo 1 &gt;/sys/class/leds/user-led0/brightness</w:t>
      </w:r>
    </w:p>
    <w:p w14:paraId="2B75C80A">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FF"/>
          <w:sz w:val="24"/>
          <w:szCs w:val="24"/>
          <w:lang w:val="en-US" w:eastAsia="zh-CN" w:bidi="en-US"/>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echo none &gt;/sys/class/leds/user-led0/brightness</w:t>
      </w:r>
    </w:p>
    <w:p w14:paraId="6FEE55C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ascii="Times New Roman" w:hAnsi="Times New Roman"/>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echo 1 &gt;/sys/class/leds/user-led0/brightness</w:t>
      </w:r>
    </w:p>
    <w:p w14:paraId="209AB6E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控制led1灭：</w:t>
      </w:r>
      <w:r>
        <w:rPr>
          <w:rFonts w:hint="eastAsia" w:ascii="Times New Roman" w:hAnsi="Times New Roman"/>
          <w:color w:val="0000FF"/>
          <w:sz w:val="24"/>
          <w:szCs w:val="32"/>
          <w:lang w:val="en-US" w:eastAsia="zh-CN"/>
        </w:rPr>
        <w:t>echo 0 &gt;/sys/class/leds/user-led1/brightness</w:t>
      </w:r>
    </w:p>
    <w:p w14:paraId="62FFA35E">
      <w:pPr>
        <w:pStyle w:val="12"/>
        <w:ind w:left="0" w:leftChars="0" w:firstLine="0" w:firstLineChars="0"/>
        <w:outlineLvl w:val="1"/>
        <w:rPr>
          <w:rFonts w:hint="default" w:ascii="Times New Roman" w:hAnsi="Times New Roman"/>
          <w:b/>
          <w:bCs/>
          <w:sz w:val="32"/>
          <w:szCs w:val="32"/>
          <w:lang w:val="en-US" w:eastAsia="zh-CN"/>
        </w:rPr>
      </w:pPr>
      <w:bookmarkStart w:id="108" w:name="_Toc4715"/>
      <w:bookmarkStart w:id="109" w:name="_Toc25149"/>
      <w:bookmarkStart w:id="110" w:name="_Toc7930"/>
      <w:bookmarkStart w:id="111" w:name="_Toc10092"/>
      <w:r>
        <w:rPr>
          <w:rFonts w:hint="eastAsia" w:ascii="Times New Roman" w:hAnsi="Times New Roman"/>
          <w:b/>
          <w:bCs/>
          <w:sz w:val="32"/>
          <w:szCs w:val="32"/>
          <w:lang w:val="en-US" w:eastAsia="zh-CN"/>
        </w:rPr>
        <w:t>2.</w:t>
      </w:r>
      <w:ins w:id="4696" w:author="L" w:date="2026-08-07T16:34:18Z">
        <w:r>
          <w:rPr>
            <w:rFonts w:hint="eastAsia" w:ascii="Times New Roman" w:hAnsi="Times New Roman"/>
            <w:b/>
            <w:bCs/>
            <w:sz w:val="32"/>
            <w:szCs w:val="32"/>
            <w:lang w:val="en-US" w:eastAsia="zh-CN"/>
          </w:rPr>
          <w:t>5</w:t>
        </w:r>
      </w:ins>
      <w:del w:id="4697" w:author="L" w:date="2026-08-07T16:34:17Z">
        <w:r>
          <w:rPr>
            <w:rFonts w:hint="eastAsia" w:ascii="Times New Roman" w:hAnsi="Times New Roman"/>
            <w:b/>
            <w:bCs/>
            <w:sz w:val="32"/>
            <w:szCs w:val="32"/>
            <w:lang w:val="en-US" w:eastAsia="zh-CN"/>
          </w:rPr>
          <w:delText>6</w:delText>
        </w:r>
      </w:del>
      <w:r>
        <w:rPr>
          <w:rFonts w:hint="eastAsia" w:ascii="Times New Roman" w:hAnsi="Times New Roman"/>
          <w:b/>
          <w:bCs/>
          <w:sz w:val="32"/>
          <w:szCs w:val="32"/>
          <w:lang w:val="en-US" w:eastAsia="zh-CN"/>
        </w:rPr>
        <w:t>网络接口</w:t>
      </w:r>
      <w:bookmarkEnd w:id="108"/>
      <w:bookmarkEnd w:id="109"/>
      <w:bookmarkEnd w:id="110"/>
      <w:bookmarkEnd w:id="111"/>
    </w:p>
    <w:p w14:paraId="465EEB62">
      <w:pPr>
        <w:ind w:firstLine="420" w:firstLineChars="0"/>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drawing>
          <wp:inline distT="0" distB="0" distL="114300" distR="114300">
            <wp:extent cx="940435" cy="2320925"/>
            <wp:effectExtent l="0" t="0" r="12065" b="3175"/>
            <wp:docPr id="75" name="图片 75"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dgePLC A款 (1)"/>
                    <pic:cNvPicPr>
                      <a:picLocks noChangeAspect="1"/>
                    </pic:cNvPicPr>
                  </pic:nvPicPr>
                  <pic:blipFill>
                    <a:blip r:embed="rId61"/>
                    <a:srcRect/>
                    <a:stretch>
                      <a:fillRect/>
                    </a:stretch>
                  </pic:blipFill>
                  <pic:spPr>
                    <a:xfrm>
                      <a:off x="0" y="0"/>
                      <a:ext cx="940435" cy="2320925"/>
                    </a:xfrm>
                    <a:prstGeom prst="rect">
                      <a:avLst/>
                    </a:prstGeom>
                  </pic:spPr>
                </pic:pic>
              </a:graphicData>
            </a:graphic>
          </wp:inline>
        </w:drawing>
      </w:r>
    </w:p>
    <w:p w14:paraId="03948B01">
      <w:pPr>
        <w:keepNext w:val="0"/>
        <w:keepLines w:val="0"/>
        <w:pageBreakBefore w:val="0"/>
        <w:widowControl w:val="0"/>
        <w:kinsoku/>
        <w:overflowPunct/>
        <w:topLinePunct w:val="0"/>
        <w:autoSpaceDE/>
        <w:autoSpaceDN/>
        <w:bidi w:val="0"/>
        <w:adjustRightInd/>
        <w:snapToGrid/>
        <w:spacing w:line="360" w:lineRule="auto"/>
        <w:ind w:firstLine="420" w:firstLineChars="0"/>
        <w:textAlignment w:val="auto"/>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t>如图所示，设备配备了三个百兆网口ETH1、ETH2、ETH3</w:t>
      </w:r>
    </w:p>
    <w:p w14:paraId="5C75FC73">
      <w:pPr>
        <w:keepNext w:val="0"/>
        <w:keepLines w:val="0"/>
        <w:pageBreakBefore w:val="0"/>
        <w:widowControl w:val="0"/>
        <w:kinsoku/>
        <w:overflowPunct/>
        <w:topLinePunct w:val="0"/>
        <w:autoSpaceDE/>
        <w:autoSpaceDN/>
        <w:bidi w:val="0"/>
        <w:adjustRightInd/>
        <w:snapToGrid/>
        <w:spacing w:line="360" w:lineRule="auto"/>
        <w:textAlignment w:val="auto"/>
        <w:rPr>
          <w:rFonts w:hint="eastAsia"/>
          <w:lang w:val="en-US" w:eastAsia="zh-CN"/>
        </w:rPr>
      </w:pPr>
      <w:r>
        <w:rPr>
          <w:rFonts w:hint="eastAsia" w:ascii="Times New Roman" w:hAnsi="Times New Roman" w:cs="宋体"/>
          <w:sz w:val="24"/>
          <w:szCs w:val="32"/>
          <w:lang w:val="en-US" w:eastAsia="zh-CN"/>
        </w:rPr>
        <w:t>将网线插入ETH2，输入命令：</w:t>
      </w:r>
    </w:p>
    <w:p w14:paraId="45A791E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宋体"/>
          <w:sz w:val="24"/>
          <w:szCs w:val="32"/>
          <w:highlight w:val="none"/>
          <w:shd w:val="clear" w:color="auto" w:fill="auto"/>
          <w:lang w:val="en-US" w:eastAsia="zh-CN"/>
        </w:rPr>
      </w:pPr>
      <w:r>
        <w:rPr>
          <w:rFonts w:hint="eastAsia" w:ascii="Times New Roman" w:hAnsi="Times New Roman" w:cs="宋体"/>
          <w:sz w:val="24"/>
          <w:szCs w:val="32"/>
          <w:highlight w:val="none"/>
          <w:shd w:val="clear" w:color="auto" w:fill="auto"/>
          <w:lang w:val="en-US" w:eastAsia="zh-CN"/>
        </w:rPr>
        <w:t xml:space="preserve">root@BL241:~# </w:t>
      </w:r>
      <w:r>
        <w:rPr>
          <w:rFonts w:hint="eastAsia" w:ascii="Times New Roman" w:hAnsi="Times New Roman" w:cs="宋体"/>
          <w:color w:val="0000FF"/>
          <w:kern w:val="2"/>
          <w:sz w:val="24"/>
          <w:szCs w:val="32"/>
          <w:lang w:val="en-US" w:eastAsia="zh-CN" w:bidi="ar-SA"/>
        </w:rPr>
        <w:t>ifconfig -a</w:t>
      </w:r>
    </w:p>
    <w:p w14:paraId="78805BA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69865" cy="2207895"/>
            <wp:effectExtent l="0" t="0" r="6985" b="1905"/>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pic:cNvPicPr>
                      <a:picLocks noChangeAspect="1"/>
                    </pic:cNvPicPr>
                  </pic:nvPicPr>
                  <pic:blipFill>
                    <a:blip r:embed="rId62"/>
                    <a:stretch>
                      <a:fillRect/>
                    </a:stretch>
                  </pic:blipFill>
                  <pic:spPr>
                    <a:xfrm>
                      <a:off x="0" y="0"/>
                      <a:ext cx="5269865" cy="2207895"/>
                    </a:xfrm>
                    <a:prstGeom prst="rect">
                      <a:avLst/>
                    </a:prstGeom>
                    <a:noFill/>
                    <a:ln>
                      <a:noFill/>
                    </a:ln>
                  </pic:spPr>
                </pic:pic>
              </a:graphicData>
            </a:graphic>
          </wp:inline>
        </w:drawing>
      </w:r>
    </w:p>
    <w:p w14:paraId="62D69979">
      <w:pPr>
        <w:pStyle w:val="12"/>
        <w:keepNext w:val="0"/>
        <w:keepLines w:val="0"/>
        <w:pageBreakBefore w:val="0"/>
        <w:widowControl w:val="0"/>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sz w:val="24"/>
          <w:szCs w:val="32"/>
          <w:lang w:val="en-US" w:eastAsia="zh-CN"/>
        </w:rPr>
      </w:pPr>
      <w:r>
        <w:rPr>
          <w:rFonts w:hint="eastAsia" w:ascii="Times New Roman" w:hAnsi="Times New Roman" w:cs="宋体" w:eastAsiaTheme="minorEastAsia"/>
          <w:kern w:val="2"/>
          <w:sz w:val="24"/>
          <w:szCs w:val="32"/>
          <w:lang w:val="en-US" w:eastAsia="zh-CN" w:bidi="ar-SA"/>
        </w:rPr>
        <w:t>此时ETH</w:t>
      </w:r>
      <w:r>
        <w:rPr>
          <w:rFonts w:hint="eastAsia" w:ascii="Times New Roman" w:hAnsi="Times New Roman" w:cs="宋体"/>
          <w:kern w:val="2"/>
          <w:sz w:val="24"/>
          <w:szCs w:val="32"/>
          <w:lang w:val="en-US" w:eastAsia="zh-CN" w:bidi="ar-SA"/>
        </w:rPr>
        <w:t>2</w:t>
      </w:r>
      <w:r>
        <w:rPr>
          <w:rFonts w:hint="eastAsia" w:ascii="Times New Roman" w:hAnsi="Times New Roman" w:cs="宋体" w:eastAsiaTheme="minorEastAsia"/>
          <w:kern w:val="2"/>
          <w:sz w:val="24"/>
          <w:szCs w:val="32"/>
          <w:lang w:val="en-US" w:eastAsia="zh-CN" w:bidi="ar-SA"/>
        </w:rPr>
        <w:t>应显示为设定的静态IP地址192.168.1.</w:t>
      </w:r>
      <w:r>
        <w:rPr>
          <w:rFonts w:hint="eastAsia" w:ascii="Times New Roman" w:hAnsi="Times New Roman" w:cs="宋体"/>
          <w:kern w:val="2"/>
          <w:sz w:val="24"/>
          <w:szCs w:val="32"/>
          <w:lang w:val="en-US" w:eastAsia="zh-CN" w:bidi="ar-SA"/>
        </w:rPr>
        <w:t>71</w:t>
      </w:r>
      <w:r>
        <w:rPr>
          <w:rFonts w:hint="eastAsia" w:ascii="Times New Roman" w:hAnsi="Times New Roman" w:cs="宋体" w:eastAsiaTheme="minorEastAsia"/>
          <w:kern w:val="2"/>
          <w:sz w:val="24"/>
          <w:szCs w:val="32"/>
          <w:lang w:val="en-US" w:eastAsia="zh-CN" w:bidi="ar-SA"/>
        </w:rPr>
        <w:t>。</w:t>
      </w:r>
    </w:p>
    <w:p w14:paraId="4D10E9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t>更换网口测试时关闭其他网口：</w:t>
      </w:r>
    </w:p>
    <w:p w14:paraId="0EF7766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关闭网口1：</w:t>
      </w:r>
      <w:r>
        <w:rPr>
          <w:rFonts w:hint="eastAsia"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down</w:t>
      </w:r>
    </w:p>
    <w:p w14:paraId="37D482B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color w:val="0000FF"/>
          <w:sz w:val="24"/>
          <w:szCs w:val="32"/>
          <w:lang w:val="en-US" w:eastAsia="zh-CN"/>
        </w:rPr>
      </w:pP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关闭网口</w:t>
      </w:r>
      <w:r>
        <w:rPr>
          <w:rFonts w:hint="eastAsia" w:ascii="Times New Roman" w:hAnsi="Times New Roman" w:cs="宋体"/>
          <w:color w:val="000000" w:themeColor="text1"/>
          <w:kern w:val="2"/>
          <w:sz w:val="24"/>
          <w:szCs w:val="32"/>
          <w:lang w:val="en-US" w:eastAsia="zh-CN" w:bidi="ar-SA"/>
          <w14:textFill>
            <w14:solidFill>
              <w14:schemeClr w14:val="tx1"/>
            </w14:solidFill>
          </w14:textFill>
        </w:rPr>
        <w:t>3</w:t>
      </w: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w:t>
      </w:r>
      <w:r>
        <w:rPr>
          <w:rFonts w:hint="eastAsia"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eastAsia" w:ascii="Times New Roman" w:hAnsi="Times New Roman" w:cs="宋体" w:eastAsiaTheme="minorEastAsia"/>
          <w:color w:val="0000FF"/>
          <w:kern w:val="2"/>
          <w:sz w:val="24"/>
          <w:szCs w:val="32"/>
          <w:lang w:val="en-US" w:eastAsia="zh-CN" w:bidi="ar-SA"/>
        </w:rPr>
        <w:t xml:space="preserve"> down</w:t>
      </w:r>
    </w:p>
    <w:p w14:paraId="64799F28">
      <w:pPr>
        <w:pStyle w:val="12"/>
        <w:ind w:left="0" w:leftChars="0" w:firstLine="0" w:firstLineChars="0"/>
        <w:rPr>
          <w:rFonts w:hint="eastAsia" w:ascii="Times New Roman" w:hAnsi="Times New Roman" w:cs="宋体"/>
          <w:color w:val="000000" w:themeColor="text1"/>
          <w:sz w:val="24"/>
          <w:szCs w:val="32"/>
          <w:lang w:val="en-US" w:eastAsia="zh-CN"/>
          <w14:textFill>
            <w14:solidFill>
              <w14:schemeClr w14:val="tx1"/>
            </w14:solidFill>
          </w14:textFill>
        </w:rPr>
      </w:pPr>
      <w:r>
        <w:rPr>
          <w:rFonts w:hint="eastAsia" w:ascii="Times New Roman" w:hAnsi="Times New Roman" w:cs="宋体"/>
          <w:sz w:val="24"/>
          <w:szCs w:val="32"/>
          <w:lang w:val="en-US" w:eastAsia="zh-CN"/>
        </w:rPr>
        <w:t>ping百度：</w:t>
      </w:r>
      <w:r>
        <w:rPr>
          <w:rFonts w:hint="eastAsia" w:ascii="Times New Roman" w:hAnsi="Times New Roman" w:cs="宋体"/>
          <w:color w:val="0000FF"/>
          <w:sz w:val="24"/>
          <w:szCs w:val="32"/>
          <w:lang w:val="en-US" w:eastAsia="zh-CN"/>
        </w:rPr>
        <w:t xml:space="preserve">ping  -4 </w:t>
      </w:r>
      <w:r>
        <w:rPr>
          <w:rFonts w:hint="eastAsia" w:ascii="Times New Roman" w:hAnsi="Times New Roman" w:cs="宋体"/>
          <w:color w:val="0000FF"/>
          <w:sz w:val="24"/>
          <w:szCs w:val="32"/>
          <w:lang w:val="en-US" w:eastAsia="zh-CN"/>
        </w:rPr>
        <w:fldChar w:fldCharType="begin"/>
      </w:r>
      <w:r>
        <w:rPr>
          <w:rFonts w:hint="eastAsia" w:ascii="Times New Roman" w:hAnsi="Times New Roman" w:cs="宋体"/>
          <w:color w:val="0000FF"/>
          <w:sz w:val="24"/>
          <w:szCs w:val="32"/>
          <w:lang w:val="en-US" w:eastAsia="zh-CN"/>
        </w:rPr>
        <w:instrText xml:space="preserve"> HYPERLINK "http://www.baidu.com" </w:instrText>
      </w:r>
      <w:r>
        <w:rPr>
          <w:rFonts w:hint="eastAsia" w:ascii="Times New Roman" w:hAnsi="Times New Roman" w:cs="宋体"/>
          <w:color w:val="0000FF"/>
          <w:sz w:val="24"/>
          <w:szCs w:val="32"/>
          <w:lang w:val="en-US" w:eastAsia="zh-CN"/>
        </w:rPr>
        <w:fldChar w:fldCharType="separate"/>
      </w:r>
      <w:r>
        <w:rPr>
          <w:rFonts w:hint="eastAsia" w:ascii="Times New Roman" w:hAnsi="Times New Roman" w:cs="宋体"/>
          <w:color w:val="0000FF"/>
          <w:sz w:val="24"/>
          <w:szCs w:val="32"/>
          <w:lang w:val="en-US" w:eastAsia="zh-CN"/>
        </w:rPr>
        <w:t>www.baidu.com</w:t>
      </w:r>
      <w:r>
        <w:rPr>
          <w:rFonts w:hint="eastAsia" w:ascii="Times New Roman" w:hAnsi="Times New Roman" w:cs="宋体"/>
          <w:color w:val="0000FF"/>
          <w:sz w:val="24"/>
          <w:szCs w:val="32"/>
          <w:lang w:val="en-US" w:eastAsia="zh-CN"/>
        </w:rPr>
        <w:fldChar w:fldCharType="end"/>
      </w:r>
      <w:r>
        <w:rPr>
          <w:rFonts w:hint="eastAsia" w:ascii="Times New Roman" w:hAnsi="Times New Roman" w:cs="宋体"/>
          <w:color w:val="0000FF"/>
          <w:sz w:val="24"/>
          <w:szCs w:val="32"/>
          <w:lang w:val="en-US" w:eastAsia="zh-CN"/>
        </w:rPr>
        <w:t xml:space="preserve"> ，</w:t>
      </w:r>
      <w:r>
        <w:rPr>
          <w:rFonts w:hint="eastAsia" w:ascii="Times New Roman" w:hAnsi="Times New Roman" w:cs="宋体"/>
          <w:color w:val="000000" w:themeColor="text1"/>
          <w:sz w:val="24"/>
          <w:szCs w:val="32"/>
          <w:lang w:val="en-US" w:eastAsia="zh-CN"/>
          <w14:textFill>
            <w14:solidFill>
              <w14:schemeClr w14:val="tx1"/>
            </w14:solidFill>
          </w14:textFill>
        </w:rPr>
        <w:t>Ctrl+c结束</w:t>
      </w:r>
    </w:p>
    <w:p w14:paraId="6CE1BE1C">
      <w:pPr>
        <w:pStyle w:val="12"/>
        <w:ind w:left="0" w:leftChars="0" w:firstLine="0" w:firstLineChars="0"/>
        <w:rPr>
          <w:rFonts w:hint="default" w:ascii="Times New Roman" w:hAnsi="Times New Roman" w:cs="宋体"/>
          <w:color w:val="000000" w:themeColor="text1"/>
          <w:sz w:val="24"/>
          <w:szCs w:val="32"/>
          <w:lang w:val="en-US" w:eastAsia="zh-CN"/>
          <w14:textFill>
            <w14:solidFill>
              <w14:schemeClr w14:val="tx1"/>
            </w14:solidFill>
          </w14:textFill>
        </w:rPr>
      </w:pPr>
      <w:r>
        <w:drawing>
          <wp:inline distT="0" distB="0" distL="114300" distR="114300">
            <wp:extent cx="5272405" cy="845820"/>
            <wp:effectExtent l="0" t="0" r="4445" b="11430"/>
            <wp:docPr id="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pic:cNvPicPr>
                      <a:picLocks noChangeAspect="1"/>
                    </pic:cNvPicPr>
                  </pic:nvPicPr>
                  <pic:blipFill>
                    <a:blip r:embed="rId63"/>
                    <a:stretch>
                      <a:fillRect/>
                    </a:stretch>
                  </pic:blipFill>
                  <pic:spPr>
                    <a:xfrm>
                      <a:off x="0" y="0"/>
                      <a:ext cx="5272405" cy="845820"/>
                    </a:xfrm>
                    <a:prstGeom prst="rect">
                      <a:avLst/>
                    </a:prstGeom>
                    <a:noFill/>
                    <a:ln>
                      <a:noFill/>
                    </a:ln>
                  </pic:spPr>
                </pic:pic>
              </a:graphicData>
            </a:graphic>
          </wp:inline>
        </w:drawing>
      </w:r>
    </w:p>
    <w:p w14:paraId="457D75E4">
      <w:pPr>
        <w:pStyle w:val="12"/>
        <w:ind w:left="0" w:leftChars="0" w:firstLine="480" w:firstLineChars="200"/>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此时LINK灯亮。</w:t>
      </w:r>
    </w:p>
    <w:p w14:paraId="1D2FD546">
      <w:pPr>
        <w:pStyle w:val="12"/>
        <w:ind w:left="0" w:leftChars="0" w:firstLine="480" w:firstLineChars="200"/>
        <w:rPr>
          <w:rFonts w:hint="eastAsia" w:ascii="Times New Roman" w:hAnsi="Times New Roman" w:cs="宋体" w:eastAsiaTheme="minorEastAsia"/>
          <w:kern w:val="2"/>
          <w:sz w:val="24"/>
          <w:szCs w:val="32"/>
          <w:lang w:val="en-US" w:eastAsia="zh-CN" w:bidi="ar-SA"/>
        </w:rPr>
      </w:pPr>
    </w:p>
    <w:p w14:paraId="508AFFF5">
      <w:pPr>
        <w:pStyle w:val="12"/>
        <w:ind w:left="0" w:leftChars="0" w:firstLine="480" w:firstLineChars="200"/>
        <w:rPr>
          <w:rFonts w:hint="default" w:ascii="Times New Roman" w:hAnsi="Times New Roman" w:cs="宋体" w:eastAsiaTheme="minorEastAsia"/>
          <w:kern w:val="2"/>
          <w:sz w:val="24"/>
          <w:szCs w:val="32"/>
          <w:lang w:val="en-US" w:eastAsia="zh-CN" w:bidi="ar-SA"/>
        </w:rPr>
      </w:pPr>
    </w:p>
    <w:p w14:paraId="72D42EA6">
      <w:pPr>
        <w:pStyle w:val="12"/>
        <w:rPr>
          <w:rFonts w:hint="default"/>
          <w:lang w:val="en-US" w:eastAsia="zh-CN"/>
        </w:rPr>
      </w:pPr>
    </w:p>
    <w:p w14:paraId="200F9E00">
      <w:pPr>
        <w:pStyle w:val="12"/>
        <w:ind w:left="0" w:leftChars="0" w:firstLine="420" w:firstLineChars="0"/>
        <w:rPr>
          <w:rFonts w:ascii="Times New Roman" w:hAnsi="Times New Roman"/>
        </w:rPr>
      </w:pPr>
    </w:p>
    <w:p w14:paraId="3854FD23">
      <w:pPr>
        <w:pStyle w:val="4"/>
        <w:bidi w:val="0"/>
        <w:outlineLvl w:val="1"/>
        <w:rPr>
          <w:rFonts w:hint="default" w:ascii="Times New Roman" w:hAnsi="Times New Roman" w:cs="宋体"/>
          <w:b/>
          <w:color w:val="000000"/>
          <w:sz w:val="32"/>
          <w:szCs w:val="32"/>
          <w:lang w:val="en-US" w:eastAsia="zh-CN" w:bidi="en-US"/>
        </w:rPr>
      </w:pPr>
      <w:bookmarkStart w:id="112" w:name="_Toc26446"/>
      <w:bookmarkStart w:id="113" w:name="_Toc25646"/>
      <w:bookmarkStart w:id="114" w:name="_Toc21042"/>
      <w:bookmarkStart w:id="115" w:name="_Toc22877"/>
      <w:r>
        <w:rPr>
          <w:rFonts w:hint="eastAsia" w:ascii="Times New Roman" w:hAnsi="Times New Roman" w:cs="宋体"/>
          <w:b/>
          <w:color w:val="000000"/>
          <w:sz w:val="32"/>
          <w:szCs w:val="32"/>
          <w:lang w:val="en-US" w:eastAsia="zh-CN" w:bidi="en-US"/>
        </w:rPr>
        <w:t>2.</w:t>
      </w:r>
      <w:ins w:id="4698" w:author="L" w:date="2026-08-07T16:34:22Z">
        <w:r>
          <w:rPr>
            <w:rFonts w:hint="eastAsia" w:ascii="Times New Roman" w:hAnsi="Times New Roman" w:cs="宋体"/>
            <w:b/>
            <w:color w:val="000000"/>
            <w:sz w:val="32"/>
            <w:szCs w:val="32"/>
            <w:lang w:val="en-US" w:eastAsia="zh-CN" w:bidi="en-US"/>
          </w:rPr>
          <w:t>6</w:t>
        </w:r>
      </w:ins>
      <w:del w:id="4699" w:author="L" w:date="2026-08-07T16:34:21Z">
        <w:r>
          <w:rPr>
            <w:rFonts w:hint="eastAsia" w:ascii="Times New Roman" w:hAnsi="Times New Roman" w:cs="宋体"/>
            <w:b/>
            <w:color w:val="000000"/>
            <w:sz w:val="32"/>
            <w:szCs w:val="32"/>
            <w:lang w:val="en-US" w:eastAsia="zh-CN" w:bidi="en-US"/>
          </w:rPr>
          <w:delText>7</w:delText>
        </w:r>
      </w:del>
      <w:r>
        <w:rPr>
          <w:rFonts w:hint="eastAsia" w:ascii="Times New Roman" w:hAnsi="Times New Roman" w:cs="宋体"/>
          <w:b/>
          <w:color w:val="000000"/>
          <w:sz w:val="32"/>
          <w:szCs w:val="32"/>
          <w:lang w:val="en-US" w:eastAsia="zh-CN" w:bidi="en-US"/>
        </w:rPr>
        <w:t xml:space="preserve"> USB接口</w:t>
      </w:r>
      <w:bookmarkEnd w:id="112"/>
      <w:bookmarkEnd w:id="113"/>
      <w:bookmarkEnd w:id="114"/>
      <w:bookmarkEnd w:id="115"/>
    </w:p>
    <w:p w14:paraId="02FEFED2">
      <w:pPr>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drawing>
          <wp:inline distT="0" distB="0" distL="114300" distR="114300">
            <wp:extent cx="1323340" cy="3101340"/>
            <wp:effectExtent l="0" t="0" r="10160" b="3810"/>
            <wp:docPr id="78" name="图片 78"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EdgePLC A款 (1)"/>
                    <pic:cNvPicPr>
                      <a:picLocks noChangeAspect="1"/>
                    </pic:cNvPicPr>
                  </pic:nvPicPr>
                  <pic:blipFill>
                    <a:blip r:embed="rId64"/>
                    <a:srcRect/>
                    <a:stretch>
                      <a:fillRect/>
                    </a:stretch>
                  </pic:blipFill>
                  <pic:spPr>
                    <a:xfrm>
                      <a:off x="0" y="0"/>
                      <a:ext cx="1323340" cy="3101340"/>
                    </a:xfrm>
                    <a:prstGeom prst="rect">
                      <a:avLst/>
                    </a:prstGeom>
                  </pic:spPr>
                </pic:pic>
              </a:graphicData>
            </a:graphic>
          </wp:inline>
        </w:drawing>
      </w:r>
    </w:p>
    <w:p w14:paraId="3567760D">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如图，设备带有2个USB2.0 HOST接口。支持FAT32格式U盘。</w:t>
      </w:r>
    </w:p>
    <w:p w14:paraId="37386AA9">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接入测试用的U盘，这边run/media/sda为挂载文件夹，输入以下指令卸载并查看U盘是否可以检测：</w:t>
      </w:r>
    </w:p>
    <w:p w14:paraId="63C3F77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lsblk（查看是否挂载）  mkfs.vfat /dev/sda1(格式化分区更好测速)</w:t>
      </w:r>
    </w:p>
    <w:p w14:paraId="7857B8D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umount /run/media/sda1（没有挂载就跳过）</w:t>
      </w:r>
    </w:p>
    <w:p w14:paraId="3771D948">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lsblk  </w:t>
      </w:r>
    </w:p>
    <w:p w14:paraId="53AA2677">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可以看到sdb1，并且能够看到实际的内存大小</w:t>
      </w:r>
    </w:p>
    <w:p w14:paraId="428513DC">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pPr>
      <w:r>
        <w:drawing>
          <wp:inline distT="0" distB="0" distL="114300" distR="114300">
            <wp:extent cx="5270500" cy="454660"/>
            <wp:effectExtent l="0" t="0" r="6350" b="2540"/>
            <wp:docPr id="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
                    <pic:cNvPicPr>
                      <a:picLocks noChangeAspect="1"/>
                    </pic:cNvPicPr>
                  </pic:nvPicPr>
                  <pic:blipFill>
                    <a:blip r:embed="rId65"/>
                    <a:stretch>
                      <a:fillRect/>
                    </a:stretch>
                  </pic:blipFill>
                  <pic:spPr>
                    <a:xfrm>
                      <a:off x="0" y="0"/>
                      <a:ext cx="5270500" cy="454660"/>
                    </a:xfrm>
                    <a:prstGeom prst="rect">
                      <a:avLst/>
                    </a:prstGeom>
                    <a:noFill/>
                    <a:ln>
                      <a:noFill/>
                    </a:ln>
                  </pic:spPr>
                </pic:pic>
              </a:graphicData>
            </a:graphic>
          </wp:inline>
        </w:drawing>
      </w:r>
    </w:p>
    <w:p w14:paraId="627A0AD1">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lang w:val="en-US" w:eastAsia="zh-CN"/>
        </w:rPr>
      </w:pPr>
      <w:r>
        <w:rPr>
          <w:rFonts w:hint="eastAsia"/>
          <w:sz w:val="24"/>
          <w:szCs w:val="24"/>
          <w:lang w:val="en-US" w:eastAsia="zh-CN"/>
        </w:rPr>
        <w:t>安装</w:t>
      </w:r>
      <w:r>
        <w:rPr>
          <w:rFonts w:hint="default" w:ascii="Times New Roman" w:hAnsi="Times New Roman" w:cs="Times New Roman"/>
          <w:sz w:val="24"/>
          <w:szCs w:val="24"/>
          <w:lang w:val="en-US" w:eastAsia="zh-CN"/>
        </w:rPr>
        <w:t>fio</w:t>
      </w:r>
      <w:r>
        <w:rPr>
          <w:rFonts w:hint="eastAsia"/>
          <w:sz w:val="24"/>
          <w:szCs w:val="24"/>
          <w:lang w:val="en-US" w:eastAsia="zh-CN"/>
        </w:rPr>
        <w:t>工具</w:t>
      </w:r>
    </w:p>
    <w:p w14:paraId="1A4478EA">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apt update </w:t>
      </w:r>
    </w:p>
    <w:p w14:paraId="3754B0C4">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apt install fio -y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//出厂自带就跳过，可先执行下面操作</w:t>
      </w:r>
    </w:p>
    <w:p w14:paraId="48AB0BDE">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lang w:val="en-US" w:eastAsia="zh-CN"/>
        </w:rPr>
      </w:pPr>
      <w:r>
        <w:rPr>
          <w:rFonts w:hint="eastAsia" w:ascii="Times New Roman" w:hAnsi="Times New Roman"/>
          <w:sz w:val="24"/>
          <w:lang w:val="en-US" w:eastAsia="zh-CN"/>
        </w:rPr>
        <w:t>然后输入以下指令测试写入：（第一次写入可以调成size=2G）</w:t>
      </w:r>
    </w:p>
    <w:p w14:paraId="6755481D">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-filename=/dev/sda1 -ioengine=psync -iodepth=1 -iodepth_batc</w:t>
      </w:r>
      <w:r>
        <w:rPr>
          <w:rFonts w:hint="default" w:ascii="Times New Roman" w:hAnsi="Times New Roman" w:eastAsia="宋体" w:cs="Times New Roman"/>
          <w:b w:val="0"/>
          <w:bCs/>
          <w:color w:val="0000FF"/>
          <w:sz w:val="24"/>
          <w:szCs w:val="24"/>
          <w:lang w:val="en-US" w:eastAsia="zh-CN" w:bidi="en-US"/>
        </w:rPr>
        <w:t>h=1 -iodepth_low=1 -iodepth_batch_complete=1 -direct=1 -rw=write -bs=1024K -size=</w:t>
      </w:r>
      <w:r>
        <w:rPr>
          <w:rFonts w:hint="eastAsia" w:ascii="Times New Roman" w:hAnsi="Times New Roman" w:eastAsia="宋体" w:cs="Times New Roman"/>
          <w:b w:val="0"/>
          <w:bCs/>
          <w:color w:val="0000FF"/>
          <w:sz w:val="24"/>
          <w:szCs w:val="24"/>
          <w:lang w:val="en-US" w:eastAsia="zh-CN" w:bidi="en-US"/>
        </w:rPr>
        <w:t>1</w:t>
      </w:r>
      <w:r>
        <w:rPr>
          <w:rFonts w:hint="default" w:ascii="Times New Roman" w:hAnsi="Times New Roman" w:eastAsia="宋体" w:cs="Times New Roman"/>
          <w:b w:val="0"/>
          <w:bCs/>
          <w:color w:val="0000FF"/>
          <w:sz w:val="24"/>
          <w:szCs w:val="24"/>
          <w:lang w:val="en-US" w:eastAsia="zh-CN" w:bidi="en-US"/>
        </w:rPr>
        <w:t>G -numjobs=1 -thread -group_reporting -name=write_job -ramp_time=1</w:t>
      </w:r>
    </w:p>
    <w:p w14:paraId="3D35EAAE">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可以看到写入的速度。</w:t>
      </w:r>
    </w:p>
    <w:p w14:paraId="19389393">
      <w:pPr>
        <w:pStyle w:val="12"/>
        <w:keepNext w:val="0"/>
        <w:keepLines w:val="0"/>
        <w:pageBreakBefore w:val="0"/>
        <w:widowControl w:val="0"/>
        <w:kinsoku/>
        <w:overflowPunct/>
        <w:topLinePunct w:val="0"/>
        <w:autoSpaceDE/>
        <w:autoSpaceDN/>
        <w:bidi w:val="0"/>
        <w:adjustRightInd/>
        <w:snapToGrid/>
        <w:spacing w:line="360" w:lineRule="auto"/>
        <w:ind w:left="420" w:leftChars="0" w:hanging="420" w:hangingChars="200"/>
        <w:textAlignment w:val="auto"/>
        <w:rPr>
          <w:rFonts w:hint="default"/>
          <w:lang w:val="en-US" w:eastAsia="zh-CN"/>
        </w:rPr>
      </w:pPr>
      <w:r>
        <w:drawing>
          <wp:inline distT="0" distB="0" distL="114300" distR="114300">
            <wp:extent cx="5273040" cy="859790"/>
            <wp:effectExtent l="0" t="0" r="3810" b="16510"/>
            <wp:docPr id="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
                    <pic:cNvPicPr>
                      <a:picLocks noChangeAspect="1"/>
                    </pic:cNvPicPr>
                  </pic:nvPicPr>
                  <pic:blipFill>
                    <a:blip r:embed="rId66"/>
                    <a:stretch>
                      <a:fillRect/>
                    </a:stretch>
                  </pic:blipFill>
                  <pic:spPr>
                    <a:xfrm>
                      <a:off x="0" y="0"/>
                      <a:ext cx="5273040" cy="859790"/>
                    </a:xfrm>
                    <a:prstGeom prst="rect">
                      <a:avLst/>
                    </a:prstGeom>
                    <a:noFill/>
                    <a:ln>
                      <a:noFill/>
                    </a:ln>
                  </pic:spPr>
                </pic:pic>
              </a:graphicData>
            </a:graphic>
          </wp:inline>
        </w:drawing>
      </w:r>
    </w:p>
    <w:p w14:paraId="26C91A41">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再输入以下指令测试读取：</w:t>
      </w:r>
    </w:p>
    <w:p w14:paraId="32D344E9">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-filename=/dev/sda1 -ioengine=psync -iodepth=1 -iodepth_batc</w:t>
      </w:r>
      <w:r>
        <w:rPr>
          <w:rFonts w:hint="default" w:ascii="Times New Roman" w:hAnsi="Times New Roman" w:eastAsia="宋体" w:cs="Times New Roman"/>
          <w:b w:val="0"/>
          <w:bCs/>
          <w:color w:val="0000FF"/>
          <w:sz w:val="24"/>
          <w:szCs w:val="24"/>
          <w:lang w:val="en-US" w:eastAsia="zh-CN" w:bidi="en-US"/>
        </w:rPr>
        <w:t>h=1 -iodepth_low=1 -iodepth_batch_complete=1 -direct=1 -rw=</w:t>
      </w:r>
      <w:r>
        <w:rPr>
          <w:rFonts w:hint="eastAsia" w:ascii="Times New Roman" w:hAnsi="Times New Roman" w:eastAsia="宋体" w:cs="Times New Roman"/>
          <w:b w:val="0"/>
          <w:bCs/>
          <w:color w:val="0000FF"/>
          <w:sz w:val="24"/>
          <w:szCs w:val="24"/>
          <w:lang w:val="en-US" w:eastAsia="zh-CN" w:bidi="en-US"/>
        </w:rPr>
        <w:t>read</w:t>
      </w:r>
      <w:r>
        <w:rPr>
          <w:rFonts w:hint="default" w:ascii="Times New Roman" w:hAnsi="Times New Roman" w:eastAsia="宋体" w:cs="Times New Roman"/>
          <w:b w:val="0"/>
          <w:bCs/>
          <w:color w:val="0000FF"/>
          <w:sz w:val="24"/>
          <w:szCs w:val="24"/>
          <w:lang w:val="en-US" w:eastAsia="zh-CN" w:bidi="en-US"/>
        </w:rPr>
        <w:t xml:space="preserve"> -bs=1024K -size=</w:t>
      </w:r>
      <w:r>
        <w:rPr>
          <w:rFonts w:hint="eastAsia" w:ascii="Times New Roman" w:hAnsi="Times New Roman" w:eastAsia="宋体" w:cs="Times New Roman"/>
          <w:b w:val="0"/>
          <w:bCs/>
          <w:color w:val="0000FF"/>
          <w:sz w:val="24"/>
          <w:szCs w:val="24"/>
          <w:lang w:val="en-US" w:eastAsia="zh-CN" w:bidi="en-US"/>
        </w:rPr>
        <w:t>1</w:t>
      </w:r>
      <w:r>
        <w:rPr>
          <w:rFonts w:hint="default" w:ascii="Times New Roman" w:hAnsi="Times New Roman" w:eastAsia="宋体" w:cs="Times New Roman"/>
          <w:b w:val="0"/>
          <w:bCs/>
          <w:color w:val="0000FF"/>
          <w:sz w:val="24"/>
          <w:szCs w:val="24"/>
          <w:lang w:val="en-US" w:eastAsia="zh-CN" w:bidi="en-US"/>
        </w:rPr>
        <w:t>G -numjobs=1 -thread -group_reporting -name=write_job -ramp_time=1</w:t>
      </w:r>
    </w:p>
    <w:p w14:paraId="5325DA9C">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可以看到读取的速度。</w:t>
      </w:r>
    </w:p>
    <w:p w14:paraId="247CB656">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268595" cy="819785"/>
            <wp:effectExtent l="0" t="0" r="8255" b="18415"/>
            <wp:docPr id="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
                    <pic:cNvPicPr>
                      <a:picLocks noChangeAspect="1"/>
                    </pic:cNvPicPr>
                  </pic:nvPicPr>
                  <pic:blipFill>
                    <a:blip r:embed="rId67"/>
                    <a:stretch>
                      <a:fillRect/>
                    </a:stretch>
                  </pic:blipFill>
                  <pic:spPr>
                    <a:xfrm>
                      <a:off x="0" y="0"/>
                      <a:ext cx="5268595" cy="819785"/>
                    </a:xfrm>
                    <a:prstGeom prst="rect">
                      <a:avLst/>
                    </a:prstGeom>
                    <a:noFill/>
                    <a:ln>
                      <a:noFill/>
                    </a:ln>
                  </pic:spPr>
                </pic:pic>
              </a:graphicData>
            </a:graphic>
          </wp:inline>
        </w:drawing>
      </w:r>
    </w:p>
    <w:p w14:paraId="3B566AE7">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说明这个USB接口没有问题。</w:t>
      </w:r>
    </w:p>
    <w:p w14:paraId="2A23B8B5">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更换下一个USB口，需要执行</w:t>
      </w:r>
    </w:p>
    <w:p w14:paraId="645D4ACF">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lang w:val="en-US" w:eastAsia="zh-CN"/>
        </w:rPr>
      </w:pPr>
      <w:r>
        <w:rPr>
          <w:rFonts w:hint="eastAsia" w:ascii="Times New Roman" w:hAnsi="Times New Roman" w:eastAsia="宋体" w:cs="Times New Roman"/>
          <w:b w:val="0"/>
          <w:bCs/>
          <w:color w:val="0000FF"/>
          <w:sz w:val="24"/>
          <w:szCs w:val="24"/>
          <w:lang w:val="en-US" w:eastAsia="zh-CN" w:bidi="en-US"/>
        </w:rPr>
        <w:t xml:space="preserve">ps aux | grep fio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//检查是否有残留进程，必要时用</w:t>
      </w:r>
      <w:r>
        <w:rPr>
          <w:rFonts w:hint="eastAsia" w:ascii="Times New Roman" w:hAnsi="Times New Roman" w:eastAsia="宋体" w:cs="Times New Roman"/>
          <w:b w:val="0"/>
          <w:bCs/>
          <w:color w:val="0000FF"/>
          <w:sz w:val="24"/>
          <w:szCs w:val="24"/>
          <w:lang w:val="en-US" w:eastAsia="zh-CN" w:bidi="en-US"/>
        </w:rPr>
        <w:t xml:space="preserve"> kill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命令终止，然后再对进程同步</w:t>
      </w:r>
      <w:r>
        <w:rPr>
          <w:rFonts w:hint="eastAsia" w:ascii="Times New Roman" w:hAnsi="Times New Roman" w:eastAsia="宋体" w:cs="Times New Roman"/>
          <w:b w:val="0"/>
          <w:bCs/>
          <w:color w:val="0000FF"/>
          <w:sz w:val="24"/>
          <w:szCs w:val="24"/>
          <w:lang w:val="en-US" w:eastAsia="zh-CN" w:bidi="en-US"/>
        </w:rPr>
        <w:t>sync</w:t>
      </w:r>
    </w:p>
    <w:p w14:paraId="4CB85BBC">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重复B~F操作，没有问题说明USB端口正常。</w:t>
      </w:r>
    </w:p>
    <w:p w14:paraId="75A3383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r>
        <w:drawing>
          <wp:inline distT="0" distB="0" distL="114300" distR="114300">
            <wp:extent cx="5274310" cy="407035"/>
            <wp:effectExtent l="0" t="0" r="2540" b="12065"/>
            <wp:docPr id="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pic:cNvPicPr>
                      <a:picLocks noChangeAspect="1"/>
                    </pic:cNvPicPr>
                  </pic:nvPicPr>
                  <pic:blipFill>
                    <a:blip r:embed="rId68"/>
                    <a:stretch>
                      <a:fillRect/>
                    </a:stretch>
                  </pic:blipFill>
                  <pic:spPr>
                    <a:xfrm>
                      <a:off x="0" y="0"/>
                      <a:ext cx="5274310" cy="407035"/>
                    </a:xfrm>
                    <a:prstGeom prst="rect">
                      <a:avLst/>
                    </a:prstGeom>
                    <a:noFill/>
                    <a:ln>
                      <a:noFill/>
                    </a:ln>
                  </pic:spPr>
                </pic:pic>
              </a:graphicData>
            </a:graphic>
          </wp:inline>
        </w:drawing>
      </w:r>
    </w:p>
    <w:p w14:paraId="1806836A">
      <w:pPr>
        <w:pStyle w:val="12"/>
        <w:rPr>
          <w:rFonts w:hint="default"/>
          <w:lang w:val="en-US" w:eastAsia="zh-CN"/>
        </w:rPr>
      </w:pPr>
    </w:p>
    <w:p w14:paraId="372EE46C">
      <w:pPr>
        <w:pStyle w:val="4"/>
        <w:bidi w:val="0"/>
        <w:outlineLvl w:val="1"/>
        <w:rPr>
          <w:rFonts w:hint="default" w:ascii="Times New Roman" w:hAnsi="Times New Roman"/>
          <w:sz w:val="32"/>
          <w:szCs w:val="32"/>
          <w:lang w:val="en-US"/>
        </w:rPr>
      </w:pPr>
      <w:bookmarkStart w:id="116" w:name="_Toc13446"/>
      <w:bookmarkStart w:id="117" w:name="_Toc12941"/>
      <w:bookmarkStart w:id="118" w:name="_Toc23816"/>
      <w:bookmarkStart w:id="119" w:name="_Toc25897"/>
      <w:r>
        <w:rPr>
          <w:rFonts w:hint="eastAsia" w:ascii="Times New Roman" w:hAnsi="Times New Roman" w:cs="宋体"/>
          <w:b/>
          <w:color w:val="000000"/>
          <w:sz w:val="32"/>
          <w:szCs w:val="32"/>
          <w:lang w:val="en-US" w:eastAsia="zh-CN" w:bidi="en-US"/>
        </w:rPr>
        <w:t>2.</w:t>
      </w:r>
      <w:ins w:id="4700" w:author="L" w:date="2026-08-07T16:34:26Z">
        <w:r>
          <w:rPr>
            <w:rFonts w:hint="eastAsia" w:ascii="Times New Roman" w:hAnsi="Times New Roman" w:cs="宋体"/>
            <w:b/>
            <w:color w:val="000000"/>
            <w:sz w:val="32"/>
            <w:szCs w:val="32"/>
            <w:lang w:val="en-US" w:eastAsia="zh-CN" w:bidi="en-US"/>
          </w:rPr>
          <w:t>7</w:t>
        </w:r>
      </w:ins>
      <w:del w:id="4701" w:author="L" w:date="2026-08-07T16:34:25Z">
        <w:r>
          <w:rPr>
            <w:rFonts w:hint="eastAsia" w:ascii="Times New Roman" w:hAnsi="Times New Roman" w:cs="宋体"/>
            <w:b/>
            <w:color w:val="000000"/>
            <w:sz w:val="32"/>
            <w:szCs w:val="32"/>
            <w:lang w:val="en-US" w:eastAsia="zh-CN" w:bidi="en-US"/>
          </w:rPr>
          <w:delText>8</w:delText>
        </w:r>
      </w:del>
      <w:r>
        <w:rPr>
          <w:rFonts w:hint="eastAsia" w:ascii="Times New Roman" w:hAnsi="Times New Roman" w:cs="宋体"/>
          <w:b/>
          <w:color w:val="000000"/>
          <w:sz w:val="32"/>
          <w:szCs w:val="32"/>
          <w:lang w:val="en-US" w:eastAsia="zh-CN" w:bidi="en-US"/>
        </w:rPr>
        <w:t xml:space="preserve"> HDMI接口</w:t>
      </w:r>
      <w:bookmarkEnd w:id="116"/>
      <w:bookmarkEnd w:id="117"/>
      <w:bookmarkEnd w:id="118"/>
      <w:bookmarkEnd w:id="119"/>
    </w:p>
    <w:p w14:paraId="2043EA52">
      <w:pPr>
        <w:jc w:val="left"/>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drawing>
          <wp:inline distT="0" distB="0" distL="114300" distR="114300">
            <wp:extent cx="1084580" cy="2776220"/>
            <wp:effectExtent l="0" t="0" r="1270" b="5080"/>
            <wp:docPr id="79" name="图片 79"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EdgePLC A款 (1)"/>
                    <pic:cNvPicPr>
                      <a:picLocks noChangeAspect="1"/>
                    </pic:cNvPicPr>
                  </pic:nvPicPr>
                  <pic:blipFill>
                    <a:blip r:embed="rId69"/>
                    <a:srcRect/>
                    <a:stretch>
                      <a:fillRect/>
                    </a:stretch>
                  </pic:blipFill>
                  <pic:spPr>
                    <a:xfrm>
                      <a:off x="0" y="0"/>
                      <a:ext cx="1084580" cy="2776220"/>
                    </a:xfrm>
                    <a:prstGeom prst="rect">
                      <a:avLst/>
                    </a:prstGeom>
                  </pic:spPr>
                </pic:pic>
              </a:graphicData>
            </a:graphic>
          </wp:inline>
        </w:drawing>
      </w:r>
    </w:p>
    <w:p w14:paraId="3721A710">
      <w:pPr>
        <w:keepNext w:val="0"/>
        <w:keepLines w:val="0"/>
        <w:pageBreakBefore w:val="0"/>
        <w:widowControl w:val="0"/>
        <w:shd w:val="clear" w:fill="auto"/>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HDMI接口如图所示。支持HDMI 1.4和HDMI 2.0标准。</w:t>
      </w:r>
      <w:r>
        <w:rPr>
          <w:rFonts w:hint="default" w:ascii="Times New Roman" w:hAnsi="Times New Roman" w:eastAsia="宋体" w:cs="宋体"/>
          <w:b w:val="0"/>
          <w:bCs/>
          <w:color w:val="000000"/>
          <w:sz w:val="24"/>
          <w:szCs w:val="24"/>
          <w:lang w:val="en-US" w:eastAsia="zh-CN" w:bidi="en-US"/>
        </w:rPr>
        <w:t>系统默认支持的分辨率为1920x1080@60fps，</w:t>
      </w:r>
      <w:r>
        <w:rPr>
          <w:rFonts w:hint="eastAsia" w:ascii="Times New Roman" w:hAnsi="Times New Roman" w:eastAsia="宋体" w:cs="宋体"/>
          <w:b w:val="0"/>
          <w:bCs/>
          <w:color w:val="000000"/>
          <w:sz w:val="24"/>
          <w:szCs w:val="24"/>
          <w:lang w:val="en-US" w:eastAsia="zh-CN" w:bidi="en-US"/>
        </w:rPr>
        <w:t>最高支持</w:t>
      </w:r>
      <w:r>
        <w:rPr>
          <w:rFonts w:hint="default" w:ascii="Times New Roman" w:hAnsi="Times New Roman" w:eastAsia="宋体" w:cs="宋体"/>
          <w:b w:val="0"/>
          <w:bCs/>
          <w:color w:val="000000"/>
          <w:sz w:val="24"/>
          <w:szCs w:val="24"/>
          <w:lang w:val="en-US" w:eastAsia="zh-CN" w:bidi="en-US"/>
        </w:rPr>
        <w:t>HDMI显示分辨率为 4K</w:t>
      </w:r>
      <w:r>
        <w:rPr>
          <w:rFonts w:hint="eastAsia" w:ascii="Times New Roman" w:hAnsi="Times New Roman" w:eastAsia="宋体" w:cs="宋体"/>
          <w:b w:val="0"/>
          <w:bCs/>
          <w:color w:val="000000"/>
          <w:sz w:val="24"/>
          <w:szCs w:val="24"/>
          <w:lang w:val="en-US" w:eastAsia="zh-CN" w:bidi="en-US"/>
        </w:rPr>
        <w:t>。</w:t>
      </w:r>
    </w:p>
    <w:p w14:paraId="7BC46B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将HDMI连接设备和显示器，此时显示器应显示</w:t>
      </w:r>
      <w:r>
        <w:rPr>
          <w:rFonts w:hint="eastAsia" w:ascii="Times New Roman" w:hAnsi="Times New Roman" w:cs="宋体"/>
          <w:kern w:val="2"/>
          <w:sz w:val="24"/>
          <w:szCs w:val="32"/>
          <w:lang w:val="en-US" w:eastAsia="zh-CN" w:bidi="ar-SA"/>
        </w:rPr>
        <w:t>桌面系统</w:t>
      </w:r>
      <w:r>
        <w:rPr>
          <w:rFonts w:hint="eastAsia" w:ascii="Times New Roman" w:hAnsi="Times New Roman" w:cs="宋体" w:eastAsiaTheme="minorEastAsia"/>
          <w:kern w:val="2"/>
          <w:sz w:val="24"/>
          <w:szCs w:val="32"/>
          <w:lang w:val="en-US" w:eastAsia="zh-CN" w:bidi="ar-SA"/>
        </w:rPr>
        <w:t>。若没有显示可尝试重启设备。</w:t>
      </w:r>
    </w:p>
    <w:p w14:paraId="049DDA82">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4128770" cy="2522220"/>
            <wp:effectExtent l="0" t="0" r="5080" b="1143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70"/>
                    <a:stretch>
                      <a:fillRect/>
                    </a:stretch>
                  </pic:blipFill>
                  <pic:spPr>
                    <a:xfrm>
                      <a:off x="0" y="0"/>
                      <a:ext cx="4128770" cy="2522220"/>
                    </a:xfrm>
                    <a:prstGeom prst="rect">
                      <a:avLst/>
                    </a:prstGeom>
                    <a:noFill/>
                    <a:ln>
                      <a:noFill/>
                    </a:ln>
                  </pic:spPr>
                </pic:pic>
              </a:graphicData>
            </a:graphic>
          </wp:inline>
        </w:drawing>
      </w:r>
    </w:p>
    <w:p w14:paraId="0ECD5ED2">
      <w:pPr>
        <w:pStyle w:val="4"/>
        <w:bidi w:val="0"/>
        <w:outlineLvl w:val="1"/>
        <w:rPr>
          <w:rFonts w:hint="eastAsia" w:ascii="Times New Roman" w:hAnsi="Times New Roman" w:cs="宋体"/>
          <w:b/>
          <w:color w:val="000000"/>
          <w:kern w:val="2"/>
          <w:sz w:val="32"/>
          <w:szCs w:val="32"/>
          <w:lang w:val="en-US" w:eastAsia="zh-CN" w:bidi="en-US"/>
        </w:rPr>
      </w:pPr>
      <w:bookmarkStart w:id="120" w:name="_Toc30567"/>
      <w:bookmarkStart w:id="121" w:name="_Toc12815"/>
      <w:bookmarkStart w:id="122" w:name="_Toc12546"/>
      <w:bookmarkStart w:id="123" w:name="_Toc17052"/>
      <w:r>
        <w:rPr>
          <w:rFonts w:hint="eastAsia" w:ascii="Times New Roman" w:hAnsi="Times New Roman" w:cs="宋体"/>
          <w:b/>
          <w:color w:val="000000"/>
          <w:kern w:val="2"/>
          <w:sz w:val="32"/>
          <w:szCs w:val="32"/>
          <w:lang w:val="en-US" w:eastAsia="zh-CN" w:bidi="en-US"/>
        </w:rPr>
        <w:t>2.</w:t>
      </w:r>
      <w:ins w:id="4702" w:author="L" w:date="2026-08-07T16:34:29Z">
        <w:r>
          <w:rPr>
            <w:rFonts w:hint="eastAsia" w:ascii="Times New Roman" w:hAnsi="Times New Roman" w:cs="宋体"/>
            <w:b/>
            <w:color w:val="000000"/>
            <w:kern w:val="2"/>
            <w:sz w:val="32"/>
            <w:szCs w:val="32"/>
            <w:lang w:val="en-US" w:eastAsia="zh-CN" w:bidi="en-US"/>
          </w:rPr>
          <w:t>8</w:t>
        </w:r>
      </w:ins>
      <w:del w:id="4703" w:author="L" w:date="2026-08-07T16:34:28Z">
        <w:r>
          <w:rPr>
            <w:rFonts w:hint="eastAsia" w:ascii="Times New Roman" w:hAnsi="Times New Roman" w:cs="宋体"/>
            <w:b/>
            <w:color w:val="000000"/>
            <w:kern w:val="2"/>
            <w:sz w:val="32"/>
            <w:szCs w:val="32"/>
            <w:lang w:val="en-US" w:eastAsia="zh-CN" w:bidi="en-US"/>
          </w:rPr>
          <w:delText>9</w:delText>
        </w:r>
      </w:del>
      <w:r>
        <w:rPr>
          <w:rFonts w:hint="eastAsia" w:ascii="Times New Roman" w:hAnsi="Times New Roman" w:cs="宋体"/>
          <w:b/>
          <w:color w:val="000000"/>
          <w:kern w:val="2"/>
          <w:sz w:val="32"/>
          <w:szCs w:val="32"/>
          <w:lang w:val="en-US" w:eastAsia="zh-CN" w:bidi="en-US"/>
        </w:rPr>
        <w:t>调试串口</w:t>
      </w:r>
      <w:bookmarkEnd w:id="120"/>
      <w:bookmarkEnd w:id="121"/>
      <w:bookmarkEnd w:id="122"/>
      <w:bookmarkEnd w:id="123"/>
    </w:p>
    <w:p w14:paraId="295FA505">
      <w:pPr>
        <w:keepNext w:val="0"/>
        <w:keepLines w:val="0"/>
        <w:widowControl/>
        <w:suppressLineNumbers w:val="0"/>
        <w:jc w:val="left"/>
        <w:rPr>
          <w:rFonts w:hint="eastAsia" w:ascii="Times New Roman" w:hAnsi="Times New Roman" w:cs="宋体" w:eastAsiaTheme="minorEastAsia"/>
          <w:color w:val="000000"/>
          <w:kern w:val="0"/>
          <w:sz w:val="24"/>
          <w:szCs w:val="24"/>
          <w:lang w:val="en-US" w:eastAsia="zh-CN" w:bidi="ar"/>
        </w:rPr>
      </w:pPr>
      <w:r>
        <w:rPr>
          <w:rFonts w:hint="eastAsia" w:ascii="Times New Roman" w:hAnsi="Times New Roman" w:cs="宋体" w:eastAsiaTheme="minorEastAsia"/>
          <w:color w:val="000000"/>
          <w:kern w:val="0"/>
          <w:sz w:val="24"/>
          <w:szCs w:val="24"/>
          <w:lang w:val="en-US" w:eastAsia="zh-CN" w:bidi="ar"/>
        </w:rPr>
        <w:drawing>
          <wp:inline distT="0" distB="0" distL="114300" distR="114300">
            <wp:extent cx="3496310" cy="1304925"/>
            <wp:effectExtent l="0" t="0" r="8890" b="9525"/>
            <wp:docPr id="21" name="图片 21"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8c1b31cf4c96155d490e919f7fb7263_compress"/>
                    <pic:cNvPicPr>
                      <a:picLocks noChangeAspect="1"/>
                    </pic:cNvPicPr>
                  </pic:nvPicPr>
                  <pic:blipFill>
                    <a:blip r:embed="rId71"/>
                    <a:stretch>
                      <a:fillRect/>
                    </a:stretch>
                  </pic:blipFill>
                  <pic:spPr>
                    <a:xfrm>
                      <a:off x="0" y="0"/>
                      <a:ext cx="3496310" cy="1304925"/>
                    </a:xfrm>
                    <a:prstGeom prst="rect">
                      <a:avLst/>
                    </a:prstGeom>
                  </pic:spPr>
                </pic:pic>
              </a:graphicData>
            </a:graphic>
          </wp:inline>
        </w:drawing>
      </w:r>
    </w:p>
    <w:p w14:paraId="566B216A">
      <w:pPr>
        <w:keepNext w:val="0"/>
        <w:keepLines w:val="0"/>
        <w:widowControl/>
        <w:suppressLineNumbers w:val="0"/>
        <w:jc w:val="left"/>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调试接口如图。可通过该端口进入设备系统。</w:t>
      </w:r>
    </w:p>
    <w:p w14:paraId="4A3DDA59">
      <w:pPr>
        <w:numPr>
          <w:ilvl w:val="0"/>
          <w:numId w:val="0"/>
        </w:numPr>
        <w:adjustRightInd w:val="0"/>
        <w:spacing w:line="312" w:lineRule="atLeast"/>
        <w:textAlignment w:val="baseline"/>
        <w:rPr>
          <w:rFonts w:hint="default"/>
          <w:lang w:val="en-US" w:eastAsia="zh-CN"/>
        </w:rPr>
      </w:pPr>
    </w:p>
    <w:p w14:paraId="506D0713">
      <w:pPr>
        <w:outlineLvl w:val="1"/>
        <w:rPr>
          <w:rFonts w:hint="eastAsia" w:ascii="Times New Roman" w:hAnsi="Times New Roman" w:cs="宋体"/>
          <w:b/>
          <w:color w:val="000000"/>
          <w:kern w:val="2"/>
          <w:sz w:val="32"/>
          <w:szCs w:val="32"/>
          <w:lang w:val="en-US" w:eastAsia="zh-CN" w:bidi="en-US"/>
        </w:rPr>
      </w:pPr>
      <w:bookmarkStart w:id="124" w:name="_Toc30674"/>
      <w:bookmarkStart w:id="125" w:name="_Toc16018"/>
      <w:bookmarkStart w:id="126" w:name="_Toc32280"/>
      <w:bookmarkStart w:id="127" w:name="_Toc13998"/>
      <w:r>
        <w:rPr>
          <w:rFonts w:hint="eastAsia" w:ascii="Times New Roman" w:hAnsi="Times New Roman" w:cs="宋体"/>
          <w:b/>
          <w:color w:val="000000"/>
          <w:kern w:val="2"/>
          <w:sz w:val="32"/>
          <w:szCs w:val="32"/>
          <w:lang w:val="en-US" w:eastAsia="zh-CN" w:bidi="en-US"/>
        </w:rPr>
        <w:t>2.</w:t>
      </w:r>
      <w:ins w:id="4704" w:author="L" w:date="2026-08-07T16:34:32Z">
        <w:r>
          <w:rPr>
            <w:rFonts w:hint="eastAsia" w:ascii="Times New Roman" w:hAnsi="Times New Roman" w:cs="宋体"/>
            <w:b/>
            <w:color w:val="000000"/>
            <w:kern w:val="2"/>
            <w:sz w:val="32"/>
            <w:szCs w:val="32"/>
            <w:lang w:val="en-US" w:eastAsia="zh-CN" w:bidi="en-US"/>
          </w:rPr>
          <w:t>9</w:t>
        </w:r>
      </w:ins>
      <w:del w:id="4705" w:author="L" w:date="2026-08-07T16:34:31Z">
        <w:r>
          <w:rPr>
            <w:rFonts w:hint="eastAsia" w:ascii="Times New Roman" w:hAnsi="Times New Roman" w:cs="宋体"/>
            <w:b/>
            <w:color w:val="000000"/>
            <w:kern w:val="2"/>
            <w:sz w:val="32"/>
            <w:szCs w:val="32"/>
            <w:lang w:val="en-US" w:eastAsia="zh-CN" w:bidi="en-US"/>
          </w:rPr>
          <w:delText>10</w:delText>
        </w:r>
      </w:del>
      <w:r>
        <w:rPr>
          <w:rFonts w:hint="eastAsia" w:ascii="Times New Roman" w:hAnsi="Times New Roman" w:cs="宋体"/>
          <w:b/>
          <w:color w:val="000000"/>
          <w:kern w:val="2"/>
          <w:sz w:val="32"/>
          <w:szCs w:val="32"/>
          <w:lang w:val="en-US" w:eastAsia="zh-CN" w:bidi="en-US"/>
        </w:rPr>
        <w:t xml:space="preserve"> SIM卡插槽</w:t>
      </w:r>
      <w:bookmarkEnd w:id="124"/>
      <w:bookmarkEnd w:id="125"/>
      <w:bookmarkEnd w:id="126"/>
      <w:bookmarkEnd w:id="127"/>
    </w:p>
    <w:p w14:paraId="729FF130">
      <w:pPr>
        <w:outlineLvl w:val="9"/>
        <w:rPr>
          <w:rFonts w:hint="eastAsia" w:eastAsiaTheme="minorEastAsia"/>
          <w:lang w:eastAsia="zh-CN"/>
        </w:rPr>
      </w:pPr>
      <w:r>
        <w:rPr>
          <w:rFonts w:hint="eastAsia" w:eastAsiaTheme="minorEastAsia"/>
          <w:lang w:eastAsia="zh-CN"/>
        </w:rPr>
        <w:drawing>
          <wp:inline distT="0" distB="0" distL="114300" distR="114300">
            <wp:extent cx="3150870" cy="1176655"/>
            <wp:effectExtent l="0" t="0" r="11430" b="4445"/>
            <wp:docPr id="22" name="图片 22"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8c1b31cf4c96155d490e919f7fb7263_compress"/>
                    <pic:cNvPicPr>
                      <a:picLocks noChangeAspect="1"/>
                    </pic:cNvPicPr>
                  </pic:nvPicPr>
                  <pic:blipFill>
                    <a:blip r:embed="rId72"/>
                    <a:stretch>
                      <a:fillRect/>
                    </a:stretch>
                  </pic:blipFill>
                  <pic:spPr>
                    <a:xfrm>
                      <a:off x="0" y="0"/>
                      <a:ext cx="3150870" cy="1176655"/>
                    </a:xfrm>
                    <a:prstGeom prst="rect">
                      <a:avLst/>
                    </a:prstGeom>
                  </pic:spPr>
                </pic:pic>
              </a:graphicData>
            </a:graphic>
          </wp:inline>
        </w:drawing>
      </w:r>
    </w:p>
    <w:p w14:paraId="4491B7BB">
      <w:pPr>
        <w:outlineLvl w:val="9"/>
        <w:rPr>
          <w:rFonts w:hint="eastAsia"/>
          <w:lang w:val="en-US" w:eastAsia="zh-CN"/>
        </w:rPr>
      </w:pPr>
    </w:p>
    <w:p w14:paraId="37DF846E">
      <w:pPr>
        <w:outlineLvl w:val="9"/>
        <w:rPr>
          <w:rFonts w:hint="default" w:ascii="Times New Roman" w:hAnsi="Times New Roman" w:eastAsia="宋体" w:cs="宋体"/>
          <w:b w:val="0"/>
          <w:bCs/>
          <w:color w:val="000000"/>
          <w:kern w:val="2"/>
          <w:sz w:val="24"/>
          <w:szCs w:val="24"/>
          <w:lang w:val="en-US" w:eastAsia="zh-CN" w:bidi="en-US"/>
        </w:rPr>
      </w:pPr>
      <w:r>
        <w:rPr>
          <w:rFonts w:hint="eastAsia" w:ascii="Times New Roman" w:hAnsi="Times New Roman" w:eastAsia="宋体" w:cs="宋体"/>
          <w:b w:val="0"/>
          <w:bCs/>
          <w:color w:val="000000"/>
          <w:kern w:val="2"/>
          <w:sz w:val="24"/>
          <w:szCs w:val="24"/>
          <w:lang w:val="en-US" w:eastAsia="zh-CN" w:bidi="en-US"/>
        </w:rPr>
        <w:t>SIM卡槽如图所示。</w:t>
      </w:r>
    </w:p>
    <w:p w14:paraId="3B814428">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28" w:name="_Toc19307"/>
      <w:bookmarkStart w:id="129" w:name="_Toc14987"/>
      <w:bookmarkStart w:id="130" w:name="_Toc23293"/>
      <w:bookmarkStart w:id="131" w:name="_Toc18536"/>
      <w:r>
        <w:rPr>
          <w:rFonts w:hint="eastAsia" w:ascii="Times New Roman" w:hAnsi="Times New Roman" w:cs="宋体"/>
          <w:b/>
          <w:color w:val="000000"/>
          <w:kern w:val="2"/>
          <w:sz w:val="32"/>
          <w:szCs w:val="32"/>
          <w:lang w:val="en-US" w:eastAsia="zh-CN" w:bidi="en-US"/>
        </w:rPr>
        <w:t>2.1</w:t>
      </w:r>
      <w:ins w:id="4706" w:author="L" w:date="2026-08-07T16:34:34Z">
        <w:r>
          <w:rPr>
            <w:rFonts w:hint="eastAsia" w:ascii="Times New Roman" w:hAnsi="Times New Roman" w:cs="宋体"/>
            <w:b/>
            <w:color w:val="000000"/>
            <w:kern w:val="2"/>
            <w:sz w:val="32"/>
            <w:szCs w:val="32"/>
            <w:lang w:val="en-US" w:eastAsia="zh-CN" w:bidi="en-US"/>
          </w:rPr>
          <w:t>0</w:t>
        </w:r>
      </w:ins>
      <w:ins w:id="4707" w:author="L" w:date="2026-08-07T16:34:35Z">
        <w:r>
          <w:rPr>
            <w:rFonts w:hint="eastAsia" w:ascii="Times New Roman" w:hAnsi="Times New Roman" w:cs="宋体"/>
            <w:b/>
            <w:color w:val="000000"/>
            <w:kern w:val="2"/>
            <w:sz w:val="32"/>
            <w:szCs w:val="32"/>
            <w:lang w:val="en-US" w:eastAsia="zh-CN" w:bidi="en-US"/>
          </w:rPr>
          <w:t xml:space="preserve"> </w:t>
        </w:r>
      </w:ins>
      <w:del w:id="4708" w:author="L" w:date="2026-08-07T16:34:34Z">
        <w:r>
          <w:rPr>
            <w:rFonts w:hint="eastAsia" w:ascii="Times New Roman" w:hAnsi="Times New Roman" w:cs="宋体"/>
            <w:b/>
            <w:color w:val="000000"/>
            <w:kern w:val="2"/>
            <w:sz w:val="32"/>
            <w:szCs w:val="32"/>
            <w:lang w:val="en-US" w:eastAsia="zh-CN" w:bidi="en-US"/>
          </w:rPr>
          <w:delText>1</w:delText>
        </w:r>
      </w:del>
      <w:del w:id="4709" w:author="L" w:date="2026-08-07T16:34:33Z">
        <w:r>
          <w:rPr>
            <w:rFonts w:hint="eastAsia" w:ascii="Times New Roman" w:hAnsi="Times New Roman" w:cs="宋体"/>
            <w:b/>
            <w:color w:val="000000"/>
            <w:kern w:val="2"/>
            <w:sz w:val="32"/>
            <w:szCs w:val="32"/>
            <w:lang w:val="en-US" w:eastAsia="zh-CN" w:bidi="en-US"/>
          </w:rPr>
          <w:delText xml:space="preserve"> </w:delText>
        </w:r>
      </w:del>
      <w:r>
        <w:rPr>
          <w:rFonts w:hint="eastAsia" w:ascii="Times New Roman" w:hAnsi="Times New Roman" w:cs="宋体"/>
          <w:b/>
          <w:color w:val="000000"/>
          <w:kern w:val="2"/>
          <w:sz w:val="32"/>
          <w:szCs w:val="32"/>
          <w:lang w:val="en-US" w:eastAsia="zh-CN" w:bidi="en-US"/>
        </w:rPr>
        <w:t>SD卡插槽</w:t>
      </w:r>
      <w:bookmarkEnd w:id="128"/>
      <w:bookmarkEnd w:id="129"/>
      <w:bookmarkEnd w:id="130"/>
      <w:bookmarkEnd w:id="131"/>
    </w:p>
    <w:p w14:paraId="04ABDEFA">
      <w:pPr>
        <w:pStyle w:val="12"/>
        <w:ind w:left="0" w:leftChars="0" w:firstLine="0" w:firstLineChars="0"/>
      </w:pPr>
      <w:r>
        <w:rPr>
          <w:rFonts w:hint="eastAsia" w:eastAsiaTheme="minorEastAsia"/>
          <w:lang w:eastAsia="zh-CN"/>
        </w:rPr>
        <w:drawing>
          <wp:inline distT="0" distB="0" distL="114300" distR="114300">
            <wp:extent cx="3122295" cy="1165225"/>
            <wp:effectExtent l="0" t="0" r="1905" b="15875"/>
            <wp:docPr id="26" name="图片 26"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8c1b31cf4c96155d490e919f7fb7263_compress"/>
                    <pic:cNvPicPr>
                      <a:picLocks noChangeAspect="1"/>
                    </pic:cNvPicPr>
                  </pic:nvPicPr>
                  <pic:blipFill>
                    <a:blip r:embed="rId73"/>
                    <a:stretch>
                      <a:fillRect/>
                    </a:stretch>
                  </pic:blipFill>
                  <pic:spPr>
                    <a:xfrm>
                      <a:off x="0" y="0"/>
                      <a:ext cx="3122295" cy="1165225"/>
                    </a:xfrm>
                    <a:prstGeom prst="rect">
                      <a:avLst/>
                    </a:prstGeom>
                  </pic:spPr>
                </pic:pic>
              </a:graphicData>
            </a:graphic>
          </wp:inline>
        </w:drawing>
      </w:r>
    </w:p>
    <w:p w14:paraId="68190A26">
      <w:pPr>
        <w:pStyle w:val="12"/>
        <w:ind w:left="0" w:leftChars="0" w:firstLine="0" w:firstLineChars="0"/>
        <w:rPr>
          <w:rFonts w:hint="eastAsia" w:ascii="Times New Roman" w:hAnsi="Times New Roman" w:eastAsia="宋体" w:cs="宋体"/>
          <w:b w:val="0"/>
          <w:bCs/>
          <w:color w:val="000000"/>
          <w:sz w:val="24"/>
          <w:szCs w:val="24"/>
          <w:lang w:val="en-US" w:eastAsia="zh-CN" w:bidi="en-US"/>
        </w:rPr>
      </w:pPr>
    </w:p>
    <w:p w14:paraId="5FCD003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SD卡槽如图所示，支持FAT32格式SD卡，以sd卡烧录为例。</w:t>
      </w:r>
    </w:p>
    <w:p w14:paraId="74EF7147">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接入SD卡，工作状态下，输入</w:t>
      </w:r>
    </w:p>
    <w:p w14:paraId="39E0945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fdisk -l</w:t>
      </w:r>
    </w:p>
    <w:p w14:paraId="68BEF741">
      <w:pPr>
        <w:rPr>
          <w:rFonts w:hint="default"/>
          <w:lang w:val="en-US" w:eastAsia="zh-CN"/>
        </w:rPr>
      </w:pPr>
      <w:r>
        <w:drawing>
          <wp:inline distT="0" distB="0" distL="114300" distR="114300">
            <wp:extent cx="5269865" cy="3549015"/>
            <wp:effectExtent l="0" t="0" r="6985" b="13335"/>
            <wp:docPr id="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
                    <pic:cNvPicPr>
                      <a:picLocks noChangeAspect="1"/>
                    </pic:cNvPicPr>
                  </pic:nvPicPr>
                  <pic:blipFill>
                    <a:blip r:embed="rId74"/>
                    <a:stretch>
                      <a:fillRect/>
                    </a:stretch>
                  </pic:blipFill>
                  <pic:spPr>
                    <a:xfrm>
                      <a:off x="0" y="0"/>
                      <a:ext cx="5269865" cy="3549015"/>
                    </a:xfrm>
                    <a:prstGeom prst="rect">
                      <a:avLst/>
                    </a:prstGeom>
                    <a:noFill/>
                    <a:ln>
                      <a:noFill/>
                    </a:ln>
                  </pic:spPr>
                </pic:pic>
              </a:graphicData>
            </a:graphic>
          </wp:inline>
        </w:drawing>
      </w:r>
    </w:p>
    <w:p w14:paraId="734F825C">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系统识别到存储介质包含两个有效大分区，后续读写性能测试将限定在SD卡路径下进行”，并且可直观读取到该存储设备的实际物理容量。</w:t>
      </w:r>
    </w:p>
    <w:p w14:paraId="2D988084">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执行卸载指令</w:t>
      </w:r>
    </w:p>
    <w:p w14:paraId="69B77C6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sz w:val="24"/>
          <w:lang w:val="en-US" w:eastAsia="zh-CN"/>
        </w:rPr>
      </w:pPr>
      <w:r>
        <w:rPr>
          <w:rFonts w:hint="eastAsia" w:ascii="Times New Roman" w:hAnsi="Times New Roman" w:eastAsia="宋体" w:cs="Times New Roman"/>
          <w:b w:val="0"/>
          <w:bCs/>
          <w:color w:val="0000FF"/>
          <w:sz w:val="24"/>
          <w:szCs w:val="24"/>
          <w:lang w:val="en-US" w:eastAsia="zh-CN" w:bidi="en-US"/>
        </w:rPr>
        <w:t>umount /dev/mmcblk1p9</w:t>
      </w:r>
    </w:p>
    <w:p w14:paraId="0DD2F6F1">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然后输入以下指令测试写入：</w:t>
      </w:r>
    </w:p>
    <w:p w14:paraId="6AD756F3">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--filename=/dev/mmcblk1p9 --ioengine=psync --rw=write --bs=1024k --size=1G --numjobs=1 --thread --group_reporting --name=write_job --ramp_time=1 --direct=1</w:t>
      </w:r>
    </w:p>
    <w:p w14:paraId="7D099FA0">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可以看到工作状态下的（负载）写入的速度。</w:t>
      </w:r>
    </w:p>
    <w:p w14:paraId="1A8770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drawing>
          <wp:inline distT="0" distB="0" distL="114300" distR="114300">
            <wp:extent cx="5272405" cy="658495"/>
            <wp:effectExtent l="0" t="0" r="4445" b="8255"/>
            <wp:docPr id="9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0"/>
                    <pic:cNvPicPr>
                      <a:picLocks noChangeAspect="1"/>
                    </pic:cNvPicPr>
                  </pic:nvPicPr>
                  <pic:blipFill>
                    <a:blip r:embed="rId75"/>
                    <a:stretch>
                      <a:fillRect/>
                    </a:stretch>
                  </pic:blipFill>
                  <pic:spPr>
                    <a:xfrm>
                      <a:off x="0" y="0"/>
                      <a:ext cx="5272405" cy="658495"/>
                    </a:xfrm>
                    <a:prstGeom prst="rect">
                      <a:avLst/>
                    </a:prstGeom>
                    <a:noFill/>
                    <a:ln>
                      <a:noFill/>
                    </a:ln>
                  </pic:spPr>
                </pic:pic>
              </a:graphicData>
            </a:graphic>
          </wp:inline>
        </w:drawing>
      </w:r>
    </w:p>
    <w:p w14:paraId="00BDF1C9">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读取前需清除写入带来的缓存。</w:t>
      </w:r>
    </w:p>
    <w:p w14:paraId="3BA73A8E">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sync; echo 3 | tee /proc/sys/vm/drop_caches</w:t>
      </w:r>
    </w:p>
    <w:p w14:paraId="0BEAD6F3">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再输入以下指令测试读取：</w:t>
      </w:r>
    </w:p>
    <w:p w14:paraId="3A782974">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--filename=/dev/mmcblk1p9 --ioengine=psync --rw=read --bs=1024k --size=1G --numjobs=1 --thread --group_reporting --name=read_job --ramp_time=1 --direct=1</w:t>
      </w:r>
    </w:p>
    <w:p w14:paraId="01079CE3">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可以看到工作状态下读取的速度。</w:t>
      </w:r>
    </w:p>
    <w:p w14:paraId="61837A9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drawing>
          <wp:inline distT="0" distB="0" distL="114300" distR="114300">
            <wp:extent cx="5272405" cy="412115"/>
            <wp:effectExtent l="0" t="0" r="4445" b="6985"/>
            <wp:docPr id="9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1"/>
                    <pic:cNvPicPr>
                      <a:picLocks noChangeAspect="1"/>
                    </pic:cNvPicPr>
                  </pic:nvPicPr>
                  <pic:blipFill>
                    <a:blip r:embed="rId76"/>
                    <a:stretch>
                      <a:fillRect/>
                    </a:stretch>
                  </pic:blipFill>
                  <pic:spPr>
                    <a:xfrm>
                      <a:off x="0" y="0"/>
                      <a:ext cx="5272405" cy="412115"/>
                    </a:xfrm>
                    <a:prstGeom prst="rect">
                      <a:avLst/>
                    </a:prstGeom>
                    <a:noFill/>
                    <a:ln>
                      <a:noFill/>
                    </a:ln>
                  </pic:spPr>
                </pic:pic>
              </a:graphicData>
            </a:graphic>
          </wp:inline>
        </w:drawing>
      </w:r>
    </w:p>
    <w:p w14:paraId="0205963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A~F步骤都正常说明这个SD卡接口没有问题。</w:t>
      </w:r>
    </w:p>
    <w:p w14:paraId="2CFB12B1">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测试完同步数据，重新测试需要清除缓存</w:t>
      </w:r>
    </w:p>
    <w:p w14:paraId="08A8D4B0">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lang w:val="en-US" w:eastAsia="zh-CN"/>
        </w:rPr>
      </w:pPr>
      <w:r>
        <w:rPr>
          <w:rFonts w:hint="eastAsia" w:ascii="Times New Roman" w:hAnsi="Times New Roman" w:eastAsia="宋体" w:cs="Times New Roman"/>
          <w:b w:val="0"/>
          <w:bCs/>
          <w:color w:val="0000FF"/>
          <w:sz w:val="24"/>
          <w:szCs w:val="24"/>
          <w:lang w:val="en-US" w:eastAsia="zh-CN" w:bidi="en-US"/>
        </w:rPr>
        <w:t>sync; echo 3 | tee /proc/sys/vm/drop_caches</w:t>
      </w:r>
    </w:p>
    <w:p w14:paraId="157361EC">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32" w:name="_Toc20035"/>
      <w:bookmarkStart w:id="133" w:name="_Toc2325"/>
      <w:bookmarkStart w:id="134" w:name="_Toc24384"/>
      <w:bookmarkStart w:id="135" w:name="_Toc20445"/>
      <w:r>
        <w:rPr>
          <w:rFonts w:hint="eastAsia" w:ascii="Times New Roman" w:hAnsi="Times New Roman" w:cs="宋体"/>
          <w:b/>
          <w:color w:val="000000"/>
          <w:kern w:val="2"/>
          <w:sz w:val="32"/>
          <w:szCs w:val="32"/>
          <w:lang w:val="en-US" w:eastAsia="zh-CN" w:bidi="en-US"/>
        </w:rPr>
        <w:t>2.1</w:t>
      </w:r>
      <w:ins w:id="4710" w:author="L" w:date="2026-08-07T16:34:40Z">
        <w:r>
          <w:rPr>
            <w:rFonts w:hint="eastAsia" w:ascii="Times New Roman" w:hAnsi="Times New Roman" w:cs="宋体"/>
            <w:b/>
            <w:color w:val="000000"/>
            <w:kern w:val="2"/>
            <w:sz w:val="32"/>
            <w:szCs w:val="32"/>
            <w:lang w:val="en-US" w:eastAsia="zh-CN" w:bidi="en-US"/>
          </w:rPr>
          <w:t>1</w:t>
        </w:r>
      </w:ins>
      <w:del w:id="4711" w:author="L" w:date="2026-08-07T16:34:40Z">
        <w:r>
          <w:rPr>
            <w:rFonts w:hint="eastAsia" w:ascii="Times New Roman" w:hAnsi="Times New Roman" w:cs="宋体"/>
            <w:b/>
            <w:color w:val="000000"/>
            <w:kern w:val="2"/>
            <w:sz w:val="32"/>
            <w:szCs w:val="32"/>
            <w:lang w:val="en-US" w:eastAsia="zh-CN" w:bidi="en-US"/>
          </w:rPr>
          <w:delText>2</w:delText>
        </w:r>
      </w:del>
      <w:r>
        <w:rPr>
          <w:rFonts w:hint="eastAsia" w:ascii="Times New Roman" w:hAnsi="Times New Roman" w:cs="宋体"/>
          <w:b/>
          <w:color w:val="000000"/>
          <w:kern w:val="2"/>
          <w:sz w:val="32"/>
          <w:szCs w:val="32"/>
          <w:lang w:val="en-US" w:eastAsia="zh-CN" w:bidi="en-US"/>
        </w:rPr>
        <w:t>重启按钮</w:t>
      </w:r>
      <w:bookmarkEnd w:id="132"/>
      <w:bookmarkEnd w:id="133"/>
      <w:bookmarkEnd w:id="134"/>
      <w:bookmarkEnd w:id="135"/>
    </w:p>
    <w:p w14:paraId="72F8623C">
      <w:pPr>
        <w:pStyle w:val="12"/>
        <w:ind w:left="0" w:leftChars="0" w:firstLine="0" w:firstLineChars="0"/>
        <w:outlineLvl w:val="9"/>
      </w:pPr>
      <w:r>
        <w:drawing>
          <wp:inline distT="0" distB="0" distL="114300" distR="114300">
            <wp:extent cx="3188335" cy="1189990"/>
            <wp:effectExtent l="0" t="0" r="12065" b="10160"/>
            <wp:docPr id="51" name="图片 51"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8c1b31cf4c96155d490e919f7fb7263_compress"/>
                    <pic:cNvPicPr>
                      <a:picLocks noChangeAspect="1"/>
                    </pic:cNvPicPr>
                  </pic:nvPicPr>
                  <pic:blipFill>
                    <a:blip r:embed="rId77"/>
                    <a:stretch>
                      <a:fillRect/>
                    </a:stretch>
                  </pic:blipFill>
                  <pic:spPr>
                    <a:xfrm>
                      <a:off x="0" y="0"/>
                      <a:ext cx="3188335" cy="1189990"/>
                    </a:xfrm>
                    <a:prstGeom prst="rect">
                      <a:avLst/>
                    </a:prstGeom>
                  </pic:spPr>
                </pic:pic>
              </a:graphicData>
            </a:graphic>
          </wp:inline>
        </w:drawing>
      </w:r>
    </w:p>
    <w:p w14:paraId="1433FDB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ins w:id="4712" w:author="LKY" w:date="2026-07-07T11:31:29Z"/>
          <w:rFonts w:hint="eastAsia"/>
          <w:sz w:val="24"/>
          <w:szCs w:val="24"/>
          <w:lang w:val="en-US" w:eastAsia="zh-CN"/>
        </w:rPr>
      </w:pPr>
      <w:r>
        <w:rPr>
          <w:rFonts w:hint="eastAsia"/>
          <w:sz w:val="24"/>
          <w:szCs w:val="24"/>
          <w:lang w:val="en-US" w:eastAsia="zh-CN"/>
        </w:rPr>
        <w:t>重启按钮如图所示。按下松开后设备重启。</w:t>
      </w:r>
    </w:p>
    <w:p w14:paraId="331E565D">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sz w:val="24"/>
          <w:szCs w:val="24"/>
          <w:lang w:val="en-US" w:eastAsia="zh-CN"/>
        </w:rPr>
      </w:pPr>
      <w:ins w:id="4713" w:author="LKY" w:date="2026-07-07T11:31:31Z">
        <w:r>
          <w:rPr>
            <w:rFonts w:hint="eastAsia" w:ascii="Times New Roman" w:hAnsi="Times New Roman" w:eastAsia="宋体" w:cs="宋体"/>
            <w:bCs w:val="0"/>
            <w:color w:val="FF0000"/>
            <w:sz w:val="24"/>
            <w:szCs w:val="24"/>
            <w:lang w:val="en-US" w:eastAsia="zh-CN" w:bidi="en-US"/>
          </w:rPr>
          <w:t>注意：</w:t>
        </w:r>
      </w:ins>
      <w:ins w:id="4714" w:author="LKY" w:date="2026-07-07T11:31:31Z">
        <w:r>
          <w:rPr>
            <w:rFonts w:hint="eastAsia" w:ascii="Times New Roman" w:hAnsi="Times New Roman" w:eastAsia="宋体" w:cs="宋体"/>
            <w:bCs w:val="0"/>
            <w:color w:val="FF0000"/>
            <w:sz w:val="24"/>
            <w:szCs w:val="24"/>
            <w:lang w:bidi="en-US"/>
          </w:rPr>
          <w:t>如需自定义RST按钮，请于下单前联系业务人员，默认配置为硬件复位</w:t>
        </w:r>
      </w:ins>
      <w:ins w:id="4715" w:author="LKY" w:date="2026-07-07T11:31:31Z">
        <w:r>
          <w:rPr>
            <w:rFonts w:hint="eastAsia" w:ascii="Times New Roman" w:hAnsi="Times New Roman" w:eastAsia="宋体" w:cs="宋体"/>
            <w:bCs w:val="0"/>
            <w:color w:val="000000"/>
            <w:sz w:val="24"/>
            <w:szCs w:val="24"/>
            <w:lang w:bidi="en-US"/>
          </w:rPr>
          <w:t>。</w:t>
        </w:r>
      </w:ins>
    </w:p>
    <w:p w14:paraId="7D8D1FAF">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36" w:name="_Toc1225"/>
      <w:bookmarkStart w:id="137" w:name="_Toc10189"/>
      <w:bookmarkStart w:id="138" w:name="_Toc6207"/>
      <w:bookmarkStart w:id="139" w:name="_Toc12355"/>
      <w:r>
        <w:rPr>
          <w:rFonts w:hint="eastAsia" w:ascii="Times New Roman" w:hAnsi="Times New Roman" w:cs="宋体"/>
          <w:b/>
          <w:color w:val="000000"/>
          <w:kern w:val="2"/>
          <w:sz w:val="32"/>
          <w:szCs w:val="32"/>
          <w:lang w:val="en-US" w:eastAsia="zh-CN" w:bidi="en-US"/>
        </w:rPr>
        <w:t>2.1</w:t>
      </w:r>
      <w:ins w:id="4716" w:author="L" w:date="2026-08-07T16:34:43Z">
        <w:r>
          <w:rPr>
            <w:rFonts w:hint="eastAsia" w:ascii="Times New Roman" w:hAnsi="Times New Roman" w:cs="宋体"/>
            <w:b/>
            <w:color w:val="000000"/>
            <w:kern w:val="2"/>
            <w:sz w:val="32"/>
            <w:szCs w:val="32"/>
            <w:lang w:val="en-US" w:eastAsia="zh-CN" w:bidi="en-US"/>
          </w:rPr>
          <w:t>2</w:t>
        </w:r>
      </w:ins>
      <w:del w:id="4717" w:author="L" w:date="2026-08-07T16:34:42Z">
        <w:r>
          <w:rPr>
            <w:rFonts w:hint="eastAsia" w:ascii="Times New Roman" w:hAnsi="Times New Roman" w:cs="宋体"/>
            <w:b/>
            <w:color w:val="000000"/>
            <w:kern w:val="2"/>
            <w:sz w:val="32"/>
            <w:szCs w:val="32"/>
            <w:lang w:val="en-US" w:eastAsia="zh-CN" w:bidi="en-US"/>
          </w:rPr>
          <w:delText>3</w:delText>
        </w:r>
      </w:del>
      <w:r>
        <w:rPr>
          <w:rFonts w:hint="eastAsia" w:ascii="Times New Roman" w:hAnsi="Times New Roman" w:cs="宋体"/>
          <w:b/>
          <w:color w:val="000000"/>
          <w:kern w:val="2"/>
          <w:sz w:val="32"/>
          <w:szCs w:val="32"/>
          <w:lang w:val="en-US" w:eastAsia="zh-CN" w:bidi="en-US"/>
        </w:rPr>
        <w:t xml:space="preserve"> PCIE接口</w:t>
      </w:r>
      <w:bookmarkEnd w:id="136"/>
      <w:bookmarkEnd w:id="137"/>
      <w:bookmarkEnd w:id="138"/>
      <w:bookmarkEnd w:id="139"/>
    </w:p>
    <w:p w14:paraId="1B109B2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PCIE接口支持4G和Wi-Fi功能。</w:t>
      </w:r>
    </w:p>
    <w:p w14:paraId="34B5261C">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40" w:name="_Toc5806"/>
      <w:bookmarkStart w:id="141" w:name="_Toc7065"/>
      <w:bookmarkStart w:id="142" w:name="_Toc26906"/>
      <w:bookmarkStart w:id="143" w:name="_Toc6498"/>
      <w:bookmarkStart w:id="144" w:name="_Toc25775"/>
      <w:r>
        <w:rPr>
          <w:rFonts w:hint="eastAsia" w:ascii="Times New Roman" w:hAnsi="Times New Roman" w:eastAsia="宋体" w:cs="宋体"/>
          <w:b/>
          <w:bCs w:val="0"/>
          <w:color w:val="000000"/>
          <w:sz w:val="28"/>
          <w:szCs w:val="28"/>
          <w:lang w:val="en-US" w:eastAsia="zh-CN" w:bidi="en-US"/>
        </w:rPr>
        <w:t>2.1</w:t>
      </w:r>
      <w:ins w:id="4718" w:author="L" w:date="2026-08-07T16:34:44Z">
        <w:r>
          <w:rPr>
            <w:rFonts w:hint="eastAsia" w:ascii="Times New Roman" w:hAnsi="Times New Roman" w:eastAsia="宋体" w:cs="宋体"/>
            <w:b/>
            <w:bCs w:val="0"/>
            <w:color w:val="000000"/>
            <w:sz w:val="28"/>
            <w:szCs w:val="28"/>
            <w:lang w:val="en-US" w:eastAsia="zh-CN" w:bidi="en-US"/>
          </w:rPr>
          <w:t>2</w:t>
        </w:r>
      </w:ins>
      <w:del w:id="4719" w:author="L" w:date="2026-08-07T16:34:44Z">
        <w:r>
          <w:rPr>
            <w:rFonts w:hint="eastAsia" w:ascii="Times New Roman" w:hAnsi="Times New Roman" w:eastAsia="宋体" w:cs="宋体"/>
            <w:b/>
            <w:bCs w:val="0"/>
            <w:color w:val="000000"/>
            <w:sz w:val="28"/>
            <w:szCs w:val="28"/>
            <w:lang w:val="en-US" w:eastAsia="zh-CN" w:bidi="en-US"/>
          </w:rPr>
          <w:delText>3</w:delText>
        </w:r>
      </w:del>
      <w:r>
        <w:rPr>
          <w:rFonts w:hint="eastAsia" w:ascii="Times New Roman" w:hAnsi="Times New Roman" w:eastAsia="宋体" w:cs="宋体"/>
          <w:b/>
          <w:bCs w:val="0"/>
          <w:color w:val="000000"/>
          <w:sz w:val="28"/>
          <w:szCs w:val="28"/>
          <w:lang w:val="en-US" w:eastAsia="zh-CN" w:bidi="en-US"/>
        </w:rPr>
        <w:t>.1 4G模块</w:t>
      </w:r>
      <w:bookmarkEnd w:id="140"/>
      <w:bookmarkEnd w:id="141"/>
      <w:bookmarkEnd w:id="142"/>
      <w:bookmarkEnd w:id="143"/>
      <w:bookmarkEnd w:id="144"/>
    </w:p>
    <w:p w14:paraId="1989D2E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此处使用移远EC200模块为例（AT命令端口为/dev/ttyUSB1），测试程序位于/usr/demo/4G目录下。插入电话卡，连接好天线。</w:t>
      </w:r>
    </w:p>
    <w:p w14:paraId="76C722FD">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（1）网络功能</w:t>
      </w:r>
    </w:p>
    <w:p w14:paraId="2DD90D30">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ls /dev       看有没有ttyUSB开头的设备，没有就是没识别到模块</w:t>
      </w:r>
    </w:p>
    <w:p w14:paraId="58A0639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drawing>
          <wp:inline distT="0" distB="0" distL="114300" distR="114300">
            <wp:extent cx="5273040" cy="1840865"/>
            <wp:effectExtent l="0" t="0" r="3810" b="6985"/>
            <wp:docPr id="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1"/>
                    <pic:cNvPicPr>
                      <a:picLocks noChangeAspect="1"/>
                    </pic:cNvPicPr>
                  </pic:nvPicPr>
                  <pic:blipFill>
                    <a:blip r:embed="rId78"/>
                    <a:stretch>
                      <a:fillRect/>
                    </a:stretch>
                  </pic:blipFill>
                  <pic:spPr>
                    <a:xfrm>
                      <a:off x="0" y="0"/>
                      <a:ext cx="5273040" cy="1840865"/>
                    </a:xfrm>
                    <a:prstGeom prst="rect">
                      <a:avLst/>
                    </a:prstGeom>
                    <a:noFill/>
                    <a:ln>
                      <a:noFill/>
                    </a:ln>
                  </pic:spPr>
                </pic:pic>
              </a:graphicData>
            </a:graphic>
          </wp:inline>
        </w:drawing>
      </w:r>
    </w:p>
    <w:p w14:paraId="050D0D5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stty -F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ispeed 115200 ospeed 115200 cs8 raw -echo</w:t>
      </w:r>
      <w:r>
        <w:rPr>
          <w:rFonts w:hint="eastAsia" w:ascii="Times New Roman" w:hAnsi="Times New Roman" w:cs="宋体"/>
          <w:color w:val="0000FF"/>
          <w:kern w:val="2"/>
          <w:sz w:val="24"/>
          <w:szCs w:val="32"/>
          <w:lang w:val="en-US" w:eastAsia="zh-CN" w:bidi="ar-SA"/>
        </w:rPr>
        <w:t xml:space="preserve">  //设置串口</w:t>
      </w:r>
    </w:p>
    <w:p w14:paraId="285746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lang w:val="en-US" w:eastAsia="zh-CN"/>
        </w:rPr>
      </w:pPr>
      <w:r>
        <w:drawing>
          <wp:inline distT="0" distB="0" distL="114300" distR="114300">
            <wp:extent cx="5269865" cy="252095"/>
            <wp:effectExtent l="0" t="0" r="6985" b="14605"/>
            <wp:docPr id="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2"/>
                    <pic:cNvPicPr>
                      <a:picLocks noChangeAspect="1"/>
                    </pic:cNvPicPr>
                  </pic:nvPicPr>
                  <pic:blipFill>
                    <a:blip r:embed="rId79"/>
                    <a:stretch>
                      <a:fillRect/>
                    </a:stretch>
                  </pic:blipFill>
                  <pic:spPr>
                    <a:xfrm>
                      <a:off x="0" y="0"/>
                      <a:ext cx="5269865" cy="252095"/>
                    </a:xfrm>
                    <a:prstGeom prst="rect">
                      <a:avLst/>
                    </a:prstGeom>
                    <a:noFill/>
                    <a:ln>
                      <a:noFill/>
                    </a:ln>
                  </pic:spPr>
                </pic:pic>
              </a:graphicData>
            </a:graphic>
          </wp:inline>
        </w:drawing>
      </w:r>
    </w:p>
    <w:p w14:paraId="4130BEE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查信号 20以上 ：</w:t>
      </w:r>
    </w:p>
    <w:p w14:paraId="4E3DA673">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cat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&amp; echo -e "AT+CSQ\r" &gt;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（输入两遍）</w:t>
      </w:r>
    </w:p>
    <w:p w14:paraId="2CAAA40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b w:val="0"/>
          <w:bCs w:val="0"/>
          <w:color w:val="00B050"/>
          <w:sz w:val="24"/>
          <w:szCs w:val="24"/>
          <w:lang w:val="en-US" w:eastAsia="zh-CN"/>
        </w:rPr>
      </w:pPr>
      <w:r>
        <w:drawing>
          <wp:inline distT="0" distB="0" distL="114300" distR="114300">
            <wp:extent cx="5271770" cy="923290"/>
            <wp:effectExtent l="0" t="0" r="5080" b="10160"/>
            <wp:docPr id="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3"/>
                    <pic:cNvPicPr>
                      <a:picLocks noChangeAspect="1"/>
                    </pic:cNvPicPr>
                  </pic:nvPicPr>
                  <pic:blipFill>
                    <a:blip r:embed="rId80"/>
                    <a:stretch>
                      <a:fillRect/>
                    </a:stretch>
                  </pic:blipFill>
                  <pic:spPr>
                    <a:xfrm>
                      <a:off x="0" y="0"/>
                      <a:ext cx="5271770" cy="923290"/>
                    </a:xfrm>
                    <a:prstGeom prst="rect">
                      <a:avLst/>
                    </a:prstGeom>
                    <a:noFill/>
                    <a:ln>
                      <a:noFill/>
                    </a:ln>
                  </pic:spPr>
                </pic:pic>
              </a:graphicData>
            </a:graphic>
          </wp:inline>
        </w:drawing>
      </w:r>
    </w:p>
    <w:p w14:paraId="18B31DB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查是4G模块否能正常和SIM卡通讯：</w:t>
      </w:r>
    </w:p>
    <w:p w14:paraId="1F48538E">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"AT+CPIN?\r" &gt; /dev/ttyUSB</w:t>
      </w:r>
      <w:r>
        <w:rPr>
          <w:rFonts w:hint="eastAsia" w:ascii="Times New Roman" w:hAnsi="Times New Roman" w:cs="宋体"/>
          <w:color w:val="0000FF"/>
          <w:kern w:val="2"/>
          <w:sz w:val="24"/>
          <w:szCs w:val="32"/>
          <w:lang w:val="en-US" w:eastAsia="zh-CN" w:bidi="ar-SA"/>
        </w:rPr>
        <w:t>1</w:t>
      </w:r>
    </w:p>
    <w:p w14:paraId="1F9B8DE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ins w:id="4720" w:author="LKY" w:date="2026-07-02T11:48:05Z"/>
        </w:rPr>
      </w:pPr>
      <w:r>
        <w:drawing>
          <wp:inline distT="0" distB="0" distL="114300" distR="114300">
            <wp:extent cx="5274310" cy="555625"/>
            <wp:effectExtent l="0" t="0" r="2540" b="15875"/>
            <wp:docPr id="8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4"/>
                    <pic:cNvPicPr>
                      <a:picLocks noChangeAspect="1"/>
                    </pic:cNvPicPr>
                  </pic:nvPicPr>
                  <pic:blipFill>
                    <a:blip r:embed="rId81"/>
                    <a:stretch>
                      <a:fillRect/>
                    </a:stretch>
                  </pic:blipFill>
                  <pic:spPr>
                    <a:xfrm>
                      <a:off x="0" y="0"/>
                      <a:ext cx="5274310" cy="555625"/>
                    </a:xfrm>
                    <a:prstGeom prst="rect">
                      <a:avLst/>
                    </a:prstGeom>
                    <a:noFill/>
                    <a:ln>
                      <a:noFill/>
                    </a:ln>
                  </pic:spPr>
                </pic:pic>
              </a:graphicData>
            </a:graphic>
          </wp:inline>
        </w:drawing>
      </w:r>
    </w:p>
    <w:p w14:paraId="01AE6C6D">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lang w:val="en-US" w:eastAsia="zh-CN"/>
        </w:rPr>
      </w:pPr>
    </w:p>
    <w:p w14:paraId="35149ED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EC200还需加一条拨号指令</w:t>
      </w:r>
    </w:p>
    <w:p w14:paraId="29CE8249">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"AT+QNETDEVCTL=3,1,1\r" &gt; /dev/ttyUSB1</w:t>
      </w:r>
    </w:p>
    <w:p w14:paraId="7B54541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查是否连接运营商，</w:t>
      </w:r>
    </w:p>
    <w:p w14:paraId="2D90F7EA">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"AT+COPS?\r" &gt; /dev/ttyUSB</w:t>
      </w:r>
      <w:r>
        <w:rPr>
          <w:rFonts w:hint="eastAsia" w:ascii="Times New Roman" w:hAnsi="Times New Roman" w:cs="宋体"/>
          <w:color w:val="0000FF"/>
          <w:kern w:val="2"/>
          <w:sz w:val="24"/>
          <w:szCs w:val="32"/>
          <w:lang w:val="en-US" w:eastAsia="zh-CN" w:bidi="ar-SA"/>
        </w:rPr>
        <w:t>1</w:t>
      </w:r>
    </w:p>
    <w:p w14:paraId="1A6EE7F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5269230" cy="598805"/>
            <wp:effectExtent l="0" t="0" r="7620" b="10795"/>
            <wp:docPr id="8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5"/>
                    <pic:cNvPicPr>
                      <a:picLocks noChangeAspect="1"/>
                    </pic:cNvPicPr>
                  </pic:nvPicPr>
                  <pic:blipFill>
                    <a:blip r:embed="rId82"/>
                    <a:stretch>
                      <a:fillRect/>
                    </a:stretch>
                  </pic:blipFill>
                  <pic:spPr>
                    <a:xfrm>
                      <a:off x="0" y="0"/>
                      <a:ext cx="5269230" cy="598805"/>
                    </a:xfrm>
                    <a:prstGeom prst="rect">
                      <a:avLst/>
                    </a:prstGeom>
                    <a:noFill/>
                    <a:ln>
                      <a:noFill/>
                    </a:ln>
                  </pic:spPr>
                </pic:pic>
              </a:graphicData>
            </a:graphic>
          </wp:inline>
        </w:drawing>
      </w:r>
    </w:p>
    <w:p w14:paraId="0569189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然后输入</w:t>
      </w:r>
    </w:p>
    <w:p w14:paraId="7A8DD526">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udhcpc -i usb0</w:t>
      </w:r>
    </w:p>
    <w:p w14:paraId="0C62255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此时usb0应获取IP。</w:t>
      </w:r>
    </w:p>
    <w:p w14:paraId="7E25C922">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started, v1.30.1</w:t>
      </w:r>
    </w:p>
    <w:p w14:paraId="19FD40C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discover</w:t>
      </w:r>
    </w:p>
    <w:p w14:paraId="792C7F70">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discover</w:t>
      </w:r>
    </w:p>
    <w:p w14:paraId="4EF1FB8C">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select for 192.168.43.100</w:t>
      </w:r>
    </w:p>
    <w:p w14:paraId="0F86212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lease of 192.168.43.100 obtained, lease time 86400</w:t>
      </w:r>
    </w:p>
    <w:p w14:paraId="390D220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Times New Roman"/>
          <w:b w:val="0"/>
          <w:bCs w:val="0"/>
          <w:color w:val="auto"/>
          <w:sz w:val="24"/>
          <w:szCs w:val="24"/>
          <w:lang w:val="en-US" w:eastAsia="zh-CN"/>
        </w:rPr>
      </w:pPr>
      <w:r>
        <w:drawing>
          <wp:inline distT="0" distB="0" distL="114300" distR="114300">
            <wp:extent cx="5268595" cy="728980"/>
            <wp:effectExtent l="0" t="0" r="8255" b="13970"/>
            <wp:docPr id="8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7"/>
                    <pic:cNvPicPr>
                      <a:picLocks noChangeAspect="1"/>
                    </pic:cNvPicPr>
                  </pic:nvPicPr>
                  <pic:blipFill>
                    <a:blip r:embed="rId83"/>
                    <a:stretch>
                      <a:fillRect/>
                    </a:stretch>
                  </pic:blipFill>
                  <pic:spPr>
                    <a:xfrm>
                      <a:off x="0" y="0"/>
                      <a:ext cx="5268595" cy="728980"/>
                    </a:xfrm>
                    <a:prstGeom prst="rect">
                      <a:avLst/>
                    </a:prstGeom>
                    <a:noFill/>
                    <a:ln>
                      <a:noFill/>
                    </a:ln>
                  </pic:spPr>
                </pic:pic>
              </a:graphicData>
            </a:graphic>
          </wp:inline>
        </w:drawing>
      </w:r>
    </w:p>
    <w:p w14:paraId="7F3953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然后通过</w:t>
      </w:r>
      <w:r>
        <w:rPr>
          <w:rFonts w:hint="default" w:ascii="Times New Roman" w:hAnsi="Times New Roman" w:cs="Times New Roman"/>
          <w:b w:val="0"/>
          <w:bCs w:val="0"/>
          <w:color w:val="0000FF"/>
          <w:sz w:val="24"/>
          <w:szCs w:val="24"/>
          <w:lang w:val="en-US" w:eastAsia="zh-CN"/>
        </w:rPr>
        <w:t xml:space="preserve">ping www.baidu.com </w:t>
      </w:r>
      <w:r>
        <w:rPr>
          <w:rFonts w:hint="eastAsia" w:ascii="Times New Roman" w:hAnsi="Times New Roman" w:cs="Times New Roman"/>
          <w:b w:val="0"/>
          <w:bCs w:val="0"/>
          <w:color w:val="0000FF"/>
          <w:sz w:val="24"/>
          <w:szCs w:val="24"/>
          <w:lang w:val="en-US" w:eastAsia="zh-CN"/>
        </w:rPr>
        <w:t>/8.8.8.8</w:t>
      </w:r>
      <w:r>
        <w:rPr>
          <w:rFonts w:hint="default" w:ascii="Times New Roman" w:hAnsi="Times New Roman" w:cs="Times New Roman"/>
          <w:b w:val="0"/>
          <w:bCs w:val="0"/>
          <w:color w:val="0000FF"/>
          <w:sz w:val="24"/>
          <w:szCs w:val="24"/>
          <w:lang w:val="en-US" w:eastAsia="zh-CN"/>
        </w:rPr>
        <w:t>-I usb0</w:t>
      </w:r>
      <w:r>
        <w:rPr>
          <w:rFonts w:hint="eastAsia" w:ascii="Times New Roman" w:hAnsi="Times New Roman" w:cs="Times New Roman"/>
          <w:b w:val="0"/>
          <w:bCs w:val="0"/>
          <w:color w:val="auto"/>
          <w:sz w:val="24"/>
          <w:szCs w:val="24"/>
          <w:lang w:val="en-US" w:eastAsia="zh-CN"/>
        </w:rPr>
        <w:t xml:space="preserve"> 测试上网。</w:t>
      </w:r>
    </w:p>
    <w:p w14:paraId="426DB86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Ping不通百度加以下指令</w:t>
      </w:r>
    </w:p>
    <w:p w14:paraId="71154795">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echo "nameserver 8.8.8.8" &gt; /etc/resolv.conf</w:t>
      </w:r>
    </w:p>
    <w:p w14:paraId="52F4B7E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drawing>
          <wp:inline distT="0" distB="0" distL="114300" distR="114300">
            <wp:extent cx="5267325" cy="1016635"/>
            <wp:effectExtent l="0" t="0" r="9525" b="12065"/>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84"/>
                    <a:stretch>
                      <a:fillRect/>
                    </a:stretch>
                  </pic:blipFill>
                  <pic:spPr>
                    <a:xfrm>
                      <a:off x="0" y="0"/>
                      <a:ext cx="5267325" cy="1016635"/>
                    </a:xfrm>
                    <a:prstGeom prst="rect">
                      <a:avLst/>
                    </a:prstGeom>
                    <a:noFill/>
                    <a:ln>
                      <a:noFill/>
                    </a:ln>
                  </pic:spPr>
                </pic:pic>
              </a:graphicData>
            </a:graphic>
          </wp:inline>
        </w:drawing>
      </w:r>
    </w:p>
    <w:p w14:paraId="3335D320">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（2）短信功能</w:t>
      </w:r>
    </w:p>
    <w:p w14:paraId="53D608F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在测试程序目录下执行测试命令即可测试短信功能：</w:t>
      </w:r>
    </w:p>
    <w:p w14:paraId="79EE150D">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./send_sms &lt;device&gt; &lt;phonenumber&gt; &lt;text&gt;</w:t>
      </w:r>
    </w:p>
    <w:p w14:paraId="7D300F7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命令说明：&lt;device&gt;为4G模块设备节点。&lt;phonenumber&gt;为发送短信目标手机号。&lt;text&gt;为短信发送内容，短信内容字符之间不可有空格，否则会提示错误。</w:t>
      </w:r>
    </w:p>
    <w:p w14:paraId="0F7D621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 xml:space="preserve">./send_sms /dev/ttyUSB1 152******** </w:t>
      </w:r>
      <w:r>
        <w:rPr>
          <w:rFonts w:hint="default" w:ascii="Times New Roman" w:hAnsi="Times New Roman" w:eastAsia="宋体" w:cs="宋体"/>
          <w:b w:val="0"/>
          <w:bCs/>
          <w:color w:val="0000FF"/>
          <w:sz w:val="24"/>
          <w:szCs w:val="24"/>
          <w:lang w:val="en-US" w:eastAsia="zh-CN" w:bidi="en-US"/>
        </w:rPr>
        <w:t>“</w:t>
      </w:r>
      <w:r>
        <w:rPr>
          <w:rFonts w:hint="eastAsia" w:ascii="Times New Roman" w:hAnsi="Times New Roman" w:eastAsia="宋体" w:cs="宋体"/>
          <w:b w:val="0"/>
          <w:bCs/>
          <w:color w:val="0000FF"/>
          <w:sz w:val="24"/>
          <w:szCs w:val="24"/>
          <w:lang w:val="en-US" w:eastAsia="zh-CN" w:bidi="en-US"/>
        </w:rPr>
        <w:t>test</w:t>
      </w:r>
      <w:r>
        <w:rPr>
          <w:rFonts w:hint="default" w:ascii="Times New Roman" w:hAnsi="Times New Roman" w:eastAsia="宋体" w:cs="宋体"/>
          <w:b w:val="0"/>
          <w:bCs/>
          <w:color w:val="0000FF"/>
          <w:sz w:val="24"/>
          <w:szCs w:val="24"/>
          <w:lang w:val="en-US" w:eastAsia="zh-CN" w:bidi="en-US"/>
        </w:rPr>
        <w:t>”</w:t>
      </w:r>
    </w:p>
    <w:p w14:paraId="5050295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此时对应号码应收到内容为“test”的短信。</w:t>
      </w:r>
    </w:p>
    <w:p w14:paraId="0FA08F5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auto"/>
          <w:sz w:val="24"/>
          <w:szCs w:val="24"/>
          <w:lang w:val="en-US" w:eastAsia="zh-CN" w:bidi="en-US"/>
        </w:rPr>
      </w:pPr>
    </w:p>
    <w:p w14:paraId="406F7BE9">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（3）通话功能</w:t>
      </w:r>
    </w:p>
    <w:p w14:paraId="77F04EC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在测试程序目录下执行测试命令即可测试拨号功能：</w:t>
      </w:r>
    </w:p>
    <w:p w14:paraId="2C7CB46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./phone_call &lt;device&gt; &lt;phonenumber&gt;</w:t>
      </w:r>
    </w:p>
    <w:p w14:paraId="352A7335">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命令说明：&lt;device&gt;为4G模块设备节点。&lt;phonenumber&gt;为拨打目标手机号。</w:t>
      </w:r>
    </w:p>
    <w:p w14:paraId="5B889847">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./phone_call /dev/ttyUSB1 152********</w:t>
      </w:r>
    </w:p>
    <w:p w14:paraId="7AEF9F95">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此时对应号码应收到设备来电。</w:t>
      </w:r>
    </w:p>
    <w:p w14:paraId="2E82B9F2">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9"/>
        <w:rPr>
          <w:rFonts w:hint="eastAsia" w:ascii="Times New Roman" w:hAnsi="Times New Roman" w:eastAsia="宋体" w:cs="宋体"/>
          <w:b w:val="0"/>
          <w:bCs/>
          <w:color w:val="auto"/>
          <w:sz w:val="24"/>
          <w:szCs w:val="24"/>
          <w:lang w:val="en-US" w:eastAsia="zh-CN" w:bidi="en-US"/>
        </w:rPr>
      </w:pPr>
    </w:p>
    <w:p w14:paraId="5CB7B282">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（4）GPS功能</w:t>
      </w:r>
    </w:p>
    <w:p w14:paraId="0785271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在测试程序目录下执行测试命令即可测试GPS功能：</w:t>
      </w:r>
    </w:p>
    <w:p w14:paraId="0CA370BD">
      <w:pPr>
        <w:pStyle w:val="12"/>
        <w:keepNext w:val="0"/>
        <w:keepLines w:val="0"/>
        <w:pageBreakBefore w:val="0"/>
        <w:widowControl w:val="0"/>
        <w:numPr>
          <w:ilvl w:val="0"/>
          <w:numId w:val="0"/>
        </w:numPr>
        <w:shd w:val="clear" w:fill="E7E6E6" w:themeFill="background2"/>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./get_location &lt;device&gt; &lt;timeout&gt;</w:t>
      </w:r>
    </w:p>
    <w:p w14:paraId="6F5E9A99">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命令说明：&lt;device&gt;为设备节点，以"ls /dev/ttyUSB*"命令查看结果为准，重启</w:t>
      </w:r>
      <w:r>
        <w:rPr>
          <w:rFonts w:hint="eastAsia" w:ascii="Times New Roman" w:hAnsi="Times New Roman" w:eastAsia="宋体" w:cs="宋体"/>
          <w:b w:val="0"/>
          <w:bCs/>
          <w:color w:val="auto"/>
          <w:sz w:val="24"/>
          <w:szCs w:val="24"/>
          <w:lang w:val="en-US" w:eastAsia="zh-CN" w:bidi="en-US"/>
        </w:rPr>
        <w:t>设备</w:t>
      </w:r>
      <w:r>
        <w:rPr>
          <w:rFonts w:hint="default" w:ascii="Times New Roman" w:hAnsi="Times New Roman" w:eastAsia="宋体" w:cs="宋体"/>
          <w:b w:val="0"/>
          <w:bCs/>
          <w:color w:val="auto"/>
          <w:sz w:val="24"/>
          <w:szCs w:val="24"/>
          <w:lang w:val="en-US" w:eastAsia="zh-CN" w:bidi="en-US"/>
        </w:rPr>
        <w:t>后可能会变化。&lt;timeout&gt;为等待返回经纬度信息的时间（单位为秒）。</w:t>
      </w:r>
    </w:p>
    <w:p w14:paraId="27B6ACA7">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./get_location /dev/ttyUSB1 1</w:t>
      </w:r>
    </w:p>
    <w:p w14:paraId="147211AA">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获取经纬度需等待几分钟时间，若获取失败、超时，请检查天线是否接好，并确保处于开阔场地进行测试。</w:t>
      </w:r>
    </w:p>
    <w:p w14:paraId="4EC42B46">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45" w:name="_Toc19049"/>
      <w:bookmarkStart w:id="146" w:name="_Toc19305"/>
      <w:bookmarkStart w:id="147" w:name="_Toc12173"/>
      <w:bookmarkStart w:id="148" w:name="_Toc22151"/>
      <w:bookmarkStart w:id="149" w:name="_Toc22720"/>
      <w:r>
        <w:rPr>
          <w:rFonts w:hint="eastAsia" w:ascii="Times New Roman" w:hAnsi="Times New Roman" w:eastAsia="宋体" w:cs="宋体"/>
          <w:b/>
          <w:bCs w:val="0"/>
          <w:color w:val="000000"/>
          <w:sz w:val="28"/>
          <w:szCs w:val="28"/>
          <w:lang w:val="en-US" w:eastAsia="zh-CN" w:bidi="en-US"/>
        </w:rPr>
        <w:t>2.1</w:t>
      </w:r>
      <w:ins w:id="4721" w:author="L" w:date="2026-08-07T16:34:50Z">
        <w:r>
          <w:rPr>
            <w:rFonts w:hint="eastAsia" w:ascii="Times New Roman" w:hAnsi="Times New Roman" w:eastAsia="宋体" w:cs="宋体"/>
            <w:b/>
            <w:bCs w:val="0"/>
            <w:color w:val="000000"/>
            <w:sz w:val="28"/>
            <w:szCs w:val="28"/>
            <w:lang w:val="en-US" w:eastAsia="zh-CN" w:bidi="en-US"/>
          </w:rPr>
          <w:t>2</w:t>
        </w:r>
      </w:ins>
      <w:del w:id="4722" w:author="L" w:date="2026-08-07T16:34:50Z">
        <w:r>
          <w:rPr>
            <w:rFonts w:hint="eastAsia" w:ascii="Times New Roman" w:hAnsi="Times New Roman" w:eastAsia="宋体" w:cs="宋体"/>
            <w:b/>
            <w:bCs w:val="0"/>
            <w:color w:val="000000"/>
            <w:sz w:val="28"/>
            <w:szCs w:val="28"/>
            <w:lang w:val="en-US" w:eastAsia="zh-CN" w:bidi="en-US"/>
          </w:rPr>
          <w:delText>3</w:delText>
        </w:r>
      </w:del>
      <w:r>
        <w:rPr>
          <w:rFonts w:hint="eastAsia" w:ascii="Times New Roman" w:hAnsi="Times New Roman" w:eastAsia="宋体" w:cs="宋体"/>
          <w:b/>
          <w:bCs w:val="0"/>
          <w:color w:val="000000"/>
          <w:sz w:val="28"/>
          <w:szCs w:val="28"/>
          <w:lang w:val="en-US" w:eastAsia="zh-CN" w:bidi="en-US"/>
        </w:rPr>
        <w:t>.2 Wi-Fi模块</w:t>
      </w:r>
      <w:bookmarkEnd w:id="145"/>
      <w:bookmarkEnd w:id="146"/>
      <w:bookmarkEnd w:id="147"/>
      <w:bookmarkEnd w:id="148"/>
      <w:bookmarkEnd w:id="149"/>
    </w:p>
    <w:p w14:paraId="1A0CCC4C">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此处使用的Wi-Fi模块为BL-R8188EU2（2.4G频段）。</w:t>
      </w:r>
      <w:r>
        <w:rPr>
          <w:rFonts w:hint="eastAsia" w:ascii="Times New Roman" w:hAnsi="Times New Roman" w:eastAsia="宋体" w:cs="宋体"/>
          <w:b w:val="0"/>
          <w:bCs/>
          <w:color w:val="000000"/>
          <w:sz w:val="24"/>
          <w:szCs w:val="24"/>
          <w:lang w:val="en-US" w:eastAsia="zh-CN" w:bidi="en-US"/>
        </w:rPr>
        <w:t>测试程序及驱动位于/usr/demo/Wi-Fi路径下，连接好天线。若无wlan0网卡，可按下方步骤安装驱动。</w:t>
      </w:r>
    </w:p>
    <w:p w14:paraId="43CA3B1B">
      <w:pPr>
        <w:pStyle w:val="12"/>
        <w:keepNext w:val="0"/>
        <w:keepLines w:val="0"/>
        <w:pageBreakBefore w:val="0"/>
        <w:widowControl/>
        <w:numPr>
          <w:ilvl w:val="0"/>
          <w:numId w:val="0"/>
        </w:numPr>
        <w:kinsoku/>
        <w:overflowPunct/>
        <w:topLinePunct w:val="0"/>
        <w:autoSpaceDE/>
        <w:autoSpaceDN/>
        <w:bidi w:val="0"/>
        <w:adjustRightInd/>
        <w:snapToGrid/>
        <w:spacing w:line="240" w:lineRule="auto"/>
        <w:ind w:left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（1）STA功能</w:t>
      </w:r>
    </w:p>
    <w:p w14:paraId="4D0EAD0D">
      <w:pPr>
        <w:pStyle w:val="12"/>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firstLine="420" w:firstLineChars="0"/>
        <w:textAlignment w:val="auto"/>
        <w:outlineLvl w:val="9"/>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先查看该版本系统是否已自动加载</w:t>
      </w:r>
      <w:r>
        <w:rPr>
          <w:rFonts w:hint="eastAsia" w:ascii="Times New Roman" w:hAnsi="Times New Roman" w:cs="宋体"/>
          <w:kern w:val="2"/>
          <w:sz w:val="24"/>
          <w:szCs w:val="32"/>
          <w:lang w:val="en-US" w:eastAsia="zh-CN" w:bidi="ar-SA"/>
        </w:rPr>
        <w:t>Wi-Fi</w:t>
      </w:r>
      <w:r>
        <w:rPr>
          <w:rFonts w:hint="eastAsia" w:ascii="Times New Roman" w:hAnsi="Times New Roman" w:cs="宋体" w:eastAsiaTheme="minorEastAsia"/>
          <w:kern w:val="2"/>
          <w:sz w:val="24"/>
          <w:szCs w:val="32"/>
          <w:lang w:val="en-US" w:eastAsia="zh-CN" w:bidi="ar-SA"/>
        </w:rPr>
        <w:t>驱动：</w:t>
      </w:r>
    </w:p>
    <w:p w14:paraId="4A0FA8F7">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 xml:space="preserve">lsmod </w:t>
      </w:r>
    </w:p>
    <w:p w14:paraId="4B10DE8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r>
        <w:drawing>
          <wp:inline distT="0" distB="0" distL="114300" distR="114300">
            <wp:extent cx="5273040" cy="586740"/>
            <wp:effectExtent l="0" t="0" r="3810" b="3810"/>
            <wp:docPr id="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
                    <pic:cNvPicPr>
                      <a:picLocks noChangeAspect="1"/>
                    </pic:cNvPicPr>
                  </pic:nvPicPr>
                  <pic:blipFill>
                    <a:blip r:embed="rId85"/>
                    <a:stretch>
                      <a:fillRect/>
                    </a:stretch>
                  </pic:blipFill>
                  <pic:spPr>
                    <a:xfrm>
                      <a:off x="0" y="0"/>
                      <a:ext cx="5273040" cy="586740"/>
                    </a:xfrm>
                    <a:prstGeom prst="rect">
                      <a:avLst/>
                    </a:prstGeom>
                    <a:noFill/>
                    <a:ln>
                      <a:noFill/>
                    </a:ln>
                  </pic:spPr>
                </pic:pic>
              </a:graphicData>
            </a:graphic>
          </wp:inline>
        </w:drawing>
      </w:r>
    </w:p>
    <w:p w14:paraId="33FB76DA">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进入测试程序目录下，关闭其他网络，仅保留Wi-Fi网络，加载Wi-Fi驱动。</w:t>
      </w:r>
    </w:p>
    <w:p w14:paraId="04377F89">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cd /usr/demo/wifi/          # 进入驱动目录</w:t>
      </w:r>
    </w:p>
    <w:p w14:paraId="604DE40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1</w:t>
      </w:r>
      <w:r>
        <w:rPr>
          <w:rFonts w:hint="default" w:ascii="Times New Roman" w:hAnsi="Times New Roman" w:cs="宋体" w:eastAsiaTheme="minorEastAsia"/>
          <w:color w:val="0000FF"/>
          <w:kern w:val="2"/>
          <w:sz w:val="24"/>
          <w:szCs w:val="32"/>
          <w:lang w:val="en-US" w:eastAsia="zh-CN" w:bidi="ar-SA"/>
        </w:rPr>
        <w:t xml:space="preserve"> down</w:t>
      </w:r>
    </w:p>
    <w:p w14:paraId="0A0B532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2</w:t>
      </w:r>
      <w:r>
        <w:rPr>
          <w:rFonts w:hint="default" w:ascii="Times New Roman" w:hAnsi="Times New Roman" w:cs="宋体" w:eastAsiaTheme="minorEastAsia"/>
          <w:color w:val="0000FF"/>
          <w:kern w:val="2"/>
          <w:sz w:val="24"/>
          <w:szCs w:val="32"/>
          <w:lang w:val="en-US" w:eastAsia="zh-CN" w:bidi="ar-SA"/>
        </w:rPr>
        <w:t xml:space="preserve"> down</w:t>
      </w:r>
    </w:p>
    <w:p w14:paraId="5011A1F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default" w:ascii="Times New Roman" w:hAnsi="Times New Roman" w:cs="宋体" w:eastAsiaTheme="minorEastAsia"/>
          <w:color w:val="0000FF"/>
          <w:kern w:val="2"/>
          <w:sz w:val="24"/>
          <w:szCs w:val="32"/>
          <w:lang w:val="en-US" w:eastAsia="zh-CN" w:bidi="ar-SA"/>
        </w:rPr>
        <w:t xml:space="preserve"> down</w:t>
      </w:r>
      <w:r>
        <w:rPr>
          <w:rFonts w:hint="eastAsia" w:ascii="Times New Roman" w:hAnsi="Times New Roman" w:cs="宋体" w:eastAsiaTheme="minorEastAsia"/>
          <w:color w:val="0000FF"/>
          <w:kern w:val="2"/>
          <w:sz w:val="24"/>
          <w:szCs w:val="32"/>
          <w:lang w:val="en-US" w:eastAsia="zh-CN" w:bidi="ar-SA"/>
        </w:rPr>
        <w:t xml:space="preserve">             //关闭其他网络</w:t>
      </w:r>
    </w:p>
    <w:p w14:paraId="4C6270E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auto"/>
          <w:sz w:val="24"/>
          <w:szCs w:val="24"/>
          <w:lang w:val="en-US" w:eastAsia="zh-CN" w:bidi="en-US"/>
        </w:rPr>
      </w:pPr>
      <w:r>
        <w:rPr>
          <w:rFonts w:hint="eastAsia" w:ascii="Times New Roman" w:hAnsi="Times New Roman" w:cs="宋体" w:eastAsiaTheme="minorEastAsia"/>
          <w:color w:val="0000FF"/>
          <w:kern w:val="2"/>
          <w:sz w:val="24"/>
          <w:szCs w:val="32"/>
          <w:lang w:val="en-US" w:eastAsia="zh-CN" w:bidi="ar-SA"/>
        </w:rPr>
        <w:t xml:space="preserve">insmod -f 8188eu.ko </w:t>
      </w:r>
      <w:r>
        <w:rPr>
          <w:rFonts w:hint="eastAsia" w:ascii="Times New Roman" w:hAnsi="Times New Roman" w:eastAsia="宋体" w:cs="宋体"/>
          <w:b w:val="0"/>
          <w:bCs/>
          <w:color w:val="0000FF"/>
          <w:sz w:val="24"/>
          <w:szCs w:val="24"/>
          <w:lang w:val="en-US" w:eastAsia="zh-CN" w:bidi="en-US"/>
        </w:rPr>
        <w:t xml:space="preserve">          </w:t>
      </w:r>
      <w:r>
        <w:rPr>
          <w:rFonts w:hint="eastAsia" w:ascii="Times New Roman" w:hAnsi="Times New Roman" w:cs="宋体" w:eastAsiaTheme="minorEastAsia"/>
          <w:color w:val="0000FF"/>
          <w:kern w:val="2"/>
          <w:sz w:val="24"/>
          <w:szCs w:val="32"/>
          <w:lang w:val="en-US" w:eastAsia="zh-CN" w:bidi="ar-SA"/>
        </w:rPr>
        <w:t>//加载</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驱动，有就跳过</w:t>
      </w:r>
    </w:p>
    <w:p w14:paraId="6ABA927C">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连接</w:t>
      </w:r>
      <w:r>
        <w:rPr>
          <w:rFonts w:hint="eastAsia" w:ascii="Times New Roman" w:hAnsi="Times New Roman" w:cs="宋体"/>
          <w:kern w:val="2"/>
          <w:sz w:val="24"/>
          <w:szCs w:val="32"/>
          <w:lang w:val="en-US" w:eastAsia="zh-CN" w:bidi="ar-SA"/>
        </w:rPr>
        <w:t>Wi-Fi</w:t>
      </w:r>
      <w:r>
        <w:rPr>
          <w:rFonts w:hint="eastAsia" w:ascii="Times New Roman" w:hAnsi="Times New Roman" w:cs="宋体" w:eastAsiaTheme="minorEastAsia"/>
          <w:kern w:val="2"/>
          <w:sz w:val="24"/>
          <w:szCs w:val="32"/>
          <w:lang w:val="en-US" w:eastAsia="zh-CN" w:bidi="ar-SA"/>
        </w:rPr>
        <w:t>：</w:t>
      </w:r>
    </w:p>
    <w:p w14:paraId="4C2675E6">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lang w:val="en-US" w:eastAsia="zh-CN"/>
        </w:rPr>
      </w:pPr>
      <w:r>
        <w:rPr>
          <w:rFonts w:hint="eastAsia" w:ascii="Times New Roman" w:hAnsi="Times New Roman" w:cs="宋体" w:eastAsiaTheme="minorEastAsia"/>
          <w:color w:val="0000FF"/>
          <w:kern w:val="2"/>
          <w:sz w:val="24"/>
          <w:szCs w:val="32"/>
          <w:lang w:val="en-US" w:eastAsia="zh-CN" w:bidi="ar-SA"/>
        </w:rPr>
        <w:t>ifconfig wlan</w:t>
      </w:r>
      <w:r>
        <w:rPr>
          <w:rFonts w:hint="default" w:ascii="Times New Roman" w:hAnsi="Times New Roman" w:cs="宋体" w:eastAsiaTheme="minorEastAsia"/>
          <w:color w:val="0000FF"/>
          <w:kern w:val="2"/>
          <w:sz w:val="24"/>
          <w:szCs w:val="32"/>
          <w:lang w:val="en-GB" w:eastAsia="zh-CN" w:bidi="ar-SA"/>
        </w:rPr>
        <w:t>0</w:t>
      </w:r>
      <w:r>
        <w:rPr>
          <w:rFonts w:hint="eastAsia" w:ascii="Times New Roman" w:hAnsi="Times New Roman" w:cs="宋体" w:eastAsiaTheme="minorEastAsia"/>
          <w:color w:val="0000FF"/>
          <w:kern w:val="2"/>
          <w:sz w:val="24"/>
          <w:szCs w:val="32"/>
          <w:lang w:val="en-US" w:eastAsia="zh-CN" w:bidi="ar-SA"/>
        </w:rPr>
        <w:t xml:space="preserve"> up                 #打开wlan0</w:t>
      </w:r>
    </w:p>
    <w:p w14:paraId="14E9FD2B">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 xml:space="preserve">./wifi_setup.sh -i </w:t>
      </w:r>
      <w:r>
        <w:rPr>
          <w:rFonts w:hint="eastAsia" w:ascii="Times New Roman" w:hAnsi="Times New Roman" w:cs="宋体" w:eastAsiaTheme="minorEastAsia"/>
          <w:color w:val="0000FF"/>
          <w:kern w:val="2"/>
          <w:sz w:val="24"/>
          <w:szCs w:val="32"/>
          <w:lang w:val="en-US" w:eastAsia="zh-CN" w:bidi="ar-SA"/>
        </w:rPr>
        <w:t>bliiot</w:t>
      </w:r>
      <w:r>
        <w:rPr>
          <w:rFonts w:hint="default" w:ascii="Times New Roman" w:hAnsi="Times New Roman" w:cs="宋体" w:eastAsiaTheme="minorEastAsia"/>
          <w:color w:val="0000FF"/>
          <w:kern w:val="2"/>
          <w:sz w:val="24"/>
          <w:szCs w:val="32"/>
          <w:lang w:val="en-US" w:eastAsia="zh-CN" w:bidi="ar-SA"/>
        </w:rPr>
        <w:t xml:space="preserve"> -p </w:t>
      </w:r>
      <w:r>
        <w:rPr>
          <w:rFonts w:hint="eastAsia" w:ascii="Times New Roman" w:hAnsi="Times New Roman" w:cs="宋体" w:eastAsiaTheme="minorEastAsia"/>
          <w:color w:val="0000FF"/>
          <w:kern w:val="2"/>
          <w:sz w:val="24"/>
          <w:szCs w:val="32"/>
          <w:lang w:val="en-US" w:eastAsia="zh-CN" w:bidi="ar-SA"/>
        </w:rPr>
        <w:t>bebetter     #连接</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，-i后面接</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名，-p后面接密码</w:t>
      </w:r>
    </w:p>
    <w:p w14:paraId="296CD57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74310" cy="436880"/>
            <wp:effectExtent l="0" t="0" r="2540" b="1270"/>
            <wp:docPr id="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
                    <pic:cNvPicPr>
                      <a:picLocks noChangeAspect="1"/>
                    </pic:cNvPicPr>
                  </pic:nvPicPr>
                  <pic:blipFill>
                    <a:blip r:embed="rId86"/>
                    <a:stretch>
                      <a:fillRect/>
                    </a:stretch>
                  </pic:blipFill>
                  <pic:spPr>
                    <a:xfrm>
                      <a:off x="0" y="0"/>
                      <a:ext cx="5274310" cy="436880"/>
                    </a:xfrm>
                    <a:prstGeom prst="rect">
                      <a:avLst/>
                    </a:prstGeom>
                    <a:noFill/>
                    <a:ln>
                      <a:noFill/>
                    </a:ln>
                  </pic:spPr>
                </pic:pic>
              </a:graphicData>
            </a:graphic>
          </wp:inline>
        </w:drawing>
      </w:r>
    </w:p>
    <w:p w14:paraId="5D60E649">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ifconfig                          #查看wlan0有无IP</w:t>
      </w:r>
    </w:p>
    <w:p w14:paraId="799201C4">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71770" cy="961390"/>
            <wp:effectExtent l="0" t="0" r="5080" b="10160"/>
            <wp:docPr id="7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9"/>
                    <pic:cNvPicPr>
                      <a:picLocks noChangeAspect="1"/>
                    </pic:cNvPicPr>
                  </pic:nvPicPr>
                  <pic:blipFill>
                    <a:blip r:embed="rId87"/>
                    <a:stretch>
                      <a:fillRect/>
                    </a:stretch>
                  </pic:blipFill>
                  <pic:spPr>
                    <a:xfrm>
                      <a:off x="0" y="0"/>
                      <a:ext cx="5271770" cy="961390"/>
                    </a:xfrm>
                    <a:prstGeom prst="rect">
                      <a:avLst/>
                    </a:prstGeom>
                    <a:noFill/>
                    <a:ln>
                      <a:noFill/>
                    </a:ln>
                  </pic:spPr>
                </pic:pic>
              </a:graphicData>
            </a:graphic>
          </wp:inline>
        </w:drawing>
      </w:r>
    </w:p>
    <w:p w14:paraId="390BDF00">
      <w:pPr>
        <w:pStyle w:val="12"/>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最后ping百度测试：</w:t>
      </w:r>
    </w:p>
    <w:p w14:paraId="4F7F6BA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lang w:val="en-US" w:eastAsia="zh-CN"/>
        </w:rPr>
      </w:pPr>
      <w:r>
        <w:rPr>
          <w:rFonts w:hint="default" w:ascii="Times New Roman" w:hAnsi="Times New Roman" w:cs="宋体" w:eastAsiaTheme="minorEastAsia"/>
          <w:color w:val="0000FF"/>
          <w:kern w:val="2"/>
          <w:sz w:val="24"/>
          <w:szCs w:val="32"/>
          <w:lang w:val="en-US" w:eastAsia="zh-CN" w:bidi="ar-SA"/>
        </w:rPr>
        <w:t>ping</w:t>
      </w:r>
      <w:r>
        <w:rPr>
          <w:rFonts w:hint="eastAsia" w:ascii="Times New Roman" w:hAnsi="Times New Roman" w:cs="宋体"/>
          <w:color w:val="0000FF"/>
          <w:kern w:val="2"/>
          <w:sz w:val="24"/>
          <w:szCs w:val="32"/>
          <w:lang w:val="en-US" w:eastAsia="zh-CN" w:bidi="ar-SA"/>
        </w:rPr>
        <w:t xml:space="preserve">  -4</w:t>
      </w:r>
      <w:r>
        <w:rPr>
          <w:rFonts w:hint="default" w:ascii="Times New Roman" w:hAnsi="Times New Roman" w:cs="宋体" w:eastAsiaTheme="minorEastAsia"/>
          <w:color w:val="0000FF"/>
          <w:kern w:val="2"/>
          <w:sz w:val="24"/>
          <w:szCs w:val="32"/>
          <w:lang w:val="en-US" w:eastAsia="zh-CN" w:bidi="ar-SA"/>
        </w:rPr>
        <w:t xml:space="preserve"> www.baidu.com </w:t>
      </w:r>
      <w:r>
        <w:rPr>
          <w:rFonts w:hint="eastAsia" w:ascii="Times New Roman" w:hAnsi="Times New Roman" w:cs="宋体" w:eastAsiaTheme="minorEastAsia"/>
          <w:color w:val="0000FF"/>
          <w:kern w:val="2"/>
          <w:sz w:val="24"/>
          <w:szCs w:val="32"/>
          <w:lang w:val="en-US" w:eastAsia="zh-CN" w:bidi="ar-SA"/>
        </w:rPr>
        <w:t>（百度域名不一定成功转IP，使用百度IP）</w:t>
      </w:r>
      <w:r>
        <w:rPr>
          <w:rFonts w:hint="eastAsia"/>
          <w:lang w:val="en-US" w:eastAsia="zh-CN"/>
        </w:rPr>
        <w:t xml:space="preserve">                </w:t>
      </w:r>
    </w:p>
    <w:p w14:paraId="0FA84AF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eastAsia="宋体" w:cs="宋体"/>
          <w:b w:val="0"/>
          <w:bCs/>
          <w:color w:val="auto"/>
          <w:sz w:val="24"/>
          <w:szCs w:val="24"/>
          <w:lang w:val="en-US" w:eastAsia="zh-CN" w:bidi="en-US"/>
        </w:rPr>
      </w:pPr>
      <w:r>
        <w:drawing>
          <wp:inline distT="0" distB="0" distL="114300" distR="114300">
            <wp:extent cx="5270500" cy="1264285"/>
            <wp:effectExtent l="0" t="0" r="6350" b="12065"/>
            <wp:docPr id="7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0"/>
                    <pic:cNvPicPr>
                      <a:picLocks noChangeAspect="1"/>
                    </pic:cNvPicPr>
                  </pic:nvPicPr>
                  <pic:blipFill>
                    <a:blip r:embed="rId88"/>
                    <a:stretch>
                      <a:fillRect/>
                    </a:stretch>
                  </pic:blipFill>
                  <pic:spPr>
                    <a:xfrm>
                      <a:off x="0" y="0"/>
                      <a:ext cx="5270500" cy="1264285"/>
                    </a:xfrm>
                    <a:prstGeom prst="rect">
                      <a:avLst/>
                    </a:prstGeom>
                    <a:noFill/>
                    <a:ln>
                      <a:noFill/>
                    </a:ln>
                  </pic:spPr>
                </pic:pic>
              </a:graphicData>
            </a:graphic>
          </wp:inline>
        </w:drawing>
      </w:r>
    </w:p>
    <w:p w14:paraId="786C81F3">
      <w:pPr>
        <w:pStyle w:val="12"/>
        <w:keepNext w:val="0"/>
        <w:keepLines w:val="0"/>
        <w:pageBreakBefore w:val="0"/>
        <w:widowControl/>
        <w:numPr>
          <w:ilvl w:val="0"/>
          <w:numId w:val="0"/>
        </w:numPr>
        <w:kinsoku/>
        <w:overflowPunct/>
        <w:topLinePunct w:val="0"/>
        <w:autoSpaceDE/>
        <w:autoSpaceDN/>
        <w:bidi w:val="0"/>
        <w:adjustRightInd/>
        <w:snapToGrid/>
        <w:spacing w:line="240" w:lineRule="auto"/>
        <w:ind w:left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（2）AP功能</w:t>
      </w:r>
    </w:p>
    <w:p w14:paraId="46D31624">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重启系统后，进入测试程序所在目录，关闭其他网络，仅保留Wi-Fi网络，加载Wi-Fi驱动。</w:t>
      </w:r>
    </w:p>
    <w:p w14:paraId="641692B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1</w:t>
      </w:r>
      <w:r>
        <w:rPr>
          <w:rFonts w:hint="default" w:ascii="Times New Roman" w:hAnsi="Times New Roman" w:cs="宋体" w:eastAsiaTheme="minorEastAsia"/>
          <w:color w:val="0000FF"/>
          <w:kern w:val="2"/>
          <w:sz w:val="24"/>
          <w:szCs w:val="32"/>
          <w:lang w:val="en-US" w:eastAsia="zh-CN" w:bidi="ar-SA"/>
        </w:rPr>
        <w:t xml:space="preserve"> down</w:t>
      </w:r>
    </w:p>
    <w:p w14:paraId="4ADFEB1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2</w:t>
      </w:r>
      <w:r>
        <w:rPr>
          <w:rFonts w:hint="default" w:ascii="Times New Roman" w:hAnsi="Times New Roman" w:cs="宋体" w:eastAsiaTheme="minorEastAsia"/>
          <w:color w:val="0000FF"/>
          <w:kern w:val="2"/>
          <w:sz w:val="24"/>
          <w:szCs w:val="32"/>
          <w:lang w:val="en-US" w:eastAsia="zh-CN" w:bidi="ar-SA"/>
        </w:rPr>
        <w:t xml:space="preserve"> down</w:t>
      </w:r>
    </w:p>
    <w:p w14:paraId="356B0A0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default" w:ascii="Times New Roman" w:hAnsi="Times New Roman" w:cs="宋体" w:eastAsiaTheme="minorEastAsia"/>
          <w:color w:val="0000FF"/>
          <w:kern w:val="2"/>
          <w:sz w:val="24"/>
          <w:szCs w:val="32"/>
          <w:lang w:val="en-US" w:eastAsia="zh-CN" w:bidi="ar-SA"/>
        </w:rPr>
        <w:t xml:space="preserve"> down</w:t>
      </w:r>
      <w:r>
        <w:rPr>
          <w:rFonts w:hint="eastAsia" w:ascii="Times New Roman" w:hAnsi="Times New Roman" w:cs="宋体" w:eastAsiaTheme="minorEastAsia"/>
          <w:color w:val="0000FF"/>
          <w:kern w:val="2"/>
          <w:sz w:val="24"/>
          <w:szCs w:val="32"/>
          <w:lang w:val="en-US" w:eastAsia="zh-CN" w:bidi="ar-SA"/>
        </w:rPr>
        <w:t xml:space="preserve">             //关闭其他网络</w:t>
      </w:r>
    </w:p>
    <w:p w14:paraId="0BF330A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auto"/>
          <w:sz w:val="24"/>
          <w:szCs w:val="24"/>
          <w:lang w:val="en-US" w:eastAsia="zh-CN" w:bidi="en-US"/>
        </w:rPr>
      </w:pPr>
      <w:r>
        <w:rPr>
          <w:rFonts w:hint="eastAsia" w:ascii="Times New Roman" w:hAnsi="Times New Roman" w:cs="宋体" w:eastAsiaTheme="minorEastAsia"/>
          <w:color w:val="0000FF"/>
          <w:kern w:val="2"/>
          <w:sz w:val="24"/>
          <w:szCs w:val="32"/>
          <w:lang w:val="en-US" w:eastAsia="zh-CN" w:bidi="ar-SA"/>
        </w:rPr>
        <w:t xml:space="preserve">insmod -f 8188eu.ko </w:t>
      </w:r>
      <w:r>
        <w:rPr>
          <w:rFonts w:hint="eastAsia" w:ascii="Times New Roman" w:hAnsi="Times New Roman" w:eastAsia="宋体" w:cs="宋体"/>
          <w:b w:val="0"/>
          <w:bCs/>
          <w:color w:val="0000FF"/>
          <w:sz w:val="24"/>
          <w:szCs w:val="24"/>
          <w:lang w:val="en-US" w:eastAsia="zh-CN" w:bidi="en-US"/>
        </w:rPr>
        <w:t xml:space="preserve">          </w:t>
      </w:r>
      <w:r>
        <w:rPr>
          <w:rFonts w:hint="eastAsia" w:ascii="Times New Roman" w:hAnsi="Times New Roman" w:cs="宋体" w:eastAsiaTheme="minorEastAsia"/>
          <w:color w:val="0000FF"/>
          <w:kern w:val="2"/>
          <w:sz w:val="24"/>
          <w:szCs w:val="32"/>
          <w:lang w:val="en-US" w:eastAsia="zh-CN" w:bidi="ar-SA"/>
        </w:rPr>
        <w:t>//加载</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驱动，有就跳过</w:t>
      </w:r>
    </w:p>
    <w:p w14:paraId="6FF388E5">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执行如下命令，将</w:t>
      </w:r>
      <w:r>
        <w:rPr>
          <w:rFonts w:hint="eastAsia" w:ascii="Times New Roman" w:hAnsi="Times New Roman" w:eastAsia="宋体" w:cs="宋体"/>
          <w:b w:val="0"/>
          <w:bCs/>
          <w:color w:val="auto"/>
          <w:sz w:val="24"/>
          <w:szCs w:val="24"/>
          <w:lang w:val="en-US" w:eastAsia="zh-CN" w:bidi="en-US"/>
        </w:rPr>
        <w:t>Wi-Fi</w:t>
      </w:r>
      <w:r>
        <w:rPr>
          <w:rFonts w:hint="default" w:ascii="Times New Roman" w:hAnsi="Times New Roman" w:eastAsia="宋体" w:cs="宋体"/>
          <w:b w:val="0"/>
          <w:bCs/>
          <w:color w:val="auto"/>
          <w:sz w:val="24"/>
          <w:szCs w:val="24"/>
          <w:lang w:val="en-US" w:eastAsia="zh-CN" w:bidi="en-US"/>
        </w:rPr>
        <w:t>模块设置为AP模式。</w:t>
      </w:r>
    </w:p>
    <w:p w14:paraId="611BE76A">
      <w:pPr>
        <w:pStyle w:val="12"/>
        <w:keepNext w:val="0"/>
        <w:keepLines w:val="0"/>
        <w:pageBreakBefore w:val="0"/>
        <w:widowControl w:val="0"/>
        <w:shd w:val="clear" w:fill="E7E6E6" w:themeFill="background2"/>
        <w:kinsoku/>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./ap_setup.sh</w:t>
      </w:r>
    </w:p>
    <w:p w14:paraId="5AD19AFA">
      <w:pPr>
        <w:pStyle w:val="12"/>
        <w:keepNext w:val="0"/>
        <w:keepLines w:val="0"/>
        <w:pageBreakBefore w:val="0"/>
        <w:widowControl w:val="0"/>
        <w:numPr>
          <w:ilvl w:val="0"/>
          <w:numId w:val="0"/>
        </w:numPr>
        <w:shd w:val="clear" w:fill="auto"/>
        <w:kinsoku/>
        <w:wordWrap w:val="0"/>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默认设置的</w:t>
      </w:r>
      <w:r>
        <w:rPr>
          <w:rFonts w:hint="eastAsia" w:ascii="Times New Roman" w:hAnsi="Times New Roman" w:eastAsia="宋体" w:cs="宋体"/>
          <w:b w:val="0"/>
          <w:bCs/>
          <w:color w:val="auto"/>
          <w:sz w:val="24"/>
          <w:szCs w:val="24"/>
          <w:lang w:val="en-US" w:eastAsia="zh-CN" w:bidi="en-US"/>
        </w:rPr>
        <w:t>Wi-Fi</w:t>
      </w:r>
      <w:r>
        <w:rPr>
          <w:rFonts w:hint="default" w:ascii="Times New Roman" w:hAnsi="Times New Roman" w:eastAsia="宋体" w:cs="宋体"/>
          <w:b w:val="0"/>
          <w:bCs/>
          <w:color w:val="auto"/>
          <w:sz w:val="24"/>
          <w:szCs w:val="24"/>
          <w:lang w:val="en-US" w:eastAsia="zh-CN" w:bidi="en-US"/>
        </w:rPr>
        <w:t>名称为：rtl8188eu，密码为：88888888，可在rtl_hostapd_2G.conf配置文件内进行修改。</w:t>
      </w:r>
    </w:p>
    <w:p w14:paraId="36A456A7">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nano rtl_hostapd_2G.conf</w:t>
      </w:r>
    </w:p>
    <w:p w14:paraId="68E12FE8">
      <w:pPr>
        <w:rPr>
          <w:rFonts w:hint="default"/>
          <w:lang w:val="en-US" w:eastAsia="zh-CN"/>
        </w:rPr>
      </w:pPr>
    </w:p>
    <w:p w14:paraId="0A560C2F">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50" w:name="_Toc5526"/>
      <w:bookmarkStart w:id="151" w:name="_Toc24214"/>
      <w:bookmarkStart w:id="152" w:name="_Toc4369"/>
      <w:bookmarkStart w:id="153" w:name="_Toc20995"/>
      <w:r>
        <w:rPr>
          <w:rFonts w:hint="eastAsia" w:ascii="Times New Roman" w:hAnsi="Times New Roman" w:cs="宋体"/>
          <w:b/>
          <w:color w:val="000000"/>
          <w:kern w:val="2"/>
          <w:sz w:val="32"/>
          <w:szCs w:val="32"/>
          <w:lang w:val="en-US" w:eastAsia="zh-CN" w:bidi="en-US"/>
        </w:rPr>
        <w:t>2.1</w:t>
      </w:r>
      <w:ins w:id="4723" w:author="L" w:date="2026-08-07T16:34:57Z">
        <w:r>
          <w:rPr>
            <w:rFonts w:hint="eastAsia" w:ascii="Times New Roman" w:hAnsi="Times New Roman" w:cs="宋体"/>
            <w:b/>
            <w:color w:val="000000"/>
            <w:kern w:val="2"/>
            <w:sz w:val="32"/>
            <w:szCs w:val="32"/>
            <w:lang w:val="en-US" w:eastAsia="zh-CN" w:bidi="en-US"/>
          </w:rPr>
          <w:t>3</w:t>
        </w:r>
      </w:ins>
      <w:del w:id="4724" w:author="L" w:date="2026-08-07T16:34:56Z">
        <w:r>
          <w:rPr>
            <w:rFonts w:hint="eastAsia" w:ascii="Times New Roman" w:hAnsi="Times New Roman" w:cs="宋体"/>
            <w:b/>
            <w:color w:val="000000"/>
            <w:kern w:val="2"/>
            <w:sz w:val="32"/>
            <w:szCs w:val="32"/>
            <w:lang w:val="en-US" w:eastAsia="zh-CN" w:bidi="en-US"/>
          </w:rPr>
          <w:delText>4</w:delText>
        </w:r>
      </w:del>
      <w:r>
        <w:rPr>
          <w:rFonts w:hint="eastAsia" w:ascii="Times New Roman" w:hAnsi="Times New Roman" w:cs="宋体"/>
          <w:b/>
          <w:color w:val="000000"/>
          <w:kern w:val="2"/>
          <w:sz w:val="32"/>
          <w:szCs w:val="32"/>
          <w:lang w:val="en-US" w:eastAsia="zh-CN" w:bidi="en-US"/>
        </w:rPr>
        <w:t>硬件看门狗</w:t>
      </w:r>
      <w:bookmarkEnd w:id="150"/>
      <w:bookmarkEnd w:id="151"/>
      <w:bookmarkEnd w:id="152"/>
      <w:bookmarkEnd w:id="153"/>
    </w:p>
    <w:p w14:paraId="442021C9">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textAlignment w:val="auto"/>
        <w:outlineLvl w:val="9"/>
        <w:rPr>
          <w:rFonts w:hint="default"/>
          <w:lang w:val="en-US" w:eastAsia="zh-CN"/>
        </w:rPr>
      </w:pPr>
      <w:r>
        <w:rPr>
          <w:rFonts w:hint="eastAsia" w:ascii="Times New Roman" w:hAnsi="Times New Roman" w:eastAsia="宋体" w:cs="宋体"/>
          <w:b w:val="0"/>
          <w:bCs/>
          <w:color w:val="auto"/>
          <w:sz w:val="24"/>
          <w:szCs w:val="24"/>
          <w:lang w:val="en-US" w:eastAsia="zh-CN" w:bidi="en-US"/>
        </w:rPr>
        <w:t>看门狗控制引脚：PE0，置1时关闭硬件看门狗。喂狗引脚：PG16。硬件看门狗超时时间为30ms。</w:t>
      </w:r>
    </w:p>
    <w:p w14:paraId="73A034F5">
      <w:pPr>
        <w:pStyle w:val="12"/>
        <w:ind w:left="0" w:leftChars="0" w:firstLine="0" w:firstLineChars="0"/>
        <w:outlineLvl w:val="1"/>
        <w:rPr>
          <w:rFonts w:hint="default" w:ascii="Times New Roman" w:hAnsi="Times New Roman" w:cs="宋体"/>
          <w:b/>
          <w:color w:val="000000"/>
          <w:kern w:val="2"/>
          <w:sz w:val="32"/>
          <w:szCs w:val="32"/>
          <w:lang w:val="en-US" w:eastAsia="zh-CN" w:bidi="en-US"/>
        </w:rPr>
      </w:pPr>
      <w:bookmarkStart w:id="154" w:name="_Toc26277"/>
      <w:bookmarkStart w:id="155" w:name="_Toc27473"/>
      <w:bookmarkStart w:id="156" w:name="_Toc9728"/>
      <w:bookmarkStart w:id="157" w:name="_Toc2442"/>
      <w:r>
        <w:rPr>
          <w:rFonts w:hint="eastAsia" w:ascii="Times New Roman" w:hAnsi="Times New Roman" w:cs="宋体"/>
          <w:b/>
          <w:color w:val="000000"/>
          <w:kern w:val="2"/>
          <w:sz w:val="32"/>
          <w:szCs w:val="32"/>
          <w:lang w:val="en-US" w:eastAsia="zh-CN" w:bidi="en-US"/>
        </w:rPr>
        <w:t>2.1</w:t>
      </w:r>
      <w:ins w:id="4725" w:author="L" w:date="2026-08-07T16:34:59Z">
        <w:r>
          <w:rPr>
            <w:rFonts w:hint="eastAsia" w:ascii="Times New Roman" w:hAnsi="Times New Roman" w:cs="宋体"/>
            <w:b/>
            <w:color w:val="000000"/>
            <w:kern w:val="2"/>
            <w:sz w:val="32"/>
            <w:szCs w:val="32"/>
            <w:lang w:val="en-US" w:eastAsia="zh-CN" w:bidi="en-US"/>
          </w:rPr>
          <w:t>4</w:t>
        </w:r>
      </w:ins>
      <w:del w:id="4726" w:author="L" w:date="2026-08-07T16:34:59Z">
        <w:r>
          <w:rPr>
            <w:rFonts w:hint="eastAsia" w:ascii="Times New Roman" w:hAnsi="Times New Roman" w:cs="宋体"/>
            <w:b/>
            <w:color w:val="000000"/>
            <w:kern w:val="2"/>
            <w:sz w:val="32"/>
            <w:szCs w:val="32"/>
            <w:lang w:val="en-US" w:eastAsia="zh-CN" w:bidi="en-US"/>
          </w:rPr>
          <w:delText>5</w:delText>
        </w:r>
      </w:del>
      <w:r>
        <w:rPr>
          <w:rFonts w:hint="eastAsia" w:ascii="Times New Roman" w:hAnsi="Times New Roman" w:cs="宋体"/>
          <w:b/>
          <w:color w:val="000000"/>
          <w:kern w:val="2"/>
          <w:sz w:val="32"/>
          <w:szCs w:val="32"/>
          <w:lang w:val="en-US" w:eastAsia="zh-CN" w:bidi="en-US"/>
        </w:rPr>
        <w:t>外部RTC</w:t>
      </w:r>
      <w:bookmarkEnd w:id="154"/>
      <w:bookmarkEnd w:id="155"/>
      <w:bookmarkEnd w:id="156"/>
      <w:bookmarkEnd w:id="157"/>
    </w:p>
    <w:p w14:paraId="3AC7E9E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eastAsia" w:ascii="Times New Roman" w:hAnsi="Times New Roman" w:eastAsia="宋体"/>
          <w:sz w:val="24"/>
          <w:lang w:val="en-US" w:eastAsia="zh-CN"/>
        </w:rPr>
        <w:t>本设备含一个外部RTC时钟。</w:t>
      </w:r>
    </w:p>
    <w:p w14:paraId="4970EE1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查看外部 RTC 设备节点</w:t>
      </w:r>
      <w:r>
        <w:rPr>
          <w:rFonts w:hint="eastAsia" w:ascii="Times New Roman" w:hAnsi="Times New Roman" w:eastAsia="宋体"/>
          <w:sz w:val="24"/>
          <w:lang w:val="en-US" w:eastAsia="zh-CN"/>
        </w:rPr>
        <w:t>：</w:t>
      </w:r>
    </w:p>
    <w:p w14:paraId="5F4BA78B">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root@BL241-bliiot:~#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ls /dev/rtc*</w:t>
      </w:r>
    </w:p>
    <w:p w14:paraId="4E6CD4D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/dev/rtc   /dev/rtc0</w:t>
      </w:r>
    </w:p>
    <w:p w14:paraId="7DDCAC7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root@BL241-bliiot:~#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dmesg | grep rtc0</w:t>
      </w:r>
    </w:p>
    <w:p w14:paraId="65370DFC">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    4.319167] rtc-isl1208 5-006f: rtc core: registered rtc-isl1208 as rtc0</w:t>
      </w:r>
    </w:p>
    <w:p w14:paraId="47BD53A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查看系统时钟</w:t>
      </w:r>
      <w:r>
        <w:rPr>
          <w:rFonts w:hint="eastAsia" w:ascii="Times New Roman" w:hAnsi="Times New Roman" w:eastAsia="宋体"/>
          <w:sz w:val="24"/>
          <w:lang w:val="en-US" w:eastAsia="zh-CN"/>
        </w:rPr>
        <w:t>：</w:t>
      </w:r>
    </w:p>
    <w:p w14:paraId="138514B6">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root@BL241-bliiot:~#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date</w:t>
      </w:r>
    </w:p>
    <w:p w14:paraId="7F00C9E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Thu 23 Apr 10:28:42 BST 2026</w:t>
      </w:r>
    </w:p>
    <w:p w14:paraId="79B52EE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设置</w:t>
      </w:r>
      <w:r>
        <w:rPr>
          <w:rFonts w:hint="eastAsia" w:ascii="Times New Roman" w:hAnsi="Times New Roman" w:eastAsia="宋体"/>
          <w:sz w:val="24"/>
          <w:lang w:val="en-US" w:eastAsia="zh-CN"/>
        </w:rPr>
        <w:t>RTC</w:t>
      </w:r>
      <w:r>
        <w:rPr>
          <w:rFonts w:hint="default" w:ascii="Times New Roman" w:hAnsi="Times New Roman" w:eastAsia="宋体"/>
          <w:sz w:val="24"/>
          <w:lang w:val="en-US" w:eastAsia="zh-CN"/>
        </w:rPr>
        <w:t>时间</w:t>
      </w:r>
      <w:r>
        <w:rPr>
          <w:rFonts w:hint="eastAsia" w:ascii="Times New Roman" w:hAnsi="Times New Roman" w:eastAsia="宋体"/>
          <w:sz w:val="24"/>
          <w:lang w:val="en-US" w:eastAsia="zh-CN"/>
        </w:rPr>
        <w:t>：</w:t>
      </w:r>
    </w:p>
    <w:p w14:paraId="5030E317">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root@BL241-bliiot:~# </w:t>
      </w:r>
      <w:r>
        <w:rPr>
          <w:rFonts w:hint="default" w:ascii="Times New Roman" w:hAnsi="Times New Roman" w:eastAsia="宋体" w:cs="宋体"/>
          <w:b w:val="0"/>
          <w:bCs/>
          <w:color w:val="0000FF"/>
          <w:sz w:val="24"/>
          <w:szCs w:val="24"/>
          <w:lang w:val="en-US" w:eastAsia="zh-CN" w:bidi="en-US"/>
        </w:rPr>
        <w:t>sudo hwclock --set --date="202</w:t>
      </w:r>
      <w:r>
        <w:rPr>
          <w:rFonts w:hint="eastAsia" w:ascii="Times New Roman" w:hAnsi="Times New Roman" w:eastAsia="宋体" w:cs="宋体"/>
          <w:b w:val="0"/>
          <w:bCs/>
          <w:color w:val="0000FF"/>
          <w:sz w:val="24"/>
          <w:szCs w:val="24"/>
          <w:lang w:val="en-US" w:eastAsia="zh-CN" w:bidi="en-US"/>
        </w:rPr>
        <w:t>6</w:t>
      </w:r>
      <w:r>
        <w:rPr>
          <w:rFonts w:hint="default" w:ascii="Times New Roman" w:hAnsi="Times New Roman" w:eastAsia="宋体" w:cs="宋体"/>
          <w:b w:val="0"/>
          <w:bCs/>
          <w:color w:val="0000FF"/>
          <w:sz w:val="24"/>
          <w:szCs w:val="24"/>
          <w:lang w:val="en-US" w:eastAsia="zh-CN" w:bidi="en-US"/>
        </w:rPr>
        <w:t>-</w:t>
      </w:r>
      <w:r>
        <w:rPr>
          <w:rFonts w:hint="eastAsia" w:ascii="Times New Roman" w:hAnsi="Times New Roman" w:eastAsia="宋体" w:cs="宋体"/>
          <w:b w:val="0"/>
          <w:bCs/>
          <w:color w:val="0000FF"/>
          <w:sz w:val="24"/>
          <w:szCs w:val="24"/>
          <w:lang w:val="en-US" w:eastAsia="zh-CN" w:bidi="en-US"/>
        </w:rPr>
        <w:t>4</w:t>
      </w:r>
      <w:r>
        <w:rPr>
          <w:rFonts w:hint="default" w:ascii="Times New Roman" w:hAnsi="Times New Roman" w:eastAsia="宋体" w:cs="宋体"/>
          <w:b w:val="0"/>
          <w:bCs/>
          <w:color w:val="0000FF"/>
          <w:sz w:val="24"/>
          <w:szCs w:val="24"/>
          <w:lang w:val="en-US" w:eastAsia="zh-CN" w:bidi="en-US"/>
        </w:rPr>
        <w:t>-2</w:t>
      </w:r>
      <w:r>
        <w:rPr>
          <w:rFonts w:hint="eastAsia" w:ascii="Times New Roman" w:hAnsi="Times New Roman" w:eastAsia="宋体" w:cs="宋体"/>
          <w:b w:val="0"/>
          <w:bCs/>
          <w:color w:val="0000FF"/>
          <w:sz w:val="24"/>
          <w:szCs w:val="24"/>
          <w:lang w:val="en-US" w:eastAsia="zh-CN" w:bidi="en-US"/>
        </w:rPr>
        <w:t>3</w:t>
      </w:r>
      <w:r>
        <w:rPr>
          <w:rFonts w:hint="default" w:ascii="Times New Roman" w:hAnsi="Times New Roman" w:eastAsia="宋体" w:cs="宋体"/>
          <w:b w:val="0"/>
          <w:bCs/>
          <w:color w:val="0000FF"/>
          <w:sz w:val="24"/>
          <w:szCs w:val="24"/>
          <w:lang w:val="en-US" w:eastAsia="zh-CN" w:bidi="en-US"/>
        </w:rPr>
        <w:t xml:space="preserve"> 17:</w:t>
      </w:r>
      <w:r>
        <w:rPr>
          <w:rFonts w:hint="eastAsia" w:ascii="Times New Roman" w:hAnsi="Times New Roman" w:eastAsia="宋体" w:cs="宋体"/>
          <w:b w:val="0"/>
          <w:bCs/>
          <w:color w:val="0000FF"/>
          <w:sz w:val="24"/>
          <w:szCs w:val="24"/>
          <w:lang w:val="en-US" w:eastAsia="zh-CN" w:bidi="en-US"/>
        </w:rPr>
        <w:t>30</w:t>
      </w:r>
      <w:r>
        <w:rPr>
          <w:rFonts w:hint="default" w:ascii="Times New Roman" w:hAnsi="Times New Roman" w:eastAsia="宋体" w:cs="宋体"/>
          <w:b w:val="0"/>
          <w:bCs/>
          <w:color w:val="0000FF"/>
          <w:sz w:val="24"/>
          <w:szCs w:val="24"/>
          <w:lang w:val="en-US" w:eastAsia="zh-CN" w:bidi="en-US"/>
        </w:rPr>
        <w:t>:00"</w:t>
      </w:r>
    </w:p>
    <w:p w14:paraId="4100C7C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root@BL241-bliiot:~# </w:t>
      </w:r>
      <w:r>
        <w:rPr>
          <w:rFonts w:hint="default" w:ascii="Times New Roman" w:hAnsi="Times New Roman" w:eastAsia="宋体" w:cs="宋体"/>
          <w:b w:val="0"/>
          <w:bCs/>
          <w:color w:val="0000FF"/>
          <w:sz w:val="24"/>
          <w:szCs w:val="24"/>
          <w:lang w:val="en-US" w:eastAsia="zh-CN" w:bidi="en-US"/>
        </w:rPr>
        <w:t>sudo hwclock -r</w:t>
      </w:r>
    </w:p>
    <w:p w14:paraId="160A217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sz w:val="24"/>
          <w:lang w:val="en-US" w:eastAsia="zh-CN"/>
        </w:rPr>
      </w:pPr>
      <w:r>
        <w:rPr>
          <w:rFonts w:hint="default" w:ascii="Times New Roman" w:hAnsi="Times New Roman" w:eastAsia="宋体"/>
          <w:sz w:val="24"/>
          <w:lang w:val="en-US" w:eastAsia="zh-CN"/>
        </w:rPr>
        <w:t>同步</w:t>
      </w:r>
      <w:r>
        <w:rPr>
          <w:rFonts w:hint="eastAsia" w:ascii="Times New Roman" w:hAnsi="Times New Roman" w:eastAsia="宋体"/>
          <w:sz w:val="24"/>
          <w:lang w:val="en-US" w:eastAsia="zh-CN"/>
        </w:rPr>
        <w:t>RTC</w:t>
      </w:r>
      <w:r>
        <w:rPr>
          <w:rFonts w:hint="default" w:ascii="Times New Roman" w:hAnsi="Times New Roman" w:eastAsia="宋体"/>
          <w:sz w:val="24"/>
          <w:lang w:val="en-US" w:eastAsia="zh-CN"/>
        </w:rPr>
        <w:t>时钟至</w:t>
      </w:r>
      <w:r>
        <w:rPr>
          <w:rFonts w:hint="eastAsia" w:ascii="Times New Roman" w:hAnsi="Times New Roman" w:eastAsia="宋体"/>
          <w:sz w:val="24"/>
          <w:lang w:val="en-US" w:eastAsia="zh-CN"/>
        </w:rPr>
        <w:t>系统</w:t>
      </w:r>
      <w:r>
        <w:rPr>
          <w:rFonts w:hint="default" w:ascii="Times New Roman" w:hAnsi="Times New Roman" w:eastAsia="宋体"/>
          <w:sz w:val="24"/>
          <w:lang w:val="en-US" w:eastAsia="zh-CN"/>
        </w:rPr>
        <w:t>时钟</w:t>
      </w:r>
      <w:r>
        <w:rPr>
          <w:rFonts w:hint="eastAsia" w:ascii="Times New Roman" w:hAnsi="Times New Roman" w:eastAsia="宋体"/>
          <w:sz w:val="24"/>
          <w:lang w:val="en-US" w:eastAsia="zh-CN"/>
        </w:rPr>
        <w:t>：</w:t>
      </w:r>
    </w:p>
    <w:p w14:paraId="508A4312">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root@BL241-bliiot:~# </w:t>
      </w:r>
      <w:r>
        <w:rPr>
          <w:rFonts w:hint="default" w:ascii="Times New Roman" w:hAnsi="Times New Roman" w:eastAsia="宋体" w:cs="宋体"/>
          <w:b w:val="0"/>
          <w:bCs/>
          <w:color w:val="0000FF"/>
          <w:sz w:val="24"/>
          <w:szCs w:val="24"/>
          <w:lang w:val="en-US" w:eastAsia="zh-CN" w:bidi="en-US"/>
        </w:rPr>
        <w:t>sudo hwclock -s</w:t>
      </w:r>
    </w:p>
    <w:p w14:paraId="6AE070A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同步系统时钟</w:t>
      </w:r>
      <w:r>
        <w:rPr>
          <w:rFonts w:hint="eastAsia" w:ascii="Times New Roman" w:hAnsi="Times New Roman" w:eastAsia="宋体"/>
          <w:sz w:val="24"/>
          <w:lang w:val="en-US" w:eastAsia="zh-CN"/>
        </w:rPr>
        <w:t>到</w:t>
      </w:r>
      <w:r>
        <w:rPr>
          <w:rFonts w:hint="default" w:ascii="Times New Roman" w:hAnsi="Times New Roman" w:eastAsia="宋体"/>
          <w:sz w:val="24"/>
          <w:lang w:val="en-US" w:eastAsia="zh-CN"/>
        </w:rPr>
        <w:t xml:space="preserve"> RTC 的时钟</w:t>
      </w:r>
      <w:r>
        <w:rPr>
          <w:rFonts w:hint="eastAsia" w:ascii="Times New Roman" w:hAnsi="Times New Roman" w:eastAsia="宋体"/>
          <w:sz w:val="24"/>
          <w:lang w:val="en-US" w:eastAsia="zh-CN"/>
        </w:rPr>
        <w:t>：</w:t>
      </w:r>
    </w:p>
    <w:p w14:paraId="383F27ED">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root@BL241-bliiot:~# </w:t>
      </w:r>
      <w:r>
        <w:rPr>
          <w:rFonts w:hint="default" w:ascii="Times New Roman" w:hAnsi="Times New Roman" w:eastAsia="宋体" w:cs="宋体"/>
          <w:b w:val="0"/>
          <w:bCs/>
          <w:color w:val="0000FF"/>
          <w:sz w:val="24"/>
          <w:szCs w:val="24"/>
          <w:shd w:val="clear" w:fill="E7E6E6" w:themeFill="background2"/>
          <w:lang w:val="en-US" w:eastAsia="zh-CN" w:bidi="en-US"/>
        </w:rPr>
        <w:t>sudo hwclock -w</w:t>
      </w:r>
    </w:p>
    <w:p w14:paraId="0491F8A6">
      <w:pPr>
        <w:ind w:firstLine="420" w:firstLineChars="200"/>
        <w:rPr>
          <w:rFonts w:hint="eastAsia"/>
          <w:lang w:val="en-US" w:eastAsia="zh-CN"/>
        </w:rPr>
      </w:pPr>
      <w:r>
        <w:rPr>
          <w:rFonts w:hint="eastAsia"/>
          <w:lang w:val="en-US" w:eastAsia="zh-CN"/>
        </w:rPr>
        <w:t>再次查看时间</w:t>
      </w:r>
    </w:p>
    <w:p w14:paraId="5994675E">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root@BL241-bliiot:~#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date</w:t>
      </w:r>
    </w:p>
    <w:p w14:paraId="083A712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Thu 23 Apr 1</w:t>
      </w:r>
      <w:r>
        <w:rPr>
          <w:rFonts w:hint="eastAsia" w:ascii="Times New Roman" w:hAnsi="Times New Roman" w:eastAsia="宋体" w:cs="宋体"/>
          <w:b w:val="0"/>
          <w:bCs/>
          <w:color w:val="000000"/>
          <w:sz w:val="24"/>
          <w:szCs w:val="24"/>
          <w:lang w:val="en-US" w:eastAsia="zh-CN" w:bidi="en-US"/>
        </w:rPr>
        <w:t xml:space="preserve">7:31:56 </w:t>
      </w:r>
      <w:r>
        <w:rPr>
          <w:rFonts w:hint="default" w:ascii="Times New Roman" w:hAnsi="Times New Roman" w:eastAsia="宋体" w:cs="宋体"/>
          <w:b w:val="0"/>
          <w:bCs/>
          <w:color w:val="000000"/>
          <w:sz w:val="24"/>
          <w:szCs w:val="24"/>
          <w:lang w:val="en-US" w:eastAsia="zh-CN" w:bidi="en-US"/>
        </w:rPr>
        <w:t>BST 2026</w:t>
      </w:r>
    </w:p>
    <w:p w14:paraId="56CAF721">
      <w:pPr>
        <w:ind w:firstLine="420" w:firstLineChars="200"/>
        <w:rPr>
          <w:rFonts w:hint="default"/>
          <w:lang w:val="en-US" w:eastAsia="zh-CN"/>
        </w:rPr>
      </w:pPr>
    </w:p>
    <w:p w14:paraId="160F9AFE">
      <w:pPr>
        <w:ind w:firstLine="420" w:firstLineChars="200"/>
        <w:rPr>
          <w:rFonts w:hint="default"/>
          <w:lang w:val="en-US" w:eastAsia="zh-CN"/>
        </w:rPr>
      </w:pPr>
    </w:p>
    <w:p w14:paraId="00553899">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58" w:name="_Toc27299"/>
      <w:bookmarkStart w:id="159" w:name="_Toc24471"/>
      <w:bookmarkStart w:id="160" w:name="_Toc21155"/>
      <w:bookmarkStart w:id="161" w:name="_Toc19956"/>
      <w:r>
        <w:rPr>
          <w:rFonts w:hint="eastAsia" w:ascii="Times New Roman" w:hAnsi="Times New Roman" w:cs="宋体"/>
          <w:b/>
          <w:color w:val="000000"/>
          <w:kern w:val="2"/>
          <w:sz w:val="32"/>
          <w:szCs w:val="32"/>
          <w:lang w:val="en-US" w:eastAsia="zh-CN" w:bidi="en-US"/>
        </w:rPr>
        <w:t>2.</w:t>
      </w:r>
      <w:ins w:id="4727" w:author="L" w:date="2026-08-07T16:35:03Z">
        <w:r>
          <w:rPr>
            <w:rFonts w:hint="eastAsia" w:ascii="Times New Roman" w:hAnsi="Times New Roman" w:cs="宋体"/>
            <w:b/>
            <w:color w:val="000000"/>
            <w:kern w:val="2"/>
            <w:sz w:val="32"/>
            <w:szCs w:val="32"/>
            <w:lang w:val="en-US" w:eastAsia="zh-CN" w:bidi="en-US"/>
          </w:rPr>
          <w:t>1</w:t>
        </w:r>
      </w:ins>
      <w:del w:id="4728" w:author="L" w:date="2026-08-07T16:35:02Z">
        <w:r>
          <w:rPr>
            <w:rFonts w:hint="eastAsia" w:ascii="Times New Roman" w:hAnsi="Times New Roman" w:cs="宋体"/>
            <w:b/>
            <w:color w:val="000000"/>
            <w:kern w:val="2"/>
            <w:sz w:val="32"/>
            <w:szCs w:val="32"/>
            <w:lang w:val="en-US" w:eastAsia="zh-CN" w:bidi="en-US"/>
          </w:rPr>
          <w:delText>1</w:delText>
        </w:r>
      </w:del>
      <w:ins w:id="4729" w:author="L" w:date="2026-08-07T16:35:05Z">
        <w:r>
          <w:rPr>
            <w:rFonts w:hint="eastAsia" w:ascii="Times New Roman" w:hAnsi="Times New Roman" w:cs="宋体"/>
            <w:b/>
            <w:color w:val="000000"/>
            <w:kern w:val="2"/>
            <w:sz w:val="32"/>
            <w:szCs w:val="32"/>
            <w:lang w:val="en-US" w:eastAsia="zh-CN" w:bidi="en-US"/>
          </w:rPr>
          <w:t>5</w:t>
        </w:r>
      </w:ins>
      <w:del w:id="4730" w:author="L" w:date="2026-08-07T16:35:05Z">
        <w:r>
          <w:rPr>
            <w:rFonts w:hint="eastAsia" w:ascii="Times New Roman" w:hAnsi="Times New Roman" w:cs="宋体"/>
            <w:b/>
            <w:color w:val="000000"/>
            <w:kern w:val="2"/>
            <w:sz w:val="32"/>
            <w:szCs w:val="32"/>
            <w:lang w:val="en-US" w:eastAsia="zh-CN" w:bidi="en-US"/>
          </w:rPr>
          <w:delText>6</w:delText>
        </w:r>
      </w:del>
      <w:r>
        <w:rPr>
          <w:rFonts w:hint="eastAsia" w:ascii="Times New Roman" w:hAnsi="Times New Roman" w:cs="宋体"/>
          <w:b/>
          <w:color w:val="000000"/>
          <w:kern w:val="2"/>
          <w:sz w:val="32"/>
          <w:szCs w:val="32"/>
          <w:lang w:val="en-US" w:eastAsia="zh-CN" w:bidi="en-US"/>
        </w:rPr>
        <w:t>加密芯片</w:t>
      </w:r>
      <w:bookmarkEnd w:id="158"/>
      <w:bookmarkEnd w:id="159"/>
      <w:bookmarkEnd w:id="160"/>
      <w:bookmarkEnd w:id="161"/>
    </w:p>
    <w:p w14:paraId="5E7E8BD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加密芯片型号为RJGT102。基于SHA-256的加密认证算法, 同时提供可配置的看门狗定时器和对外复位功能，与MCU通过 I²C-5 串行接口通信，芯片</w:t>
      </w:r>
    </w:p>
    <w:p w14:paraId="74B4354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支持低功耗模式。</w:t>
      </w:r>
    </w:p>
    <w:p w14:paraId="6887A2A0">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设备内使用加密芯片的demo，是通过将/proc/sys/kernel/random/uuid写入加密芯片，同时保留uuid至/usr/rjgt_unique.json，使用时取出加密芯片数据进行对比,外部数据与加密芯片内部数据相同，则通过加密验证。</w:t>
      </w:r>
    </w:p>
    <w:p w14:paraId="731A4FC8">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使用请自行修改Makefile文件中交叉编译器路径，再make编译；或参考《RJGT102数据手册》。</w:t>
      </w:r>
    </w:p>
    <w:p w14:paraId="7A31E82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运行示例程序rigt102，若uuid正确，则会出现如下回复。</w:t>
      </w:r>
    </w:p>
    <w:p w14:paraId="66FC981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root@BL241:~#usr/demo/rjgt</w:t>
      </w:r>
      <w:ins w:id="4731" w:author="L" w:date="2026-05-28T15:37:06Z">
        <w:r>
          <w:rPr>
            <w:rFonts w:hint="eastAsia" w:ascii="Times New Roman" w:hAnsi="Times New Roman" w:eastAsia="宋体" w:cs="宋体"/>
            <w:b w:val="0"/>
            <w:bCs/>
            <w:color w:val="000000"/>
            <w:sz w:val="24"/>
            <w:szCs w:val="24"/>
            <w:lang w:val="en-US" w:eastAsia="zh-CN" w:bidi="en-US"/>
          </w:rPr>
          <w:t>10</w:t>
        </w:r>
      </w:ins>
      <w:ins w:id="4732" w:author="L" w:date="2026-05-28T15:37:07Z">
        <w:r>
          <w:rPr>
            <w:rFonts w:hint="eastAsia" w:ascii="Times New Roman" w:hAnsi="Times New Roman" w:eastAsia="宋体" w:cs="宋体"/>
            <w:b w:val="0"/>
            <w:bCs/>
            <w:color w:val="000000"/>
            <w:sz w:val="24"/>
            <w:szCs w:val="24"/>
            <w:lang w:val="en-US" w:eastAsia="zh-CN" w:bidi="en-US"/>
          </w:rPr>
          <w:t>2</w:t>
        </w:r>
      </w:ins>
      <w:r>
        <w:rPr>
          <w:rFonts w:hint="eastAsia" w:ascii="Times New Roman" w:hAnsi="Times New Roman" w:eastAsia="宋体" w:cs="宋体"/>
          <w:b w:val="0"/>
          <w:bCs/>
          <w:color w:val="000000"/>
          <w:sz w:val="24"/>
          <w:szCs w:val="24"/>
          <w:lang w:val="en-US" w:eastAsia="zh-CN" w:bidi="en-US"/>
        </w:rPr>
        <w:t xml:space="preserve"># </w:t>
      </w:r>
      <w:r>
        <w:rPr>
          <w:rFonts w:hint="eastAsia" w:ascii="Times New Roman" w:hAnsi="Times New Roman" w:eastAsia="宋体" w:cs="宋体"/>
          <w:b w:val="0"/>
          <w:bCs/>
          <w:color w:val="0000FF"/>
          <w:sz w:val="24"/>
          <w:szCs w:val="24"/>
          <w:lang w:val="en-US" w:eastAsia="zh-CN" w:bidi="en-US"/>
        </w:rPr>
        <w:t>./r</w:t>
      </w:r>
      <w:ins w:id="4733" w:author="L" w:date="2026-05-28T15:37:56Z">
        <w:r>
          <w:rPr>
            <w:rFonts w:hint="eastAsia" w:ascii="Times New Roman" w:hAnsi="Times New Roman" w:eastAsia="宋体" w:cs="宋体"/>
            <w:b w:val="0"/>
            <w:bCs/>
            <w:color w:val="0000FF"/>
            <w:sz w:val="24"/>
            <w:szCs w:val="24"/>
            <w:lang w:val="en-US" w:eastAsia="zh-CN" w:bidi="en-US"/>
          </w:rPr>
          <w:t>j</w:t>
        </w:r>
      </w:ins>
      <w:del w:id="4734" w:author="L" w:date="2026-05-28T15:37:53Z">
        <w:r>
          <w:rPr>
            <w:rFonts w:hint="eastAsia" w:ascii="Times New Roman" w:hAnsi="Times New Roman" w:eastAsia="宋体" w:cs="宋体"/>
            <w:b w:val="0"/>
            <w:bCs/>
            <w:color w:val="0000FF"/>
            <w:sz w:val="24"/>
            <w:szCs w:val="24"/>
            <w:lang w:val="en-US" w:eastAsia="zh-CN" w:bidi="en-US"/>
          </w:rPr>
          <w:delText>i</w:delText>
        </w:r>
      </w:del>
      <w:r>
        <w:rPr>
          <w:rFonts w:hint="eastAsia" w:ascii="Times New Roman" w:hAnsi="Times New Roman" w:eastAsia="宋体" w:cs="宋体"/>
          <w:b w:val="0"/>
          <w:bCs/>
          <w:color w:val="0000FF"/>
          <w:sz w:val="24"/>
          <w:szCs w:val="24"/>
          <w:lang w:val="en-US" w:eastAsia="zh-CN" w:bidi="en-US"/>
        </w:rPr>
        <w:t>gt102</w:t>
      </w:r>
      <w:ins w:id="4735" w:author="L" w:date="2026-05-28T15:38:01Z">
        <w:r>
          <w:rPr>
            <w:rFonts w:hint="eastAsia" w:ascii="Times New Roman" w:hAnsi="Times New Roman" w:eastAsia="宋体" w:cs="宋体"/>
            <w:b w:val="0"/>
            <w:bCs/>
            <w:color w:val="0000FF"/>
            <w:sz w:val="24"/>
            <w:szCs w:val="24"/>
            <w:lang w:val="en-US" w:eastAsia="zh-CN" w:bidi="en-US"/>
          </w:rPr>
          <w:t>_r</w:t>
        </w:r>
      </w:ins>
      <w:ins w:id="4736" w:author="L" w:date="2026-05-28T15:38:02Z">
        <w:r>
          <w:rPr>
            <w:rFonts w:hint="eastAsia" w:ascii="Times New Roman" w:hAnsi="Times New Roman" w:eastAsia="宋体" w:cs="宋体"/>
            <w:b w:val="0"/>
            <w:bCs/>
            <w:color w:val="0000FF"/>
            <w:sz w:val="24"/>
            <w:szCs w:val="24"/>
            <w:lang w:val="en-US" w:eastAsia="zh-CN" w:bidi="en-US"/>
          </w:rPr>
          <w:t>k</w:t>
        </w:r>
      </w:ins>
      <w:ins w:id="4737" w:author="L" w:date="2026-05-28T15:38:04Z">
        <w:r>
          <w:rPr>
            <w:rFonts w:hint="eastAsia" w:ascii="Times New Roman" w:hAnsi="Times New Roman" w:eastAsia="宋体" w:cs="宋体"/>
            <w:b w:val="0"/>
            <w:bCs/>
            <w:color w:val="0000FF"/>
            <w:sz w:val="24"/>
            <w:szCs w:val="24"/>
            <w:lang w:val="en-US" w:eastAsia="zh-CN" w:bidi="en-US"/>
          </w:rPr>
          <w:t>35</w:t>
        </w:r>
      </w:ins>
      <w:ins w:id="4738" w:author="L" w:date="2026-08-07T14:51:49Z">
        <w:r>
          <w:rPr>
            <w:rFonts w:hint="eastAsia" w:ascii="Times New Roman" w:hAnsi="Times New Roman" w:eastAsia="宋体" w:cs="宋体"/>
            <w:b w:val="0"/>
            <w:bCs/>
            <w:color w:val="0000FF"/>
            <w:sz w:val="24"/>
            <w:szCs w:val="24"/>
            <w:lang w:val="en-US" w:eastAsia="zh-CN" w:bidi="en-US"/>
          </w:rPr>
          <w:t>68</w:t>
        </w:r>
      </w:ins>
      <w:r>
        <w:rPr>
          <w:rFonts w:hint="eastAsia" w:ascii="Times New Roman" w:hAnsi="Times New Roman" w:eastAsia="宋体" w:cs="宋体"/>
          <w:b w:val="0"/>
          <w:bCs/>
          <w:color w:val="000000"/>
          <w:sz w:val="24"/>
          <w:szCs w:val="24"/>
          <w:lang w:val="en-US" w:eastAsia="zh-CN" w:bidi="en-US"/>
        </w:rPr>
        <w:t xml:space="preserve"> </w:t>
      </w:r>
    </w:p>
    <w:p w14:paraId="1791CC33">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open unique file failed, create unique file!</w:t>
      </w:r>
    </w:p>
    <w:p w14:paraId="527EEAB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random uuid would write rjgt102 : b6275e22-4928-4828-88fb-54a6fd8!</w:t>
      </w:r>
    </w:p>
    <w:p w14:paraId="012A72A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Contrast success</w:t>
      </w:r>
    </w:p>
    <w:p w14:paraId="2810940B">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root@BL241:~#usr/demo/rjgt</w:t>
      </w:r>
      <w:ins w:id="4739" w:author="L" w:date="2026-05-28T15:39:03Z">
        <w:r>
          <w:rPr>
            <w:rFonts w:hint="eastAsia" w:ascii="Times New Roman" w:hAnsi="Times New Roman" w:eastAsia="宋体" w:cs="宋体"/>
            <w:b w:val="0"/>
            <w:bCs/>
            <w:color w:val="000000"/>
            <w:sz w:val="24"/>
            <w:szCs w:val="24"/>
            <w:lang w:val="en-US" w:eastAsia="zh-CN" w:bidi="en-US"/>
          </w:rPr>
          <w:t>102</w:t>
        </w:r>
      </w:ins>
      <w:r>
        <w:rPr>
          <w:rFonts w:hint="eastAsia" w:ascii="Times New Roman" w:hAnsi="Times New Roman" w:eastAsia="宋体" w:cs="宋体"/>
          <w:b w:val="0"/>
          <w:bCs/>
          <w:color w:val="000000"/>
          <w:sz w:val="24"/>
          <w:szCs w:val="24"/>
          <w:lang w:val="en-US" w:eastAsia="zh-CN" w:bidi="en-US"/>
        </w:rPr>
        <w:t>#</w:t>
      </w:r>
      <w:r>
        <w:rPr>
          <w:rFonts w:hint="eastAsia" w:ascii="Times New Roman" w:hAnsi="Times New Roman" w:eastAsia="宋体" w:cs="宋体"/>
          <w:b w:val="0"/>
          <w:bCs/>
          <w:color w:val="0000FF"/>
          <w:sz w:val="24"/>
          <w:szCs w:val="24"/>
          <w:lang w:val="en-US" w:eastAsia="zh-CN" w:bidi="en-US"/>
        </w:rPr>
        <w:t>./r</w:t>
      </w:r>
      <w:ins w:id="4740" w:author="L" w:date="2026-05-28T15:39:25Z">
        <w:r>
          <w:rPr>
            <w:rFonts w:hint="eastAsia" w:ascii="Times New Roman" w:hAnsi="Times New Roman" w:eastAsia="宋体" w:cs="宋体"/>
            <w:b w:val="0"/>
            <w:bCs/>
            <w:color w:val="0000FF"/>
            <w:sz w:val="24"/>
            <w:szCs w:val="24"/>
            <w:lang w:val="en-US" w:eastAsia="zh-CN" w:bidi="en-US"/>
          </w:rPr>
          <w:t>j</w:t>
        </w:r>
      </w:ins>
      <w:del w:id="4741" w:author="L" w:date="2026-05-28T15:39:24Z">
        <w:r>
          <w:rPr>
            <w:rFonts w:hint="eastAsia" w:ascii="Times New Roman" w:hAnsi="Times New Roman" w:eastAsia="宋体" w:cs="宋体"/>
            <w:b w:val="0"/>
            <w:bCs/>
            <w:color w:val="0000FF"/>
            <w:sz w:val="24"/>
            <w:szCs w:val="24"/>
            <w:lang w:val="en-US" w:eastAsia="zh-CN" w:bidi="en-US"/>
          </w:rPr>
          <w:delText>i</w:delText>
        </w:r>
      </w:del>
      <w:r>
        <w:rPr>
          <w:rFonts w:hint="eastAsia" w:ascii="Times New Roman" w:hAnsi="Times New Roman" w:eastAsia="宋体" w:cs="宋体"/>
          <w:b w:val="0"/>
          <w:bCs/>
          <w:color w:val="0000FF"/>
          <w:sz w:val="24"/>
          <w:szCs w:val="24"/>
          <w:lang w:val="en-US" w:eastAsia="zh-CN" w:bidi="en-US"/>
        </w:rPr>
        <w:t>gt102</w:t>
      </w:r>
      <w:ins w:id="4742" w:author="L" w:date="2026-05-28T15:39:08Z">
        <w:r>
          <w:rPr>
            <w:rFonts w:hint="eastAsia" w:ascii="Times New Roman" w:hAnsi="Times New Roman" w:eastAsia="宋体" w:cs="宋体"/>
            <w:b w:val="0"/>
            <w:bCs/>
            <w:color w:val="0000FF"/>
            <w:sz w:val="24"/>
            <w:szCs w:val="24"/>
            <w:lang w:val="en-US" w:eastAsia="zh-CN" w:bidi="en-US"/>
          </w:rPr>
          <w:t>_</w:t>
        </w:r>
      </w:ins>
      <w:ins w:id="4743" w:author="L" w:date="2026-05-28T15:39:09Z">
        <w:r>
          <w:rPr>
            <w:rFonts w:hint="eastAsia" w:ascii="Times New Roman" w:hAnsi="Times New Roman" w:eastAsia="宋体" w:cs="宋体"/>
            <w:b w:val="0"/>
            <w:bCs/>
            <w:color w:val="0000FF"/>
            <w:sz w:val="24"/>
            <w:szCs w:val="24"/>
            <w:lang w:val="en-US" w:eastAsia="zh-CN" w:bidi="en-US"/>
          </w:rPr>
          <w:t>rk</w:t>
        </w:r>
      </w:ins>
      <w:ins w:id="4744" w:author="L" w:date="2026-05-28T15:39:10Z">
        <w:r>
          <w:rPr>
            <w:rFonts w:hint="eastAsia" w:ascii="Times New Roman" w:hAnsi="Times New Roman" w:eastAsia="宋体" w:cs="宋体"/>
            <w:b w:val="0"/>
            <w:bCs/>
            <w:color w:val="0000FF"/>
            <w:sz w:val="24"/>
            <w:szCs w:val="24"/>
            <w:lang w:val="en-US" w:eastAsia="zh-CN" w:bidi="en-US"/>
          </w:rPr>
          <w:t>35</w:t>
        </w:r>
      </w:ins>
      <w:ins w:id="4745" w:author="L" w:date="2026-08-07T14:51:51Z">
        <w:r>
          <w:rPr>
            <w:rFonts w:hint="eastAsia" w:ascii="Times New Roman" w:hAnsi="Times New Roman" w:eastAsia="宋体" w:cs="宋体"/>
            <w:b w:val="0"/>
            <w:bCs/>
            <w:color w:val="0000FF"/>
            <w:sz w:val="24"/>
            <w:szCs w:val="24"/>
            <w:lang w:val="en-US" w:eastAsia="zh-CN" w:bidi="en-US"/>
          </w:rPr>
          <w:t>68</w:t>
        </w:r>
      </w:ins>
      <w:del w:id="4746" w:author="L" w:date="2026-05-28T15:39:07Z">
        <w:r>
          <w:rPr>
            <w:rFonts w:hint="eastAsia" w:ascii="Times New Roman" w:hAnsi="Times New Roman" w:eastAsia="宋体" w:cs="宋体"/>
            <w:b w:val="0"/>
            <w:bCs/>
            <w:color w:val="0000FF"/>
            <w:sz w:val="24"/>
            <w:szCs w:val="24"/>
            <w:lang w:val="en-US" w:eastAsia="zh-CN" w:bidi="en-US"/>
          </w:rPr>
          <w:delText xml:space="preserve"> </w:delText>
        </w:r>
      </w:del>
    </w:p>
    <w:p w14:paraId="14B5329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Contrast success</w:t>
      </w:r>
    </w:p>
    <w:p w14:paraId="192E3B2D">
      <w:pPr>
        <w:ind w:firstLine="420" w:firstLineChars="200"/>
        <w:rPr>
          <w:rFonts w:hint="default"/>
          <w:lang w:val="en-US" w:eastAsia="zh-CN"/>
        </w:rPr>
      </w:pPr>
    </w:p>
    <w:p w14:paraId="6A519132">
      <w:pPr>
        <w:pStyle w:val="2"/>
        <w:numPr>
          <w:ilvl w:val="0"/>
          <w:numId w:val="0"/>
        </w:numPr>
        <w:bidi w:val="0"/>
        <w:rPr>
          <w:rFonts w:hint="eastAsia"/>
          <w:lang w:val="en-US" w:eastAsia="zh-CN"/>
        </w:rPr>
      </w:pPr>
      <w:bookmarkStart w:id="162" w:name="_Toc713"/>
      <w:bookmarkStart w:id="163" w:name="_Toc11176"/>
      <w:bookmarkStart w:id="164" w:name="_Toc3159"/>
      <w:bookmarkStart w:id="165" w:name="_Toc233"/>
      <w:r>
        <w:rPr>
          <w:rFonts w:hint="eastAsia"/>
          <w:lang w:val="en-US" w:eastAsia="zh-CN"/>
        </w:rPr>
        <w:t>3.设备登录</w:t>
      </w:r>
      <w:bookmarkEnd w:id="162"/>
      <w:bookmarkEnd w:id="163"/>
      <w:bookmarkEnd w:id="164"/>
      <w:bookmarkEnd w:id="165"/>
    </w:p>
    <w:p w14:paraId="3A17608E">
      <w:pPr>
        <w:pStyle w:val="12"/>
        <w:ind w:left="0" w:leftChars="0" w:firstLine="0" w:firstLineChars="0"/>
        <w:jc w:val="left"/>
        <w:outlineLvl w:val="1"/>
        <w:rPr>
          <w:rFonts w:hint="default" w:ascii="Times New Roman" w:hAnsi="Times New Roman" w:eastAsia="宋体" w:cs="宋体"/>
          <w:b/>
          <w:bCs/>
          <w:iCs/>
          <w:color w:val="000000"/>
          <w:sz w:val="32"/>
          <w:szCs w:val="32"/>
          <w:lang w:val="en-US" w:eastAsia="zh-CN"/>
        </w:rPr>
      </w:pPr>
      <w:bookmarkStart w:id="166" w:name="_Toc9376"/>
      <w:bookmarkStart w:id="167" w:name="_Toc21526"/>
      <w:bookmarkStart w:id="168" w:name="_Toc30454"/>
      <w:bookmarkStart w:id="169" w:name="_Toc25565"/>
      <w:r>
        <w:rPr>
          <w:rFonts w:hint="eastAsia" w:ascii="Times New Roman" w:hAnsi="Times New Roman" w:eastAsia="宋体" w:cs="宋体"/>
          <w:b/>
          <w:bCs/>
          <w:iCs/>
          <w:color w:val="000000"/>
          <w:sz w:val="32"/>
          <w:szCs w:val="32"/>
          <w:lang w:val="en-US" w:eastAsia="zh-CN"/>
        </w:rPr>
        <w:t>3.1 USB登录</w:t>
      </w:r>
      <w:bookmarkEnd w:id="166"/>
      <w:bookmarkEnd w:id="167"/>
      <w:bookmarkEnd w:id="168"/>
      <w:bookmarkEnd w:id="169"/>
    </w:p>
    <w:p w14:paraId="08C00C1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ascii="Times New Roman" w:hAnsi="Times New Roman"/>
          <w:sz w:val="24"/>
          <w:szCs w:val="32"/>
          <w:lang w:val="en-US" w:eastAsia="zh-CN"/>
        </w:rPr>
        <w:t>进入此电脑——管理——设备管理器，打开端口，插入USB线到micro USB，此时刷新的端口即为连接设备的端口。</w:t>
      </w:r>
    </w:p>
    <w:p w14:paraId="736434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3312160" cy="2526665"/>
            <wp:effectExtent l="0" t="0" r="2540" b="698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89"/>
                    <a:srcRect l="699" r="22336" b="17894"/>
                    <a:stretch>
                      <a:fillRect/>
                    </a:stretch>
                  </pic:blipFill>
                  <pic:spPr>
                    <a:xfrm>
                      <a:off x="0" y="0"/>
                      <a:ext cx="3312160" cy="2526665"/>
                    </a:xfrm>
                    <a:prstGeom prst="rect">
                      <a:avLst/>
                    </a:prstGeom>
                    <a:noFill/>
                    <a:ln>
                      <a:noFill/>
                    </a:ln>
                  </pic:spPr>
                </pic:pic>
              </a:graphicData>
            </a:graphic>
          </wp:inline>
        </w:drawing>
      </w:r>
    </w:p>
    <w:p w14:paraId="19E49C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此处以SecureCRT为例，在软件中新建连接，选择串口登录，选择对应的端口，波特率115200，数据位8，校验位None，停止位1。点击connect即可进入设备。</w:t>
      </w:r>
    </w:p>
    <w:p w14:paraId="55B259C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Linux系统默认无登录密码</w:t>
      </w:r>
    </w:p>
    <w:p w14:paraId="4F3E9E1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Ubuntu系统默认登录账号：root  密码：root</w:t>
      </w:r>
    </w:p>
    <w:p w14:paraId="781DC39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1925955" cy="1756410"/>
            <wp:effectExtent l="0" t="0" r="17145" b="1524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90"/>
                    <a:srcRect l="26066" t="30491" r="26019" b="30785"/>
                    <a:stretch>
                      <a:fillRect/>
                    </a:stretch>
                  </pic:blipFill>
                  <pic:spPr>
                    <a:xfrm>
                      <a:off x="0" y="0"/>
                      <a:ext cx="1925955" cy="1756410"/>
                    </a:xfrm>
                    <a:prstGeom prst="rect">
                      <a:avLst/>
                    </a:prstGeom>
                    <a:noFill/>
                    <a:ln>
                      <a:noFill/>
                    </a:ln>
                  </pic:spPr>
                </pic:pic>
              </a:graphicData>
            </a:graphic>
          </wp:inline>
        </w:drawing>
      </w:r>
    </w:p>
    <w:p w14:paraId="674E4469">
      <w:pPr>
        <w:pStyle w:val="12"/>
        <w:ind w:left="0" w:leftChars="0" w:firstLine="0" w:firstLineChars="0"/>
        <w:jc w:val="left"/>
        <w:outlineLvl w:val="1"/>
        <w:rPr>
          <w:rFonts w:hint="eastAsia" w:ascii="Times New Roman" w:hAnsi="Times New Roman" w:eastAsia="宋体" w:cs="宋体"/>
          <w:b/>
          <w:bCs/>
          <w:iCs/>
          <w:color w:val="000000"/>
          <w:sz w:val="32"/>
          <w:szCs w:val="32"/>
          <w:lang w:val="en-US" w:eastAsia="zh-CN"/>
        </w:rPr>
      </w:pPr>
      <w:bookmarkStart w:id="170" w:name="_Toc18424"/>
      <w:bookmarkStart w:id="171" w:name="_Toc28448"/>
      <w:bookmarkStart w:id="172" w:name="_Toc4169"/>
      <w:bookmarkStart w:id="173" w:name="_Toc4665"/>
      <w:r>
        <w:rPr>
          <w:rFonts w:hint="eastAsia" w:ascii="Times New Roman" w:hAnsi="Times New Roman" w:eastAsia="宋体" w:cs="宋体"/>
          <w:b/>
          <w:bCs/>
          <w:iCs/>
          <w:color w:val="000000"/>
          <w:sz w:val="32"/>
          <w:szCs w:val="32"/>
          <w:lang w:val="en-US" w:eastAsia="zh-CN"/>
        </w:rPr>
        <w:t>3.2 SSH2登录</w:t>
      </w:r>
      <w:bookmarkEnd w:id="170"/>
      <w:bookmarkEnd w:id="171"/>
      <w:bookmarkEnd w:id="172"/>
      <w:bookmarkEnd w:id="173"/>
    </w:p>
    <w:p w14:paraId="5DECF30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在使用网口登录前需设置对应网口的IP。此处以ETH2为例。此处ETH2已连接路由器，获取到的IP为192.168.2.107。电脑IP在2网段。</w:t>
      </w:r>
    </w:p>
    <w:p w14:paraId="12AFC24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pPr>
      <w:r>
        <w:drawing>
          <wp:inline distT="0" distB="0" distL="114300" distR="114300">
            <wp:extent cx="3720465" cy="2258060"/>
            <wp:effectExtent l="0" t="0" r="13335" b="889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91"/>
                    <a:stretch>
                      <a:fillRect/>
                    </a:stretch>
                  </pic:blipFill>
                  <pic:spPr>
                    <a:xfrm>
                      <a:off x="0" y="0"/>
                      <a:ext cx="3720465" cy="2258060"/>
                    </a:xfrm>
                    <a:prstGeom prst="rect">
                      <a:avLst/>
                    </a:prstGeom>
                    <a:noFill/>
                    <a:ln>
                      <a:noFill/>
                    </a:ln>
                  </pic:spPr>
                </pic:pic>
              </a:graphicData>
            </a:graphic>
          </wp:inline>
        </w:drawing>
      </w:r>
    </w:p>
    <w:p w14:paraId="2354BF2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点击创建连接，选择协议为SSH2，主机名填写为设备IP：192.168.2.107，端口22，用户名root，点击Connect连接。</w:t>
      </w:r>
    </w:p>
    <w:p w14:paraId="41A276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596515" cy="2419985"/>
            <wp:effectExtent l="0" t="0" r="13335" b="18415"/>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92"/>
                    <a:stretch>
                      <a:fillRect/>
                    </a:stretch>
                  </pic:blipFill>
                  <pic:spPr>
                    <a:xfrm>
                      <a:off x="0" y="0"/>
                      <a:ext cx="2596515" cy="2419985"/>
                    </a:xfrm>
                    <a:prstGeom prst="rect">
                      <a:avLst/>
                    </a:prstGeom>
                    <a:noFill/>
                    <a:ln>
                      <a:noFill/>
                    </a:ln>
                  </pic:spPr>
                </pic:pic>
              </a:graphicData>
            </a:graphic>
          </wp:inline>
        </w:drawing>
      </w:r>
    </w:p>
    <w:p w14:paraId="69F5012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选择接受，即连接成功。</w:t>
      </w:r>
    </w:p>
    <w:p w14:paraId="71C18B7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drawing>
          <wp:inline distT="0" distB="0" distL="114300" distR="114300">
            <wp:extent cx="3591560" cy="1521460"/>
            <wp:effectExtent l="0" t="0" r="8890" b="254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93"/>
                    <a:stretch>
                      <a:fillRect/>
                    </a:stretch>
                  </pic:blipFill>
                  <pic:spPr>
                    <a:xfrm>
                      <a:off x="0" y="0"/>
                      <a:ext cx="3591560" cy="1521460"/>
                    </a:xfrm>
                    <a:prstGeom prst="rect">
                      <a:avLst/>
                    </a:prstGeom>
                    <a:noFill/>
                    <a:ln>
                      <a:noFill/>
                    </a:ln>
                  </pic:spPr>
                </pic:pic>
              </a:graphicData>
            </a:graphic>
          </wp:inline>
        </w:drawing>
      </w:r>
    </w:p>
    <w:p w14:paraId="03AD40CA">
      <w:pPr>
        <w:pStyle w:val="2"/>
        <w:bidi w:val="0"/>
        <w:ind w:left="0" w:leftChars="0" w:firstLine="0" w:firstLineChars="0"/>
        <w:outlineLvl w:val="0"/>
        <w:rPr>
          <w:rFonts w:hint="eastAsia" w:ascii="Times New Roman" w:hAnsi="Times New Roman" w:eastAsia="黑体" w:cs="黑体"/>
          <w:b/>
          <w:bCs w:val="0"/>
          <w:color w:val="000000"/>
          <w:sz w:val="44"/>
          <w:szCs w:val="44"/>
          <w:lang w:val="en-US" w:eastAsia="zh-CN" w:bidi="en-US"/>
        </w:rPr>
      </w:pPr>
      <w:bookmarkStart w:id="174" w:name="_Toc14303"/>
      <w:bookmarkStart w:id="175" w:name="_Toc27053"/>
      <w:bookmarkStart w:id="176" w:name="_Toc5277"/>
      <w:bookmarkStart w:id="177" w:name="_Toc24942"/>
      <w:r>
        <w:rPr>
          <w:rFonts w:hint="eastAsia" w:ascii="Times New Roman" w:hAnsi="Times New Roman" w:eastAsia="黑体" w:cs="黑体"/>
          <w:b/>
          <w:bCs w:val="0"/>
          <w:color w:val="000000"/>
          <w:sz w:val="44"/>
          <w:szCs w:val="44"/>
          <w:lang w:val="en-US" w:eastAsia="zh-CN" w:bidi="en-US"/>
        </w:rPr>
        <w:t>4.系统烧录</w:t>
      </w:r>
      <w:bookmarkEnd w:id="174"/>
      <w:bookmarkEnd w:id="175"/>
      <w:bookmarkEnd w:id="176"/>
      <w:bookmarkEnd w:id="177"/>
    </w:p>
    <w:p w14:paraId="0724B156">
      <w:pPr>
        <w:outlineLvl w:val="1"/>
        <w:rPr>
          <w:rFonts w:hint="eastAsia" w:ascii="Times New Roman" w:hAnsi="Times New Roman" w:eastAsia="宋体" w:cs="宋体"/>
          <w:b/>
          <w:bCs w:val="0"/>
          <w:color w:val="000000"/>
          <w:sz w:val="32"/>
          <w:szCs w:val="32"/>
          <w:lang w:val="en-US" w:eastAsia="zh-CN" w:bidi="en-US"/>
        </w:rPr>
      </w:pPr>
      <w:bookmarkStart w:id="178" w:name="_Toc15147"/>
      <w:bookmarkStart w:id="179" w:name="_Toc6806"/>
      <w:bookmarkStart w:id="180" w:name="_Toc3151"/>
      <w:bookmarkStart w:id="181" w:name="_Toc5642"/>
      <w:bookmarkStart w:id="182" w:name="_Toc21053"/>
      <w:bookmarkStart w:id="183" w:name="_Toc1313"/>
      <w:r>
        <w:rPr>
          <w:rFonts w:hint="eastAsia" w:ascii="Times New Roman" w:hAnsi="Times New Roman" w:eastAsia="宋体" w:cs="宋体"/>
          <w:b/>
          <w:bCs w:val="0"/>
          <w:color w:val="000000"/>
          <w:sz w:val="32"/>
          <w:szCs w:val="32"/>
          <w:lang w:val="en-US" w:eastAsia="zh-CN" w:bidi="en-US"/>
        </w:rPr>
        <w:t>4.1 Micro SD卡启动</w:t>
      </w:r>
      <w:bookmarkEnd w:id="178"/>
      <w:bookmarkEnd w:id="179"/>
      <w:bookmarkEnd w:id="180"/>
      <w:bookmarkEnd w:id="181"/>
      <w:bookmarkEnd w:id="182"/>
      <w:bookmarkEnd w:id="183"/>
    </w:p>
    <w:p w14:paraId="1BD3996C">
      <w:pPr>
        <w:pStyle w:val="12"/>
        <w:ind w:left="0" w:leftChars="0" w:firstLine="0" w:firstLineChars="0"/>
        <w:outlineLvl w:val="2"/>
        <w:rPr>
          <w:rFonts w:hint="default" w:ascii="Times New Roman" w:hAnsi="Times New Roman" w:eastAsia="宋体" w:cs="宋体"/>
          <w:b/>
          <w:bCs w:val="0"/>
          <w:color w:val="000000"/>
          <w:sz w:val="28"/>
          <w:szCs w:val="28"/>
          <w:lang w:val="en-US" w:eastAsia="zh-CN" w:bidi="en-US"/>
        </w:rPr>
      </w:pPr>
      <w:bookmarkStart w:id="184" w:name="_Toc23056"/>
      <w:bookmarkStart w:id="185" w:name="_Toc32514"/>
      <w:bookmarkStart w:id="186" w:name="_Toc13636"/>
      <w:bookmarkStart w:id="187" w:name="_Toc31681"/>
      <w:bookmarkStart w:id="188" w:name="_Toc31499"/>
      <w:bookmarkStart w:id="189" w:name="_Toc17795"/>
      <w:r>
        <w:rPr>
          <w:rFonts w:hint="eastAsia" w:ascii="Times New Roman" w:hAnsi="Times New Roman" w:eastAsia="宋体" w:cs="宋体"/>
          <w:b/>
          <w:bCs w:val="0"/>
          <w:color w:val="000000"/>
          <w:sz w:val="28"/>
          <w:szCs w:val="28"/>
          <w:lang w:val="en-US" w:eastAsia="zh-CN" w:bidi="en-US"/>
        </w:rPr>
        <w:t>4.1.1启动卡制作</w:t>
      </w:r>
      <w:bookmarkEnd w:id="184"/>
      <w:bookmarkEnd w:id="185"/>
      <w:bookmarkEnd w:id="186"/>
      <w:bookmarkEnd w:id="187"/>
      <w:bookmarkEnd w:id="188"/>
      <w:bookmarkEnd w:id="189"/>
    </w:p>
    <w:p w14:paraId="5E24D72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将空白</w:t>
      </w:r>
      <w:r>
        <w:rPr>
          <w:rFonts w:hint="default" w:ascii="Times New Roman" w:hAnsi="Times New Roman" w:eastAsia="宋体" w:cs="宋体"/>
          <w:b w:val="0"/>
          <w:bCs/>
          <w:color w:val="000000"/>
          <w:sz w:val="24"/>
          <w:szCs w:val="24"/>
          <w:lang w:val="en-US" w:eastAsia="zh-CN" w:bidi="en-US"/>
        </w:rPr>
        <w:t>Micro</w:t>
      </w:r>
      <w:r>
        <w:rPr>
          <w:rFonts w:hint="eastAsia" w:ascii="Times New Roman" w:hAnsi="Times New Roman" w:eastAsia="宋体" w:cs="宋体"/>
          <w:b w:val="0"/>
          <w:bCs/>
          <w:color w:val="000000"/>
          <w:sz w:val="24"/>
          <w:szCs w:val="24"/>
          <w:lang w:val="en-US" w:eastAsia="zh-CN" w:bidi="en-US"/>
        </w:rPr>
        <w:t xml:space="preserve"> SD卡连接至电脑，打开“SDDiskTool_v1.69”文件夹，右键"SD_Firmware_Tool.exe"点击“以管理员身份运行(A)”。</w:t>
      </w:r>
    </w:p>
    <w:p w14:paraId="21589431">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5273040" cy="1668145"/>
            <wp:effectExtent l="0" t="0" r="381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4"/>
                    <a:stretch>
                      <a:fillRect/>
                    </a:stretch>
                  </pic:blipFill>
                  <pic:spPr>
                    <a:xfrm>
                      <a:off x="0" y="0"/>
                      <a:ext cx="5273040" cy="1668145"/>
                    </a:xfrm>
                    <a:prstGeom prst="rect">
                      <a:avLst/>
                    </a:prstGeom>
                    <a:noFill/>
                    <a:ln>
                      <a:noFill/>
                    </a:ln>
                  </pic:spPr>
                </pic:pic>
              </a:graphicData>
            </a:graphic>
          </wp:inline>
        </w:drawing>
      </w:r>
    </w:p>
    <w:p w14:paraId="1E4F9B0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在“第一步：选择可移动设备”中选择可移动磁盘设备，然后点击“恢复磁盘”进行格式化，如下图所示</w:t>
      </w:r>
      <w:r>
        <w:rPr>
          <w:rFonts w:hint="eastAsia" w:ascii="Times New Roman" w:hAnsi="Times New Roman" w:eastAsia="宋体" w:cs="宋体"/>
          <w:b w:val="0"/>
          <w:bCs/>
          <w:color w:val="000000"/>
          <w:sz w:val="24"/>
          <w:szCs w:val="24"/>
          <w:lang w:val="en-US" w:eastAsia="zh-CN" w:bidi="en-US"/>
        </w:rPr>
        <w:t>。</w:t>
      </w:r>
    </w:p>
    <w:p w14:paraId="46C8E55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2884805" cy="2454275"/>
            <wp:effectExtent l="0" t="0" r="10795" b="3175"/>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95"/>
                    <a:stretch>
                      <a:fillRect/>
                    </a:stretch>
                  </pic:blipFill>
                  <pic:spPr>
                    <a:xfrm>
                      <a:off x="0" y="0"/>
                      <a:ext cx="2884805" cy="2454275"/>
                    </a:xfrm>
                    <a:prstGeom prst="rect">
                      <a:avLst/>
                    </a:prstGeom>
                    <a:noFill/>
                    <a:ln>
                      <a:noFill/>
                    </a:ln>
                  </pic:spPr>
                </pic:pic>
              </a:graphicData>
            </a:graphic>
          </wp:inline>
        </w:drawing>
      </w:r>
    </w:p>
    <w:p w14:paraId="0144DC09">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请确认所选的可移动磁盘设备无误，在弹出窗口中点击“是(Y)”进行格式化。</w:t>
      </w:r>
    </w:p>
    <w:p w14:paraId="5B4CB28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center"/>
        <w:textAlignment w:val="auto"/>
        <w:rPr>
          <w:rFonts w:hint="eastAsia" w:ascii="Times New Roman" w:hAnsi="Times New Roman" w:eastAsia="宋体"/>
          <w:sz w:val="24"/>
          <w:szCs w:val="24"/>
          <w:lang w:val="en-US" w:eastAsia="zh-CN"/>
        </w:rPr>
      </w:pPr>
      <w:r>
        <w:rPr>
          <w:rFonts w:ascii="Times New Roman" w:hAnsi="Times New Roman" w:eastAsia="宋体"/>
          <w:sz w:val="24"/>
          <w:szCs w:val="24"/>
        </w:rPr>
        <w:drawing>
          <wp:inline distT="0" distB="0" distL="114300" distR="114300">
            <wp:extent cx="2256155" cy="1225550"/>
            <wp:effectExtent l="0" t="0" r="10795" b="1270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6"/>
                    <a:stretch>
                      <a:fillRect/>
                    </a:stretch>
                  </pic:blipFill>
                  <pic:spPr>
                    <a:xfrm>
                      <a:off x="0" y="0"/>
                      <a:ext cx="2256155" cy="1225550"/>
                    </a:xfrm>
                    <a:prstGeom prst="rect">
                      <a:avLst/>
                    </a:prstGeom>
                    <a:noFill/>
                    <a:ln>
                      <a:noFill/>
                    </a:ln>
                  </pic:spPr>
                </pic:pic>
              </a:graphicData>
            </a:graphic>
          </wp:inline>
        </w:drawing>
      </w:r>
    </w:p>
    <w:p w14:paraId="0F734528">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3017520" cy="2570480"/>
            <wp:effectExtent l="0" t="0" r="11430" b="127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97"/>
                    <a:stretch>
                      <a:fillRect/>
                    </a:stretch>
                  </pic:blipFill>
                  <pic:spPr>
                    <a:xfrm>
                      <a:off x="0" y="0"/>
                      <a:ext cx="3017520" cy="2570480"/>
                    </a:xfrm>
                    <a:prstGeom prst="rect">
                      <a:avLst/>
                    </a:prstGeom>
                    <a:noFill/>
                    <a:ln>
                      <a:noFill/>
                    </a:ln>
                  </pic:spPr>
                </pic:pic>
              </a:graphicData>
            </a:graphic>
          </wp:inline>
        </w:drawing>
      </w:r>
    </w:p>
    <w:p w14:paraId="54047D1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24"/>
          <w:lang w:val="en-US" w:eastAsia="zh-CN"/>
        </w:rPr>
      </w:pPr>
      <w:r>
        <w:rPr>
          <w:rFonts w:hint="eastAsia" w:ascii="Times New Roman" w:hAnsi="Times New Roman" w:eastAsia="宋体" w:cs="宋体"/>
          <w:iCs/>
          <w:color w:val="000000"/>
          <w:sz w:val="24"/>
          <w:szCs w:val="24"/>
          <w:lang w:val="en-US" w:eastAsia="zh-CN"/>
        </w:rPr>
        <w:t>等待格式化完成后，在弹出窗口中点击“确定”。</w:t>
      </w:r>
    </w:p>
    <w:p w14:paraId="40538A47">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1657350" cy="1571625"/>
            <wp:effectExtent l="0" t="0" r="0" b="952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98"/>
                    <a:stretch>
                      <a:fillRect/>
                    </a:stretch>
                  </pic:blipFill>
                  <pic:spPr>
                    <a:xfrm>
                      <a:off x="0" y="0"/>
                      <a:ext cx="1657350" cy="1571625"/>
                    </a:xfrm>
                    <a:prstGeom prst="rect">
                      <a:avLst/>
                    </a:prstGeom>
                    <a:noFill/>
                    <a:ln>
                      <a:noFill/>
                    </a:ln>
                  </pic:spPr>
                </pic:pic>
              </a:graphicData>
            </a:graphic>
          </wp:inline>
        </w:drawing>
      </w:r>
    </w:p>
    <w:p w14:paraId="1460426F">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24"/>
          <w:lang w:val="en-US" w:eastAsia="zh-CN"/>
        </w:rPr>
      </w:pPr>
      <w:r>
        <w:rPr>
          <w:rFonts w:hint="eastAsia" w:ascii="Times New Roman" w:hAnsi="Times New Roman" w:eastAsia="宋体" w:cs="宋体"/>
          <w:iCs/>
          <w:color w:val="000000"/>
          <w:sz w:val="24"/>
          <w:szCs w:val="24"/>
          <w:lang w:val="en-US" w:eastAsia="zh-CN"/>
        </w:rPr>
        <w:t>勾选“SD启动”选项，点击“选择固件”选择目标系统镜像文件，点击“开始创建”，在弹出窗口中点击“是(Y)”，制作SD启动卡。</w:t>
      </w:r>
    </w:p>
    <w:p w14:paraId="6665943F">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2656205" cy="2274570"/>
            <wp:effectExtent l="0" t="0" r="10795" b="11430"/>
            <wp:docPr id="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
                    <pic:cNvPicPr>
                      <a:picLocks noChangeAspect="1"/>
                    </pic:cNvPicPr>
                  </pic:nvPicPr>
                  <pic:blipFill>
                    <a:blip r:embed="rId99"/>
                    <a:srcRect l="736"/>
                    <a:stretch>
                      <a:fillRect/>
                    </a:stretch>
                  </pic:blipFill>
                  <pic:spPr>
                    <a:xfrm>
                      <a:off x="0" y="0"/>
                      <a:ext cx="2656205" cy="2274570"/>
                    </a:xfrm>
                    <a:prstGeom prst="rect">
                      <a:avLst/>
                    </a:prstGeom>
                    <a:noFill/>
                    <a:ln>
                      <a:noFill/>
                    </a:ln>
                  </pic:spPr>
                </pic:pic>
              </a:graphicData>
            </a:graphic>
          </wp:inline>
        </w:drawing>
      </w:r>
    </w:p>
    <w:p w14:paraId="57AB45C4">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3076575" cy="1581150"/>
            <wp:effectExtent l="0" t="0" r="9525" b="0"/>
            <wp:docPr id="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pic:cNvPicPr>
                      <a:picLocks noChangeAspect="1"/>
                    </pic:cNvPicPr>
                  </pic:nvPicPr>
                  <pic:blipFill>
                    <a:blip r:embed="rId100"/>
                    <a:stretch>
                      <a:fillRect/>
                    </a:stretch>
                  </pic:blipFill>
                  <pic:spPr>
                    <a:xfrm>
                      <a:off x="0" y="0"/>
                      <a:ext cx="3076575" cy="1581150"/>
                    </a:xfrm>
                    <a:prstGeom prst="rect">
                      <a:avLst/>
                    </a:prstGeom>
                    <a:noFill/>
                    <a:ln>
                      <a:noFill/>
                    </a:ln>
                  </pic:spPr>
                </pic:pic>
              </a:graphicData>
            </a:graphic>
          </wp:inline>
        </w:drawing>
      </w:r>
    </w:p>
    <w:p w14:paraId="4339DC02">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4524375" cy="3848100"/>
            <wp:effectExtent l="0" t="0" r="9525" b="0"/>
            <wp:docPr id="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pic:cNvPicPr>
                      <a:picLocks noChangeAspect="1"/>
                    </pic:cNvPicPr>
                  </pic:nvPicPr>
                  <pic:blipFill>
                    <a:blip r:embed="rId101"/>
                    <a:stretch>
                      <a:fillRect/>
                    </a:stretch>
                  </pic:blipFill>
                  <pic:spPr>
                    <a:xfrm>
                      <a:off x="0" y="0"/>
                      <a:ext cx="4524375" cy="3848100"/>
                    </a:xfrm>
                    <a:prstGeom prst="rect">
                      <a:avLst/>
                    </a:prstGeom>
                    <a:noFill/>
                    <a:ln>
                      <a:noFill/>
                    </a:ln>
                  </pic:spPr>
                </pic:pic>
              </a:graphicData>
            </a:graphic>
          </wp:inline>
        </w:drawing>
      </w:r>
    </w:p>
    <w:p w14:paraId="6CA97D5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iCs/>
          <w:color w:val="000000"/>
          <w:sz w:val="24"/>
          <w:szCs w:val="24"/>
          <w:lang w:val="en-US" w:eastAsia="zh-CN"/>
        </w:rPr>
      </w:pPr>
      <w:r>
        <w:rPr>
          <w:rFonts w:hint="eastAsia" w:ascii="Times New Roman" w:hAnsi="Times New Roman" w:eastAsia="宋体" w:cs="宋体"/>
          <w:iCs/>
          <w:color w:val="000000"/>
          <w:sz w:val="24"/>
          <w:szCs w:val="24"/>
          <w:lang w:val="en-US" w:eastAsia="zh-CN"/>
        </w:rPr>
        <w:t>在弹出的窗口中点击“确定”，此时 SD 启动卡制作完成。</w:t>
      </w:r>
    </w:p>
    <w:p w14:paraId="0A0D4BAD">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center"/>
        <w:textAlignment w:val="auto"/>
        <w:rPr>
          <w:rFonts w:hint="eastAsia" w:ascii="Times New Roman" w:hAnsi="Times New Roman" w:eastAsia="宋体" w:cs="宋体"/>
          <w:iCs/>
          <w:color w:val="000000"/>
          <w:sz w:val="24"/>
          <w:szCs w:val="24"/>
          <w:lang w:val="en-US" w:eastAsia="zh-CN"/>
        </w:rPr>
      </w:pPr>
      <w:r>
        <w:rPr>
          <w:rFonts w:ascii="Times New Roman" w:hAnsi="Times New Roman" w:eastAsia="宋体"/>
          <w:sz w:val="24"/>
          <w:szCs w:val="24"/>
        </w:rPr>
        <w:drawing>
          <wp:inline distT="0" distB="0" distL="114300" distR="114300">
            <wp:extent cx="1836420" cy="1546860"/>
            <wp:effectExtent l="0" t="0" r="11430" b="15240"/>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102"/>
                    <a:srcRect l="1633" t="2169"/>
                    <a:stretch>
                      <a:fillRect/>
                    </a:stretch>
                  </pic:blipFill>
                  <pic:spPr>
                    <a:xfrm>
                      <a:off x="0" y="0"/>
                      <a:ext cx="1836420" cy="1546860"/>
                    </a:xfrm>
                    <a:prstGeom prst="rect">
                      <a:avLst/>
                    </a:prstGeom>
                    <a:noFill/>
                    <a:ln>
                      <a:noFill/>
                    </a:ln>
                  </pic:spPr>
                </pic:pic>
              </a:graphicData>
            </a:graphic>
          </wp:inline>
        </w:drawing>
      </w:r>
    </w:p>
    <w:p w14:paraId="6EF29C63">
      <w:pPr>
        <w:pStyle w:val="12"/>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rPr>
          <w:rFonts w:hint="default" w:ascii="Times New Roman" w:hAnsi="Times New Roman" w:eastAsia="宋体" w:cs="宋体"/>
          <w:iCs/>
          <w:color w:val="000000"/>
          <w:sz w:val="24"/>
          <w:szCs w:val="32"/>
          <w:lang w:val="en-US" w:eastAsia="zh-CN"/>
        </w:rPr>
      </w:pPr>
    </w:p>
    <w:p w14:paraId="73B1827F">
      <w:pPr>
        <w:pStyle w:val="12"/>
        <w:ind w:left="0" w:leftChars="0" w:firstLine="0" w:firstLineChars="0"/>
        <w:outlineLvl w:val="2"/>
        <w:rPr>
          <w:rFonts w:hint="eastAsia" w:ascii="Times New Roman" w:hAnsi="Times New Roman"/>
          <w:b/>
          <w:bCs/>
          <w:sz w:val="28"/>
          <w:szCs w:val="28"/>
          <w:lang w:val="en-US" w:eastAsia="zh-CN"/>
        </w:rPr>
      </w:pPr>
      <w:bookmarkStart w:id="190" w:name="_Toc11557"/>
      <w:bookmarkStart w:id="191" w:name="_Toc4962"/>
      <w:bookmarkStart w:id="192" w:name="_Toc18609"/>
      <w:bookmarkStart w:id="193" w:name="_Toc31342"/>
      <w:bookmarkStart w:id="194" w:name="_Toc7061"/>
      <w:bookmarkStart w:id="195" w:name="_Toc9111"/>
      <w:r>
        <w:rPr>
          <w:rFonts w:hint="eastAsia" w:ascii="Times New Roman" w:hAnsi="Times New Roman"/>
          <w:b/>
          <w:bCs/>
          <w:sz w:val="28"/>
          <w:szCs w:val="28"/>
          <w:lang w:val="en-US" w:eastAsia="zh-CN"/>
        </w:rPr>
        <w:t>4.1.2从启动卡启动</w:t>
      </w:r>
      <w:bookmarkEnd w:id="190"/>
      <w:bookmarkEnd w:id="191"/>
      <w:bookmarkEnd w:id="192"/>
      <w:bookmarkEnd w:id="193"/>
      <w:bookmarkEnd w:id="194"/>
      <w:bookmarkEnd w:id="195"/>
    </w:p>
    <w:p w14:paraId="47ADD94B">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default" w:ascii="Times New Roman" w:hAnsi="Times New Roman" w:eastAsia="宋体" w:cs="宋体"/>
          <w:iCs/>
          <w:color w:val="000000"/>
          <w:sz w:val="24"/>
          <w:szCs w:val="32"/>
          <w:lang w:val="en-US" w:eastAsia="zh-CN"/>
        </w:rPr>
        <w:t>将启动卡插至</w:t>
      </w:r>
      <w:r>
        <w:rPr>
          <w:rFonts w:hint="eastAsia" w:ascii="Times New Roman" w:hAnsi="Times New Roman" w:eastAsia="宋体" w:cs="宋体"/>
          <w:iCs/>
          <w:color w:val="000000"/>
          <w:sz w:val="24"/>
          <w:szCs w:val="32"/>
          <w:lang w:val="en-US" w:eastAsia="zh-CN"/>
        </w:rPr>
        <w:t>设备</w:t>
      </w:r>
      <w:r>
        <w:rPr>
          <w:rFonts w:hint="default" w:ascii="Times New Roman" w:hAnsi="Times New Roman" w:eastAsia="宋体" w:cs="宋体"/>
          <w:iCs/>
          <w:color w:val="000000"/>
          <w:sz w:val="24"/>
          <w:szCs w:val="32"/>
          <w:lang w:val="en-US" w:eastAsia="zh-CN"/>
        </w:rPr>
        <w:t>Micro SD卡槽，然后将</w:t>
      </w:r>
      <w:r>
        <w:rPr>
          <w:rFonts w:hint="eastAsia" w:ascii="Times New Roman" w:hAnsi="Times New Roman" w:eastAsia="宋体" w:cs="宋体"/>
          <w:iCs/>
          <w:color w:val="000000"/>
          <w:sz w:val="24"/>
          <w:szCs w:val="32"/>
          <w:lang w:val="en-US" w:eastAsia="zh-CN"/>
        </w:rPr>
        <w:t>设备</w:t>
      </w:r>
      <w:r>
        <w:rPr>
          <w:rFonts w:hint="default" w:ascii="Times New Roman" w:hAnsi="Times New Roman" w:eastAsia="宋体" w:cs="宋体"/>
          <w:iCs/>
          <w:color w:val="000000"/>
          <w:sz w:val="24"/>
          <w:szCs w:val="32"/>
          <w:lang w:val="en-US" w:eastAsia="zh-CN"/>
        </w:rPr>
        <w:t xml:space="preserve">上电，系统将从启动卡启动后自动登录root用户，串口调试终端会打印如下类似启动信息。"Bootdev(atags): mmc </w:t>
      </w:r>
      <w:r>
        <w:rPr>
          <w:rFonts w:hint="eastAsia" w:ascii="Times New Roman" w:hAnsi="Times New Roman" w:eastAsia="宋体" w:cs="宋体"/>
          <w:iCs/>
          <w:color w:val="000000"/>
          <w:sz w:val="24"/>
          <w:szCs w:val="32"/>
          <w:lang w:val="en-US" w:eastAsia="zh-CN"/>
        </w:rPr>
        <w:t>1</w:t>
      </w:r>
      <w:r>
        <w:rPr>
          <w:rFonts w:hint="default" w:ascii="Times New Roman" w:hAnsi="Times New Roman" w:eastAsia="宋体" w:cs="宋体"/>
          <w:iCs/>
          <w:color w:val="000000"/>
          <w:sz w:val="24"/>
          <w:szCs w:val="32"/>
          <w:lang w:val="en-US" w:eastAsia="zh-CN"/>
        </w:rPr>
        <w:t>"表示</w:t>
      </w:r>
      <w:r>
        <w:rPr>
          <w:rFonts w:hint="eastAsia" w:ascii="Times New Roman" w:hAnsi="Times New Roman" w:eastAsia="宋体" w:cs="宋体"/>
          <w:iCs/>
          <w:color w:val="000000"/>
          <w:sz w:val="24"/>
          <w:szCs w:val="32"/>
          <w:lang w:val="en-US" w:eastAsia="zh-CN"/>
        </w:rPr>
        <w:t>从</w:t>
      </w:r>
      <w:r>
        <w:rPr>
          <w:rFonts w:hint="default" w:ascii="Times New Roman" w:hAnsi="Times New Roman" w:eastAsia="宋体" w:cs="宋体"/>
          <w:iCs/>
          <w:color w:val="000000"/>
          <w:sz w:val="24"/>
          <w:szCs w:val="32"/>
          <w:lang w:val="en-US" w:eastAsia="zh-CN"/>
        </w:rPr>
        <w:t>Micro SD</w:t>
      </w:r>
      <w:r>
        <w:rPr>
          <w:rFonts w:hint="eastAsia" w:ascii="Times New Roman" w:hAnsi="Times New Roman" w:eastAsia="宋体" w:cs="宋体"/>
          <w:iCs/>
          <w:color w:val="000000"/>
          <w:sz w:val="24"/>
          <w:szCs w:val="32"/>
          <w:lang w:val="en-US" w:eastAsia="zh-CN"/>
        </w:rPr>
        <w:t>卡</w:t>
      </w:r>
      <w:r>
        <w:rPr>
          <w:rFonts w:hint="default" w:ascii="Times New Roman" w:hAnsi="Times New Roman" w:eastAsia="宋体" w:cs="宋体"/>
          <w:iCs/>
          <w:color w:val="000000"/>
          <w:sz w:val="24"/>
          <w:szCs w:val="32"/>
          <w:lang w:val="en-US" w:eastAsia="zh-CN"/>
        </w:rPr>
        <w:t>启动</w:t>
      </w:r>
      <w:r>
        <w:rPr>
          <w:rFonts w:hint="eastAsia" w:ascii="Times New Roman" w:hAnsi="Times New Roman" w:eastAsia="宋体" w:cs="宋体"/>
          <w:iCs/>
          <w:color w:val="000000"/>
          <w:sz w:val="24"/>
          <w:szCs w:val="32"/>
          <w:lang w:val="en-US" w:eastAsia="zh-CN"/>
        </w:rPr>
        <w:t>。</w:t>
      </w:r>
    </w:p>
    <w:p w14:paraId="39624DD2">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lang w:val="en-US" w:eastAsia="zh-CN"/>
        </w:rPr>
      </w:pPr>
      <w:r>
        <w:drawing>
          <wp:inline distT="0" distB="0" distL="114300" distR="114300">
            <wp:extent cx="5267960" cy="2316480"/>
            <wp:effectExtent l="0" t="0" r="8890" b="7620"/>
            <wp:docPr id="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
                    <pic:cNvPicPr>
                      <a:picLocks noChangeAspect="1"/>
                    </pic:cNvPicPr>
                  </pic:nvPicPr>
                  <pic:blipFill>
                    <a:blip r:embed="rId103"/>
                    <a:stretch>
                      <a:fillRect/>
                    </a:stretch>
                  </pic:blipFill>
                  <pic:spPr>
                    <a:xfrm>
                      <a:off x="0" y="0"/>
                      <a:ext cx="5267960" cy="2316480"/>
                    </a:xfrm>
                    <a:prstGeom prst="rect">
                      <a:avLst/>
                    </a:prstGeom>
                    <a:noFill/>
                    <a:ln>
                      <a:noFill/>
                    </a:ln>
                  </pic:spPr>
                </pic:pic>
              </a:graphicData>
            </a:graphic>
          </wp:inline>
        </w:drawing>
      </w:r>
    </w:p>
    <w:p w14:paraId="4CE81CDD">
      <w:pPr>
        <w:outlineLvl w:val="1"/>
        <w:rPr>
          <w:rFonts w:hint="eastAsia" w:ascii="Times New Roman" w:hAnsi="Times New Roman" w:eastAsia="宋体" w:cs="宋体"/>
          <w:b/>
          <w:bCs w:val="0"/>
          <w:color w:val="000000"/>
          <w:sz w:val="32"/>
          <w:szCs w:val="32"/>
          <w:lang w:val="en-US" w:eastAsia="zh-CN" w:bidi="en-US"/>
        </w:rPr>
      </w:pPr>
      <w:bookmarkStart w:id="196" w:name="_Toc19086"/>
      <w:bookmarkStart w:id="197" w:name="_Toc19938"/>
      <w:bookmarkStart w:id="198" w:name="_Toc10938"/>
      <w:bookmarkStart w:id="199" w:name="_Toc27958"/>
      <w:bookmarkStart w:id="200" w:name="_Toc5199"/>
      <w:bookmarkStart w:id="201" w:name="_Toc1695"/>
      <w:r>
        <w:rPr>
          <w:rFonts w:hint="eastAsia" w:ascii="Times New Roman" w:hAnsi="Times New Roman" w:eastAsia="宋体" w:cs="宋体"/>
          <w:b/>
          <w:bCs w:val="0"/>
          <w:color w:val="000000"/>
          <w:sz w:val="32"/>
          <w:szCs w:val="32"/>
          <w:lang w:val="en-US" w:eastAsia="zh-CN" w:bidi="en-US"/>
        </w:rPr>
        <w:t>4.2 EMMC启动</w:t>
      </w:r>
      <w:bookmarkEnd w:id="196"/>
      <w:bookmarkEnd w:id="197"/>
      <w:bookmarkEnd w:id="198"/>
      <w:bookmarkEnd w:id="199"/>
      <w:bookmarkEnd w:id="200"/>
      <w:bookmarkEnd w:id="201"/>
    </w:p>
    <w:p w14:paraId="3FFF5904">
      <w:pPr>
        <w:outlineLvl w:val="2"/>
        <w:rPr>
          <w:rFonts w:hint="eastAsia" w:ascii="Times New Roman" w:hAnsi="Times New Roman" w:eastAsia="宋体" w:cs="宋体"/>
          <w:b/>
          <w:bCs w:val="0"/>
          <w:color w:val="000000"/>
          <w:sz w:val="28"/>
          <w:szCs w:val="28"/>
          <w:lang w:val="en-US" w:eastAsia="zh-CN" w:bidi="en-US"/>
        </w:rPr>
      </w:pPr>
      <w:bookmarkStart w:id="202" w:name="_Toc26435"/>
      <w:bookmarkStart w:id="203" w:name="_Toc24644"/>
      <w:bookmarkStart w:id="204" w:name="_Toc31089"/>
      <w:bookmarkStart w:id="205" w:name="_Toc7403"/>
      <w:bookmarkStart w:id="206" w:name="_Toc24995"/>
      <w:bookmarkStart w:id="207" w:name="_Toc5361"/>
      <w:r>
        <w:rPr>
          <w:rFonts w:hint="eastAsia" w:ascii="Times New Roman" w:hAnsi="Times New Roman" w:eastAsia="宋体" w:cs="宋体"/>
          <w:b/>
          <w:bCs w:val="0"/>
          <w:color w:val="000000"/>
          <w:sz w:val="28"/>
          <w:szCs w:val="28"/>
          <w:lang w:val="en-US" w:eastAsia="zh-CN" w:bidi="en-US"/>
        </w:rPr>
        <w:t>4.2.1烧录卡制作</w:t>
      </w:r>
      <w:bookmarkEnd w:id="202"/>
      <w:bookmarkEnd w:id="203"/>
      <w:bookmarkEnd w:id="204"/>
      <w:bookmarkEnd w:id="205"/>
      <w:bookmarkEnd w:id="206"/>
      <w:bookmarkEnd w:id="207"/>
    </w:p>
    <w:p w14:paraId="1CFD4011">
      <w:pPr>
        <w:pStyle w:val="1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将空白</w:t>
      </w:r>
      <w:r>
        <w:rPr>
          <w:rFonts w:hint="default" w:ascii="Times New Roman" w:hAnsi="Times New Roman" w:eastAsia="宋体" w:cs="宋体"/>
          <w:b w:val="0"/>
          <w:bCs/>
          <w:color w:val="000000"/>
          <w:sz w:val="24"/>
          <w:szCs w:val="24"/>
          <w:lang w:val="en-US" w:eastAsia="zh-CN" w:bidi="en-US"/>
        </w:rPr>
        <w:t>Micro</w:t>
      </w:r>
      <w:r>
        <w:rPr>
          <w:rFonts w:hint="eastAsia" w:ascii="Times New Roman" w:hAnsi="Times New Roman" w:eastAsia="宋体" w:cs="宋体"/>
          <w:b w:val="0"/>
          <w:bCs/>
          <w:color w:val="000000"/>
          <w:sz w:val="24"/>
          <w:szCs w:val="24"/>
          <w:lang w:val="en-US" w:eastAsia="zh-CN" w:bidi="en-US"/>
        </w:rPr>
        <w:t xml:space="preserve"> SD卡连接至电脑，打开“SDDiskTool_v1.69”文件夹，右键"SD_Firmware_Tool.exe"点击“以管理员身份运行(A)”。</w:t>
      </w:r>
    </w:p>
    <w:p w14:paraId="08A8CB9B">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drawing>
          <wp:inline distT="0" distB="0" distL="114300" distR="114300">
            <wp:extent cx="5273040" cy="1668145"/>
            <wp:effectExtent l="0" t="0" r="3810" b="8255"/>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94"/>
                    <a:stretch>
                      <a:fillRect/>
                    </a:stretch>
                  </pic:blipFill>
                  <pic:spPr>
                    <a:xfrm>
                      <a:off x="0" y="0"/>
                      <a:ext cx="5273040" cy="1668145"/>
                    </a:xfrm>
                    <a:prstGeom prst="rect">
                      <a:avLst/>
                    </a:prstGeom>
                    <a:noFill/>
                    <a:ln>
                      <a:noFill/>
                    </a:ln>
                  </pic:spPr>
                </pic:pic>
              </a:graphicData>
            </a:graphic>
          </wp:inline>
        </w:drawing>
      </w:r>
    </w:p>
    <w:p w14:paraId="57D6264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sz w:val="24"/>
          <w:szCs w:val="32"/>
          <w:lang w:val="en-US" w:eastAsia="zh-CN"/>
        </w:rPr>
      </w:pPr>
      <w:r>
        <w:rPr>
          <w:rFonts w:hint="default" w:ascii="Times New Roman" w:hAnsi="Times New Roman"/>
          <w:sz w:val="24"/>
          <w:szCs w:val="32"/>
          <w:lang w:val="en-US" w:eastAsia="zh-CN"/>
        </w:rPr>
        <w:t>工具运行后会自动识别接入到PC端的Micro SD卡，如下图所示</w:t>
      </w:r>
      <w:r>
        <w:rPr>
          <w:rFonts w:hint="eastAsia" w:ascii="Times New Roman" w:hAnsi="Times New Roman"/>
          <w:sz w:val="24"/>
          <w:szCs w:val="32"/>
          <w:lang w:val="en-US" w:eastAsia="zh-CN"/>
        </w:rPr>
        <w:t>。</w:t>
      </w:r>
    </w:p>
    <w:p w14:paraId="57C5B2E7">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p>
    <w:p w14:paraId="79003E2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在“第一步：选择可移动设备”中选择可移动磁盘设备，然后点击“恢复磁盘”进行格式化，如下图所示</w:t>
      </w:r>
      <w:r>
        <w:rPr>
          <w:rFonts w:hint="eastAsia" w:ascii="Times New Roman" w:hAnsi="Times New Roman" w:eastAsia="宋体" w:cs="宋体"/>
          <w:b w:val="0"/>
          <w:bCs/>
          <w:color w:val="000000"/>
          <w:sz w:val="24"/>
          <w:szCs w:val="24"/>
          <w:lang w:val="en-US" w:eastAsia="zh-CN" w:bidi="en-US"/>
        </w:rPr>
        <w:t>。</w:t>
      </w:r>
    </w:p>
    <w:p w14:paraId="3AD8401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644140" cy="2252980"/>
            <wp:effectExtent l="0" t="0" r="3810" b="1397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04"/>
                    <a:stretch>
                      <a:fillRect/>
                    </a:stretch>
                  </pic:blipFill>
                  <pic:spPr>
                    <a:xfrm>
                      <a:off x="0" y="0"/>
                      <a:ext cx="2644140" cy="2252980"/>
                    </a:xfrm>
                    <a:prstGeom prst="rect">
                      <a:avLst/>
                    </a:prstGeom>
                    <a:noFill/>
                    <a:ln>
                      <a:noFill/>
                    </a:ln>
                  </pic:spPr>
                </pic:pic>
              </a:graphicData>
            </a:graphic>
          </wp:inline>
        </w:drawing>
      </w:r>
    </w:p>
    <w:p w14:paraId="78F563DA">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请确认所选的可移动磁盘设备无误，在弹出窗口中点击“是(Y)”进行格式化。</w:t>
      </w:r>
    </w:p>
    <w:p w14:paraId="7672A9F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lang w:val="en-US" w:eastAsia="zh-CN"/>
        </w:rPr>
      </w:pPr>
      <w:r>
        <w:drawing>
          <wp:inline distT="0" distB="0" distL="114300" distR="114300">
            <wp:extent cx="2256155" cy="1225550"/>
            <wp:effectExtent l="0" t="0" r="10795" b="12700"/>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96"/>
                    <a:stretch>
                      <a:fillRect/>
                    </a:stretch>
                  </pic:blipFill>
                  <pic:spPr>
                    <a:xfrm>
                      <a:off x="0" y="0"/>
                      <a:ext cx="2256155" cy="1225550"/>
                    </a:xfrm>
                    <a:prstGeom prst="rect">
                      <a:avLst/>
                    </a:prstGeom>
                    <a:noFill/>
                    <a:ln>
                      <a:noFill/>
                    </a:ln>
                  </pic:spPr>
                </pic:pic>
              </a:graphicData>
            </a:graphic>
          </wp:inline>
        </w:drawing>
      </w:r>
    </w:p>
    <w:p w14:paraId="0CCA0C3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501265" cy="2143125"/>
            <wp:effectExtent l="0" t="0" r="13335" b="952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105"/>
                    <a:stretch>
                      <a:fillRect/>
                    </a:stretch>
                  </pic:blipFill>
                  <pic:spPr>
                    <a:xfrm>
                      <a:off x="0" y="0"/>
                      <a:ext cx="2501265" cy="2143125"/>
                    </a:xfrm>
                    <a:prstGeom prst="rect">
                      <a:avLst/>
                    </a:prstGeom>
                    <a:noFill/>
                    <a:ln>
                      <a:noFill/>
                    </a:ln>
                  </pic:spPr>
                </pic:pic>
              </a:graphicData>
            </a:graphic>
          </wp:inline>
        </w:drawing>
      </w:r>
    </w:p>
    <w:p w14:paraId="2DBE289D">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等待格式化完成后，在弹出窗口中点击“确定”。</w:t>
      </w:r>
    </w:p>
    <w:p w14:paraId="022AF3E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1657350" cy="1571625"/>
            <wp:effectExtent l="0" t="0" r="0" b="952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98"/>
                    <a:stretch>
                      <a:fillRect/>
                    </a:stretch>
                  </pic:blipFill>
                  <pic:spPr>
                    <a:xfrm>
                      <a:off x="0" y="0"/>
                      <a:ext cx="1657350" cy="1571625"/>
                    </a:xfrm>
                    <a:prstGeom prst="rect">
                      <a:avLst/>
                    </a:prstGeom>
                    <a:noFill/>
                    <a:ln>
                      <a:noFill/>
                    </a:ln>
                  </pic:spPr>
                </pic:pic>
              </a:graphicData>
            </a:graphic>
          </wp:inline>
        </w:drawing>
      </w:r>
    </w:p>
    <w:p w14:paraId="6ED81D0A">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勾选“固件升级”选项，点击“选择固件”选择目标系统镜像文件，点击“开始创建”，在弹出窗口中点击“是(Y)”，制作SD启动卡。</w:t>
      </w:r>
    </w:p>
    <w:p w14:paraId="3DA8F04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2630170" cy="2260600"/>
            <wp:effectExtent l="0" t="0" r="17780" b="6350"/>
            <wp:docPr id="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pic:cNvPicPr>
                      <a:picLocks noChangeAspect="1"/>
                    </pic:cNvPicPr>
                  </pic:nvPicPr>
                  <pic:blipFill>
                    <a:blip r:embed="rId106"/>
                    <a:stretch>
                      <a:fillRect/>
                    </a:stretch>
                  </pic:blipFill>
                  <pic:spPr>
                    <a:xfrm>
                      <a:off x="0" y="0"/>
                      <a:ext cx="2630170" cy="2260600"/>
                    </a:xfrm>
                    <a:prstGeom prst="rect">
                      <a:avLst/>
                    </a:prstGeom>
                    <a:noFill/>
                    <a:ln>
                      <a:noFill/>
                    </a:ln>
                  </pic:spPr>
                </pic:pic>
              </a:graphicData>
            </a:graphic>
          </wp:inline>
        </w:drawing>
      </w:r>
    </w:p>
    <w:p w14:paraId="031F9C8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2561590" cy="2192020"/>
            <wp:effectExtent l="0" t="0" r="10160" b="1778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107"/>
                    <a:stretch>
                      <a:fillRect/>
                    </a:stretch>
                  </pic:blipFill>
                  <pic:spPr>
                    <a:xfrm>
                      <a:off x="0" y="0"/>
                      <a:ext cx="2561590" cy="2192020"/>
                    </a:xfrm>
                    <a:prstGeom prst="rect">
                      <a:avLst/>
                    </a:prstGeom>
                    <a:noFill/>
                    <a:ln>
                      <a:noFill/>
                    </a:ln>
                  </pic:spPr>
                </pic:pic>
              </a:graphicData>
            </a:graphic>
          </wp:inline>
        </w:drawing>
      </w:r>
    </w:p>
    <w:p w14:paraId="3818F6B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2824480" cy="2411730"/>
            <wp:effectExtent l="0" t="0" r="13970" b="7620"/>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108"/>
                    <a:stretch>
                      <a:fillRect/>
                    </a:stretch>
                  </pic:blipFill>
                  <pic:spPr>
                    <a:xfrm>
                      <a:off x="0" y="0"/>
                      <a:ext cx="2824480" cy="2411730"/>
                    </a:xfrm>
                    <a:prstGeom prst="rect">
                      <a:avLst/>
                    </a:prstGeom>
                    <a:noFill/>
                    <a:ln>
                      <a:noFill/>
                    </a:ln>
                  </pic:spPr>
                </pic:pic>
              </a:graphicData>
            </a:graphic>
          </wp:inline>
        </w:drawing>
      </w:r>
    </w:p>
    <w:p w14:paraId="0B204BF3">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点击“是”。</w:t>
      </w:r>
    </w:p>
    <w:p w14:paraId="78E7151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rPr>
          <w:rFonts w:hint="default"/>
          <w:lang w:val="en-US" w:eastAsia="zh-CN"/>
        </w:rPr>
      </w:pPr>
      <w:r>
        <w:drawing>
          <wp:inline distT="0" distB="0" distL="114300" distR="114300">
            <wp:extent cx="2821305" cy="2385060"/>
            <wp:effectExtent l="0" t="0" r="17145" b="15240"/>
            <wp:docPr id="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
                    <pic:cNvPicPr>
                      <a:picLocks noChangeAspect="1"/>
                    </pic:cNvPicPr>
                  </pic:nvPicPr>
                  <pic:blipFill>
                    <a:blip r:embed="rId109"/>
                    <a:srcRect t="816" r="614"/>
                    <a:stretch>
                      <a:fillRect/>
                    </a:stretch>
                  </pic:blipFill>
                  <pic:spPr>
                    <a:xfrm>
                      <a:off x="0" y="0"/>
                      <a:ext cx="2821305" cy="2385060"/>
                    </a:xfrm>
                    <a:prstGeom prst="rect">
                      <a:avLst/>
                    </a:prstGeom>
                    <a:noFill/>
                    <a:ln>
                      <a:noFill/>
                    </a:ln>
                  </pic:spPr>
                </pic:pic>
              </a:graphicData>
            </a:graphic>
          </wp:inline>
        </w:drawing>
      </w:r>
    </w:p>
    <w:p w14:paraId="1C0004E7">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开始烧写系统。</w:t>
      </w:r>
    </w:p>
    <w:p w14:paraId="0338F539">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2702560" cy="2317115"/>
            <wp:effectExtent l="0" t="0" r="2540" b="6985"/>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110"/>
                    <a:stretch>
                      <a:fillRect/>
                    </a:stretch>
                  </pic:blipFill>
                  <pic:spPr>
                    <a:xfrm>
                      <a:off x="0" y="0"/>
                      <a:ext cx="2702560" cy="2317115"/>
                    </a:xfrm>
                    <a:prstGeom prst="rect">
                      <a:avLst/>
                    </a:prstGeom>
                    <a:noFill/>
                    <a:ln>
                      <a:noFill/>
                    </a:ln>
                  </pic:spPr>
                </pic:pic>
              </a:graphicData>
            </a:graphic>
          </wp:inline>
        </w:drawing>
      </w:r>
    </w:p>
    <w:p w14:paraId="3245FF0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提示创建成功。</w:t>
      </w:r>
    </w:p>
    <w:p w14:paraId="29983499">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rPr>
          <w:rFonts w:hint="default"/>
          <w:lang w:val="en-US" w:eastAsia="zh-CN"/>
        </w:rPr>
      </w:pPr>
      <w:r>
        <w:drawing>
          <wp:inline distT="0" distB="0" distL="114300" distR="114300">
            <wp:extent cx="2729230" cy="2304415"/>
            <wp:effectExtent l="0" t="0" r="13970" b="635"/>
            <wp:docPr id="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
                    <pic:cNvPicPr>
                      <a:picLocks noChangeAspect="1"/>
                    </pic:cNvPicPr>
                  </pic:nvPicPr>
                  <pic:blipFill>
                    <a:blip r:embed="rId111"/>
                    <a:stretch>
                      <a:fillRect/>
                    </a:stretch>
                  </pic:blipFill>
                  <pic:spPr>
                    <a:xfrm>
                      <a:off x="0" y="0"/>
                      <a:ext cx="2729230" cy="2304415"/>
                    </a:xfrm>
                    <a:prstGeom prst="rect">
                      <a:avLst/>
                    </a:prstGeom>
                    <a:noFill/>
                    <a:ln>
                      <a:noFill/>
                    </a:ln>
                  </pic:spPr>
                </pic:pic>
              </a:graphicData>
            </a:graphic>
          </wp:inline>
        </w:drawing>
      </w:r>
    </w:p>
    <w:p w14:paraId="63D50785">
      <w:pPr>
        <w:pStyle w:val="12"/>
        <w:ind w:left="0" w:leftChars="0" w:firstLine="0" w:firstLineChars="0"/>
        <w:jc w:val="both"/>
        <w:outlineLvl w:val="2"/>
        <w:rPr>
          <w:rFonts w:hint="eastAsia" w:ascii="Times New Roman" w:hAnsi="Times New Roman"/>
          <w:b/>
          <w:bCs/>
          <w:sz w:val="28"/>
          <w:szCs w:val="28"/>
          <w:lang w:val="en-US" w:eastAsia="zh-CN"/>
        </w:rPr>
      </w:pPr>
      <w:bookmarkStart w:id="208" w:name="_Toc5194"/>
      <w:bookmarkStart w:id="209" w:name="_Toc15694"/>
      <w:bookmarkStart w:id="210" w:name="_Toc22328"/>
      <w:bookmarkStart w:id="211" w:name="_Toc14049"/>
      <w:bookmarkStart w:id="212" w:name="_Toc6760"/>
      <w:bookmarkStart w:id="213" w:name="_Toc30252"/>
      <w:r>
        <w:rPr>
          <w:rFonts w:hint="eastAsia" w:ascii="Times New Roman" w:hAnsi="Times New Roman"/>
          <w:b/>
          <w:bCs/>
          <w:sz w:val="28"/>
          <w:szCs w:val="28"/>
          <w:lang w:val="en-US" w:eastAsia="zh-CN"/>
        </w:rPr>
        <w:t>4.2.2系统烧录</w:t>
      </w:r>
      <w:bookmarkEnd w:id="208"/>
      <w:bookmarkEnd w:id="209"/>
      <w:bookmarkEnd w:id="210"/>
      <w:bookmarkEnd w:id="211"/>
      <w:bookmarkEnd w:id="212"/>
      <w:bookmarkEnd w:id="213"/>
    </w:p>
    <w:p w14:paraId="15A24E3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eastAsia" w:ascii="Times New Roman" w:hAnsi="Times New Roman"/>
          <w:sz w:val="24"/>
          <w:szCs w:val="32"/>
          <w:lang w:val="en-US" w:eastAsia="zh-CN"/>
        </w:rPr>
      </w:pPr>
      <w:r>
        <w:rPr>
          <w:rFonts w:hint="default" w:ascii="Times New Roman" w:hAnsi="Times New Roman"/>
          <w:sz w:val="24"/>
          <w:szCs w:val="32"/>
          <w:lang w:val="en-US" w:eastAsia="zh-CN"/>
        </w:rPr>
        <w:t>将</w:t>
      </w:r>
      <w:r>
        <w:rPr>
          <w:rFonts w:hint="eastAsia" w:ascii="Times New Roman" w:hAnsi="Times New Roman"/>
          <w:sz w:val="24"/>
          <w:szCs w:val="32"/>
          <w:lang w:val="en-US" w:eastAsia="zh-CN"/>
        </w:rPr>
        <w:t>制作好的SD卡</w:t>
      </w:r>
      <w:r>
        <w:rPr>
          <w:rFonts w:hint="default" w:ascii="Times New Roman" w:hAnsi="Times New Roman"/>
          <w:sz w:val="24"/>
          <w:szCs w:val="32"/>
          <w:lang w:val="en-US" w:eastAsia="zh-CN"/>
        </w:rPr>
        <w:t>插至</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Micro SD卡槽，上电后将从</w:t>
      </w:r>
      <w:r>
        <w:rPr>
          <w:rFonts w:hint="eastAsia" w:ascii="Times New Roman" w:hAnsi="Times New Roman"/>
          <w:sz w:val="24"/>
          <w:szCs w:val="32"/>
          <w:lang w:val="en-US" w:eastAsia="zh-CN"/>
        </w:rPr>
        <w:t>SD</w:t>
      </w:r>
      <w:r>
        <w:rPr>
          <w:rFonts w:hint="default" w:ascii="Times New Roman" w:hAnsi="Times New Roman"/>
          <w:sz w:val="24"/>
          <w:szCs w:val="32"/>
          <w:lang w:val="en-US" w:eastAsia="zh-CN"/>
        </w:rPr>
        <w:t>卡启动，并自动固化系统至eMMC中。</w:t>
      </w:r>
      <w:r>
        <w:rPr>
          <w:rFonts w:hint="eastAsia" w:ascii="Times New Roman" w:hAnsi="Times New Roman"/>
          <w:sz w:val="24"/>
          <w:szCs w:val="32"/>
          <w:lang w:val="en-US" w:eastAsia="zh-CN"/>
        </w:rPr>
        <w:t>等待约5分钟。</w:t>
      </w:r>
      <w:r>
        <w:rPr>
          <w:rFonts w:hint="default" w:ascii="Times New Roman" w:hAnsi="Times New Roman"/>
          <w:sz w:val="24"/>
          <w:szCs w:val="32"/>
          <w:lang w:val="en-US" w:eastAsia="zh-CN"/>
        </w:rPr>
        <w:t>当系统固化完成后，</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将自动掉电。</w:t>
      </w:r>
      <w:r>
        <w:rPr>
          <w:rFonts w:hint="eastAsia" w:ascii="Times New Roman" w:hAnsi="Times New Roman"/>
          <w:sz w:val="24"/>
          <w:szCs w:val="32"/>
          <w:lang w:val="en-US" w:eastAsia="zh-CN"/>
        </w:rPr>
        <w:t>串口打印如下。</w:t>
      </w:r>
    </w:p>
    <w:p w14:paraId="509E467E">
      <w:pPr>
        <w:pStyle w:val="12"/>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ascii="Times New Roman" w:hAnsi="Times New Roman"/>
        </w:rPr>
      </w:pPr>
      <w:r>
        <w:drawing>
          <wp:inline distT="0" distB="0" distL="114300" distR="114300">
            <wp:extent cx="5267960" cy="2096770"/>
            <wp:effectExtent l="0" t="0" r="8890" b="17780"/>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112"/>
                    <a:stretch>
                      <a:fillRect/>
                    </a:stretch>
                  </pic:blipFill>
                  <pic:spPr>
                    <a:xfrm>
                      <a:off x="0" y="0"/>
                      <a:ext cx="5267960" cy="2096770"/>
                    </a:xfrm>
                    <a:prstGeom prst="rect">
                      <a:avLst/>
                    </a:prstGeom>
                    <a:noFill/>
                    <a:ln>
                      <a:noFill/>
                    </a:ln>
                  </pic:spPr>
                </pic:pic>
              </a:graphicData>
            </a:graphic>
          </wp:inline>
        </w:drawing>
      </w:r>
    </w:p>
    <w:p w14:paraId="6A8CA64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eastAsia" w:ascii="Times New Roman" w:hAnsi="Times New Roman"/>
          <w:sz w:val="24"/>
          <w:szCs w:val="32"/>
          <w:lang w:val="en-US" w:eastAsia="zh-CN"/>
        </w:rPr>
      </w:pPr>
      <w:r>
        <w:rPr>
          <w:rFonts w:hint="eastAsia" w:ascii="Times New Roman" w:hAnsi="Times New Roman"/>
          <w:sz w:val="24"/>
          <w:szCs w:val="32"/>
          <w:lang w:val="en-US" w:eastAsia="zh-CN"/>
        </w:rPr>
        <w:t>若为Ubuntu20.04系统则会弹出下图：</w:t>
      </w:r>
    </w:p>
    <w:p w14:paraId="5011BAF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default" w:ascii="Times New Roman" w:hAnsi="Times New Roman"/>
          <w:sz w:val="24"/>
          <w:szCs w:val="32"/>
          <w:lang w:val="en-US" w:eastAsia="zh-CN"/>
        </w:rPr>
      </w:pPr>
      <w:r>
        <w:drawing>
          <wp:inline distT="0" distB="0" distL="114300" distR="114300">
            <wp:extent cx="4671695" cy="2372995"/>
            <wp:effectExtent l="0" t="0" r="14605" b="8255"/>
            <wp:docPr id="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
                    <pic:cNvPicPr>
                      <a:picLocks noChangeAspect="1"/>
                    </pic:cNvPicPr>
                  </pic:nvPicPr>
                  <pic:blipFill>
                    <a:blip r:embed="rId113"/>
                    <a:stretch>
                      <a:fillRect/>
                    </a:stretch>
                  </pic:blipFill>
                  <pic:spPr>
                    <a:xfrm>
                      <a:off x="0" y="0"/>
                      <a:ext cx="4671695" cy="2372995"/>
                    </a:xfrm>
                    <a:prstGeom prst="rect">
                      <a:avLst/>
                    </a:prstGeom>
                    <a:noFill/>
                    <a:ln>
                      <a:noFill/>
                    </a:ln>
                  </pic:spPr>
                </pic:pic>
              </a:graphicData>
            </a:graphic>
          </wp:inline>
        </w:drawing>
      </w:r>
    </w:p>
    <w:p w14:paraId="50845BA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eastAsia" w:ascii="Times New Roman" w:hAnsi="Times New Roman"/>
          <w:sz w:val="24"/>
          <w:szCs w:val="32"/>
          <w:lang w:val="en-US" w:eastAsia="zh-CN"/>
        </w:rPr>
      </w:pPr>
      <w:r>
        <w:rPr>
          <w:rFonts w:hint="default" w:ascii="Times New Roman" w:hAnsi="Times New Roman"/>
          <w:sz w:val="24"/>
          <w:szCs w:val="32"/>
          <w:lang w:val="en-US" w:eastAsia="zh-CN"/>
        </w:rPr>
        <w:t>取出</w:t>
      </w:r>
      <w:r>
        <w:rPr>
          <w:rFonts w:hint="eastAsia" w:ascii="Times New Roman" w:hAnsi="Times New Roman"/>
          <w:sz w:val="24"/>
          <w:szCs w:val="32"/>
          <w:lang w:val="en-US" w:eastAsia="zh-CN"/>
        </w:rPr>
        <w:t>SD</w:t>
      </w:r>
      <w:r>
        <w:rPr>
          <w:rFonts w:hint="default" w:ascii="Times New Roman" w:hAnsi="Times New Roman"/>
          <w:sz w:val="24"/>
          <w:szCs w:val="32"/>
          <w:lang w:val="en-US" w:eastAsia="zh-CN"/>
        </w:rPr>
        <w:t>卡，</w:t>
      </w:r>
      <w:r>
        <w:rPr>
          <w:rFonts w:hint="eastAsia" w:ascii="Times New Roman" w:hAnsi="Times New Roman"/>
          <w:sz w:val="24"/>
          <w:szCs w:val="32"/>
          <w:lang w:val="en-US" w:eastAsia="zh-CN"/>
        </w:rPr>
        <w:t>波特率设置为115200，重新上电，设备</w:t>
      </w:r>
      <w:r>
        <w:rPr>
          <w:rFonts w:hint="default" w:ascii="Times New Roman" w:hAnsi="Times New Roman"/>
          <w:sz w:val="24"/>
          <w:szCs w:val="32"/>
          <w:lang w:val="en-US" w:eastAsia="zh-CN"/>
        </w:rPr>
        <w:t>将从eMMC启动系统，系统启动后自动登录root用户，串口调试终端会打印如下类似启动信息</w:t>
      </w:r>
      <w:r>
        <w:rPr>
          <w:rFonts w:hint="eastAsia" w:ascii="Times New Roman" w:hAnsi="Times New Roman"/>
          <w:sz w:val="24"/>
          <w:szCs w:val="32"/>
          <w:lang w:val="en-US" w:eastAsia="zh-CN"/>
        </w:rPr>
        <w:t>。"Bootdev(atags)：mmc 0"表示从eMMC启动。</w:t>
      </w:r>
    </w:p>
    <w:p w14:paraId="3706B33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outlineLvl w:val="9"/>
        <w:rPr>
          <w:rFonts w:ascii="Times New Roman" w:hAnsi="Times New Roman"/>
        </w:rPr>
      </w:pPr>
      <w:r>
        <w:drawing>
          <wp:inline distT="0" distB="0" distL="114300" distR="114300">
            <wp:extent cx="5076825" cy="2781300"/>
            <wp:effectExtent l="0" t="0" r="9525" b="0"/>
            <wp:docPr id="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
                    <pic:cNvPicPr>
                      <a:picLocks noChangeAspect="1"/>
                    </pic:cNvPicPr>
                  </pic:nvPicPr>
                  <pic:blipFill>
                    <a:blip r:embed="rId114"/>
                    <a:stretch>
                      <a:fillRect/>
                    </a:stretch>
                  </pic:blipFill>
                  <pic:spPr>
                    <a:xfrm>
                      <a:off x="0" y="0"/>
                      <a:ext cx="5076825" cy="2781300"/>
                    </a:xfrm>
                    <a:prstGeom prst="rect">
                      <a:avLst/>
                    </a:prstGeom>
                    <a:noFill/>
                    <a:ln>
                      <a:noFill/>
                    </a:ln>
                  </pic:spPr>
                </pic:pic>
              </a:graphicData>
            </a:graphic>
          </wp:inline>
        </w:drawing>
      </w:r>
    </w:p>
    <w:p w14:paraId="670F7DFF">
      <w:pPr>
        <w:pStyle w:val="2"/>
        <w:numPr>
          <w:ilvl w:val="0"/>
          <w:numId w:val="0"/>
        </w:numPr>
        <w:bidi w:val="0"/>
        <w:ind w:leftChars="0"/>
        <w:jc w:val="both"/>
        <w:outlineLvl w:val="0"/>
        <w:rPr>
          <w:rFonts w:hint="eastAsia" w:ascii="Times New Roman" w:hAnsi="Times New Roman"/>
          <w:lang w:val="en-US" w:eastAsia="zh-CN"/>
        </w:rPr>
      </w:pPr>
      <w:bookmarkStart w:id="214" w:name="_Toc20363"/>
      <w:bookmarkStart w:id="215" w:name="_Toc3814"/>
      <w:bookmarkStart w:id="216" w:name="_Toc31857"/>
      <w:bookmarkStart w:id="217" w:name="_Toc32180"/>
      <w:bookmarkStart w:id="218" w:name="_Toc22165"/>
      <w:r>
        <w:rPr>
          <w:rFonts w:hint="eastAsia" w:ascii="Times New Roman" w:hAnsi="Times New Roman"/>
          <w:lang w:val="en-US" w:eastAsia="zh-CN"/>
        </w:rPr>
        <w:t>5.导轨安装</w:t>
      </w:r>
      <w:bookmarkEnd w:id="214"/>
      <w:bookmarkEnd w:id="215"/>
      <w:bookmarkEnd w:id="216"/>
      <w:bookmarkEnd w:id="217"/>
      <w:bookmarkEnd w:id="218"/>
    </w:p>
    <w:p w14:paraId="35767AB9">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配备导轨卡扣分为</w:t>
      </w:r>
      <w:ins w:id="4747" w:author="L" w:date="2026-05-22T20:47:19Z">
        <w:r>
          <w:rPr>
            <w:rFonts w:hint="eastAsia"/>
            <w:sz w:val="24"/>
            <w:szCs w:val="24"/>
            <w:lang w:val="en-US" w:eastAsia="zh-CN"/>
          </w:rPr>
          <w:t>下段式短款导轨结构</w:t>
        </w:r>
      </w:ins>
      <w:del w:id="4748" w:author="L" w:date="2026-05-22T20:47:19Z">
        <w:r>
          <w:rPr>
            <w:rFonts w:hint="eastAsia"/>
            <w:sz w:val="24"/>
            <w:szCs w:val="24"/>
            <w:lang w:val="en-US" w:eastAsia="zh-CN"/>
          </w:rPr>
          <w:delText>上下两段式结构：上段为加长型卡扣，下段为短款导轨</w:delText>
        </w:r>
      </w:del>
      <w:r>
        <w:rPr>
          <w:rFonts w:hint="eastAsia"/>
          <w:sz w:val="24"/>
          <w:szCs w:val="24"/>
          <w:lang w:val="en-US" w:eastAsia="zh-CN"/>
        </w:rPr>
        <w:t>。此设计预留了充足的螺丝锁付空间，便于用户进行安装操作。</w:t>
      </w:r>
    </w:p>
    <w:p w14:paraId="1A9A1E82">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default"/>
          <w:sz w:val="24"/>
          <w:szCs w:val="24"/>
          <w:lang w:val="en-US" w:eastAsia="zh-CN"/>
        </w:rPr>
        <w:drawing>
          <wp:inline distT="0" distB="0" distL="114300" distR="114300">
            <wp:extent cx="1303655" cy="2534285"/>
            <wp:effectExtent l="0" t="0" r="10795" b="18415"/>
            <wp:docPr id="94" name="图片 94" descr="8aec9eb215acbbce3b8954b2e1062111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8aec9eb215acbbce3b8954b2e1062111_compress"/>
                    <pic:cNvPicPr>
                      <a:picLocks noChangeAspect="1"/>
                    </pic:cNvPicPr>
                  </pic:nvPicPr>
                  <pic:blipFill>
                    <a:blip r:embed="rId115"/>
                    <a:srcRect l="4866" t="3831"/>
                    <a:stretch>
                      <a:fillRect/>
                    </a:stretch>
                  </pic:blipFill>
                  <pic:spPr>
                    <a:xfrm>
                      <a:off x="0" y="0"/>
                      <a:ext cx="1303655" cy="2534285"/>
                    </a:xfrm>
                    <a:prstGeom prst="rect">
                      <a:avLst/>
                    </a:prstGeom>
                  </pic:spPr>
                </pic:pic>
              </a:graphicData>
            </a:graphic>
          </wp:inline>
        </w:drawing>
      </w:r>
      <w:r>
        <w:rPr>
          <w:rFonts w:hint="default"/>
          <w:sz w:val="24"/>
          <w:szCs w:val="24"/>
          <w:lang w:val="en-US" w:eastAsia="zh-CN"/>
        </w:rPr>
        <w:drawing>
          <wp:inline distT="0" distB="0" distL="114300" distR="114300">
            <wp:extent cx="1292860" cy="2524125"/>
            <wp:effectExtent l="0" t="0" r="2540" b="9525"/>
            <wp:docPr id="100" name="图片 100" descr="8aec9eb215acbbce3b8954b2e1062111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8aec9eb215acbbce3b8954b2e1062111_compress"/>
                    <pic:cNvPicPr>
                      <a:picLocks noChangeAspect="1"/>
                    </pic:cNvPicPr>
                  </pic:nvPicPr>
                  <pic:blipFill>
                    <a:blip r:embed="rId116"/>
                    <a:srcRect/>
                    <a:stretch>
                      <a:fillRect/>
                    </a:stretch>
                  </pic:blipFill>
                  <pic:spPr>
                    <a:xfrm>
                      <a:off x="0" y="0"/>
                      <a:ext cx="1292860" cy="2524125"/>
                    </a:xfrm>
                    <a:prstGeom prst="rect">
                      <a:avLst/>
                    </a:prstGeom>
                  </pic:spPr>
                </pic:pic>
              </a:graphicData>
            </a:graphic>
          </wp:inline>
        </w:drawing>
      </w:r>
    </w:p>
    <w:p w14:paraId="4CE0021D">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将卡扣垂直向下按压，直至其完全嵌入并锁定于导轨底部，即可完成安装。长导轨卡无需额外卡扣，因其内部已预设专用凹槽结构，可直接实现稳固连接。</w:t>
      </w:r>
    </w:p>
    <w:p w14:paraId="40557923">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p>
    <w:p w14:paraId="00970E6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lang w:val="en-US" w:eastAsia="zh-CN"/>
        </w:rPr>
      </w:pPr>
      <w:r>
        <w:rPr>
          <w:rFonts w:hint="default"/>
          <w:lang w:val="en-US" w:eastAsia="zh-CN"/>
        </w:rPr>
        <w:drawing>
          <wp:inline distT="0" distB="0" distL="114300" distR="114300">
            <wp:extent cx="764540" cy="1776095"/>
            <wp:effectExtent l="0" t="0" r="16510" b="14605"/>
            <wp:docPr id="101" name="图片 101" descr="ac31d771be6b72005cba9ec2e46da2bc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ac31d771be6b72005cba9ec2e46da2bc_compress"/>
                    <pic:cNvPicPr>
                      <a:picLocks noChangeAspect="1"/>
                    </pic:cNvPicPr>
                  </pic:nvPicPr>
                  <pic:blipFill>
                    <a:blip r:embed="rId117"/>
                    <a:srcRect/>
                    <a:stretch>
                      <a:fillRect/>
                    </a:stretch>
                  </pic:blipFill>
                  <pic:spPr>
                    <a:xfrm>
                      <a:off x="0" y="0"/>
                      <a:ext cx="764540" cy="1776095"/>
                    </a:xfrm>
                    <a:prstGeom prst="rect">
                      <a:avLst/>
                    </a:prstGeom>
                  </pic:spPr>
                </pic:pic>
              </a:graphicData>
            </a:graphic>
          </wp:inline>
        </w:drawing>
      </w:r>
    </w:p>
    <w:p w14:paraId="531AFC8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outlineLvl w:val="9"/>
        <w:rPr>
          <w:rFonts w:ascii="Times New Roman" w:hAnsi="Times New Roman"/>
        </w:rPr>
      </w:pPr>
    </w:p>
    <w:p w14:paraId="504C863D">
      <w:pPr>
        <w:pStyle w:val="2"/>
        <w:bidi w:val="0"/>
        <w:ind w:left="0" w:leftChars="0" w:firstLine="0" w:firstLineChars="0"/>
        <w:jc w:val="both"/>
        <w:outlineLvl w:val="0"/>
        <w:rPr>
          <w:rFonts w:hint="eastAsia" w:ascii="Times New Roman" w:hAnsi="Times New Roman"/>
          <w:lang w:val="en-US" w:eastAsia="zh-CN"/>
        </w:rPr>
      </w:pPr>
      <w:bookmarkStart w:id="219" w:name="_Toc19064"/>
      <w:bookmarkStart w:id="220" w:name="_Toc27006"/>
      <w:bookmarkStart w:id="221" w:name="_Toc5013"/>
      <w:bookmarkStart w:id="222" w:name="_Toc28414"/>
      <w:r>
        <w:rPr>
          <w:rFonts w:hint="eastAsia" w:ascii="Times New Roman" w:hAnsi="Times New Roman"/>
          <w:lang w:val="en-US" w:eastAsia="zh-CN"/>
        </w:rPr>
        <w:t>6.软件支持</w:t>
      </w:r>
      <w:bookmarkEnd w:id="219"/>
      <w:bookmarkEnd w:id="220"/>
      <w:bookmarkEnd w:id="221"/>
      <w:bookmarkEnd w:id="222"/>
    </w:p>
    <w:p w14:paraId="49A8FA03">
      <w:pPr>
        <w:keepNext w:val="0"/>
        <w:keepLines w:val="0"/>
        <w:pageBreakBefore w:val="0"/>
        <w:widowControl w:val="0"/>
        <w:numPr>
          <w:ilvl w:val="0"/>
          <w:numId w:val="8"/>
        </w:numPr>
        <w:kinsoku/>
        <w:wordWrap/>
        <w:overflowPunct/>
        <w:topLinePunct w:val="0"/>
        <w:autoSpaceDE/>
        <w:autoSpaceDN/>
        <w:bidi w:val="0"/>
        <w:adjustRightInd/>
        <w:snapToGrid/>
        <w:ind w:left="420" w:leftChars="0" w:hanging="420" w:firstLineChars="0"/>
        <w:textAlignment w:val="auto"/>
        <w:rPr>
          <w:rFonts w:hint="default"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OpenPLC</w:t>
      </w:r>
    </w:p>
    <w:p w14:paraId="05DD8B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《OpenPLC</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17EA65E2">
      <w:pPr>
        <w:keepNext w:val="0"/>
        <w:keepLines w:val="0"/>
        <w:pageBreakBefore w:val="0"/>
        <w:widowControl w:val="0"/>
        <w:numPr>
          <w:ilvl w:val="0"/>
          <w:numId w:val="8"/>
        </w:numPr>
        <w:kinsoku/>
        <w:wordWrap/>
        <w:overflowPunct/>
        <w:topLinePunct w:val="0"/>
        <w:autoSpaceDE/>
        <w:autoSpaceDN/>
        <w:bidi w:val="0"/>
        <w:adjustRightInd/>
        <w:snapToGrid/>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Node-</w:t>
      </w:r>
      <w:ins w:id="4749" w:author="LKY" w:date="2026-07-31T11:32:01Z">
        <w:r>
          <w:rPr>
            <w:rFonts w:hint="eastAsia" w:ascii="Times New Roman" w:hAnsi="Times New Roman" w:eastAsia="宋体" w:cs="Times New Roman"/>
            <w:b w:val="0"/>
            <w:bCs/>
            <w:color w:val="000000"/>
            <w:kern w:val="2"/>
            <w:sz w:val="24"/>
            <w:szCs w:val="24"/>
            <w:lang w:val="en-US" w:eastAsia="zh-CN" w:bidi="ar-SA"/>
          </w:rPr>
          <w:t>R</w:t>
        </w:r>
      </w:ins>
      <w:del w:id="4750" w:author="LKY" w:date="2026-07-31T11:32:01Z">
        <w:r>
          <w:rPr>
            <w:rFonts w:hint="eastAsia" w:ascii="Times New Roman" w:hAnsi="Times New Roman" w:eastAsia="宋体" w:cs="Times New Roman"/>
            <w:b w:val="0"/>
            <w:bCs/>
            <w:color w:val="000000"/>
            <w:kern w:val="2"/>
            <w:sz w:val="24"/>
            <w:szCs w:val="24"/>
            <w:lang w:val="en-US" w:eastAsia="zh-CN" w:bidi="ar-SA"/>
          </w:rPr>
          <w:delText>r</w:delText>
        </w:r>
      </w:del>
      <w:r>
        <w:rPr>
          <w:rFonts w:hint="eastAsia" w:ascii="Times New Roman" w:hAnsi="Times New Roman" w:eastAsia="宋体" w:cs="Times New Roman"/>
          <w:b w:val="0"/>
          <w:bCs/>
          <w:color w:val="000000"/>
          <w:kern w:val="2"/>
          <w:sz w:val="24"/>
          <w:szCs w:val="24"/>
          <w:lang w:val="en-US" w:eastAsia="zh-CN" w:bidi="ar-SA"/>
        </w:rPr>
        <w:t>ed</w:t>
      </w:r>
    </w:p>
    <w:p w14:paraId="590AC8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《Node-</w:t>
      </w:r>
      <w:ins w:id="4751" w:author="LKY" w:date="2026-07-31T11:31:58Z">
        <w:r>
          <w:rPr>
            <w:rFonts w:hint="eastAsia" w:ascii="Times New Roman" w:hAnsi="Times New Roman" w:cs="宋体"/>
            <w:color w:val="0000FF"/>
            <w:kern w:val="2"/>
            <w:sz w:val="24"/>
            <w:szCs w:val="32"/>
            <w:lang w:val="en-US" w:eastAsia="zh-CN" w:bidi="ar-SA"/>
          </w:rPr>
          <w:t>R</w:t>
        </w:r>
      </w:ins>
      <w:del w:id="4752" w:author="LKY" w:date="2026-07-31T11:31:58Z">
        <w:r>
          <w:rPr>
            <w:rFonts w:hint="eastAsia" w:ascii="Times New Roman" w:hAnsi="Times New Roman" w:cs="宋体" w:eastAsiaTheme="minorEastAsia"/>
            <w:color w:val="0000FF"/>
            <w:kern w:val="2"/>
            <w:sz w:val="24"/>
            <w:szCs w:val="32"/>
            <w:lang w:val="en-US" w:eastAsia="zh-CN" w:bidi="ar-SA"/>
          </w:rPr>
          <w:delText>r</w:delText>
        </w:r>
      </w:del>
      <w:r>
        <w:rPr>
          <w:rFonts w:hint="eastAsia" w:ascii="Times New Roman" w:hAnsi="Times New Roman" w:cs="宋体" w:eastAsiaTheme="minorEastAsia"/>
          <w:color w:val="0000FF"/>
          <w:kern w:val="2"/>
          <w:sz w:val="24"/>
          <w:szCs w:val="32"/>
          <w:lang w:val="en-US" w:eastAsia="zh-CN" w:bidi="ar-SA"/>
        </w:rPr>
        <w:t>ed</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55FBC017">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QuickConfig</w:t>
      </w:r>
    </w:p>
    <w:p w14:paraId="53A5EA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《QuickConfig</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0384F365">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BLRAT</w:t>
      </w:r>
    </w:p>
    <w:p w14:paraId="305A52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《BLRAT</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0041556A">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del w:id="4753" w:author="LKY" w:date="2026-07-31T11:34:48Z"/>
          <w:rFonts w:hint="eastAsia" w:ascii="Times New Roman" w:hAnsi="Times New Roman" w:eastAsia="宋体" w:cs="Times New Roman"/>
          <w:b w:val="0"/>
          <w:bCs/>
          <w:color w:val="000000"/>
          <w:kern w:val="2"/>
          <w:sz w:val="24"/>
          <w:szCs w:val="24"/>
          <w:lang w:val="en-US" w:eastAsia="zh-CN" w:bidi="ar-SA"/>
        </w:rPr>
      </w:pPr>
      <w:del w:id="4754" w:author="LKY" w:date="2026-07-31T11:34:48Z">
        <w:r>
          <w:rPr>
            <w:rFonts w:hint="eastAsia" w:ascii="Times New Roman" w:hAnsi="Times New Roman" w:eastAsia="宋体" w:cs="Times New Roman"/>
            <w:b w:val="0"/>
            <w:bCs/>
            <w:color w:val="000000"/>
            <w:kern w:val="2"/>
            <w:sz w:val="24"/>
            <w:szCs w:val="24"/>
            <w:lang w:val="en-US" w:eastAsia="zh-CN" w:bidi="ar-SA"/>
          </w:rPr>
          <w:delText>BLIoTLink</w:delText>
        </w:r>
      </w:del>
    </w:p>
    <w:p w14:paraId="110B1C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4755" w:author="LKY" w:date="2026-07-31T11:34:48Z"/>
          <w:rFonts w:hint="eastAsia" w:ascii="Times New Roman" w:hAnsi="Times New Roman" w:eastAsia="宋体" w:cs="Times New Roman"/>
          <w:b w:val="0"/>
          <w:bCs/>
          <w:color w:val="000000"/>
          <w:kern w:val="2"/>
          <w:sz w:val="24"/>
          <w:szCs w:val="24"/>
          <w:lang w:val="en-US" w:eastAsia="zh-CN" w:bidi="ar-SA"/>
        </w:rPr>
      </w:pPr>
      <w:del w:id="4756" w:author="LKY" w:date="2026-07-31T11:34:48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4757" w:author="LKY" w:date="2026-07-31T11:34:48Z">
        <w:r>
          <w:rPr>
            <w:rFonts w:hint="eastAsia" w:ascii="Times New Roman" w:hAnsi="Times New Roman" w:cs="宋体" w:eastAsiaTheme="minorEastAsia"/>
            <w:color w:val="0000FF"/>
            <w:kern w:val="2"/>
            <w:sz w:val="24"/>
            <w:szCs w:val="32"/>
            <w:lang w:val="en-US" w:eastAsia="zh-CN" w:bidi="ar-SA"/>
          </w:rPr>
          <w:delText>《BLI</w:delText>
        </w:r>
      </w:del>
      <w:del w:id="4758" w:author="LKY" w:date="2026-07-31T11:34:48Z">
        <w:r>
          <w:rPr>
            <w:rFonts w:hint="eastAsia" w:ascii="Times New Roman" w:hAnsi="Times New Roman" w:cs="宋体"/>
            <w:color w:val="0000FF"/>
            <w:kern w:val="2"/>
            <w:sz w:val="24"/>
            <w:szCs w:val="32"/>
            <w:lang w:val="en-US" w:eastAsia="zh-CN" w:bidi="ar-SA"/>
          </w:rPr>
          <w:delText>o</w:delText>
        </w:r>
      </w:del>
      <w:del w:id="4759" w:author="LKY" w:date="2026-07-31T11:34:48Z">
        <w:r>
          <w:rPr>
            <w:rFonts w:hint="eastAsia" w:ascii="Times New Roman" w:hAnsi="Times New Roman" w:cs="宋体" w:eastAsiaTheme="minorEastAsia"/>
            <w:color w:val="0000FF"/>
            <w:kern w:val="2"/>
            <w:sz w:val="24"/>
            <w:szCs w:val="32"/>
            <w:lang w:val="en-US" w:eastAsia="zh-CN" w:bidi="ar-SA"/>
          </w:rPr>
          <w:delText>TLink</w:delText>
        </w:r>
      </w:del>
      <w:del w:id="4760" w:author="LKY" w:date="2026-07-31T11:34:48Z">
        <w:r>
          <w:rPr>
            <w:rFonts w:hint="default" w:ascii="Times New Roman" w:hAnsi="Times New Roman" w:cs="宋体" w:eastAsiaTheme="minorEastAsia"/>
            <w:color w:val="0000FF"/>
            <w:kern w:val="2"/>
            <w:sz w:val="24"/>
            <w:szCs w:val="32"/>
            <w:lang w:val="en-US" w:eastAsia="zh-CN" w:bidi="ar-SA"/>
          </w:rPr>
          <w:delText>使用说明书</w:delText>
        </w:r>
      </w:del>
      <w:del w:id="4761" w:author="LKY" w:date="2026-07-31T11:34:48Z">
        <w:r>
          <w:rPr>
            <w:rFonts w:hint="eastAsia" w:ascii="Times New Roman" w:hAnsi="Times New Roman" w:cs="宋体" w:eastAsiaTheme="minorEastAsia"/>
            <w:color w:val="0000FF"/>
            <w:kern w:val="2"/>
            <w:sz w:val="24"/>
            <w:szCs w:val="32"/>
            <w:lang w:val="en-US" w:eastAsia="zh-CN" w:bidi="ar-SA"/>
          </w:rPr>
          <w:delText>》</w:delText>
        </w:r>
      </w:del>
    </w:p>
    <w:p w14:paraId="74CC10D8">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del w:id="4762" w:author="LKY" w:date="2026-07-31T11:34:48Z"/>
          <w:rFonts w:hint="eastAsia" w:ascii="Times New Roman" w:hAnsi="Times New Roman" w:eastAsia="宋体" w:cs="Times New Roman"/>
          <w:b w:val="0"/>
          <w:bCs/>
          <w:color w:val="000000"/>
          <w:kern w:val="2"/>
          <w:sz w:val="24"/>
          <w:szCs w:val="24"/>
          <w:lang w:val="en-US" w:eastAsia="zh-CN" w:bidi="ar-SA"/>
        </w:rPr>
      </w:pPr>
      <w:del w:id="4763" w:author="LKY" w:date="2026-07-31T11:34:48Z">
        <w:r>
          <w:rPr>
            <w:rFonts w:hint="eastAsia" w:ascii="Times New Roman" w:hAnsi="Times New Roman" w:eastAsia="宋体" w:cs="Times New Roman"/>
            <w:b w:val="0"/>
            <w:bCs/>
            <w:color w:val="000000"/>
            <w:kern w:val="2"/>
            <w:sz w:val="24"/>
            <w:szCs w:val="24"/>
            <w:lang w:val="en-US" w:eastAsia="zh-CN" w:bidi="ar-SA"/>
          </w:rPr>
          <w:delText>FUXA</w:delText>
        </w:r>
      </w:del>
    </w:p>
    <w:p w14:paraId="5DCB4D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4764" w:author="LKY" w:date="2026-07-31T11:34:48Z"/>
          <w:rFonts w:hint="eastAsia" w:ascii="Times New Roman" w:hAnsi="Times New Roman" w:cs="宋体" w:eastAsiaTheme="minorEastAsia"/>
          <w:color w:val="0000FF"/>
          <w:kern w:val="2"/>
          <w:sz w:val="24"/>
          <w:szCs w:val="32"/>
          <w:lang w:val="en-US" w:eastAsia="zh-CN" w:bidi="ar-SA"/>
        </w:rPr>
      </w:pPr>
      <w:del w:id="4765" w:author="LKY" w:date="2026-07-31T11:34:48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4766" w:author="LKY" w:date="2026-07-31T11:34:48Z">
        <w:r>
          <w:rPr>
            <w:rFonts w:hint="eastAsia" w:ascii="Times New Roman" w:hAnsi="Times New Roman" w:cs="宋体" w:eastAsiaTheme="minorEastAsia"/>
            <w:color w:val="0000FF"/>
            <w:kern w:val="2"/>
            <w:sz w:val="24"/>
            <w:szCs w:val="32"/>
            <w:lang w:val="en-US" w:eastAsia="zh-CN" w:bidi="ar-SA"/>
          </w:rPr>
          <w:delText>《FUXA</w:delText>
        </w:r>
      </w:del>
      <w:del w:id="4767" w:author="LKY" w:date="2026-07-31T11:34:48Z">
        <w:r>
          <w:rPr>
            <w:rFonts w:hint="default" w:ascii="Times New Roman" w:hAnsi="Times New Roman" w:cs="宋体" w:eastAsiaTheme="minorEastAsia"/>
            <w:color w:val="0000FF"/>
            <w:kern w:val="2"/>
            <w:sz w:val="24"/>
            <w:szCs w:val="32"/>
            <w:lang w:val="en-US" w:eastAsia="zh-CN" w:bidi="ar-SA"/>
          </w:rPr>
          <w:delText>使用说明书</w:delText>
        </w:r>
      </w:del>
      <w:del w:id="4768" w:author="LKY" w:date="2026-07-31T11:34:48Z">
        <w:r>
          <w:rPr>
            <w:rFonts w:hint="eastAsia" w:ascii="Times New Roman" w:hAnsi="Times New Roman" w:cs="宋体" w:eastAsiaTheme="minorEastAsia"/>
            <w:color w:val="0000FF"/>
            <w:kern w:val="2"/>
            <w:sz w:val="24"/>
            <w:szCs w:val="32"/>
            <w:lang w:val="en-US" w:eastAsia="zh-CN" w:bidi="ar-SA"/>
          </w:rPr>
          <w:delText>》</w:delText>
        </w:r>
      </w:del>
    </w:p>
    <w:p w14:paraId="67E0598F">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EdgeCoder</w:t>
      </w:r>
    </w:p>
    <w:p w14:paraId="623384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color w:val="0000FF"/>
          <w:kern w:val="2"/>
          <w:sz w:val="24"/>
          <w:szCs w:val="32"/>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w:t>
      </w:r>
      <w:r>
        <w:rPr>
          <w:rFonts w:hint="eastAsia" w:ascii="Times New Roman" w:hAnsi="Times New Roman" w:cs="宋体"/>
          <w:color w:val="0000FF"/>
          <w:kern w:val="2"/>
          <w:sz w:val="24"/>
          <w:szCs w:val="32"/>
          <w:lang w:val="en-US" w:eastAsia="zh-CN" w:bidi="ar-SA"/>
        </w:rPr>
        <w:t>EdgeCoder</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64659F0B">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ins w:id="4769" w:author="LKY" w:date="2026-07-31T11:34:44Z"/>
          <w:rFonts w:hint="eastAsia" w:ascii="Times New Roman" w:hAnsi="Times New Roman" w:eastAsia="宋体" w:cs="Times New Roman"/>
          <w:b w:val="0"/>
          <w:bCs/>
          <w:color w:val="000000"/>
          <w:kern w:val="2"/>
          <w:sz w:val="24"/>
          <w:szCs w:val="24"/>
          <w:lang w:val="en-US" w:eastAsia="zh-CN" w:bidi="ar-SA"/>
        </w:rPr>
      </w:pPr>
      <w:ins w:id="4770" w:author="LKY" w:date="2026-07-31T11:34:44Z">
        <w:r>
          <w:rPr>
            <w:rFonts w:hint="eastAsia" w:ascii="Times New Roman" w:hAnsi="Times New Roman" w:eastAsia="宋体" w:cs="Times New Roman"/>
            <w:b w:val="0"/>
            <w:bCs/>
            <w:color w:val="000000"/>
            <w:kern w:val="2"/>
            <w:sz w:val="24"/>
            <w:szCs w:val="24"/>
            <w:lang w:val="en-US" w:eastAsia="zh-CN" w:bidi="ar-SA"/>
          </w:rPr>
          <w:t>Codesys</w:t>
        </w:r>
      </w:ins>
    </w:p>
    <w:p w14:paraId="2259BB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ins w:id="4771" w:author="LKY" w:date="2026-07-31T11:34:44Z"/>
          <w:rFonts w:hint="eastAsia" w:ascii="Times New Roman" w:hAnsi="Times New Roman" w:cs="宋体" w:eastAsiaTheme="minorEastAsia"/>
          <w:color w:val="0000FF"/>
          <w:kern w:val="2"/>
          <w:sz w:val="24"/>
          <w:szCs w:val="32"/>
          <w:lang w:val="en-US" w:eastAsia="zh-CN" w:bidi="ar-SA"/>
        </w:rPr>
      </w:pPr>
      <w:ins w:id="4772" w:author="LKY" w:date="2026-07-31T11:34:44Z">
        <w:r>
          <w:rPr>
            <w:rFonts w:hint="eastAsia" w:ascii="Times New Roman" w:hAnsi="Times New Roman" w:cs="宋体"/>
            <w:color w:val="0000FF"/>
            <w:kern w:val="2"/>
            <w:sz w:val="24"/>
            <w:szCs w:val="32"/>
            <w:lang w:val="en-US" w:eastAsia="zh-CN" w:bidi="ar-SA"/>
          </w:rPr>
          <w:t>详细使用方法请参考</w:t>
        </w:r>
      </w:ins>
      <w:ins w:id="4773" w:author="LKY" w:date="2026-07-31T11:34:44Z">
        <w:r>
          <w:rPr>
            <w:rFonts w:hint="eastAsia" w:ascii="Times New Roman" w:hAnsi="Times New Roman" w:cs="宋体" w:eastAsiaTheme="minorEastAsia"/>
            <w:color w:val="0000FF"/>
            <w:kern w:val="2"/>
            <w:sz w:val="24"/>
            <w:szCs w:val="32"/>
            <w:lang w:val="en-US" w:eastAsia="zh-CN" w:bidi="ar-SA"/>
          </w:rPr>
          <w:t>《</w:t>
        </w:r>
      </w:ins>
      <w:ins w:id="4774" w:author="LKY" w:date="2026-07-31T11:34:44Z">
        <w:r>
          <w:rPr>
            <w:rFonts w:hint="eastAsia" w:ascii="Times New Roman" w:hAnsi="Times New Roman" w:cs="宋体"/>
            <w:color w:val="0000FF"/>
            <w:kern w:val="2"/>
            <w:sz w:val="24"/>
            <w:szCs w:val="32"/>
            <w:lang w:val="en-US" w:eastAsia="zh-CN" w:bidi="ar-SA"/>
          </w:rPr>
          <w:t>Codesys</w:t>
        </w:r>
      </w:ins>
      <w:ins w:id="4775" w:author="LKY" w:date="2026-07-31T11:34:44Z">
        <w:r>
          <w:rPr>
            <w:rFonts w:hint="default" w:ascii="Times New Roman" w:hAnsi="Times New Roman" w:cs="宋体" w:eastAsiaTheme="minorEastAsia"/>
            <w:color w:val="0000FF"/>
            <w:kern w:val="2"/>
            <w:sz w:val="24"/>
            <w:szCs w:val="32"/>
            <w:lang w:val="en-US" w:eastAsia="zh-CN" w:bidi="ar-SA"/>
          </w:rPr>
          <w:t>使用说明书</w:t>
        </w:r>
      </w:ins>
      <w:ins w:id="4776" w:author="LKY" w:date="2026-07-31T11:34:44Z">
        <w:r>
          <w:rPr>
            <w:rFonts w:hint="eastAsia" w:ascii="Times New Roman" w:hAnsi="Times New Roman" w:cs="宋体" w:eastAsiaTheme="minorEastAsia"/>
            <w:color w:val="0000FF"/>
            <w:kern w:val="2"/>
            <w:sz w:val="24"/>
            <w:szCs w:val="32"/>
            <w:lang w:val="en-US" w:eastAsia="zh-CN" w:bidi="ar-SA"/>
          </w:rPr>
          <w:t>》</w:t>
        </w:r>
      </w:ins>
    </w:p>
    <w:p w14:paraId="452FCE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宋体" w:eastAsiaTheme="minorEastAsia"/>
          <w:color w:val="0000FF"/>
          <w:kern w:val="2"/>
          <w:sz w:val="24"/>
          <w:szCs w:val="32"/>
          <w:lang w:val="en-US" w:eastAsia="zh-CN" w:bidi="ar-SA"/>
        </w:rPr>
      </w:pPr>
    </w:p>
    <w:p w14:paraId="22DD631F">
      <w:pPr>
        <w:rPr>
          <w:rFonts w:hint="default" w:ascii="Times New Roman" w:hAnsi="Times New Roman" w:eastAsia="宋体" w:cs="Times New Roman"/>
          <w:b w:val="0"/>
          <w:bCs/>
          <w:color w:val="000000"/>
          <w:kern w:val="2"/>
          <w:sz w:val="24"/>
          <w:szCs w:val="24"/>
          <w:lang w:val="en-US" w:eastAsia="zh-CN" w:bidi="ar-SA"/>
        </w:rPr>
      </w:pPr>
    </w:p>
    <w:p w14:paraId="3ED4DD43">
      <w:pPr>
        <w:spacing w:line="360" w:lineRule="auto"/>
        <w:ind w:firstLine="480" w:firstLineChars="200"/>
        <w:rPr>
          <w:ins w:id="4777" w:author="LKY" w:date="2026-07-31T11:33:42Z"/>
        </w:rPr>
      </w:pPr>
      <w:ins w:id="4778" w:author="LKY" w:date="2026-07-31T11:33:42Z">
        <w:r>
          <w:rPr>
            <w:rFonts w:hint="default" w:ascii="Times New Roman" w:hAnsi="Times New Roman" w:eastAsia="宋体" w:cs="Times New Roman"/>
            <w:b w:val="0"/>
            <w:bCs/>
            <w:color w:val="000000"/>
            <w:kern w:val="2"/>
            <w:sz w:val="24"/>
            <w:szCs w:val="24"/>
            <w:lang w:val="en-US" w:eastAsia="zh-CN" w:bidi="ar-SA"/>
          </w:rPr>
          <w:t>NexPLC</w:t>
        </w:r>
      </w:ins>
      <w:ins w:id="4779" w:author="LKY" w:date="2026-07-31T11:33:42Z">
        <w:r>
          <w:rPr>
            <w:rFonts w:hint="eastAsia" w:ascii="Times New Roman" w:hAnsi="Times New Roman" w:eastAsia="宋体" w:cs="Times New Roman"/>
            <w:b w:val="0"/>
            <w:bCs/>
            <w:color w:val="000000"/>
            <w:kern w:val="2"/>
            <w:sz w:val="24"/>
            <w:szCs w:val="24"/>
            <w:lang w:val="en-US" w:eastAsia="zh-CN" w:bidi="ar-SA"/>
          </w:rPr>
          <w:t>、</w:t>
        </w:r>
      </w:ins>
      <w:ins w:id="4780" w:author="LKY" w:date="2026-07-31T11:33:42Z">
        <w:r>
          <w:rPr>
            <w:rFonts w:hint="default" w:ascii="Times New Roman" w:hAnsi="Times New Roman" w:eastAsia="宋体" w:cs="Times New Roman"/>
            <w:b w:val="0"/>
            <w:bCs/>
            <w:color w:val="000000"/>
            <w:kern w:val="2"/>
            <w:sz w:val="24"/>
            <w:szCs w:val="24"/>
            <w:lang w:val="en-US" w:eastAsia="zh-CN" w:bidi="ar-SA"/>
          </w:rPr>
          <w:t>BLIoTLink</w:t>
        </w:r>
      </w:ins>
      <w:ins w:id="4781" w:author="LKY" w:date="2026-07-31T11:33:42Z">
        <w:r>
          <w:rPr>
            <w:rFonts w:hint="eastAsia" w:ascii="Times New Roman" w:hAnsi="Times New Roman" w:eastAsia="宋体" w:cs="Times New Roman"/>
            <w:b w:val="0"/>
            <w:bCs/>
            <w:color w:val="000000"/>
            <w:kern w:val="2"/>
            <w:sz w:val="24"/>
            <w:szCs w:val="24"/>
            <w:lang w:val="en-US" w:eastAsia="zh-CN" w:bidi="ar-SA"/>
          </w:rPr>
          <w:t>、FUXA</w:t>
        </w:r>
      </w:ins>
      <w:ins w:id="4782" w:author="LKY" w:date="2026-07-31T11:33:42Z">
        <w:r>
          <w:rPr>
            <w:rFonts w:hint="default" w:ascii="Times New Roman" w:hAnsi="Times New Roman" w:eastAsia="宋体" w:cs="Times New Roman"/>
            <w:b w:val="0"/>
            <w:bCs/>
            <w:color w:val="000000"/>
            <w:kern w:val="2"/>
            <w:sz w:val="24"/>
            <w:szCs w:val="24"/>
            <w:lang w:val="en-US" w:eastAsia="zh-CN" w:bidi="ar-SA"/>
          </w:rPr>
          <w:t>等软件平台将持续迭代更新。如需获取进一步的技术支持或了解后续规划，欢迎随时与我们联系。</w:t>
        </w:r>
      </w:ins>
    </w:p>
    <w:p w14:paraId="04A16B22">
      <w:pPr>
        <w:ind w:firstLine="480" w:firstLineChars="200"/>
        <w:rPr>
          <w:del w:id="4783" w:author="LKY" w:date="2026-07-31T11:33:42Z"/>
        </w:rPr>
      </w:pPr>
      <w:del w:id="4784" w:author="LKY" w:date="2026-07-31T11:33:42Z">
        <w:r>
          <w:rPr>
            <w:rFonts w:hint="default" w:ascii="Times New Roman" w:hAnsi="Times New Roman" w:eastAsia="宋体" w:cs="Times New Roman"/>
            <w:b w:val="0"/>
            <w:bCs/>
            <w:color w:val="000000"/>
            <w:kern w:val="2"/>
            <w:sz w:val="24"/>
            <w:szCs w:val="24"/>
            <w:lang w:val="en-US" w:eastAsia="zh-CN" w:bidi="ar-SA"/>
          </w:rPr>
          <w:delText>NexPLC、</w:delText>
        </w:r>
      </w:del>
      <w:del w:id="4785" w:author="LKY" w:date="2026-07-31T11:33:42Z">
        <w:r>
          <w:rPr>
            <w:rFonts w:hint="eastAsia" w:ascii="Times New Roman" w:hAnsi="Times New Roman" w:eastAsia="宋体" w:cs="Times New Roman"/>
            <w:b w:val="0"/>
            <w:bCs/>
            <w:color w:val="000000"/>
            <w:kern w:val="2"/>
            <w:sz w:val="24"/>
            <w:szCs w:val="24"/>
            <w:lang w:val="en-US" w:eastAsia="zh-CN" w:bidi="ar-SA"/>
          </w:rPr>
          <w:delText>Codesys</w:delText>
        </w:r>
      </w:del>
      <w:del w:id="4786" w:author="LKY" w:date="2026-07-31T11:33:42Z">
        <w:r>
          <w:rPr>
            <w:rFonts w:hint="default" w:ascii="Times New Roman" w:hAnsi="Times New Roman" w:eastAsia="宋体" w:cs="Times New Roman"/>
            <w:b w:val="0"/>
            <w:bCs/>
            <w:color w:val="000000"/>
            <w:kern w:val="2"/>
            <w:sz w:val="24"/>
            <w:szCs w:val="24"/>
            <w:lang w:val="en-US" w:eastAsia="zh-CN" w:bidi="ar-SA"/>
          </w:rPr>
          <w:delText>等软件平台将持续迭代更新。如需获取进一步的技术支持或了解后续规划，欢迎随时与我们联系。</w:delText>
        </w:r>
      </w:del>
    </w:p>
    <w:p w14:paraId="10F1FD0D">
      <w:pPr>
        <w:pStyle w:val="2"/>
        <w:bidi w:val="0"/>
        <w:ind w:left="0" w:leftChars="0" w:firstLine="0" w:firstLineChars="0"/>
        <w:jc w:val="both"/>
        <w:outlineLvl w:val="0"/>
        <w:rPr>
          <w:rFonts w:hint="eastAsia" w:ascii="Times New Roman" w:hAnsi="Times New Roman"/>
          <w:lang w:val="en-US" w:eastAsia="zh-CN"/>
        </w:rPr>
      </w:pPr>
      <w:bookmarkStart w:id="223" w:name="_Toc898"/>
      <w:bookmarkStart w:id="224" w:name="_Toc27858"/>
      <w:bookmarkStart w:id="225" w:name="_Toc12881"/>
      <w:bookmarkStart w:id="226" w:name="_Toc26371"/>
      <w:r>
        <w:rPr>
          <w:rFonts w:hint="eastAsia" w:ascii="Times New Roman" w:hAnsi="Times New Roman"/>
          <w:lang w:val="en-US" w:eastAsia="zh-CN"/>
        </w:rPr>
        <w:t>7.保修条款</w:t>
      </w:r>
      <w:bookmarkEnd w:id="223"/>
      <w:bookmarkEnd w:id="224"/>
      <w:bookmarkEnd w:id="225"/>
      <w:bookmarkEnd w:id="226"/>
    </w:p>
    <w:p w14:paraId="1115D359">
      <w:pPr>
        <w:keepNext w:val="0"/>
        <w:keepLines w:val="0"/>
        <w:pageBreakBefore w:val="0"/>
        <w:widowControl/>
        <w:kinsoku/>
        <w:wordWrap/>
        <w:overflowPunct/>
        <w:topLinePunct w:val="0"/>
        <w:autoSpaceDE/>
        <w:autoSpaceDN/>
        <w:bidi w:val="0"/>
        <w:adjustRightInd/>
        <w:snapToGrid/>
        <w:spacing w:line="360" w:lineRule="auto"/>
        <w:ind w:right="210"/>
        <w:jc w:val="left"/>
        <w:textAlignment w:val="auto"/>
        <w:rPr>
          <w:rFonts w:ascii="Times New Roman" w:hAnsi="Times New Roman" w:eastAsia="宋体" w:cs="Times New Roman"/>
          <w:bCs/>
          <w:color w:val="000000"/>
          <w:sz w:val="24"/>
          <w:szCs w:val="24"/>
          <w:lang w:eastAsia="zh-CN"/>
        </w:rPr>
      </w:pPr>
      <w:r>
        <w:rPr>
          <w:rFonts w:hint="eastAsia" w:ascii="Times New Roman" w:hAnsi="Times New Roman" w:eastAsia="宋体" w:cs="Times New Roman"/>
          <w:bCs/>
          <w:color w:val="000000"/>
          <w:sz w:val="24"/>
          <w:szCs w:val="24"/>
          <w:lang w:eastAsia="zh-CN"/>
        </w:rPr>
        <w:t>1) 此设备从购买之日算起，为期一年内有任何材料或质量问题，免费维修。</w:t>
      </w:r>
    </w:p>
    <w:p w14:paraId="149CF342">
      <w:pPr>
        <w:keepNext w:val="0"/>
        <w:keepLines w:val="0"/>
        <w:pageBreakBefore w:val="0"/>
        <w:widowControl w:val="0"/>
        <w:kinsoku/>
        <w:wordWrap/>
        <w:overflowPunct/>
        <w:topLinePunct w:val="0"/>
        <w:autoSpaceDE/>
        <w:autoSpaceDN/>
        <w:bidi w:val="0"/>
        <w:adjustRightInd/>
        <w:snapToGrid/>
        <w:spacing w:line="360" w:lineRule="auto"/>
        <w:ind w:right="210"/>
        <w:textAlignment w:val="auto"/>
        <w:rPr>
          <w:rFonts w:hint="eastAsia" w:ascii="Times New Roman" w:hAnsi="Times New Roman" w:eastAsia="宋体" w:cs="Times New Roman"/>
          <w:bCs/>
          <w:color w:val="000000"/>
          <w:sz w:val="24"/>
          <w:szCs w:val="24"/>
          <w:lang w:eastAsia="zh-CN"/>
        </w:rPr>
      </w:pPr>
      <w:r>
        <w:rPr>
          <w:rFonts w:hint="eastAsia" w:ascii="Times New Roman" w:hAnsi="Times New Roman" w:eastAsia="宋体" w:cs="Times New Roman"/>
          <w:bCs/>
          <w:color w:val="000000"/>
          <w:sz w:val="24"/>
          <w:szCs w:val="24"/>
          <w:lang w:eastAsia="zh-CN"/>
        </w:rPr>
        <w:t>2) 此一年保修不包括任何人为损坏、操作不当等造成的产品故障问题。</w:t>
      </w:r>
    </w:p>
    <w:p w14:paraId="4902C6D6">
      <w:pPr>
        <w:rPr>
          <w:rFonts w:hint="default"/>
          <w:lang w:val="en-US" w:eastAsia="zh-CN"/>
        </w:rPr>
      </w:pPr>
    </w:p>
    <w:p w14:paraId="4879EDDE">
      <w:pPr>
        <w:pStyle w:val="2"/>
        <w:bidi w:val="0"/>
        <w:ind w:left="0" w:leftChars="0" w:firstLine="0" w:firstLineChars="0"/>
        <w:jc w:val="both"/>
        <w:outlineLvl w:val="0"/>
        <w:rPr>
          <w:rFonts w:hint="eastAsia"/>
          <w:lang w:val="en-US" w:eastAsia="zh-CN"/>
        </w:rPr>
      </w:pPr>
      <w:bookmarkStart w:id="227" w:name="_Toc721"/>
      <w:bookmarkStart w:id="228" w:name="_Toc28884"/>
      <w:bookmarkStart w:id="229" w:name="_Toc26114"/>
      <w:bookmarkStart w:id="230" w:name="_Toc12457"/>
      <w:r>
        <w:rPr>
          <w:rFonts w:hint="eastAsia"/>
          <w:lang w:val="en-US" w:eastAsia="zh-CN"/>
        </w:rPr>
        <w:t>8.技术支持</w:t>
      </w:r>
      <w:bookmarkEnd w:id="227"/>
      <w:bookmarkEnd w:id="228"/>
      <w:bookmarkEnd w:id="229"/>
      <w:bookmarkEnd w:id="230"/>
    </w:p>
    <w:p w14:paraId="4EC17895">
      <w:pPr>
        <w:spacing w:line="276" w:lineRule="auto"/>
        <w:ind w:right="210" w:firstLine="0"/>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深圳市</w:t>
      </w:r>
      <w:r>
        <w:rPr>
          <w:rFonts w:hint="eastAsia" w:ascii="Times New Roman" w:hAnsi="Times New Roman" w:eastAsia="宋体" w:cs="Times New Roman"/>
          <w:bCs/>
          <w:color w:val="000000"/>
          <w:sz w:val="24"/>
          <w:szCs w:val="24"/>
          <w:lang w:eastAsia="zh-CN"/>
        </w:rPr>
        <w:t>钡铼技术</w:t>
      </w:r>
      <w:r>
        <w:rPr>
          <w:rFonts w:ascii="Times New Roman" w:hAnsi="Times New Roman" w:eastAsia="宋体" w:cs="Times New Roman"/>
          <w:bCs/>
          <w:color w:val="000000"/>
          <w:sz w:val="24"/>
          <w:szCs w:val="24"/>
          <w:lang w:eastAsia="zh-CN"/>
        </w:rPr>
        <w:t xml:space="preserve">有限公司 </w:t>
      </w:r>
    </w:p>
    <w:p w14:paraId="04E81CAF">
      <w:pPr>
        <w:spacing w:line="276" w:lineRule="auto"/>
        <w:ind w:right="210" w:firstLine="0"/>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电话：0755-29451836</w:t>
      </w:r>
    </w:p>
    <w:p w14:paraId="0048FA48">
      <w:pPr>
        <w:spacing w:line="276" w:lineRule="auto"/>
        <w:ind w:right="210" w:firstLine="0" w:firstLineChars="0"/>
        <w:jc w:val="left"/>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网址：</w:t>
      </w:r>
      <w:r>
        <w:rPr>
          <w:rFonts w:ascii="Times New Roman" w:hAnsi="Times New Roman"/>
          <w:sz w:val="24"/>
          <w:szCs w:val="32"/>
        </w:rPr>
        <w:fldChar w:fldCharType="begin"/>
      </w:r>
      <w:r>
        <w:rPr>
          <w:sz w:val="24"/>
          <w:szCs w:val="32"/>
        </w:rPr>
        <w:instrText xml:space="preserve"> HYPERLINK "http://www.4g-iot.com" </w:instrText>
      </w:r>
      <w:r>
        <w:rPr>
          <w:rFonts w:ascii="Times New Roman" w:hAnsi="Times New Roman"/>
          <w:sz w:val="24"/>
          <w:szCs w:val="32"/>
        </w:rPr>
        <w:fldChar w:fldCharType="separate"/>
      </w:r>
      <w:r>
        <w:rPr>
          <w:rFonts w:ascii="Times New Roman" w:hAnsi="Times New Roman" w:eastAsia="宋体" w:cs="Times New Roman"/>
          <w:bCs/>
          <w:color w:val="000000"/>
          <w:sz w:val="24"/>
          <w:szCs w:val="24"/>
          <w:lang w:eastAsia="zh-CN"/>
        </w:rPr>
        <w:t>http://www.</w:t>
      </w:r>
      <w:r>
        <w:rPr>
          <w:rFonts w:hint="eastAsia" w:ascii="Times New Roman" w:hAnsi="Times New Roman" w:eastAsia="宋体" w:cs="Times New Roman"/>
          <w:bCs/>
          <w:color w:val="000000"/>
          <w:sz w:val="24"/>
          <w:szCs w:val="24"/>
          <w:lang w:val="en-US" w:eastAsia="zh-CN"/>
        </w:rPr>
        <w:t>bli</w:t>
      </w:r>
      <w:r>
        <w:rPr>
          <w:rFonts w:ascii="Times New Roman" w:hAnsi="Times New Roman" w:eastAsia="宋体" w:cs="Times New Roman"/>
          <w:bCs/>
          <w:color w:val="000000"/>
          <w:sz w:val="24"/>
          <w:szCs w:val="24"/>
          <w:lang w:eastAsia="zh-CN"/>
        </w:rPr>
        <w:t>iot.com</w:t>
      </w:r>
      <w:r>
        <w:rPr>
          <w:rFonts w:ascii="Times New Roman" w:hAnsi="Times New Roman" w:eastAsia="宋体" w:cs="Times New Roman"/>
          <w:bCs/>
          <w:color w:val="000000"/>
          <w:sz w:val="24"/>
          <w:szCs w:val="24"/>
          <w:lang w:eastAsia="zh-CN"/>
        </w:rPr>
        <w:fldChar w:fldCharType="end"/>
      </w:r>
    </w:p>
    <w:p w14:paraId="6AE515B4">
      <w:pPr>
        <w:rPr>
          <w:rFonts w:hint="default"/>
          <w:lang w:val="en-US" w:eastAsia="zh-CN"/>
        </w:rPr>
      </w:pPr>
    </w:p>
    <w:p w14:paraId="0797F295">
      <w:pPr>
        <w:pStyle w:val="12"/>
        <w:ind w:left="0" w:leftChars="0" w:firstLine="0" w:firstLineChars="0"/>
        <w:rPr>
          <w:rFonts w:hint="default"/>
          <w:lang w:val="en-US" w:eastAsia="zh-CN"/>
        </w:rPr>
      </w:pPr>
    </w:p>
    <w:p w14:paraId="10F9CBD5">
      <w:pPr>
        <w:pStyle w:val="12"/>
        <w:ind w:left="0" w:leftChars="0" w:firstLine="0" w:firstLineChars="0"/>
        <w:rPr>
          <w:rFonts w:hint="default"/>
          <w:lang w:val="en-US" w:eastAsia="zh-CN"/>
        </w:rPr>
      </w:pPr>
    </w:p>
    <w:p w14:paraId="43A04AE8">
      <w:pPr>
        <w:pStyle w:val="12"/>
        <w:ind w:left="0" w:leftChars="0" w:firstLine="0" w:firstLineChars="0"/>
        <w:rPr>
          <w:rFonts w:hint="default"/>
          <w:lang w:val="en-US" w:eastAsia="zh-CN"/>
        </w:rPr>
      </w:pPr>
    </w:p>
    <w:p w14:paraId="1B3B35EC">
      <w:pPr>
        <w:rPr>
          <w:rFonts w:hint="default"/>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DB756">
    <w:pPr>
      <w:pStyle w:val="8"/>
      <w:jc w:val="center"/>
      <w:rPr>
        <w:rFonts w:hint="default" w:eastAsiaTheme="minor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E3C37A">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CE3C37A">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v:textbox>
            </v:shape>
          </w:pict>
        </mc:Fallback>
      </mc:AlternateContent>
    </w:r>
    <w:r>
      <w:rPr>
        <w:rFonts w:hint="eastAsia"/>
        <w:sz w:val="18"/>
        <w:lang w:val="en-US" w:eastAsia="zh-CN"/>
      </w:rPr>
      <w:t xml:space="preserve">                                  深圳市钡铼技术有限公司                         </w:t>
    </w:r>
    <w:r>
      <w:rPr>
        <w:rFonts w:hint="default" w:ascii="Times New Roman" w:hAnsi="Times New Roman" w:cs="Times New Roman"/>
        <w:sz w:val="18"/>
        <w:lang w:val="en-US" w:eastAsia="zh-CN"/>
      </w:rPr>
      <w:t>V1.1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43F08">
    <w:pPr>
      <w:pStyle w:val="9"/>
      <w:jc w:val="right"/>
    </w:pPr>
    <w:r>
      <w:rPr>
        <w:rFonts w:hint="default" w:ascii="Times New Roman" w:hAnsi="Times New Roman" w:cs="Times New Roman"/>
        <w:sz w:val="18"/>
      </w:rPr>
      <w:pict>
        <v:shape id="PowerPlusWaterMarkObject20900" o:spid="_x0000_s2050" o:spt="136" type="#_x0000_t136" style="position:absolute;left:0pt;height:130.15pt;width:457.1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钡铼技术" style="font-family:宋体;font-size:36pt;v-same-letter-heights:f;v-text-align:center;"/>
        </v:shape>
      </w:pict>
    </w:r>
    <w:r>
      <w:rPr>
        <w:rFonts w:hint="default" w:ascii="Times New Roman" w:hAnsi="Times New Roman" w:cs="Times New Roman"/>
        <w:sz w:val="18"/>
        <w:lang w:val="en-US" w:eastAsia="zh-CN"/>
      </w:rPr>
      <w:t>EdgePLC</w:t>
    </w:r>
    <w:r>
      <w:rPr>
        <w:rFonts w:hint="eastAsia" w:ascii="Times New Roman" w:hAnsi="Times New Roman" w:cs="Times New Roman"/>
        <w:sz w:val="18"/>
        <w:lang w:val="en-US" w:eastAsia="zh-CN"/>
      </w:rPr>
      <w:t xml:space="preserve"> BL</w:t>
    </w:r>
    <w:r>
      <w:rPr>
        <w:rFonts w:hint="default" w:ascii="Times New Roman" w:hAnsi="Times New Roman" w:cs="Times New Roman"/>
        <w:sz w:val="18"/>
        <w:lang w:val="en-US" w:eastAsia="zh-CN"/>
      </w:rPr>
      <w:t>241</w:t>
    </w:r>
    <w:r>
      <w:rPr>
        <w:rFonts w:hint="eastAsia"/>
        <w:sz w:val="18"/>
        <w:lang w:val="en-US" w:eastAsia="zh-CN"/>
      </w:rPr>
      <w:t>工业</w:t>
    </w:r>
    <w:r>
      <w:rPr>
        <w:rFonts w:hint="default" w:ascii="Times New Roman" w:hAnsi="Times New Roman" w:cs="Times New Roman"/>
        <w:sz w:val="18"/>
        <w:lang w:val="en-US" w:eastAsia="zh-CN"/>
      </w:rPr>
      <w:t>AI</w:t>
    </w:r>
    <w:r>
      <w:rPr>
        <w:rFonts w:hint="eastAsia"/>
        <w:sz w:val="18"/>
        <w:lang w:val="en-US" w:eastAsia="zh-CN"/>
      </w:rPr>
      <w:t>边缘</w:t>
    </w:r>
    <w:r>
      <w:rPr>
        <w:rFonts w:hint="eastAsia"/>
        <w:szCs w:val="22"/>
      </w:rPr>
      <w:t>控制器</w:t>
    </w:r>
    <w:r>
      <w:rPr>
        <w:rFonts w:hint="eastAsia" w:ascii="宋体" w:cs="宋体"/>
        <w:color w:val="333333"/>
        <w:kern w:val="0"/>
        <w:sz w:val="28"/>
        <w:szCs w:val="28"/>
      </w:rPr>
      <w:drawing>
        <wp:anchor distT="0" distB="0" distL="114300" distR="114300" simplePos="0" relativeHeight="251659264" behindDoc="0" locked="0" layoutInCell="1" allowOverlap="1">
          <wp:simplePos x="0" y="0"/>
          <wp:positionH relativeFrom="margin">
            <wp:posOffset>-212090</wp:posOffset>
          </wp:positionH>
          <wp:positionV relativeFrom="paragraph">
            <wp:posOffset>-125730</wp:posOffset>
          </wp:positionV>
          <wp:extent cx="819150" cy="514985"/>
          <wp:effectExtent l="0" t="0" r="0" b="18415"/>
          <wp:wrapNone/>
          <wp:docPr id="33" name="图片 9" descr="C:\Users\Admin\Desktop\钡铼中文logo.png钡铼中文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descr="C:\Users\Admin\Desktop\钡铼中文logo.png钡铼中文logo"/>
                  <pic:cNvPicPr>
                    <a:picLocks noChangeAspect="1"/>
                  </pic:cNvPicPr>
                </pic:nvPicPr>
                <pic:blipFill>
                  <a:blip r:embed="rId1"/>
                  <a:stretch>
                    <a:fillRect/>
                  </a:stretch>
                </pic:blipFill>
                <pic:spPr>
                  <a:xfrm>
                    <a:off x="0" y="0"/>
                    <a:ext cx="819150" cy="51498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1EC3E"/>
    <w:multiLevelType w:val="singleLevel"/>
    <w:tmpl w:val="84C1EC3E"/>
    <w:lvl w:ilvl="0" w:tentative="0">
      <w:start w:val="1"/>
      <w:numFmt w:val="bullet"/>
      <w:lvlText w:val=""/>
      <w:lvlJc w:val="left"/>
      <w:pPr>
        <w:ind w:left="420" w:hanging="420"/>
      </w:pPr>
      <w:rPr>
        <w:rFonts w:hint="default" w:ascii="Wingdings" w:hAnsi="Wingdings"/>
      </w:rPr>
    </w:lvl>
  </w:abstractNum>
  <w:abstractNum w:abstractNumId="1">
    <w:nsid w:val="888955DF"/>
    <w:multiLevelType w:val="singleLevel"/>
    <w:tmpl w:val="888955DF"/>
    <w:lvl w:ilvl="0" w:tentative="0">
      <w:start w:val="1"/>
      <w:numFmt w:val="decimal"/>
      <w:suff w:val="nothing"/>
      <w:lvlText w:val="%1、"/>
      <w:lvlJc w:val="left"/>
    </w:lvl>
  </w:abstractNum>
  <w:abstractNum w:abstractNumId="2">
    <w:nsid w:val="B6897FBB"/>
    <w:multiLevelType w:val="singleLevel"/>
    <w:tmpl w:val="B6897FBB"/>
    <w:lvl w:ilvl="0" w:tentative="0">
      <w:start w:val="1"/>
      <w:numFmt w:val="decimal"/>
      <w:lvlText w:val="(%1)"/>
      <w:lvlJc w:val="left"/>
      <w:pPr>
        <w:ind w:left="425" w:hanging="425"/>
      </w:pPr>
      <w:rPr>
        <w:rFonts w:hint="default"/>
      </w:rPr>
    </w:lvl>
  </w:abstractNum>
  <w:abstractNum w:abstractNumId="3">
    <w:nsid w:val="DAAFF0B8"/>
    <w:multiLevelType w:val="singleLevel"/>
    <w:tmpl w:val="DAAFF0B8"/>
    <w:lvl w:ilvl="0" w:tentative="0">
      <w:start w:val="1"/>
      <w:numFmt w:val="decimal"/>
      <w:lvlText w:val="%1."/>
      <w:lvlJc w:val="left"/>
      <w:pPr>
        <w:ind w:left="425" w:hanging="425"/>
      </w:pPr>
      <w:rPr>
        <w:rFonts w:hint="default"/>
      </w:rPr>
    </w:lvl>
  </w:abstractNum>
  <w:abstractNum w:abstractNumId="4">
    <w:nsid w:val="DC79356C"/>
    <w:multiLevelType w:val="singleLevel"/>
    <w:tmpl w:val="DC79356C"/>
    <w:lvl w:ilvl="0" w:tentative="0">
      <w:start w:val="2"/>
      <w:numFmt w:val="decimal"/>
      <w:suff w:val="nothing"/>
      <w:lvlText w:val="（%1）"/>
      <w:lvlJc w:val="left"/>
    </w:lvl>
  </w:abstractNum>
  <w:abstractNum w:abstractNumId="5">
    <w:nsid w:val="399BA0E4"/>
    <w:multiLevelType w:val="singleLevel"/>
    <w:tmpl w:val="399BA0E4"/>
    <w:lvl w:ilvl="0" w:tentative="0">
      <w:start w:val="1"/>
      <w:numFmt w:val="upperLetter"/>
      <w:suff w:val="nothing"/>
      <w:lvlText w:val="%1、"/>
      <w:lvlJc w:val="left"/>
      <w:rPr>
        <w:rFonts w:hint="default" w:ascii="Times New Roman" w:hAnsi="Times New Roman" w:cs="Times New Roman"/>
      </w:rPr>
    </w:lvl>
  </w:abstractNum>
  <w:abstractNum w:abstractNumId="6">
    <w:nsid w:val="5FE05186"/>
    <w:multiLevelType w:val="singleLevel"/>
    <w:tmpl w:val="5FE05186"/>
    <w:lvl w:ilvl="0" w:tentative="0">
      <w:start w:val="1"/>
      <w:numFmt w:val="upperLetter"/>
      <w:suff w:val="nothing"/>
      <w:lvlText w:val="%1、"/>
      <w:lvlJc w:val="left"/>
    </w:lvl>
  </w:abstractNum>
  <w:abstractNum w:abstractNumId="7">
    <w:nsid w:val="6653802A"/>
    <w:multiLevelType w:val="singleLevel"/>
    <w:tmpl w:val="6653802A"/>
    <w:lvl w:ilvl="0" w:tentative="0">
      <w:start w:val="2"/>
      <w:numFmt w:val="decimal"/>
      <w:lvlText w:val="%1."/>
      <w:lvlJc w:val="left"/>
      <w:pPr>
        <w:tabs>
          <w:tab w:val="left" w:pos="312"/>
        </w:tabs>
      </w:pPr>
    </w:lvl>
  </w:abstractNum>
  <w:abstractNum w:abstractNumId="8">
    <w:nsid w:val="690D2215"/>
    <w:multiLevelType w:val="singleLevel"/>
    <w:tmpl w:val="690D2215"/>
    <w:lvl w:ilvl="0" w:tentative="0">
      <w:start w:val="1"/>
      <w:numFmt w:val="bullet"/>
      <w:lvlText w:val=""/>
      <w:lvlJc w:val="left"/>
      <w:pPr>
        <w:ind w:left="420" w:hanging="420"/>
      </w:pPr>
      <w:rPr>
        <w:rFonts w:hint="default" w:ascii="Wingdings" w:hAnsi="Wingdings"/>
      </w:rPr>
    </w:lvl>
  </w:abstractNum>
  <w:num w:numId="1">
    <w:abstractNumId w:val="1"/>
  </w:num>
  <w:num w:numId="2">
    <w:abstractNumId w:val="7"/>
  </w:num>
  <w:num w:numId="3">
    <w:abstractNumId w:val="2"/>
  </w:num>
  <w:num w:numId="4">
    <w:abstractNumId w:val="4"/>
  </w:num>
  <w:num w:numId="5">
    <w:abstractNumId w:val="3"/>
  </w:num>
  <w:num w:numId="6">
    <w:abstractNumId w:val="5"/>
  </w:num>
  <w:num w:numId="7">
    <w:abstractNumId w:val="6"/>
  </w:num>
  <w:num w:numId="8">
    <w:abstractNumId w:val="0"/>
  </w:num>
  <w:num w:numId="9">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
    <w15:presenceInfo w15:providerId="WPS Office" w15:userId="4563899623"/>
  </w15:person>
  <w15:person w15:author="LKY">
    <w15:presenceInfo w15:providerId="None" w15:userId="LK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xNzRmZmNiMjIyMDM4ODdjN2QzZDEyNGEwODZlNTUifQ=="/>
  </w:docVars>
  <w:rsids>
    <w:rsidRoot w:val="59FC4A3D"/>
    <w:rsid w:val="002F1E86"/>
    <w:rsid w:val="00342B9E"/>
    <w:rsid w:val="00394B41"/>
    <w:rsid w:val="00527A26"/>
    <w:rsid w:val="007D5EF2"/>
    <w:rsid w:val="00AE718A"/>
    <w:rsid w:val="00DA14AD"/>
    <w:rsid w:val="00DA5ABF"/>
    <w:rsid w:val="015D350A"/>
    <w:rsid w:val="016437E9"/>
    <w:rsid w:val="016B0F59"/>
    <w:rsid w:val="017253B6"/>
    <w:rsid w:val="01981D96"/>
    <w:rsid w:val="01AA04FE"/>
    <w:rsid w:val="021B4775"/>
    <w:rsid w:val="024833A8"/>
    <w:rsid w:val="02542D83"/>
    <w:rsid w:val="02621F77"/>
    <w:rsid w:val="02B82331"/>
    <w:rsid w:val="02BA78D1"/>
    <w:rsid w:val="02BB1EE5"/>
    <w:rsid w:val="02CD1F73"/>
    <w:rsid w:val="02F0175E"/>
    <w:rsid w:val="02FE5577"/>
    <w:rsid w:val="031C5D4C"/>
    <w:rsid w:val="0331568B"/>
    <w:rsid w:val="03761A35"/>
    <w:rsid w:val="039310ED"/>
    <w:rsid w:val="03E47B2B"/>
    <w:rsid w:val="03EA5256"/>
    <w:rsid w:val="03FB1F86"/>
    <w:rsid w:val="04172ABC"/>
    <w:rsid w:val="04553F6E"/>
    <w:rsid w:val="047D34C5"/>
    <w:rsid w:val="048044C3"/>
    <w:rsid w:val="04CB2483"/>
    <w:rsid w:val="04D87F18"/>
    <w:rsid w:val="04F41D37"/>
    <w:rsid w:val="04F47F7A"/>
    <w:rsid w:val="04FB47EF"/>
    <w:rsid w:val="04FC2D4B"/>
    <w:rsid w:val="05191440"/>
    <w:rsid w:val="052F53F1"/>
    <w:rsid w:val="053E2C54"/>
    <w:rsid w:val="054A15F3"/>
    <w:rsid w:val="05505BF3"/>
    <w:rsid w:val="055113C4"/>
    <w:rsid w:val="05654685"/>
    <w:rsid w:val="05717C69"/>
    <w:rsid w:val="05A76A4C"/>
    <w:rsid w:val="06102881"/>
    <w:rsid w:val="061675C6"/>
    <w:rsid w:val="062A142B"/>
    <w:rsid w:val="063264F5"/>
    <w:rsid w:val="063A46B4"/>
    <w:rsid w:val="064D4051"/>
    <w:rsid w:val="069C75D2"/>
    <w:rsid w:val="06B036DE"/>
    <w:rsid w:val="06D64668"/>
    <w:rsid w:val="07290CAF"/>
    <w:rsid w:val="074F043C"/>
    <w:rsid w:val="07516F1C"/>
    <w:rsid w:val="076014D1"/>
    <w:rsid w:val="077E37DC"/>
    <w:rsid w:val="079D7363"/>
    <w:rsid w:val="07C872EF"/>
    <w:rsid w:val="07FB613F"/>
    <w:rsid w:val="082711D7"/>
    <w:rsid w:val="086F75C9"/>
    <w:rsid w:val="088C3A7B"/>
    <w:rsid w:val="08AF5C17"/>
    <w:rsid w:val="08EC5D95"/>
    <w:rsid w:val="08F05B60"/>
    <w:rsid w:val="08FE0607"/>
    <w:rsid w:val="08FF0B7D"/>
    <w:rsid w:val="09173EE8"/>
    <w:rsid w:val="0922463B"/>
    <w:rsid w:val="093E06E6"/>
    <w:rsid w:val="09641372"/>
    <w:rsid w:val="097B45E3"/>
    <w:rsid w:val="098F597B"/>
    <w:rsid w:val="09CE6D98"/>
    <w:rsid w:val="09DB2B49"/>
    <w:rsid w:val="0A205233"/>
    <w:rsid w:val="0A23066B"/>
    <w:rsid w:val="0A3F2D93"/>
    <w:rsid w:val="0A436D1D"/>
    <w:rsid w:val="0A4D5FB1"/>
    <w:rsid w:val="0A5518C3"/>
    <w:rsid w:val="0A6547CE"/>
    <w:rsid w:val="0A7D7D7B"/>
    <w:rsid w:val="0ACF6927"/>
    <w:rsid w:val="0B184192"/>
    <w:rsid w:val="0B445667"/>
    <w:rsid w:val="0B4A0282"/>
    <w:rsid w:val="0B5F30FA"/>
    <w:rsid w:val="0BAD402D"/>
    <w:rsid w:val="0BAF6FBA"/>
    <w:rsid w:val="0BE605A7"/>
    <w:rsid w:val="0BE644E9"/>
    <w:rsid w:val="0C2574AE"/>
    <w:rsid w:val="0C4072B2"/>
    <w:rsid w:val="0C8A5399"/>
    <w:rsid w:val="0C9A397F"/>
    <w:rsid w:val="0CF27FC3"/>
    <w:rsid w:val="0D0A476D"/>
    <w:rsid w:val="0D0D7148"/>
    <w:rsid w:val="0D2070E4"/>
    <w:rsid w:val="0D380DE1"/>
    <w:rsid w:val="0DDD7CA3"/>
    <w:rsid w:val="0E1F626E"/>
    <w:rsid w:val="0E2A021A"/>
    <w:rsid w:val="0E3E10C3"/>
    <w:rsid w:val="0E4D1C6D"/>
    <w:rsid w:val="0E772D33"/>
    <w:rsid w:val="0E8A4C8C"/>
    <w:rsid w:val="0E950498"/>
    <w:rsid w:val="0EC966A2"/>
    <w:rsid w:val="0EDB0E31"/>
    <w:rsid w:val="0EE7191F"/>
    <w:rsid w:val="0EFE3455"/>
    <w:rsid w:val="0F067906"/>
    <w:rsid w:val="0F5A399E"/>
    <w:rsid w:val="0F8E1D7F"/>
    <w:rsid w:val="0FD73D21"/>
    <w:rsid w:val="0FFF7484"/>
    <w:rsid w:val="103D7805"/>
    <w:rsid w:val="104F5CF5"/>
    <w:rsid w:val="10665CC7"/>
    <w:rsid w:val="108005C5"/>
    <w:rsid w:val="10853E2D"/>
    <w:rsid w:val="10865C7F"/>
    <w:rsid w:val="108F0808"/>
    <w:rsid w:val="10944070"/>
    <w:rsid w:val="10945AF5"/>
    <w:rsid w:val="10B555D0"/>
    <w:rsid w:val="10BF25DB"/>
    <w:rsid w:val="10E17100"/>
    <w:rsid w:val="10E20ECD"/>
    <w:rsid w:val="11324E8D"/>
    <w:rsid w:val="1142069F"/>
    <w:rsid w:val="11427629"/>
    <w:rsid w:val="114C2F95"/>
    <w:rsid w:val="115C699E"/>
    <w:rsid w:val="11717D16"/>
    <w:rsid w:val="11E004F9"/>
    <w:rsid w:val="11E06E41"/>
    <w:rsid w:val="11E8085A"/>
    <w:rsid w:val="122D46DF"/>
    <w:rsid w:val="123D7C2D"/>
    <w:rsid w:val="123F67C2"/>
    <w:rsid w:val="125220D2"/>
    <w:rsid w:val="12883761"/>
    <w:rsid w:val="129409F9"/>
    <w:rsid w:val="12CB0547"/>
    <w:rsid w:val="12E806A4"/>
    <w:rsid w:val="131F00B0"/>
    <w:rsid w:val="132F0080"/>
    <w:rsid w:val="133D279D"/>
    <w:rsid w:val="1353553E"/>
    <w:rsid w:val="137410C4"/>
    <w:rsid w:val="137F578F"/>
    <w:rsid w:val="138B4564"/>
    <w:rsid w:val="138B6F0C"/>
    <w:rsid w:val="13977632"/>
    <w:rsid w:val="139A199E"/>
    <w:rsid w:val="13A90240"/>
    <w:rsid w:val="13C101D1"/>
    <w:rsid w:val="13C61546"/>
    <w:rsid w:val="13DF1AA7"/>
    <w:rsid w:val="142F2881"/>
    <w:rsid w:val="14423DE3"/>
    <w:rsid w:val="148D6FE1"/>
    <w:rsid w:val="14977C8B"/>
    <w:rsid w:val="149F3BC6"/>
    <w:rsid w:val="14C33DB7"/>
    <w:rsid w:val="14CA1FE3"/>
    <w:rsid w:val="14D64D96"/>
    <w:rsid w:val="14F72E20"/>
    <w:rsid w:val="15202377"/>
    <w:rsid w:val="154F3FF7"/>
    <w:rsid w:val="157D3325"/>
    <w:rsid w:val="15945CB1"/>
    <w:rsid w:val="15B37550"/>
    <w:rsid w:val="15B67ED9"/>
    <w:rsid w:val="15B84C3E"/>
    <w:rsid w:val="15E7771B"/>
    <w:rsid w:val="160F5857"/>
    <w:rsid w:val="160F6914"/>
    <w:rsid w:val="162163A6"/>
    <w:rsid w:val="163237EC"/>
    <w:rsid w:val="168406E3"/>
    <w:rsid w:val="169326D4"/>
    <w:rsid w:val="169E5A8B"/>
    <w:rsid w:val="16AF07A6"/>
    <w:rsid w:val="17066FFE"/>
    <w:rsid w:val="17312A70"/>
    <w:rsid w:val="175E2D71"/>
    <w:rsid w:val="17610ABD"/>
    <w:rsid w:val="17AF1355"/>
    <w:rsid w:val="17D9680D"/>
    <w:rsid w:val="17DB4333"/>
    <w:rsid w:val="17DD0A7A"/>
    <w:rsid w:val="17DE0670"/>
    <w:rsid w:val="181B6E25"/>
    <w:rsid w:val="18261A40"/>
    <w:rsid w:val="183775BA"/>
    <w:rsid w:val="184C3900"/>
    <w:rsid w:val="18581E27"/>
    <w:rsid w:val="185A0BCA"/>
    <w:rsid w:val="18616F2E"/>
    <w:rsid w:val="186F79AF"/>
    <w:rsid w:val="188867BD"/>
    <w:rsid w:val="18C13529"/>
    <w:rsid w:val="18E30C2C"/>
    <w:rsid w:val="18E56C99"/>
    <w:rsid w:val="1906049B"/>
    <w:rsid w:val="191044B0"/>
    <w:rsid w:val="1945415A"/>
    <w:rsid w:val="19B968D6"/>
    <w:rsid w:val="19D7427A"/>
    <w:rsid w:val="1A210311"/>
    <w:rsid w:val="1A5A0AD2"/>
    <w:rsid w:val="1A5B175B"/>
    <w:rsid w:val="1A727D43"/>
    <w:rsid w:val="1A7F31D5"/>
    <w:rsid w:val="1A943FAE"/>
    <w:rsid w:val="1AD80FFE"/>
    <w:rsid w:val="1ADC0AEE"/>
    <w:rsid w:val="1AE64F17"/>
    <w:rsid w:val="1AEF7B1B"/>
    <w:rsid w:val="1B194186"/>
    <w:rsid w:val="1B1F1D1C"/>
    <w:rsid w:val="1B2E7DEE"/>
    <w:rsid w:val="1B722D0B"/>
    <w:rsid w:val="1B762CF0"/>
    <w:rsid w:val="1B794F06"/>
    <w:rsid w:val="1B921259"/>
    <w:rsid w:val="1B9568F9"/>
    <w:rsid w:val="1BB72255"/>
    <w:rsid w:val="1BC17CE4"/>
    <w:rsid w:val="1BD428D6"/>
    <w:rsid w:val="1BD810A1"/>
    <w:rsid w:val="1BE17EBA"/>
    <w:rsid w:val="1C221071"/>
    <w:rsid w:val="1C5D1817"/>
    <w:rsid w:val="1C9A05CC"/>
    <w:rsid w:val="1C9D24FF"/>
    <w:rsid w:val="1C9F489D"/>
    <w:rsid w:val="1CC21F65"/>
    <w:rsid w:val="1CF22560"/>
    <w:rsid w:val="1CFC7EDD"/>
    <w:rsid w:val="1D291620"/>
    <w:rsid w:val="1D2F462F"/>
    <w:rsid w:val="1D2F6522"/>
    <w:rsid w:val="1D4C396F"/>
    <w:rsid w:val="1D525097"/>
    <w:rsid w:val="1DC93517"/>
    <w:rsid w:val="1DFC5AA4"/>
    <w:rsid w:val="1E1B467E"/>
    <w:rsid w:val="1E210366"/>
    <w:rsid w:val="1E332EB5"/>
    <w:rsid w:val="1E5157EA"/>
    <w:rsid w:val="1E623046"/>
    <w:rsid w:val="1E826CD8"/>
    <w:rsid w:val="1E907C8B"/>
    <w:rsid w:val="1EA23DFC"/>
    <w:rsid w:val="1EC60D44"/>
    <w:rsid w:val="1ECE34CC"/>
    <w:rsid w:val="1ED2694C"/>
    <w:rsid w:val="1EF640FF"/>
    <w:rsid w:val="1F0E1A83"/>
    <w:rsid w:val="1F242007"/>
    <w:rsid w:val="1FDF783B"/>
    <w:rsid w:val="1FF27451"/>
    <w:rsid w:val="1FF71F26"/>
    <w:rsid w:val="20292D1E"/>
    <w:rsid w:val="20BE2B36"/>
    <w:rsid w:val="20C20344"/>
    <w:rsid w:val="20DB0789"/>
    <w:rsid w:val="21182154"/>
    <w:rsid w:val="21212F05"/>
    <w:rsid w:val="212156C5"/>
    <w:rsid w:val="21265A1F"/>
    <w:rsid w:val="213A05B8"/>
    <w:rsid w:val="214415E4"/>
    <w:rsid w:val="21611D4D"/>
    <w:rsid w:val="218074D2"/>
    <w:rsid w:val="21843864"/>
    <w:rsid w:val="218E0668"/>
    <w:rsid w:val="21997E9A"/>
    <w:rsid w:val="21AE2AB8"/>
    <w:rsid w:val="21BA5C46"/>
    <w:rsid w:val="21BF6E93"/>
    <w:rsid w:val="21CE0407"/>
    <w:rsid w:val="21D02A2F"/>
    <w:rsid w:val="21D2301E"/>
    <w:rsid w:val="21EE6F0D"/>
    <w:rsid w:val="21F9176A"/>
    <w:rsid w:val="21FD7D7B"/>
    <w:rsid w:val="220317DF"/>
    <w:rsid w:val="220B0C83"/>
    <w:rsid w:val="22220937"/>
    <w:rsid w:val="22364561"/>
    <w:rsid w:val="22543660"/>
    <w:rsid w:val="22550BD8"/>
    <w:rsid w:val="225C0911"/>
    <w:rsid w:val="2264625C"/>
    <w:rsid w:val="22647C61"/>
    <w:rsid w:val="22806203"/>
    <w:rsid w:val="22B865D1"/>
    <w:rsid w:val="22E569AE"/>
    <w:rsid w:val="232D55F5"/>
    <w:rsid w:val="234C2589"/>
    <w:rsid w:val="23636BB9"/>
    <w:rsid w:val="237361CD"/>
    <w:rsid w:val="23804929"/>
    <w:rsid w:val="23D31C09"/>
    <w:rsid w:val="23EF5C64"/>
    <w:rsid w:val="24107F2B"/>
    <w:rsid w:val="2411341A"/>
    <w:rsid w:val="2473727F"/>
    <w:rsid w:val="247D728E"/>
    <w:rsid w:val="24CE4F89"/>
    <w:rsid w:val="24CF1A0F"/>
    <w:rsid w:val="24D46CDA"/>
    <w:rsid w:val="251915B4"/>
    <w:rsid w:val="252F1141"/>
    <w:rsid w:val="25382DC5"/>
    <w:rsid w:val="25464CFD"/>
    <w:rsid w:val="25684525"/>
    <w:rsid w:val="25B94ACF"/>
    <w:rsid w:val="25D86356"/>
    <w:rsid w:val="25F05570"/>
    <w:rsid w:val="25F1725B"/>
    <w:rsid w:val="26502390"/>
    <w:rsid w:val="268E17FC"/>
    <w:rsid w:val="26920F50"/>
    <w:rsid w:val="269639E3"/>
    <w:rsid w:val="26987B71"/>
    <w:rsid w:val="26C07516"/>
    <w:rsid w:val="26E61DD9"/>
    <w:rsid w:val="2705317A"/>
    <w:rsid w:val="270C4E2A"/>
    <w:rsid w:val="27210100"/>
    <w:rsid w:val="276267BA"/>
    <w:rsid w:val="277F799A"/>
    <w:rsid w:val="27B5694E"/>
    <w:rsid w:val="27BA3AB6"/>
    <w:rsid w:val="280B6733"/>
    <w:rsid w:val="281F026C"/>
    <w:rsid w:val="282A4CD3"/>
    <w:rsid w:val="28372B7F"/>
    <w:rsid w:val="28764C83"/>
    <w:rsid w:val="289C0B4C"/>
    <w:rsid w:val="28AA4E5A"/>
    <w:rsid w:val="28DB772C"/>
    <w:rsid w:val="29003BF9"/>
    <w:rsid w:val="29040B1D"/>
    <w:rsid w:val="298D28E5"/>
    <w:rsid w:val="29A25EB5"/>
    <w:rsid w:val="29C503D4"/>
    <w:rsid w:val="29D67050"/>
    <w:rsid w:val="29E0237A"/>
    <w:rsid w:val="2A15258A"/>
    <w:rsid w:val="2A7033C3"/>
    <w:rsid w:val="2A750617"/>
    <w:rsid w:val="2A8B2759"/>
    <w:rsid w:val="2ACA7EAC"/>
    <w:rsid w:val="2B1A646B"/>
    <w:rsid w:val="2B2F6A18"/>
    <w:rsid w:val="2B4C2C83"/>
    <w:rsid w:val="2B5F3D96"/>
    <w:rsid w:val="2B8E036D"/>
    <w:rsid w:val="2BAC1E16"/>
    <w:rsid w:val="2BD63337"/>
    <w:rsid w:val="2C3D6F12"/>
    <w:rsid w:val="2CB13019"/>
    <w:rsid w:val="2CC969F8"/>
    <w:rsid w:val="2D075E87"/>
    <w:rsid w:val="2D3227EF"/>
    <w:rsid w:val="2D613652"/>
    <w:rsid w:val="2D716D96"/>
    <w:rsid w:val="2DA07AB8"/>
    <w:rsid w:val="2DBD5188"/>
    <w:rsid w:val="2DD80E6F"/>
    <w:rsid w:val="2E0F151E"/>
    <w:rsid w:val="2E2B2D7C"/>
    <w:rsid w:val="2E4E59BC"/>
    <w:rsid w:val="2E5B7B24"/>
    <w:rsid w:val="2E5F7614"/>
    <w:rsid w:val="2EB060C2"/>
    <w:rsid w:val="2EC92CDF"/>
    <w:rsid w:val="2ED5676B"/>
    <w:rsid w:val="2EDD0498"/>
    <w:rsid w:val="2F06615A"/>
    <w:rsid w:val="2F42638C"/>
    <w:rsid w:val="2F462750"/>
    <w:rsid w:val="2F882317"/>
    <w:rsid w:val="2FC736C3"/>
    <w:rsid w:val="2FCF2577"/>
    <w:rsid w:val="2FD271D9"/>
    <w:rsid w:val="2FF62D3D"/>
    <w:rsid w:val="2FFA3A98"/>
    <w:rsid w:val="301A71DF"/>
    <w:rsid w:val="304B6833"/>
    <w:rsid w:val="306453B6"/>
    <w:rsid w:val="306B6744"/>
    <w:rsid w:val="30986E0D"/>
    <w:rsid w:val="30D04D0B"/>
    <w:rsid w:val="30DB5096"/>
    <w:rsid w:val="30DF67EA"/>
    <w:rsid w:val="311C64BD"/>
    <w:rsid w:val="312E7A8C"/>
    <w:rsid w:val="316D3050"/>
    <w:rsid w:val="31712089"/>
    <w:rsid w:val="31FA3851"/>
    <w:rsid w:val="32117252"/>
    <w:rsid w:val="32122860"/>
    <w:rsid w:val="321F3AA8"/>
    <w:rsid w:val="324072FC"/>
    <w:rsid w:val="3249701F"/>
    <w:rsid w:val="32502792"/>
    <w:rsid w:val="327F6BB9"/>
    <w:rsid w:val="328E0915"/>
    <w:rsid w:val="332553AF"/>
    <w:rsid w:val="33B075F3"/>
    <w:rsid w:val="3416237E"/>
    <w:rsid w:val="343C483F"/>
    <w:rsid w:val="34711890"/>
    <w:rsid w:val="34744B40"/>
    <w:rsid w:val="347F5C4D"/>
    <w:rsid w:val="34A674CF"/>
    <w:rsid w:val="34AF787B"/>
    <w:rsid w:val="34BE0821"/>
    <w:rsid w:val="34E04562"/>
    <w:rsid w:val="350F4ADD"/>
    <w:rsid w:val="35104720"/>
    <w:rsid w:val="3538226D"/>
    <w:rsid w:val="354B6B44"/>
    <w:rsid w:val="354C275A"/>
    <w:rsid w:val="355E71E7"/>
    <w:rsid w:val="356B0CF0"/>
    <w:rsid w:val="358866EC"/>
    <w:rsid w:val="35B53880"/>
    <w:rsid w:val="35C12962"/>
    <w:rsid w:val="35D7264D"/>
    <w:rsid w:val="35E96F6C"/>
    <w:rsid w:val="35F635F0"/>
    <w:rsid w:val="361219A9"/>
    <w:rsid w:val="361F02B5"/>
    <w:rsid w:val="364F4412"/>
    <w:rsid w:val="36652662"/>
    <w:rsid w:val="36C82A21"/>
    <w:rsid w:val="370D338F"/>
    <w:rsid w:val="372A30D5"/>
    <w:rsid w:val="372E466D"/>
    <w:rsid w:val="37730553"/>
    <w:rsid w:val="37734130"/>
    <w:rsid w:val="37BF2127"/>
    <w:rsid w:val="37E50F28"/>
    <w:rsid w:val="38267FCD"/>
    <w:rsid w:val="38451629"/>
    <w:rsid w:val="38747024"/>
    <w:rsid w:val="389640D2"/>
    <w:rsid w:val="38CF689B"/>
    <w:rsid w:val="38D917EC"/>
    <w:rsid w:val="38E25A5A"/>
    <w:rsid w:val="38E332C1"/>
    <w:rsid w:val="38F05F19"/>
    <w:rsid w:val="39092558"/>
    <w:rsid w:val="39542516"/>
    <w:rsid w:val="39554F09"/>
    <w:rsid w:val="39667664"/>
    <w:rsid w:val="39AF7D28"/>
    <w:rsid w:val="39CD30F0"/>
    <w:rsid w:val="39D04118"/>
    <w:rsid w:val="39E5694E"/>
    <w:rsid w:val="39EF4CFB"/>
    <w:rsid w:val="39FD72D4"/>
    <w:rsid w:val="3A1C285D"/>
    <w:rsid w:val="3A331955"/>
    <w:rsid w:val="3A414072"/>
    <w:rsid w:val="3A514BDD"/>
    <w:rsid w:val="3A6E5590"/>
    <w:rsid w:val="3A751F6D"/>
    <w:rsid w:val="3A7804D8"/>
    <w:rsid w:val="3A836438"/>
    <w:rsid w:val="3A88490F"/>
    <w:rsid w:val="3AB35002"/>
    <w:rsid w:val="3ABA00A5"/>
    <w:rsid w:val="3AE813A4"/>
    <w:rsid w:val="3AF847CC"/>
    <w:rsid w:val="3AFB6B7D"/>
    <w:rsid w:val="3AFE5E3E"/>
    <w:rsid w:val="3B731A29"/>
    <w:rsid w:val="3B7353D7"/>
    <w:rsid w:val="3B8205D5"/>
    <w:rsid w:val="3C60131B"/>
    <w:rsid w:val="3C6029F4"/>
    <w:rsid w:val="3C636521"/>
    <w:rsid w:val="3C8A1876"/>
    <w:rsid w:val="3CA9616B"/>
    <w:rsid w:val="3D066DC4"/>
    <w:rsid w:val="3D607F17"/>
    <w:rsid w:val="3D7F417E"/>
    <w:rsid w:val="3DB20418"/>
    <w:rsid w:val="3DEA0C4D"/>
    <w:rsid w:val="3DF053E7"/>
    <w:rsid w:val="3E2B12C1"/>
    <w:rsid w:val="3E7A6160"/>
    <w:rsid w:val="3E99447C"/>
    <w:rsid w:val="3EA1096C"/>
    <w:rsid w:val="3EE1322D"/>
    <w:rsid w:val="3F073ADC"/>
    <w:rsid w:val="3F463191"/>
    <w:rsid w:val="3F510ED8"/>
    <w:rsid w:val="3F591D20"/>
    <w:rsid w:val="3F824E8C"/>
    <w:rsid w:val="3F99324C"/>
    <w:rsid w:val="3FA9685D"/>
    <w:rsid w:val="3FD730B5"/>
    <w:rsid w:val="3FEC558C"/>
    <w:rsid w:val="3FED13A8"/>
    <w:rsid w:val="400367DB"/>
    <w:rsid w:val="400B13AA"/>
    <w:rsid w:val="403B05C4"/>
    <w:rsid w:val="406E1091"/>
    <w:rsid w:val="408B5797"/>
    <w:rsid w:val="40D043A1"/>
    <w:rsid w:val="40D10202"/>
    <w:rsid w:val="40E50DFB"/>
    <w:rsid w:val="40EF1CFA"/>
    <w:rsid w:val="411D3738"/>
    <w:rsid w:val="41261DCB"/>
    <w:rsid w:val="415C3A5A"/>
    <w:rsid w:val="415D5C35"/>
    <w:rsid w:val="41696076"/>
    <w:rsid w:val="417C4D58"/>
    <w:rsid w:val="41A44957"/>
    <w:rsid w:val="41BD0482"/>
    <w:rsid w:val="42346A95"/>
    <w:rsid w:val="42827F0E"/>
    <w:rsid w:val="42AA3236"/>
    <w:rsid w:val="42B84FD1"/>
    <w:rsid w:val="42D3596A"/>
    <w:rsid w:val="42F41792"/>
    <w:rsid w:val="430B16C1"/>
    <w:rsid w:val="431F429C"/>
    <w:rsid w:val="435979DC"/>
    <w:rsid w:val="435B61A4"/>
    <w:rsid w:val="435F01BC"/>
    <w:rsid w:val="4376597E"/>
    <w:rsid w:val="438621B4"/>
    <w:rsid w:val="438C45B0"/>
    <w:rsid w:val="43A47A68"/>
    <w:rsid w:val="43BE6733"/>
    <w:rsid w:val="43F5435C"/>
    <w:rsid w:val="43F92300"/>
    <w:rsid w:val="4413044E"/>
    <w:rsid w:val="442A666C"/>
    <w:rsid w:val="44312079"/>
    <w:rsid w:val="44593F7C"/>
    <w:rsid w:val="446217B4"/>
    <w:rsid w:val="44A11F7D"/>
    <w:rsid w:val="44BF7729"/>
    <w:rsid w:val="44D6247E"/>
    <w:rsid w:val="44DA1AA1"/>
    <w:rsid w:val="451B58CA"/>
    <w:rsid w:val="45217F19"/>
    <w:rsid w:val="45244CBC"/>
    <w:rsid w:val="452D591E"/>
    <w:rsid w:val="453B44DF"/>
    <w:rsid w:val="4550160D"/>
    <w:rsid w:val="45667082"/>
    <w:rsid w:val="45674AB8"/>
    <w:rsid w:val="456B4699"/>
    <w:rsid w:val="45BC6CA2"/>
    <w:rsid w:val="45D603C3"/>
    <w:rsid w:val="45D9084C"/>
    <w:rsid w:val="46130FB8"/>
    <w:rsid w:val="466427D7"/>
    <w:rsid w:val="468A0822"/>
    <w:rsid w:val="46DB1399"/>
    <w:rsid w:val="46E56B96"/>
    <w:rsid w:val="46E918EB"/>
    <w:rsid w:val="4707219F"/>
    <w:rsid w:val="471A1ED2"/>
    <w:rsid w:val="474F5AFF"/>
    <w:rsid w:val="47943CFE"/>
    <w:rsid w:val="47B64A32"/>
    <w:rsid w:val="47E4786B"/>
    <w:rsid w:val="48056B92"/>
    <w:rsid w:val="48082964"/>
    <w:rsid w:val="480F755D"/>
    <w:rsid w:val="48135609"/>
    <w:rsid w:val="481F481F"/>
    <w:rsid w:val="48487B57"/>
    <w:rsid w:val="48546F5D"/>
    <w:rsid w:val="48581BAE"/>
    <w:rsid w:val="48E0653F"/>
    <w:rsid w:val="48E16776"/>
    <w:rsid w:val="491B2179"/>
    <w:rsid w:val="49246DC9"/>
    <w:rsid w:val="49731D6E"/>
    <w:rsid w:val="49794AF8"/>
    <w:rsid w:val="499E3A8A"/>
    <w:rsid w:val="499E5A90"/>
    <w:rsid w:val="49D26D8A"/>
    <w:rsid w:val="49D35526"/>
    <w:rsid w:val="49FE3D2D"/>
    <w:rsid w:val="4A1D5C97"/>
    <w:rsid w:val="4A404346"/>
    <w:rsid w:val="4A503792"/>
    <w:rsid w:val="4A5E2A1E"/>
    <w:rsid w:val="4A902820"/>
    <w:rsid w:val="4AB443EC"/>
    <w:rsid w:val="4B115DA6"/>
    <w:rsid w:val="4B121D62"/>
    <w:rsid w:val="4B32495A"/>
    <w:rsid w:val="4B346093"/>
    <w:rsid w:val="4B55074B"/>
    <w:rsid w:val="4B774073"/>
    <w:rsid w:val="4BA3473D"/>
    <w:rsid w:val="4BD31A71"/>
    <w:rsid w:val="4BF32548"/>
    <w:rsid w:val="4BFA0524"/>
    <w:rsid w:val="4C4F0870"/>
    <w:rsid w:val="4C7D779F"/>
    <w:rsid w:val="4C8C7A10"/>
    <w:rsid w:val="4CAC43BE"/>
    <w:rsid w:val="4CCD4902"/>
    <w:rsid w:val="4CD03BE1"/>
    <w:rsid w:val="4CF11FB6"/>
    <w:rsid w:val="4D0D7B68"/>
    <w:rsid w:val="4D0E072B"/>
    <w:rsid w:val="4DA71038"/>
    <w:rsid w:val="4DDF3772"/>
    <w:rsid w:val="4E165AE9"/>
    <w:rsid w:val="4E3B5550"/>
    <w:rsid w:val="4E3E0B9C"/>
    <w:rsid w:val="4E494BA4"/>
    <w:rsid w:val="4E695448"/>
    <w:rsid w:val="4EE5726A"/>
    <w:rsid w:val="4EEF00E8"/>
    <w:rsid w:val="4F234ED1"/>
    <w:rsid w:val="4F345540"/>
    <w:rsid w:val="4F3803C7"/>
    <w:rsid w:val="4F3A0EE3"/>
    <w:rsid w:val="4F4C7F38"/>
    <w:rsid w:val="4F535F8D"/>
    <w:rsid w:val="4F722CCD"/>
    <w:rsid w:val="4F727AAC"/>
    <w:rsid w:val="4FB05A0F"/>
    <w:rsid w:val="4FD2002D"/>
    <w:rsid w:val="4FE67C5A"/>
    <w:rsid w:val="50175B49"/>
    <w:rsid w:val="502341CC"/>
    <w:rsid w:val="505530AA"/>
    <w:rsid w:val="505676C6"/>
    <w:rsid w:val="505F39C4"/>
    <w:rsid w:val="50B83F61"/>
    <w:rsid w:val="50F17AAA"/>
    <w:rsid w:val="51140C15"/>
    <w:rsid w:val="51543913"/>
    <w:rsid w:val="515B3813"/>
    <w:rsid w:val="515B7CB7"/>
    <w:rsid w:val="5168137A"/>
    <w:rsid w:val="519F1952"/>
    <w:rsid w:val="51BA678C"/>
    <w:rsid w:val="51C17EA0"/>
    <w:rsid w:val="51C66645"/>
    <w:rsid w:val="52602B13"/>
    <w:rsid w:val="527B3562"/>
    <w:rsid w:val="52A533C9"/>
    <w:rsid w:val="52C9614F"/>
    <w:rsid w:val="52F76A10"/>
    <w:rsid w:val="52FF4A4F"/>
    <w:rsid w:val="531C5EC7"/>
    <w:rsid w:val="53401A54"/>
    <w:rsid w:val="53465B65"/>
    <w:rsid w:val="53486019"/>
    <w:rsid w:val="536203AC"/>
    <w:rsid w:val="539C0FEE"/>
    <w:rsid w:val="53E5489A"/>
    <w:rsid w:val="54005A91"/>
    <w:rsid w:val="54100B80"/>
    <w:rsid w:val="541127AF"/>
    <w:rsid w:val="542F73C3"/>
    <w:rsid w:val="543547EF"/>
    <w:rsid w:val="545B6E21"/>
    <w:rsid w:val="54874EC4"/>
    <w:rsid w:val="54A8759B"/>
    <w:rsid w:val="54CB6F02"/>
    <w:rsid w:val="54CC5E63"/>
    <w:rsid w:val="54D05D83"/>
    <w:rsid w:val="54DB2AD1"/>
    <w:rsid w:val="551D59AF"/>
    <w:rsid w:val="551E6CEE"/>
    <w:rsid w:val="552C10A0"/>
    <w:rsid w:val="55774994"/>
    <w:rsid w:val="55960311"/>
    <w:rsid w:val="55AD7F99"/>
    <w:rsid w:val="55B059B2"/>
    <w:rsid w:val="55E22755"/>
    <w:rsid w:val="56286BBA"/>
    <w:rsid w:val="566D1835"/>
    <w:rsid w:val="56927CD7"/>
    <w:rsid w:val="569752EE"/>
    <w:rsid w:val="56A9624D"/>
    <w:rsid w:val="56D252CE"/>
    <w:rsid w:val="56EB2F6B"/>
    <w:rsid w:val="574B60D8"/>
    <w:rsid w:val="57525C4F"/>
    <w:rsid w:val="57541431"/>
    <w:rsid w:val="57566CFC"/>
    <w:rsid w:val="575B5C43"/>
    <w:rsid w:val="576B58CE"/>
    <w:rsid w:val="578E252E"/>
    <w:rsid w:val="57BB5821"/>
    <w:rsid w:val="581B20F8"/>
    <w:rsid w:val="582174D0"/>
    <w:rsid w:val="587A4EC7"/>
    <w:rsid w:val="58A9117D"/>
    <w:rsid w:val="58ED04EC"/>
    <w:rsid w:val="590269DA"/>
    <w:rsid w:val="591D4504"/>
    <w:rsid w:val="5921146F"/>
    <w:rsid w:val="59372D3D"/>
    <w:rsid w:val="59957B52"/>
    <w:rsid w:val="59B375F7"/>
    <w:rsid w:val="59F97C30"/>
    <w:rsid w:val="59FB08E1"/>
    <w:rsid w:val="5A4424E7"/>
    <w:rsid w:val="5A670EED"/>
    <w:rsid w:val="5AA7161B"/>
    <w:rsid w:val="5ABE74A5"/>
    <w:rsid w:val="5AC70F4B"/>
    <w:rsid w:val="5AF34ABD"/>
    <w:rsid w:val="5B13515F"/>
    <w:rsid w:val="5B3E6934"/>
    <w:rsid w:val="5B647718"/>
    <w:rsid w:val="5B775315"/>
    <w:rsid w:val="5BFE5E0F"/>
    <w:rsid w:val="5C0D1B30"/>
    <w:rsid w:val="5C2268F0"/>
    <w:rsid w:val="5C594DD2"/>
    <w:rsid w:val="5C7659A5"/>
    <w:rsid w:val="5CDB057C"/>
    <w:rsid w:val="5CDC2AA8"/>
    <w:rsid w:val="5CE96783"/>
    <w:rsid w:val="5CF05758"/>
    <w:rsid w:val="5CF54822"/>
    <w:rsid w:val="5CF70D18"/>
    <w:rsid w:val="5D594635"/>
    <w:rsid w:val="5D8C7CE9"/>
    <w:rsid w:val="5D8D5131"/>
    <w:rsid w:val="5DB43D9F"/>
    <w:rsid w:val="5DF72B16"/>
    <w:rsid w:val="5E065D78"/>
    <w:rsid w:val="5E5335F6"/>
    <w:rsid w:val="5E9B13B4"/>
    <w:rsid w:val="5F0306C0"/>
    <w:rsid w:val="5F035084"/>
    <w:rsid w:val="5F3F6522"/>
    <w:rsid w:val="5F675708"/>
    <w:rsid w:val="5FB32A6C"/>
    <w:rsid w:val="5FEF112E"/>
    <w:rsid w:val="5FF3600D"/>
    <w:rsid w:val="600317E9"/>
    <w:rsid w:val="600733B6"/>
    <w:rsid w:val="600C65F7"/>
    <w:rsid w:val="600F7E05"/>
    <w:rsid w:val="60181214"/>
    <w:rsid w:val="60824919"/>
    <w:rsid w:val="609B428E"/>
    <w:rsid w:val="60D42025"/>
    <w:rsid w:val="610012BB"/>
    <w:rsid w:val="61117176"/>
    <w:rsid w:val="6116253A"/>
    <w:rsid w:val="612E280E"/>
    <w:rsid w:val="61401B67"/>
    <w:rsid w:val="6164625D"/>
    <w:rsid w:val="616A443C"/>
    <w:rsid w:val="619F774C"/>
    <w:rsid w:val="61AD3C17"/>
    <w:rsid w:val="61D24E8C"/>
    <w:rsid w:val="621A5137"/>
    <w:rsid w:val="621E76E6"/>
    <w:rsid w:val="624C6FF2"/>
    <w:rsid w:val="62706034"/>
    <w:rsid w:val="627C192F"/>
    <w:rsid w:val="628250A4"/>
    <w:rsid w:val="62A274F4"/>
    <w:rsid w:val="62C16D24"/>
    <w:rsid w:val="62CA502A"/>
    <w:rsid w:val="630A38AB"/>
    <w:rsid w:val="631321A0"/>
    <w:rsid w:val="631873CD"/>
    <w:rsid w:val="633D3C3B"/>
    <w:rsid w:val="633F22D2"/>
    <w:rsid w:val="63501A6A"/>
    <w:rsid w:val="635A7DCF"/>
    <w:rsid w:val="63741FC9"/>
    <w:rsid w:val="63831EB4"/>
    <w:rsid w:val="63C921B6"/>
    <w:rsid w:val="63D34AEE"/>
    <w:rsid w:val="63D467B7"/>
    <w:rsid w:val="63DA6451"/>
    <w:rsid w:val="63DD7B5A"/>
    <w:rsid w:val="63EB4B5E"/>
    <w:rsid w:val="64101EA0"/>
    <w:rsid w:val="6410335F"/>
    <w:rsid w:val="64917820"/>
    <w:rsid w:val="64B800F0"/>
    <w:rsid w:val="64B871F3"/>
    <w:rsid w:val="64C30C0B"/>
    <w:rsid w:val="64E66B52"/>
    <w:rsid w:val="65020980"/>
    <w:rsid w:val="6511628B"/>
    <w:rsid w:val="6538260E"/>
    <w:rsid w:val="65694C2E"/>
    <w:rsid w:val="658F5CDD"/>
    <w:rsid w:val="65B21C6C"/>
    <w:rsid w:val="65B9670D"/>
    <w:rsid w:val="65F362B8"/>
    <w:rsid w:val="65FC6831"/>
    <w:rsid w:val="66087072"/>
    <w:rsid w:val="663E7534"/>
    <w:rsid w:val="66523EDD"/>
    <w:rsid w:val="665533E3"/>
    <w:rsid w:val="6655487D"/>
    <w:rsid w:val="665F56FC"/>
    <w:rsid w:val="66684718"/>
    <w:rsid w:val="668F2B9E"/>
    <w:rsid w:val="66A001EE"/>
    <w:rsid w:val="66D032A4"/>
    <w:rsid w:val="67472418"/>
    <w:rsid w:val="677A62FF"/>
    <w:rsid w:val="678C0773"/>
    <w:rsid w:val="67B2516C"/>
    <w:rsid w:val="67BC2E06"/>
    <w:rsid w:val="67BD092C"/>
    <w:rsid w:val="67D67F21"/>
    <w:rsid w:val="67DA7D95"/>
    <w:rsid w:val="67EB5499"/>
    <w:rsid w:val="67F500C6"/>
    <w:rsid w:val="67FC1489"/>
    <w:rsid w:val="680C4DB4"/>
    <w:rsid w:val="680D18B3"/>
    <w:rsid w:val="68151C1E"/>
    <w:rsid w:val="68273FF7"/>
    <w:rsid w:val="68295FC1"/>
    <w:rsid w:val="68C76C42"/>
    <w:rsid w:val="68CC627F"/>
    <w:rsid w:val="68CF7305"/>
    <w:rsid w:val="68F20AA9"/>
    <w:rsid w:val="691F4460"/>
    <w:rsid w:val="696123E0"/>
    <w:rsid w:val="69670B4F"/>
    <w:rsid w:val="697B300A"/>
    <w:rsid w:val="69A00505"/>
    <w:rsid w:val="69AE0348"/>
    <w:rsid w:val="69EE1440"/>
    <w:rsid w:val="69F21687"/>
    <w:rsid w:val="69F72FE2"/>
    <w:rsid w:val="6A034B4F"/>
    <w:rsid w:val="6A0D7F1C"/>
    <w:rsid w:val="6A295A16"/>
    <w:rsid w:val="6A38073E"/>
    <w:rsid w:val="6A45005E"/>
    <w:rsid w:val="6A521800"/>
    <w:rsid w:val="6A537C4E"/>
    <w:rsid w:val="6A5C267E"/>
    <w:rsid w:val="6A672C87"/>
    <w:rsid w:val="6A707ED8"/>
    <w:rsid w:val="6A9260A0"/>
    <w:rsid w:val="6AF20B7A"/>
    <w:rsid w:val="6AFE54E3"/>
    <w:rsid w:val="6B0A3E88"/>
    <w:rsid w:val="6B117EB4"/>
    <w:rsid w:val="6B797260"/>
    <w:rsid w:val="6B841D8F"/>
    <w:rsid w:val="6BAC3191"/>
    <w:rsid w:val="6C184383"/>
    <w:rsid w:val="6C20148A"/>
    <w:rsid w:val="6C8112B5"/>
    <w:rsid w:val="6C96525A"/>
    <w:rsid w:val="6CA91F70"/>
    <w:rsid w:val="6CC70020"/>
    <w:rsid w:val="6CC94A75"/>
    <w:rsid w:val="6CCA4083"/>
    <w:rsid w:val="6CFC2E73"/>
    <w:rsid w:val="6D036287"/>
    <w:rsid w:val="6D2F4E5D"/>
    <w:rsid w:val="6D3561B7"/>
    <w:rsid w:val="6D4175EE"/>
    <w:rsid w:val="6D543AE1"/>
    <w:rsid w:val="6D5A6F18"/>
    <w:rsid w:val="6D6D36DC"/>
    <w:rsid w:val="6D711757"/>
    <w:rsid w:val="6DA76903"/>
    <w:rsid w:val="6E027099"/>
    <w:rsid w:val="6E0341BE"/>
    <w:rsid w:val="6E076DA5"/>
    <w:rsid w:val="6E2642CF"/>
    <w:rsid w:val="6E2A25F5"/>
    <w:rsid w:val="6E3D27C7"/>
    <w:rsid w:val="6E4B0B7C"/>
    <w:rsid w:val="6E4B6C92"/>
    <w:rsid w:val="6E5061A7"/>
    <w:rsid w:val="6ECE0386"/>
    <w:rsid w:val="6EEA46FD"/>
    <w:rsid w:val="6EED1AF7"/>
    <w:rsid w:val="6F252FA2"/>
    <w:rsid w:val="6F824C46"/>
    <w:rsid w:val="6F885777"/>
    <w:rsid w:val="6F911E87"/>
    <w:rsid w:val="6FB91182"/>
    <w:rsid w:val="6FC22F83"/>
    <w:rsid w:val="6FD6444B"/>
    <w:rsid w:val="701C781D"/>
    <w:rsid w:val="70241157"/>
    <w:rsid w:val="70271038"/>
    <w:rsid w:val="706E7E07"/>
    <w:rsid w:val="709D7EA5"/>
    <w:rsid w:val="70BB7448"/>
    <w:rsid w:val="70C17CCE"/>
    <w:rsid w:val="70DF7B65"/>
    <w:rsid w:val="710B3229"/>
    <w:rsid w:val="71136DEE"/>
    <w:rsid w:val="7113778C"/>
    <w:rsid w:val="718C1A9B"/>
    <w:rsid w:val="71990EF8"/>
    <w:rsid w:val="719A7BC9"/>
    <w:rsid w:val="71C31DA1"/>
    <w:rsid w:val="71D97602"/>
    <w:rsid w:val="721970A7"/>
    <w:rsid w:val="724E6B61"/>
    <w:rsid w:val="72AF1530"/>
    <w:rsid w:val="72B54589"/>
    <w:rsid w:val="72D51220"/>
    <w:rsid w:val="72F13B80"/>
    <w:rsid w:val="73013B4B"/>
    <w:rsid w:val="730B1A40"/>
    <w:rsid w:val="73121E6F"/>
    <w:rsid w:val="73173575"/>
    <w:rsid w:val="732C5C1E"/>
    <w:rsid w:val="73461136"/>
    <w:rsid w:val="735D2FC3"/>
    <w:rsid w:val="735E6385"/>
    <w:rsid w:val="73883219"/>
    <w:rsid w:val="739351FC"/>
    <w:rsid w:val="73B274A0"/>
    <w:rsid w:val="73B47087"/>
    <w:rsid w:val="73B478E6"/>
    <w:rsid w:val="74177EF7"/>
    <w:rsid w:val="748A492B"/>
    <w:rsid w:val="74A07A06"/>
    <w:rsid w:val="74A92270"/>
    <w:rsid w:val="74AC2CD5"/>
    <w:rsid w:val="74C51468"/>
    <w:rsid w:val="74E110D3"/>
    <w:rsid w:val="74F90F0C"/>
    <w:rsid w:val="750C5C2E"/>
    <w:rsid w:val="75182355"/>
    <w:rsid w:val="751C1388"/>
    <w:rsid w:val="75953D9E"/>
    <w:rsid w:val="75E14953"/>
    <w:rsid w:val="75E7477C"/>
    <w:rsid w:val="75F95225"/>
    <w:rsid w:val="75FB1725"/>
    <w:rsid w:val="761A0D0A"/>
    <w:rsid w:val="76221799"/>
    <w:rsid w:val="766F0AF3"/>
    <w:rsid w:val="7693567A"/>
    <w:rsid w:val="76962A74"/>
    <w:rsid w:val="76E25F46"/>
    <w:rsid w:val="76F372C3"/>
    <w:rsid w:val="76F62C17"/>
    <w:rsid w:val="76FE7B95"/>
    <w:rsid w:val="77084C62"/>
    <w:rsid w:val="771A6916"/>
    <w:rsid w:val="771C0118"/>
    <w:rsid w:val="772164A5"/>
    <w:rsid w:val="773B26C2"/>
    <w:rsid w:val="77687B79"/>
    <w:rsid w:val="77872B92"/>
    <w:rsid w:val="778D031B"/>
    <w:rsid w:val="778D7399"/>
    <w:rsid w:val="782040E6"/>
    <w:rsid w:val="7826607A"/>
    <w:rsid w:val="782B18E2"/>
    <w:rsid w:val="784B7055"/>
    <w:rsid w:val="788C05D2"/>
    <w:rsid w:val="789D79AA"/>
    <w:rsid w:val="78B226C7"/>
    <w:rsid w:val="78CE0F0B"/>
    <w:rsid w:val="79180954"/>
    <w:rsid w:val="7947274B"/>
    <w:rsid w:val="799B0A29"/>
    <w:rsid w:val="79A84B20"/>
    <w:rsid w:val="79AC409A"/>
    <w:rsid w:val="7A192019"/>
    <w:rsid w:val="7A2B7977"/>
    <w:rsid w:val="7A5A767E"/>
    <w:rsid w:val="7B0D492E"/>
    <w:rsid w:val="7B6207F6"/>
    <w:rsid w:val="7B6825E1"/>
    <w:rsid w:val="7B7E6C50"/>
    <w:rsid w:val="7B857274"/>
    <w:rsid w:val="7BB120FE"/>
    <w:rsid w:val="7BDC717B"/>
    <w:rsid w:val="7CAB0325"/>
    <w:rsid w:val="7CF17F7C"/>
    <w:rsid w:val="7D192C2B"/>
    <w:rsid w:val="7D434AEA"/>
    <w:rsid w:val="7D836231"/>
    <w:rsid w:val="7D99109C"/>
    <w:rsid w:val="7DE7402D"/>
    <w:rsid w:val="7DE92023"/>
    <w:rsid w:val="7E0E1A8A"/>
    <w:rsid w:val="7E44676F"/>
    <w:rsid w:val="7E4A61D0"/>
    <w:rsid w:val="7E5020A2"/>
    <w:rsid w:val="7E5E6806"/>
    <w:rsid w:val="7E70004F"/>
    <w:rsid w:val="7E754DC3"/>
    <w:rsid w:val="7E9604AE"/>
    <w:rsid w:val="7EAF6391"/>
    <w:rsid w:val="7ECC64CE"/>
    <w:rsid w:val="7EE81E27"/>
    <w:rsid w:val="7EFE38AC"/>
    <w:rsid w:val="7F25708B"/>
    <w:rsid w:val="7F2A746E"/>
    <w:rsid w:val="7F44134D"/>
    <w:rsid w:val="7F743B6E"/>
    <w:rsid w:val="7F7D0C75"/>
    <w:rsid w:val="7F867606"/>
    <w:rsid w:val="7FA95AC7"/>
    <w:rsid w:val="7FCF4400"/>
    <w:rsid w:val="7FE00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5">
    <w:name w:val="Default Paragraph Font"/>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5">
    <w:name w:val="Body Text"/>
    <w:basedOn w:val="1"/>
    <w:autoRedefine/>
    <w:qFormat/>
    <w:uiPriority w:val="1"/>
    <w:pPr>
      <w:widowControl w:val="0"/>
      <w:ind w:left="154" w:firstLine="0"/>
    </w:pPr>
    <w:rPr>
      <w:rFonts w:ascii="宋体" w:hAnsi="宋体" w:eastAsia="宋体"/>
      <w:sz w:val="24"/>
      <w:szCs w:val="24"/>
      <w:lang w:bidi="ar-SA"/>
    </w:rPr>
  </w:style>
  <w:style w:type="paragraph" w:styleId="6">
    <w:name w:val="Body Text Indent"/>
    <w:basedOn w:val="1"/>
    <w:autoRedefine/>
    <w:qFormat/>
    <w:uiPriority w:val="0"/>
    <w:pPr>
      <w:spacing w:after="120" w:afterLines="0" w:afterAutospacing="0"/>
      <w:ind w:left="420" w:leftChars="200"/>
    </w:pPr>
  </w:style>
  <w:style w:type="paragraph" w:styleId="7">
    <w:name w:val="toc 3"/>
    <w:basedOn w:val="1"/>
    <w:next w:val="1"/>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Body Text First Indent 2"/>
    <w:basedOn w:val="6"/>
    <w:link w:val="24"/>
    <w:autoRedefine/>
    <w:qFormat/>
    <w:uiPriority w:val="0"/>
    <w:pPr>
      <w:ind w:firstLine="420" w:firstLineChars="200"/>
    </w:pPr>
  </w:style>
  <w:style w:type="table" w:styleId="14">
    <w:name w:val="Table Grid"/>
    <w:basedOn w:val="1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basedOn w:val="15"/>
    <w:autoRedefine/>
    <w:unhideWhenUsed/>
    <w:qFormat/>
    <w:uiPriority w:val="99"/>
    <w:rPr>
      <w:color w:val="0563C1"/>
      <w:u w:val="single"/>
    </w:rPr>
  </w:style>
  <w:style w:type="paragraph" w:styleId="19">
    <w:name w:val="No Spacing"/>
    <w:autoRedefine/>
    <w:qFormat/>
    <w:uiPriority w:val="1"/>
    <w:rPr>
      <w:rFonts w:ascii="Calibri" w:hAnsi="Calibri" w:eastAsia="宋体" w:cs="Times New Roman"/>
      <w:sz w:val="22"/>
      <w:szCs w:val="22"/>
      <w:lang w:val="en-US" w:eastAsia="zh-CN" w:bidi="ar-SA"/>
    </w:rPr>
  </w:style>
  <w:style w:type="paragraph" w:styleId="20">
    <w:name w:val="List Paragraph"/>
    <w:basedOn w:val="1"/>
    <w:qFormat/>
    <w:uiPriority w:val="34"/>
    <w:pPr>
      <w:ind w:left="720"/>
      <w:contextualSpacing/>
    </w:pPr>
  </w:style>
  <w:style w:type="paragraph" w:customStyle="1" w:styleId="21">
    <w:name w:val="WPSOffice手动目录 1"/>
    <w:qFormat/>
    <w:uiPriority w:val="0"/>
    <w:pPr>
      <w:ind w:leftChars="0"/>
    </w:pPr>
    <w:rPr>
      <w:rFonts w:ascii="Times New Roman" w:hAnsi="Times New Roman" w:eastAsia="宋体" w:cs="Times New Roman"/>
      <w:sz w:val="20"/>
      <w:szCs w:val="20"/>
    </w:rPr>
  </w:style>
  <w:style w:type="paragraph" w:customStyle="1" w:styleId="22">
    <w:name w:val="WPSOffice手动目录 2"/>
    <w:qFormat/>
    <w:uiPriority w:val="0"/>
    <w:pPr>
      <w:ind w:leftChars="200"/>
    </w:pPr>
    <w:rPr>
      <w:rFonts w:ascii="Times New Roman" w:hAnsi="Times New Roman" w:eastAsia="宋体" w:cs="Times New Roman"/>
      <w:sz w:val="20"/>
      <w:szCs w:val="20"/>
    </w:rPr>
  </w:style>
  <w:style w:type="paragraph" w:customStyle="1" w:styleId="23">
    <w:name w:val="WPSOffice手动目录 3"/>
    <w:qFormat/>
    <w:uiPriority w:val="0"/>
    <w:pPr>
      <w:ind w:leftChars="400"/>
    </w:pPr>
    <w:rPr>
      <w:rFonts w:ascii="Times New Roman" w:hAnsi="Times New Roman" w:eastAsia="宋体" w:cs="Times New Roman"/>
      <w:sz w:val="20"/>
      <w:szCs w:val="20"/>
    </w:rPr>
  </w:style>
  <w:style w:type="character" w:customStyle="1" w:styleId="24">
    <w:name w:val="正文首行缩进 2 Char"/>
    <w:link w:val="12"/>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bmp"/><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1.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jpeg"/><Relationship Id="rId6" Type="http://schemas.openxmlformats.org/officeDocument/2006/relationships/image" Target="media/image2.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1" Type="http://schemas.microsoft.com/office/2011/relationships/people" Target="people.xml"/><Relationship Id="rId120" Type="http://schemas.openxmlformats.org/officeDocument/2006/relationships/fontTable" Target="fontTable.xml"/><Relationship Id="rId12" Type="http://schemas.openxmlformats.org/officeDocument/2006/relationships/image" Target="media/image7.png"/><Relationship Id="rId119" Type="http://schemas.openxmlformats.org/officeDocument/2006/relationships/numbering" Target="numbering.xml"/><Relationship Id="rId118" Type="http://schemas.openxmlformats.org/officeDocument/2006/relationships/customXml" Target="../customXml/item1.xml"/><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913</Words>
  <Characters>1640</Characters>
  <Lines>0</Lines>
  <Paragraphs>0</Paragraphs>
  <TotalTime>0</TotalTime>
  <ScaleCrop>false</ScaleCrop>
  <LinksUpToDate>false</LinksUpToDate>
  <CharactersWithSpaces>1883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2024-04-08T01:35:00Z</dcterms:created>
  <dc:creator>想念，亦以成淚</dc:creator>
  <cp:lastModifiedBy>LKY</cp:lastModifiedBy>
  <dcterms:modified xsi:type="dcterms:W3CDTF">2026-09-15T09:32:33Z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C9727988DC3F458F892064F76ED155C3_13</vt:lpwstr>
  </property>
  <property fmtid="{D5CDD505-2E9C-101B-9397-08002B2CF9AE}" pid="4" name="KSOTemplateDocerSaveRecord">
    <vt:lpwstr>eyJoZGlkIjoiOTA3ZDc1YWY5ZmZkNGI3Y2Q2MGVhM2ZhZmZiMGMzN2EiLCJ1c2VySWQiOiIxMDg3OTg2MjM0In0=</vt:lpwstr>
  </property>
</Properties>
</file>