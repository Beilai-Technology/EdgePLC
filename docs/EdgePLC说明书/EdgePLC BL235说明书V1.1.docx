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0A7E8">
      <w:pPr>
        <w:pStyle w:val="12"/>
        <w:rPr>
          <w:rFonts w:hint="default" w:ascii="Times New Roman" w:hAnsi="Times New Roman" w:eastAsia="宋体" w:cs="宋体"/>
          <w:b/>
          <w:bCs/>
          <w:iCs/>
          <w:color w:val="000000"/>
          <w:sz w:val="24"/>
          <w:szCs w:val="24"/>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ascii="Times New Roman" w:hAnsi="Times New Roman" w:cs="宋体"/>
        </w:rPr>
        <mc:AlternateContent>
          <mc:Choice Requires="wps">
            <w:drawing>
              <wp:anchor distT="45720" distB="45720" distL="114300" distR="114300" simplePos="0" relativeHeight="251664384" behindDoc="0" locked="0" layoutInCell="1" allowOverlap="1">
                <wp:simplePos x="0" y="0"/>
                <wp:positionH relativeFrom="page">
                  <wp:posOffset>866140</wp:posOffset>
                </wp:positionH>
                <wp:positionV relativeFrom="paragraph">
                  <wp:posOffset>2362200</wp:posOffset>
                </wp:positionV>
                <wp:extent cx="2949575" cy="3782060"/>
                <wp:effectExtent l="0" t="0" r="0" b="0"/>
                <wp:wrapSquare wrapText="bothSides"/>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2949575" cy="3782060"/>
                        </a:xfrm>
                        <a:prstGeom prst="rect">
                          <a:avLst/>
                        </a:prstGeom>
                        <a:noFill/>
                        <a:ln>
                          <a:noFill/>
                        </a:ln>
                        <a:effectLst/>
                      </wps:spPr>
                      <wps:txb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8.2pt;margin-top:186pt;height:297.8pt;width:232.25pt;mso-position-horizontal-relative:page;mso-wrap-distance-bottom:3.6pt;mso-wrap-distance-left:9pt;mso-wrap-distance-right:9pt;mso-wrap-distance-top:3.6pt;z-index:251664384;mso-width-relative:page;mso-height-relative:page;" filled="f" stroked="f" coordsize="21600,21600" o:gfxdata="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VZ4ug2AAA&#10;AAsBAAAPAAAAAAAAAAEAIAAAACIAAABkcnMvZG93bnJldi54bWxQSwECFAAUAAAACACHTuJADWyX&#10;bB4CAAAkBAAADgAAAAAAAAABACAAAAAnAQAAZHJzL2Uyb0RvYy54bWxQSwUGAAAAAAYABgBZAQAA&#10;twUAAAAA&#10;">
                <v:fill on="f" focussize="0,0"/>
                <v:stroke on="f"/>
                <v:imagedata o:title=""/>
                <o:lock v:ext="edit" aspectratio="f"/>
                <v:textbo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v:textbox>
                <w10:wrap type="square"/>
              </v:shape>
            </w:pict>
          </mc:Fallback>
        </mc:AlternateContent>
      </w: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3608705</wp:posOffset>
                </wp:positionH>
                <wp:positionV relativeFrom="paragraph">
                  <wp:posOffset>6026150</wp:posOffset>
                </wp:positionV>
                <wp:extent cx="2866390" cy="2348230"/>
                <wp:effectExtent l="0" t="0" r="0" b="0"/>
                <wp:wrapNone/>
                <wp:docPr id="2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2866390" cy="2348230"/>
                        </a:xfrm>
                        <a:prstGeom prst="rect">
                          <a:avLst/>
                        </a:prstGeom>
                        <a:noFill/>
                        <a:ln>
                          <a:noFill/>
                        </a:ln>
                        <a:effectLst/>
                      </wps:spPr>
                      <wps:txb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0" w:author="L" w:date="2026-09-10T16:48:11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1" w:author="L" w:date="2026-09-10T16:48:17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2" w:author="L" w:date="2026-09-10T16:48:15Z">
                              <w:r>
                                <w:rPr>
                                  <w:rFonts w:hint="eastAsia" w:ascii="黑体" w:hAnsi="黑体" w:eastAsia="黑体"/>
                                  <w:color w:val="FFFFFF"/>
                                  <w:sz w:val="30"/>
                                  <w:szCs w:val="30"/>
                                  <w:lang w:val="en-US" w:eastAsia="zh-CN"/>
                                </w:rPr>
                                <w:t>10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84.15pt;margin-top:474.5pt;height:184.9pt;width:225.7pt;z-index:251663360;mso-width-relative:page;mso-height-relative:page;" filled="f" stroked="f" coordsize="21600,21600" o:gfxdata="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muKT/Z&#10;AAAADQEAAA8AAAAAAAAAAQAgAAAAIgAAAGRycy9kb3ducmV2LnhtbFBLAQIUABQAAAAIAIdO4kAo&#10;5aFcHwIAACYEAAAOAAAAAAAAAAEAIAAAACgBAABkcnMvZTJvRG9jLnhtbFBLBQYAAAAABgAGAFkB&#10;AAC5BQAAAAA=&#10;">
                <v:fill on="f" focussize="0,0"/>
                <v:stroke on="f"/>
                <v:imagedata o:title=""/>
                <o:lock v:ext="edit" aspectratio="f"/>
                <v:textbo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3" w:author="L" w:date="2026-09-10T16:48:11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4" w:author="L" w:date="2026-09-10T16:48:17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5" w:author="L" w:date="2026-09-10T16:48:15Z">
                        <w:r>
                          <w:rPr>
                            <w:rFonts w:hint="eastAsia" w:ascii="黑体" w:hAnsi="黑体" w:eastAsia="黑体"/>
                            <w:color w:val="FFFFFF"/>
                            <w:sz w:val="30"/>
                            <w:szCs w:val="30"/>
                            <w:lang w:val="en-US" w:eastAsia="zh-CN"/>
                          </w:rPr>
                          <w:t>10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v:textbox>
              </v:shape>
            </w:pict>
          </mc:Fallback>
        </mc:AlternateContent>
      </w:r>
      <w:r>
        <w:rPr>
          <w:rFonts w:hint="eastAsia" w:ascii="Times New Roman" w:hAnsi="Times New Roman" w:cs="宋体"/>
        </w:rPr>
        <mc:AlternateContent>
          <mc:Choice Requires="wps">
            <w:drawing>
              <wp:anchor distT="45720" distB="45720" distL="114300" distR="114300" simplePos="0" relativeHeight="251662336" behindDoc="0" locked="0" layoutInCell="1" allowOverlap="1">
                <wp:simplePos x="0" y="0"/>
                <wp:positionH relativeFrom="page">
                  <wp:posOffset>4687570</wp:posOffset>
                </wp:positionH>
                <wp:positionV relativeFrom="paragraph">
                  <wp:posOffset>4026535</wp:posOffset>
                </wp:positionV>
                <wp:extent cx="2866390" cy="1772285"/>
                <wp:effectExtent l="0" t="0" r="0" b="0"/>
                <wp:wrapSquare wrapText="bothSides"/>
                <wp:docPr id="24" name="文本框 24"/>
                <wp:cNvGraphicFramePr/>
                <a:graphic xmlns:a="http://schemas.openxmlformats.org/drawingml/2006/main">
                  <a:graphicData uri="http://schemas.microsoft.com/office/word/2010/wordprocessingShape">
                    <wps:wsp>
                      <wps:cNvSpPr txBox="1">
                        <a:spLocks noChangeArrowheads="1"/>
                      </wps:cNvSpPr>
                      <wps:spPr bwMode="auto">
                        <a:xfrm>
                          <a:off x="0" y="0"/>
                          <a:ext cx="2866390" cy="1277620"/>
                        </a:xfrm>
                        <a:prstGeom prst="rect">
                          <a:avLst/>
                        </a:prstGeom>
                        <a:noFill/>
                        <a:ln>
                          <a:noFill/>
                        </a:ln>
                        <a:effectLst/>
                      </wps:spPr>
                      <wps:txbx>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BL235系列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1pt;margin-top:317.05pt;height:139.55pt;width:225.7pt;mso-position-horizontal-relative:page;mso-wrap-distance-bottom:3.6pt;mso-wrap-distance-left:9pt;mso-wrap-distance-right:9pt;mso-wrap-distance-top:3.6pt;z-index:251662336;mso-width-relative:page;mso-height-relative:margin;mso-height-percent:200;" filled="f" stroked="f" coordsize="21600,21600" o:gfxdata="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Rm9lfa&#10;AAAADAEAAA8AAAAAAAAAAQAgAAAAIgAAAGRycy9kb3ducmV2LnhtbFBLAQIUABQAAAAIAIdO4kB9&#10;+q0EHgIAACYEAAAOAAAAAAAAAAEAIAAAACkBAABkcnMvZTJvRG9jLnhtbFBLBQYAAAAABgAGAFkB&#10;AAC5BQAAAAA=&#10;">
                <v:fill on="f" focussize="0,0"/>
                <v:stroke on="f"/>
                <v:imagedata o:title=""/>
                <o:lock v:ext="edit" aspectratio="f"/>
                <v:textbox style="mso-fit-shape-to-text:t;">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BL235系列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v:textbox>
                <w10:wrap type="square"/>
              </v:shape>
            </w:pict>
          </mc:Fallback>
        </mc:AlternateContent>
      </w:r>
      <w:r>
        <w:rPr>
          <w:rFonts w:hint="eastAsia" w:ascii="Times New Roman" w:hAnsi="Times New Roman" w:cs="宋体"/>
        </w:rPr>
        <w:drawing>
          <wp:anchor distT="0" distB="0" distL="114300" distR="114300" simplePos="0" relativeHeight="251661312" behindDoc="0" locked="0" layoutInCell="1" allowOverlap="1">
            <wp:simplePos x="0" y="0"/>
            <wp:positionH relativeFrom="page">
              <wp:posOffset>4839335</wp:posOffset>
            </wp:positionH>
            <wp:positionV relativeFrom="paragraph">
              <wp:posOffset>2148840</wp:posOffset>
            </wp:positionV>
            <wp:extent cx="2456815" cy="1734185"/>
            <wp:effectExtent l="1905" t="0" r="17780" b="0"/>
            <wp:wrapNone/>
            <wp:docPr id="2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63079" cy="1738463"/>
                    </a:xfrm>
                    <a:prstGeom prst="rect">
                      <a:avLst/>
                    </a:prstGeom>
                    <a:noFill/>
                    <a:ln w="9525">
                      <a:noFill/>
                    </a:ln>
                    <a:effectLst>
                      <a:outerShdw blurRad="1270000" dist="50800" dir="5400000" algn="ctr" rotWithShape="0">
                        <a:srgbClr val="92D050">
                          <a:alpha val="0"/>
                        </a:srgbClr>
                      </a:outerShdw>
                      <a:reflection blurRad="1270000" stA="0" endPos="65000" dist="50800" dir="5400000" sy="-100000" algn="bl" rotWithShape="0"/>
                    </a:effectLst>
                  </pic:spPr>
                </pic:pic>
              </a:graphicData>
            </a:graphic>
          </wp:anchor>
        </w:drawing>
      </w:r>
      <w:r>
        <w:rPr>
          <w:rFonts w:ascii="Times New Roman" w:hAnsi="Times New Roman"/>
        </w:rPr>
        <mc:AlternateContent>
          <mc:Choice Requires="wps">
            <w:drawing>
              <wp:anchor distT="0" distB="0" distL="114300" distR="114300" simplePos="0" relativeHeight="251660288" behindDoc="0" locked="0" layoutInCell="0" allowOverlap="1">
                <wp:simplePos x="0" y="0"/>
                <wp:positionH relativeFrom="page">
                  <wp:posOffset>26035</wp:posOffset>
                </wp:positionH>
                <wp:positionV relativeFrom="page">
                  <wp:posOffset>1267460</wp:posOffset>
                </wp:positionV>
                <wp:extent cx="7557770" cy="1450975"/>
                <wp:effectExtent l="0" t="0" r="5080" b="15875"/>
                <wp:wrapNone/>
                <wp:docPr id="18" name="矩形 18"/>
                <wp:cNvGraphicFramePr/>
                <a:graphic xmlns:a="http://schemas.openxmlformats.org/drawingml/2006/main">
                  <a:graphicData uri="http://schemas.microsoft.com/office/word/2010/wordprocessingShape">
                    <wps:wsp>
                      <wps:cNvSpPr>
                        <a:spLocks noChangeArrowheads="1"/>
                      </wps:cNvSpPr>
                      <wps:spPr bwMode="auto">
                        <a:xfrm>
                          <a:off x="0" y="0"/>
                          <a:ext cx="7557770" cy="1450731"/>
                        </a:xfrm>
                        <a:prstGeom prst="rect">
                          <a:avLst/>
                        </a:prstGeom>
                        <a:solidFill>
                          <a:srgbClr val="4472C4"/>
                        </a:solidFill>
                        <a:ln w="19050">
                          <a:noFill/>
                          <a:miter lim="800000"/>
                        </a:ln>
                        <a:effectLst/>
                      </wps:spPr>
                      <wps:txbx>
                        <w:txbxContent>
                          <w:p w14:paraId="7DE33C2D">
                            <w:pPr>
                              <w:pStyle w:val="19"/>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BL235工业边缘</w:t>
                            </w:r>
                            <w:r>
                              <w:rPr>
                                <w:rFonts w:hint="eastAsia" w:ascii="黑体" w:hAnsi="黑体" w:eastAsia="黑体"/>
                                <w:color w:val="FFFFFF"/>
                                <w:sz w:val="72"/>
                                <w:szCs w:val="72"/>
                              </w:rPr>
                              <w:t>控制器</w:t>
                            </w:r>
                          </w:p>
                        </w:txbxContent>
                      </wps:txbx>
                      <wps:bodyPr rot="0" vert="horz" wrap="square" lIns="182880" tIns="45720" rIns="182880" bIns="45720" anchor="ctr" anchorCtr="0" upright="1">
                        <a:noAutofit/>
                      </wps:bodyPr>
                    </wps:wsp>
                  </a:graphicData>
                </a:graphic>
              </wp:anchor>
            </w:drawing>
          </mc:Choice>
          <mc:Fallback>
            <w:pict>
              <v:rect id="_x0000_s1026" o:spid="_x0000_s1026" o:spt="1" style="position:absolute;left:0pt;margin-left:2.05pt;margin-top:99.8pt;height:114.25pt;width:595.1pt;mso-position-horizontal-relative:page;mso-position-vertical-relative:page;z-index:251660288;v-text-anchor:middle;mso-width-relative:page;mso-height-relative:page;" fillcolor="#4472C4" filled="t" stroked="f" coordsize="21600,21600" o:allowincell="f" o:gfxdata="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UT+Eu2AAAAAoBAAAPAAAAAAAAAAEAIAAAACIAAABk&#10;cnMvZG93bnJldi54bWxQSwECFAAUAAAACACHTuJAAgCw5z8CAABnBAAADgAAAAAAAAABACAAAAAn&#10;AQAAZHJzL2Uyb0RvYy54bWxQSwUGAAAAAAYABgBZAQAA2AUAAAAA&#10;">
                <v:fill on="t" focussize="0,0"/>
                <v:stroke on="f" weight="1.5pt" miterlimit="8" joinstyle="miter"/>
                <v:imagedata o:title=""/>
                <o:lock v:ext="edit" aspectratio="f"/>
                <v:textbox inset="5.08mm,1.27mm,5.08mm,1.27mm">
                  <w:txbxContent>
                    <w:p w14:paraId="7DE33C2D">
                      <w:pPr>
                        <w:pStyle w:val="19"/>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BL235工业边缘</w:t>
                      </w:r>
                      <w:r>
                        <w:rPr>
                          <w:rFonts w:hint="eastAsia" w:ascii="黑体" w:hAnsi="黑体" w:eastAsia="黑体"/>
                          <w:color w:val="FFFFFF"/>
                          <w:sz w:val="72"/>
                          <w:szCs w:val="72"/>
                        </w:rPr>
                        <w:t>控制器</w:t>
                      </w:r>
                    </w:p>
                  </w:txbxContent>
                </v:textbox>
              </v:rect>
            </w:pict>
          </mc:Fallback>
        </mc:AlternateContent>
      </w:r>
      <w:r>
        <w:rPr>
          <w:rFonts w:ascii="Times New Roman" w:hAnsi="Times New Roman"/>
        </w:rPr>
        <mc:AlternateContent>
          <mc:Choice Requires="wpg">
            <w:drawing>
              <wp:anchor distT="0" distB="0" distL="114300" distR="114300" simplePos="0" relativeHeight="251659264" behindDoc="0" locked="0" layoutInCell="1" allowOverlap="1">
                <wp:simplePos x="0" y="0"/>
                <wp:positionH relativeFrom="page">
                  <wp:posOffset>4530725</wp:posOffset>
                </wp:positionH>
                <wp:positionV relativeFrom="page">
                  <wp:posOffset>0</wp:posOffset>
                </wp:positionV>
                <wp:extent cx="4168775" cy="10691495"/>
                <wp:effectExtent l="0" t="0" r="3175" b="14605"/>
                <wp:wrapNone/>
                <wp:docPr id="17" name="组合 17"/>
                <wp:cNvGraphicFramePr/>
                <a:graphic xmlns:a="http://schemas.openxmlformats.org/drawingml/2006/main">
                  <a:graphicData uri="http://schemas.microsoft.com/office/word/2010/wordprocessingGroup">
                    <wpg:wgp>
                      <wpg:cNvGrpSpPr/>
                      <wpg:grpSpPr>
                        <a:xfrm>
                          <a:off x="0" y="0"/>
                          <a:ext cx="4168775" cy="10691495"/>
                          <a:chOff x="0" y="0"/>
                          <a:chExt cx="3113670" cy="10058400"/>
                        </a:xfrm>
                      </wpg:grpSpPr>
                      <wps:wsp>
                        <wps:cNvPr id="14" name="矩形 14" descr="Light vertical"/>
                        <wps:cNvSpPr/>
                        <wps:spPr>
                          <a:xfrm>
                            <a:off x="0" y="0"/>
                            <a:ext cx="138545" cy="10058400"/>
                          </a:xfrm>
                          <a:prstGeom prst="rect">
                            <a:avLst/>
                          </a:prstGeom>
                          <a:pattFill prst="dkVert">
                            <a:fgClr>
                              <a:srgbClr val="A9D18E">
                                <a:alpha val="79999"/>
                              </a:srgbClr>
                            </a:fgClr>
                            <a:bgClr>
                              <a:srgbClr val="FFFFFF">
                                <a:alpha val="79999"/>
                              </a:srgbClr>
                            </a:bgClr>
                          </a:pattFill>
                          <a:ln>
                            <a:noFill/>
                          </a:ln>
                        </wps:spPr>
                        <wps:bodyPr anchor="ctr" anchorCtr="0" upright="1"/>
                      </wps:wsp>
                      <wps:wsp>
                        <wps:cNvPr id="15" name="矩形 15"/>
                        <wps:cNvSpPr/>
                        <wps:spPr>
                          <a:xfrm>
                            <a:off x="124691" y="0"/>
                            <a:ext cx="2971800" cy="10058400"/>
                          </a:xfrm>
                          <a:prstGeom prst="rect">
                            <a:avLst/>
                          </a:prstGeom>
                          <a:solidFill>
                            <a:srgbClr val="92D050"/>
                          </a:solidFill>
                          <a:ln>
                            <a:noFill/>
                          </a:ln>
                        </wps:spPr>
                        <wps:bodyPr upright="1"/>
                      </wps:wsp>
                      <wps:wsp>
                        <wps:cNvPr id="16" name="矩形 16"/>
                        <wps:cNvSpPr/>
                        <wps:spPr>
                          <a:xfrm>
                            <a:off x="13854" y="0"/>
                            <a:ext cx="3099816" cy="2377440"/>
                          </a:xfrm>
                          <a:prstGeom prst="rect">
                            <a:avLst/>
                          </a:prstGeom>
                          <a:noFill/>
                          <a:ln>
                            <a:noFill/>
                          </a:ln>
                        </wps:spPr>
                        <wps:txbx>
                          <w:txbxContent>
                            <w:p w14:paraId="225FB2B9">
                              <w:pPr>
                                <w:pStyle w:val="19"/>
                                <w:rPr>
                                  <w:color w:val="FFFFFF"/>
                                  <w:sz w:val="96"/>
                                  <w:szCs w:val="96"/>
                                </w:rPr>
                              </w:pPr>
                            </w:p>
                          </w:txbxContent>
                        </wps:txbx>
                        <wps:bodyPr lIns="365760" tIns="182880" rIns="182880" bIns="182880" anchor="b" anchorCtr="0" upright="1"/>
                      </wps:wsp>
                    </wpg:wgp>
                  </a:graphicData>
                </a:graphic>
                <wp14:sizeRelH relativeFrom="page">
                  <wp14:pctWidth>0</wp14:pctWidth>
                </wp14:sizeRelH>
                <wp14:sizeRelV relativeFrom="page">
                  <wp14:pctHeight>100000</wp14:pctHeight>
                </wp14:sizeRelV>
              </wp:anchor>
            </w:drawing>
          </mc:Choice>
          <mc:Fallback>
            <w:pict>
              <v:group id="_x0000_s1026" o:spid="_x0000_s1026" o:spt="203" style="position:absolute;left:0pt;margin-left:356.75pt;margin-top:0pt;height:841.85pt;width:328.25pt;mso-position-horizontal-relative:page;mso-position-vertical-relative:page;z-index:251659264;mso-width-relative:page;mso-height-relative:page;mso-height-percent:1000;" coordsize="3113670,10058400" o:gfxdata="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NJVj5/aAAAACgEAAA8AAAAA&#10;AAAAAQAgAAAAIgAAAGRycy9kb3ducmV2LnhtbFBLAQIUABQAAAAIAIdO4kDvWxpj9gIAAJsIAAAO&#10;AAAAAAAAAAEAIAAAACkBAABkcnMvZTJvRG9jLnhtbFBLBQYAAAAABgAGAFkBAACRBgAAAAA=&#10;">
                <o:lock v:ext="edit" aspectratio="f"/>
                <v:rect id="_x0000_s1026" o:spid="_x0000_s1026" o:spt="1" alt="Light vertical" style="position:absolute;left:0;top:0;height:10058400;width:138545;v-text-anchor:middle;" fillcolor="#A9D18E" filled="t" stroked="f" coordsize="21600,21600" o:gfxdata="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UQ72twAAANsAAAAP&#10;AAAAAAAAAAEAIAAAACIAAABkcnMvZG93bnJldi54bWxQSwECFAAUAAAACACHTuJAMy8FnjsAAAA5&#10;AAAAEAAAAAAAAAABACAAAAAGAQAAZHJzL3NoYXBleG1sLnhtbFBLBQYAAAAABgAGAFsBAACwAwAA&#10;AAA=&#10;">
                  <v:fill type="pattern" on="t" color2="#FFFFFF" opacity="52428f" o:opacity2="52428f" o:title="深色竖线" focussize="0,0" r:id="rId8"/>
                  <v:stroke on="f"/>
                  <v:imagedata o:title=""/>
                  <o:lock v:ext="edit" aspectratio="f"/>
                </v:rect>
                <v:rect id="_x0000_s1026" o:spid="_x0000_s1026" o:spt="1" style="position:absolute;left:124691;top:0;height:10058400;width:2971800;" fillcolor="#92D050" filled="t" stroked="f" coordsize="21600,21600" o:gfxdata="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xV7FugAAANs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13854;top:0;height:2377440;width:3099816;v-text-anchor:bottom;" filled="f" stroked="f" coordsize="21600,21600" o:gfxdata="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X00D25AAAA2wAA&#10;AA8AAAAAAAAAAQAgAAAAIgAAAGRycy9kb3ducmV2LnhtbFBLAQIUABQAAAAIAIdO4kAzLwWeOwAA&#10;ADkAAAAQAAAAAAAAAAEAIAAAAAgBAABkcnMvc2hhcGV4bWwueG1sUEsFBgAAAAAGAAYAWwEAALID&#10;AAAAAA==&#10;">
                  <v:fill on="f" focussize="0,0"/>
                  <v:stroke on="f"/>
                  <v:imagedata o:title=""/>
                  <o:lock v:ext="edit" aspectratio="f"/>
                  <v:textbox inset="10.16mm,5.08mm,5.08mm,5.08mm">
                    <w:txbxContent>
                      <w:p w14:paraId="225FB2B9">
                        <w:pPr>
                          <w:pStyle w:val="19"/>
                          <w:rPr>
                            <w:color w:val="FFFFFF"/>
                            <w:sz w:val="96"/>
                            <w:szCs w:val="96"/>
                          </w:rPr>
                        </w:pPr>
                      </w:p>
                    </w:txbxContent>
                  </v:textbox>
                </v:rect>
              </v:group>
            </w:pict>
          </mc:Fallback>
        </mc:AlternateContent>
      </w:r>
    </w:p>
    <w:sdt>
      <w:sdtPr>
        <w:rPr>
          <w:rFonts w:ascii="宋体" w:hAnsi="宋体" w:eastAsia="宋体" w:cstheme="minorBidi"/>
          <w:kern w:val="2"/>
          <w:sz w:val="21"/>
          <w:szCs w:val="24"/>
          <w:lang w:val="en-US" w:eastAsia="zh-CN" w:bidi="ar-SA"/>
        </w:rPr>
        <w:id w:val="147462066"/>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2D972532">
          <w:pPr>
            <w:spacing w:before="0" w:beforeLines="0" w:after="0" w:afterLines="0" w:line="240" w:lineRule="auto"/>
            <w:ind w:left="0" w:leftChars="0" w:right="0" w:rightChars="0" w:firstLine="0" w:firstLineChars="0"/>
            <w:jc w:val="center"/>
          </w:pPr>
          <w:bookmarkStart w:id="0" w:name="_Toc14040"/>
          <w:r>
            <w:rPr>
              <w:rFonts w:ascii="宋体" w:hAnsi="宋体" w:eastAsia="宋体"/>
              <w:b/>
              <w:bCs/>
              <w:sz w:val="36"/>
              <w:szCs w:val="36"/>
              <w:rPrChange w:id="6" w:author="L" w:date="2026-09-10T16:43:01Z">
                <w:rPr>
                  <w:rFonts w:ascii="宋体" w:hAnsi="宋体" w:eastAsia="宋体"/>
                  <w:sz w:val="21"/>
                </w:rPr>
              </w:rPrChange>
            </w:rPr>
            <w:t>目</w:t>
          </w:r>
          <w:ins w:id="7" w:author="L" w:date="2026-09-10T16:42:59Z">
            <w:r>
              <w:rPr>
                <w:rFonts w:hint="eastAsia" w:ascii="宋体" w:hAnsi="宋体" w:eastAsia="宋体"/>
                <w:b/>
                <w:bCs/>
                <w:sz w:val="36"/>
                <w:szCs w:val="36"/>
                <w:lang w:val="en-US" w:eastAsia="zh-CN"/>
                <w:rPrChange w:id="8" w:author="L" w:date="2026-09-10T16:43:01Z">
                  <w:rPr>
                    <w:rFonts w:hint="eastAsia" w:ascii="宋体" w:hAnsi="宋体" w:eastAsia="宋体"/>
                    <w:sz w:val="36"/>
                    <w:szCs w:val="36"/>
                    <w:lang w:val="en-US" w:eastAsia="zh-CN"/>
                  </w:rPr>
                </w:rPrChange>
              </w:rPr>
              <w:t xml:space="preserve">  </w:t>
            </w:r>
          </w:ins>
          <w:r>
            <w:rPr>
              <w:rFonts w:ascii="宋体" w:hAnsi="宋体" w:eastAsia="宋体"/>
              <w:b/>
              <w:bCs/>
              <w:sz w:val="36"/>
              <w:szCs w:val="36"/>
              <w:rPrChange w:id="9" w:author="L" w:date="2026-09-10T16:43:01Z">
                <w:rPr>
                  <w:rFonts w:ascii="宋体" w:hAnsi="宋体" w:eastAsia="宋体"/>
                  <w:sz w:val="21"/>
                </w:rPr>
              </w:rPrChange>
            </w:rPr>
            <w:t>录</w:t>
          </w:r>
        </w:p>
        <w:p w14:paraId="25EA7A95">
          <w:pPr>
            <w:pStyle w:val="10"/>
            <w:tabs>
              <w:tab w:val="right" w:leader="dot" w:pos="8306"/>
            </w:tabs>
            <w:rPr>
              <w:ins w:id="10" w:author="L" w:date="2026-09-10T16:47:23Z"/>
              <w:del w:id="11" w:author="LKY" w:date="2026-09-15T17:30:54Z"/>
            </w:rPr>
          </w:pPr>
          <w:r>
            <w:fldChar w:fldCharType="begin"/>
          </w:r>
          <w:r>
            <w:instrText xml:space="preserve">TOC \o "1-3" \h \u </w:instrText>
          </w:r>
          <w:r>
            <w:fldChar w:fldCharType="separate"/>
          </w:r>
          <w:ins w:id="12" w:author="L" w:date="2026-09-10T16:47:23Z">
            <w:del w:id="13" w:author="LKY" w:date="2026-09-15T17:30:54Z">
              <w:r>
                <w:rPr/>
                <w:fldChar w:fldCharType="begin"/>
              </w:r>
            </w:del>
          </w:ins>
          <w:ins w:id="14" w:author="L" w:date="2026-09-10T16:47:23Z">
            <w:del w:id="15" w:author="LKY" w:date="2026-09-15T17:30:54Z">
              <w:r>
                <w:rPr/>
                <w:delInstrText xml:space="preserve"> HYPERLINK \l _Toc17387 </w:delInstrText>
              </w:r>
            </w:del>
          </w:ins>
          <w:ins w:id="16" w:author="L" w:date="2026-09-10T16:47:23Z">
            <w:del w:id="17" w:author="LKY" w:date="2026-09-15T17:30:54Z">
              <w:r>
                <w:rPr/>
                <w:fldChar w:fldCharType="separate"/>
              </w:r>
            </w:del>
          </w:ins>
          <w:ins w:id="18" w:author="L" w:date="2026-09-10T16:47:23Z">
            <w:del w:id="19" w:author="LKY" w:date="2026-09-15T17:30:54Z">
              <w:r>
                <w:rPr>
                  <w:rFonts w:hint="eastAsia" w:ascii="Times New Roman" w:hAnsi="Times New Roman" w:eastAsia="宋体" w:cs="宋体"/>
                  <w:bCs/>
                  <w:iCs/>
                  <w:szCs w:val="24"/>
                  <w:lang w:val="en-US" w:eastAsia="zh-CN"/>
                </w:rPr>
                <w:delText>前言</w:delText>
              </w:r>
            </w:del>
          </w:ins>
          <w:ins w:id="20" w:author="L" w:date="2026-09-10T16:47:23Z">
            <w:del w:id="21" w:author="LKY" w:date="2026-09-15T17:30:54Z">
              <w:r>
                <w:rPr/>
                <w:tab/>
              </w:r>
            </w:del>
          </w:ins>
          <w:ins w:id="22" w:author="L" w:date="2026-09-10T16:47:23Z">
            <w:del w:id="23" w:author="LKY" w:date="2026-09-15T17:30:54Z">
              <w:r>
                <w:rPr/>
                <w:fldChar w:fldCharType="begin"/>
              </w:r>
            </w:del>
          </w:ins>
          <w:ins w:id="24" w:author="L" w:date="2026-09-10T16:47:23Z">
            <w:del w:id="25" w:author="LKY" w:date="2026-09-15T17:30:54Z">
              <w:r>
                <w:rPr/>
                <w:delInstrText xml:space="preserve"> PAGEREF _Toc17387 \h </w:delInstrText>
              </w:r>
            </w:del>
          </w:ins>
          <w:ins w:id="26" w:author="L" w:date="2026-09-10T16:47:23Z">
            <w:del w:id="27" w:author="LKY" w:date="2026-09-15T17:30:54Z">
              <w:r>
                <w:rPr/>
                <w:fldChar w:fldCharType="separate"/>
              </w:r>
            </w:del>
          </w:ins>
          <w:ins w:id="28" w:author="L" w:date="2026-09-10T16:47:23Z">
            <w:del w:id="29" w:author="LKY" w:date="2026-09-15T17:30:54Z">
              <w:r>
                <w:rPr/>
                <w:delText>4</w:delText>
              </w:r>
            </w:del>
          </w:ins>
          <w:ins w:id="30" w:author="L" w:date="2026-09-10T16:47:23Z">
            <w:del w:id="31" w:author="LKY" w:date="2026-09-15T17:30:54Z">
              <w:r>
                <w:rPr/>
                <w:fldChar w:fldCharType="end"/>
              </w:r>
            </w:del>
          </w:ins>
          <w:ins w:id="32" w:author="L" w:date="2026-09-10T16:47:23Z">
            <w:del w:id="33" w:author="LKY" w:date="2026-09-15T17:30:54Z">
              <w:r>
                <w:rPr/>
                <w:fldChar w:fldCharType="end"/>
              </w:r>
            </w:del>
          </w:ins>
        </w:p>
        <w:p w14:paraId="43B674A7">
          <w:pPr>
            <w:pStyle w:val="10"/>
            <w:tabs>
              <w:tab w:val="right" w:leader="dot" w:pos="8306"/>
            </w:tabs>
            <w:rPr>
              <w:ins w:id="34" w:author="L" w:date="2026-09-10T16:47:23Z"/>
              <w:del w:id="35" w:author="LKY" w:date="2026-09-15T17:30:54Z"/>
            </w:rPr>
          </w:pPr>
          <w:ins w:id="36" w:author="L" w:date="2026-09-10T16:47:23Z">
            <w:del w:id="37" w:author="LKY" w:date="2026-09-15T17:30:54Z">
              <w:r>
                <w:rPr/>
                <w:fldChar w:fldCharType="begin"/>
              </w:r>
            </w:del>
          </w:ins>
          <w:ins w:id="38" w:author="L" w:date="2026-09-10T16:47:23Z">
            <w:del w:id="39" w:author="LKY" w:date="2026-09-15T17:30:54Z">
              <w:r>
                <w:rPr/>
                <w:delInstrText xml:space="preserve"> HYPERLINK \l _Toc10200 </w:delInstrText>
              </w:r>
            </w:del>
          </w:ins>
          <w:ins w:id="40" w:author="L" w:date="2026-09-10T16:47:23Z">
            <w:del w:id="41" w:author="LKY" w:date="2026-09-15T17:30:54Z">
              <w:r>
                <w:rPr/>
                <w:fldChar w:fldCharType="separate"/>
              </w:r>
            </w:del>
          </w:ins>
          <w:ins w:id="42" w:author="L" w:date="2026-09-10T16:47:23Z">
            <w:del w:id="43" w:author="LKY" w:date="2026-09-15T17:30:54Z">
              <w:r>
                <w:rPr>
                  <w:rFonts w:hint="eastAsia" w:ascii="Times New Roman" w:hAnsi="Times New Roman" w:cstheme="minorEastAsia"/>
                  <w:bCs/>
                  <w:szCs w:val="44"/>
                  <w:lang w:val="en-US" w:eastAsia="zh-CN"/>
                </w:rPr>
                <w:delText>1.产品简介</w:delText>
              </w:r>
            </w:del>
          </w:ins>
          <w:ins w:id="44" w:author="L" w:date="2026-09-10T16:47:23Z">
            <w:del w:id="45" w:author="LKY" w:date="2026-09-15T17:30:54Z">
              <w:r>
                <w:rPr/>
                <w:tab/>
              </w:r>
            </w:del>
          </w:ins>
          <w:ins w:id="46" w:author="L" w:date="2026-09-10T16:47:23Z">
            <w:del w:id="47" w:author="LKY" w:date="2026-09-15T17:30:54Z">
              <w:r>
                <w:rPr/>
                <w:fldChar w:fldCharType="begin"/>
              </w:r>
            </w:del>
          </w:ins>
          <w:ins w:id="48" w:author="L" w:date="2026-09-10T16:47:23Z">
            <w:del w:id="49" w:author="LKY" w:date="2026-09-15T17:30:54Z">
              <w:r>
                <w:rPr/>
                <w:delInstrText xml:space="preserve"> PAGEREF _Toc10200 \h </w:delInstrText>
              </w:r>
            </w:del>
          </w:ins>
          <w:ins w:id="50" w:author="L" w:date="2026-09-10T16:47:23Z">
            <w:del w:id="51" w:author="LKY" w:date="2026-09-15T17:30:54Z">
              <w:r>
                <w:rPr/>
                <w:fldChar w:fldCharType="separate"/>
              </w:r>
            </w:del>
          </w:ins>
          <w:ins w:id="52" w:author="L" w:date="2026-09-10T16:47:23Z">
            <w:del w:id="53" w:author="LKY" w:date="2026-09-15T17:30:54Z">
              <w:r>
                <w:rPr/>
                <w:delText>5</w:delText>
              </w:r>
            </w:del>
          </w:ins>
          <w:ins w:id="54" w:author="L" w:date="2026-09-10T16:47:23Z">
            <w:del w:id="55" w:author="LKY" w:date="2026-09-15T17:30:54Z">
              <w:r>
                <w:rPr/>
                <w:fldChar w:fldCharType="end"/>
              </w:r>
            </w:del>
          </w:ins>
          <w:ins w:id="56" w:author="L" w:date="2026-09-10T16:47:23Z">
            <w:del w:id="57" w:author="LKY" w:date="2026-09-15T17:30:54Z">
              <w:r>
                <w:rPr/>
                <w:fldChar w:fldCharType="end"/>
              </w:r>
            </w:del>
          </w:ins>
        </w:p>
        <w:p w14:paraId="7F94365B">
          <w:pPr>
            <w:pStyle w:val="11"/>
            <w:tabs>
              <w:tab w:val="right" w:leader="dot" w:pos="8306"/>
            </w:tabs>
            <w:rPr>
              <w:ins w:id="58" w:author="L" w:date="2026-09-10T16:47:23Z"/>
              <w:del w:id="59" w:author="LKY" w:date="2026-09-15T17:30:54Z"/>
            </w:rPr>
          </w:pPr>
          <w:ins w:id="60" w:author="L" w:date="2026-09-10T16:47:23Z">
            <w:del w:id="61" w:author="LKY" w:date="2026-09-15T17:30:54Z">
              <w:r>
                <w:rPr/>
                <w:fldChar w:fldCharType="begin"/>
              </w:r>
            </w:del>
          </w:ins>
          <w:ins w:id="62" w:author="L" w:date="2026-09-10T16:47:23Z">
            <w:del w:id="63" w:author="LKY" w:date="2026-09-15T17:30:54Z">
              <w:r>
                <w:rPr/>
                <w:delInstrText xml:space="preserve"> HYPERLINK \l _Toc24741 </w:delInstrText>
              </w:r>
            </w:del>
          </w:ins>
          <w:ins w:id="64" w:author="L" w:date="2026-09-10T16:47:23Z">
            <w:del w:id="65" w:author="LKY" w:date="2026-09-15T17:30:54Z">
              <w:r>
                <w:rPr/>
                <w:fldChar w:fldCharType="separate"/>
              </w:r>
            </w:del>
          </w:ins>
          <w:ins w:id="66" w:author="L" w:date="2026-09-10T16:47:23Z">
            <w:del w:id="67" w:author="LKY" w:date="2026-09-15T17:30:54Z">
              <w:r>
                <w:rPr>
                  <w:rFonts w:hint="eastAsia" w:ascii="Times New Roman" w:hAnsi="Times New Roman" w:cstheme="minorEastAsia"/>
                  <w:bCs/>
                  <w:szCs w:val="32"/>
                  <w:lang w:val="en-US" w:eastAsia="zh-CN"/>
                </w:rPr>
                <w:delText>1.1 概述</w:delText>
              </w:r>
            </w:del>
          </w:ins>
          <w:ins w:id="68" w:author="L" w:date="2026-09-10T16:47:23Z">
            <w:del w:id="69" w:author="LKY" w:date="2026-09-15T17:30:54Z">
              <w:r>
                <w:rPr/>
                <w:tab/>
              </w:r>
            </w:del>
          </w:ins>
          <w:ins w:id="70" w:author="L" w:date="2026-09-10T16:47:23Z">
            <w:del w:id="71" w:author="LKY" w:date="2026-09-15T17:30:54Z">
              <w:r>
                <w:rPr/>
                <w:fldChar w:fldCharType="begin"/>
              </w:r>
            </w:del>
          </w:ins>
          <w:ins w:id="72" w:author="L" w:date="2026-09-10T16:47:23Z">
            <w:del w:id="73" w:author="LKY" w:date="2026-09-15T17:30:54Z">
              <w:r>
                <w:rPr/>
                <w:delInstrText xml:space="preserve"> PAGEREF _Toc24741 \h </w:delInstrText>
              </w:r>
            </w:del>
          </w:ins>
          <w:ins w:id="74" w:author="L" w:date="2026-09-10T16:47:23Z">
            <w:del w:id="75" w:author="LKY" w:date="2026-09-15T17:30:54Z">
              <w:r>
                <w:rPr/>
                <w:fldChar w:fldCharType="separate"/>
              </w:r>
            </w:del>
          </w:ins>
          <w:ins w:id="76" w:author="L" w:date="2026-09-10T16:47:23Z">
            <w:del w:id="77" w:author="LKY" w:date="2026-09-15T17:30:54Z">
              <w:r>
                <w:rPr/>
                <w:delText>5</w:delText>
              </w:r>
            </w:del>
          </w:ins>
          <w:ins w:id="78" w:author="L" w:date="2026-09-10T16:47:23Z">
            <w:del w:id="79" w:author="LKY" w:date="2026-09-15T17:30:54Z">
              <w:r>
                <w:rPr/>
                <w:fldChar w:fldCharType="end"/>
              </w:r>
            </w:del>
          </w:ins>
          <w:ins w:id="80" w:author="L" w:date="2026-09-10T16:47:23Z">
            <w:del w:id="81" w:author="LKY" w:date="2026-09-15T17:30:54Z">
              <w:r>
                <w:rPr/>
                <w:fldChar w:fldCharType="end"/>
              </w:r>
            </w:del>
          </w:ins>
        </w:p>
        <w:p w14:paraId="4520FAB8">
          <w:pPr>
            <w:pStyle w:val="11"/>
            <w:tabs>
              <w:tab w:val="right" w:leader="dot" w:pos="8306"/>
            </w:tabs>
            <w:rPr>
              <w:ins w:id="82" w:author="L" w:date="2026-09-10T16:47:23Z"/>
              <w:del w:id="83" w:author="LKY" w:date="2026-09-15T17:30:54Z"/>
            </w:rPr>
          </w:pPr>
          <w:ins w:id="84" w:author="L" w:date="2026-09-10T16:47:23Z">
            <w:del w:id="85" w:author="LKY" w:date="2026-09-15T17:30:54Z">
              <w:r>
                <w:rPr/>
                <w:fldChar w:fldCharType="begin"/>
              </w:r>
            </w:del>
          </w:ins>
          <w:ins w:id="86" w:author="L" w:date="2026-09-10T16:47:23Z">
            <w:del w:id="87" w:author="LKY" w:date="2026-09-15T17:30:54Z">
              <w:r>
                <w:rPr/>
                <w:delInstrText xml:space="preserve"> HYPERLINK \l _Toc25331 </w:delInstrText>
              </w:r>
            </w:del>
          </w:ins>
          <w:ins w:id="88" w:author="L" w:date="2026-09-10T16:47:23Z">
            <w:del w:id="89" w:author="LKY" w:date="2026-09-15T17:30:54Z">
              <w:r>
                <w:rPr/>
                <w:fldChar w:fldCharType="separate"/>
              </w:r>
            </w:del>
          </w:ins>
          <w:ins w:id="90" w:author="L" w:date="2026-09-10T16:47:23Z">
            <w:del w:id="91" w:author="LKY" w:date="2026-09-15T17:30:54Z">
              <w:r>
                <w:rPr>
                  <w:rFonts w:hint="eastAsia" w:ascii="Times New Roman" w:hAnsi="Times New Roman" w:eastAsia="宋体" w:cs="宋体"/>
                  <w:bCs/>
                  <w:iCs/>
                  <w:kern w:val="2"/>
                  <w:szCs w:val="32"/>
                  <w:lang w:val="en-US" w:eastAsia="zh-CN" w:bidi="ar-SA"/>
                </w:rPr>
                <w:delText>1.2外形尺寸</w:delText>
              </w:r>
            </w:del>
          </w:ins>
          <w:ins w:id="92" w:author="L" w:date="2026-09-10T16:47:23Z">
            <w:del w:id="93" w:author="LKY" w:date="2026-09-15T17:30:54Z">
              <w:r>
                <w:rPr/>
                <w:tab/>
              </w:r>
            </w:del>
          </w:ins>
          <w:ins w:id="94" w:author="L" w:date="2026-09-10T16:47:23Z">
            <w:del w:id="95" w:author="LKY" w:date="2026-09-15T17:30:54Z">
              <w:r>
                <w:rPr/>
                <w:fldChar w:fldCharType="begin"/>
              </w:r>
            </w:del>
          </w:ins>
          <w:ins w:id="96" w:author="L" w:date="2026-09-10T16:47:23Z">
            <w:del w:id="97" w:author="LKY" w:date="2026-09-15T17:30:54Z">
              <w:r>
                <w:rPr/>
                <w:delInstrText xml:space="preserve"> PAGEREF _Toc25331 \h </w:delInstrText>
              </w:r>
            </w:del>
          </w:ins>
          <w:ins w:id="98" w:author="L" w:date="2026-09-10T16:47:23Z">
            <w:del w:id="99" w:author="LKY" w:date="2026-09-15T17:30:54Z">
              <w:r>
                <w:rPr/>
                <w:fldChar w:fldCharType="separate"/>
              </w:r>
            </w:del>
          </w:ins>
          <w:ins w:id="100" w:author="L" w:date="2026-09-10T16:47:23Z">
            <w:del w:id="101" w:author="LKY" w:date="2026-09-15T17:30:54Z">
              <w:r>
                <w:rPr/>
                <w:delText>5</w:delText>
              </w:r>
            </w:del>
          </w:ins>
          <w:ins w:id="102" w:author="L" w:date="2026-09-10T16:47:23Z">
            <w:del w:id="103" w:author="LKY" w:date="2026-09-15T17:30:54Z">
              <w:r>
                <w:rPr/>
                <w:fldChar w:fldCharType="end"/>
              </w:r>
            </w:del>
          </w:ins>
          <w:ins w:id="104" w:author="L" w:date="2026-09-10T16:47:23Z">
            <w:del w:id="105" w:author="LKY" w:date="2026-09-15T17:30:54Z">
              <w:r>
                <w:rPr/>
                <w:fldChar w:fldCharType="end"/>
              </w:r>
            </w:del>
          </w:ins>
        </w:p>
        <w:p w14:paraId="384F2BE5">
          <w:pPr>
            <w:pStyle w:val="11"/>
            <w:tabs>
              <w:tab w:val="right" w:leader="dot" w:pos="8306"/>
            </w:tabs>
            <w:rPr>
              <w:ins w:id="106" w:author="L" w:date="2026-09-10T16:47:23Z"/>
              <w:del w:id="107" w:author="LKY" w:date="2026-09-15T17:30:54Z"/>
            </w:rPr>
          </w:pPr>
          <w:ins w:id="108" w:author="L" w:date="2026-09-10T16:47:23Z">
            <w:del w:id="109" w:author="LKY" w:date="2026-09-15T17:30:54Z">
              <w:r>
                <w:rPr/>
                <w:fldChar w:fldCharType="begin"/>
              </w:r>
            </w:del>
          </w:ins>
          <w:ins w:id="110" w:author="L" w:date="2026-09-10T16:47:23Z">
            <w:del w:id="111" w:author="LKY" w:date="2026-09-15T17:30:54Z">
              <w:r>
                <w:rPr/>
                <w:delInstrText xml:space="preserve"> HYPERLINK \l _Toc1692 </w:delInstrText>
              </w:r>
            </w:del>
          </w:ins>
          <w:ins w:id="112" w:author="L" w:date="2026-09-10T16:47:23Z">
            <w:del w:id="113" w:author="LKY" w:date="2026-09-15T17:30:54Z">
              <w:r>
                <w:rPr/>
                <w:fldChar w:fldCharType="separate"/>
              </w:r>
            </w:del>
          </w:ins>
          <w:ins w:id="114" w:author="L" w:date="2026-09-10T16:47:23Z">
            <w:del w:id="115" w:author="LKY" w:date="2026-09-15T17:30:54Z">
              <w:r>
                <w:rPr>
                  <w:rFonts w:hint="eastAsia" w:ascii="Times New Roman" w:hAnsi="Times New Roman" w:eastAsia="宋体" w:cs="宋体"/>
                  <w:bCs/>
                  <w:iCs/>
                  <w:szCs w:val="32"/>
                  <w:lang w:val="en-US" w:eastAsia="zh-CN"/>
                </w:rPr>
                <w:delText>1.3技术参数</w:delText>
              </w:r>
            </w:del>
          </w:ins>
          <w:ins w:id="116" w:author="L" w:date="2026-09-10T16:47:23Z">
            <w:del w:id="117" w:author="LKY" w:date="2026-09-15T17:30:54Z">
              <w:r>
                <w:rPr/>
                <w:tab/>
              </w:r>
            </w:del>
          </w:ins>
          <w:ins w:id="118" w:author="L" w:date="2026-09-10T16:47:23Z">
            <w:del w:id="119" w:author="LKY" w:date="2026-09-15T17:30:54Z">
              <w:r>
                <w:rPr/>
                <w:fldChar w:fldCharType="begin"/>
              </w:r>
            </w:del>
          </w:ins>
          <w:ins w:id="120" w:author="L" w:date="2026-09-10T16:47:23Z">
            <w:del w:id="121" w:author="LKY" w:date="2026-09-15T17:30:54Z">
              <w:r>
                <w:rPr/>
                <w:delInstrText xml:space="preserve"> PAGEREF _Toc1692 \h </w:delInstrText>
              </w:r>
            </w:del>
          </w:ins>
          <w:ins w:id="122" w:author="L" w:date="2026-09-10T16:47:23Z">
            <w:del w:id="123" w:author="LKY" w:date="2026-09-15T17:30:54Z">
              <w:r>
                <w:rPr/>
                <w:fldChar w:fldCharType="separate"/>
              </w:r>
            </w:del>
          </w:ins>
          <w:ins w:id="124" w:author="L" w:date="2026-09-10T16:47:23Z">
            <w:del w:id="125" w:author="LKY" w:date="2026-09-15T17:30:54Z">
              <w:r>
                <w:rPr/>
                <w:delText>6</w:delText>
              </w:r>
            </w:del>
          </w:ins>
          <w:ins w:id="126" w:author="L" w:date="2026-09-10T16:47:23Z">
            <w:del w:id="127" w:author="LKY" w:date="2026-09-15T17:30:54Z">
              <w:r>
                <w:rPr/>
                <w:fldChar w:fldCharType="end"/>
              </w:r>
            </w:del>
          </w:ins>
          <w:ins w:id="128" w:author="L" w:date="2026-09-10T16:47:23Z">
            <w:del w:id="129" w:author="LKY" w:date="2026-09-15T17:30:54Z">
              <w:r>
                <w:rPr/>
                <w:fldChar w:fldCharType="end"/>
              </w:r>
            </w:del>
          </w:ins>
        </w:p>
        <w:p w14:paraId="3A8270FA">
          <w:pPr>
            <w:pStyle w:val="11"/>
            <w:tabs>
              <w:tab w:val="right" w:leader="dot" w:pos="8306"/>
            </w:tabs>
            <w:rPr>
              <w:ins w:id="130" w:author="L" w:date="2026-09-10T16:47:23Z"/>
              <w:del w:id="131" w:author="LKY" w:date="2026-09-15T17:30:54Z"/>
            </w:rPr>
          </w:pPr>
          <w:ins w:id="132" w:author="L" w:date="2026-09-10T16:47:23Z">
            <w:del w:id="133" w:author="LKY" w:date="2026-09-15T17:30:54Z">
              <w:r>
                <w:rPr/>
                <w:fldChar w:fldCharType="begin"/>
              </w:r>
            </w:del>
          </w:ins>
          <w:ins w:id="134" w:author="L" w:date="2026-09-10T16:47:23Z">
            <w:del w:id="135" w:author="LKY" w:date="2026-09-15T17:30:54Z">
              <w:r>
                <w:rPr/>
                <w:delInstrText xml:space="preserve"> HYPERLINK \l _Toc18903 </w:delInstrText>
              </w:r>
            </w:del>
          </w:ins>
          <w:ins w:id="136" w:author="L" w:date="2026-09-10T16:47:23Z">
            <w:del w:id="137" w:author="LKY" w:date="2026-09-15T17:30:54Z">
              <w:r>
                <w:rPr/>
                <w:fldChar w:fldCharType="separate"/>
              </w:r>
            </w:del>
          </w:ins>
          <w:ins w:id="138" w:author="L" w:date="2026-09-10T16:47:23Z">
            <w:del w:id="139" w:author="LKY" w:date="2026-09-15T17:30:54Z">
              <w:r>
                <w:rPr>
                  <w:rFonts w:hint="eastAsia" w:ascii="Times New Roman" w:hAnsi="Times New Roman" w:eastAsia="宋体" w:cs="宋体"/>
                  <w:bCs/>
                  <w:iCs/>
                  <w:kern w:val="2"/>
                  <w:szCs w:val="32"/>
                  <w:lang w:val="en-US" w:eastAsia="zh-CN" w:bidi="ar-SA"/>
                </w:rPr>
                <w:delText>1.4设备选型</w:delText>
              </w:r>
            </w:del>
          </w:ins>
          <w:ins w:id="140" w:author="L" w:date="2026-09-10T16:47:23Z">
            <w:del w:id="141" w:author="LKY" w:date="2026-09-15T17:30:54Z">
              <w:r>
                <w:rPr/>
                <w:tab/>
              </w:r>
            </w:del>
          </w:ins>
          <w:ins w:id="142" w:author="L" w:date="2026-09-10T16:47:23Z">
            <w:del w:id="143" w:author="LKY" w:date="2026-09-15T17:30:54Z">
              <w:r>
                <w:rPr/>
                <w:fldChar w:fldCharType="begin"/>
              </w:r>
            </w:del>
          </w:ins>
          <w:ins w:id="144" w:author="L" w:date="2026-09-10T16:47:23Z">
            <w:del w:id="145" w:author="LKY" w:date="2026-09-15T17:30:54Z">
              <w:r>
                <w:rPr/>
                <w:delInstrText xml:space="preserve"> PAGEREF _Toc18903 \h </w:delInstrText>
              </w:r>
            </w:del>
          </w:ins>
          <w:ins w:id="146" w:author="L" w:date="2026-09-10T16:47:23Z">
            <w:del w:id="147" w:author="LKY" w:date="2026-09-15T17:30:54Z">
              <w:r>
                <w:rPr/>
                <w:fldChar w:fldCharType="separate"/>
              </w:r>
            </w:del>
          </w:ins>
          <w:ins w:id="148" w:author="L" w:date="2026-09-10T16:47:23Z">
            <w:del w:id="149" w:author="LKY" w:date="2026-09-15T17:30:54Z">
              <w:r>
                <w:rPr/>
                <w:delText>8</w:delText>
              </w:r>
            </w:del>
          </w:ins>
          <w:ins w:id="150" w:author="L" w:date="2026-09-10T16:47:23Z">
            <w:del w:id="151" w:author="LKY" w:date="2026-09-15T17:30:54Z">
              <w:r>
                <w:rPr/>
                <w:fldChar w:fldCharType="end"/>
              </w:r>
            </w:del>
          </w:ins>
          <w:ins w:id="152" w:author="L" w:date="2026-09-10T16:47:23Z">
            <w:del w:id="153" w:author="LKY" w:date="2026-09-15T17:30:54Z">
              <w:r>
                <w:rPr/>
                <w:fldChar w:fldCharType="end"/>
              </w:r>
            </w:del>
          </w:ins>
        </w:p>
        <w:p w14:paraId="0CBAE50F">
          <w:pPr>
            <w:pStyle w:val="7"/>
            <w:tabs>
              <w:tab w:val="right" w:leader="dot" w:pos="8306"/>
            </w:tabs>
            <w:rPr>
              <w:ins w:id="154" w:author="L" w:date="2026-09-10T16:47:23Z"/>
              <w:del w:id="155" w:author="LKY" w:date="2026-09-15T17:30:54Z"/>
            </w:rPr>
          </w:pPr>
          <w:ins w:id="156" w:author="L" w:date="2026-09-10T16:47:23Z">
            <w:del w:id="157" w:author="LKY" w:date="2026-09-15T17:30:54Z">
              <w:r>
                <w:rPr/>
                <w:fldChar w:fldCharType="begin"/>
              </w:r>
            </w:del>
          </w:ins>
          <w:ins w:id="158" w:author="L" w:date="2026-09-10T16:47:23Z">
            <w:del w:id="159" w:author="LKY" w:date="2026-09-15T17:30:54Z">
              <w:r>
                <w:rPr/>
                <w:delInstrText xml:space="preserve"> HYPERLINK \l _Toc11183 </w:delInstrText>
              </w:r>
            </w:del>
          </w:ins>
          <w:ins w:id="160" w:author="L" w:date="2026-09-10T16:47:23Z">
            <w:del w:id="161" w:author="LKY" w:date="2026-09-15T17:30:54Z">
              <w:r>
                <w:rPr/>
                <w:fldChar w:fldCharType="separate"/>
              </w:r>
            </w:del>
          </w:ins>
          <w:ins w:id="162" w:author="L" w:date="2026-09-10T16:47:23Z">
            <w:del w:id="163" w:author="LKY" w:date="2026-09-15T17:30:54Z">
              <w:r>
                <w:rPr>
                  <w:rFonts w:hint="eastAsia" w:ascii="Times New Roman" w:hAnsi="Times New Roman" w:eastAsia="宋体" w:cs="宋体"/>
                  <w:bCs/>
                  <w:iCs/>
                  <w:kern w:val="2"/>
                  <w:szCs w:val="28"/>
                  <w:lang w:val="en-US" w:eastAsia="zh-CN" w:bidi="ar-SA"/>
                </w:rPr>
                <w:delText>1.4.1主型号选型</w:delText>
              </w:r>
            </w:del>
          </w:ins>
          <w:ins w:id="164" w:author="L" w:date="2026-09-10T16:47:23Z">
            <w:del w:id="165" w:author="LKY" w:date="2026-09-15T17:30:54Z">
              <w:r>
                <w:rPr/>
                <w:tab/>
              </w:r>
            </w:del>
          </w:ins>
          <w:ins w:id="166" w:author="L" w:date="2026-09-10T16:47:23Z">
            <w:del w:id="167" w:author="LKY" w:date="2026-09-15T17:30:54Z">
              <w:r>
                <w:rPr/>
                <w:fldChar w:fldCharType="begin"/>
              </w:r>
            </w:del>
          </w:ins>
          <w:ins w:id="168" w:author="L" w:date="2026-09-10T16:47:23Z">
            <w:del w:id="169" w:author="LKY" w:date="2026-09-15T17:30:54Z">
              <w:r>
                <w:rPr/>
                <w:delInstrText xml:space="preserve"> PAGEREF _Toc11183 \h </w:delInstrText>
              </w:r>
            </w:del>
          </w:ins>
          <w:ins w:id="170" w:author="L" w:date="2026-09-10T16:47:23Z">
            <w:del w:id="171" w:author="LKY" w:date="2026-09-15T17:30:54Z">
              <w:r>
                <w:rPr/>
                <w:fldChar w:fldCharType="separate"/>
              </w:r>
            </w:del>
          </w:ins>
          <w:ins w:id="172" w:author="L" w:date="2026-09-10T16:47:23Z">
            <w:del w:id="173" w:author="LKY" w:date="2026-09-15T17:30:54Z">
              <w:r>
                <w:rPr/>
                <w:delText>8</w:delText>
              </w:r>
            </w:del>
          </w:ins>
          <w:ins w:id="174" w:author="L" w:date="2026-09-10T16:47:23Z">
            <w:del w:id="175" w:author="LKY" w:date="2026-09-15T17:30:54Z">
              <w:r>
                <w:rPr/>
                <w:fldChar w:fldCharType="end"/>
              </w:r>
            </w:del>
          </w:ins>
          <w:ins w:id="176" w:author="L" w:date="2026-09-10T16:47:23Z">
            <w:del w:id="177" w:author="LKY" w:date="2026-09-15T17:30:54Z">
              <w:r>
                <w:rPr/>
                <w:fldChar w:fldCharType="end"/>
              </w:r>
            </w:del>
          </w:ins>
        </w:p>
        <w:p w14:paraId="34F54228">
          <w:pPr>
            <w:pStyle w:val="7"/>
            <w:tabs>
              <w:tab w:val="right" w:leader="dot" w:pos="8306"/>
            </w:tabs>
            <w:rPr>
              <w:ins w:id="178" w:author="L" w:date="2026-09-10T16:47:23Z"/>
              <w:del w:id="179" w:author="LKY" w:date="2026-09-15T17:30:54Z"/>
            </w:rPr>
          </w:pPr>
          <w:ins w:id="180" w:author="L" w:date="2026-09-10T16:47:23Z">
            <w:del w:id="181" w:author="LKY" w:date="2026-09-15T17:30:54Z">
              <w:r>
                <w:rPr/>
                <w:fldChar w:fldCharType="begin"/>
              </w:r>
            </w:del>
          </w:ins>
          <w:ins w:id="182" w:author="L" w:date="2026-09-10T16:47:23Z">
            <w:del w:id="183" w:author="LKY" w:date="2026-09-15T17:30:54Z">
              <w:r>
                <w:rPr/>
                <w:delInstrText xml:space="preserve"> HYPERLINK \l _Toc8444 </w:delInstrText>
              </w:r>
            </w:del>
          </w:ins>
          <w:ins w:id="184" w:author="L" w:date="2026-09-10T16:47:23Z">
            <w:del w:id="185" w:author="LKY" w:date="2026-09-15T17:30:54Z">
              <w:r>
                <w:rPr/>
                <w:fldChar w:fldCharType="separate"/>
              </w:r>
            </w:del>
          </w:ins>
          <w:ins w:id="186" w:author="L" w:date="2026-09-10T16:47:23Z">
            <w:del w:id="187" w:author="LKY" w:date="2026-09-15T17:30:54Z">
              <w:r>
                <w:rPr>
                  <w:rFonts w:hint="eastAsia" w:ascii="Times New Roman" w:hAnsi="Times New Roman" w:eastAsia="宋体" w:cs="宋体"/>
                  <w:bCs/>
                  <w:iCs/>
                  <w:kern w:val="2"/>
                  <w:szCs w:val="28"/>
                  <w:lang w:val="en-US" w:eastAsia="zh-CN" w:bidi="ar-SA"/>
                </w:rPr>
                <w:delText>1.4.2 SOM选型表</w:delText>
              </w:r>
            </w:del>
          </w:ins>
          <w:ins w:id="188" w:author="L" w:date="2026-09-10T16:47:23Z">
            <w:del w:id="189" w:author="LKY" w:date="2026-09-15T17:30:54Z">
              <w:r>
                <w:rPr/>
                <w:tab/>
              </w:r>
            </w:del>
          </w:ins>
          <w:ins w:id="190" w:author="L" w:date="2026-09-10T16:47:23Z">
            <w:del w:id="191" w:author="LKY" w:date="2026-09-15T17:30:54Z">
              <w:r>
                <w:rPr/>
                <w:fldChar w:fldCharType="begin"/>
              </w:r>
            </w:del>
          </w:ins>
          <w:ins w:id="192" w:author="L" w:date="2026-09-10T16:47:23Z">
            <w:del w:id="193" w:author="LKY" w:date="2026-09-15T17:30:54Z">
              <w:r>
                <w:rPr/>
                <w:delInstrText xml:space="preserve"> PAGEREF _Toc8444 \h </w:delInstrText>
              </w:r>
            </w:del>
          </w:ins>
          <w:ins w:id="194" w:author="L" w:date="2026-09-10T16:47:23Z">
            <w:del w:id="195" w:author="LKY" w:date="2026-09-15T17:30:54Z">
              <w:r>
                <w:rPr/>
                <w:fldChar w:fldCharType="separate"/>
              </w:r>
            </w:del>
          </w:ins>
          <w:ins w:id="196" w:author="L" w:date="2026-09-10T16:47:23Z">
            <w:del w:id="197" w:author="LKY" w:date="2026-09-15T17:30:54Z">
              <w:r>
                <w:rPr/>
                <w:delText>8</w:delText>
              </w:r>
            </w:del>
          </w:ins>
          <w:ins w:id="198" w:author="L" w:date="2026-09-10T16:47:23Z">
            <w:del w:id="199" w:author="LKY" w:date="2026-09-15T17:30:54Z">
              <w:r>
                <w:rPr/>
                <w:fldChar w:fldCharType="end"/>
              </w:r>
            </w:del>
          </w:ins>
          <w:ins w:id="200" w:author="L" w:date="2026-09-10T16:47:23Z">
            <w:del w:id="201" w:author="LKY" w:date="2026-09-15T17:30:54Z">
              <w:r>
                <w:rPr/>
                <w:fldChar w:fldCharType="end"/>
              </w:r>
            </w:del>
          </w:ins>
        </w:p>
        <w:p w14:paraId="15D0CDE1">
          <w:pPr>
            <w:pStyle w:val="7"/>
            <w:tabs>
              <w:tab w:val="right" w:leader="dot" w:pos="8306"/>
            </w:tabs>
            <w:rPr>
              <w:ins w:id="202" w:author="L" w:date="2026-09-10T16:47:23Z"/>
              <w:del w:id="203" w:author="LKY" w:date="2026-09-15T17:30:54Z"/>
            </w:rPr>
          </w:pPr>
          <w:ins w:id="204" w:author="L" w:date="2026-09-10T16:47:23Z">
            <w:del w:id="205" w:author="LKY" w:date="2026-09-15T17:30:54Z">
              <w:r>
                <w:rPr/>
                <w:fldChar w:fldCharType="begin"/>
              </w:r>
            </w:del>
          </w:ins>
          <w:ins w:id="206" w:author="L" w:date="2026-09-10T16:47:23Z">
            <w:del w:id="207" w:author="LKY" w:date="2026-09-15T17:30:54Z">
              <w:r>
                <w:rPr/>
                <w:delInstrText xml:space="preserve"> HYPERLINK \l _Toc22596 </w:delInstrText>
              </w:r>
            </w:del>
          </w:ins>
          <w:ins w:id="208" w:author="L" w:date="2026-09-10T16:47:23Z">
            <w:del w:id="209" w:author="LKY" w:date="2026-09-15T17:30:54Z">
              <w:r>
                <w:rPr/>
                <w:fldChar w:fldCharType="separate"/>
              </w:r>
            </w:del>
          </w:ins>
          <w:ins w:id="210" w:author="L" w:date="2026-09-10T16:47:23Z">
            <w:del w:id="211" w:author="LKY" w:date="2026-09-15T17:30:54Z">
              <w:r>
                <w:rPr>
                  <w:rFonts w:hint="eastAsia" w:ascii="Times New Roman" w:hAnsi="Times New Roman" w:eastAsia="宋体" w:cs="宋体"/>
                  <w:bCs/>
                  <w:iCs/>
                  <w:kern w:val="2"/>
                  <w:szCs w:val="28"/>
                  <w:lang w:val="en-US" w:eastAsia="zh-CN" w:bidi="ar-SA"/>
                </w:rPr>
                <w:delText>1.4.3 X系列板选型</w:delText>
              </w:r>
            </w:del>
          </w:ins>
          <w:ins w:id="212" w:author="L" w:date="2026-09-10T16:47:23Z">
            <w:del w:id="213" w:author="LKY" w:date="2026-09-15T17:30:54Z">
              <w:r>
                <w:rPr/>
                <w:tab/>
              </w:r>
            </w:del>
          </w:ins>
          <w:ins w:id="214" w:author="L" w:date="2026-09-10T16:47:23Z">
            <w:del w:id="215" w:author="LKY" w:date="2026-09-15T17:30:54Z">
              <w:r>
                <w:rPr/>
                <w:fldChar w:fldCharType="begin"/>
              </w:r>
            </w:del>
          </w:ins>
          <w:ins w:id="216" w:author="L" w:date="2026-09-10T16:47:23Z">
            <w:del w:id="217" w:author="LKY" w:date="2026-09-15T17:30:54Z">
              <w:r>
                <w:rPr/>
                <w:delInstrText xml:space="preserve"> PAGEREF _Toc22596 \h </w:delInstrText>
              </w:r>
            </w:del>
          </w:ins>
          <w:ins w:id="218" w:author="L" w:date="2026-09-10T16:47:23Z">
            <w:del w:id="219" w:author="LKY" w:date="2026-09-15T17:30:54Z">
              <w:r>
                <w:rPr/>
                <w:fldChar w:fldCharType="separate"/>
              </w:r>
            </w:del>
          </w:ins>
          <w:ins w:id="220" w:author="L" w:date="2026-09-10T16:47:23Z">
            <w:del w:id="221" w:author="LKY" w:date="2026-09-15T17:30:54Z">
              <w:r>
                <w:rPr/>
                <w:delText>9</w:delText>
              </w:r>
            </w:del>
          </w:ins>
          <w:ins w:id="222" w:author="L" w:date="2026-09-10T16:47:23Z">
            <w:del w:id="223" w:author="LKY" w:date="2026-09-15T17:30:54Z">
              <w:r>
                <w:rPr/>
                <w:fldChar w:fldCharType="end"/>
              </w:r>
            </w:del>
          </w:ins>
          <w:ins w:id="224" w:author="L" w:date="2026-09-10T16:47:23Z">
            <w:del w:id="225" w:author="LKY" w:date="2026-09-15T17:30:54Z">
              <w:r>
                <w:rPr/>
                <w:fldChar w:fldCharType="end"/>
              </w:r>
            </w:del>
          </w:ins>
        </w:p>
        <w:p w14:paraId="39E7C37C">
          <w:pPr>
            <w:pStyle w:val="7"/>
            <w:tabs>
              <w:tab w:val="right" w:leader="dot" w:pos="8306"/>
            </w:tabs>
            <w:rPr>
              <w:ins w:id="226" w:author="L" w:date="2026-09-10T16:47:23Z"/>
              <w:del w:id="227" w:author="LKY" w:date="2026-09-15T17:30:54Z"/>
            </w:rPr>
          </w:pPr>
          <w:ins w:id="228" w:author="L" w:date="2026-09-10T16:47:23Z">
            <w:del w:id="229" w:author="LKY" w:date="2026-09-15T17:30:54Z">
              <w:r>
                <w:rPr/>
                <w:fldChar w:fldCharType="begin"/>
              </w:r>
            </w:del>
          </w:ins>
          <w:ins w:id="230" w:author="L" w:date="2026-09-10T16:47:23Z">
            <w:del w:id="231" w:author="LKY" w:date="2026-09-15T17:30:54Z">
              <w:r>
                <w:rPr/>
                <w:delInstrText xml:space="preserve"> HYPERLINK \l _Toc30164 </w:delInstrText>
              </w:r>
            </w:del>
          </w:ins>
          <w:ins w:id="232" w:author="L" w:date="2026-09-10T16:47:23Z">
            <w:del w:id="233" w:author="LKY" w:date="2026-09-15T17:30:54Z">
              <w:r>
                <w:rPr/>
                <w:fldChar w:fldCharType="separate"/>
              </w:r>
            </w:del>
          </w:ins>
          <w:ins w:id="234" w:author="L" w:date="2026-09-10T16:47:23Z">
            <w:del w:id="235" w:author="LKY" w:date="2026-09-15T17:30:54Z">
              <w:r>
                <w:rPr>
                  <w:rFonts w:hint="eastAsia" w:ascii="Times New Roman" w:hAnsi="Times New Roman" w:eastAsia="宋体" w:cs="Times New Roman"/>
                  <w:bCs/>
                  <w:iCs/>
                  <w:kern w:val="2"/>
                  <w:szCs w:val="28"/>
                  <w:lang w:val="en-US" w:eastAsia="zh-CN" w:bidi="ar-SA"/>
                </w:rPr>
                <w:delText>1.4.4 N系列IO板选型</w:delText>
              </w:r>
            </w:del>
          </w:ins>
          <w:ins w:id="236" w:author="L" w:date="2026-09-10T16:47:23Z">
            <w:del w:id="237" w:author="LKY" w:date="2026-09-15T17:30:54Z">
              <w:r>
                <w:rPr/>
                <w:tab/>
              </w:r>
            </w:del>
          </w:ins>
          <w:ins w:id="238" w:author="L" w:date="2026-09-10T16:47:23Z">
            <w:del w:id="239" w:author="LKY" w:date="2026-09-15T17:30:54Z">
              <w:r>
                <w:rPr/>
                <w:fldChar w:fldCharType="begin"/>
              </w:r>
            </w:del>
          </w:ins>
          <w:ins w:id="240" w:author="L" w:date="2026-09-10T16:47:23Z">
            <w:del w:id="241" w:author="LKY" w:date="2026-09-15T17:30:54Z">
              <w:r>
                <w:rPr/>
                <w:delInstrText xml:space="preserve"> PAGEREF _Toc30164 \h </w:delInstrText>
              </w:r>
            </w:del>
          </w:ins>
          <w:ins w:id="242" w:author="L" w:date="2026-09-10T16:47:23Z">
            <w:del w:id="243" w:author="LKY" w:date="2026-09-15T17:30:54Z">
              <w:r>
                <w:rPr/>
                <w:fldChar w:fldCharType="separate"/>
              </w:r>
            </w:del>
          </w:ins>
          <w:ins w:id="244" w:author="L" w:date="2026-09-10T16:47:23Z">
            <w:del w:id="245" w:author="LKY" w:date="2026-09-15T17:30:54Z">
              <w:r>
                <w:rPr/>
                <w:delText>9</w:delText>
              </w:r>
            </w:del>
          </w:ins>
          <w:ins w:id="246" w:author="L" w:date="2026-09-10T16:47:23Z">
            <w:del w:id="247" w:author="LKY" w:date="2026-09-15T17:30:54Z">
              <w:r>
                <w:rPr/>
                <w:fldChar w:fldCharType="end"/>
              </w:r>
            </w:del>
          </w:ins>
          <w:ins w:id="248" w:author="L" w:date="2026-09-10T16:47:23Z">
            <w:del w:id="249" w:author="LKY" w:date="2026-09-15T17:30:54Z">
              <w:r>
                <w:rPr/>
                <w:fldChar w:fldCharType="end"/>
              </w:r>
            </w:del>
          </w:ins>
        </w:p>
        <w:p w14:paraId="6F80A7B3">
          <w:pPr>
            <w:pStyle w:val="10"/>
            <w:tabs>
              <w:tab w:val="right" w:leader="dot" w:pos="8306"/>
            </w:tabs>
            <w:rPr>
              <w:ins w:id="250" w:author="L" w:date="2026-09-10T16:47:23Z"/>
              <w:del w:id="251" w:author="LKY" w:date="2026-09-15T17:30:54Z"/>
            </w:rPr>
          </w:pPr>
          <w:ins w:id="252" w:author="L" w:date="2026-09-10T16:47:23Z">
            <w:del w:id="253" w:author="LKY" w:date="2026-09-15T17:30:54Z">
              <w:r>
                <w:rPr/>
                <w:fldChar w:fldCharType="begin"/>
              </w:r>
            </w:del>
          </w:ins>
          <w:ins w:id="254" w:author="L" w:date="2026-09-10T16:47:23Z">
            <w:del w:id="255" w:author="LKY" w:date="2026-09-15T17:30:54Z">
              <w:r>
                <w:rPr/>
                <w:delInstrText xml:space="preserve"> HYPERLINK \l _Toc30748 </w:delInstrText>
              </w:r>
            </w:del>
          </w:ins>
          <w:ins w:id="256" w:author="L" w:date="2026-09-10T16:47:23Z">
            <w:del w:id="257" w:author="LKY" w:date="2026-09-15T17:30:54Z">
              <w:r>
                <w:rPr/>
                <w:fldChar w:fldCharType="separate"/>
              </w:r>
            </w:del>
          </w:ins>
          <w:ins w:id="258" w:author="L" w:date="2026-09-10T16:47:23Z">
            <w:del w:id="259" w:author="LKY" w:date="2026-09-15T17:30:54Z">
              <w:r>
                <w:rPr>
                  <w:rFonts w:hint="eastAsia" w:ascii="Times New Roman" w:hAnsi="Times New Roman"/>
                  <w:szCs w:val="44"/>
                  <w:lang w:val="en-US" w:eastAsia="zh-CN"/>
                </w:rPr>
                <w:delText>2. 硬件说明</w:delText>
              </w:r>
            </w:del>
          </w:ins>
          <w:ins w:id="260" w:author="L" w:date="2026-09-10T16:47:23Z">
            <w:del w:id="261" w:author="LKY" w:date="2026-09-15T17:30:54Z">
              <w:r>
                <w:rPr/>
                <w:tab/>
              </w:r>
            </w:del>
          </w:ins>
          <w:ins w:id="262" w:author="L" w:date="2026-09-10T16:47:23Z">
            <w:del w:id="263" w:author="LKY" w:date="2026-09-15T17:30:54Z">
              <w:r>
                <w:rPr/>
                <w:fldChar w:fldCharType="begin"/>
              </w:r>
            </w:del>
          </w:ins>
          <w:ins w:id="264" w:author="L" w:date="2026-09-10T16:47:23Z">
            <w:del w:id="265" w:author="LKY" w:date="2026-09-15T17:30:54Z">
              <w:r>
                <w:rPr/>
                <w:delInstrText xml:space="preserve"> PAGEREF _Toc30748 \h </w:delInstrText>
              </w:r>
            </w:del>
          </w:ins>
          <w:ins w:id="266" w:author="L" w:date="2026-09-10T16:47:23Z">
            <w:del w:id="267" w:author="LKY" w:date="2026-09-15T17:30:54Z">
              <w:r>
                <w:rPr/>
                <w:fldChar w:fldCharType="separate"/>
              </w:r>
            </w:del>
          </w:ins>
          <w:ins w:id="268" w:author="L" w:date="2026-09-10T16:47:23Z">
            <w:del w:id="269" w:author="LKY" w:date="2026-09-15T17:30:54Z">
              <w:r>
                <w:rPr/>
                <w:delText>10</w:delText>
              </w:r>
            </w:del>
          </w:ins>
          <w:ins w:id="270" w:author="L" w:date="2026-09-10T16:47:23Z">
            <w:del w:id="271" w:author="LKY" w:date="2026-09-15T17:30:54Z">
              <w:r>
                <w:rPr/>
                <w:fldChar w:fldCharType="end"/>
              </w:r>
            </w:del>
          </w:ins>
          <w:ins w:id="272" w:author="L" w:date="2026-09-10T16:47:23Z">
            <w:del w:id="273" w:author="LKY" w:date="2026-09-15T17:30:54Z">
              <w:r>
                <w:rPr/>
                <w:fldChar w:fldCharType="end"/>
              </w:r>
            </w:del>
          </w:ins>
        </w:p>
        <w:p w14:paraId="36A1EDE6">
          <w:pPr>
            <w:pStyle w:val="11"/>
            <w:tabs>
              <w:tab w:val="right" w:leader="dot" w:pos="8306"/>
            </w:tabs>
            <w:rPr>
              <w:ins w:id="274" w:author="L" w:date="2026-09-10T16:47:23Z"/>
              <w:del w:id="275" w:author="LKY" w:date="2026-09-15T17:30:54Z"/>
            </w:rPr>
          </w:pPr>
          <w:ins w:id="276" w:author="L" w:date="2026-09-10T16:47:23Z">
            <w:del w:id="277" w:author="LKY" w:date="2026-09-15T17:30:54Z">
              <w:r>
                <w:rPr/>
                <w:fldChar w:fldCharType="begin"/>
              </w:r>
            </w:del>
          </w:ins>
          <w:ins w:id="278" w:author="L" w:date="2026-09-10T16:47:23Z">
            <w:del w:id="279" w:author="LKY" w:date="2026-09-15T17:30:54Z">
              <w:r>
                <w:rPr/>
                <w:delInstrText xml:space="preserve"> HYPERLINK \l _Toc12487 </w:delInstrText>
              </w:r>
            </w:del>
          </w:ins>
          <w:ins w:id="280" w:author="L" w:date="2026-09-10T16:47:23Z">
            <w:del w:id="281" w:author="LKY" w:date="2026-09-15T17:30:54Z">
              <w:r>
                <w:rPr/>
                <w:fldChar w:fldCharType="separate"/>
              </w:r>
            </w:del>
          </w:ins>
          <w:ins w:id="282" w:author="L" w:date="2026-09-10T16:47:23Z">
            <w:del w:id="283" w:author="LKY" w:date="2026-09-15T17:30:54Z">
              <w:r>
                <w:rPr>
                  <w:rFonts w:hint="eastAsia" w:ascii="Times New Roman" w:hAnsi="Times New Roman" w:cs="宋体"/>
                  <w:szCs w:val="32"/>
                  <w:lang w:val="en-US" w:eastAsia="zh-CN" w:bidi="en-US"/>
                </w:rPr>
                <w:delText>2.1 N板介绍</w:delText>
              </w:r>
            </w:del>
          </w:ins>
          <w:ins w:id="284" w:author="L" w:date="2026-09-10T16:47:23Z">
            <w:del w:id="285" w:author="LKY" w:date="2026-09-15T17:30:54Z">
              <w:r>
                <w:rPr/>
                <w:tab/>
              </w:r>
            </w:del>
          </w:ins>
          <w:ins w:id="286" w:author="L" w:date="2026-09-10T16:47:23Z">
            <w:del w:id="287" w:author="LKY" w:date="2026-09-15T17:30:54Z">
              <w:r>
                <w:rPr/>
                <w:fldChar w:fldCharType="begin"/>
              </w:r>
            </w:del>
          </w:ins>
          <w:ins w:id="288" w:author="L" w:date="2026-09-10T16:47:23Z">
            <w:del w:id="289" w:author="LKY" w:date="2026-09-15T17:30:54Z">
              <w:r>
                <w:rPr/>
                <w:delInstrText xml:space="preserve"> PAGEREF _Toc12487 \h </w:delInstrText>
              </w:r>
            </w:del>
          </w:ins>
          <w:ins w:id="290" w:author="L" w:date="2026-09-10T16:47:23Z">
            <w:del w:id="291" w:author="LKY" w:date="2026-09-15T17:30:54Z">
              <w:r>
                <w:rPr/>
                <w:fldChar w:fldCharType="separate"/>
              </w:r>
            </w:del>
          </w:ins>
          <w:ins w:id="292" w:author="L" w:date="2026-09-10T16:47:23Z">
            <w:del w:id="293" w:author="LKY" w:date="2026-09-15T17:30:54Z">
              <w:r>
                <w:rPr/>
                <w:delText>10</w:delText>
              </w:r>
            </w:del>
          </w:ins>
          <w:ins w:id="294" w:author="L" w:date="2026-09-10T16:47:23Z">
            <w:del w:id="295" w:author="LKY" w:date="2026-09-15T17:30:54Z">
              <w:r>
                <w:rPr/>
                <w:fldChar w:fldCharType="end"/>
              </w:r>
            </w:del>
          </w:ins>
          <w:ins w:id="296" w:author="L" w:date="2026-09-10T16:47:23Z">
            <w:del w:id="297" w:author="LKY" w:date="2026-09-15T17:30:54Z">
              <w:r>
                <w:rPr/>
                <w:fldChar w:fldCharType="end"/>
              </w:r>
            </w:del>
          </w:ins>
        </w:p>
        <w:p w14:paraId="4CAD4138">
          <w:pPr>
            <w:pStyle w:val="11"/>
            <w:tabs>
              <w:tab w:val="right" w:leader="dot" w:pos="8306"/>
            </w:tabs>
            <w:rPr>
              <w:ins w:id="298" w:author="L" w:date="2026-09-10T16:47:23Z"/>
              <w:del w:id="299" w:author="LKY" w:date="2026-09-15T17:30:54Z"/>
            </w:rPr>
          </w:pPr>
          <w:ins w:id="300" w:author="L" w:date="2026-09-10T16:47:23Z">
            <w:del w:id="301" w:author="LKY" w:date="2026-09-15T17:30:54Z">
              <w:r>
                <w:rPr/>
                <w:fldChar w:fldCharType="begin"/>
              </w:r>
            </w:del>
          </w:ins>
          <w:ins w:id="302" w:author="L" w:date="2026-09-10T16:47:23Z">
            <w:del w:id="303" w:author="LKY" w:date="2026-09-15T17:30:54Z">
              <w:r>
                <w:rPr/>
                <w:delInstrText xml:space="preserve"> HYPERLINK \l _Toc5867 </w:delInstrText>
              </w:r>
            </w:del>
          </w:ins>
          <w:ins w:id="304" w:author="L" w:date="2026-09-10T16:47:23Z">
            <w:del w:id="305" w:author="LKY" w:date="2026-09-15T17:30:54Z">
              <w:r>
                <w:rPr/>
                <w:fldChar w:fldCharType="separate"/>
              </w:r>
            </w:del>
          </w:ins>
          <w:ins w:id="306" w:author="L" w:date="2026-09-10T16:47:23Z">
            <w:del w:id="307" w:author="LKY" w:date="2026-09-15T17:30:54Z">
              <w:r>
                <w:rPr>
                  <w:rFonts w:hint="eastAsia" w:ascii="Times New Roman" w:hAnsi="Times New Roman" w:cs="宋体"/>
                  <w:szCs w:val="32"/>
                  <w:lang w:val="en-US" w:eastAsia="zh-CN" w:bidi="en-US"/>
                </w:rPr>
                <w:delText>2.2电源接口</w:delText>
              </w:r>
            </w:del>
          </w:ins>
          <w:ins w:id="308" w:author="L" w:date="2026-09-10T16:47:23Z">
            <w:del w:id="309" w:author="LKY" w:date="2026-09-15T17:30:54Z">
              <w:r>
                <w:rPr/>
                <w:tab/>
              </w:r>
            </w:del>
          </w:ins>
          <w:ins w:id="310" w:author="L" w:date="2026-09-10T16:47:23Z">
            <w:del w:id="311" w:author="LKY" w:date="2026-09-15T17:30:54Z">
              <w:r>
                <w:rPr/>
                <w:fldChar w:fldCharType="begin"/>
              </w:r>
            </w:del>
          </w:ins>
          <w:ins w:id="312" w:author="L" w:date="2026-09-10T16:47:23Z">
            <w:del w:id="313" w:author="LKY" w:date="2026-09-15T17:30:54Z">
              <w:r>
                <w:rPr/>
                <w:delInstrText xml:space="preserve"> PAGEREF _Toc5867 \h </w:delInstrText>
              </w:r>
            </w:del>
          </w:ins>
          <w:ins w:id="314" w:author="L" w:date="2026-09-10T16:47:23Z">
            <w:del w:id="315" w:author="LKY" w:date="2026-09-15T17:30:54Z">
              <w:r>
                <w:rPr/>
                <w:fldChar w:fldCharType="separate"/>
              </w:r>
            </w:del>
          </w:ins>
          <w:ins w:id="316" w:author="L" w:date="2026-09-10T16:47:23Z">
            <w:del w:id="317" w:author="LKY" w:date="2026-09-15T17:30:54Z">
              <w:r>
                <w:rPr/>
                <w:delText>11</w:delText>
              </w:r>
            </w:del>
          </w:ins>
          <w:ins w:id="318" w:author="L" w:date="2026-09-10T16:47:23Z">
            <w:del w:id="319" w:author="LKY" w:date="2026-09-15T17:30:54Z">
              <w:r>
                <w:rPr/>
                <w:fldChar w:fldCharType="end"/>
              </w:r>
            </w:del>
          </w:ins>
          <w:ins w:id="320" w:author="L" w:date="2026-09-10T16:47:23Z">
            <w:del w:id="321" w:author="LKY" w:date="2026-09-15T17:30:54Z">
              <w:r>
                <w:rPr/>
                <w:fldChar w:fldCharType="end"/>
              </w:r>
            </w:del>
          </w:ins>
        </w:p>
        <w:p w14:paraId="248911D1">
          <w:pPr>
            <w:pStyle w:val="11"/>
            <w:tabs>
              <w:tab w:val="right" w:leader="dot" w:pos="8306"/>
            </w:tabs>
            <w:rPr>
              <w:ins w:id="322" w:author="L" w:date="2026-09-10T16:47:23Z"/>
              <w:del w:id="323" w:author="LKY" w:date="2026-09-15T17:30:54Z"/>
            </w:rPr>
          </w:pPr>
          <w:ins w:id="324" w:author="L" w:date="2026-09-10T16:47:23Z">
            <w:del w:id="325" w:author="LKY" w:date="2026-09-15T17:30:54Z">
              <w:r>
                <w:rPr/>
                <w:fldChar w:fldCharType="begin"/>
              </w:r>
            </w:del>
          </w:ins>
          <w:ins w:id="326" w:author="L" w:date="2026-09-10T16:47:23Z">
            <w:del w:id="327" w:author="LKY" w:date="2026-09-15T17:30:54Z">
              <w:r>
                <w:rPr/>
                <w:delInstrText xml:space="preserve"> HYPERLINK \l _Toc2052 </w:delInstrText>
              </w:r>
            </w:del>
          </w:ins>
          <w:ins w:id="328" w:author="L" w:date="2026-09-10T16:47:23Z">
            <w:del w:id="329" w:author="LKY" w:date="2026-09-15T17:30:54Z">
              <w:r>
                <w:rPr/>
                <w:fldChar w:fldCharType="separate"/>
              </w:r>
            </w:del>
          </w:ins>
          <w:ins w:id="330" w:author="L" w:date="2026-09-10T16:47:23Z">
            <w:del w:id="331" w:author="LKY" w:date="2026-09-15T17:30:54Z">
              <w:r>
                <w:rPr>
                  <w:rFonts w:hint="eastAsia" w:ascii="Times New Roman" w:hAnsi="Times New Roman"/>
                  <w:bCs/>
                  <w:szCs w:val="32"/>
                  <w:lang w:val="en-US" w:eastAsia="zh-CN"/>
                </w:rPr>
                <w:delText>2.3模块端口说明</w:delText>
              </w:r>
            </w:del>
          </w:ins>
          <w:ins w:id="332" w:author="L" w:date="2026-09-10T16:47:23Z">
            <w:del w:id="333" w:author="LKY" w:date="2026-09-15T17:30:54Z">
              <w:r>
                <w:rPr/>
                <w:tab/>
              </w:r>
            </w:del>
          </w:ins>
          <w:ins w:id="334" w:author="L" w:date="2026-09-10T16:47:23Z">
            <w:del w:id="335" w:author="LKY" w:date="2026-09-15T17:30:54Z">
              <w:r>
                <w:rPr/>
                <w:fldChar w:fldCharType="begin"/>
              </w:r>
            </w:del>
          </w:ins>
          <w:ins w:id="336" w:author="L" w:date="2026-09-10T16:47:23Z">
            <w:del w:id="337" w:author="LKY" w:date="2026-09-15T17:30:54Z">
              <w:r>
                <w:rPr/>
                <w:delInstrText xml:space="preserve"> PAGEREF _Toc2052 \h </w:delInstrText>
              </w:r>
            </w:del>
          </w:ins>
          <w:ins w:id="338" w:author="L" w:date="2026-09-10T16:47:23Z">
            <w:del w:id="339" w:author="LKY" w:date="2026-09-15T17:30:54Z">
              <w:r>
                <w:rPr/>
                <w:fldChar w:fldCharType="separate"/>
              </w:r>
            </w:del>
          </w:ins>
          <w:ins w:id="340" w:author="L" w:date="2026-09-10T16:47:23Z">
            <w:del w:id="341" w:author="LKY" w:date="2026-09-15T17:30:54Z">
              <w:r>
                <w:rPr/>
                <w:delText>11</w:delText>
              </w:r>
            </w:del>
          </w:ins>
          <w:ins w:id="342" w:author="L" w:date="2026-09-10T16:47:23Z">
            <w:del w:id="343" w:author="LKY" w:date="2026-09-15T17:30:54Z">
              <w:r>
                <w:rPr/>
                <w:fldChar w:fldCharType="end"/>
              </w:r>
            </w:del>
          </w:ins>
          <w:ins w:id="344" w:author="L" w:date="2026-09-10T16:47:23Z">
            <w:del w:id="345" w:author="LKY" w:date="2026-09-15T17:30:54Z">
              <w:r>
                <w:rPr/>
                <w:fldChar w:fldCharType="end"/>
              </w:r>
            </w:del>
          </w:ins>
        </w:p>
        <w:p w14:paraId="72CABA1D">
          <w:pPr>
            <w:pStyle w:val="7"/>
            <w:tabs>
              <w:tab w:val="right" w:leader="dot" w:pos="8306"/>
            </w:tabs>
            <w:rPr>
              <w:ins w:id="346" w:author="L" w:date="2026-09-10T16:47:23Z"/>
              <w:del w:id="347" w:author="LKY" w:date="2026-09-15T17:30:54Z"/>
            </w:rPr>
          </w:pPr>
          <w:ins w:id="348" w:author="L" w:date="2026-09-10T16:47:23Z">
            <w:del w:id="349" w:author="LKY" w:date="2026-09-15T17:30:54Z">
              <w:r>
                <w:rPr/>
                <w:fldChar w:fldCharType="begin"/>
              </w:r>
            </w:del>
          </w:ins>
          <w:ins w:id="350" w:author="L" w:date="2026-09-10T16:47:23Z">
            <w:del w:id="351" w:author="LKY" w:date="2026-09-15T17:30:54Z">
              <w:r>
                <w:rPr/>
                <w:delInstrText xml:space="preserve"> HYPERLINK \l _Toc3680 </w:delInstrText>
              </w:r>
            </w:del>
          </w:ins>
          <w:ins w:id="352" w:author="L" w:date="2026-09-10T16:47:23Z">
            <w:del w:id="353" w:author="LKY" w:date="2026-09-15T17:30:54Z">
              <w:r>
                <w:rPr/>
                <w:fldChar w:fldCharType="separate"/>
              </w:r>
            </w:del>
          </w:ins>
          <w:ins w:id="354" w:author="L" w:date="2026-09-10T16:47:23Z">
            <w:del w:id="355" w:author="LKY" w:date="2026-09-15T17:30:54Z">
              <w:r>
                <w:rPr>
                  <w:rFonts w:hint="eastAsia" w:ascii="Times New Roman" w:hAnsi="Times New Roman"/>
                  <w:bCs/>
                  <w:szCs w:val="28"/>
                  <w:lang w:val="en-US" w:eastAsia="zh-CN"/>
                </w:rPr>
                <w:delText>2.3.1 RS232/485模块</w:delText>
              </w:r>
            </w:del>
          </w:ins>
          <w:ins w:id="356" w:author="L" w:date="2026-09-10T16:47:23Z">
            <w:del w:id="357" w:author="LKY" w:date="2026-09-15T17:30:54Z">
              <w:r>
                <w:rPr/>
                <w:tab/>
              </w:r>
            </w:del>
          </w:ins>
          <w:ins w:id="358" w:author="L" w:date="2026-09-10T16:47:23Z">
            <w:del w:id="359" w:author="LKY" w:date="2026-09-15T17:30:54Z">
              <w:r>
                <w:rPr/>
                <w:fldChar w:fldCharType="begin"/>
              </w:r>
            </w:del>
          </w:ins>
          <w:ins w:id="360" w:author="L" w:date="2026-09-10T16:47:23Z">
            <w:del w:id="361" w:author="LKY" w:date="2026-09-15T17:30:54Z">
              <w:r>
                <w:rPr/>
                <w:delInstrText xml:space="preserve"> PAGEREF _Toc3680 \h </w:delInstrText>
              </w:r>
            </w:del>
          </w:ins>
          <w:ins w:id="362" w:author="L" w:date="2026-09-10T16:47:23Z">
            <w:del w:id="363" w:author="LKY" w:date="2026-09-15T17:30:54Z">
              <w:r>
                <w:rPr/>
                <w:fldChar w:fldCharType="separate"/>
              </w:r>
            </w:del>
          </w:ins>
          <w:ins w:id="364" w:author="L" w:date="2026-09-10T16:47:23Z">
            <w:del w:id="365" w:author="LKY" w:date="2026-09-15T17:30:54Z">
              <w:r>
                <w:rPr/>
                <w:delText>11</w:delText>
              </w:r>
            </w:del>
          </w:ins>
          <w:ins w:id="366" w:author="L" w:date="2026-09-10T16:47:23Z">
            <w:del w:id="367" w:author="LKY" w:date="2026-09-15T17:30:54Z">
              <w:r>
                <w:rPr/>
                <w:fldChar w:fldCharType="end"/>
              </w:r>
            </w:del>
          </w:ins>
          <w:ins w:id="368" w:author="L" w:date="2026-09-10T16:47:23Z">
            <w:del w:id="369" w:author="LKY" w:date="2026-09-15T17:30:54Z">
              <w:r>
                <w:rPr/>
                <w:fldChar w:fldCharType="end"/>
              </w:r>
            </w:del>
          </w:ins>
        </w:p>
        <w:p w14:paraId="3023CFF4">
          <w:pPr>
            <w:pStyle w:val="7"/>
            <w:tabs>
              <w:tab w:val="right" w:leader="dot" w:pos="8306"/>
            </w:tabs>
            <w:rPr>
              <w:ins w:id="370" w:author="L" w:date="2026-09-10T16:47:23Z"/>
              <w:del w:id="371" w:author="LKY" w:date="2026-09-15T17:30:54Z"/>
            </w:rPr>
          </w:pPr>
          <w:ins w:id="372" w:author="L" w:date="2026-09-10T16:47:23Z">
            <w:del w:id="373" w:author="LKY" w:date="2026-09-15T17:30:54Z">
              <w:r>
                <w:rPr/>
                <w:fldChar w:fldCharType="begin"/>
              </w:r>
            </w:del>
          </w:ins>
          <w:ins w:id="374" w:author="L" w:date="2026-09-10T16:47:23Z">
            <w:del w:id="375" w:author="LKY" w:date="2026-09-15T17:30:54Z">
              <w:r>
                <w:rPr/>
                <w:delInstrText xml:space="preserve"> HYPERLINK \l _Toc25033 </w:delInstrText>
              </w:r>
            </w:del>
          </w:ins>
          <w:ins w:id="376" w:author="L" w:date="2026-09-10T16:47:23Z">
            <w:del w:id="377" w:author="LKY" w:date="2026-09-15T17:30:54Z">
              <w:r>
                <w:rPr/>
                <w:fldChar w:fldCharType="separate"/>
              </w:r>
            </w:del>
          </w:ins>
          <w:ins w:id="378" w:author="L" w:date="2026-09-10T16:47:23Z">
            <w:del w:id="379" w:author="LKY" w:date="2026-09-15T17:30:54Z">
              <w:r>
                <w:rPr>
                  <w:rFonts w:hint="eastAsia" w:ascii="Times New Roman" w:hAnsi="Times New Roman"/>
                  <w:bCs/>
                  <w:szCs w:val="28"/>
                  <w:lang w:val="en-US" w:eastAsia="zh-CN"/>
                </w:rPr>
                <w:delText>2.3.2 CAN模块</w:delText>
              </w:r>
            </w:del>
          </w:ins>
          <w:ins w:id="380" w:author="L" w:date="2026-09-10T16:47:23Z">
            <w:del w:id="381" w:author="LKY" w:date="2026-09-15T17:30:54Z">
              <w:r>
                <w:rPr/>
                <w:tab/>
              </w:r>
            </w:del>
          </w:ins>
          <w:ins w:id="382" w:author="L" w:date="2026-09-10T16:47:23Z">
            <w:del w:id="383" w:author="LKY" w:date="2026-09-15T17:30:54Z">
              <w:r>
                <w:rPr/>
                <w:fldChar w:fldCharType="begin"/>
              </w:r>
            </w:del>
          </w:ins>
          <w:ins w:id="384" w:author="L" w:date="2026-09-10T16:47:23Z">
            <w:del w:id="385" w:author="LKY" w:date="2026-09-15T17:30:54Z">
              <w:r>
                <w:rPr/>
                <w:delInstrText xml:space="preserve"> PAGEREF _Toc25033 \h </w:delInstrText>
              </w:r>
            </w:del>
          </w:ins>
          <w:ins w:id="386" w:author="L" w:date="2026-09-10T16:47:23Z">
            <w:del w:id="387" w:author="LKY" w:date="2026-09-15T17:30:54Z">
              <w:r>
                <w:rPr/>
                <w:fldChar w:fldCharType="separate"/>
              </w:r>
            </w:del>
          </w:ins>
          <w:ins w:id="388" w:author="L" w:date="2026-09-10T16:47:23Z">
            <w:del w:id="389" w:author="LKY" w:date="2026-09-15T17:30:54Z">
              <w:r>
                <w:rPr/>
                <w:delText>12</w:delText>
              </w:r>
            </w:del>
          </w:ins>
          <w:ins w:id="390" w:author="L" w:date="2026-09-10T16:47:23Z">
            <w:del w:id="391" w:author="LKY" w:date="2026-09-15T17:30:54Z">
              <w:r>
                <w:rPr/>
                <w:fldChar w:fldCharType="end"/>
              </w:r>
            </w:del>
          </w:ins>
          <w:ins w:id="392" w:author="L" w:date="2026-09-10T16:47:23Z">
            <w:del w:id="393" w:author="LKY" w:date="2026-09-15T17:30:54Z">
              <w:r>
                <w:rPr/>
                <w:fldChar w:fldCharType="end"/>
              </w:r>
            </w:del>
          </w:ins>
        </w:p>
        <w:p w14:paraId="67B4CAF3">
          <w:pPr>
            <w:pStyle w:val="7"/>
            <w:tabs>
              <w:tab w:val="right" w:leader="dot" w:pos="8306"/>
            </w:tabs>
            <w:rPr>
              <w:ins w:id="394" w:author="L" w:date="2026-09-10T16:47:23Z"/>
              <w:del w:id="395" w:author="LKY" w:date="2026-09-15T17:30:54Z"/>
            </w:rPr>
          </w:pPr>
          <w:ins w:id="396" w:author="L" w:date="2026-09-10T16:47:23Z">
            <w:del w:id="397" w:author="LKY" w:date="2026-09-15T17:30:54Z">
              <w:r>
                <w:rPr/>
                <w:fldChar w:fldCharType="begin"/>
              </w:r>
            </w:del>
          </w:ins>
          <w:ins w:id="398" w:author="L" w:date="2026-09-10T16:47:23Z">
            <w:del w:id="399" w:author="LKY" w:date="2026-09-15T17:30:54Z">
              <w:r>
                <w:rPr/>
                <w:delInstrText xml:space="preserve"> HYPERLINK \l _Toc6597 </w:delInstrText>
              </w:r>
            </w:del>
          </w:ins>
          <w:ins w:id="400" w:author="L" w:date="2026-09-10T16:47:23Z">
            <w:del w:id="401" w:author="LKY" w:date="2026-09-15T17:30:54Z">
              <w:r>
                <w:rPr/>
                <w:fldChar w:fldCharType="separate"/>
              </w:r>
            </w:del>
          </w:ins>
          <w:ins w:id="402" w:author="L" w:date="2026-09-10T16:47:23Z">
            <w:del w:id="403" w:author="LKY" w:date="2026-09-15T17:30:54Z">
              <w:r>
                <w:rPr>
                  <w:rFonts w:hint="eastAsia" w:ascii="Times New Roman" w:hAnsi="Times New Roman"/>
                  <w:bCs/>
                  <w:szCs w:val="28"/>
                  <w:lang w:val="en-US" w:eastAsia="zh-CN"/>
                </w:rPr>
                <w:delText>2.3.3 DI模块</w:delText>
              </w:r>
            </w:del>
          </w:ins>
          <w:ins w:id="404" w:author="L" w:date="2026-09-10T16:47:23Z">
            <w:del w:id="405" w:author="LKY" w:date="2026-09-15T17:30:54Z">
              <w:r>
                <w:rPr/>
                <w:tab/>
              </w:r>
            </w:del>
          </w:ins>
          <w:ins w:id="406" w:author="L" w:date="2026-09-10T16:47:23Z">
            <w:del w:id="407" w:author="LKY" w:date="2026-09-15T17:30:54Z">
              <w:r>
                <w:rPr/>
                <w:fldChar w:fldCharType="begin"/>
              </w:r>
            </w:del>
          </w:ins>
          <w:ins w:id="408" w:author="L" w:date="2026-09-10T16:47:23Z">
            <w:del w:id="409" w:author="LKY" w:date="2026-09-15T17:30:54Z">
              <w:r>
                <w:rPr/>
                <w:delInstrText xml:space="preserve"> PAGEREF _Toc6597 \h </w:delInstrText>
              </w:r>
            </w:del>
          </w:ins>
          <w:ins w:id="410" w:author="L" w:date="2026-09-10T16:47:23Z">
            <w:del w:id="411" w:author="LKY" w:date="2026-09-15T17:30:54Z">
              <w:r>
                <w:rPr/>
                <w:fldChar w:fldCharType="separate"/>
              </w:r>
            </w:del>
          </w:ins>
          <w:ins w:id="412" w:author="L" w:date="2026-09-10T16:47:23Z">
            <w:del w:id="413" w:author="LKY" w:date="2026-09-15T17:30:54Z">
              <w:r>
                <w:rPr/>
                <w:delText>12</w:delText>
              </w:r>
            </w:del>
          </w:ins>
          <w:ins w:id="414" w:author="L" w:date="2026-09-10T16:47:23Z">
            <w:del w:id="415" w:author="LKY" w:date="2026-09-15T17:30:54Z">
              <w:r>
                <w:rPr/>
                <w:fldChar w:fldCharType="end"/>
              </w:r>
            </w:del>
          </w:ins>
          <w:ins w:id="416" w:author="L" w:date="2026-09-10T16:47:23Z">
            <w:del w:id="417" w:author="LKY" w:date="2026-09-15T17:30:54Z">
              <w:r>
                <w:rPr/>
                <w:fldChar w:fldCharType="end"/>
              </w:r>
            </w:del>
          </w:ins>
        </w:p>
        <w:p w14:paraId="75396441">
          <w:pPr>
            <w:pStyle w:val="7"/>
            <w:tabs>
              <w:tab w:val="right" w:leader="dot" w:pos="8306"/>
            </w:tabs>
            <w:rPr>
              <w:ins w:id="418" w:author="L" w:date="2026-09-10T16:47:23Z"/>
              <w:del w:id="419" w:author="LKY" w:date="2026-09-15T17:30:54Z"/>
            </w:rPr>
          </w:pPr>
          <w:ins w:id="420" w:author="L" w:date="2026-09-10T16:47:23Z">
            <w:del w:id="421" w:author="LKY" w:date="2026-09-15T17:30:54Z">
              <w:r>
                <w:rPr/>
                <w:fldChar w:fldCharType="begin"/>
              </w:r>
            </w:del>
          </w:ins>
          <w:ins w:id="422" w:author="L" w:date="2026-09-10T16:47:23Z">
            <w:del w:id="423" w:author="LKY" w:date="2026-09-15T17:30:54Z">
              <w:r>
                <w:rPr/>
                <w:delInstrText xml:space="preserve"> HYPERLINK \l _Toc27162 </w:delInstrText>
              </w:r>
            </w:del>
          </w:ins>
          <w:ins w:id="424" w:author="L" w:date="2026-09-10T16:47:23Z">
            <w:del w:id="425" w:author="LKY" w:date="2026-09-15T17:30:54Z">
              <w:r>
                <w:rPr/>
                <w:fldChar w:fldCharType="separate"/>
              </w:r>
            </w:del>
          </w:ins>
          <w:ins w:id="426" w:author="L" w:date="2026-09-10T16:47:23Z">
            <w:del w:id="427" w:author="LKY" w:date="2026-09-15T17:30:54Z">
              <w:r>
                <w:rPr>
                  <w:rFonts w:hint="eastAsia" w:ascii="Times New Roman" w:hAnsi="Times New Roman"/>
                  <w:bCs/>
                  <w:szCs w:val="28"/>
                  <w:lang w:val="en-US" w:eastAsia="zh-CN"/>
                </w:rPr>
                <w:delText>2.3.4 DO模块</w:delText>
              </w:r>
            </w:del>
          </w:ins>
          <w:ins w:id="428" w:author="L" w:date="2026-09-10T16:47:23Z">
            <w:del w:id="429" w:author="LKY" w:date="2026-09-15T17:30:54Z">
              <w:r>
                <w:rPr/>
                <w:tab/>
              </w:r>
            </w:del>
          </w:ins>
          <w:ins w:id="430" w:author="L" w:date="2026-09-10T16:47:23Z">
            <w:del w:id="431" w:author="LKY" w:date="2026-09-15T17:30:54Z">
              <w:r>
                <w:rPr/>
                <w:fldChar w:fldCharType="begin"/>
              </w:r>
            </w:del>
          </w:ins>
          <w:ins w:id="432" w:author="L" w:date="2026-09-10T16:47:23Z">
            <w:del w:id="433" w:author="LKY" w:date="2026-09-15T17:30:54Z">
              <w:r>
                <w:rPr/>
                <w:delInstrText xml:space="preserve"> PAGEREF _Toc27162 \h </w:delInstrText>
              </w:r>
            </w:del>
          </w:ins>
          <w:ins w:id="434" w:author="L" w:date="2026-09-10T16:47:23Z">
            <w:del w:id="435" w:author="LKY" w:date="2026-09-15T17:30:54Z">
              <w:r>
                <w:rPr/>
                <w:fldChar w:fldCharType="separate"/>
              </w:r>
            </w:del>
          </w:ins>
          <w:ins w:id="436" w:author="L" w:date="2026-09-10T16:47:23Z">
            <w:del w:id="437" w:author="LKY" w:date="2026-09-15T17:30:54Z">
              <w:r>
                <w:rPr/>
                <w:delText>12</w:delText>
              </w:r>
            </w:del>
          </w:ins>
          <w:ins w:id="438" w:author="L" w:date="2026-09-10T16:47:23Z">
            <w:del w:id="439" w:author="LKY" w:date="2026-09-15T17:30:54Z">
              <w:r>
                <w:rPr/>
                <w:fldChar w:fldCharType="end"/>
              </w:r>
            </w:del>
          </w:ins>
          <w:ins w:id="440" w:author="L" w:date="2026-09-10T16:47:23Z">
            <w:del w:id="441" w:author="LKY" w:date="2026-09-15T17:30:54Z">
              <w:r>
                <w:rPr/>
                <w:fldChar w:fldCharType="end"/>
              </w:r>
            </w:del>
          </w:ins>
        </w:p>
        <w:p w14:paraId="0FBA617D">
          <w:pPr>
            <w:pStyle w:val="7"/>
            <w:tabs>
              <w:tab w:val="right" w:leader="dot" w:pos="8306"/>
            </w:tabs>
            <w:rPr>
              <w:ins w:id="442" w:author="L" w:date="2026-09-10T16:47:23Z"/>
              <w:del w:id="443" w:author="LKY" w:date="2026-09-15T17:30:54Z"/>
            </w:rPr>
          </w:pPr>
          <w:ins w:id="444" w:author="L" w:date="2026-09-10T16:47:23Z">
            <w:del w:id="445" w:author="LKY" w:date="2026-09-15T17:30:54Z">
              <w:r>
                <w:rPr/>
                <w:fldChar w:fldCharType="begin"/>
              </w:r>
            </w:del>
          </w:ins>
          <w:ins w:id="446" w:author="L" w:date="2026-09-10T16:47:23Z">
            <w:del w:id="447" w:author="LKY" w:date="2026-09-15T17:30:54Z">
              <w:r>
                <w:rPr/>
                <w:delInstrText xml:space="preserve"> HYPERLINK \l _Toc9066 </w:delInstrText>
              </w:r>
            </w:del>
          </w:ins>
          <w:ins w:id="448" w:author="L" w:date="2026-09-10T16:47:23Z">
            <w:del w:id="449" w:author="LKY" w:date="2026-09-15T17:30:54Z">
              <w:r>
                <w:rPr/>
                <w:fldChar w:fldCharType="separate"/>
              </w:r>
            </w:del>
          </w:ins>
          <w:ins w:id="450" w:author="L" w:date="2026-09-10T16:47:23Z">
            <w:del w:id="451" w:author="LKY" w:date="2026-09-15T17:30:54Z">
              <w:r>
                <w:rPr>
                  <w:rFonts w:hint="eastAsia" w:ascii="Times New Roman" w:hAnsi="Times New Roman" w:cstheme="minorBidi"/>
                  <w:bCs/>
                  <w:kern w:val="2"/>
                  <w:szCs w:val="28"/>
                  <w:lang w:val="en-US" w:eastAsia="zh-CN" w:bidi="ar-SA"/>
                </w:rPr>
                <w:delText>2.3.5 AO模块</w:delText>
              </w:r>
            </w:del>
          </w:ins>
          <w:ins w:id="452" w:author="L" w:date="2026-09-10T16:47:23Z">
            <w:del w:id="453" w:author="LKY" w:date="2026-09-15T17:30:54Z">
              <w:r>
                <w:rPr/>
                <w:tab/>
              </w:r>
            </w:del>
          </w:ins>
          <w:ins w:id="454" w:author="L" w:date="2026-09-10T16:47:23Z">
            <w:del w:id="455" w:author="LKY" w:date="2026-09-15T17:30:54Z">
              <w:r>
                <w:rPr/>
                <w:fldChar w:fldCharType="begin"/>
              </w:r>
            </w:del>
          </w:ins>
          <w:ins w:id="456" w:author="L" w:date="2026-09-10T16:47:23Z">
            <w:del w:id="457" w:author="LKY" w:date="2026-09-15T17:30:54Z">
              <w:r>
                <w:rPr/>
                <w:delInstrText xml:space="preserve"> PAGEREF _Toc9066 \h </w:delInstrText>
              </w:r>
            </w:del>
          </w:ins>
          <w:ins w:id="458" w:author="L" w:date="2026-09-10T16:47:23Z">
            <w:del w:id="459" w:author="LKY" w:date="2026-09-15T17:30:54Z">
              <w:r>
                <w:rPr/>
                <w:fldChar w:fldCharType="separate"/>
              </w:r>
            </w:del>
          </w:ins>
          <w:ins w:id="460" w:author="L" w:date="2026-09-10T16:47:23Z">
            <w:del w:id="461" w:author="LKY" w:date="2026-09-15T17:30:54Z">
              <w:r>
                <w:rPr/>
                <w:delText>13</w:delText>
              </w:r>
            </w:del>
          </w:ins>
          <w:ins w:id="462" w:author="L" w:date="2026-09-10T16:47:23Z">
            <w:del w:id="463" w:author="LKY" w:date="2026-09-15T17:30:54Z">
              <w:r>
                <w:rPr/>
                <w:fldChar w:fldCharType="end"/>
              </w:r>
            </w:del>
          </w:ins>
          <w:ins w:id="464" w:author="L" w:date="2026-09-10T16:47:23Z">
            <w:del w:id="465" w:author="LKY" w:date="2026-09-15T17:30:54Z">
              <w:r>
                <w:rPr/>
                <w:fldChar w:fldCharType="end"/>
              </w:r>
            </w:del>
          </w:ins>
        </w:p>
        <w:p w14:paraId="227992F7">
          <w:pPr>
            <w:pStyle w:val="7"/>
            <w:tabs>
              <w:tab w:val="right" w:leader="dot" w:pos="8306"/>
            </w:tabs>
            <w:rPr>
              <w:ins w:id="466" w:author="L" w:date="2026-09-10T16:47:23Z"/>
              <w:del w:id="467" w:author="LKY" w:date="2026-09-15T17:30:54Z"/>
            </w:rPr>
          </w:pPr>
          <w:ins w:id="468" w:author="L" w:date="2026-09-10T16:47:23Z">
            <w:del w:id="469" w:author="LKY" w:date="2026-09-15T17:30:54Z">
              <w:r>
                <w:rPr/>
                <w:fldChar w:fldCharType="begin"/>
              </w:r>
            </w:del>
          </w:ins>
          <w:ins w:id="470" w:author="L" w:date="2026-09-10T16:47:23Z">
            <w:del w:id="471" w:author="LKY" w:date="2026-09-15T17:30:54Z">
              <w:r>
                <w:rPr/>
                <w:delInstrText xml:space="preserve"> HYPERLINK \l _Toc32511 </w:delInstrText>
              </w:r>
            </w:del>
          </w:ins>
          <w:ins w:id="472" w:author="L" w:date="2026-09-10T16:47:23Z">
            <w:del w:id="473" w:author="LKY" w:date="2026-09-15T17:30:54Z">
              <w:r>
                <w:rPr/>
                <w:fldChar w:fldCharType="separate"/>
              </w:r>
            </w:del>
          </w:ins>
          <w:ins w:id="474" w:author="L" w:date="2026-09-10T16:47:23Z">
            <w:del w:id="475" w:author="LKY" w:date="2026-09-15T17:30:54Z">
              <w:r>
                <w:rPr>
                  <w:rFonts w:hint="eastAsia" w:ascii="Times New Roman" w:hAnsi="Times New Roman" w:cstheme="minorBidi"/>
                  <w:bCs/>
                  <w:kern w:val="2"/>
                  <w:szCs w:val="28"/>
                  <w:lang w:val="en-US" w:eastAsia="zh-CN" w:bidi="ar-SA"/>
                </w:rPr>
                <w:delText>2.3.6 AI模块</w:delText>
              </w:r>
            </w:del>
          </w:ins>
          <w:ins w:id="476" w:author="L" w:date="2026-09-10T16:47:23Z">
            <w:del w:id="477" w:author="LKY" w:date="2026-09-15T17:30:54Z">
              <w:r>
                <w:rPr/>
                <w:tab/>
              </w:r>
            </w:del>
          </w:ins>
          <w:ins w:id="478" w:author="L" w:date="2026-09-10T16:47:23Z">
            <w:del w:id="479" w:author="LKY" w:date="2026-09-15T17:30:54Z">
              <w:r>
                <w:rPr/>
                <w:fldChar w:fldCharType="begin"/>
              </w:r>
            </w:del>
          </w:ins>
          <w:ins w:id="480" w:author="L" w:date="2026-09-10T16:47:23Z">
            <w:del w:id="481" w:author="LKY" w:date="2026-09-15T17:30:54Z">
              <w:r>
                <w:rPr/>
                <w:delInstrText xml:space="preserve"> PAGEREF _Toc32511 \h </w:delInstrText>
              </w:r>
            </w:del>
          </w:ins>
          <w:ins w:id="482" w:author="L" w:date="2026-09-10T16:47:23Z">
            <w:del w:id="483" w:author="LKY" w:date="2026-09-15T17:30:54Z">
              <w:r>
                <w:rPr/>
                <w:fldChar w:fldCharType="separate"/>
              </w:r>
            </w:del>
          </w:ins>
          <w:ins w:id="484" w:author="L" w:date="2026-09-10T16:47:23Z">
            <w:del w:id="485" w:author="LKY" w:date="2026-09-15T17:30:54Z">
              <w:r>
                <w:rPr/>
                <w:delText>14</w:delText>
              </w:r>
            </w:del>
          </w:ins>
          <w:ins w:id="486" w:author="L" w:date="2026-09-10T16:47:23Z">
            <w:del w:id="487" w:author="LKY" w:date="2026-09-15T17:30:54Z">
              <w:r>
                <w:rPr/>
                <w:fldChar w:fldCharType="end"/>
              </w:r>
            </w:del>
          </w:ins>
          <w:ins w:id="488" w:author="L" w:date="2026-09-10T16:47:23Z">
            <w:del w:id="489" w:author="LKY" w:date="2026-09-15T17:30:54Z">
              <w:r>
                <w:rPr/>
                <w:fldChar w:fldCharType="end"/>
              </w:r>
            </w:del>
          </w:ins>
        </w:p>
        <w:p w14:paraId="1C5FCCFB">
          <w:pPr>
            <w:pStyle w:val="7"/>
            <w:tabs>
              <w:tab w:val="right" w:leader="dot" w:pos="8306"/>
            </w:tabs>
            <w:rPr>
              <w:ins w:id="490" w:author="L" w:date="2026-09-10T16:47:23Z"/>
              <w:del w:id="491" w:author="LKY" w:date="2026-09-15T17:30:54Z"/>
            </w:rPr>
          </w:pPr>
          <w:ins w:id="492" w:author="L" w:date="2026-09-10T16:47:23Z">
            <w:del w:id="493" w:author="LKY" w:date="2026-09-15T17:30:54Z">
              <w:r>
                <w:rPr/>
                <w:fldChar w:fldCharType="begin"/>
              </w:r>
            </w:del>
          </w:ins>
          <w:ins w:id="494" w:author="L" w:date="2026-09-10T16:47:23Z">
            <w:del w:id="495" w:author="LKY" w:date="2026-09-15T17:30:54Z">
              <w:r>
                <w:rPr/>
                <w:delInstrText xml:space="preserve"> HYPERLINK \l _Toc613 </w:delInstrText>
              </w:r>
            </w:del>
          </w:ins>
          <w:ins w:id="496" w:author="L" w:date="2026-09-10T16:47:23Z">
            <w:del w:id="497" w:author="LKY" w:date="2026-09-15T17:30:54Z">
              <w:r>
                <w:rPr/>
                <w:fldChar w:fldCharType="separate"/>
              </w:r>
            </w:del>
          </w:ins>
          <w:ins w:id="498" w:author="L" w:date="2026-09-10T16:47:23Z">
            <w:del w:id="499" w:author="LKY" w:date="2026-09-15T17:30:54Z">
              <w:r>
                <w:rPr>
                  <w:rFonts w:hint="eastAsia" w:ascii="Times New Roman" w:hAnsi="Times New Roman"/>
                  <w:bCs/>
                  <w:szCs w:val="28"/>
                  <w:lang w:val="en-US" w:eastAsia="zh-CN"/>
                </w:rPr>
                <w:delText xml:space="preserve">2.3.7 </w:delText>
              </w:r>
            </w:del>
          </w:ins>
          <w:ins w:id="500" w:author="L" w:date="2026-09-10T16:47:23Z">
            <w:del w:id="501" w:author="LKY" w:date="2026-09-15T17:30:54Z">
              <w:r>
                <w:rPr>
                  <w:rFonts w:hint="default" w:ascii="Times New Roman" w:hAnsi="Times New Roman"/>
                  <w:bCs/>
                  <w:szCs w:val="28"/>
                  <w:lang w:val="en-US" w:eastAsia="zh-CN"/>
                </w:rPr>
                <w:delText>RTD</w:delText>
              </w:r>
            </w:del>
          </w:ins>
          <w:ins w:id="502" w:author="L" w:date="2026-09-10T16:47:23Z">
            <w:del w:id="503" w:author="LKY" w:date="2026-09-15T17:30:54Z">
              <w:r>
                <w:rPr>
                  <w:rFonts w:hint="eastAsia" w:ascii="Times New Roman" w:hAnsi="Times New Roman"/>
                  <w:bCs/>
                  <w:szCs w:val="28"/>
                  <w:lang w:val="en-US" w:eastAsia="zh-CN"/>
                </w:rPr>
                <w:delText>模块</w:delText>
              </w:r>
            </w:del>
          </w:ins>
          <w:ins w:id="504" w:author="L" w:date="2026-09-10T16:47:23Z">
            <w:del w:id="505" w:author="LKY" w:date="2026-09-15T17:30:54Z">
              <w:r>
                <w:rPr/>
                <w:tab/>
              </w:r>
            </w:del>
          </w:ins>
          <w:ins w:id="506" w:author="L" w:date="2026-09-10T16:47:23Z">
            <w:del w:id="507" w:author="LKY" w:date="2026-09-15T17:30:54Z">
              <w:r>
                <w:rPr/>
                <w:fldChar w:fldCharType="begin"/>
              </w:r>
            </w:del>
          </w:ins>
          <w:ins w:id="508" w:author="L" w:date="2026-09-10T16:47:23Z">
            <w:del w:id="509" w:author="LKY" w:date="2026-09-15T17:30:54Z">
              <w:r>
                <w:rPr/>
                <w:delInstrText xml:space="preserve"> PAGEREF _Toc613 \h </w:delInstrText>
              </w:r>
            </w:del>
          </w:ins>
          <w:ins w:id="510" w:author="L" w:date="2026-09-10T16:47:23Z">
            <w:del w:id="511" w:author="LKY" w:date="2026-09-15T17:30:54Z">
              <w:r>
                <w:rPr/>
                <w:fldChar w:fldCharType="separate"/>
              </w:r>
            </w:del>
          </w:ins>
          <w:ins w:id="512" w:author="L" w:date="2026-09-10T16:47:23Z">
            <w:del w:id="513" w:author="LKY" w:date="2026-09-15T17:30:54Z">
              <w:r>
                <w:rPr/>
                <w:delText>14</w:delText>
              </w:r>
            </w:del>
          </w:ins>
          <w:ins w:id="514" w:author="L" w:date="2026-09-10T16:47:23Z">
            <w:del w:id="515" w:author="LKY" w:date="2026-09-15T17:30:54Z">
              <w:r>
                <w:rPr/>
                <w:fldChar w:fldCharType="end"/>
              </w:r>
            </w:del>
          </w:ins>
          <w:ins w:id="516" w:author="L" w:date="2026-09-10T16:47:23Z">
            <w:del w:id="517" w:author="LKY" w:date="2026-09-15T17:30:54Z">
              <w:r>
                <w:rPr/>
                <w:fldChar w:fldCharType="end"/>
              </w:r>
            </w:del>
          </w:ins>
        </w:p>
        <w:p w14:paraId="443E6D5C">
          <w:pPr>
            <w:pStyle w:val="7"/>
            <w:tabs>
              <w:tab w:val="right" w:leader="dot" w:pos="8306"/>
            </w:tabs>
            <w:rPr>
              <w:ins w:id="518" w:author="L" w:date="2026-09-10T16:47:23Z"/>
              <w:del w:id="519" w:author="LKY" w:date="2026-09-15T17:30:54Z"/>
            </w:rPr>
          </w:pPr>
          <w:ins w:id="520" w:author="L" w:date="2026-09-10T16:47:23Z">
            <w:del w:id="521" w:author="LKY" w:date="2026-09-15T17:30:54Z">
              <w:r>
                <w:rPr/>
                <w:fldChar w:fldCharType="begin"/>
              </w:r>
            </w:del>
          </w:ins>
          <w:ins w:id="522" w:author="L" w:date="2026-09-10T16:47:23Z">
            <w:del w:id="523" w:author="LKY" w:date="2026-09-15T17:30:54Z">
              <w:r>
                <w:rPr/>
                <w:delInstrText xml:space="preserve"> HYPERLINK \l _Toc28595 </w:delInstrText>
              </w:r>
            </w:del>
          </w:ins>
          <w:ins w:id="524" w:author="L" w:date="2026-09-10T16:47:23Z">
            <w:del w:id="525" w:author="LKY" w:date="2026-09-15T17:30:54Z">
              <w:r>
                <w:rPr/>
                <w:fldChar w:fldCharType="separate"/>
              </w:r>
            </w:del>
          </w:ins>
          <w:ins w:id="526" w:author="L" w:date="2026-09-10T16:47:23Z">
            <w:del w:id="527" w:author="LKY" w:date="2026-09-15T17:30:54Z">
              <w:r>
                <w:rPr>
                  <w:rFonts w:hint="default" w:ascii="Times New Roman" w:hAnsi="Times New Roman"/>
                  <w:bCs/>
                  <w:szCs w:val="28"/>
                  <w:lang w:val="en-US" w:eastAsia="zh-CN"/>
                </w:rPr>
                <w:delText>2.</w:delText>
              </w:r>
            </w:del>
          </w:ins>
          <w:ins w:id="528" w:author="L" w:date="2026-09-10T16:47:23Z">
            <w:del w:id="529" w:author="LKY" w:date="2026-09-15T17:30:54Z">
              <w:r>
                <w:rPr>
                  <w:rFonts w:hint="eastAsia" w:ascii="Times New Roman" w:hAnsi="Times New Roman"/>
                  <w:bCs/>
                  <w:szCs w:val="28"/>
                  <w:lang w:val="en-US" w:eastAsia="zh-CN"/>
                </w:rPr>
                <w:delText>3</w:delText>
              </w:r>
            </w:del>
          </w:ins>
          <w:ins w:id="530" w:author="L" w:date="2026-09-10T16:47:23Z">
            <w:del w:id="531" w:author="LKY" w:date="2026-09-15T17:30:54Z">
              <w:r>
                <w:rPr>
                  <w:rFonts w:hint="default" w:ascii="Times New Roman" w:hAnsi="Times New Roman"/>
                  <w:bCs/>
                  <w:szCs w:val="28"/>
                  <w:lang w:val="en-US" w:eastAsia="zh-CN"/>
                </w:rPr>
                <w:delText>.</w:delText>
              </w:r>
            </w:del>
          </w:ins>
          <w:ins w:id="532" w:author="L" w:date="2026-09-10T16:47:23Z">
            <w:del w:id="533" w:author="LKY" w:date="2026-09-15T17:30:54Z">
              <w:r>
                <w:rPr>
                  <w:rFonts w:hint="eastAsia" w:ascii="Times New Roman" w:hAnsi="Times New Roman"/>
                  <w:bCs/>
                  <w:szCs w:val="28"/>
                  <w:lang w:val="en-US" w:eastAsia="zh-CN"/>
                </w:rPr>
                <w:delText>8 TC模块</w:delText>
              </w:r>
            </w:del>
          </w:ins>
          <w:ins w:id="534" w:author="L" w:date="2026-09-10T16:47:23Z">
            <w:del w:id="535" w:author="LKY" w:date="2026-09-15T17:30:54Z">
              <w:r>
                <w:rPr/>
                <w:tab/>
              </w:r>
            </w:del>
          </w:ins>
          <w:ins w:id="536" w:author="L" w:date="2026-09-10T16:47:23Z">
            <w:del w:id="537" w:author="LKY" w:date="2026-09-15T17:30:54Z">
              <w:r>
                <w:rPr/>
                <w:fldChar w:fldCharType="begin"/>
              </w:r>
            </w:del>
          </w:ins>
          <w:ins w:id="538" w:author="L" w:date="2026-09-10T16:47:23Z">
            <w:del w:id="539" w:author="LKY" w:date="2026-09-15T17:30:54Z">
              <w:r>
                <w:rPr/>
                <w:delInstrText xml:space="preserve"> PAGEREF _Toc28595 \h </w:delInstrText>
              </w:r>
            </w:del>
          </w:ins>
          <w:ins w:id="540" w:author="L" w:date="2026-09-10T16:47:23Z">
            <w:del w:id="541" w:author="LKY" w:date="2026-09-15T17:30:54Z">
              <w:r>
                <w:rPr/>
                <w:fldChar w:fldCharType="separate"/>
              </w:r>
            </w:del>
          </w:ins>
          <w:ins w:id="542" w:author="L" w:date="2026-09-10T16:47:23Z">
            <w:del w:id="543" w:author="LKY" w:date="2026-09-15T17:30:54Z">
              <w:r>
                <w:rPr/>
                <w:delText>14</w:delText>
              </w:r>
            </w:del>
          </w:ins>
          <w:ins w:id="544" w:author="L" w:date="2026-09-10T16:47:23Z">
            <w:del w:id="545" w:author="LKY" w:date="2026-09-15T17:30:54Z">
              <w:r>
                <w:rPr/>
                <w:fldChar w:fldCharType="end"/>
              </w:r>
            </w:del>
          </w:ins>
          <w:ins w:id="546" w:author="L" w:date="2026-09-10T16:47:23Z">
            <w:del w:id="547" w:author="LKY" w:date="2026-09-15T17:30:54Z">
              <w:r>
                <w:rPr/>
                <w:fldChar w:fldCharType="end"/>
              </w:r>
            </w:del>
          </w:ins>
        </w:p>
        <w:p w14:paraId="59DB30E7">
          <w:pPr>
            <w:pStyle w:val="7"/>
            <w:tabs>
              <w:tab w:val="right" w:leader="dot" w:pos="8306"/>
            </w:tabs>
            <w:rPr>
              <w:ins w:id="548" w:author="L" w:date="2026-09-10T16:47:23Z"/>
              <w:del w:id="549" w:author="LKY" w:date="2026-09-15T17:30:54Z"/>
            </w:rPr>
          </w:pPr>
          <w:ins w:id="550" w:author="L" w:date="2026-09-10T16:47:23Z">
            <w:del w:id="551" w:author="LKY" w:date="2026-09-15T17:30:54Z">
              <w:r>
                <w:rPr/>
                <w:fldChar w:fldCharType="begin"/>
              </w:r>
            </w:del>
          </w:ins>
          <w:ins w:id="552" w:author="L" w:date="2026-09-10T16:47:23Z">
            <w:del w:id="553" w:author="LKY" w:date="2026-09-15T17:30:54Z">
              <w:r>
                <w:rPr/>
                <w:delInstrText xml:space="preserve"> HYPERLINK \l _Toc21371 </w:delInstrText>
              </w:r>
            </w:del>
          </w:ins>
          <w:ins w:id="554" w:author="L" w:date="2026-09-10T16:47:23Z">
            <w:del w:id="555" w:author="LKY" w:date="2026-09-15T17:30:54Z">
              <w:r>
                <w:rPr/>
                <w:fldChar w:fldCharType="separate"/>
              </w:r>
            </w:del>
          </w:ins>
          <w:ins w:id="556" w:author="L" w:date="2026-09-10T16:47:23Z">
            <w:del w:id="557" w:author="LKY" w:date="2026-09-15T17:30:54Z">
              <w:r>
                <w:rPr>
                  <w:rFonts w:hint="eastAsia" w:ascii="Times New Roman" w:hAnsi="Times New Roman"/>
                  <w:bCs/>
                  <w:szCs w:val="28"/>
                  <w:lang w:val="en-US" w:eastAsia="zh-CN"/>
                </w:rPr>
                <w:delText>2.3.9 RS485使用</w:delText>
              </w:r>
            </w:del>
          </w:ins>
          <w:ins w:id="558" w:author="L" w:date="2026-09-10T16:47:23Z">
            <w:del w:id="559" w:author="LKY" w:date="2026-09-15T17:30:54Z">
              <w:r>
                <w:rPr/>
                <w:tab/>
              </w:r>
            </w:del>
          </w:ins>
          <w:ins w:id="560" w:author="L" w:date="2026-09-10T16:47:23Z">
            <w:del w:id="561" w:author="LKY" w:date="2026-09-15T17:30:54Z">
              <w:r>
                <w:rPr/>
                <w:fldChar w:fldCharType="begin"/>
              </w:r>
            </w:del>
          </w:ins>
          <w:ins w:id="562" w:author="L" w:date="2026-09-10T16:47:23Z">
            <w:del w:id="563" w:author="LKY" w:date="2026-09-15T17:30:54Z">
              <w:r>
                <w:rPr/>
                <w:delInstrText xml:space="preserve"> PAGEREF _Toc21371 \h </w:delInstrText>
              </w:r>
            </w:del>
          </w:ins>
          <w:ins w:id="564" w:author="L" w:date="2026-09-10T16:47:23Z">
            <w:del w:id="565" w:author="LKY" w:date="2026-09-15T17:30:54Z">
              <w:r>
                <w:rPr/>
                <w:fldChar w:fldCharType="separate"/>
              </w:r>
            </w:del>
          </w:ins>
          <w:ins w:id="566" w:author="L" w:date="2026-09-10T16:47:23Z">
            <w:del w:id="567" w:author="LKY" w:date="2026-09-15T17:30:54Z">
              <w:r>
                <w:rPr/>
                <w:delText>14</w:delText>
              </w:r>
            </w:del>
          </w:ins>
          <w:ins w:id="568" w:author="L" w:date="2026-09-10T16:47:23Z">
            <w:del w:id="569" w:author="LKY" w:date="2026-09-15T17:30:54Z">
              <w:r>
                <w:rPr/>
                <w:fldChar w:fldCharType="end"/>
              </w:r>
            </w:del>
          </w:ins>
          <w:ins w:id="570" w:author="L" w:date="2026-09-10T16:47:23Z">
            <w:del w:id="571" w:author="LKY" w:date="2026-09-15T17:30:54Z">
              <w:r>
                <w:rPr/>
                <w:fldChar w:fldCharType="end"/>
              </w:r>
            </w:del>
          </w:ins>
        </w:p>
        <w:p w14:paraId="1A4D651E">
          <w:pPr>
            <w:pStyle w:val="7"/>
            <w:tabs>
              <w:tab w:val="right" w:leader="dot" w:pos="8306"/>
            </w:tabs>
            <w:rPr>
              <w:ins w:id="572" w:author="L" w:date="2026-09-10T16:47:23Z"/>
              <w:del w:id="573" w:author="LKY" w:date="2026-09-15T17:30:54Z"/>
            </w:rPr>
          </w:pPr>
          <w:ins w:id="574" w:author="L" w:date="2026-09-10T16:47:23Z">
            <w:del w:id="575" w:author="LKY" w:date="2026-09-15T17:30:54Z">
              <w:r>
                <w:rPr/>
                <w:fldChar w:fldCharType="begin"/>
              </w:r>
            </w:del>
          </w:ins>
          <w:ins w:id="576" w:author="L" w:date="2026-09-10T16:47:23Z">
            <w:del w:id="577" w:author="LKY" w:date="2026-09-15T17:30:54Z">
              <w:r>
                <w:rPr/>
                <w:delInstrText xml:space="preserve"> HYPERLINK \l _Toc11898 </w:delInstrText>
              </w:r>
            </w:del>
          </w:ins>
          <w:ins w:id="578" w:author="L" w:date="2026-09-10T16:47:23Z">
            <w:del w:id="579" w:author="LKY" w:date="2026-09-15T17:30:54Z">
              <w:r>
                <w:rPr/>
                <w:fldChar w:fldCharType="separate"/>
              </w:r>
            </w:del>
          </w:ins>
          <w:ins w:id="580" w:author="L" w:date="2026-09-10T16:47:23Z">
            <w:del w:id="581" w:author="LKY" w:date="2026-09-15T17:30:54Z">
              <w:r>
                <w:rPr>
                  <w:rFonts w:hint="eastAsia" w:ascii="Times New Roman" w:hAnsi="Times New Roman"/>
                  <w:bCs/>
                  <w:szCs w:val="28"/>
                  <w:lang w:val="en-US" w:eastAsia="zh-CN"/>
                </w:rPr>
                <w:delText>2.3.10 CAN使用</w:delText>
              </w:r>
            </w:del>
          </w:ins>
          <w:ins w:id="582" w:author="L" w:date="2026-09-10T16:47:23Z">
            <w:del w:id="583" w:author="LKY" w:date="2026-09-15T17:30:54Z">
              <w:r>
                <w:rPr/>
                <w:tab/>
              </w:r>
            </w:del>
          </w:ins>
          <w:ins w:id="584" w:author="L" w:date="2026-09-10T16:47:23Z">
            <w:del w:id="585" w:author="LKY" w:date="2026-09-15T17:30:54Z">
              <w:r>
                <w:rPr/>
                <w:fldChar w:fldCharType="begin"/>
              </w:r>
            </w:del>
          </w:ins>
          <w:ins w:id="586" w:author="L" w:date="2026-09-10T16:47:23Z">
            <w:del w:id="587" w:author="LKY" w:date="2026-09-15T17:30:54Z">
              <w:r>
                <w:rPr/>
                <w:delInstrText xml:space="preserve"> PAGEREF _Toc11898 \h </w:delInstrText>
              </w:r>
            </w:del>
          </w:ins>
          <w:ins w:id="588" w:author="L" w:date="2026-09-10T16:47:23Z">
            <w:del w:id="589" w:author="LKY" w:date="2026-09-15T17:30:54Z">
              <w:r>
                <w:rPr/>
                <w:fldChar w:fldCharType="separate"/>
              </w:r>
            </w:del>
          </w:ins>
          <w:ins w:id="590" w:author="L" w:date="2026-09-10T16:47:23Z">
            <w:del w:id="591" w:author="LKY" w:date="2026-09-15T17:30:54Z">
              <w:r>
                <w:rPr/>
                <w:delText>15</w:delText>
              </w:r>
            </w:del>
          </w:ins>
          <w:ins w:id="592" w:author="L" w:date="2026-09-10T16:47:23Z">
            <w:del w:id="593" w:author="LKY" w:date="2026-09-15T17:30:54Z">
              <w:r>
                <w:rPr/>
                <w:fldChar w:fldCharType="end"/>
              </w:r>
            </w:del>
          </w:ins>
          <w:ins w:id="594" w:author="L" w:date="2026-09-10T16:47:23Z">
            <w:del w:id="595" w:author="LKY" w:date="2026-09-15T17:30:54Z">
              <w:r>
                <w:rPr/>
                <w:fldChar w:fldCharType="end"/>
              </w:r>
            </w:del>
          </w:ins>
        </w:p>
        <w:p w14:paraId="556E4DF3">
          <w:pPr>
            <w:pStyle w:val="7"/>
            <w:tabs>
              <w:tab w:val="right" w:leader="dot" w:pos="8306"/>
            </w:tabs>
            <w:rPr>
              <w:ins w:id="596" w:author="L" w:date="2026-09-10T16:47:23Z"/>
              <w:del w:id="597" w:author="LKY" w:date="2026-09-15T17:30:54Z"/>
            </w:rPr>
          </w:pPr>
          <w:ins w:id="598" w:author="L" w:date="2026-09-10T16:47:23Z">
            <w:del w:id="599" w:author="LKY" w:date="2026-09-15T17:30:54Z">
              <w:r>
                <w:rPr/>
                <w:fldChar w:fldCharType="begin"/>
              </w:r>
            </w:del>
          </w:ins>
          <w:ins w:id="600" w:author="L" w:date="2026-09-10T16:47:23Z">
            <w:del w:id="601" w:author="LKY" w:date="2026-09-15T17:30:54Z">
              <w:r>
                <w:rPr/>
                <w:delInstrText xml:space="preserve"> HYPERLINK \l _Toc11821 </w:delInstrText>
              </w:r>
            </w:del>
          </w:ins>
          <w:ins w:id="602" w:author="L" w:date="2026-09-10T16:47:23Z">
            <w:del w:id="603" w:author="LKY" w:date="2026-09-15T17:30:54Z">
              <w:r>
                <w:rPr/>
                <w:fldChar w:fldCharType="separate"/>
              </w:r>
            </w:del>
          </w:ins>
          <w:ins w:id="604" w:author="L" w:date="2026-09-10T16:47:23Z">
            <w:del w:id="605" w:author="LKY" w:date="2026-09-15T17:30:54Z">
              <w:r>
                <w:rPr>
                  <w:rFonts w:hint="eastAsia"/>
                  <w:lang w:val="en-US" w:eastAsia="zh-CN"/>
                </w:rPr>
                <w:delText>2.3.11 N板端口使用</w:delText>
              </w:r>
            </w:del>
          </w:ins>
          <w:ins w:id="606" w:author="L" w:date="2026-09-10T16:47:23Z">
            <w:del w:id="607" w:author="LKY" w:date="2026-09-15T17:30:54Z">
              <w:r>
                <w:rPr/>
                <w:tab/>
              </w:r>
            </w:del>
          </w:ins>
          <w:ins w:id="608" w:author="L" w:date="2026-09-10T16:47:23Z">
            <w:del w:id="609" w:author="LKY" w:date="2026-09-15T17:30:54Z">
              <w:r>
                <w:rPr/>
                <w:fldChar w:fldCharType="begin"/>
              </w:r>
            </w:del>
          </w:ins>
          <w:ins w:id="610" w:author="L" w:date="2026-09-10T16:47:23Z">
            <w:del w:id="611" w:author="LKY" w:date="2026-09-15T17:30:54Z">
              <w:r>
                <w:rPr/>
                <w:delInstrText xml:space="preserve"> PAGEREF _Toc11821 \h </w:delInstrText>
              </w:r>
            </w:del>
          </w:ins>
          <w:ins w:id="612" w:author="L" w:date="2026-09-10T16:47:23Z">
            <w:del w:id="613" w:author="LKY" w:date="2026-09-15T17:30:54Z">
              <w:r>
                <w:rPr/>
                <w:fldChar w:fldCharType="separate"/>
              </w:r>
            </w:del>
          </w:ins>
          <w:ins w:id="614" w:author="L" w:date="2026-09-10T16:47:23Z">
            <w:del w:id="615" w:author="LKY" w:date="2026-09-15T17:30:54Z">
              <w:r>
                <w:rPr/>
                <w:delText>16</w:delText>
              </w:r>
            </w:del>
          </w:ins>
          <w:ins w:id="616" w:author="L" w:date="2026-09-10T16:47:23Z">
            <w:del w:id="617" w:author="LKY" w:date="2026-09-15T17:30:54Z">
              <w:r>
                <w:rPr/>
                <w:fldChar w:fldCharType="end"/>
              </w:r>
            </w:del>
          </w:ins>
          <w:ins w:id="618" w:author="L" w:date="2026-09-10T16:47:23Z">
            <w:del w:id="619" w:author="LKY" w:date="2026-09-15T17:30:54Z">
              <w:r>
                <w:rPr/>
                <w:fldChar w:fldCharType="end"/>
              </w:r>
            </w:del>
          </w:ins>
        </w:p>
        <w:p w14:paraId="39D7F18A">
          <w:pPr>
            <w:pStyle w:val="11"/>
            <w:tabs>
              <w:tab w:val="right" w:leader="dot" w:pos="8306"/>
            </w:tabs>
            <w:rPr>
              <w:ins w:id="620" w:author="L" w:date="2026-09-10T16:47:23Z"/>
              <w:del w:id="621" w:author="LKY" w:date="2026-09-15T17:30:54Z"/>
            </w:rPr>
          </w:pPr>
          <w:ins w:id="622" w:author="L" w:date="2026-09-10T16:47:23Z">
            <w:del w:id="623" w:author="LKY" w:date="2026-09-15T17:30:54Z">
              <w:r>
                <w:rPr/>
                <w:fldChar w:fldCharType="begin"/>
              </w:r>
            </w:del>
          </w:ins>
          <w:ins w:id="624" w:author="L" w:date="2026-09-10T16:47:23Z">
            <w:del w:id="625" w:author="LKY" w:date="2026-09-15T17:30:54Z">
              <w:r>
                <w:rPr/>
                <w:delInstrText xml:space="preserve"> HYPERLINK \l _Toc20978 </w:delInstrText>
              </w:r>
            </w:del>
          </w:ins>
          <w:ins w:id="626" w:author="L" w:date="2026-09-10T16:47:23Z">
            <w:del w:id="627" w:author="LKY" w:date="2026-09-15T17:30:54Z">
              <w:r>
                <w:rPr/>
                <w:fldChar w:fldCharType="separate"/>
              </w:r>
            </w:del>
          </w:ins>
          <w:ins w:id="628" w:author="L" w:date="2026-09-10T16:47:23Z">
            <w:del w:id="629" w:author="LKY" w:date="2026-09-15T17:30:54Z">
              <w:r>
                <w:rPr>
                  <w:rFonts w:hint="eastAsia" w:ascii="Times New Roman" w:hAnsi="Times New Roman" w:eastAsia="宋体" w:cs="宋体"/>
                  <w:bCs/>
                  <w:szCs w:val="32"/>
                  <w:lang w:val="en-US" w:eastAsia="zh-CN"/>
                </w:rPr>
                <w:delText>2.4 LED</w:delText>
              </w:r>
            </w:del>
          </w:ins>
          <w:ins w:id="630" w:author="L" w:date="2026-09-10T16:47:23Z">
            <w:del w:id="631" w:author="LKY" w:date="2026-09-15T17:30:54Z">
              <w:r>
                <w:rPr/>
                <w:tab/>
              </w:r>
            </w:del>
          </w:ins>
          <w:ins w:id="632" w:author="L" w:date="2026-09-10T16:47:23Z">
            <w:del w:id="633" w:author="LKY" w:date="2026-09-15T17:30:54Z">
              <w:r>
                <w:rPr/>
                <w:fldChar w:fldCharType="begin"/>
              </w:r>
            </w:del>
          </w:ins>
          <w:ins w:id="634" w:author="L" w:date="2026-09-10T16:47:23Z">
            <w:del w:id="635" w:author="LKY" w:date="2026-09-15T17:30:54Z">
              <w:r>
                <w:rPr/>
                <w:delInstrText xml:space="preserve"> PAGEREF _Toc20978 \h </w:delInstrText>
              </w:r>
            </w:del>
          </w:ins>
          <w:ins w:id="636" w:author="L" w:date="2026-09-10T16:47:23Z">
            <w:del w:id="637" w:author="LKY" w:date="2026-09-15T17:30:54Z">
              <w:r>
                <w:rPr/>
                <w:fldChar w:fldCharType="separate"/>
              </w:r>
            </w:del>
          </w:ins>
          <w:ins w:id="638" w:author="L" w:date="2026-09-10T16:47:23Z">
            <w:del w:id="639" w:author="LKY" w:date="2026-09-15T17:30:54Z">
              <w:r>
                <w:rPr/>
                <w:delText>23</w:delText>
              </w:r>
            </w:del>
          </w:ins>
          <w:ins w:id="640" w:author="L" w:date="2026-09-10T16:47:23Z">
            <w:del w:id="641" w:author="LKY" w:date="2026-09-15T17:30:54Z">
              <w:r>
                <w:rPr/>
                <w:fldChar w:fldCharType="end"/>
              </w:r>
            </w:del>
          </w:ins>
          <w:ins w:id="642" w:author="L" w:date="2026-09-10T16:47:23Z">
            <w:del w:id="643" w:author="LKY" w:date="2026-09-15T17:30:54Z">
              <w:r>
                <w:rPr/>
                <w:fldChar w:fldCharType="end"/>
              </w:r>
            </w:del>
          </w:ins>
        </w:p>
        <w:p w14:paraId="414E8D5D">
          <w:pPr>
            <w:pStyle w:val="11"/>
            <w:tabs>
              <w:tab w:val="right" w:leader="dot" w:pos="8306"/>
            </w:tabs>
            <w:rPr>
              <w:ins w:id="644" w:author="L" w:date="2026-09-10T16:47:23Z"/>
              <w:del w:id="645" w:author="LKY" w:date="2026-09-15T17:30:54Z"/>
            </w:rPr>
          </w:pPr>
          <w:ins w:id="646" w:author="L" w:date="2026-09-10T16:47:23Z">
            <w:del w:id="647" w:author="LKY" w:date="2026-09-15T17:30:54Z">
              <w:r>
                <w:rPr/>
                <w:fldChar w:fldCharType="begin"/>
              </w:r>
            </w:del>
          </w:ins>
          <w:ins w:id="648" w:author="L" w:date="2026-09-10T16:47:23Z">
            <w:del w:id="649" w:author="LKY" w:date="2026-09-15T17:30:54Z">
              <w:r>
                <w:rPr/>
                <w:delInstrText xml:space="preserve"> HYPERLINK \l _Toc16183 </w:delInstrText>
              </w:r>
            </w:del>
          </w:ins>
          <w:ins w:id="650" w:author="L" w:date="2026-09-10T16:47:23Z">
            <w:del w:id="651" w:author="LKY" w:date="2026-09-15T17:30:54Z">
              <w:r>
                <w:rPr/>
                <w:fldChar w:fldCharType="separate"/>
              </w:r>
            </w:del>
          </w:ins>
          <w:ins w:id="652" w:author="L" w:date="2026-09-10T16:47:23Z">
            <w:del w:id="653" w:author="LKY" w:date="2026-09-15T17:30:54Z">
              <w:r>
                <w:rPr>
                  <w:rFonts w:hint="eastAsia" w:ascii="Times New Roman" w:hAnsi="Times New Roman"/>
                  <w:bCs/>
                  <w:szCs w:val="32"/>
                  <w:lang w:val="en-US" w:eastAsia="zh-CN"/>
                </w:rPr>
                <w:delText>2.6网络接口</w:delText>
              </w:r>
            </w:del>
          </w:ins>
          <w:ins w:id="654" w:author="L" w:date="2026-09-10T16:47:23Z">
            <w:del w:id="655" w:author="LKY" w:date="2026-09-15T17:30:54Z">
              <w:r>
                <w:rPr/>
                <w:tab/>
              </w:r>
            </w:del>
          </w:ins>
          <w:ins w:id="656" w:author="L" w:date="2026-09-10T16:47:23Z">
            <w:del w:id="657" w:author="LKY" w:date="2026-09-15T17:30:54Z">
              <w:r>
                <w:rPr/>
                <w:fldChar w:fldCharType="begin"/>
              </w:r>
            </w:del>
          </w:ins>
          <w:ins w:id="658" w:author="L" w:date="2026-09-10T16:47:23Z">
            <w:del w:id="659" w:author="LKY" w:date="2026-09-15T17:30:54Z">
              <w:r>
                <w:rPr/>
                <w:delInstrText xml:space="preserve"> PAGEREF _Toc16183 \h </w:delInstrText>
              </w:r>
            </w:del>
          </w:ins>
          <w:ins w:id="660" w:author="L" w:date="2026-09-10T16:47:23Z">
            <w:del w:id="661" w:author="LKY" w:date="2026-09-15T17:30:54Z">
              <w:r>
                <w:rPr/>
                <w:fldChar w:fldCharType="separate"/>
              </w:r>
            </w:del>
          </w:ins>
          <w:ins w:id="662" w:author="L" w:date="2026-09-10T16:47:23Z">
            <w:del w:id="663" w:author="LKY" w:date="2026-09-15T17:30:54Z">
              <w:r>
                <w:rPr/>
                <w:delText>24</w:delText>
              </w:r>
            </w:del>
          </w:ins>
          <w:ins w:id="664" w:author="L" w:date="2026-09-10T16:47:23Z">
            <w:del w:id="665" w:author="LKY" w:date="2026-09-15T17:30:54Z">
              <w:r>
                <w:rPr/>
                <w:fldChar w:fldCharType="end"/>
              </w:r>
            </w:del>
          </w:ins>
          <w:ins w:id="666" w:author="L" w:date="2026-09-10T16:47:23Z">
            <w:del w:id="667" w:author="LKY" w:date="2026-09-15T17:30:54Z">
              <w:r>
                <w:rPr/>
                <w:fldChar w:fldCharType="end"/>
              </w:r>
            </w:del>
          </w:ins>
        </w:p>
        <w:p w14:paraId="6DDDFA37">
          <w:pPr>
            <w:pStyle w:val="11"/>
            <w:tabs>
              <w:tab w:val="right" w:leader="dot" w:pos="8306"/>
            </w:tabs>
            <w:rPr>
              <w:ins w:id="668" w:author="L" w:date="2026-09-10T16:47:23Z"/>
              <w:del w:id="669" w:author="LKY" w:date="2026-09-15T17:30:54Z"/>
            </w:rPr>
          </w:pPr>
          <w:ins w:id="670" w:author="L" w:date="2026-09-10T16:47:23Z">
            <w:del w:id="671" w:author="LKY" w:date="2026-09-15T17:30:54Z">
              <w:r>
                <w:rPr/>
                <w:fldChar w:fldCharType="begin"/>
              </w:r>
            </w:del>
          </w:ins>
          <w:ins w:id="672" w:author="L" w:date="2026-09-10T16:47:23Z">
            <w:del w:id="673" w:author="LKY" w:date="2026-09-15T17:30:54Z">
              <w:r>
                <w:rPr/>
                <w:delInstrText xml:space="preserve"> HYPERLINK \l _Toc23561 </w:delInstrText>
              </w:r>
            </w:del>
          </w:ins>
          <w:ins w:id="674" w:author="L" w:date="2026-09-10T16:47:23Z">
            <w:del w:id="675" w:author="LKY" w:date="2026-09-15T17:30:54Z">
              <w:r>
                <w:rPr/>
                <w:fldChar w:fldCharType="separate"/>
              </w:r>
            </w:del>
          </w:ins>
          <w:ins w:id="676" w:author="L" w:date="2026-09-10T16:47:23Z">
            <w:del w:id="677" w:author="LKY" w:date="2026-09-15T17:30:54Z">
              <w:r>
                <w:rPr>
                  <w:rFonts w:hint="eastAsia" w:ascii="Times New Roman" w:hAnsi="Times New Roman" w:cs="宋体"/>
                  <w:szCs w:val="32"/>
                  <w:lang w:val="en-US" w:eastAsia="zh-CN" w:bidi="en-US"/>
                </w:rPr>
                <w:delText>2.7 USB接口</w:delText>
              </w:r>
            </w:del>
          </w:ins>
          <w:ins w:id="678" w:author="L" w:date="2026-09-10T16:47:23Z">
            <w:del w:id="679" w:author="LKY" w:date="2026-09-15T17:30:54Z">
              <w:r>
                <w:rPr/>
                <w:tab/>
              </w:r>
            </w:del>
          </w:ins>
          <w:ins w:id="680" w:author="L" w:date="2026-09-10T16:47:23Z">
            <w:del w:id="681" w:author="LKY" w:date="2026-09-15T17:30:54Z">
              <w:r>
                <w:rPr/>
                <w:fldChar w:fldCharType="begin"/>
              </w:r>
            </w:del>
          </w:ins>
          <w:ins w:id="682" w:author="L" w:date="2026-09-10T16:47:23Z">
            <w:del w:id="683" w:author="LKY" w:date="2026-09-15T17:30:54Z">
              <w:r>
                <w:rPr/>
                <w:delInstrText xml:space="preserve"> PAGEREF _Toc23561 \h </w:delInstrText>
              </w:r>
            </w:del>
          </w:ins>
          <w:ins w:id="684" w:author="L" w:date="2026-09-10T16:47:23Z">
            <w:del w:id="685" w:author="LKY" w:date="2026-09-15T17:30:54Z">
              <w:r>
                <w:rPr/>
                <w:fldChar w:fldCharType="separate"/>
              </w:r>
            </w:del>
          </w:ins>
          <w:ins w:id="686" w:author="L" w:date="2026-09-10T16:47:23Z">
            <w:del w:id="687" w:author="LKY" w:date="2026-09-15T17:30:54Z">
              <w:r>
                <w:rPr/>
                <w:delText>26</w:delText>
              </w:r>
            </w:del>
          </w:ins>
          <w:ins w:id="688" w:author="L" w:date="2026-09-10T16:47:23Z">
            <w:del w:id="689" w:author="LKY" w:date="2026-09-15T17:30:54Z">
              <w:r>
                <w:rPr/>
                <w:fldChar w:fldCharType="end"/>
              </w:r>
            </w:del>
          </w:ins>
          <w:ins w:id="690" w:author="L" w:date="2026-09-10T16:47:23Z">
            <w:del w:id="691" w:author="LKY" w:date="2026-09-15T17:30:54Z">
              <w:r>
                <w:rPr/>
                <w:fldChar w:fldCharType="end"/>
              </w:r>
            </w:del>
          </w:ins>
        </w:p>
        <w:p w14:paraId="7B1325A0">
          <w:pPr>
            <w:pStyle w:val="11"/>
            <w:tabs>
              <w:tab w:val="right" w:leader="dot" w:pos="8306"/>
            </w:tabs>
            <w:rPr>
              <w:ins w:id="692" w:author="L" w:date="2026-09-10T16:47:23Z"/>
              <w:del w:id="693" w:author="LKY" w:date="2026-09-15T17:30:54Z"/>
            </w:rPr>
          </w:pPr>
          <w:ins w:id="694" w:author="L" w:date="2026-09-10T16:47:23Z">
            <w:del w:id="695" w:author="LKY" w:date="2026-09-15T17:30:54Z">
              <w:r>
                <w:rPr/>
                <w:fldChar w:fldCharType="begin"/>
              </w:r>
            </w:del>
          </w:ins>
          <w:ins w:id="696" w:author="L" w:date="2026-09-10T16:47:23Z">
            <w:del w:id="697" w:author="LKY" w:date="2026-09-15T17:30:54Z">
              <w:r>
                <w:rPr/>
                <w:delInstrText xml:space="preserve"> HYPERLINK \l _Toc3687 </w:delInstrText>
              </w:r>
            </w:del>
          </w:ins>
          <w:ins w:id="698" w:author="L" w:date="2026-09-10T16:47:23Z">
            <w:del w:id="699" w:author="LKY" w:date="2026-09-15T17:30:54Z">
              <w:r>
                <w:rPr/>
                <w:fldChar w:fldCharType="separate"/>
              </w:r>
            </w:del>
          </w:ins>
          <w:ins w:id="700" w:author="L" w:date="2026-09-10T16:47:23Z">
            <w:del w:id="701" w:author="LKY" w:date="2026-09-15T17:30:54Z">
              <w:r>
                <w:rPr>
                  <w:rFonts w:hint="eastAsia" w:ascii="Times New Roman" w:hAnsi="Times New Roman" w:cs="宋体"/>
                  <w:szCs w:val="32"/>
                  <w:lang w:val="en-US" w:eastAsia="zh-CN" w:bidi="en-US"/>
                </w:rPr>
                <w:delText>2.8 HDMI接口</w:delText>
              </w:r>
            </w:del>
          </w:ins>
          <w:ins w:id="702" w:author="L" w:date="2026-09-10T16:47:23Z">
            <w:del w:id="703" w:author="LKY" w:date="2026-09-15T17:30:54Z">
              <w:r>
                <w:rPr/>
                <w:tab/>
              </w:r>
            </w:del>
          </w:ins>
          <w:ins w:id="704" w:author="L" w:date="2026-09-10T16:47:23Z">
            <w:del w:id="705" w:author="LKY" w:date="2026-09-15T17:30:54Z">
              <w:r>
                <w:rPr/>
                <w:fldChar w:fldCharType="begin"/>
              </w:r>
            </w:del>
          </w:ins>
          <w:ins w:id="706" w:author="L" w:date="2026-09-10T16:47:23Z">
            <w:del w:id="707" w:author="LKY" w:date="2026-09-15T17:30:54Z">
              <w:r>
                <w:rPr/>
                <w:delInstrText xml:space="preserve"> PAGEREF _Toc3687 \h </w:delInstrText>
              </w:r>
            </w:del>
          </w:ins>
          <w:ins w:id="708" w:author="L" w:date="2026-09-10T16:47:23Z">
            <w:del w:id="709" w:author="LKY" w:date="2026-09-15T17:30:54Z">
              <w:r>
                <w:rPr/>
                <w:fldChar w:fldCharType="separate"/>
              </w:r>
            </w:del>
          </w:ins>
          <w:ins w:id="710" w:author="L" w:date="2026-09-10T16:47:23Z">
            <w:del w:id="711" w:author="LKY" w:date="2026-09-15T17:30:54Z">
              <w:r>
                <w:rPr/>
                <w:delText>28</w:delText>
              </w:r>
            </w:del>
          </w:ins>
          <w:ins w:id="712" w:author="L" w:date="2026-09-10T16:47:23Z">
            <w:del w:id="713" w:author="LKY" w:date="2026-09-15T17:30:54Z">
              <w:r>
                <w:rPr/>
                <w:fldChar w:fldCharType="end"/>
              </w:r>
            </w:del>
          </w:ins>
          <w:ins w:id="714" w:author="L" w:date="2026-09-10T16:47:23Z">
            <w:del w:id="715" w:author="LKY" w:date="2026-09-15T17:30:54Z">
              <w:r>
                <w:rPr/>
                <w:fldChar w:fldCharType="end"/>
              </w:r>
            </w:del>
          </w:ins>
        </w:p>
        <w:p w14:paraId="64F68C8E">
          <w:pPr>
            <w:pStyle w:val="11"/>
            <w:tabs>
              <w:tab w:val="right" w:leader="dot" w:pos="8306"/>
            </w:tabs>
            <w:rPr>
              <w:ins w:id="716" w:author="L" w:date="2026-09-10T16:47:23Z"/>
              <w:del w:id="717" w:author="LKY" w:date="2026-09-15T17:30:54Z"/>
            </w:rPr>
          </w:pPr>
          <w:ins w:id="718" w:author="L" w:date="2026-09-10T16:47:23Z">
            <w:del w:id="719" w:author="LKY" w:date="2026-09-15T17:30:54Z">
              <w:r>
                <w:rPr/>
                <w:fldChar w:fldCharType="begin"/>
              </w:r>
            </w:del>
          </w:ins>
          <w:ins w:id="720" w:author="L" w:date="2026-09-10T16:47:23Z">
            <w:del w:id="721" w:author="LKY" w:date="2026-09-15T17:30:54Z">
              <w:r>
                <w:rPr/>
                <w:delInstrText xml:space="preserve"> HYPERLINK \l _Toc32509 </w:delInstrText>
              </w:r>
            </w:del>
          </w:ins>
          <w:ins w:id="722" w:author="L" w:date="2026-09-10T16:47:23Z">
            <w:del w:id="723" w:author="LKY" w:date="2026-09-15T17:30:54Z">
              <w:r>
                <w:rPr/>
                <w:fldChar w:fldCharType="separate"/>
              </w:r>
            </w:del>
          </w:ins>
          <w:ins w:id="724" w:author="L" w:date="2026-09-10T16:47:23Z">
            <w:del w:id="725" w:author="LKY" w:date="2026-09-15T17:30:54Z">
              <w:r>
                <w:rPr>
                  <w:rFonts w:hint="eastAsia" w:ascii="Times New Roman" w:hAnsi="Times New Roman" w:cs="宋体"/>
                  <w:kern w:val="2"/>
                  <w:szCs w:val="32"/>
                  <w:lang w:val="en-US" w:eastAsia="zh-CN" w:bidi="en-US"/>
                </w:rPr>
                <w:delText>2.9调试串口</w:delText>
              </w:r>
            </w:del>
          </w:ins>
          <w:ins w:id="726" w:author="L" w:date="2026-09-10T16:47:23Z">
            <w:del w:id="727" w:author="LKY" w:date="2026-09-15T17:30:54Z">
              <w:r>
                <w:rPr/>
                <w:tab/>
              </w:r>
            </w:del>
          </w:ins>
          <w:ins w:id="728" w:author="L" w:date="2026-09-10T16:47:23Z">
            <w:del w:id="729" w:author="LKY" w:date="2026-09-15T17:30:54Z">
              <w:r>
                <w:rPr/>
                <w:fldChar w:fldCharType="begin"/>
              </w:r>
            </w:del>
          </w:ins>
          <w:ins w:id="730" w:author="L" w:date="2026-09-10T16:47:23Z">
            <w:del w:id="731" w:author="LKY" w:date="2026-09-15T17:30:54Z">
              <w:r>
                <w:rPr/>
                <w:delInstrText xml:space="preserve"> PAGEREF _Toc32509 \h </w:delInstrText>
              </w:r>
            </w:del>
          </w:ins>
          <w:ins w:id="732" w:author="L" w:date="2026-09-10T16:47:23Z">
            <w:del w:id="733" w:author="LKY" w:date="2026-09-15T17:30:54Z">
              <w:r>
                <w:rPr/>
                <w:fldChar w:fldCharType="separate"/>
              </w:r>
            </w:del>
          </w:ins>
          <w:ins w:id="734" w:author="L" w:date="2026-09-10T16:47:23Z">
            <w:del w:id="735" w:author="LKY" w:date="2026-09-15T17:30:54Z">
              <w:r>
                <w:rPr/>
                <w:delText>29</w:delText>
              </w:r>
            </w:del>
          </w:ins>
          <w:ins w:id="736" w:author="L" w:date="2026-09-10T16:47:23Z">
            <w:del w:id="737" w:author="LKY" w:date="2026-09-15T17:30:54Z">
              <w:r>
                <w:rPr/>
                <w:fldChar w:fldCharType="end"/>
              </w:r>
            </w:del>
          </w:ins>
          <w:ins w:id="738" w:author="L" w:date="2026-09-10T16:47:23Z">
            <w:del w:id="739" w:author="LKY" w:date="2026-09-15T17:30:54Z">
              <w:r>
                <w:rPr/>
                <w:fldChar w:fldCharType="end"/>
              </w:r>
            </w:del>
          </w:ins>
        </w:p>
        <w:p w14:paraId="0FECF708">
          <w:pPr>
            <w:pStyle w:val="11"/>
            <w:tabs>
              <w:tab w:val="right" w:leader="dot" w:pos="8306"/>
            </w:tabs>
            <w:rPr>
              <w:ins w:id="740" w:author="L" w:date="2026-09-10T16:47:23Z"/>
              <w:del w:id="741" w:author="LKY" w:date="2026-09-15T17:30:54Z"/>
            </w:rPr>
          </w:pPr>
          <w:ins w:id="742" w:author="L" w:date="2026-09-10T16:47:23Z">
            <w:del w:id="743" w:author="LKY" w:date="2026-09-15T17:30:54Z">
              <w:r>
                <w:rPr/>
                <w:fldChar w:fldCharType="begin"/>
              </w:r>
            </w:del>
          </w:ins>
          <w:ins w:id="744" w:author="L" w:date="2026-09-10T16:47:23Z">
            <w:del w:id="745" w:author="LKY" w:date="2026-09-15T17:30:54Z">
              <w:r>
                <w:rPr/>
                <w:delInstrText xml:space="preserve"> HYPERLINK \l _Toc30106 </w:delInstrText>
              </w:r>
            </w:del>
          </w:ins>
          <w:ins w:id="746" w:author="L" w:date="2026-09-10T16:47:23Z">
            <w:del w:id="747" w:author="LKY" w:date="2026-09-15T17:30:54Z">
              <w:r>
                <w:rPr/>
                <w:fldChar w:fldCharType="separate"/>
              </w:r>
            </w:del>
          </w:ins>
          <w:ins w:id="748" w:author="L" w:date="2026-09-10T16:47:23Z">
            <w:del w:id="749" w:author="LKY" w:date="2026-09-15T17:30:54Z">
              <w:r>
                <w:rPr>
                  <w:rFonts w:hint="eastAsia" w:ascii="Times New Roman" w:hAnsi="Times New Roman" w:cs="宋体"/>
                  <w:kern w:val="2"/>
                  <w:szCs w:val="32"/>
                  <w:lang w:val="en-US" w:eastAsia="zh-CN" w:bidi="en-US"/>
                </w:rPr>
                <w:delText>82.10 SIM卡插槽</w:delText>
              </w:r>
            </w:del>
          </w:ins>
          <w:ins w:id="750" w:author="L" w:date="2026-09-10T16:47:23Z">
            <w:del w:id="751" w:author="LKY" w:date="2026-09-15T17:30:54Z">
              <w:r>
                <w:rPr/>
                <w:tab/>
              </w:r>
            </w:del>
          </w:ins>
          <w:ins w:id="752" w:author="L" w:date="2026-09-10T16:47:23Z">
            <w:del w:id="753" w:author="LKY" w:date="2026-09-15T17:30:54Z">
              <w:r>
                <w:rPr/>
                <w:fldChar w:fldCharType="begin"/>
              </w:r>
            </w:del>
          </w:ins>
          <w:ins w:id="754" w:author="L" w:date="2026-09-10T16:47:23Z">
            <w:del w:id="755" w:author="LKY" w:date="2026-09-15T17:30:54Z">
              <w:r>
                <w:rPr/>
                <w:delInstrText xml:space="preserve"> PAGEREF _Toc30106 \h </w:delInstrText>
              </w:r>
            </w:del>
          </w:ins>
          <w:ins w:id="756" w:author="L" w:date="2026-09-10T16:47:23Z">
            <w:del w:id="757" w:author="LKY" w:date="2026-09-15T17:30:54Z">
              <w:r>
                <w:rPr/>
                <w:fldChar w:fldCharType="separate"/>
              </w:r>
            </w:del>
          </w:ins>
          <w:ins w:id="758" w:author="L" w:date="2026-09-10T16:47:23Z">
            <w:del w:id="759" w:author="LKY" w:date="2026-09-15T17:30:54Z">
              <w:r>
                <w:rPr/>
                <w:delText>29</w:delText>
              </w:r>
            </w:del>
          </w:ins>
          <w:ins w:id="760" w:author="L" w:date="2026-09-10T16:47:23Z">
            <w:del w:id="761" w:author="LKY" w:date="2026-09-15T17:30:54Z">
              <w:r>
                <w:rPr/>
                <w:fldChar w:fldCharType="end"/>
              </w:r>
            </w:del>
          </w:ins>
          <w:ins w:id="762" w:author="L" w:date="2026-09-10T16:47:23Z">
            <w:del w:id="763" w:author="LKY" w:date="2026-09-15T17:30:54Z">
              <w:r>
                <w:rPr/>
                <w:fldChar w:fldCharType="end"/>
              </w:r>
            </w:del>
          </w:ins>
        </w:p>
        <w:p w14:paraId="19E029E2">
          <w:pPr>
            <w:pStyle w:val="11"/>
            <w:tabs>
              <w:tab w:val="right" w:leader="dot" w:pos="8306"/>
            </w:tabs>
            <w:rPr>
              <w:ins w:id="764" w:author="L" w:date="2026-09-10T16:47:23Z"/>
              <w:del w:id="765" w:author="LKY" w:date="2026-09-15T17:30:54Z"/>
            </w:rPr>
          </w:pPr>
          <w:ins w:id="766" w:author="L" w:date="2026-09-10T16:47:23Z">
            <w:del w:id="767" w:author="LKY" w:date="2026-09-15T17:30:54Z">
              <w:r>
                <w:rPr/>
                <w:fldChar w:fldCharType="begin"/>
              </w:r>
            </w:del>
          </w:ins>
          <w:ins w:id="768" w:author="L" w:date="2026-09-10T16:47:23Z">
            <w:del w:id="769" w:author="LKY" w:date="2026-09-15T17:30:54Z">
              <w:r>
                <w:rPr/>
                <w:delInstrText xml:space="preserve"> HYPERLINK \l _Toc23133 </w:delInstrText>
              </w:r>
            </w:del>
          </w:ins>
          <w:ins w:id="770" w:author="L" w:date="2026-09-10T16:47:23Z">
            <w:del w:id="771" w:author="LKY" w:date="2026-09-15T17:30:54Z">
              <w:r>
                <w:rPr/>
                <w:fldChar w:fldCharType="separate"/>
              </w:r>
            </w:del>
          </w:ins>
          <w:ins w:id="772" w:author="L" w:date="2026-09-10T16:47:23Z">
            <w:del w:id="773" w:author="LKY" w:date="2026-09-15T17:30:54Z">
              <w:r>
                <w:rPr>
                  <w:rFonts w:hint="eastAsia" w:ascii="Times New Roman" w:hAnsi="Times New Roman" w:cs="宋体"/>
                  <w:kern w:val="2"/>
                  <w:szCs w:val="32"/>
                  <w:lang w:val="en-US" w:eastAsia="zh-CN" w:bidi="en-US"/>
                </w:rPr>
                <w:delText>2.11 SD卡插槽</w:delText>
              </w:r>
            </w:del>
          </w:ins>
          <w:ins w:id="774" w:author="L" w:date="2026-09-10T16:47:23Z">
            <w:del w:id="775" w:author="LKY" w:date="2026-09-15T17:30:54Z">
              <w:r>
                <w:rPr/>
                <w:tab/>
              </w:r>
            </w:del>
          </w:ins>
          <w:ins w:id="776" w:author="L" w:date="2026-09-10T16:47:23Z">
            <w:del w:id="777" w:author="LKY" w:date="2026-09-15T17:30:54Z">
              <w:r>
                <w:rPr/>
                <w:fldChar w:fldCharType="begin"/>
              </w:r>
            </w:del>
          </w:ins>
          <w:ins w:id="778" w:author="L" w:date="2026-09-10T16:47:23Z">
            <w:del w:id="779" w:author="LKY" w:date="2026-09-15T17:30:54Z">
              <w:r>
                <w:rPr/>
                <w:delInstrText xml:space="preserve"> PAGEREF _Toc23133 \h </w:delInstrText>
              </w:r>
            </w:del>
          </w:ins>
          <w:ins w:id="780" w:author="L" w:date="2026-09-10T16:47:23Z">
            <w:del w:id="781" w:author="LKY" w:date="2026-09-15T17:30:54Z">
              <w:r>
                <w:rPr/>
                <w:fldChar w:fldCharType="separate"/>
              </w:r>
            </w:del>
          </w:ins>
          <w:ins w:id="782" w:author="L" w:date="2026-09-10T16:47:23Z">
            <w:del w:id="783" w:author="LKY" w:date="2026-09-15T17:30:54Z">
              <w:r>
                <w:rPr/>
                <w:delText>29</w:delText>
              </w:r>
            </w:del>
          </w:ins>
          <w:ins w:id="784" w:author="L" w:date="2026-09-10T16:47:23Z">
            <w:del w:id="785" w:author="LKY" w:date="2026-09-15T17:30:54Z">
              <w:r>
                <w:rPr/>
                <w:fldChar w:fldCharType="end"/>
              </w:r>
            </w:del>
          </w:ins>
          <w:ins w:id="786" w:author="L" w:date="2026-09-10T16:47:23Z">
            <w:del w:id="787" w:author="LKY" w:date="2026-09-15T17:30:54Z">
              <w:r>
                <w:rPr/>
                <w:fldChar w:fldCharType="end"/>
              </w:r>
            </w:del>
          </w:ins>
        </w:p>
        <w:p w14:paraId="5CBF470F">
          <w:pPr>
            <w:pStyle w:val="11"/>
            <w:tabs>
              <w:tab w:val="right" w:leader="dot" w:pos="8306"/>
            </w:tabs>
            <w:rPr>
              <w:ins w:id="788" w:author="L" w:date="2026-09-10T16:47:23Z"/>
              <w:del w:id="789" w:author="LKY" w:date="2026-09-15T17:30:54Z"/>
            </w:rPr>
          </w:pPr>
          <w:ins w:id="790" w:author="L" w:date="2026-09-10T16:47:23Z">
            <w:del w:id="791" w:author="LKY" w:date="2026-09-15T17:30:54Z">
              <w:r>
                <w:rPr/>
                <w:fldChar w:fldCharType="begin"/>
              </w:r>
            </w:del>
          </w:ins>
          <w:ins w:id="792" w:author="L" w:date="2026-09-10T16:47:23Z">
            <w:del w:id="793" w:author="LKY" w:date="2026-09-15T17:30:54Z">
              <w:r>
                <w:rPr/>
                <w:delInstrText xml:space="preserve"> HYPERLINK \l _Toc11574 </w:delInstrText>
              </w:r>
            </w:del>
          </w:ins>
          <w:ins w:id="794" w:author="L" w:date="2026-09-10T16:47:23Z">
            <w:del w:id="795" w:author="LKY" w:date="2026-09-15T17:30:54Z">
              <w:r>
                <w:rPr/>
                <w:fldChar w:fldCharType="separate"/>
              </w:r>
            </w:del>
          </w:ins>
          <w:ins w:id="796" w:author="L" w:date="2026-09-10T16:47:23Z">
            <w:del w:id="797" w:author="LKY" w:date="2026-09-15T17:30:54Z">
              <w:r>
                <w:rPr>
                  <w:rFonts w:hint="eastAsia" w:ascii="Times New Roman" w:hAnsi="Times New Roman" w:cs="宋体"/>
                  <w:kern w:val="2"/>
                  <w:szCs w:val="32"/>
                  <w:lang w:val="en-US" w:eastAsia="zh-CN" w:bidi="en-US"/>
                </w:rPr>
                <w:delText>2.12重启按钮</w:delText>
              </w:r>
            </w:del>
          </w:ins>
          <w:ins w:id="798" w:author="L" w:date="2026-09-10T16:47:23Z">
            <w:del w:id="799" w:author="LKY" w:date="2026-09-15T17:30:54Z">
              <w:r>
                <w:rPr/>
                <w:tab/>
              </w:r>
            </w:del>
          </w:ins>
          <w:ins w:id="800" w:author="L" w:date="2026-09-10T16:47:23Z">
            <w:del w:id="801" w:author="LKY" w:date="2026-09-15T17:30:54Z">
              <w:r>
                <w:rPr/>
                <w:fldChar w:fldCharType="begin"/>
              </w:r>
            </w:del>
          </w:ins>
          <w:ins w:id="802" w:author="L" w:date="2026-09-10T16:47:23Z">
            <w:del w:id="803" w:author="LKY" w:date="2026-09-15T17:30:54Z">
              <w:r>
                <w:rPr/>
                <w:delInstrText xml:space="preserve"> PAGEREF _Toc11574 \h </w:delInstrText>
              </w:r>
            </w:del>
          </w:ins>
          <w:ins w:id="804" w:author="L" w:date="2026-09-10T16:47:23Z">
            <w:del w:id="805" w:author="LKY" w:date="2026-09-15T17:30:54Z">
              <w:r>
                <w:rPr/>
                <w:fldChar w:fldCharType="separate"/>
              </w:r>
            </w:del>
          </w:ins>
          <w:ins w:id="806" w:author="L" w:date="2026-09-10T16:47:23Z">
            <w:del w:id="807" w:author="LKY" w:date="2026-09-15T17:30:54Z">
              <w:r>
                <w:rPr/>
                <w:delText>31</w:delText>
              </w:r>
            </w:del>
          </w:ins>
          <w:ins w:id="808" w:author="L" w:date="2026-09-10T16:47:23Z">
            <w:del w:id="809" w:author="LKY" w:date="2026-09-15T17:30:54Z">
              <w:r>
                <w:rPr/>
                <w:fldChar w:fldCharType="end"/>
              </w:r>
            </w:del>
          </w:ins>
          <w:ins w:id="810" w:author="L" w:date="2026-09-10T16:47:23Z">
            <w:del w:id="811" w:author="LKY" w:date="2026-09-15T17:30:54Z">
              <w:r>
                <w:rPr/>
                <w:fldChar w:fldCharType="end"/>
              </w:r>
            </w:del>
          </w:ins>
        </w:p>
        <w:p w14:paraId="2AD04360">
          <w:pPr>
            <w:pStyle w:val="11"/>
            <w:tabs>
              <w:tab w:val="right" w:leader="dot" w:pos="8306"/>
            </w:tabs>
            <w:rPr>
              <w:ins w:id="812" w:author="L" w:date="2026-09-10T16:47:23Z"/>
              <w:del w:id="813" w:author="LKY" w:date="2026-09-15T17:30:54Z"/>
            </w:rPr>
          </w:pPr>
          <w:ins w:id="814" w:author="L" w:date="2026-09-10T16:47:23Z">
            <w:del w:id="815" w:author="LKY" w:date="2026-09-15T17:30:54Z">
              <w:r>
                <w:rPr/>
                <w:fldChar w:fldCharType="begin"/>
              </w:r>
            </w:del>
          </w:ins>
          <w:ins w:id="816" w:author="L" w:date="2026-09-10T16:47:23Z">
            <w:del w:id="817" w:author="LKY" w:date="2026-09-15T17:30:54Z">
              <w:r>
                <w:rPr/>
                <w:delInstrText xml:space="preserve"> HYPERLINK \l _Toc24692 </w:delInstrText>
              </w:r>
            </w:del>
          </w:ins>
          <w:ins w:id="818" w:author="L" w:date="2026-09-10T16:47:23Z">
            <w:del w:id="819" w:author="LKY" w:date="2026-09-15T17:30:54Z">
              <w:r>
                <w:rPr/>
                <w:fldChar w:fldCharType="separate"/>
              </w:r>
            </w:del>
          </w:ins>
          <w:ins w:id="820" w:author="L" w:date="2026-09-10T16:47:23Z">
            <w:del w:id="821" w:author="LKY" w:date="2026-09-15T17:30:54Z">
              <w:r>
                <w:rPr>
                  <w:rFonts w:hint="eastAsia" w:ascii="Times New Roman" w:hAnsi="Times New Roman" w:cs="宋体"/>
                  <w:kern w:val="2"/>
                  <w:szCs w:val="32"/>
                  <w:lang w:val="en-US" w:eastAsia="zh-CN" w:bidi="en-US"/>
                </w:rPr>
                <w:delText>2.13 PCIE接口</w:delText>
              </w:r>
            </w:del>
          </w:ins>
          <w:ins w:id="822" w:author="L" w:date="2026-09-10T16:47:23Z">
            <w:del w:id="823" w:author="LKY" w:date="2026-09-15T17:30:54Z">
              <w:r>
                <w:rPr/>
                <w:tab/>
              </w:r>
            </w:del>
          </w:ins>
          <w:ins w:id="824" w:author="L" w:date="2026-09-10T16:47:23Z">
            <w:del w:id="825" w:author="LKY" w:date="2026-09-15T17:30:54Z">
              <w:r>
                <w:rPr/>
                <w:fldChar w:fldCharType="begin"/>
              </w:r>
            </w:del>
          </w:ins>
          <w:ins w:id="826" w:author="L" w:date="2026-09-10T16:47:23Z">
            <w:del w:id="827" w:author="LKY" w:date="2026-09-15T17:30:54Z">
              <w:r>
                <w:rPr/>
                <w:delInstrText xml:space="preserve"> PAGEREF _Toc24692 \h </w:delInstrText>
              </w:r>
            </w:del>
          </w:ins>
          <w:ins w:id="828" w:author="L" w:date="2026-09-10T16:47:23Z">
            <w:del w:id="829" w:author="LKY" w:date="2026-09-15T17:30:54Z">
              <w:r>
                <w:rPr/>
                <w:fldChar w:fldCharType="separate"/>
              </w:r>
            </w:del>
          </w:ins>
          <w:ins w:id="830" w:author="L" w:date="2026-09-10T16:47:23Z">
            <w:del w:id="831" w:author="LKY" w:date="2026-09-15T17:30:54Z">
              <w:r>
                <w:rPr/>
                <w:delText>31</w:delText>
              </w:r>
            </w:del>
          </w:ins>
          <w:ins w:id="832" w:author="L" w:date="2026-09-10T16:47:23Z">
            <w:del w:id="833" w:author="LKY" w:date="2026-09-15T17:30:54Z">
              <w:r>
                <w:rPr/>
                <w:fldChar w:fldCharType="end"/>
              </w:r>
            </w:del>
          </w:ins>
          <w:ins w:id="834" w:author="L" w:date="2026-09-10T16:47:23Z">
            <w:del w:id="835" w:author="LKY" w:date="2026-09-15T17:30:54Z">
              <w:r>
                <w:rPr/>
                <w:fldChar w:fldCharType="end"/>
              </w:r>
            </w:del>
          </w:ins>
        </w:p>
        <w:p w14:paraId="61BF8109">
          <w:pPr>
            <w:pStyle w:val="7"/>
            <w:tabs>
              <w:tab w:val="right" w:leader="dot" w:pos="8306"/>
            </w:tabs>
            <w:rPr>
              <w:ins w:id="836" w:author="L" w:date="2026-09-10T16:47:23Z"/>
              <w:del w:id="837" w:author="LKY" w:date="2026-09-15T17:30:54Z"/>
            </w:rPr>
          </w:pPr>
          <w:ins w:id="838" w:author="L" w:date="2026-09-10T16:47:23Z">
            <w:del w:id="839" w:author="LKY" w:date="2026-09-15T17:30:54Z">
              <w:r>
                <w:rPr/>
                <w:fldChar w:fldCharType="begin"/>
              </w:r>
            </w:del>
          </w:ins>
          <w:ins w:id="840" w:author="L" w:date="2026-09-10T16:47:23Z">
            <w:del w:id="841" w:author="LKY" w:date="2026-09-15T17:30:54Z">
              <w:r>
                <w:rPr/>
                <w:delInstrText xml:space="preserve"> HYPERLINK \l _Toc30156 </w:delInstrText>
              </w:r>
            </w:del>
          </w:ins>
          <w:ins w:id="842" w:author="L" w:date="2026-09-10T16:47:23Z">
            <w:del w:id="843" w:author="LKY" w:date="2026-09-15T17:30:54Z">
              <w:r>
                <w:rPr/>
                <w:fldChar w:fldCharType="separate"/>
              </w:r>
            </w:del>
          </w:ins>
          <w:ins w:id="844" w:author="L" w:date="2026-09-10T16:47:23Z">
            <w:del w:id="845" w:author="LKY" w:date="2026-09-15T17:30:54Z">
              <w:r>
                <w:rPr>
                  <w:rFonts w:hint="eastAsia" w:ascii="Times New Roman" w:hAnsi="Times New Roman" w:eastAsia="宋体" w:cs="宋体"/>
                  <w:bCs w:val="0"/>
                  <w:szCs w:val="28"/>
                  <w:lang w:val="en-US" w:eastAsia="zh-CN" w:bidi="en-US"/>
                </w:rPr>
                <w:delText>2.13.1 4G模块</w:delText>
              </w:r>
            </w:del>
          </w:ins>
          <w:ins w:id="846" w:author="L" w:date="2026-09-10T16:47:23Z">
            <w:del w:id="847" w:author="LKY" w:date="2026-09-15T17:30:54Z">
              <w:r>
                <w:rPr/>
                <w:tab/>
              </w:r>
            </w:del>
          </w:ins>
          <w:ins w:id="848" w:author="L" w:date="2026-09-10T16:47:23Z">
            <w:del w:id="849" w:author="LKY" w:date="2026-09-15T17:30:54Z">
              <w:r>
                <w:rPr/>
                <w:fldChar w:fldCharType="begin"/>
              </w:r>
            </w:del>
          </w:ins>
          <w:ins w:id="850" w:author="L" w:date="2026-09-10T16:47:23Z">
            <w:del w:id="851" w:author="LKY" w:date="2026-09-15T17:30:54Z">
              <w:r>
                <w:rPr/>
                <w:delInstrText xml:space="preserve"> PAGEREF _Toc30156 \h </w:delInstrText>
              </w:r>
            </w:del>
          </w:ins>
          <w:ins w:id="852" w:author="L" w:date="2026-09-10T16:47:23Z">
            <w:del w:id="853" w:author="LKY" w:date="2026-09-15T17:30:54Z">
              <w:r>
                <w:rPr/>
                <w:fldChar w:fldCharType="separate"/>
              </w:r>
            </w:del>
          </w:ins>
          <w:ins w:id="854" w:author="L" w:date="2026-09-10T16:47:23Z">
            <w:del w:id="855" w:author="LKY" w:date="2026-09-15T17:30:54Z">
              <w:r>
                <w:rPr/>
                <w:delText>31</w:delText>
              </w:r>
            </w:del>
          </w:ins>
          <w:ins w:id="856" w:author="L" w:date="2026-09-10T16:47:23Z">
            <w:del w:id="857" w:author="LKY" w:date="2026-09-15T17:30:54Z">
              <w:r>
                <w:rPr/>
                <w:fldChar w:fldCharType="end"/>
              </w:r>
            </w:del>
          </w:ins>
          <w:ins w:id="858" w:author="L" w:date="2026-09-10T16:47:23Z">
            <w:del w:id="859" w:author="LKY" w:date="2026-09-15T17:30:54Z">
              <w:r>
                <w:rPr/>
                <w:fldChar w:fldCharType="end"/>
              </w:r>
            </w:del>
          </w:ins>
        </w:p>
        <w:p w14:paraId="6D09C2DB">
          <w:pPr>
            <w:pStyle w:val="7"/>
            <w:tabs>
              <w:tab w:val="right" w:leader="dot" w:pos="8306"/>
            </w:tabs>
            <w:rPr>
              <w:ins w:id="860" w:author="L" w:date="2026-09-10T16:47:23Z"/>
              <w:del w:id="861" w:author="LKY" w:date="2026-09-15T17:30:54Z"/>
            </w:rPr>
          </w:pPr>
          <w:ins w:id="862" w:author="L" w:date="2026-09-10T16:47:23Z">
            <w:del w:id="863" w:author="LKY" w:date="2026-09-15T17:30:54Z">
              <w:r>
                <w:rPr/>
                <w:fldChar w:fldCharType="begin"/>
              </w:r>
            </w:del>
          </w:ins>
          <w:ins w:id="864" w:author="L" w:date="2026-09-10T16:47:23Z">
            <w:del w:id="865" w:author="LKY" w:date="2026-09-15T17:30:54Z">
              <w:r>
                <w:rPr/>
                <w:delInstrText xml:space="preserve"> HYPERLINK \l _Toc20795 </w:delInstrText>
              </w:r>
            </w:del>
          </w:ins>
          <w:ins w:id="866" w:author="L" w:date="2026-09-10T16:47:23Z">
            <w:del w:id="867" w:author="LKY" w:date="2026-09-15T17:30:54Z">
              <w:r>
                <w:rPr/>
                <w:fldChar w:fldCharType="separate"/>
              </w:r>
            </w:del>
          </w:ins>
          <w:ins w:id="868" w:author="L" w:date="2026-09-10T16:47:23Z">
            <w:del w:id="869" w:author="LKY" w:date="2026-09-15T17:30:54Z">
              <w:r>
                <w:rPr>
                  <w:rFonts w:hint="eastAsia" w:ascii="Times New Roman" w:hAnsi="Times New Roman" w:eastAsia="宋体" w:cs="宋体"/>
                  <w:bCs w:val="0"/>
                  <w:szCs w:val="28"/>
                  <w:lang w:val="en-US" w:eastAsia="zh-CN" w:bidi="en-US"/>
                </w:rPr>
                <w:delText>2.13.2 Wi-Fi模块</w:delText>
              </w:r>
            </w:del>
          </w:ins>
          <w:ins w:id="870" w:author="L" w:date="2026-09-10T16:47:23Z">
            <w:del w:id="871" w:author="LKY" w:date="2026-09-15T17:30:54Z">
              <w:r>
                <w:rPr/>
                <w:tab/>
              </w:r>
            </w:del>
          </w:ins>
          <w:ins w:id="872" w:author="L" w:date="2026-09-10T16:47:23Z">
            <w:del w:id="873" w:author="LKY" w:date="2026-09-15T17:30:54Z">
              <w:r>
                <w:rPr/>
                <w:fldChar w:fldCharType="begin"/>
              </w:r>
            </w:del>
          </w:ins>
          <w:ins w:id="874" w:author="L" w:date="2026-09-10T16:47:23Z">
            <w:del w:id="875" w:author="LKY" w:date="2026-09-15T17:30:54Z">
              <w:r>
                <w:rPr/>
                <w:delInstrText xml:space="preserve"> PAGEREF _Toc20795 \h </w:delInstrText>
              </w:r>
            </w:del>
          </w:ins>
          <w:ins w:id="876" w:author="L" w:date="2026-09-10T16:47:23Z">
            <w:del w:id="877" w:author="LKY" w:date="2026-09-15T17:30:54Z">
              <w:r>
                <w:rPr/>
                <w:fldChar w:fldCharType="separate"/>
              </w:r>
            </w:del>
          </w:ins>
          <w:ins w:id="878" w:author="L" w:date="2026-09-10T16:47:23Z">
            <w:del w:id="879" w:author="LKY" w:date="2026-09-15T17:30:54Z">
              <w:r>
                <w:rPr/>
                <w:delText>34</w:delText>
              </w:r>
            </w:del>
          </w:ins>
          <w:ins w:id="880" w:author="L" w:date="2026-09-10T16:47:23Z">
            <w:del w:id="881" w:author="LKY" w:date="2026-09-15T17:30:54Z">
              <w:r>
                <w:rPr/>
                <w:fldChar w:fldCharType="end"/>
              </w:r>
            </w:del>
          </w:ins>
          <w:ins w:id="882" w:author="L" w:date="2026-09-10T16:47:23Z">
            <w:del w:id="883" w:author="LKY" w:date="2026-09-15T17:30:54Z">
              <w:r>
                <w:rPr/>
                <w:fldChar w:fldCharType="end"/>
              </w:r>
            </w:del>
          </w:ins>
        </w:p>
        <w:p w14:paraId="255C4093">
          <w:pPr>
            <w:pStyle w:val="11"/>
            <w:tabs>
              <w:tab w:val="right" w:leader="dot" w:pos="8306"/>
            </w:tabs>
            <w:rPr>
              <w:ins w:id="884" w:author="L" w:date="2026-09-10T16:47:23Z"/>
              <w:del w:id="885" w:author="LKY" w:date="2026-09-15T17:30:54Z"/>
            </w:rPr>
          </w:pPr>
          <w:ins w:id="886" w:author="L" w:date="2026-09-10T16:47:23Z">
            <w:del w:id="887" w:author="LKY" w:date="2026-09-15T17:30:54Z">
              <w:r>
                <w:rPr/>
                <w:fldChar w:fldCharType="begin"/>
              </w:r>
            </w:del>
          </w:ins>
          <w:ins w:id="888" w:author="L" w:date="2026-09-10T16:47:23Z">
            <w:del w:id="889" w:author="LKY" w:date="2026-09-15T17:30:54Z">
              <w:r>
                <w:rPr/>
                <w:delInstrText xml:space="preserve"> HYPERLINK \l _Toc12917 </w:delInstrText>
              </w:r>
            </w:del>
          </w:ins>
          <w:ins w:id="890" w:author="L" w:date="2026-09-10T16:47:23Z">
            <w:del w:id="891" w:author="LKY" w:date="2026-09-15T17:30:54Z">
              <w:r>
                <w:rPr/>
                <w:fldChar w:fldCharType="separate"/>
              </w:r>
            </w:del>
          </w:ins>
          <w:ins w:id="892" w:author="L" w:date="2026-09-10T16:47:23Z">
            <w:del w:id="893" w:author="LKY" w:date="2026-09-15T17:30:54Z">
              <w:r>
                <w:rPr>
                  <w:rFonts w:hint="eastAsia" w:ascii="Times New Roman" w:hAnsi="Times New Roman" w:cs="宋体"/>
                  <w:kern w:val="2"/>
                  <w:szCs w:val="32"/>
                  <w:lang w:val="en-US" w:eastAsia="zh-CN" w:bidi="en-US"/>
                </w:rPr>
                <w:delText>2.14硬件看门狗</w:delText>
              </w:r>
            </w:del>
          </w:ins>
          <w:ins w:id="894" w:author="L" w:date="2026-09-10T16:47:23Z">
            <w:del w:id="895" w:author="LKY" w:date="2026-09-15T17:30:54Z">
              <w:r>
                <w:rPr/>
                <w:tab/>
              </w:r>
            </w:del>
          </w:ins>
          <w:ins w:id="896" w:author="L" w:date="2026-09-10T16:47:23Z">
            <w:del w:id="897" w:author="LKY" w:date="2026-09-15T17:30:54Z">
              <w:r>
                <w:rPr/>
                <w:fldChar w:fldCharType="begin"/>
              </w:r>
            </w:del>
          </w:ins>
          <w:ins w:id="898" w:author="L" w:date="2026-09-10T16:47:23Z">
            <w:del w:id="899" w:author="LKY" w:date="2026-09-15T17:30:54Z">
              <w:r>
                <w:rPr/>
                <w:delInstrText xml:space="preserve"> PAGEREF _Toc12917 \h </w:delInstrText>
              </w:r>
            </w:del>
          </w:ins>
          <w:ins w:id="900" w:author="L" w:date="2026-09-10T16:47:23Z">
            <w:del w:id="901" w:author="LKY" w:date="2026-09-15T17:30:54Z">
              <w:r>
                <w:rPr/>
                <w:fldChar w:fldCharType="separate"/>
              </w:r>
            </w:del>
          </w:ins>
          <w:ins w:id="902" w:author="L" w:date="2026-09-10T16:47:23Z">
            <w:del w:id="903" w:author="LKY" w:date="2026-09-15T17:30:54Z">
              <w:r>
                <w:rPr/>
                <w:delText>38</w:delText>
              </w:r>
            </w:del>
          </w:ins>
          <w:ins w:id="904" w:author="L" w:date="2026-09-10T16:47:23Z">
            <w:del w:id="905" w:author="LKY" w:date="2026-09-15T17:30:54Z">
              <w:r>
                <w:rPr/>
                <w:fldChar w:fldCharType="end"/>
              </w:r>
            </w:del>
          </w:ins>
          <w:ins w:id="906" w:author="L" w:date="2026-09-10T16:47:23Z">
            <w:del w:id="907" w:author="LKY" w:date="2026-09-15T17:30:54Z">
              <w:r>
                <w:rPr/>
                <w:fldChar w:fldCharType="end"/>
              </w:r>
            </w:del>
          </w:ins>
        </w:p>
        <w:p w14:paraId="0D73E479">
          <w:pPr>
            <w:pStyle w:val="11"/>
            <w:tabs>
              <w:tab w:val="right" w:leader="dot" w:pos="8306"/>
            </w:tabs>
            <w:rPr>
              <w:ins w:id="908" w:author="L" w:date="2026-09-10T16:47:23Z"/>
              <w:del w:id="909" w:author="LKY" w:date="2026-09-15T17:30:54Z"/>
            </w:rPr>
          </w:pPr>
          <w:ins w:id="910" w:author="L" w:date="2026-09-10T16:47:23Z">
            <w:del w:id="911" w:author="LKY" w:date="2026-09-15T17:30:54Z">
              <w:r>
                <w:rPr/>
                <w:fldChar w:fldCharType="begin"/>
              </w:r>
            </w:del>
          </w:ins>
          <w:ins w:id="912" w:author="L" w:date="2026-09-10T16:47:23Z">
            <w:del w:id="913" w:author="LKY" w:date="2026-09-15T17:30:54Z">
              <w:r>
                <w:rPr/>
                <w:delInstrText xml:space="preserve"> HYPERLINK \l _Toc8806 </w:delInstrText>
              </w:r>
            </w:del>
          </w:ins>
          <w:ins w:id="914" w:author="L" w:date="2026-09-10T16:47:23Z">
            <w:del w:id="915" w:author="LKY" w:date="2026-09-15T17:30:54Z">
              <w:r>
                <w:rPr/>
                <w:fldChar w:fldCharType="separate"/>
              </w:r>
            </w:del>
          </w:ins>
          <w:ins w:id="916" w:author="L" w:date="2026-09-10T16:47:23Z">
            <w:del w:id="917" w:author="LKY" w:date="2026-09-15T17:30:54Z">
              <w:r>
                <w:rPr>
                  <w:rFonts w:hint="eastAsia" w:ascii="Times New Roman" w:hAnsi="Times New Roman" w:cs="宋体"/>
                  <w:kern w:val="2"/>
                  <w:szCs w:val="32"/>
                  <w:lang w:val="en-US" w:eastAsia="zh-CN" w:bidi="en-US"/>
                </w:rPr>
                <w:delText>2.15外部RTC</w:delText>
              </w:r>
            </w:del>
          </w:ins>
          <w:ins w:id="918" w:author="L" w:date="2026-09-10T16:47:23Z">
            <w:del w:id="919" w:author="LKY" w:date="2026-09-15T17:30:54Z">
              <w:r>
                <w:rPr/>
                <w:tab/>
              </w:r>
            </w:del>
          </w:ins>
          <w:ins w:id="920" w:author="L" w:date="2026-09-10T16:47:23Z">
            <w:del w:id="921" w:author="LKY" w:date="2026-09-15T17:30:54Z">
              <w:r>
                <w:rPr/>
                <w:fldChar w:fldCharType="begin"/>
              </w:r>
            </w:del>
          </w:ins>
          <w:ins w:id="922" w:author="L" w:date="2026-09-10T16:47:23Z">
            <w:del w:id="923" w:author="LKY" w:date="2026-09-15T17:30:54Z">
              <w:r>
                <w:rPr/>
                <w:delInstrText xml:space="preserve"> PAGEREF _Toc8806 \h </w:delInstrText>
              </w:r>
            </w:del>
          </w:ins>
          <w:ins w:id="924" w:author="L" w:date="2026-09-10T16:47:23Z">
            <w:del w:id="925" w:author="LKY" w:date="2026-09-15T17:30:54Z">
              <w:r>
                <w:rPr/>
                <w:fldChar w:fldCharType="separate"/>
              </w:r>
            </w:del>
          </w:ins>
          <w:ins w:id="926" w:author="L" w:date="2026-09-10T16:47:23Z">
            <w:del w:id="927" w:author="LKY" w:date="2026-09-15T17:30:54Z">
              <w:r>
                <w:rPr/>
                <w:delText>38</w:delText>
              </w:r>
            </w:del>
          </w:ins>
          <w:ins w:id="928" w:author="L" w:date="2026-09-10T16:47:23Z">
            <w:del w:id="929" w:author="LKY" w:date="2026-09-15T17:30:54Z">
              <w:r>
                <w:rPr/>
                <w:fldChar w:fldCharType="end"/>
              </w:r>
            </w:del>
          </w:ins>
          <w:ins w:id="930" w:author="L" w:date="2026-09-10T16:47:23Z">
            <w:del w:id="931" w:author="LKY" w:date="2026-09-15T17:30:54Z">
              <w:r>
                <w:rPr/>
                <w:fldChar w:fldCharType="end"/>
              </w:r>
            </w:del>
          </w:ins>
        </w:p>
        <w:p w14:paraId="260951A5">
          <w:pPr>
            <w:pStyle w:val="11"/>
            <w:tabs>
              <w:tab w:val="right" w:leader="dot" w:pos="8306"/>
            </w:tabs>
            <w:rPr>
              <w:ins w:id="932" w:author="L" w:date="2026-09-10T16:47:23Z"/>
              <w:del w:id="933" w:author="LKY" w:date="2026-09-15T17:30:54Z"/>
            </w:rPr>
          </w:pPr>
          <w:ins w:id="934" w:author="L" w:date="2026-09-10T16:47:23Z">
            <w:del w:id="935" w:author="LKY" w:date="2026-09-15T17:30:54Z">
              <w:r>
                <w:rPr/>
                <w:fldChar w:fldCharType="begin"/>
              </w:r>
            </w:del>
          </w:ins>
          <w:ins w:id="936" w:author="L" w:date="2026-09-10T16:47:23Z">
            <w:del w:id="937" w:author="LKY" w:date="2026-09-15T17:30:54Z">
              <w:r>
                <w:rPr/>
                <w:delInstrText xml:space="preserve"> HYPERLINK \l _Toc3366 </w:delInstrText>
              </w:r>
            </w:del>
          </w:ins>
          <w:ins w:id="938" w:author="L" w:date="2026-09-10T16:47:23Z">
            <w:del w:id="939" w:author="LKY" w:date="2026-09-15T17:30:54Z">
              <w:r>
                <w:rPr/>
                <w:fldChar w:fldCharType="separate"/>
              </w:r>
            </w:del>
          </w:ins>
          <w:ins w:id="940" w:author="L" w:date="2026-09-10T16:47:23Z">
            <w:del w:id="941" w:author="LKY" w:date="2026-09-15T17:30:54Z">
              <w:r>
                <w:rPr>
                  <w:rFonts w:hint="eastAsia" w:ascii="Times New Roman" w:hAnsi="Times New Roman" w:cs="宋体"/>
                  <w:kern w:val="2"/>
                  <w:szCs w:val="32"/>
                  <w:lang w:val="en-US" w:eastAsia="zh-CN" w:bidi="en-US"/>
                </w:rPr>
                <w:delText>2.16加密芯片</w:delText>
              </w:r>
            </w:del>
          </w:ins>
          <w:ins w:id="942" w:author="L" w:date="2026-09-10T16:47:23Z">
            <w:del w:id="943" w:author="LKY" w:date="2026-09-15T17:30:54Z">
              <w:r>
                <w:rPr/>
                <w:tab/>
              </w:r>
            </w:del>
          </w:ins>
          <w:ins w:id="944" w:author="L" w:date="2026-09-10T16:47:23Z">
            <w:del w:id="945" w:author="LKY" w:date="2026-09-15T17:30:54Z">
              <w:r>
                <w:rPr/>
                <w:fldChar w:fldCharType="begin"/>
              </w:r>
            </w:del>
          </w:ins>
          <w:ins w:id="946" w:author="L" w:date="2026-09-10T16:47:23Z">
            <w:del w:id="947" w:author="LKY" w:date="2026-09-15T17:30:54Z">
              <w:r>
                <w:rPr/>
                <w:delInstrText xml:space="preserve"> PAGEREF _Toc3366 \h </w:delInstrText>
              </w:r>
            </w:del>
          </w:ins>
          <w:ins w:id="948" w:author="L" w:date="2026-09-10T16:47:23Z">
            <w:del w:id="949" w:author="LKY" w:date="2026-09-15T17:30:54Z">
              <w:r>
                <w:rPr/>
                <w:fldChar w:fldCharType="separate"/>
              </w:r>
            </w:del>
          </w:ins>
          <w:ins w:id="950" w:author="L" w:date="2026-09-10T16:47:23Z">
            <w:del w:id="951" w:author="LKY" w:date="2026-09-15T17:30:54Z">
              <w:r>
                <w:rPr/>
                <w:delText>39</w:delText>
              </w:r>
            </w:del>
          </w:ins>
          <w:ins w:id="952" w:author="L" w:date="2026-09-10T16:47:23Z">
            <w:del w:id="953" w:author="LKY" w:date="2026-09-15T17:30:54Z">
              <w:r>
                <w:rPr/>
                <w:fldChar w:fldCharType="end"/>
              </w:r>
            </w:del>
          </w:ins>
          <w:ins w:id="954" w:author="L" w:date="2026-09-10T16:47:23Z">
            <w:del w:id="955" w:author="LKY" w:date="2026-09-15T17:30:54Z">
              <w:r>
                <w:rPr/>
                <w:fldChar w:fldCharType="end"/>
              </w:r>
            </w:del>
          </w:ins>
        </w:p>
        <w:p w14:paraId="03CBDE05">
          <w:pPr>
            <w:pStyle w:val="10"/>
            <w:tabs>
              <w:tab w:val="right" w:leader="dot" w:pos="8306"/>
            </w:tabs>
            <w:rPr>
              <w:ins w:id="956" w:author="L" w:date="2026-09-10T16:47:23Z"/>
              <w:del w:id="957" w:author="LKY" w:date="2026-09-15T17:30:54Z"/>
            </w:rPr>
          </w:pPr>
          <w:ins w:id="958" w:author="L" w:date="2026-09-10T16:47:23Z">
            <w:del w:id="959" w:author="LKY" w:date="2026-09-15T17:30:54Z">
              <w:r>
                <w:rPr/>
                <w:fldChar w:fldCharType="begin"/>
              </w:r>
            </w:del>
          </w:ins>
          <w:ins w:id="960" w:author="L" w:date="2026-09-10T16:47:23Z">
            <w:del w:id="961" w:author="LKY" w:date="2026-09-15T17:30:54Z">
              <w:r>
                <w:rPr/>
                <w:delInstrText xml:space="preserve"> HYPERLINK \l _Toc31962 </w:delInstrText>
              </w:r>
            </w:del>
          </w:ins>
          <w:ins w:id="962" w:author="L" w:date="2026-09-10T16:47:23Z">
            <w:del w:id="963" w:author="LKY" w:date="2026-09-15T17:30:54Z">
              <w:r>
                <w:rPr/>
                <w:fldChar w:fldCharType="separate"/>
              </w:r>
            </w:del>
          </w:ins>
          <w:ins w:id="964" w:author="L" w:date="2026-09-10T16:47:23Z">
            <w:del w:id="965" w:author="LKY" w:date="2026-09-15T17:30:54Z">
              <w:r>
                <w:rPr>
                  <w:rFonts w:hint="eastAsia"/>
                  <w:lang w:val="en-US" w:eastAsia="zh-CN"/>
                </w:rPr>
                <w:delText>3.设备登录</w:delText>
              </w:r>
            </w:del>
          </w:ins>
          <w:ins w:id="966" w:author="L" w:date="2026-09-10T16:47:23Z">
            <w:del w:id="967" w:author="LKY" w:date="2026-09-15T17:30:54Z">
              <w:r>
                <w:rPr/>
                <w:tab/>
              </w:r>
            </w:del>
          </w:ins>
          <w:ins w:id="968" w:author="L" w:date="2026-09-10T16:47:23Z">
            <w:del w:id="969" w:author="LKY" w:date="2026-09-15T17:30:54Z">
              <w:r>
                <w:rPr/>
                <w:fldChar w:fldCharType="begin"/>
              </w:r>
            </w:del>
          </w:ins>
          <w:ins w:id="970" w:author="L" w:date="2026-09-10T16:47:23Z">
            <w:del w:id="971" w:author="LKY" w:date="2026-09-15T17:30:54Z">
              <w:r>
                <w:rPr/>
                <w:delInstrText xml:space="preserve"> PAGEREF _Toc31962 \h </w:delInstrText>
              </w:r>
            </w:del>
          </w:ins>
          <w:ins w:id="972" w:author="L" w:date="2026-09-10T16:47:23Z">
            <w:del w:id="973" w:author="LKY" w:date="2026-09-15T17:30:54Z">
              <w:r>
                <w:rPr/>
                <w:fldChar w:fldCharType="separate"/>
              </w:r>
            </w:del>
          </w:ins>
          <w:ins w:id="974" w:author="L" w:date="2026-09-10T16:47:23Z">
            <w:del w:id="975" w:author="LKY" w:date="2026-09-15T17:30:54Z">
              <w:r>
                <w:rPr/>
                <w:delText>40</w:delText>
              </w:r>
            </w:del>
          </w:ins>
          <w:ins w:id="976" w:author="L" w:date="2026-09-10T16:47:23Z">
            <w:del w:id="977" w:author="LKY" w:date="2026-09-15T17:30:54Z">
              <w:r>
                <w:rPr/>
                <w:fldChar w:fldCharType="end"/>
              </w:r>
            </w:del>
          </w:ins>
          <w:ins w:id="978" w:author="L" w:date="2026-09-10T16:47:23Z">
            <w:del w:id="979" w:author="LKY" w:date="2026-09-15T17:30:54Z">
              <w:r>
                <w:rPr/>
                <w:fldChar w:fldCharType="end"/>
              </w:r>
            </w:del>
          </w:ins>
        </w:p>
        <w:p w14:paraId="2B14B8FC">
          <w:pPr>
            <w:pStyle w:val="11"/>
            <w:tabs>
              <w:tab w:val="right" w:leader="dot" w:pos="8306"/>
            </w:tabs>
            <w:rPr>
              <w:ins w:id="980" w:author="L" w:date="2026-09-10T16:47:23Z"/>
              <w:del w:id="981" w:author="LKY" w:date="2026-09-15T17:30:54Z"/>
            </w:rPr>
          </w:pPr>
          <w:ins w:id="982" w:author="L" w:date="2026-09-10T16:47:23Z">
            <w:del w:id="983" w:author="LKY" w:date="2026-09-15T17:30:54Z">
              <w:r>
                <w:rPr/>
                <w:fldChar w:fldCharType="begin"/>
              </w:r>
            </w:del>
          </w:ins>
          <w:ins w:id="984" w:author="L" w:date="2026-09-10T16:47:23Z">
            <w:del w:id="985" w:author="LKY" w:date="2026-09-15T17:30:54Z">
              <w:r>
                <w:rPr/>
                <w:delInstrText xml:space="preserve"> HYPERLINK \l _Toc16085 </w:delInstrText>
              </w:r>
            </w:del>
          </w:ins>
          <w:ins w:id="986" w:author="L" w:date="2026-09-10T16:47:23Z">
            <w:del w:id="987" w:author="LKY" w:date="2026-09-15T17:30:54Z">
              <w:r>
                <w:rPr/>
                <w:fldChar w:fldCharType="separate"/>
              </w:r>
            </w:del>
          </w:ins>
          <w:ins w:id="988" w:author="L" w:date="2026-09-10T16:47:23Z">
            <w:del w:id="989" w:author="LKY" w:date="2026-09-15T17:30:54Z">
              <w:r>
                <w:rPr>
                  <w:rFonts w:hint="eastAsia" w:ascii="Times New Roman" w:hAnsi="Times New Roman" w:eastAsia="宋体" w:cs="宋体"/>
                  <w:bCs/>
                  <w:iCs/>
                  <w:szCs w:val="32"/>
                  <w:lang w:val="en-US" w:eastAsia="zh-CN"/>
                </w:rPr>
                <w:delText>3.1 USB登录</w:delText>
              </w:r>
            </w:del>
          </w:ins>
          <w:ins w:id="990" w:author="L" w:date="2026-09-10T16:47:23Z">
            <w:del w:id="991" w:author="LKY" w:date="2026-09-15T17:30:54Z">
              <w:r>
                <w:rPr/>
                <w:tab/>
              </w:r>
            </w:del>
          </w:ins>
          <w:ins w:id="992" w:author="L" w:date="2026-09-10T16:47:23Z">
            <w:del w:id="993" w:author="LKY" w:date="2026-09-15T17:30:54Z">
              <w:r>
                <w:rPr/>
                <w:fldChar w:fldCharType="begin"/>
              </w:r>
            </w:del>
          </w:ins>
          <w:ins w:id="994" w:author="L" w:date="2026-09-10T16:47:23Z">
            <w:del w:id="995" w:author="LKY" w:date="2026-09-15T17:30:54Z">
              <w:r>
                <w:rPr/>
                <w:delInstrText xml:space="preserve"> PAGEREF _Toc16085 \h </w:delInstrText>
              </w:r>
            </w:del>
          </w:ins>
          <w:ins w:id="996" w:author="L" w:date="2026-09-10T16:47:23Z">
            <w:del w:id="997" w:author="LKY" w:date="2026-09-15T17:30:54Z">
              <w:r>
                <w:rPr/>
                <w:fldChar w:fldCharType="separate"/>
              </w:r>
            </w:del>
          </w:ins>
          <w:ins w:id="998" w:author="L" w:date="2026-09-10T16:47:23Z">
            <w:del w:id="999" w:author="LKY" w:date="2026-09-15T17:30:54Z">
              <w:r>
                <w:rPr/>
                <w:delText>40</w:delText>
              </w:r>
            </w:del>
          </w:ins>
          <w:ins w:id="1000" w:author="L" w:date="2026-09-10T16:47:23Z">
            <w:del w:id="1001" w:author="LKY" w:date="2026-09-15T17:30:54Z">
              <w:r>
                <w:rPr/>
                <w:fldChar w:fldCharType="end"/>
              </w:r>
            </w:del>
          </w:ins>
          <w:ins w:id="1002" w:author="L" w:date="2026-09-10T16:47:23Z">
            <w:del w:id="1003" w:author="LKY" w:date="2026-09-15T17:30:54Z">
              <w:r>
                <w:rPr/>
                <w:fldChar w:fldCharType="end"/>
              </w:r>
            </w:del>
          </w:ins>
        </w:p>
        <w:p w14:paraId="61153F94">
          <w:pPr>
            <w:pStyle w:val="11"/>
            <w:tabs>
              <w:tab w:val="right" w:leader="dot" w:pos="8306"/>
            </w:tabs>
            <w:rPr>
              <w:ins w:id="1004" w:author="L" w:date="2026-09-10T16:47:23Z"/>
              <w:del w:id="1005" w:author="LKY" w:date="2026-09-15T17:30:54Z"/>
            </w:rPr>
          </w:pPr>
          <w:ins w:id="1006" w:author="L" w:date="2026-09-10T16:47:23Z">
            <w:del w:id="1007" w:author="LKY" w:date="2026-09-15T17:30:54Z">
              <w:r>
                <w:rPr/>
                <w:fldChar w:fldCharType="begin"/>
              </w:r>
            </w:del>
          </w:ins>
          <w:ins w:id="1008" w:author="L" w:date="2026-09-10T16:47:23Z">
            <w:del w:id="1009" w:author="LKY" w:date="2026-09-15T17:30:54Z">
              <w:r>
                <w:rPr/>
                <w:delInstrText xml:space="preserve"> HYPERLINK \l _Toc8914 </w:delInstrText>
              </w:r>
            </w:del>
          </w:ins>
          <w:ins w:id="1010" w:author="L" w:date="2026-09-10T16:47:23Z">
            <w:del w:id="1011" w:author="LKY" w:date="2026-09-15T17:30:54Z">
              <w:r>
                <w:rPr/>
                <w:fldChar w:fldCharType="separate"/>
              </w:r>
            </w:del>
          </w:ins>
          <w:ins w:id="1012" w:author="L" w:date="2026-09-10T16:47:23Z">
            <w:del w:id="1013" w:author="LKY" w:date="2026-09-15T17:30:54Z">
              <w:r>
                <w:rPr>
                  <w:rFonts w:hint="eastAsia" w:ascii="Times New Roman" w:hAnsi="Times New Roman" w:eastAsia="宋体" w:cs="宋体"/>
                  <w:bCs/>
                  <w:iCs/>
                  <w:szCs w:val="32"/>
                  <w:lang w:val="en-US" w:eastAsia="zh-CN"/>
                </w:rPr>
                <w:delText>3.2 SSH2登录</w:delText>
              </w:r>
            </w:del>
          </w:ins>
          <w:ins w:id="1014" w:author="L" w:date="2026-09-10T16:47:23Z">
            <w:del w:id="1015" w:author="LKY" w:date="2026-09-15T17:30:54Z">
              <w:r>
                <w:rPr/>
                <w:tab/>
              </w:r>
            </w:del>
          </w:ins>
          <w:ins w:id="1016" w:author="L" w:date="2026-09-10T16:47:23Z">
            <w:del w:id="1017" w:author="LKY" w:date="2026-09-15T17:30:54Z">
              <w:r>
                <w:rPr/>
                <w:fldChar w:fldCharType="begin"/>
              </w:r>
            </w:del>
          </w:ins>
          <w:ins w:id="1018" w:author="L" w:date="2026-09-10T16:47:23Z">
            <w:del w:id="1019" w:author="LKY" w:date="2026-09-15T17:30:54Z">
              <w:r>
                <w:rPr/>
                <w:delInstrText xml:space="preserve"> PAGEREF _Toc8914 \h </w:delInstrText>
              </w:r>
            </w:del>
          </w:ins>
          <w:ins w:id="1020" w:author="L" w:date="2026-09-10T16:47:23Z">
            <w:del w:id="1021" w:author="LKY" w:date="2026-09-15T17:30:54Z">
              <w:r>
                <w:rPr/>
                <w:fldChar w:fldCharType="separate"/>
              </w:r>
            </w:del>
          </w:ins>
          <w:ins w:id="1022" w:author="L" w:date="2026-09-10T16:47:23Z">
            <w:del w:id="1023" w:author="LKY" w:date="2026-09-15T17:30:54Z">
              <w:r>
                <w:rPr/>
                <w:delText>40</w:delText>
              </w:r>
            </w:del>
          </w:ins>
          <w:ins w:id="1024" w:author="L" w:date="2026-09-10T16:47:23Z">
            <w:del w:id="1025" w:author="LKY" w:date="2026-09-15T17:30:54Z">
              <w:r>
                <w:rPr/>
                <w:fldChar w:fldCharType="end"/>
              </w:r>
            </w:del>
          </w:ins>
          <w:ins w:id="1026" w:author="L" w:date="2026-09-10T16:47:23Z">
            <w:del w:id="1027" w:author="LKY" w:date="2026-09-15T17:30:54Z">
              <w:r>
                <w:rPr/>
                <w:fldChar w:fldCharType="end"/>
              </w:r>
            </w:del>
          </w:ins>
        </w:p>
        <w:p w14:paraId="5328CCDD">
          <w:pPr>
            <w:pStyle w:val="10"/>
            <w:tabs>
              <w:tab w:val="right" w:leader="dot" w:pos="8306"/>
            </w:tabs>
            <w:rPr>
              <w:ins w:id="1028" w:author="L" w:date="2026-09-10T16:47:23Z"/>
              <w:del w:id="1029" w:author="LKY" w:date="2026-09-15T17:30:54Z"/>
            </w:rPr>
          </w:pPr>
          <w:ins w:id="1030" w:author="L" w:date="2026-09-10T16:47:23Z">
            <w:del w:id="1031" w:author="LKY" w:date="2026-09-15T17:30:54Z">
              <w:r>
                <w:rPr/>
                <w:fldChar w:fldCharType="begin"/>
              </w:r>
            </w:del>
          </w:ins>
          <w:ins w:id="1032" w:author="L" w:date="2026-09-10T16:47:23Z">
            <w:del w:id="1033" w:author="LKY" w:date="2026-09-15T17:30:54Z">
              <w:r>
                <w:rPr/>
                <w:delInstrText xml:space="preserve"> HYPERLINK \l _Toc8574 </w:delInstrText>
              </w:r>
            </w:del>
          </w:ins>
          <w:ins w:id="1034" w:author="L" w:date="2026-09-10T16:47:23Z">
            <w:del w:id="1035" w:author="LKY" w:date="2026-09-15T17:30:54Z">
              <w:r>
                <w:rPr/>
                <w:fldChar w:fldCharType="separate"/>
              </w:r>
            </w:del>
          </w:ins>
          <w:ins w:id="1036" w:author="L" w:date="2026-09-10T16:47:23Z">
            <w:del w:id="1037" w:author="LKY" w:date="2026-09-15T17:30:54Z">
              <w:r>
                <w:rPr>
                  <w:rFonts w:hint="eastAsia" w:ascii="Times New Roman" w:hAnsi="Times New Roman" w:eastAsia="黑体" w:cs="黑体"/>
                  <w:bCs w:val="0"/>
                  <w:szCs w:val="44"/>
                  <w:lang w:val="en-US" w:eastAsia="zh-CN" w:bidi="en-US"/>
                </w:rPr>
                <w:delText>4.系统烧录</w:delText>
              </w:r>
            </w:del>
          </w:ins>
          <w:ins w:id="1038" w:author="L" w:date="2026-09-10T16:47:23Z">
            <w:del w:id="1039" w:author="LKY" w:date="2026-09-15T17:30:54Z">
              <w:r>
                <w:rPr/>
                <w:tab/>
              </w:r>
            </w:del>
          </w:ins>
          <w:ins w:id="1040" w:author="L" w:date="2026-09-10T16:47:23Z">
            <w:del w:id="1041" w:author="LKY" w:date="2026-09-15T17:30:54Z">
              <w:r>
                <w:rPr/>
                <w:fldChar w:fldCharType="begin"/>
              </w:r>
            </w:del>
          </w:ins>
          <w:ins w:id="1042" w:author="L" w:date="2026-09-10T16:47:23Z">
            <w:del w:id="1043" w:author="LKY" w:date="2026-09-15T17:30:54Z">
              <w:r>
                <w:rPr/>
                <w:delInstrText xml:space="preserve"> PAGEREF _Toc8574 \h </w:delInstrText>
              </w:r>
            </w:del>
          </w:ins>
          <w:ins w:id="1044" w:author="L" w:date="2026-09-10T16:47:23Z">
            <w:del w:id="1045" w:author="LKY" w:date="2026-09-15T17:30:54Z">
              <w:r>
                <w:rPr/>
                <w:fldChar w:fldCharType="separate"/>
              </w:r>
            </w:del>
          </w:ins>
          <w:ins w:id="1046" w:author="L" w:date="2026-09-10T16:47:23Z">
            <w:del w:id="1047" w:author="LKY" w:date="2026-09-15T17:30:54Z">
              <w:r>
                <w:rPr/>
                <w:delText>42</w:delText>
              </w:r>
            </w:del>
          </w:ins>
          <w:ins w:id="1048" w:author="L" w:date="2026-09-10T16:47:23Z">
            <w:del w:id="1049" w:author="LKY" w:date="2026-09-15T17:30:54Z">
              <w:r>
                <w:rPr/>
                <w:fldChar w:fldCharType="end"/>
              </w:r>
            </w:del>
          </w:ins>
          <w:ins w:id="1050" w:author="L" w:date="2026-09-10T16:47:23Z">
            <w:del w:id="1051" w:author="LKY" w:date="2026-09-15T17:30:54Z">
              <w:r>
                <w:rPr/>
                <w:fldChar w:fldCharType="end"/>
              </w:r>
            </w:del>
          </w:ins>
        </w:p>
        <w:p w14:paraId="3B7CAF6A">
          <w:pPr>
            <w:pStyle w:val="11"/>
            <w:tabs>
              <w:tab w:val="right" w:leader="dot" w:pos="8306"/>
            </w:tabs>
            <w:rPr>
              <w:ins w:id="1052" w:author="L" w:date="2026-09-10T16:47:23Z"/>
              <w:del w:id="1053" w:author="LKY" w:date="2026-09-15T17:30:54Z"/>
            </w:rPr>
          </w:pPr>
          <w:ins w:id="1054" w:author="L" w:date="2026-09-10T16:47:23Z">
            <w:del w:id="1055" w:author="LKY" w:date="2026-09-15T17:30:54Z">
              <w:r>
                <w:rPr/>
                <w:fldChar w:fldCharType="begin"/>
              </w:r>
            </w:del>
          </w:ins>
          <w:ins w:id="1056" w:author="L" w:date="2026-09-10T16:47:23Z">
            <w:del w:id="1057" w:author="LKY" w:date="2026-09-15T17:30:54Z">
              <w:r>
                <w:rPr/>
                <w:delInstrText xml:space="preserve"> HYPERLINK \l _Toc27715 </w:delInstrText>
              </w:r>
            </w:del>
          </w:ins>
          <w:ins w:id="1058" w:author="L" w:date="2026-09-10T16:47:23Z">
            <w:del w:id="1059" w:author="LKY" w:date="2026-09-15T17:30:54Z">
              <w:r>
                <w:rPr/>
                <w:fldChar w:fldCharType="separate"/>
              </w:r>
            </w:del>
          </w:ins>
          <w:ins w:id="1060" w:author="L" w:date="2026-09-10T16:47:23Z">
            <w:del w:id="1061" w:author="LKY" w:date="2026-09-15T17:30:54Z">
              <w:r>
                <w:rPr>
                  <w:rFonts w:hint="eastAsia" w:ascii="Times New Roman" w:hAnsi="Times New Roman" w:eastAsia="宋体" w:cs="宋体"/>
                  <w:bCs w:val="0"/>
                  <w:szCs w:val="32"/>
                  <w:lang w:val="en-US" w:eastAsia="zh-CN" w:bidi="en-US"/>
                </w:rPr>
                <w:delText>4.1 Micro SD卡启动</w:delText>
              </w:r>
            </w:del>
          </w:ins>
          <w:ins w:id="1062" w:author="L" w:date="2026-09-10T16:47:23Z">
            <w:del w:id="1063" w:author="LKY" w:date="2026-09-15T17:30:54Z">
              <w:r>
                <w:rPr/>
                <w:tab/>
              </w:r>
            </w:del>
          </w:ins>
          <w:ins w:id="1064" w:author="L" w:date="2026-09-10T16:47:23Z">
            <w:del w:id="1065" w:author="LKY" w:date="2026-09-15T17:30:54Z">
              <w:r>
                <w:rPr/>
                <w:fldChar w:fldCharType="begin"/>
              </w:r>
            </w:del>
          </w:ins>
          <w:ins w:id="1066" w:author="L" w:date="2026-09-10T16:47:23Z">
            <w:del w:id="1067" w:author="LKY" w:date="2026-09-15T17:30:54Z">
              <w:r>
                <w:rPr/>
                <w:delInstrText xml:space="preserve"> PAGEREF _Toc27715 \h </w:delInstrText>
              </w:r>
            </w:del>
          </w:ins>
          <w:ins w:id="1068" w:author="L" w:date="2026-09-10T16:47:23Z">
            <w:del w:id="1069" w:author="LKY" w:date="2026-09-15T17:30:54Z">
              <w:r>
                <w:rPr/>
                <w:fldChar w:fldCharType="separate"/>
              </w:r>
            </w:del>
          </w:ins>
          <w:ins w:id="1070" w:author="L" w:date="2026-09-10T16:47:23Z">
            <w:del w:id="1071" w:author="LKY" w:date="2026-09-15T17:30:54Z">
              <w:r>
                <w:rPr/>
                <w:delText>42</w:delText>
              </w:r>
            </w:del>
          </w:ins>
          <w:ins w:id="1072" w:author="L" w:date="2026-09-10T16:47:23Z">
            <w:del w:id="1073" w:author="LKY" w:date="2026-09-15T17:30:54Z">
              <w:r>
                <w:rPr/>
                <w:fldChar w:fldCharType="end"/>
              </w:r>
            </w:del>
          </w:ins>
          <w:ins w:id="1074" w:author="L" w:date="2026-09-10T16:47:23Z">
            <w:del w:id="1075" w:author="LKY" w:date="2026-09-15T17:30:54Z">
              <w:r>
                <w:rPr/>
                <w:fldChar w:fldCharType="end"/>
              </w:r>
            </w:del>
          </w:ins>
        </w:p>
        <w:p w14:paraId="014380D5">
          <w:pPr>
            <w:pStyle w:val="7"/>
            <w:tabs>
              <w:tab w:val="right" w:leader="dot" w:pos="8306"/>
            </w:tabs>
            <w:rPr>
              <w:ins w:id="1076" w:author="L" w:date="2026-09-10T16:47:23Z"/>
              <w:del w:id="1077" w:author="LKY" w:date="2026-09-15T17:30:54Z"/>
            </w:rPr>
          </w:pPr>
          <w:ins w:id="1078" w:author="L" w:date="2026-09-10T16:47:23Z">
            <w:del w:id="1079" w:author="LKY" w:date="2026-09-15T17:30:54Z">
              <w:r>
                <w:rPr/>
                <w:fldChar w:fldCharType="begin"/>
              </w:r>
            </w:del>
          </w:ins>
          <w:ins w:id="1080" w:author="L" w:date="2026-09-10T16:47:23Z">
            <w:del w:id="1081" w:author="LKY" w:date="2026-09-15T17:30:54Z">
              <w:r>
                <w:rPr/>
                <w:delInstrText xml:space="preserve"> HYPERLINK \l _Toc9093 </w:delInstrText>
              </w:r>
            </w:del>
          </w:ins>
          <w:ins w:id="1082" w:author="L" w:date="2026-09-10T16:47:23Z">
            <w:del w:id="1083" w:author="LKY" w:date="2026-09-15T17:30:54Z">
              <w:r>
                <w:rPr/>
                <w:fldChar w:fldCharType="separate"/>
              </w:r>
            </w:del>
          </w:ins>
          <w:ins w:id="1084" w:author="L" w:date="2026-09-10T16:47:23Z">
            <w:del w:id="1085" w:author="LKY" w:date="2026-09-15T17:30:54Z">
              <w:r>
                <w:rPr>
                  <w:rFonts w:hint="eastAsia" w:ascii="Times New Roman" w:hAnsi="Times New Roman" w:eastAsia="宋体" w:cs="宋体"/>
                  <w:bCs w:val="0"/>
                  <w:szCs w:val="28"/>
                  <w:lang w:val="en-US" w:eastAsia="zh-CN" w:bidi="en-US"/>
                </w:rPr>
                <w:delText>4.1.1启动卡制作</w:delText>
              </w:r>
            </w:del>
          </w:ins>
          <w:ins w:id="1086" w:author="L" w:date="2026-09-10T16:47:23Z">
            <w:del w:id="1087" w:author="LKY" w:date="2026-09-15T17:30:54Z">
              <w:r>
                <w:rPr/>
                <w:tab/>
              </w:r>
            </w:del>
          </w:ins>
          <w:ins w:id="1088" w:author="L" w:date="2026-09-10T16:47:23Z">
            <w:del w:id="1089" w:author="LKY" w:date="2026-09-15T17:30:54Z">
              <w:r>
                <w:rPr/>
                <w:fldChar w:fldCharType="begin"/>
              </w:r>
            </w:del>
          </w:ins>
          <w:ins w:id="1090" w:author="L" w:date="2026-09-10T16:47:23Z">
            <w:del w:id="1091" w:author="LKY" w:date="2026-09-15T17:30:54Z">
              <w:r>
                <w:rPr/>
                <w:delInstrText xml:space="preserve"> PAGEREF _Toc9093 \h </w:delInstrText>
              </w:r>
            </w:del>
          </w:ins>
          <w:ins w:id="1092" w:author="L" w:date="2026-09-10T16:47:23Z">
            <w:del w:id="1093" w:author="LKY" w:date="2026-09-15T17:30:54Z">
              <w:r>
                <w:rPr/>
                <w:fldChar w:fldCharType="separate"/>
              </w:r>
            </w:del>
          </w:ins>
          <w:ins w:id="1094" w:author="L" w:date="2026-09-10T16:47:23Z">
            <w:del w:id="1095" w:author="LKY" w:date="2026-09-15T17:30:54Z">
              <w:r>
                <w:rPr/>
                <w:delText>42</w:delText>
              </w:r>
            </w:del>
          </w:ins>
          <w:ins w:id="1096" w:author="L" w:date="2026-09-10T16:47:23Z">
            <w:del w:id="1097" w:author="LKY" w:date="2026-09-15T17:30:54Z">
              <w:r>
                <w:rPr/>
                <w:fldChar w:fldCharType="end"/>
              </w:r>
            </w:del>
          </w:ins>
          <w:ins w:id="1098" w:author="L" w:date="2026-09-10T16:47:23Z">
            <w:del w:id="1099" w:author="LKY" w:date="2026-09-15T17:30:54Z">
              <w:r>
                <w:rPr/>
                <w:fldChar w:fldCharType="end"/>
              </w:r>
            </w:del>
          </w:ins>
        </w:p>
        <w:p w14:paraId="50FE8F5D">
          <w:pPr>
            <w:pStyle w:val="7"/>
            <w:tabs>
              <w:tab w:val="right" w:leader="dot" w:pos="8306"/>
            </w:tabs>
            <w:rPr>
              <w:ins w:id="1100" w:author="L" w:date="2026-09-10T16:47:23Z"/>
              <w:del w:id="1101" w:author="LKY" w:date="2026-09-15T17:30:54Z"/>
            </w:rPr>
          </w:pPr>
          <w:ins w:id="1102" w:author="L" w:date="2026-09-10T16:47:23Z">
            <w:del w:id="1103" w:author="LKY" w:date="2026-09-15T17:30:54Z">
              <w:r>
                <w:rPr/>
                <w:fldChar w:fldCharType="begin"/>
              </w:r>
            </w:del>
          </w:ins>
          <w:ins w:id="1104" w:author="L" w:date="2026-09-10T16:47:23Z">
            <w:del w:id="1105" w:author="LKY" w:date="2026-09-15T17:30:54Z">
              <w:r>
                <w:rPr/>
                <w:delInstrText xml:space="preserve"> HYPERLINK \l _Toc13116 </w:delInstrText>
              </w:r>
            </w:del>
          </w:ins>
          <w:ins w:id="1106" w:author="L" w:date="2026-09-10T16:47:23Z">
            <w:del w:id="1107" w:author="LKY" w:date="2026-09-15T17:30:54Z">
              <w:r>
                <w:rPr/>
                <w:fldChar w:fldCharType="separate"/>
              </w:r>
            </w:del>
          </w:ins>
          <w:ins w:id="1108" w:author="L" w:date="2026-09-10T16:47:23Z">
            <w:del w:id="1109" w:author="LKY" w:date="2026-09-15T17:30:54Z">
              <w:r>
                <w:rPr>
                  <w:rFonts w:hint="eastAsia" w:ascii="Times New Roman" w:hAnsi="Times New Roman"/>
                  <w:bCs/>
                  <w:szCs w:val="28"/>
                  <w:lang w:val="en-US" w:eastAsia="zh-CN"/>
                </w:rPr>
                <w:delText>4.1.2从启动卡启动</w:delText>
              </w:r>
            </w:del>
          </w:ins>
          <w:ins w:id="1110" w:author="L" w:date="2026-09-10T16:47:23Z">
            <w:del w:id="1111" w:author="LKY" w:date="2026-09-15T17:30:54Z">
              <w:r>
                <w:rPr/>
                <w:tab/>
              </w:r>
            </w:del>
          </w:ins>
          <w:ins w:id="1112" w:author="L" w:date="2026-09-10T16:47:23Z">
            <w:del w:id="1113" w:author="LKY" w:date="2026-09-15T17:30:54Z">
              <w:r>
                <w:rPr/>
                <w:fldChar w:fldCharType="begin"/>
              </w:r>
            </w:del>
          </w:ins>
          <w:ins w:id="1114" w:author="L" w:date="2026-09-10T16:47:23Z">
            <w:del w:id="1115" w:author="LKY" w:date="2026-09-15T17:30:54Z">
              <w:r>
                <w:rPr/>
                <w:delInstrText xml:space="preserve"> PAGEREF _Toc13116 \h </w:delInstrText>
              </w:r>
            </w:del>
          </w:ins>
          <w:ins w:id="1116" w:author="L" w:date="2026-09-10T16:47:23Z">
            <w:del w:id="1117" w:author="LKY" w:date="2026-09-15T17:30:54Z">
              <w:r>
                <w:rPr/>
                <w:fldChar w:fldCharType="separate"/>
              </w:r>
            </w:del>
          </w:ins>
          <w:ins w:id="1118" w:author="L" w:date="2026-09-10T16:47:23Z">
            <w:del w:id="1119" w:author="LKY" w:date="2026-09-15T17:30:54Z">
              <w:r>
                <w:rPr/>
                <w:delText>46</w:delText>
              </w:r>
            </w:del>
          </w:ins>
          <w:ins w:id="1120" w:author="L" w:date="2026-09-10T16:47:23Z">
            <w:del w:id="1121" w:author="LKY" w:date="2026-09-15T17:30:54Z">
              <w:r>
                <w:rPr/>
                <w:fldChar w:fldCharType="end"/>
              </w:r>
            </w:del>
          </w:ins>
          <w:ins w:id="1122" w:author="L" w:date="2026-09-10T16:47:23Z">
            <w:del w:id="1123" w:author="LKY" w:date="2026-09-15T17:30:54Z">
              <w:r>
                <w:rPr/>
                <w:fldChar w:fldCharType="end"/>
              </w:r>
            </w:del>
          </w:ins>
        </w:p>
        <w:p w14:paraId="1C453BD9">
          <w:pPr>
            <w:pStyle w:val="7"/>
            <w:tabs>
              <w:tab w:val="right" w:leader="dot" w:pos="8306"/>
            </w:tabs>
            <w:rPr>
              <w:ins w:id="1124" w:author="L" w:date="2026-09-10T16:47:23Z"/>
              <w:del w:id="1125" w:author="LKY" w:date="2026-09-15T17:30:54Z"/>
            </w:rPr>
          </w:pPr>
          <w:ins w:id="1126" w:author="L" w:date="2026-09-10T16:47:23Z">
            <w:del w:id="1127" w:author="LKY" w:date="2026-09-15T17:30:54Z">
              <w:r>
                <w:rPr/>
                <w:fldChar w:fldCharType="begin"/>
              </w:r>
            </w:del>
          </w:ins>
          <w:ins w:id="1128" w:author="L" w:date="2026-09-10T16:47:23Z">
            <w:del w:id="1129" w:author="LKY" w:date="2026-09-15T17:30:54Z">
              <w:r>
                <w:rPr/>
                <w:delInstrText xml:space="preserve"> HYPERLINK \l _Toc12050 </w:delInstrText>
              </w:r>
            </w:del>
          </w:ins>
          <w:ins w:id="1130" w:author="L" w:date="2026-09-10T16:47:23Z">
            <w:del w:id="1131" w:author="LKY" w:date="2026-09-15T17:30:54Z">
              <w:r>
                <w:rPr/>
                <w:fldChar w:fldCharType="separate"/>
              </w:r>
            </w:del>
          </w:ins>
          <w:ins w:id="1132" w:author="L" w:date="2026-09-10T16:47:23Z">
            <w:del w:id="1133" w:author="LKY" w:date="2026-09-15T17:30:54Z">
              <w:r>
                <w:rPr>
                  <w:rFonts w:hint="eastAsia" w:ascii="Times New Roman" w:hAnsi="Times New Roman"/>
                  <w:bCs/>
                  <w:szCs w:val="28"/>
                  <w:lang w:val="en-US" w:eastAsia="zh-CN"/>
                </w:rPr>
                <w:delText>4.1.3将系统固化到eMMC</w:delText>
              </w:r>
            </w:del>
          </w:ins>
          <w:ins w:id="1134" w:author="L" w:date="2026-09-10T16:47:23Z">
            <w:del w:id="1135" w:author="LKY" w:date="2026-09-15T17:30:54Z">
              <w:r>
                <w:rPr/>
                <w:tab/>
              </w:r>
            </w:del>
          </w:ins>
          <w:ins w:id="1136" w:author="L" w:date="2026-09-10T16:47:23Z">
            <w:del w:id="1137" w:author="LKY" w:date="2026-09-15T17:30:54Z">
              <w:r>
                <w:rPr/>
                <w:fldChar w:fldCharType="begin"/>
              </w:r>
            </w:del>
          </w:ins>
          <w:ins w:id="1138" w:author="L" w:date="2026-09-10T16:47:23Z">
            <w:del w:id="1139" w:author="LKY" w:date="2026-09-15T17:30:54Z">
              <w:r>
                <w:rPr/>
                <w:delInstrText xml:space="preserve"> PAGEREF _Toc12050 \h </w:delInstrText>
              </w:r>
            </w:del>
          </w:ins>
          <w:ins w:id="1140" w:author="L" w:date="2026-09-10T16:47:23Z">
            <w:del w:id="1141" w:author="LKY" w:date="2026-09-15T17:30:54Z">
              <w:r>
                <w:rPr/>
                <w:fldChar w:fldCharType="separate"/>
              </w:r>
            </w:del>
          </w:ins>
          <w:ins w:id="1142" w:author="L" w:date="2026-09-10T16:47:23Z">
            <w:del w:id="1143" w:author="LKY" w:date="2026-09-15T17:30:54Z">
              <w:r>
                <w:rPr/>
                <w:delText>48</w:delText>
              </w:r>
            </w:del>
          </w:ins>
          <w:ins w:id="1144" w:author="L" w:date="2026-09-10T16:47:23Z">
            <w:del w:id="1145" w:author="LKY" w:date="2026-09-15T17:30:54Z">
              <w:r>
                <w:rPr/>
                <w:fldChar w:fldCharType="end"/>
              </w:r>
            </w:del>
          </w:ins>
          <w:ins w:id="1146" w:author="L" w:date="2026-09-10T16:47:23Z">
            <w:del w:id="1147" w:author="LKY" w:date="2026-09-15T17:30:54Z">
              <w:r>
                <w:rPr/>
                <w:fldChar w:fldCharType="end"/>
              </w:r>
            </w:del>
          </w:ins>
        </w:p>
        <w:p w14:paraId="0345A62F">
          <w:pPr>
            <w:pStyle w:val="10"/>
            <w:tabs>
              <w:tab w:val="right" w:leader="dot" w:pos="8306"/>
            </w:tabs>
            <w:rPr>
              <w:ins w:id="1148" w:author="L" w:date="2026-09-10T16:47:23Z"/>
              <w:del w:id="1149" w:author="LKY" w:date="2026-09-15T17:30:54Z"/>
            </w:rPr>
          </w:pPr>
          <w:ins w:id="1150" w:author="L" w:date="2026-09-10T16:47:23Z">
            <w:del w:id="1151" w:author="LKY" w:date="2026-09-15T17:30:54Z">
              <w:r>
                <w:rPr/>
                <w:fldChar w:fldCharType="begin"/>
              </w:r>
            </w:del>
          </w:ins>
          <w:ins w:id="1152" w:author="L" w:date="2026-09-10T16:47:23Z">
            <w:del w:id="1153" w:author="LKY" w:date="2026-09-15T17:30:54Z">
              <w:r>
                <w:rPr/>
                <w:delInstrText xml:space="preserve"> HYPERLINK \l _Toc6222 </w:delInstrText>
              </w:r>
            </w:del>
          </w:ins>
          <w:ins w:id="1154" w:author="L" w:date="2026-09-10T16:47:23Z">
            <w:del w:id="1155" w:author="LKY" w:date="2026-09-15T17:30:54Z">
              <w:r>
                <w:rPr/>
                <w:fldChar w:fldCharType="separate"/>
              </w:r>
            </w:del>
          </w:ins>
          <w:ins w:id="1156" w:author="L" w:date="2026-09-10T16:47:23Z">
            <w:del w:id="1157" w:author="LKY" w:date="2026-09-15T17:30:54Z">
              <w:r>
                <w:rPr>
                  <w:rFonts w:hint="eastAsia" w:ascii="Times New Roman" w:hAnsi="Times New Roman"/>
                  <w:lang w:val="en-US" w:eastAsia="zh-CN"/>
                </w:rPr>
                <w:delText>5.导轨安装</w:delText>
              </w:r>
            </w:del>
          </w:ins>
          <w:ins w:id="1158" w:author="L" w:date="2026-09-10T16:47:23Z">
            <w:del w:id="1159" w:author="LKY" w:date="2026-09-15T17:30:54Z">
              <w:r>
                <w:rPr/>
                <w:tab/>
              </w:r>
            </w:del>
          </w:ins>
          <w:ins w:id="1160" w:author="L" w:date="2026-09-10T16:47:23Z">
            <w:del w:id="1161" w:author="LKY" w:date="2026-09-15T17:30:54Z">
              <w:r>
                <w:rPr/>
                <w:fldChar w:fldCharType="begin"/>
              </w:r>
            </w:del>
          </w:ins>
          <w:ins w:id="1162" w:author="L" w:date="2026-09-10T16:47:23Z">
            <w:del w:id="1163" w:author="LKY" w:date="2026-09-15T17:30:54Z">
              <w:r>
                <w:rPr/>
                <w:delInstrText xml:space="preserve"> PAGEREF _Toc6222 \h </w:delInstrText>
              </w:r>
            </w:del>
          </w:ins>
          <w:ins w:id="1164" w:author="L" w:date="2026-09-10T16:47:23Z">
            <w:del w:id="1165" w:author="LKY" w:date="2026-09-15T17:30:54Z">
              <w:r>
                <w:rPr/>
                <w:fldChar w:fldCharType="separate"/>
              </w:r>
            </w:del>
          </w:ins>
          <w:ins w:id="1166" w:author="L" w:date="2026-09-10T16:47:23Z">
            <w:del w:id="1167" w:author="LKY" w:date="2026-09-15T17:30:54Z">
              <w:r>
                <w:rPr/>
                <w:delText>50</w:delText>
              </w:r>
            </w:del>
          </w:ins>
          <w:ins w:id="1168" w:author="L" w:date="2026-09-10T16:47:23Z">
            <w:del w:id="1169" w:author="LKY" w:date="2026-09-15T17:30:54Z">
              <w:r>
                <w:rPr/>
                <w:fldChar w:fldCharType="end"/>
              </w:r>
            </w:del>
          </w:ins>
          <w:ins w:id="1170" w:author="L" w:date="2026-09-10T16:47:23Z">
            <w:del w:id="1171" w:author="LKY" w:date="2026-09-15T17:30:54Z">
              <w:r>
                <w:rPr/>
                <w:fldChar w:fldCharType="end"/>
              </w:r>
            </w:del>
          </w:ins>
        </w:p>
        <w:p w14:paraId="508F3A89">
          <w:pPr>
            <w:pStyle w:val="10"/>
            <w:tabs>
              <w:tab w:val="right" w:leader="dot" w:pos="8306"/>
            </w:tabs>
            <w:rPr>
              <w:ins w:id="1172" w:author="L" w:date="2026-09-10T16:47:23Z"/>
              <w:del w:id="1173" w:author="LKY" w:date="2026-09-15T17:30:54Z"/>
            </w:rPr>
          </w:pPr>
          <w:ins w:id="1174" w:author="L" w:date="2026-09-10T16:47:23Z">
            <w:del w:id="1175" w:author="LKY" w:date="2026-09-15T17:30:54Z">
              <w:r>
                <w:rPr/>
                <w:fldChar w:fldCharType="begin"/>
              </w:r>
            </w:del>
          </w:ins>
          <w:ins w:id="1176" w:author="L" w:date="2026-09-10T16:47:23Z">
            <w:del w:id="1177" w:author="LKY" w:date="2026-09-15T17:30:54Z">
              <w:r>
                <w:rPr/>
                <w:delInstrText xml:space="preserve"> HYPERLINK \l _Toc27987 </w:delInstrText>
              </w:r>
            </w:del>
          </w:ins>
          <w:ins w:id="1178" w:author="L" w:date="2026-09-10T16:47:23Z">
            <w:del w:id="1179" w:author="LKY" w:date="2026-09-15T17:30:54Z">
              <w:r>
                <w:rPr/>
                <w:fldChar w:fldCharType="separate"/>
              </w:r>
            </w:del>
          </w:ins>
          <w:ins w:id="1180" w:author="L" w:date="2026-09-10T16:47:23Z">
            <w:del w:id="1181" w:author="LKY" w:date="2026-09-15T17:30:54Z">
              <w:r>
                <w:rPr>
                  <w:rFonts w:hint="eastAsia" w:ascii="Times New Roman" w:hAnsi="Times New Roman"/>
                  <w:lang w:val="en-US" w:eastAsia="zh-CN"/>
                </w:rPr>
                <w:delText>6.软件支持</w:delText>
              </w:r>
            </w:del>
          </w:ins>
          <w:ins w:id="1182" w:author="L" w:date="2026-09-10T16:47:23Z">
            <w:del w:id="1183" w:author="LKY" w:date="2026-09-15T17:30:54Z">
              <w:r>
                <w:rPr/>
                <w:tab/>
              </w:r>
            </w:del>
          </w:ins>
          <w:ins w:id="1184" w:author="L" w:date="2026-09-10T16:47:23Z">
            <w:del w:id="1185" w:author="LKY" w:date="2026-09-15T17:30:54Z">
              <w:r>
                <w:rPr/>
                <w:fldChar w:fldCharType="begin"/>
              </w:r>
            </w:del>
          </w:ins>
          <w:ins w:id="1186" w:author="L" w:date="2026-09-10T16:47:23Z">
            <w:del w:id="1187" w:author="LKY" w:date="2026-09-15T17:30:54Z">
              <w:r>
                <w:rPr/>
                <w:delInstrText xml:space="preserve"> PAGEREF _Toc27987 \h </w:delInstrText>
              </w:r>
            </w:del>
          </w:ins>
          <w:ins w:id="1188" w:author="L" w:date="2026-09-10T16:47:23Z">
            <w:del w:id="1189" w:author="LKY" w:date="2026-09-15T17:30:54Z">
              <w:r>
                <w:rPr/>
                <w:fldChar w:fldCharType="separate"/>
              </w:r>
            </w:del>
          </w:ins>
          <w:ins w:id="1190" w:author="L" w:date="2026-09-10T16:47:23Z">
            <w:del w:id="1191" w:author="LKY" w:date="2026-09-15T17:30:54Z">
              <w:r>
                <w:rPr/>
                <w:delText>51</w:delText>
              </w:r>
            </w:del>
          </w:ins>
          <w:ins w:id="1192" w:author="L" w:date="2026-09-10T16:47:23Z">
            <w:del w:id="1193" w:author="LKY" w:date="2026-09-15T17:30:54Z">
              <w:r>
                <w:rPr/>
                <w:fldChar w:fldCharType="end"/>
              </w:r>
            </w:del>
          </w:ins>
          <w:ins w:id="1194" w:author="L" w:date="2026-09-10T16:47:23Z">
            <w:del w:id="1195" w:author="LKY" w:date="2026-09-15T17:30:54Z">
              <w:r>
                <w:rPr/>
                <w:fldChar w:fldCharType="end"/>
              </w:r>
            </w:del>
          </w:ins>
        </w:p>
        <w:p w14:paraId="171F35AD">
          <w:pPr>
            <w:pStyle w:val="10"/>
            <w:tabs>
              <w:tab w:val="right" w:leader="dot" w:pos="8306"/>
            </w:tabs>
            <w:rPr>
              <w:ins w:id="1196" w:author="L" w:date="2026-09-10T16:47:23Z"/>
              <w:del w:id="1197" w:author="LKY" w:date="2026-09-15T17:30:54Z"/>
            </w:rPr>
          </w:pPr>
          <w:ins w:id="1198" w:author="L" w:date="2026-09-10T16:47:23Z">
            <w:del w:id="1199" w:author="LKY" w:date="2026-09-15T17:30:54Z">
              <w:r>
                <w:rPr/>
                <w:fldChar w:fldCharType="begin"/>
              </w:r>
            </w:del>
          </w:ins>
          <w:ins w:id="1200" w:author="L" w:date="2026-09-10T16:47:23Z">
            <w:del w:id="1201" w:author="LKY" w:date="2026-09-15T17:30:54Z">
              <w:r>
                <w:rPr/>
                <w:delInstrText xml:space="preserve"> HYPERLINK \l _Toc1864 </w:delInstrText>
              </w:r>
            </w:del>
          </w:ins>
          <w:ins w:id="1202" w:author="L" w:date="2026-09-10T16:47:23Z">
            <w:del w:id="1203" w:author="LKY" w:date="2026-09-15T17:30:54Z">
              <w:r>
                <w:rPr/>
                <w:fldChar w:fldCharType="separate"/>
              </w:r>
            </w:del>
          </w:ins>
          <w:ins w:id="1204" w:author="L" w:date="2026-09-10T16:47:23Z">
            <w:del w:id="1205" w:author="LKY" w:date="2026-09-15T17:30:54Z">
              <w:r>
                <w:rPr>
                  <w:rFonts w:hint="eastAsia" w:ascii="Times New Roman" w:hAnsi="Times New Roman"/>
                  <w:lang w:val="en-US" w:eastAsia="zh-CN"/>
                </w:rPr>
                <w:delText>7.</w:delText>
              </w:r>
            </w:del>
          </w:ins>
          <w:ins w:id="1206" w:author="L" w:date="2026-09-10T16:47:23Z">
            <w:del w:id="1207" w:author="LKY" w:date="2026-09-15T17:30:54Z">
              <w:r>
                <w:rPr>
                  <w:rFonts w:hint="eastAsia" w:ascii="Times New Roman" w:hAnsi="Times New Roman"/>
                </w:rPr>
                <w:delText>电磁兼容性</w:delText>
              </w:r>
            </w:del>
          </w:ins>
          <w:ins w:id="1208" w:author="L" w:date="2026-09-10T16:47:23Z">
            <w:del w:id="1209" w:author="LKY" w:date="2026-09-15T17:30:54Z">
              <w:r>
                <w:rPr/>
                <w:tab/>
              </w:r>
            </w:del>
          </w:ins>
          <w:ins w:id="1210" w:author="L" w:date="2026-09-10T16:47:23Z">
            <w:del w:id="1211" w:author="LKY" w:date="2026-09-15T17:30:54Z">
              <w:r>
                <w:rPr/>
                <w:fldChar w:fldCharType="begin"/>
              </w:r>
            </w:del>
          </w:ins>
          <w:ins w:id="1212" w:author="L" w:date="2026-09-10T16:47:23Z">
            <w:del w:id="1213" w:author="LKY" w:date="2026-09-15T17:30:54Z">
              <w:r>
                <w:rPr/>
                <w:delInstrText xml:space="preserve"> PAGEREF _Toc1864 \h </w:delInstrText>
              </w:r>
            </w:del>
          </w:ins>
          <w:ins w:id="1214" w:author="L" w:date="2026-09-10T16:47:23Z">
            <w:del w:id="1215" w:author="LKY" w:date="2026-09-15T17:30:54Z">
              <w:r>
                <w:rPr/>
                <w:fldChar w:fldCharType="separate"/>
              </w:r>
            </w:del>
          </w:ins>
          <w:ins w:id="1216" w:author="L" w:date="2026-09-10T16:47:23Z">
            <w:del w:id="1217" w:author="LKY" w:date="2026-09-15T17:30:54Z">
              <w:r>
                <w:rPr/>
                <w:delText>52</w:delText>
              </w:r>
            </w:del>
          </w:ins>
          <w:ins w:id="1218" w:author="L" w:date="2026-09-10T16:47:23Z">
            <w:del w:id="1219" w:author="LKY" w:date="2026-09-15T17:30:54Z">
              <w:r>
                <w:rPr/>
                <w:fldChar w:fldCharType="end"/>
              </w:r>
            </w:del>
          </w:ins>
          <w:ins w:id="1220" w:author="L" w:date="2026-09-10T16:47:23Z">
            <w:del w:id="1221" w:author="LKY" w:date="2026-09-15T17:30:54Z">
              <w:r>
                <w:rPr/>
                <w:fldChar w:fldCharType="end"/>
              </w:r>
            </w:del>
          </w:ins>
        </w:p>
        <w:p w14:paraId="4C564350">
          <w:pPr>
            <w:pStyle w:val="10"/>
            <w:tabs>
              <w:tab w:val="right" w:leader="dot" w:pos="8306"/>
            </w:tabs>
            <w:rPr>
              <w:ins w:id="1222" w:author="L" w:date="2026-09-10T16:47:23Z"/>
              <w:del w:id="1223" w:author="LKY" w:date="2026-09-15T17:30:54Z"/>
            </w:rPr>
          </w:pPr>
          <w:ins w:id="1224" w:author="L" w:date="2026-09-10T16:47:23Z">
            <w:del w:id="1225" w:author="LKY" w:date="2026-09-15T17:30:54Z">
              <w:r>
                <w:rPr/>
                <w:fldChar w:fldCharType="begin"/>
              </w:r>
            </w:del>
          </w:ins>
          <w:ins w:id="1226" w:author="L" w:date="2026-09-10T16:47:23Z">
            <w:del w:id="1227" w:author="LKY" w:date="2026-09-15T17:30:54Z">
              <w:r>
                <w:rPr/>
                <w:delInstrText xml:space="preserve"> HYPERLINK \l _Toc19659 </w:delInstrText>
              </w:r>
            </w:del>
          </w:ins>
          <w:ins w:id="1228" w:author="L" w:date="2026-09-10T16:47:23Z">
            <w:del w:id="1229" w:author="LKY" w:date="2026-09-15T17:30:54Z">
              <w:r>
                <w:rPr/>
                <w:fldChar w:fldCharType="separate"/>
              </w:r>
            </w:del>
          </w:ins>
          <w:ins w:id="1230" w:author="L" w:date="2026-09-10T16:47:23Z">
            <w:del w:id="1231" w:author="LKY" w:date="2026-09-15T17:30:54Z">
              <w:r>
                <w:rPr>
                  <w:rFonts w:hint="eastAsia" w:ascii="Times New Roman" w:hAnsi="Times New Roman"/>
                  <w:lang w:val="en-US" w:eastAsia="zh-CN"/>
                </w:rPr>
                <w:delText>8.保修条款</w:delText>
              </w:r>
            </w:del>
          </w:ins>
          <w:ins w:id="1232" w:author="L" w:date="2026-09-10T16:47:23Z">
            <w:del w:id="1233" w:author="LKY" w:date="2026-09-15T17:30:54Z">
              <w:r>
                <w:rPr/>
                <w:tab/>
              </w:r>
            </w:del>
          </w:ins>
          <w:ins w:id="1234" w:author="L" w:date="2026-09-10T16:47:23Z">
            <w:del w:id="1235" w:author="LKY" w:date="2026-09-15T17:30:54Z">
              <w:r>
                <w:rPr/>
                <w:fldChar w:fldCharType="begin"/>
              </w:r>
            </w:del>
          </w:ins>
          <w:ins w:id="1236" w:author="L" w:date="2026-09-10T16:47:23Z">
            <w:del w:id="1237" w:author="LKY" w:date="2026-09-15T17:30:54Z">
              <w:r>
                <w:rPr/>
                <w:delInstrText xml:space="preserve"> PAGEREF _Toc19659 \h </w:delInstrText>
              </w:r>
            </w:del>
          </w:ins>
          <w:ins w:id="1238" w:author="L" w:date="2026-09-10T16:47:23Z">
            <w:del w:id="1239" w:author="LKY" w:date="2026-09-15T17:30:54Z">
              <w:r>
                <w:rPr/>
                <w:fldChar w:fldCharType="separate"/>
              </w:r>
            </w:del>
          </w:ins>
          <w:ins w:id="1240" w:author="L" w:date="2026-09-10T16:47:23Z">
            <w:del w:id="1241" w:author="LKY" w:date="2026-09-15T17:30:54Z">
              <w:r>
                <w:rPr/>
                <w:delText>53</w:delText>
              </w:r>
            </w:del>
          </w:ins>
          <w:ins w:id="1242" w:author="L" w:date="2026-09-10T16:47:23Z">
            <w:del w:id="1243" w:author="LKY" w:date="2026-09-15T17:30:54Z">
              <w:r>
                <w:rPr/>
                <w:fldChar w:fldCharType="end"/>
              </w:r>
            </w:del>
          </w:ins>
          <w:ins w:id="1244" w:author="L" w:date="2026-09-10T16:47:23Z">
            <w:del w:id="1245" w:author="LKY" w:date="2026-09-15T17:30:54Z">
              <w:r>
                <w:rPr/>
                <w:fldChar w:fldCharType="end"/>
              </w:r>
            </w:del>
          </w:ins>
        </w:p>
        <w:p w14:paraId="37D1D2C7">
          <w:pPr>
            <w:pStyle w:val="10"/>
            <w:tabs>
              <w:tab w:val="right" w:leader="dot" w:pos="8306"/>
            </w:tabs>
            <w:rPr>
              <w:ins w:id="1246" w:author="L" w:date="2026-09-10T16:47:23Z"/>
              <w:del w:id="1247" w:author="LKY" w:date="2026-09-15T17:30:54Z"/>
            </w:rPr>
          </w:pPr>
          <w:ins w:id="1248" w:author="L" w:date="2026-09-10T16:47:23Z">
            <w:del w:id="1249" w:author="LKY" w:date="2026-09-15T17:30:54Z">
              <w:r>
                <w:rPr/>
                <w:fldChar w:fldCharType="begin"/>
              </w:r>
            </w:del>
          </w:ins>
          <w:ins w:id="1250" w:author="L" w:date="2026-09-10T16:47:23Z">
            <w:del w:id="1251" w:author="LKY" w:date="2026-09-15T17:30:54Z">
              <w:r>
                <w:rPr/>
                <w:delInstrText xml:space="preserve"> HYPERLINK \l _Toc26317 </w:delInstrText>
              </w:r>
            </w:del>
          </w:ins>
          <w:ins w:id="1252" w:author="L" w:date="2026-09-10T16:47:23Z">
            <w:del w:id="1253" w:author="LKY" w:date="2026-09-15T17:30:54Z">
              <w:r>
                <w:rPr/>
                <w:fldChar w:fldCharType="separate"/>
              </w:r>
            </w:del>
          </w:ins>
          <w:ins w:id="1254" w:author="L" w:date="2026-09-10T16:47:23Z">
            <w:del w:id="1255" w:author="LKY" w:date="2026-09-15T17:30:54Z">
              <w:r>
                <w:rPr>
                  <w:rFonts w:hint="eastAsia"/>
                  <w:lang w:val="en-US" w:eastAsia="zh-CN"/>
                </w:rPr>
                <w:delText>9.技术支持</w:delText>
              </w:r>
            </w:del>
          </w:ins>
          <w:ins w:id="1256" w:author="L" w:date="2026-09-10T16:47:23Z">
            <w:del w:id="1257" w:author="LKY" w:date="2026-09-15T17:30:54Z">
              <w:r>
                <w:rPr/>
                <w:tab/>
              </w:r>
            </w:del>
          </w:ins>
          <w:ins w:id="1258" w:author="L" w:date="2026-09-10T16:47:23Z">
            <w:del w:id="1259" w:author="LKY" w:date="2026-09-15T17:30:54Z">
              <w:r>
                <w:rPr/>
                <w:fldChar w:fldCharType="begin"/>
              </w:r>
            </w:del>
          </w:ins>
          <w:ins w:id="1260" w:author="L" w:date="2026-09-10T16:47:23Z">
            <w:del w:id="1261" w:author="LKY" w:date="2026-09-15T17:30:54Z">
              <w:r>
                <w:rPr/>
                <w:delInstrText xml:space="preserve"> PAGEREF _Toc26317 \h </w:delInstrText>
              </w:r>
            </w:del>
          </w:ins>
          <w:ins w:id="1262" w:author="L" w:date="2026-09-10T16:47:23Z">
            <w:del w:id="1263" w:author="LKY" w:date="2026-09-15T17:30:54Z">
              <w:r>
                <w:rPr/>
                <w:fldChar w:fldCharType="separate"/>
              </w:r>
            </w:del>
          </w:ins>
          <w:ins w:id="1264" w:author="L" w:date="2026-09-10T16:47:23Z">
            <w:del w:id="1265" w:author="LKY" w:date="2026-09-15T17:30:54Z">
              <w:r>
                <w:rPr/>
                <w:delText>53</w:delText>
              </w:r>
            </w:del>
          </w:ins>
          <w:ins w:id="1266" w:author="L" w:date="2026-09-10T16:47:23Z">
            <w:del w:id="1267" w:author="LKY" w:date="2026-09-15T17:30:54Z">
              <w:r>
                <w:rPr/>
                <w:fldChar w:fldCharType="end"/>
              </w:r>
            </w:del>
          </w:ins>
          <w:ins w:id="1268" w:author="L" w:date="2026-09-10T16:47:23Z">
            <w:del w:id="1269" w:author="LKY" w:date="2026-09-15T17:30:54Z">
              <w:r>
                <w:rPr/>
                <w:fldChar w:fldCharType="end"/>
              </w:r>
            </w:del>
          </w:ins>
        </w:p>
        <w:p w14:paraId="63DBC5E4">
          <w:pPr>
            <w:pStyle w:val="10"/>
            <w:tabs>
              <w:tab w:val="right" w:leader="dot" w:pos="8306"/>
            </w:tabs>
            <w:rPr>
              <w:ins w:id="1270" w:author="LKY" w:date="2026-09-15T17:30:54Z"/>
            </w:rPr>
          </w:pPr>
          <w:ins w:id="1271" w:author="LKY" w:date="2026-09-15T17:30:54Z">
            <w:r>
              <w:rPr/>
              <w:fldChar w:fldCharType="begin"/>
            </w:r>
          </w:ins>
          <w:ins w:id="1272" w:author="LKY" w:date="2026-09-15T17:30:54Z">
            <w:r>
              <w:rPr/>
              <w:instrText xml:space="preserve"> HYPERLINK \l _Toc5513 </w:instrText>
            </w:r>
          </w:ins>
          <w:ins w:id="1273" w:author="LKY" w:date="2026-09-15T17:30:54Z">
            <w:r>
              <w:rPr/>
              <w:fldChar w:fldCharType="separate"/>
            </w:r>
          </w:ins>
          <w:ins w:id="1274" w:author="LKY" w:date="2026-09-15T17:30:54Z">
            <w:r>
              <w:rPr>
                <w:rFonts w:hint="eastAsia" w:ascii="Times New Roman" w:hAnsi="Times New Roman" w:eastAsia="宋体" w:cs="宋体"/>
                <w:bCs/>
                <w:iCs/>
                <w:szCs w:val="24"/>
                <w:lang w:val="en-US" w:eastAsia="zh-CN"/>
              </w:rPr>
              <w:t>前言</w:t>
            </w:r>
          </w:ins>
          <w:ins w:id="1275" w:author="LKY" w:date="2026-09-15T17:30:54Z">
            <w:r>
              <w:rPr/>
              <w:tab/>
            </w:r>
          </w:ins>
          <w:ins w:id="1276" w:author="LKY" w:date="2026-09-15T17:30:54Z">
            <w:r>
              <w:rPr/>
              <w:fldChar w:fldCharType="begin"/>
            </w:r>
          </w:ins>
          <w:ins w:id="1277" w:author="LKY" w:date="2026-09-15T17:30:54Z">
            <w:r>
              <w:rPr/>
              <w:instrText xml:space="preserve"> PAGEREF _Toc5513 \h </w:instrText>
            </w:r>
          </w:ins>
          <w:ins w:id="1278" w:author="LKY" w:date="2026-09-15T17:30:54Z">
            <w:r>
              <w:rPr/>
              <w:fldChar w:fldCharType="separate"/>
            </w:r>
          </w:ins>
          <w:ins w:id="1279" w:author="LKY" w:date="2026-09-15T17:30:54Z">
            <w:r>
              <w:rPr/>
              <w:t>4</w:t>
            </w:r>
          </w:ins>
          <w:ins w:id="1280" w:author="LKY" w:date="2026-09-15T17:30:54Z">
            <w:r>
              <w:rPr/>
              <w:fldChar w:fldCharType="end"/>
            </w:r>
          </w:ins>
          <w:ins w:id="1281" w:author="LKY" w:date="2026-09-15T17:30:54Z">
            <w:r>
              <w:rPr/>
              <w:fldChar w:fldCharType="end"/>
            </w:r>
          </w:ins>
        </w:p>
        <w:p w14:paraId="6FE53C58">
          <w:pPr>
            <w:pStyle w:val="10"/>
            <w:tabs>
              <w:tab w:val="right" w:leader="dot" w:pos="8306"/>
            </w:tabs>
            <w:rPr>
              <w:ins w:id="1282" w:author="LKY" w:date="2026-09-15T17:30:54Z"/>
            </w:rPr>
          </w:pPr>
          <w:ins w:id="1283" w:author="LKY" w:date="2026-09-15T17:30:54Z">
            <w:r>
              <w:rPr/>
              <w:fldChar w:fldCharType="begin"/>
            </w:r>
          </w:ins>
          <w:ins w:id="1284" w:author="LKY" w:date="2026-09-15T17:30:54Z">
            <w:r>
              <w:rPr/>
              <w:instrText xml:space="preserve"> HYPERLINK \l _Toc13020 </w:instrText>
            </w:r>
          </w:ins>
          <w:ins w:id="1285" w:author="LKY" w:date="2026-09-15T17:30:54Z">
            <w:r>
              <w:rPr/>
              <w:fldChar w:fldCharType="separate"/>
            </w:r>
          </w:ins>
          <w:ins w:id="1286" w:author="LKY" w:date="2026-09-15T17:30:54Z">
            <w:r>
              <w:rPr>
                <w:rFonts w:hint="eastAsia" w:ascii="Times New Roman" w:hAnsi="Times New Roman" w:cstheme="minorEastAsia"/>
                <w:bCs/>
                <w:szCs w:val="44"/>
                <w:lang w:val="en-US" w:eastAsia="zh-CN"/>
              </w:rPr>
              <w:t>1.产品简介</w:t>
            </w:r>
          </w:ins>
          <w:ins w:id="1287" w:author="LKY" w:date="2026-09-15T17:30:54Z">
            <w:r>
              <w:rPr/>
              <w:tab/>
            </w:r>
          </w:ins>
          <w:ins w:id="1288" w:author="LKY" w:date="2026-09-15T17:30:54Z">
            <w:r>
              <w:rPr/>
              <w:fldChar w:fldCharType="begin"/>
            </w:r>
          </w:ins>
          <w:ins w:id="1289" w:author="LKY" w:date="2026-09-15T17:30:54Z">
            <w:r>
              <w:rPr/>
              <w:instrText xml:space="preserve"> PAGEREF _Toc13020 \h </w:instrText>
            </w:r>
          </w:ins>
          <w:ins w:id="1290" w:author="LKY" w:date="2026-09-15T17:30:54Z">
            <w:r>
              <w:rPr/>
              <w:fldChar w:fldCharType="separate"/>
            </w:r>
          </w:ins>
          <w:ins w:id="1291" w:author="LKY" w:date="2026-09-15T17:30:54Z">
            <w:r>
              <w:rPr/>
              <w:t>5</w:t>
            </w:r>
          </w:ins>
          <w:ins w:id="1292" w:author="LKY" w:date="2026-09-15T17:30:54Z">
            <w:r>
              <w:rPr/>
              <w:fldChar w:fldCharType="end"/>
            </w:r>
          </w:ins>
          <w:ins w:id="1293" w:author="LKY" w:date="2026-09-15T17:30:54Z">
            <w:r>
              <w:rPr/>
              <w:fldChar w:fldCharType="end"/>
            </w:r>
          </w:ins>
        </w:p>
        <w:p w14:paraId="1E716B28">
          <w:pPr>
            <w:pStyle w:val="11"/>
            <w:tabs>
              <w:tab w:val="right" w:leader="dot" w:pos="8306"/>
            </w:tabs>
            <w:rPr>
              <w:ins w:id="1294" w:author="LKY" w:date="2026-09-15T17:30:54Z"/>
            </w:rPr>
          </w:pPr>
          <w:ins w:id="1295" w:author="LKY" w:date="2026-09-15T17:30:54Z">
            <w:r>
              <w:rPr/>
              <w:fldChar w:fldCharType="begin"/>
            </w:r>
          </w:ins>
          <w:ins w:id="1296" w:author="LKY" w:date="2026-09-15T17:30:54Z">
            <w:r>
              <w:rPr/>
              <w:instrText xml:space="preserve"> HYPERLINK \l _Toc10306 </w:instrText>
            </w:r>
          </w:ins>
          <w:ins w:id="1297" w:author="LKY" w:date="2026-09-15T17:30:54Z">
            <w:r>
              <w:rPr/>
              <w:fldChar w:fldCharType="separate"/>
            </w:r>
          </w:ins>
          <w:ins w:id="1298" w:author="LKY" w:date="2026-09-15T17:30:54Z">
            <w:r>
              <w:rPr>
                <w:rFonts w:hint="eastAsia" w:ascii="Times New Roman" w:hAnsi="Times New Roman" w:cstheme="minorEastAsia"/>
                <w:bCs/>
                <w:szCs w:val="32"/>
                <w:lang w:val="en-US" w:eastAsia="zh-CN"/>
              </w:rPr>
              <w:t>1.1 概述</w:t>
            </w:r>
          </w:ins>
          <w:ins w:id="1299" w:author="LKY" w:date="2026-09-15T17:30:54Z">
            <w:r>
              <w:rPr/>
              <w:tab/>
            </w:r>
          </w:ins>
          <w:ins w:id="1300" w:author="LKY" w:date="2026-09-15T17:30:54Z">
            <w:r>
              <w:rPr/>
              <w:fldChar w:fldCharType="begin"/>
            </w:r>
          </w:ins>
          <w:ins w:id="1301" w:author="LKY" w:date="2026-09-15T17:30:54Z">
            <w:r>
              <w:rPr/>
              <w:instrText xml:space="preserve"> PAGEREF _Toc10306 \h </w:instrText>
            </w:r>
          </w:ins>
          <w:ins w:id="1302" w:author="LKY" w:date="2026-09-15T17:30:54Z">
            <w:r>
              <w:rPr/>
              <w:fldChar w:fldCharType="separate"/>
            </w:r>
          </w:ins>
          <w:ins w:id="1303" w:author="LKY" w:date="2026-09-15T17:30:54Z">
            <w:r>
              <w:rPr/>
              <w:t>5</w:t>
            </w:r>
          </w:ins>
          <w:ins w:id="1304" w:author="LKY" w:date="2026-09-15T17:30:54Z">
            <w:r>
              <w:rPr/>
              <w:fldChar w:fldCharType="end"/>
            </w:r>
          </w:ins>
          <w:ins w:id="1305" w:author="LKY" w:date="2026-09-15T17:30:54Z">
            <w:r>
              <w:rPr/>
              <w:fldChar w:fldCharType="end"/>
            </w:r>
          </w:ins>
        </w:p>
        <w:p w14:paraId="1E4D5C36">
          <w:pPr>
            <w:pStyle w:val="11"/>
            <w:tabs>
              <w:tab w:val="right" w:leader="dot" w:pos="8306"/>
            </w:tabs>
            <w:rPr>
              <w:ins w:id="1306" w:author="LKY" w:date="2026-09-15T17:30:54Z"/>
            </w:rPr>
          </w:pPr>
          <w:ins w:id="1307" w:author="LKY" w:date="2026-09-15T17:30:54Z">
            <w:r>
              <w:rPr/>
              <w:fldChar w:fldCharType="begin"/>
            </w:r>
          </w:ins>
          <w:ins w:id="1308" w:author="LKY" w:date="2026-09-15T17:30:54Z">
            <w:r>
              <w:rPr/>
              <w:instrText xml:space="preserve"> HYPERLINK \l _Toc6497 </w:instrText>
            </w:r>
          </w:ins>
          <w:ins w:id="1309" w:author="LKY" w:date="2026-09-15T17:30:54Z">
            <w:r>
              <w:rPr/>
              <w:fldChar w:fldCharType="separate"/>
            </w:r>
          </w:ins>
          <w:ins w:id="1310" w:author="LKY" w:date="2026-09-15T17:30:54Z">
            <w:r>
              <w:rPr>
                <w:rFonts w:hint="eastAsia" w:ascii="Times New Roman" w:hAnsi="Times New Roman" w:eastAsia="宋体" w:cs="宋体"/>
                <w:bCs/>
                <w:iCs/>
                <w:kern w:val="2"/>
                <w:szCs w:val="32"/>
                <w:lang w:val="en-US" w:eastAsia="zh-CN" w:bidi="ar-SA"/>
              </w:rPr>
              <w:t>1.2外形尺寸</w:t>
            </w:r>
          </w:ins>
          <w:ins w:id="1311" w:author="LKY" w:date="2026-09-15T17:30:54Z">
            <w:r>
              <w:rPr/>
              <w:tab/>
            </w:r>
          </w:ins>
          <w:ins w:id="1312" w:author="LKY" w:date="2026-09-15T17:30:54Z">
            <w:r>
              <w:rPr/>
              <w:fldChar w:fldCharType="begin"/>
            </w:r>
          </w:ins>
          <w:ins w:id="1313" w:author="LKY" w:date="2026-09-15T17:30:54Z">
            <w:r>
              <w:rPr/>
              <w:instrText xml:space="preserve"> PAGEREF _Toc6497 \h </w:instrText>
            </w:r>
          </w:ins>
          <w:ins w:id="1314" w:author="LKY" w:date="2026-09-15T17:30:54Z">
            <w:r>
              <w:rPr/>
              <w:fldChar w:fldCharType="separate"/>
            </w:r>
          </w:ins>
          <w:ins w:id="1315" w:author="LKY" w:date="2026-09-15T17:30:54Z">
            <w:r>
              <w:rPr/>
              <w:t>5</w:t>
            </w:r>
          </w:ins>
          <w:ins w:id="1316" w:author="LKY" w:date="2026-09-15T17:30:54Z">
            <w:r>
              <w:rPr/>
              <w:fldChar w:fldCharType="end"/>
            </w:r>
          </w:ins>
          <w:ins w:id="1317" w:author="LKY" w:date="2026-09-15T17:30:54Z">
            <w:r>
              <w:rPr/>
              <w:fldChar w:fldCharType="end"/>
            </w:r>
          </w:ins>
        </w:p>
        <w:p w14:paraId="10E16245">
          <w:pPr>
            <w:pStyle w:val="11"/>
            <w:tabs>
              <w:tab w:val="right" w:leader="dot" w:pos="8306"/>
            </w:tabs>
            <w:rPr>
              <w:ins w:id="1318" w:author="LKY" w:date="2026-09-15T17:30:54Z"/>
            </w:rPr>
          </w:pPr>
          <w:ins w:id="1319" w:author="LKY" w:date="2026-09-15T17:30:54Z">
            <w:r>
              <w:rPr/>
              <w:fldChar w:fldCharType="begin"/>
            </w:r>
          </w:ins>
          <w:ins w:id="1320" w:author="LKY" w:date="2026-09-15T17:30:54Z">
            <w:r>
              <w:rPr/>
              <w:instrText xml:space="preserve"> HYPERLINK \l _Toc26047 </w:instrText>
            </w:r>
          </w:ins>
          <w:ins w:id="1321" w:author="LKY" w:date="2026-09-15T17:30:54Z">
            <w:r>
              <w:rPr/>
              <w:fldChar w:fldCharType="separate"/>
            </w:r>
          </w:ins>
          <w:ins w:id="1322" w:author="LKY" w:date="2026-09-15T17:30:54Z">
            <w:r>
              <w:rPr>
                <w:rFonts w:hint="eastAsia" w:ascii="Times New Roman" w:hAnsi="Times New Roman" w:eastAsia="宋体" w:cs="宋体"/>
                <w:bCs/>
                <w:iCs/>
                <w:szCs w:val="32"/>
                <w:lang w:val="en-US" w:eastAsia="zh-CN"/>
              </w:rPr>
              <w:t>1.3技术参数</w:t>
            </w:r>
          </w:ins>
          <w:ins w:id="1323" w:author="LKY" w:date="2026-09-15T17:30:54Z">
            <w:r>
              <w:rPr/>
              <w:tab/>
            </w:r>
          </w:ins>
          <w:ins w:id="1324" w:author="LKY" w:date="2026-09-15T17:30:54Z">
            <w:r>
              <w:rPr/>
              <w:fldChar w:fldCharType="begin"/>
            </w:r>
          </w:ins>
          <w:ins w:id="1325" w:author="LKY" w:date="2026-09-15T17:30:54Z">
            <w:r>
              <w:rPr/>
              <w:instrText xml:space="preserve"> PAGEREF _Toc26047 \h </w:instrText>
            </w:r>
          </w:ins>
          <w:ins w:id="1326" w:author="LKY" w:date="2026-09-15T17:30:54Z">
            <w:r>
              <w:rPr/>
              <w:fldChar w:fldCharType="separate"/>
            </w:r>
          </w:ins>
          <w:ins w:id="1327" w:author="LKY" w:date="2026-09-15T17:30:54Z">
            <w:r>
              <w:rPr/>
              <w:t>6</w:t>
            </w:r>
          </w:ins>
          <w:ins w:id="1328" w:author="LKY" w:date="2026-09-15T17:30:54Z">
            <w:r>
              <w:rPr/>
              <w:fldChar w:fldCharType="end"/>
            </w:r>
          </w:ins>
          <w:ins w:id="1329" w:author="LKY" w:date="2026-09-15T17:30:54Z">
            <w:r>
              <w:rPr/>
              <w:fldChar w:fldCharType="end"/>
            </w:r>
          </w:ins>
        </w:p>
        <w:p w14:paraId="5FD1CF4F">
          <w:pPr>
            <w:pStyle w:val="11"/>
            <w:tabs>
              <w:tab w:val="right" w:leader="dot" w:pos="8306"/>
            </w:tabs>
            <w:rPr>
              <w:ins w:id="1330" w:author="LKY" w:date="2026-09-15T17:30:54Z"/>
            </w:rPr>
          </w:pPr>
          <w:ins w:id="1331" w:author="LKY" w:date="2026-09-15T17:30:54Z">
            <w:r>
              <w:rPr/>
              <w:fldChar w:fldCharType="begin"/>
            </w:r>
          </w:ins>
          <w:ins w:id="1332" w:author="LKY" w:date="2026-09-15T17:30:54Z">
            <w:r>
              <w:rPr/>
              <w:instrText xml:space="preserve"> HYPERLINK \l _Toc9823 </w:instrText>
            </w:r>
          </w:ins>
          <w:ins w:id="1333" w:author="LKY" w:date="2026-09-15T17:30:54Z">
            <w:r>
              <w:rPr/>
              <w:fldChar w:fldCharType="separate"/>
            </w:r>
          </w:ins>
          <w:ins w:id="1334" w:author="LKY" w:date="2026-09-15T17:30:54Z">
            <w:r>
              <w:rPr>
                <w:rFonts w:hint="eastAsia" w:ascii="Times New Roman" w:hAnsi="Times New Roman" w:eastAsia="宋体" w:cs="宋体"/>
                <w:bCs/>
                <w:iCs/>
                <w:kern w:val="2"/>
                <w:szCs w:val="32"/>
                <w:lang w:val="en-US" w:eastAsia="zh-CN" w:bidi="ar-SA"/>
              </w:rPr>
              <w:t>1.4设备选型</w:t>
            </w:r>
          </w:ins>
          <w:ins w:id="1335" w:author="LKY" w:date="2026-09-15T17:30:54Z">
            <w:r>
              <w:rPr/>
              <w:tab/>
            </w:r>
          </w:ins>
          <w:ins w:id="1336" w:author="LKY" w:date="2026-09-15T17:30:54Z">
            <w:r>
              <w:rPr/>
              <w:fldChar w:fldCharType="begin"/>
            </w:r>
          </w:ins>
          <w:ins w:id="1337" w:author="LKY" w:date="2026-09-15T17:30:54Z">
            <w:r>
              <w:rPr/>
              <w:instrText xml:space="preserve"> PAGEREF _Toc9823 \h </w:instrText>
            </w:r>
          </w:ins>
          <w:ins w:id="1338" w:author="LKY" w:date="2026-09-15T17:30:54Z">
            <w:r>
              <w:rPr/>
              <w:fldChar w:fldCharType="separate"/>
            </w:r>
          </w:ins>
          <w:ins w:id="1339" w:author="LKY" w:date="2026-09-15T17:30:54Z">
            <w:r>
              <w:rPr/>
              <w:t>8</w:t>
            </w:r>
          </w:ins>
          <w:ins w:id="1340" w:author="LKY" w:date="2026-09-15T17:30:54Z">
            <w:r>
              <w:rPr/>
              <w:fldChar w:fldCharType="end"/>
            </w:r>
          </w:ins>
          <w:ins w:id="1341" w:author="LKY" w:date="2026-09-15T17:30:54Z">
            <w:r>
              <w:rPr/>
              <w:fldChar w:fldCharType="end"/>
            </w:r>
          </w:ins>
        </w:p>
        <w:p w14:paraId="3EEA80E2">
          <w:pPr>
            <w:pStyle w:val="7"/>
            <w:tabs>
              <w:tab w:val="right" w:leader="dot" w:pos="8306"/>
            </w:tabs>
            <w:rPr>
              <w:ins w:id="1342" w:author="LKY" w:date="2026-09-15T17:30:54Z"/>
            </w:rPr>
          </w:pPr>
          <w:ins w:id="1343" w:author="LKY" w:date="2026-09-15T17:30:54Z">
            <w:r>
              <w:rPr/>
              <w:fldChar w:fldCharType="begin"/>
            </w:r>
          </w:ins>
          <w:ins w:id="1344" w:author="LKY" w:date="2026-09-15T17:30:54Z">
            <w:r>
              <w:rPr/>
              <w:instrText xml:space="preserve"> HYPERLINK \l _Toc9344 </w:instrText>
            </w:r>
          </w:ins>
          <w:ins w:id="1345" w:author="LKY" w:date="2026-09-15T17:30:54Z">
            <w:r>
              <w:rPr/>
              <w:fldChar w:fldCharType="separate"/>
            </w:r>
          </w:ins>
          <w:ins w:id="1346" w:author="LKY" w:date="2026-09-15T17:30:54Z">
            <w:r>
              <w:rPr>
                <w:rFonts w:hint="eastAsia" w:ascii="Times New Roman" w:hAnsi="Times New Roman" w:eastAsia="宋体" w:cs="宋体"/>
                <w:bCs/>
                <w:iCs/>
                <w:kern w:val="2"/>
                <w:szCs w:val="28"/>
                <w:lang w:val="en-US" w:eastAsia="zh-CN" w:bidi="ar-SA"/>
              </w:rPr>
              <w:t>1.4.1主型号选型</w:t>
            </w:r>
          </w:ins>
          <w:ins w:id="1347" w:author="LKY" w:date="2026-09-15T17:30:54Z">
            <w:r>
              <w:rPr/>
              <w:tab/>
            </w:r>
          </w:ins>
          <w:ins w:id="1348" w:author="LKY" w:date="2026-09-15T17:30:54Z">
            <w:r>
              <w:rPr/>
              <w:fldChar w:fldCharType="begin"/>
            </w:r>
          </w:ins>
          <w:ins w:id="1349" w:author="LKY" w:date="2026-09-15T17:30:54Z">
            <w:r>
              <w:rPr/>
              <w:instrText xml:space="preserve"> PAGEREF _Toc9344 \h </w:instrText>
            </w:r>
          </w:ins>
          <w:ins w:id="1350" w:author="LKY" w:date="2026-09-15T17:30:54Z">
            <w:r>
              <w:rPr/>
              <w:fldChar w:fldCharType="separate"/>
            </w:r>
          </w:ins>
          <w:ins w:id="1351" w:author="LKY" w:date="2026-09-15T17:30:54Z">
            <w:r>
              <w:rPr/>
              <w:t>8</w:t>
            </w:r>
          </w:ins>
          <w:ins w:id="1352" w:author="LKY" w:date="2026-09-15T17:30:54Z">
            <w:r>
              <w:rPr/>
              <w:fldChar w:fldCharType="end"/>
            </w:r>
          </w:ins>
          <w:ins w:id="1353" w:author="LKY" w:date="2026-09-15T17:30:54Z">
            <w:r>
              <w:rPr/>
              <w:fldChar w:fldCharType="end"/>
            </w:r>
          </w:ins>
        </w:p>
        <w:p w14:paraId="44AEA684">
          <w:pPr>
            <w:pStyle w:val="7"/>
            <w:tabs>
              <w:tab w:val="right" w:leader="dot" w:pos="8306"/>
            </w:tabs>
            <w:rPr>
              <w:ins w:id="1354" w:author="LKY" w:date="2026-09-15T17:30:54Z"/>
            </w:rPr>
          </w:pPr>
          <w:ins w:id="1355" w:author="LKY" w:date="2026-09-15T17:30:54Z">
            <w:r>
              <w:rPr/>
              <w:fldChar w:fldCharType="begin"/>
            </w:r>
          </w:ins>
          <w:ins w:id="1356" w:author="LKY" w:date="2026-09-15T17:30:54Z">
            <w:r>
              <w:rPr/>
              <w:instrText xml:space="preserve"> HYPERLINK \l _Toc5773 </w:instrText>
            </w:r>
          </w:ins>
          <w:ins w:id="1357" w:author="LKY" w:date="2026-09-15T17:30:54Z">
            <w:r>
              <w:rPr/>
              <w:fldChar w:fldCharType="separate"/>
            </w:r>
          </w:ins>
          <w:ins w:id="1358" w:author="LKY" w:date="2026-09-15T17:30:54Z">
            <w:r>
              <w:rPr>
                <w:rFonts w:hint="eastAsia" w:ascii="Times New Roman" w:hAnsi="Times New Roman" w:eastAsia="宋体" w:cs="宋体"/>
                <w:bCs/>
                <w:iCs/>
                <w:kern w:val="2"/>
                <w:szCs w:val="28"/>
                <w:lang w:val="en-US" w:eastAsia="zh-CN" w:bidi="ar-SA"/>
              </w:rPr>
              <w:t>1.4.2 SOM选型表</w:t>
            </w:r>
          </w:ins>
          <w:ins w:id="1359" w:author="LKY" w:date="2026-09-15T17:30:54Z">
            <w:r>
              <w:rPr/>
              <w:tab/>
            </w:r>
          </w:ins>
          <w:ins w:id="1360" w:author="LKY" w:date="2026-09-15T17:30:54Z">
            <w:r>
              <w:rPr/>
              <w:fldChar w:fldCharType="begin"/>
            </w:r>
          </w:ins>
          <w:ins w:id="1361" w:author="LKY" w:date="2026-09-15T17:30:54Z">
            <w:r>
              <w:rPr/>
              <w:instrText xml:space="preserve"> PAGEREF _Toc5773 \h </w:instrText>
            </w:r>
          </w:ins>
          <w:ins w:id="1362" w:author="LKY" w:date="2026-09-15T17:30:54Z">
            <w:r>
              <w:rPr/>
              <w:fldChar w:fldCharType="separate"/>
            </w:r>
          </w:ins>
          <w:ins w:id="1363" w:author="LKY" w:date="2026-09-15T17:30:54Z">
            <w:r>
              <w:rPr/>
              <w:t>8</w:t>
            </w:r>
          </w:ins>
          <w:ins w:id="1364" w:author="LKY" w:date="2026-09-15T17:30:54Z">
            <w:r>
              <w:rPr/>
              <w:fldChar w:fldCharType="end"/>
            </w:r>
          </w:ins>
          <w:ins w:id="1365" w:author="LKY" w:date="2026-09-15T17:30:54Z">
            <w:r>
              <w:rPr/>
              <w:fldChar w:fldCharType="end"/>
            </w:r>
          </w:ins>
        </w:p>
        <w:p w14:paraId="36837BE8">
          <w:pPr>
            <w:pStyle w:val="7"/>
            <w:tabs>
              <w:tab w:val="right" w:leader="dot" w:pos="8306"/>
            </w:tabs>
            <w:rPr>
              <w:ins w:id="1366" w:author="LKY" w:date="2026-09-15T17:30:54Z"/>
            </w:rPr>
          </w:pPr>
          <w:ins w:id="1367" w:author="LKY" w:date="2026-09-15T17:30:54Z">
            <w:r>
              <w:rPr/>
              <w:fldChar w:fldCharType="begin"/>
            </w:r>
          </w:ins>
          <w:ins w:id="1368" w:author="LKY" w:date="2026-09-15T17:30:54Z">
            <w:r>
              <w:rPr/>
              <w:instrText xml:space="preserve"> HYPERLINK \l _Toc13769 </w:instrText>
            </w:r>
          </w:ins>
          <w:ins w:id="1369" w:author="LKY" w:date="2026-09-15T17:30:54Z">
            <w:r>
              <w:rPr/>
              <w:fldChar w:fldCharType="separate"/>
            </w:r>
          </w:ins>
          <w:ins w:id="1370" w:author="LKY" w:date="2026-09-15T17:30:54Z">
            <w:r>
              <w:rPr>
                <w:rFonts w:hint="eastAsia" w:ascii="Times New Roman" w:hAnsi="Times New Roman" w:eastAsia="宋体" w:cs="宋体"/>
                <w:bCs/>
                <w:iCs/>
                <w:kern w:val="2"/>
                <w:szCs w:val="28"/>
                <w:lang w:val="en-US" w:eastAsia="zh-CN" w:bidi="ar-SA"/>
              </w:rPr>
              <w:t>1.4.3 X系列板选型</w:t>
            </w:r>
          </w:ins>
          <w:ins w:id="1371" w:author="LKY" w:date="2026-09-15T17:30:54Z">
            <w:r>
              <w:rPr/>
              <w:tab/>
            </w:r>
          </w:ins>
          <w:ins w:id="1372" w:author="LKY" w:date="2026-09-15T17:30:54Z">
            <w:r>
              <w:rPr/>
              <w:fldChar w:fldCharType="begin"/>
            </w:r>
          </w:ins>
          <w:ins w:id="1373" w:author="LKY" w:date="2026-09-15T17:30:54Z">
            <w:r>
              <w:rPr/>
              <w:instrText xml:space="preserve"> PAGEREF _Toc13769 \h </w:instrText>
            </w:r>
          </w:ins>
          <w:ins w:id="1374" w:author="LKY" w:date="2026-09-15T17:30:54Z">
            <w:r>
              <w:rPr/>
              <w:fldChar w:fldCharType="separate"/>
            </w:r>
          </w:ins>
          <w:ins w:id="1375" w:author="LKY" w:date="2026-09-15T17:30:54Z">
            <w:r>
              <w:rPr/>
              <w:t>9</w:t>
            </w:r>
          </w:ins>
          <w:ins w:id="1376" w:author="LKY" w:date="2026-09-15T17:30:54Z">
            <w:r>
              <w:rPr/>
              <w:fldChar w:fldCharType="end"/>
            </w:r>
          </w:ins>
          <w:ins w:id="1377" w:author="LKY" w:date="2026-09-15T17:30:54Z">
            <w:r>
              <w:rPr/>
              <w:fldChar w:fldCharType="end"/>
            </w:r>
          </w:ins>
        </w:p>
        <w:p w14:paraId="7602C636">
          <w:pPr>
            <w:pStyle w:val="7"/>
            <w:tabs>
              <w:tab w:val="right" w:leader="dot" w:pos="8306"/>
            </w:tabs>
            <w:rPr>
              <w:ins w:id="1378" w:author="LKY" w:date="2026-09-15T17:30:54Z"/>
            </w:rPr>
          </w:pPr>
          <w:ins w:id="1379" w:author="LKY" w:date="2026-09-15T17:30:54Z">
            <w:r>
              <w:rPr/>
              <w:fldChar w:fldCharType="begin"/>
            </w:r>
          </w:ins>
          <w:ins w:id="1380" w:author="LKY" w:date="2026-09-15T17:30:54Z">
            <w:r>
              <w:rPr/>
              <w:instrText xml:space="preserve"> HYPERLINK \l _Toc2012 </w:instrText>
            </w:r>
          </w:ins>
          <w:ins w:id="1381" w:author="LKY" w:date="2026-09-15T17:30:54Z">
            <w:r>
              <w:rPr/>
              <w:fldChar w:fldCharType="separate"/>
            </w:r>
          </w:ins>
          <w:ins w:id="1382" w:author="LKY" w:date="2026-09-15T17:30:54Z">
            <w:r>
              <w:rPr>
                <w:rFonts w:hint="eastAsia" w:ascii="Times New Roman" w:hAnsi="Times New Roman" w:eastAsia="宋体" w:cs="Times New Roman"/>
                <w:bCs/>
                <w:iCs/>
                <w:kern w:val="2"/>
                <w:szCs w:val="28"/>
                <w:lang w:val="en-US" w:eastAsia="zh-CN" w:bidi="ar-SA"/>
              </w:rPr>
              <w:t>1.4.4 N系列IO板选型</w:t>
            </w:r>
          </w:ins>
          <w:ins w:id="1383" w:author="LKY" w:date="2026-09-15T17:30:54Z">
            <w:r>
              <w:rPr/>
              <w:tab/>
            </w:r>
          </w:ins>
          <w:ins w:id="1384" w:author="LKY" w:date="2026-09-15T17:30:54Z">
            <w:r>
              <w:rPr/>
              <w:fldChar w:fldCharType="begin"/>
            </w:r>
          </w:ins>
          <w:ins w:id="1385" w:author="LKY" w:date="2026-09-15T17:30:54Z">
            <w:r>
              <w:rPr/>
              <w:instrText xml:space="preserve"> PAGEREF _Toc2012 \h </w:instrText>
            </w:r>
          </w:ins>
          <w:ins w:id="1386" w:author="LKY" w:date="2026-09-15T17:30:54Z">
            <w:r>
              <w:rPr/>
              <w:fldChar w:fldCharType="separate"/>
            </w:r>
          </w:ins>
          <w:ins w:id="1387" w:author="LKY" w:date="2026-09-15T17:30:54Z">
            <w:r>
              <w:rPr/>
              <w:t>9</w:t>
            </w:r>
          </w:ins>
          <w:ins w:id="1388" w:author="LKY" w:date="2026-09-15T17:30:54Z">
            <w:r>
              <w:rPr/>
              <w:fldChar w:fldCharType="end"/>
            </w:r>
          </w:ins>
          <w:ins w:id="1389" w:author="LKY" w:date="2026-09-15T17:30:54Z">
            <w:r>
              <w:rPr/>
              <w:fldChar w:fldCharType="end"/>
            </w:r>
          </w:ins>
        </w:p>
        <w:p w14:paraId="7C130F23">
          <w:pPr>
            <w:pStyle w:val="10"/>
            <w:tabs>
              <w:tab w:val="right" w:leader="dot" w:pos="8306"/>
            </w:tabs>
            <w:rPr>
              <w:ins w:id="1390" w:author="LKY" w:date="2026-09-15T17:30:54Z"/>
            </w:rPr>
          </w:pPr>
          <w:ins w:id="1391" w:author="LKY" w:date="2026-09-15T17:30:54Z">
            <w:r>
              <w:rPr/>
              <w:fldChar w:fldCharType="begin"/>
            </w:r>
          </w:ins>
          <w:ins w:id="1392" w:author="LKY" w:date="2026-09-15T17:30:54Z">
            <w:r>
              <w:rPr/>
              <w:instrText xml:space="preserve"> HYPERLINK \l _Toc4736 </w:instrText>
            </w:r>
          </w:ins>
          <w:ins w:id="1393" w:author="LKY" w:date="2026-09-15T17:30:54Z">
            <w:r>
              <w:rPr/>
              <w:fldChar w:fldCharType="separate"/>
            </w:r>
          </w:ins>
          <w:ins w:id="1394" w:author="LKY" w:date="2026-09-15T17:30:54Z">
            <w:r>
              <w:rPr>
                <w:rFonts w:hint="eastAsia" w:ascii="Times New Roman" w:hAnsi="Times New Roman"/>
                <w:szCs w:val="44"/>
                <w:lang w:val="en-US" w:eastAsia="zh-CN"/>
              </w:rPr>
              <w:t>2. 硬件说明</w:t>
            </w:r>
          </w:ins>
          <w:ins w:id="1395" w:author="LKY" w:date="2026-09-15T17:30:54Z">
            <w:r>
              <w:rPr/>
              <w:tab/>
            </w:r>
          </w:ins>
          <w:ins w:id="1396" w:author="LKY" w:date="2026-09-15T17:30:54Z">
            <w:r>
              <w:rPr/>
              <w:fldChar w:fldCharType="begin"/>
            </w:r>
          </w:ins>
          <w:ins w:id="1397" w:author="LKY" w:date="2026-09-15T17:30:54Z">
            <w:r>
              <w:rPr/>
              <w:instrText xml:space="preserve"> PAGEREF _Toc4736 \h </w:instrText>
            </w:r>
          </w:ins>
          <w:ins w:id="1398" w:author="LKY" w:date="2026-09-15T17:30:54Z">
            <w:r>
              <w:rPr/>
              <w:fldChar w:fldCharType="separate"/>
            </w:r>
          </w:ins>
          <w:ins w:id="1399" w:author="LKY" w:date="2026-09-15T17:30:54Z">
            <w:r>
              <w:rPr/>
              <w:t>10</w:t>
            </w:r>
          </w:ins>
          <w:ins w:id="1400" w:author="LKY" w:date="2026-09-15T17:30:54Z">
            <w:r>
              <w:rPr/>
              <w:fldChar w:fldCharType="end"/>
            </w:r>
          </w:ins>
          <w:ins w:id="1401" w:author="LKY" w:date="2026-09-15T17:30:54Z">
            <w:r>
              <w:rPr/>
              <w:fldChar w:fldCharType="end"/>
            </w:r>
          </w:ins>
        </w:p>
        <w:p w14:paraId="4D089B96">
          <w:pPr>
            <w:pStyle w:val="11"/>
            <w:tabs>
              <w:tab w:val="right" w:leader="dot" w:pos="8306"/>
            </w:tabs>
            <w:rPr>
              <w:ins w:id="1402" w:author="LKY" w:date="2026-09-15T17:30:54Z"/>
            </w:rPr>
          </w:pPr>
          <w:ins w:id="1403" w:author="LKY" w:date="2026-09-15T17:30:54Z">
            <w:r>
              <w:rPr/>
              <w:fldChar w:fldCharType="begin"/>
            </w:r>
          </w:ins>
          <w:ins w:id="1404" w:author="LKY" w:date="2026-09-15T17:30:54Z">
            <w:r>
              <w:rPr/>
              <w:instrText xml:space="preserve"> HYPERLINK \l _Toc32620 </w:instrText>
            </w:r>
          </w:ins>
          <w:ins w:id="1405" w:author="LKY" w:date="2026-09-15T17:30:54Z">
            <w:r>
              <w:rPr/>
              <w:fldChar w:fldCharType="separate"/>
            </w:r>
          </w:ins>
          <w:ins w:id="1406" w:author="LKY" w:date="2026-09-15T17:30:54Z">
            <w:r>
              <w:rPr>
                <w:rFonts w:hint="eastAsia" w:ascii="Times New Roman" w:hAnsi="Times New Roman" w:cs="宋体"/>
                <w:szCs w:val="32"/>
                <w:lang w:val="en-US" w:eastAsia="zh-CN" w:bidi="en-US"/>
              </w:rPr>
              <w:t>2.1 N板介绍</w:t>
            </w:r>
          </w:ins>
          <w:ins w:id="1407" w:author="LKY" w:date="2026-09-15T17:30:54Z">
            <w:r>
              <w:rPr/>
              <w:tab/>
            </w:r>
          </w:ins>
          <w:ins w:id="1408" w:author="LKY" w:date="2026-09-15T17:30:54Z">
            <w:r>
              <w:rPr/>
              <w:fldChar w:fldCharType="begin"/>
            </w:r>
          </w:ins>
          <w:ins w:id="1409" w:author="LKY" w:date="2026-09-15T17:30:54Z">
            <w:r>
              <w:rPr/>
              <w:instrText xml:space="preserve"> PAGEREF _Toc32620 \h </w:instrText>
            </w:r>
          </w:ins>
          <w:ins w:id="1410" w:author="LKY" w:date="2026-09-15T17:30:54Z">
            <w:r>
              <w:rPr/>
              <w:fldChar w:fldCharType="separate"/>
            </w:r>
          </w:ins>
          <w:ins w:id="1411" w:author="LKY" w:date="2026-09-15T17:30:54Z">
            <w:r>
              <w:rPr/>
              <w:t>10</w:t>
            </w:r>
          </w:ins>
          <w:ins w:id="1412" w:author="LKY" w:date="2026-09-15T17:30:54Z">
            <w:r>
              <w:rPr/>
              <w:fldChar w:fldCharType="end"/>
            </w:r>
          </w:ins>
          <w:ins w:id="1413" w:author="LKY" w:date="2026-09-15T17:30:54Z">
            <w:r>
              <w:rPr/>
              <w:fldChar w:fldCharType="end"/>
            </w:r>
          </w:ins>
        </w:p>
        <w:p w14:paraId="5B1EB4D7">
          <w:pPr>
            <w:pStyle w:val="11"/>
            <w:tabs>
              <w:tab w:val="right" w:leader="dot" w:pos="8306"/>
            </w:tabs>
            <w:rPr>
              <w:ins w:id="1414" w:author="LKY" w:date="2026-09-15T17:30:54Z"/>
            </w:rPr>
          </w:pPr>
          <w:ins w:id="1415" w:author="LKY" w:date="2026-09-15T17:30:54Z">
            <w:r>
              <w:rPr/>
              <w:fldChar w:fldCharType="begin"/>
            </w:r>
          </w:ins>
          <w:ins w:id="1416" w:author="LKY" w:date="2026-09-15T17:30:54Z">
            <w:r>
              <w:rPr/>
              <w:instrText xml:space="preserve"> HYPERLINK \l _Toc9166 </w:instrText>
            </w:r>
          </w:ins>
          <w:ins w:id="1417" w:author="LKY" w:date="2026-09-15T17:30:54Z">
            <w:r>
              <w:rPr/>
              <w:fldChar w:fldCharType="separate"/>
            </w:r>
          </w:ins>
          <w:ins w:id="1418" w:author="LKY" w:date="2026-09-15T17:30:54Z">
            <w:r>
              <w:rPr>
                <w:rFonts w:hint="eastAsia" w:ascii="Times New Roman" w:hAnsi="Times New Roman" w:cs="宋体"/>
                <w:szCs w:val="32"/>
                <w:lang w:val="en-US" w:eastAsia="zh-CN" w:bidi="en-US"/>
              </w:rPr>
              <w:t>2.2电源接口</w:t>
            </w:r>
          </w:ins>
          <w:ins w:id="1419" w:author="LKY" w:date="2026-09-15T17:30:54Z">
            <w:r>
              <w:rPr/>
              <w:tab/>
            </w:r>
          </w:ins>
          <w:ins w:id="1420" w:author="LKY" w:date="2026-09-15T17:30:54Z">
            <w:r>
              <w:rPr/>
              <w:fldChar w:fldCharType="begin"/>
            </w:r>
          </w:ins>
          <w:ins w:id="1421" w:author="LKY" w:date="2026-09-15T17:30:54Z">
            <w:r>
              <w:rPr/>
              <w:instrText xml:space="preserve"> PAGEREF _Toc9166 \h </w:instrText>
            </w:r>
          </w:ins>
          <w:ins w:id="1422" w:author="LKY" w:date="2026-09-15T17:30:54Z">
            <w:r>
              <w:rPr/>
              <w:fldChar w:fldCharType="separate"/>
            </w:r>
          </w:ins>
          <w:ins w:id="1423" w:author="LKY" w:date="2026-09-15T17:30:54Z">
            <w:r>
              <w:rPr/>
              <w:t>11</w:t>
            </w:r>
          </w:ins>
          <w:ins w:id="1424" w:author="LKY" w:date="2026-09-15T17:30:54Z">
            <w:r>
              <w:rPr/>
              <w:fldChar w:fldCharType="end"/>
            </w:r>
          </w:ins>
          <w:ins w:id="1425" w:author="LKY" w:date="2026-09-15T17:30:54Z">
            <w:r>
              <w:rPr/>
              <w:fldChar w:fldCharType="end"/>
            </w:r>
          </w:ins>
        </w:p>
        <w:p w14:paraId="704EC642">
          <w:pPr>
            <w:pStyle w:val="11"/>
            <w:tabs>
              <w:tab w:val="right" w:leader="dot" w:pos="8306"/>
            </w:tabs>
            <w:rPr>
              <w:ins w:id="1426" w:author="LKY" w:date="2026-09-15T17:30:54Z"/>
            </w:rPr>
          </w:pPr>
          <w:ins w:id="1427" w:author="LKY" w:date="2026-09-15T17:30:54Z">
            <w:r>
              <w:rPr/>
              <w:fldChar w:fldCharType="begin"/>
            </w:r>
          </w:ins>
          <w:ins w:id="1428" w:author="LKY" w:date="2026-09-15T17:30:54Z">
            <w:r>
              <w:rPr/>
              <w:instrText xml:space="preserve"> HYPERLINK \l _Toc40 </w:instrText>
            </w:r>
          </w:ins>
          <w:ins w:id="1429" w:author="LKY" w:date="2026-09-15T17:30:54Z">
            <w:r>
              <w:rPr/>
              <w:fldChar w:fldCharType="separate"/>
            </w:r>
          </w:ins>
          <w:ins w:id="1430" w:author="LKY" w:date="2026-09-15T17:30:54Z">
            <w:r>
              <w:rPr>
                <w:rFonts w:hint="eastAsia" w:ascii="Times New Roman" w:hAnsi="Times New Roman"/>
                <w:bCs/>
                <w:szCs w:val="32"/>
                <w:lang w:val="en-US" w:eastAsia="zh-CN"/>
              </w:rPr>
              <w:t>2.3模块端口说明</w:t>
            </w:r>
          </w:ins>
          <w:ins w:id="1431" w:author="LKY" w:date="2026-09-15T17:30:54Z">
            <w:r>
              <w:rPr/>
              <w:tab/>
            </w:r>
          </w:ins>
          <w:ins w:id="1432" w:author="LKY" w:date="2026-09-15T17:30:54Z">
            <w:r>
              <w:rPr/>
              <w:fldChar w:fldCharType="begin"/>
            </w:r>
          </w:ins>
          <w:ins w:id="1433" w:author="LKY" w:date="2026-09-15T17:30:54Z">
            <w:r>
              <w:rPr/>
              <w:instrText xml:space="preserve"> PAGEREF _Toc40 \h </w:instrText>
            </w:r>
          </w:ins>
          <w:ins w:id="1434" w:author="LKY" w:date="2026-09-15T17:30:54Z">
            <w:r>
              <w:rPr/>
              <w:fldChar w:fldCharType="separate"/>
            </w:r>
          </w:ins>
          <w:ins w:id="1435" w:author="LKY" w:date="2026-09-15T17:30:54Z">
            <w:r>
              <w:rPr/>
              <w:t>11</w:t>
            </w:r>
          </w:ins>
          <w:ins w:id="1436" w:author="LKY" w:date="2026-09-15T17:30:54Z">
            <w:r>
              <w:rPr/>
              <w:fldChar w:fldCharType="end"/>
            </w:r>
          </w:ins>
          <w:ins w:id="1437" w:author="LKY" w:date="2026-09-15T17:30:54Z">
            <w:r>
              <w:rPr/>
              <w:fldChar w:fldCharType="end"/>
            </w:r>
          </w:ins>
        </w:p>
        <w:p w14:paraId="5B6CF5A5">
          <w:pPr>
            <w:pStyle w:val="7"/>
            <w:tabs>
              <w:tab w:val="right" w:leader="dot" w:pos="8306"/>
            </w:tabs>
            <w:rPr>
              <w:ins w:id="1438" w:author="LKY" w:date="2026-09-15T17:30:54Z"/>
            </w:rPr>
          </w:pPr>
          <w:ins w:id="1439" w:author="LKY" w:date="2026-09-15T17:30:54Z">
            <w:r>
              <w:rPr/>
              <w:fldChar w:fldCharType="begin"/>
            </w:r>
          </w:ins>
          <w:ins w:id="1440" w:author="LKY" w:date="2026-09-15T17:30:54Z">
            <w:r>
              <w:rPr/>
              <w:instrText xml:space="preserve"> HYPERLINK \l _Toc11727 </w:instrText>
            </w:r>
          </w:ins>
          <w:ins w:id="1441" w:author="LKY" w:date="2026-09-15T17:30:54Z">
            <w:r>
              <w:rPr/>
              <w:fldChar w:fldCharType="separate"/>
            </w:r>
          </w:ins>
          <w:ins w:id="1442" w:author="LKY" w:date="2026-09-15T17:30:54Z">
            <w:r>
              <w:rPr>
                <w:rFonts w:hint="eastAsia" w:ascii="Times New Roman" w:hAnsi="Times New Roman"/>
                <w:bCs/>
                <w:szCs w:val="28"/>
                <w:lang w:val="en-US" w:eastAsia="zh-CN"/>
              </w:rPr>
              <w:t>2.3.1 RS232/485模块</w:t>
            </w:r>
          </w:ins>
          <w:ins w:id="1443" w:author="LKY" w:date="2026-09-15T17:30:54Z">
            <w:r>
              <w:rPr/>
              <w:tab/>
            </w:r>
          </w:ins>
          <w:ins w:id="1444" w:author="LKY" w:date="2026-09-15T17:30:54Z">
            <w:r>
              <w:rPr/>
              <w:fldChar w:fldCharType="begin"/>
            </w:r>
          </w:ins>
          <w:ins w:id="1445" w:author="LKY" w:date="2026-09-15T17:30:54Z">
            <w:r>
              <w:rPr/>
              <w:instrText xml:space="preserve"> PAGEREF _Toc11727 \h </w:instrText>
            </w:r>
          </w:ins>
          <w:ins w:id="1446" w:author="LKY" w:date="2026-09-15T17:30:54Z">
            <w:r>
              <w:rPr/>
              <w:fldChar w:fldCharType="separate"/>
            </w:r>
          </w:ins>
          <w:ins w:id="1447" w:author="LKY" w:date="2026-09-15T17:30:54Z">
            <w:r>
              <w:rPr/>
              <w:t>11</w:t>
            </w:r>
          </w:ins>
          <w:ins w:id="1448" w:author="LKY" w:date="2026-09-15T17:30:54Z">
            <w:r>
              <w:rPr/>
              <w:fldChar w:fldCharType="end"/>
            </w:r>
          </w:ins>
          <w:ins w:id="1449" w:author="LKY" w:date="2026-09-15T17:30:54Z">
            <w:r>
              <w:rPr/>
              <w:fldChar w:fldCharType="end"/>
            </w:r>
          </w:ins>
        </w:p>
        <w:p w14:paraId="2B8538A1">
          <w:pPr>
            <w:pStyle w:val="7"/>
            <w:tabs>
              <w:tab w:val="right" w:leader="dot" w:pos="8306"/>
            </w:tabs>
            <w:rPr>
              <w:ins w:id="1450" w:author="LKY" w:date="2026-09-15T17:30:54Z"/>
            </w:rPr>
          </w:pPr>
          <w:ins w:id="1451" w:author="LKY" w:date="2026-09-15T17:30:54Z">
            <w:r>
              <w:rPr/>
              <w:fldChar w:fldCharType="begin"/>
            </w:r>
          </w:ins>
          <w:ins w:id="1452" w:author="LKY" w:date="2026-09-15T17:30:54Z">
            <w:r>
              <w:rPr/>
              <w:instrText xml:space="preserve"> HYPERLINK \l _Toc16167 </w:instrText>
            </w:r>
          </w:ins>
          <w:ins w:id="1453" w:author="LKY" w:date="2026-09-15T17:30:54Z">
            <w:r>
              <w:rPr/>
              <w:fldChar w:fldCharType="separate"/>
            </w:r>
          </w:ins>
          <w:ins w:id="1454" w:author="LKY" w:date="2026-09-15T17:30:54Z">
            <w:r>
              <w:rPr>
                <w:rFonts w:hint="eastAsia" w:ascii="Times New Roman" w:hAnsi="Times New Roman"/>
                <w:bCs/>
                <w:szCs w:val="28"/>
                <w:lang w:val="en-US" w:eastAsia="zh-CN"/>
              </w:rPr>
              <w:t>2.3.2 CAN模块</w:t>
            </w:r>
          </w:ins>
          <w:ins w:id="1455" w:author="LKY" w:date="2026-09-15T17:30:54Z">
            <w:r>
              <w:rPr/>
              <w:tab/>
            </w:r>
          </w:ins>
          <w:ins w:id="1456" w:author="LKY" w:date="2026-09-15T17:30:54Z">
            <w:r>
              <w:rPr/>
              <w:fldChar w:fldCharType="begin"/>
            </w:r>
          </w:ins>
          <w:ins w:id="1457" w:author="LKY" w:date="2026-09-15T17:30:54Z">
            <w:r>
              <w:rPr/>
              <w:instrText xml:space="preserve"> PAGEREF _Toc16167 \h </w:instrText>
            </w:r>
          </w:ins>
          <w:ins w:id="1458" w:author="LKY" w:date="2026-09-15T17:30:54Z">
            <w:r>
              <w:rPr/>
              <w:fldChar w:fldCharType="separate"/>
            </w:r>
          </w:ins>
          <w:ins w:id="1459" w:author="LKY" w:date="2026-09-15T17:30:54Z">
            <w:r>
              <w:rPr/>
              <w:t>12</w:t>
            </w:r>
          </w:ins>
          <w:ins w:id="1460" w:author="LKY" w:date="2026-09-15T17:30:54Z">
            <w:r>
              <w:rPr/>
              <w:fldChar w:fldCharType="end"/>
            </w:r>
          </w:ins>
          <w:ins w:id="1461" w:author="LKY" w:date="2026-09-15T17:30:54Z">
            <w:r>
              <w:rPr/>
              <w:fldChar w:fldCharType="end"/>
            </w:r>
          </w:ins>
        </w:p>
        <w:p w14:paraId="030DC871">
          <w:pPr>
            <w:pStyle w:val="7"/>
            <w:tabs>
              <w:tab w:val="right" w:leader="dot" w:pos="8306"/>
            </w:tabs>
            <w:rPr>
              <w:ins w:id="1462" w:author="LKY" w:date="2026-09-15T17:30:54Z"/>
            </w:rPr>
          </w:pPr>
          <w:ins w:id="1463" w:author="LKY" w:date="2026-09-15T17:30:54Z">
            <w:r>
              <w:rPr/>
              <w:fldChar w:fldCharType="begin"/>
            </w:r>
          </w:ins>
          <w:ins w:id="1464" w:author="LKY" w:date="2026-09-15T17:30:54Z">
            <w:r>
              <w:rPr/>
              <w:instrText xml:space="preserve"> HYPERLINK \l _Toc21732 </w:instrText>
            </w:r>
          </w:ins>
          <w:ins w:id="1465" w:author="LKY" w:date="2026-09-15T17:30:54Z">
            <w:r>
              <w:rPr/>
              <w:fldChar w:fldCharType="separate"/>
            </w:r>
          </w:ins>
          <w:ins w:id="1466" w:author="LKY" w:date="2026-09-15T17:30:54Z">
            <w:r>
              <w:rPr>
                <w:rFonts w:hint="eastAsia" w:ascii="Times New Roman" w:hAnsi="Times New Roman"/>
                <w:bCs/>
                <w:szCs w:val="28"/>
                <w:lang w:val="en-US" w:eastAsia="zh-CN"/>
              </w:rPr>
              <w:t>2.3.3 DI模块</w:t>
            </w:r>
          </w:ins>
          <w:ins w:id="1467" w:author="LKY" w:date="2026-09-15T17:30:54Z">
            <w:r>
              <w:rPr/>
              <w:tab/>
            </w:r>
          </w:ins>
          <w:ins w:id="1468" w:author="LKY" w:date="2026-09-15T17:30:54Z">
            <w:r>
              <w:rPr/>
              <w:fldChar w:fldCharType="begin"/>
            </w:r>
          </w:ins>
          <w:ins w:id="1469" w:author="LKY" w:date="2026-09-15T17:30:54Z">
            <w:r>
              <w:rPr/>
              <w:instrText xml:space="preserve"> PAGEREF _Toc21732 \h </w:instrText>
            </w:r>
          </w:ins>
          <w:ins w:id="1470" w:author="LKY" w:date="2026-09-15T17:30:54Z">
            <w:r>
              <w:rPr/>
              <w:fldChar w:fldCharType="separate"/>
            </w:r>
          </w:ins>
          <w:ins w:id="1471" w:author="LKY" w:date="2026-09-15T17:30:54Z">
            <w:r>
              <w:rPr/>
              <w:t>12</w:t>
            </w:r>
          </w:ins>
          <w:ins w:id="1472" w:author="LKY" w:date="2026-09-15T17:30:54Z">
            <w:r>
              <w:rPr/>
              <w:fldChar w:fldCharType="end"/>
            </w:r>
          </w:ins>
          <w:ins w:id="1473" w:author="LKY" w:date="2026-09-15T17:30:54Z">
            <w:r>
              <w:rPr/>
              <w:fldChar w:fldCharType="end"/>
            </w:r>
          </w:ins>
        </w:p>
        <w:p w14:paraId="37D07F32">
          <w:pPr>
            <w:pStyle w:val="7"/>
            <w:tabs>
              <w:tab w:val="right" w:leader="dot" w:pos="8306"/>
            </w:tabs>
            <w:rPr>
              <w:ins w:id="1474" w:author="LKY" w:date="2026-09-15T17:30:54Z"/>
            </w:rPr>
          </w:pPr>
          <w:ins w:id="1475" w:author="LKY" w:date="2026-09-15T17:30:54Z">
            <w:r>
              <w:rPr/>
              <w:fldChar w:fldCharType="begin"/>
            </w:r>
          </w:ins>
          <w:ins w:id="1476" w:author="LKY" w:date="2026-09-15T17:30:54Z">
            <w:r>
              <w:rPr/>
              <w:instrText xml:space="preserve"> HYPERLINK \l _Toc11342 </w:instrText>
            </w:r>
          </w:ins>
          <w:ins w:id="1477" w:author="LKY" w:date="2026-09-15T17:30:54Z">
            <w:r>
              <w:rPr/>
              <w:fldChar w:fldCharType="separate"/>
            </w:r>
          </w:ins>
          <w:ins w:id="1478" w:author="LKY" w:date="2026-09-15T17:30:54Z">
            <w:r>
              <w:rPr>
                <w:rFonts w:hint="eastAsia" w:ascii="Times New Roman" w:hAnsi="Times New Roman"/>
                <w:bCs/>
                <w:szCs w:val="28"/>
                <w:lang w:val="en-US" w:eastAsia="zh-CN"/>
              </w:rPr>
              <w:t>2.3.4 DO模块</w:t>
            </w:r>
          </w:ins>
          <w:ins w:id="1479" w:author="LKY" w:date="2026-09-15T17:30:54Z">
            <w:r>
              <w:rPr/>
              <w:tab/>
            </w:r>
          </w:ins>
          <w:ins w:id="1480" w:author="LKY" w:date="2026-09-15T17:30:54Z">
            <w:r>
              <w:rPr/>
              <w:fldChar w:fldCharType="begin"/>
            </w:r>
          </w:ins>
          <w:ins w:id="1481" w:author="LKY" w:date="2026-09-15T17:30:54Z">
            <w:r>
              <w:rPr/>
              <w:instrText xml:space="preserve"> PAGEREF _Toc11342 \h </w:instrText>
            </w:r>
          </w:ins>
          <w:ins w:id="1482" w:author="LKY" w:date="2026-09-15T17:30:54Z">
            <w:r>
              <w:rPr/>
              <w:fldChar w:fldCharType="separate"/>
            </w:r>
          </w:ins>
          <w:ins w:id="1483" w:author="LKY" w:date="2026-09-15T17:30:54Z">
            <w:r>
              <w:rPr/>
              <w:t>12</w:t>
            </w:r>
          </w:ins>
          <w:ins w:id="1484" w:author="LKY" w:date="2026-09-15T17:30:54Z">
            <w:r>
              <w:rPr/>
              <w:fldChar w:fldCharType="end"/>
            </w:r>
          </w:ins>
          <w:ins w:id="1485" w:author="LKY" w:date="2026-09-15T17:30:54Z">
            <w:r>
              <w:rPr/>
              <w:fldChar w:fldCharType="end"/>
            </w:r>
          </w:ins>
        </w:p>
        <w:p w14:paraId="0E5AD6EB">
          <w:pPr>
            <w:pStyle w:val="7"/>
            <w:tabs>
              <w:tab w:val="right" w:leader="dot" w:pos="8306"/>
            </w:tabs>
            <w:rPr>
              <w:ins w:id="1486" w:author="LKY" w:date="2026-09-15T17:30:54Z"/>
            </w:rPr>
          </w:pPr>
          <w:ins w:id="1487" w:author="LKY" w:date="2026-09-15T17:30:54Z">
            <w:r>
              <w:rPr/>
              <w:fldChar w:fldCharType="begin"/>
            </w:r>
          </w:ins>
          <w:ins w:id="1488" w:author="LKY" w:date="2026-09-15T17:30:54Z">
            <w:r>
              <w:rPr/>
              <w:instrText xml:space="preserve"> HYPERLINK \l _Toc14939 </w:instrText>
            </w:r>
          </w:ins>
          <w:ins w:id="1489" w:author="LKY" w:date="2026-09-15T17:30:54Z">
            <w:r>
              <w:rPr/>
              <w:fldChar w:fldCharType="separate"/>
            </w:r>
          </w:ins>
          <w:ins w:id="1490" w:author="LKY" w:date="2026-09-15T17:30:54Z">
            <w:r>
              <w:rPr>
                <w:rFonts w:hint="eastAsia" w:ascii="Times New Roman" w:hAnsi="Times New Roman" w:cstheme="minorBidi"/>
                <w:bCs/>
                <w:kern w:val="2"/>
                <w:szCs w:val="28"/>
                <w:lang w:val="en-US" w:eastAsia="zh-CN" w:bidi="ar-SA"/>
              </w:rPr>
              <w:t>2.3.5 AO模块</w:t>
            </w:r>
          </w:ins>
          <w:ins w:id="1491" w:author="LKY" w:date="2026-09-15T17:30:54Z">
            <w:r>
              <w:rPr/>
              <w:tab/>
            </w:r>
          </w:ins>
          <w:ins w:id="1492" w:author="LKY" w:date="2026-09-15T17:30:54Z">
            <w:r>
              <w:rPr/>
              <w:fldChar w:fldCharType="begin"/>
            </w:r>
          </w:ins>
          <w:ins w:id="1493" w:author="LKY" w:date="2026-09-15T17:30:54Z">
            <w:r>
              <w:rPr/>
              <w:instrText xml:space="preserve"> PAGEREF _Toc14939 \h </w:instrText>
            </w:r>
          </w:ins>
          <w:ins w:id="1494" w:author="LKY" w:date="2026-09-15T17:30:54Z">
            <w:r>
              <w:rPr/>
              <w:fldChar w:fldCharType="separate"/>
            </w:r>
          </w:ins>
          <w:ins w:id="1495" w:author="LKY" w:date="2026-09-15T17:30:54Z">
            <w:r>
              <w:rPr/>
              <w:t>13</w:t>
            </w:r>
          </w:ins>
          <w:ins w:id="1496" w:author="LKY" w:date="2026-09-15T17:30:54Z">
            <w:r>
              <w:rPr/>
              <w:fldChar w:fldCharType="end"/>
            </w:r>
          </w:ins>
          <w:ins w:id="1497" w:author="LKY" w:date="2026-09-15T17:30:54Z">
            <w:r>
              <w:rPr/>
              <w:fldChar w:fldCharType="end"/>
            </w:r>
          </w:ins>
        </w:p>
        <w:p w14:paraId="7AD41030">
          <w:pPr>
            <w:pStyle w:val="7"/>
            <w:tabs>
              <w:tab w:val="right" w:leader="dot" w:pos="8306"/>
            </w:tabs>
            <w:rPr>
              <w:ins w:id="1498" w:author="LKY" w:date="2026-09-15T17:30:54Z"/>
            </w:rPr>
          </w:pPr>
          <w:ins w:id="1499" w:author="LKY" w:date="2026-09-15T17:30:54Z">
            <w:r>
              <w:rPr/>
              <w:fldChar w:fldCharType="begin"/>
            </w:r>
          </w:ins>
          <w:ins w:id="1500" w:author="LKY" w:date="2026-09-15T17:30:54Z">
            <w:r>
              <w:rPr/>
              <w:instrText xml:space="preserve"> HYPERLINK \l _Toc30917 </w:instrText>
            </w:r>
          </w:ins>
          <w:ins w:id="1501" w:author="LKY" w:date="2026-09-15T17:30:54Z">
            <w:r>
              <w:rPr/>
              <w:fldChar w:fldCharType="separate"/>
            </w:r>
          </w:ins>
          <w:ins w:id="1502" w:author="LKY" w:date="2026-09-15T17:30:54Z">
            <w:r>
              <w:rPr>
                <w:rFonts w:hint="eastAsia" w:ascii="Times New Roman" w:hAnsi="Times New Roman" w:cstheme="minorBidi"/>
                <w:bCs/>
                <w:kern w:val="2"/>
                <w:szCs w:val="28"/>
                <w:lang w:val="en-US" w:eastAsia="zh-CN" w:bidi="ar-SA"/>
              </w:rPr>
              <w:t>2.3.6 AI模块</w:t>
            </w:r>
          </w:ins>
          <w:ins w:id="1503" w:author="LKY" w:date="2026-09-15T17:30:54Z">
            <w:r>
              <w:rPr/>
              <w:tab/>
            </w:r>
          </w:ins>
          <w:ins w:id="1504" w:author="LKY" w:date="2026-09-15T17:30:54Z">
            <w:r>
              <w:rPr/>
              <w:fldChar w:fldCharType="begin"/>
            </w:r>
          </w:ins>
          <w:ins w:id="1505" w:author="LKY" w:date="2026-09-15T17:30:54Z">
            <w:r>
              <w:rPr/>
              <w:instrText xml:space="preserve"> PAGEREF _Toc30917 \h </w:instrText>
            </w:r>
          </w:ins>
          <w:ins w:id="1506" w:author="LKY" w:date="2026-09-15T17:30:54Z">
            <w:r>
              <w:rPr/>
              <w:fldChar w:fldCharType="separate"/>
            </w:r>
          </w:ins>
          <w:ins w:id="1507" w:author="LKY" w:date="2026-09-15T17:30:54Z">
            <w:r>
              <w:rPr/>
              <w:t>14</w:t>
            </w:r>
          </w:ins>
          <w:ins w:id="1508" w:author="LKY" w:date="2026-09-15T17:30:54Z">
            <w:r>
              <w:rPr/>
              <w:fldChar w:fldCharType="end"/>
            </w:r>
          </w:ins>
          <w:ins w:id="1509" w:author="LKY" w:date="2026-09-15T17:30:54Z">
            <w:r>
              <w:rPr/>
              <w:fldChar w:fldCharType="end"/>
            </w:r>
          </w:ins>
        </w:p>
        <w:p w14:paraId="30173274">
          <w:pPr>
            <w:pStyle w:val="7"/>
            <w:tabs>
              <w:tab w:val="right" w:leader="dot" w:pos="8306"/>
            </w:tabs>
            <w:rPr>
              <w:ins w:id="1510" w:author="LKY" w:date="2026-09-15T17:30:54Z"/>
            </w:rPr>
          </w:pPr>
          <w:ins w:id="1511" w:author="LKY" w:date="2026-09-15T17:30:54Z">
            <w:r>
              <w:rPr/>
              <w:fldChar w:fldCharType="begin"/>
            </w:r>
          </w:ins>
          <w:ins w:id="1512" w:author="LKY" w:date="2026-09-15T17:30:54Z">
            <w:r>
              <w:rPr/>
              <w:instrText xml:space="preserve"> HYPERLINK \l _Toc21382 </w:instrText>
            </w:r>
          </w:ins>
          <w:ins w:id="1513" w:author="LKY" w:date="2026-09-15T17:30:54Z">
            <w:r>
              <w:rPr/>
              <w:fldChar w:fldCharType="separate"/>
            </w:r>
          </w:ins>
          <w:ins w:id="1514" w:author="LKY" w:date="2026-09-15T17:30:54Z">
            <w:r>
              <w:rPr>
                <w:rFonts w:hint="eastAsia" w:ascii="Times New Roman" w:hAnsi="Times New Roman"/>
                <w:bCs/>
                <w:szCs w:val="28"/>
                <w:lang w:val="en-US" w:eastAsia="zh-CN"/>
              </w:rPr>
              <w:t xml:space="preserve">2.3.7 </w:t>
            </w:r>
          </w:ins>
          <w:ins w:id="1515" w:author="LKY" w:date="2026-09-15T17:30:54Z">
            <w:r>
              <w:rPr>
                <w:rFonts w:hint="default" w:ascii="Times New Roman" w:hAnsi="Times New Roman"/>
                <w:bCs/>
                <w:szCs w:val="28"/>
                <w:lang w:val="en-US" w:eastAsia="zh-CN"/>
              </w:rPr>
              <w:t>RTD</w:t>
            </w:r>
          </w:ins>
          <w:ins w:id="1516" w:author="LKY" w:date="2026-09-15T17:30:54Z">
            <w:r>
              <w:rPr>
                <w:rFonts w:hint="eastAsia" w:ascii="Times New Roman" w:hAnsi="Times New Roman"/>
                <w:bCs/>
                <w:szCs w:val="28"/>
                <w:lang w:val="en-US" w:eastAsia="zh-CN"/>
              </w:rPr>
              <w:t>模块</w:t>
            </w:r>
          </w:ins>
          <w:ins w:id="1517" w:author="LKY" w:date="2026-09-15T17:30:54Z">
            <w:r>
              <w:rPr/>
              <w:tab/>
            </w:r>
          </w:ins>
          <w:ins w:id="1518" w:author="LKY" w:date="2026-09-15T17:30:54Z">
            <w:r>
              <w:rPr/>
              <w:fldChar w:fldCharType="begin"/>
            </w:r>
          </w:ins>
          <w:ins w:id="1519" w:author="LKY" w:date="2026-09-15T17:30:54Z">
            <w:r>
              <w:rPr/>
              <w:instrText xml:space="preserve"> PAGEREF _Toc21382 \h </w:instrText>
            </w:r>
          </w:ins>
          <w:ins w:id="1520" w:author="LKY" w:date="2026-09-15T17:30:54Z">
            <w:r>
              <w:rPr/>
              <w:fldChar w:fldCharType="separate"/>
            </w:r>
          </w:ins>
          <w:ins w:id="1521" w:author="LKY" w:date="2026-09-15T17:30:54Z">
            <w:r>
              <w:rPr/>
              <w:t>14</w:t>
            </w:r>
          </w:ins>
          <w:ins w:id="1522" w:author="LKY" w:date="2026-09-15T17:30:54Z">
            <w:r>
              <w:rPr/>
              <w:fldChar w:fldCharType="end"/>
            </w:r>
          </w:ins>
          <w:ins w:id="1523" w:author="LKY" w:date="2026-09-15T17:30:54Z">
            <w:r>
              <w:rPr/>
              <w:fldChar w:fldCharType="end"/>
            </w:r>
          </w:ins>
        </w:p>
        <w:p w14:paraId="3CCB36BB">
          <w:pPr>
            <w:pStyle w:val="7"/>
            <w:tabs>
              <w:tab w:val="right" w:leader="dot" w:pos="8306"/>
            </w:tabs>
            <w:rPr>
              <w:ins w:id="1524" w:author="LKY" w:date="2026-09-15T17:30:54Z"/>
            </w:rPr>
          </w:pPr>
          <w:ins w:id="1525" w:author="LKY" w:date="2026-09-15T17:30:54Z">
            <w:r>
              <w:rPr/>
              <w:fldChar w:fldCharType="begin"/>
            </w:r>
          </w:ins>
          <w:ins w:id="1526" w:author="LKY" w:date="2026-09-15T17:30:54Z">
            <w:r>
              <w:rPr/>
              <w:instrText xml:space="preserve"> HYPERLINK \l _Toc21044 </w:instrText>
            </w:r>
          </w:ins>
          <w:ins w:id="1527" w:author="LKY" w:date="2026-09-15T17:30:54Z">
            <w:r>
              <w:rPr/>
              <w:fldChar w:fldCharType="separate"/>
            </w:r>
          </w:ins>
          <w:ins w:id="1528" w:author="LKY" w:date="2026-09-15T17:30:54Z">
            <w:r>
              <w:rPr>
                <w:rFonts w:hint="default" w:ascii="Times New Roman" w:hAnsi="Times New Roman"/>
                <w:bCs/>
                <w:szCs w:val="28"/>
                <w:lang w:val="en-US" w:eastAsia="zh-CN"/>
              </w:rPr>
              <w:t>2.</w:t>
            </w:r>
          </w:ins>
          <w:ins w:id="1529" w:author="LKY" w:date="2026-09-15T17:30:54Z">
            <w:r>
              <w:rPr>
                <w:rFonts w:hint="eastAsia" w:ascii="Times New Roman" w:hAnsi="Times New Roman"/>
                <w:bCs/>
                <w:szCs w:val="28"/>
                <w:lang w:val="en-US" w:eastAsia="zh-CN"/>
              </w:rPr>
              <w:t>3</w:t>
            </w:r>
          </w:ins>
          <w:ins w:id="1530" w:author="LKY" w:date="2026-09-15T17:30:54Z">
            <w:r>
              <w:rPr>
                <w:rFonts w:hint="default" w:ascii="Times New Roman" w:hAnsi="Times New Roman"/>
                <w:bCs/>
                <w:szCs w:val="28"/>
                <w:lang w:val="en-US" w:eastAsia="zh-CN"/>
              </w:rPr>
              <w:t>.</w:t>
            </w:r>
          </w:ins>
          <w:ins w:id="1531" w:author="LKY" w:date="2026-09-15T17:30:54Z">
            <w:r>
              <w:rPr>
                <w:rFonts w:hint="eastAsia" w:ascii="Times New Roman" w:hAnsi="Times New Roman"/>
                <w:bCs/>
                <w:szCs w:val="28"/>
                <w:lang w:val="en-US" w:eastAsia="zh-CN"/>
              </w:rPr>
              <w:t>8 TC模块</w:t>
            </w:r>
          </w:ins>
          <w:ins w:id="1532" w:author="LKY" w:date="2026-09-15T17:30:54Z">
            <w:r>
              <w:rPr/>
              <w:tab/>
            </w:r>
          </w:ins>
          <w:ins w:id="1533" w:author="LKY" w:date="2026-09-15T17:30:54Z">
            <w:r>
              <w:rPr/>
              <w:fldChar w:fldCharType="begin"/>
            </w:r>
          </w:ins>
          <w:ins w:id="1534" w:author="LKY" w:date="2026-09-15T17:30:54Z">
            <w:r>
              <w:rPr/>
              <w:instrText xml:space="preserve"> PAGEREF _Toc21044 \h </w:instrText>
            </w:r>
          </w:ins>
          <w:ins w:id="1535" w:author="LKY" w:date="2026-09-15T17:30:54Z">
            <w:r>
              <w:rPr/>
              <w:fldChar w:fldCharType="separate"/>
            </w:r>
          </w:ins>
          <w:ins w:id="1536" w:author="LKY" w:date="2026-09-15T17:30:54Z">
            <w:r>
              <w:rPr/>
              <w:t>14</w:t>
            </w:r>
          </w:ins>
          <w:ins w:id="1537" w:author="LKY" w:date="2026-09-15T17:30:54Z">
            <w:r>
              <w:rPr/>
              <w:fldChar w:fldCharType="end"/>
            </w:r>
          </w:ins>
          <w:ins w:id="1538" w:author="LKY" w:date="2026-09-15T17:30:54Z">
            <w:r>
              <w:rPr/>
              <w:fldChar w:fldCharType="end"/>
            </w:r>
          </w:ins>
        </w:p>
        <w:p w14:paraId="1FA396CD">
          <w:pPr>
            <w:pStyle w:val="7"/>
            <w:tabs>
              <w:tab w:val="right" w:leader="dot" w:pos="8306"/>
            </w:tabs>
            <w:rPr>
              <w:ins w:id="1539" w:author="LKY" w:date="2026-09-15T17:30:54Z"/>
            </w:rPr>
          </w:pPr>
          <w:ins w:id="1540" w:author="LKY" w:date="2026-09-15T17:30:54Z">
            <w:r>
              <w:rPr/>
              <w:fldChar w:fldCharType="begin"/>
            </w:r>
          </w:ins>
          <w:ins w:id="1541" w:author="LKY" w:date="2026-09-15T17:30:54Z">
            <w:r>
              <w:rPr/>
              <w:instrText xml:space="preserve"> HYPERLINK \l _Toc30341 </w:instrText>
            </w:r>
          </w:ins>
          <w:ins w:id="1542" w:author="LKY" w:date="2026-09-15T17:30:54Z">
            <w:r>
              <w:rPr/>
              <w:fldChar w:fldCharType="separate"/>
            </w:r>
          </w:ins>
          <w:ins w:id="1543" w:author="LKY" w:date="2026-09-15T17:30:54Z">
            <w:r>
              <w:rPr>
                <w:rFonts w:hint="default" w:ascii="Times New Roman" w:hAnsi="Times New Roman"/>
                <w:bCs/>
                <w:szCs w:val="28"/>
                <w:lang w:val="en-US" w:eastAsia="zh-CN"/>
              </w:rPr>
              <w:t>2.</w:t>
            </w:r>
          </w:ins>
          <w:ins w:id="1544" w:author="LKY" w:date="2026-09-15T17:30:54Z">
            <w:r>
              <w:rPr>
                <w:rFonts w:hint="eastAsia" w:ascii="Times New Roman" w:hAnsi="Times New Roman"/>
                <w:bCs/>
                <w:szCs w:val="28"/>
                <w:lang w:val="en-US" w:eastAsia="zh-CN"/>
              </w:rPr>
              <w:t>3</w:t>
            </w:r>
          </w:ins>
          <w:ins w:id="1545" w:author="LKY" w:date="2026-09-15T17:30:54Z">
            <w:r>
              <w:rPr>
                <w:rFonts w:hint="default" w:ascii="Times New Roman" w:hAnsi="Times New Roman"/>
                <w:bCs/>
                <w:szCs w:val="28"/>
                <w:lang w:val="en-US" w:eastAsia="zh-CN"/>
              </w:rPr>
              <w:t>.</w:t>
            </w:r>
          </w:ins>
          <w:ins w:id="1546" w:author="LKY" w:date="2026-09-15T17:30:54Z">
            <w:r>
              <w:rPr>
                <w:rFonts w:hint="eastAsia" w:ascii="Times New Roman" w:hAnsi="Times New Roman"/>
                <w:bCs/>
                <w:szCs w:val="28"/>
                <w:lang w:val="en-US" w:eastAsia="zh-CN"/>
              </w:rPr>
              <w:t xml:space="preserve">9 </w:t>
            </w:r>
          </w:ins>
          <w:ins w:id="1547" w:author="LKY" w:date="2026-09-15T17:30:54Z">
            <w:r>
              <w:rPr>
                <w:rFonts w:hint="default" w:ascii="Times New Roman" w:hAnsi="Times New Roman" w:cs="Times New Roman"/>
                <w:szCs w:val="28"/>
                <w:lang w:val="en-US" w:eastAsia="zh-CN"/>
              </w:rPr>
              <w:t>NTC</w:t>
            </w:r>
          </w:ins>
          <w:ins w:id="1548" w:author="LKY" w:date="2026-09-15T17:30:54Z">
            <w:r>
              <w:rPr>
                <w:rFonts w:hint="eastAsia"/>
                <w:szCs w:val="28"/>
                <w:lang w:val="en-US" w:eastAsia="zh-CN"/>
              </w:rPr>
              <w:t>模块</w:t>
            </w:r>
          </w:ins>
          <w:ins w:id="1549" w:author="LKY" w:date="2026-09-15T17:30:54Z">
            <w:r>
              <w:rPr/>
              <w:tab/>
            </w:r>
          </w:ins>
          <w:ins w:id="1550" w:author="LKY" w:date="2026-09-15T17:30:54Z">
            <w:r>
              <w:rPr/>
              <w:fldChar w:fldCharType="begin"/>
            </w:r>
          </w:ins>
          <w:ins w:id="1551" w:author="LKY" w:date="2026-09-15T17:30:54Z">
            <w:r>
              <w:rPr/>
              <w:instrText xml:space="preserve"> PAGEREF _Toc30341 \h </w:instrText>
            </w:r>
          </w:ins>
          <w:ins w:id="1552" w:author="LKY" w:date="2026-09-15T17:30:54Z">
            <w:r>
              <w:rPr/>
              <w:fldChar w:fldCharType="separate"/>
            </w:r>
          </w:ins>
          <w:ins w:id="1553" w:author="LKY" w:date="2026-09-15T17:30:54Z">
            <w:r>
              <w:rPr/>
              <w:t>14</w:t>
            </w:r>
          </w:ins>
          <w:ins w:id="1554" w:author="LKY" w:date="2026-09-15T17:30:54Z">
            <w:r>
              <w:rPr/>
              <w:fldChar w:fldCharType="end"/>
            </w:r>
          </w:ins>
          <w:ins w:id="1555" w:author="LKY" w:date="2026-09-15T17:30:54Z">
            <w:r>
              <w:rPr/>
              <w:fldChar w:fldCharType="end"/>
            </w:r>
          </w:ins>
        </w:p>
        <w:p w14:paraId="034CDCF5">
          <w:pPr>
            <w:pStyle w:val="7"/>
            <w:tabs>
              <w:tab w:val="right" w:leader="dot" w:pos="8306"/>
            </w:tabs>
            <w:rPr>
              <w:ins w:id="1556" w:author="LKY" w:date="2026-09-15T17:30:54Z"/>
            </w:rPr>
          </w:pPr>
          <w:ins w:id="1557" w:author="LKY" w:date="2026-09-15T17:30:54Z">
            <w:r>
              <w:rPr/>
              <w:fldChar w:fldCharType="begin"/>
            </w:r>
          </w:ins>
          <w:ins w:id="1558" w:author="LKY" w:date="2026-09-15T17:30:54Z">
            <w:r>
              <w:rPr/>
              <w:instrText xml:space="preserve"> HYPERLINK \l _Toc241 </w:instrText>
            </w:r>
          </w:ins>
          <w:ins w:id="1559" w:author="LKY" w:date="2026-09-15T17:30:54Z">
            <w:r>
              <w:rPr/>
              <w:fldChar w:fldCharType="separate"/>
            </w:r>
          </w:ins>
          <w:ins w:id="1560" w:author="LKY" w:date="2026-09-15T17:30:54Z">
            <w:r>
              <w:rPr>
                <w:rFonts w:hint="eastAsia" w:ascii="Times New Roman" w:hAnsi="Times New Roman"/>
                <w:bCs/>
                <w:szCs w:val="28"/>
                <w:lang w:val="en-US" w:eastAsia="zh-CN"/>
              </w:rPr>
              <w:t>2.3.10 RS485使用</w:t>
            </w:r>
          </w:ins>
          <w:ins w:id="1561" w:author="LKY" w:date="2026-09-15T17:30:54Z">
            <w:r>
              <w:rPr/>
              <w:tab/>
            </w:r>
          </w:ins>
          <w:ins w:id="1562" w:author="LKY" w:date="2026-09-15T17:30:54Z">
            <w:r>
              <w:rPr/>
              <w:fldChar w:fldCharType="begin"/>
            </w:r>
          </w:ins>
          <w:ins w:id="1563" w:author="LKY" w:date="2026-09-15T17:30:54Z">
            <w:r>
              <w:rPr/>
              <w:instrText xml:space="preserve"> PAGEREF _Toc241 \h </w:instrText>
            </w:r>
          </w:ins>
          <w:ins w:id="1564" w:author="LKY" w:date="2026-09-15T17:30:54Z">
            <w:r>
              <w:rPr/>
              <w:fldChar w:fldCharType="separate"/>
            </w:r>
          </w:ins>
          <w:ins w:id="1565" w:author="LKY" w:date="2026-09-15T17:30:54Z">
            <w:r>
              <w:rPr/>
              <w:t>15</w:t>
            </w:r>
          </w:ins>
          <w:ins w:id="1566" w:author="LKY" w:date="2026-09-15T17:30:54Z">
            <w:r>
              <w:rPr/>
              <w:fldChar w:fldCharType="end"/>
            </w:r>
          </w:ins>
          <w:ins w:id="1567" w:author="LKY" w:date="2026-09-15T17:30:54Z">
            <w:r>
              <w:rPr/>
              <w:fldChar w:fldCharType="end"/>
            </w:r>
          </w:ins>
          <w:bookmarkStart w:id="228" w:name="_GoBack"/>
          <w:bookmarkEnd w:id="228"/>
        </w:p>
        <w:p w14:paraId="1116063D">
          <w:pPr>
            <w:pStyle w:val="7"/>
            <w:tabs>
              <w:tab w:val="right" w:leader="dot" w:pos="8306"/>
            </w:tabs>
            <w:rPr>
              <w:ins w:id="1568" w:author="LKY" w:date="2026-09-15T17:30:54Z"/>
            </w:rPr>
          </w:pPr>
          <w:ins w:id="1569" w:author="LKY" w:date="2026-09-15T17:30:54Z">
            <w:r>
              <w:rPr/>
              <w:fldChar w:fldCharType="begin"/>
            </w:r>
          </w:ins>
          <w:ins w:id="1570" w:author="LKY" w:date="2026-09-15T17:30:54Z">
            <w:r>
              <w:rPr/>
              <w:instrText xml:space="preserve"> HYPERLINK \l _Toc12867 </w:instrText>
            </w:r>
          </w:ins>
          <w:ins w:id="1571" w:author="LKY" w:date="2026-09-15T17:30:54Z">
            <w:r>
              <w:rPr/>
              <w:fldChar w:fldCharType="separate"/>
            </w:r>
          </w:ins>
          <w:ins w:id="1572" w:author="LKY" w:date="2026-09-15T17:30:54Z">
            <w:r>
              <w:rPr>
                <w:rFonts w:hint="eastAsia" w:ascii="Times New Roman" w:hAnsi="Times New Roman"/>
                <w:bCs/>
                <w:szCs w:val="28"/>
                <w:lang w:val="en-US" w:eastAsia="zh-CN"/>
              </w:rPr>
              <w:t>2.3.11 CAN使用</w:t>
            </w:r>
          </w:ins>
          <w:ins w:id="1573" w:author="LKY" w:date="2026-09-15T17:30:54Z">
            <w:r>
              <w:rPr/>
              <w:tab/>
            </w:r>
          </w:ins>
          <w:ins w:id="1574" w:author="LKY" w:date="2026-09-15T17:30:54Z">
            <w:r>
              <w:rPr/>
              <w:fldChar w:fldCharType="begin"/>
            </w:r>
          </w:ins>
          <w:ins w:id="1575" w:author="LKY" w:date="2026-09-15T17:30:54Z">
            <w:r>
              <w:rPr/>
              <w:instrText xml:space="preserve"> PAGEREF _Toc12867 \h </w:instrText>
            </w:r>
          </w:ins>
          <w:ins w:id="1576" w:author="LKY" w:date="2026-09-15T17:30:54Z">
            <w:r>
              <w:rPr/>
              <w:fldChar w:fldCharType="separate"/>
            </w:r>
          </w:ins>
          <w:ins w:id="1577" w:author="LKY" w:date="2026-09-15T17:30:54Z">
            <w:r>
              <w:rPr/>
              <w:t>15</w:t>
            </w:r>
          </w:ins>
          <w:ins w:id="1578" w:author="LKY" w:date="2026-09-15T17:30:54Z">
            <w:r>
              <w:rPr/>
              <w:fldChar w:fldCharType="end"/>
            </w:r>
          </w:ins>
          <w:ins w:id="1579" w:author="LKY" w:date="2026-09-15T17:30:54Z">
            <w:r>
              <w:rPr/>
              <w:fldChar w:fldCharType="end"/>
            </w:r>
          </w:ins>
        </w:p>
        <w:p w14:paraId="4E626C67">
          <w:pPr>
            <w:pStyle w:val="7"/>
            <w:tabs>
              <w:tab w:val="right" w:leader="dot" w:pos="8306"/>
            </w:tabs>
            <w:rPr>
              <w:ins w:id="1580" w:author="LKY" w:date="2026-09-15T17:30:54Z"/>
            </w:rPr>
          </w:pPr>
          <w:ins w:id="1581" w:author="LKY" w:date="2026-09-15T17:30:54Z">
            <w:r>
              <w:rPr/>
              <w:fldChar w:fldCharType="begin"/>
            </w:r>
          </w:ins>
          <w:ins w:id="1582" w:author="LKY" w:date="2026-09-15T17:30:54Z">
            <w:r>
              <w:rPr/>
              <w:instrText xml:space="preserve"> HYPERLINK \l _Toc18556 </w:instrText>
            </w:r>
          </w:ins>
          <w:ins w:id="1583" w:author="LKY" w:date="2026-09-15T17:30:54Z">
            <w:r>
              <w:rPr/>
              <w:fldChar w:fldCharType="separate"/>
            </w:r>
          </w:ins>
          <w:ins w:id="1584" w:author="LKY" w:date="2026-09-15T17:30:54Z">
            <w:r>
              <w:rPr>
                <w:rFonts w:hint="eastAsia"/>
                <w:lang w:val="en-US" w:eastAsia="zh-CN"/>
              </w:rPr>
              <w:t>2.3.12 N板端口使用</w:t>
            </w:r>
          </w:ins>
          <w:ins w:id="1585" w:author="LKY" w:date="2026-09-15T17:30:54Z">
            <w:r>
              <w:rPr/>
              <w:tab/>
            </w:r>
          </w:ins>
          <w:ins w:id="1586" w:author="LKY" w:date="2026-09-15T17:30:54Z">
            <w:r>
              <w:rPr/>
              <w:fldChar w:fldCharType="begin"/>
            </w:r>
          </w:ins>
          <w:ins w:id="1587" w:author="LKY" w:date="2026-09-15T17:30:54Z">
            <w:r>
              <w:rPr/>
              <w:instrText xml:space="preserve"> PAGEREF _Toc18556 \h </w:instrText>
            </w:r>
          </w:ins>
          <w:ins w:id="1588" w:author="LKY" w:date="2026-09-15T17:30:54Z">
            <w:r>
              <w:rPr/>
              <w:fldChar w:fldCharType="separate"/>
            </w:r>
          </w:ins>
          <w:ins w:id="1589" w:author="LKY" w:date="2026-09-15T17:30:54Z">
            <w:r>
              <w:rPr/>
              <w:t>16</w:t>
            </w:r>
          </w:ins>
          <w:ins w:id="1590" w:author="LKY" w:date="2026-09-15T17:30:54Z">
            <w:r>
              <w:rPr/>
              <w:fldChar w:fldCharType="end"/>
            </w:r>
          </w:ins>
          <w:ins w:id="1591" w:author="LKY" w:date="2026-09-15T17:30:54Z">
            <w:r>
              <w:rPr/>
              <w:fldChar w:fldCharType="end"/>
            </w:r>
          </w:ins>
        </w:p>
        <w:p w14:paraId="7CC80C34">
          <w:pPr>
            <w:pStyle w:val="11"/>
            <w:tabs>
              <w:tab w:val="right" w:leader="dot" w:pos="8306"/>
            </w:tabs>
            <w:rPr>
              <w:ins w:id="1592" w:author="LKY" w:date="2026-09-15T17:30:54Z"/>
            </w:rPr>
          </w:pPr>
          <w:ins w:id="1593" w:author="LKY" w:date="2026-09-15T17:30:54Z">
            <w:r>
              <w:rPr/>
              <w:fldChar w:fldCharType="begin"/>
            </w:r>
          </w:ins>
          <w:ins w:id="1594" w:author="LKY" w:date="2026-09-15T17:30:54Z">
            <w:r>
              <w:rPr/>
              <w:instrText xml:space="preserve"> HYPERLINK \l _Toc29559 </w:instrText>
            </w:r>
          </w:ins>
          <w:ins w:id="1595" w:author="LKY" w:date="2026-09-15T17:30:54Z">
            <w:r>
              <w:rPr/>
              <w:fldChar w:fldCharType="separate"/>
            </w:r>
          </w:ins>
          <w:ins w:id="1596" w:author="LKY" w:date="2026-09-15T17:30:54Z">
            <w:r>
              <w:rPr>
                <w:rFonts w:hint="eastAsia" w:ascii="Times New Roman" w:hAnsi="Times New Roman" w:eastAsia="宋体" w:cs="宋体"/>
                <w:bCs/>
                <w:szCs w:val="32"/>
                <w:lang w:val="en-US" w:eastAsia="zh-CN"/>
              </w:rPr>
              <w:t>2.4 LED</w:t>
            </w:r>
          </w:ins>
          <w:ins w:id="1597" w:author="LKY" w:date="2026-09-15T17:30:54Z">
            <w:r>
              <w:rPr/>
              <w:tab/>
            </w:r>
          </w:ins>
          <w:ins w:id="1598" w:author="LKY" w:date="2026-09-15T17:30:54Z">
            <w:r>
              <w:rPr/>
              <w:fldChar w:fldCharType="begin"/>
            </w:r>
          </w:ins>
          <w:ins w:id="1599" w:author="LKY" w:date="2026-09-15T17:30:54Z">
            <w:r>
              <w:rPr/>
              <w:instrText xml:space="preserve"> PAGEREF _Toc29559 \h </w:instrText>
            </w:r>
          </w:ins>
          <w:ins w:id="1600" w:author="LKY" w:date="2026-09-15T17:30:54Z">
            <w:r>
              <w:rPr/>
              <w:fldChar w:fldCharType="separate"/>
            </w:r>
          </w:ins>
          <w:ins w:id="1601" w:author="LKY" w:date="2026-09-15T17:30:54Z">
            <w:r>
              <w:rPr/>
              <w:t>23</w:t>
            </w:r>
          </w:ins>
          <w:ins w:id="1602" w:author="LKY" w:date="2026-09-15T17:30:54Z">
            <w:r>
              <w:rPr/>
              <w:fldChar w:fldCharType="end"/>
            </w:r>
          </w:ins>
          <w:ins w:id="1603" w:author="LKY" w:date="2026-09-15T17:30:54Z">
            <w:r>
              <w:rPr/>
              <w:fldChar w:fldCharType="end"/>
            </w:r>
          </w:ins>
        </w:p>
        <w:p w14:paraId="4EFEB0D6">
          <w:pPr>
            <w:pStyle w:val="11"/>
            <w:tabs>
              <w:tab w:val="right" w:leader="dot" w:pos="8306"/>
            </w:tabs>
            <w:rPr>
              <w:ins w:id="1604" w:author="LKY" w:date="2026-09-15T17:30:54Z"/>
            </w:rPr>
          </w:pPr>
          <w:ins w:id="1605" w:author="LKY" w:date="2026-09-15T17:30:54Z">
            <w:r>
              <w:rPr/>
              <w:fldChar w:fldCharType="begin"/>
            </w:r>
          </w:ins>
          <w:ins w:id="1606" w:author="LKY" w:date="2026-09-15T17:30:54Z">
            <w:r>
              <w:rPr/>
              <w:instrText xml:space="preserve"> HYPERLINK \l _Toc9470 </w:instrText>
            </w:r>
          </w:ins>
          <w:ins w:id="1607" w:author="LKY" w:date="2026-09-15T17:30:54Z">
            <w:r>
              <w:rPr/>
              <w:fldChar w:fldCharType="separate"/>
            </w:r>
          </w:ins>
          <w:ins w:id="1608" w:author="LKY" w:date="2026-09-15T17:30:54Z">
            <w:r>
              <w:rPr>
                <w:rFonts w:hint="eastAsia" w:ascii="Times New Roman" w:hAnsi="Times New Roman"/>
                <w:bCs/>
                <w:szCs w:val="32"/>
                <w:lang w:val="en-US" w:eastAsia="zh-CN"/>
              </w:rPr>
              <w:t>2.6网络接口</w:t>
            </w:r>
          </w:ins>
          <w:ins w:id="1609" w:author="LKY" w:date="2026-09-15T17:30:54Z">
            <w:r>
              <w:rPr/>
              <w:tab/>
            </w:r>
          </w:ins>
          <w:ins w:id="1610" w:author="LKY" w:date="2026-09-15T17:30:54Z">
            <w:r>
              <w:rPr/>
              <w:fldChar w:fldCharType="begin"/>
            </w:r>
          </w:ins>
          <w:ins w:id="1611" w:author="LKY" w:date="2026-09-15T17:30:54Z">
            <w:r>
              <w:rPr/>
              <w:instrText xml:space="preserve"> PAGEREF _Toc9470 \h </w:instrText>
            </w:r>
          </w:ins>
          <w:ins w:id="1612" w:author="LKY" w:date="2026-09-15T17:30:54Z">
            <w:r>
              <w:rPr/>
              <w:fldChar w:fldCharType="separate"/>
            </w:r>
          </w:ins>
          <w:ins w:id="1613" w:author="LKY" w:date="2026-09-15T17:30:54Z">
            <w:r>
              <w:rPr/>
              <w:t>24</w:t>
            </w:r>
          </w:ins>
          <w:ins w:id="1614" w:author="LKY" w:date="2026-09-15T17:30:54Z">
            <w:r>
              <w:rPr/>
              <w:fldChar w:fldCharType="end"/>
            </w:r>
          </w:ins>
          <w:ins w:id="1615" w:author="LKY" w:date="2026-09-15T17:30:54Z">
            <w:r>
              <w:rPr/>
              <w:fldChar w:fldCharType="end"/>
            </w:r>
          </w:ins>
        </w:p>
        <w:p w14:paraId="2E55AC50">
          <w:pPr>
            <w:pStyle w:val="11"/>
            <w:tabs>
              <w:tab w:val="right" w:leader="dot" w:pos="8306"/>
            </w:tabs>
            <w:rPr>
              <w:ins w:id="1616" w:author="LKY" w:date="2026-09-15T17:30:54Z"/>
            </w:rPr>
          </w:pPr>
          <w:ins w:id="1617" w:author="LKY" w:date="2026-09-15T17:30:54Z">
            <w:r>
              <w:rPr/>
              <w:fldChar w:fldCharType="begin"/>
            </w:r>
          </w:ins>
          <w:ins w:id="1618" w:author="LKY" w:date="2026-09-15T17:30:54Z">
            <w:r>
              <w:rPr/>
              <w:instrText xml:space="preserve"> HYPERLINK \l _Toc18099 </w:instrText>
            </w:r>
          </w:ins>
          <w:ins w:id="1619" w:author="LKY" w:date="2026-09-15T17:30:54Z">
            <w:r>
              <w:rPr/>
              <w:fldChar w:fldCharType="separate"/>
            </w:r>
          </w:ins>
          <w:ins w:id="1620" w:author="LKY" w:date="2026-09-15T17:30:54Z">
            <w:r>
              <w:rPr>
                <w:rFonts w:hint="eastAsia" w:ascii="Times New Roman" w:hAnsi="Times New Roman" w:cs="宋体"/>
                <w:szCs w:val="32"/>
                <w:lang w:val="en-US" w:eastAsia="zh-CN" w:bidi="en-US"/>
              </w:rPr>
              <w:t>2.7 USB接口</w:t>
            </w:r>
          </w:ins>
          <w:ins w:id="1621" w:author="LKY" w:date="2026-09-15T17:30:54Z">
            <w:r>
              <w:rPr/>
              <w:tab/>
            </w:r>
          </w:ins>
          <w:ins w:id="1622" w:author="LKY" w:date="2026-09-15T17:30:54Z">
            <w:r>
              <w:rPr/>
              <w:fldChar w:fldCharType="begin"/>
            </w:r>
          </w:ins>
          <w:ins w:id="1623" w:author="LKY" w:date="2026-09-15T17:30:54Z">
            <w:r>
              <w:rPr/>
              <w:instrText xml:space="preserve"> PAGEREF _Toc18099 \h </w:instrText>
            </w:r>
          </w:ins>
          <w:ins w:id="1624" w:author="LKY" w:date="2026-09-15T17:30:54Z">
            <w:r>
              <w:rPr/>
              <w:fldChar w:fldCharType="separate"/>
            </w:r>
          </w:ins>
          <w:ins w:id="1625" w:author="LKY" w:date="2026-09-15T17:30:54Z">
            <w:r>
              <w:rPr/>
              <w:t>26</w:t>
            </w:r>
          </w:ins>
          <w:ins w:id="1626" w:author="LKY" w:date="2026-09-15T17:30:54Z">
            <w:r>
              <w:rPr/>
              <w:fldChar w:fldCharType="end"/>
            </w:r>
          </w:ins>
          <w:ins w:id="1627" w:author="LKY" w:date="2026-09-15T17:30:54Z">
            <w:r>
              <w:rPr/>
              <w:fldChar w:fldCharType="end"/>
            </w:r>
          </w:ins>
        </w:p>
        <w:p w14:paraId="0EAA7373">
          <w:pPr>
            <w:pStyle w:val="11"/>
            <w:tabs>
              <w:tab w:val="right" w:leader="dot" w:pos="8306"/>
            </w:tabs>
            <w:rPr>
              <w:ins w:id="1628" w:author="LKY" w:date="2026-09-15T17:30:54Z"/>
            </w:rPr>
          </w:pPr>
          <w:ins w:id="1629" w:author="LKY" w:date="2026-09-15T17:30:54Z">
            <w:r>
              <w:rPr/>
              <w:fldChar w:fldCharType="begin"/>
            </w:r>
          </w:ins>
          <w:ins w:id="1630" w:author="LKY" w:date="2026-09-15T17:30:54Z">
            <w:r>
              <w:rPr/>
              <w:instrText xml:space="preserve"> HYPERLINK \l _Toc5545 </w:instrText>
            </w:r>
          </w:ins>
          <w:ins w:id="1631" w:author="LKY" w:date="2026-09-15T17:30:54Z">
            <w:r>
              <w:rPr/>
              <w:fldChar w:fldCharType="separate"/>
            </w:r>
          </w:ins>
          <w:ins w:id="1632" w:author="LKY" w:date="2026-09-15T17:30:54Z">
            <w:r>
              <w:rPr>
                <w:rFonts w:hint="eastAsia" w:ascii="Times New Roman" w:hAnsi="Times New Roman" w:cs="宋体"/>
                <w:szCs w:val="32"/>
                <w:lang w:val="en-US" w:eastAsia="zh-CN" w:bidi="en-US"/>
              </w:rPr>
              <w:t>2.8 HDMI接口</w:t>
            </w:r>
          </w:ins>
          <w:ins w:id="1633" w:author="LKY" w:date="2026-09-15T17:30:54Z">
            <w:r>
              <w:rPr/>
              <w:tab/>
            </w:r>
          </w:ins>
          <w:ins w:id="1634" w:author="LKY" w:date="2026-09-15T17:30:54Z">
            <w:r>
              <w:rPr/>
              <w:fldChar w:fldCharType="begin"/>
            </w:r>
          </w:ins>
          <w:ins w:id="1635" w:author="LKY" w:date="2026-09-15T17:30:54Z">
            <w:r>
              <w:rPr/>
              <w:instrText xml:space="preserve"> PAGEREF _Toc5545 \h </w:instrText>
            </w:r>
          </w:ins>
          <w:ins w:id="1636" w:author="LKY" w:date="2026-09-15T17:30:54Z">
            <w:r>
              <w:rPr/>
              <w:fldChar w:fldCharType="separate"/>
            </w:r>
          </w:ins>
          <w:ins w:id="1637" w:author="LKY" w:date="2026-09-15T17:30:54Z">
            <w:r>
              <w:rPr/>
              <w:t>28</w:t>
            </w:r>
          </w:ins>
          <w:ins w:id="1638" w:author="LKY" w:date="2026-09-15T17:30:54Z">
            <w:r>
              <w:rPr/>
              <w:fldChar w:fldCharType="end"/>
            </w:r>
          </w:ins>
          <w:ins w:id="1639" w:author="LKY" w:date="2026-09-15T17:30:54Z">
            <w:r>
              <w:rPr/>
              <w:fldChar w:fldCharType="end"/>
            </w:r>
          </w:ins>
        </w:p>
        <w:p w14:paraId="477942BA">
          <w:pPr>
            <w:pStyle w:val="11"/>
            <w:tabs>
              <w:tab w:val="right" w:leader="dot" w:pos="8306"/>
            </w:tabs>
            <w:rPr>
              <w:ins w:id="1640" w:author="LKY" w:date="2026-09-15T17:30:54Z"/>
            </w:rPr>
          </w:pPr>
          <w:ins w:id="1641" w:author="LKY" w:date="2026-09-15T17:30:54Z">
            <w:r>
              <w:rPr/>
              <w:fldChar w:fldCharType="begin"/>
            </w:r>
          </w:ins>
          <w:ins w:id="1642" w:author="LKY" w:date="2026-09-15T17:30:54Z">
            <w:r>
              <w:rPr/>
              <w:instrText xml:space="preserve"> HYPERLINK \l _Toc18360 </w:instrText>
            </w:r>
          </w:ins>
          <w:ins w:id="1643" w:author="LKY" w:date="2026-09-15T17:30:54Z">
            <w:r>
              <w:rPr/>
              <w:fldChar w:fldCharType="separate"/>
            </w:r>
          </w:ins>
          <w:ins w:id="1644" w:author="LKY" w:date="2026-09-15T17:30:54Z">
            <w:r>
              <w:rPr>
                <w:rFonts w:hint="eastAsia" w:ascii="Times New Roman" w:hAnsi="Times New Roman" w:cs="宋体"/>
                <w:kern w:val="2"/>
                <w:szCs w:val="32"/>
                <w:lang w:val="en-US" w:eastAsia="zh-CN" w:bidi="en-US"/>
              </w:rPr>
              <w:t>2.9调试串口</w:t>
            </w:r>
          </w:ins>
          <w:ins w:id="1645" w:author="LKY" w:date="2026-09-15T17:30:54Z">
            <w:r>
              <w:rPr/>
              <w:tab/>
            </w:r>
          </w:ins>
          <w:ins w:id="1646" w:author="LKY" w:date="2026-09-15T17:30:54Z">
            <w:r>
              <w:rPr/>
              <w:fldChar w:fldCharType="begin"/>
            </w:r>
          </w:ins>
          <w:ins w:id="1647" w:author="LKY" w:date="2026-09-15T17:30:54Z">
            <w:r>
              <w:rPr/>
              <w:instrText xml:space="preserve"> PAGEREF _Toc18360 \h </w:instrText>
            </w:r>
          </w:ins>
          <w:ins w:id="1648" w:author="LKY" w:date="2026-09-15T17:30:54Z">
            <w:r>
              <w:rPr/>
              <w:fldChar w:fldCharType="separate"/>
            </w:r>
          </w:ins>
          <w:ins w:id="1649" w:author="LKY" w:date="2026-09-15T17:30:54Z">
            <w:r>
              <w:rPr/>
              <w:t>29</w:t>
            </w:r>
          </w:ins>
          <w:ins w:id="1650" w:author="LKY" w:date="2026-09-15T17:30:54Z">
            <w:r>
              <w:rPr/>
              <w:fldChar w:fldCharType="end"/>
            </w:r>
          </w:ins>
          <w:ins w:id="1651" w:author="LKY" w:date="2026-09-15T17:30:54Z">
            <w:r>
              <w:rPr/>
              <w:fldChar w:fldCharType="end"/>
            </w:r>
          </w:ins>
        </w:p>
        <w:p w14:paraId="763C5153">
          <w:pPr>
            <w:pStyle w:val="11"/>
            <w:tabs>
              <w:tab w:val="right" w:leader="dot" w:pos="8306"/>
            </w:tabs>
            <w:rPr>
              <w:ins w:id="1652" w:author="LKY" w:date="2026-09-15T17:30:54Z"/>
            </w:rPr>
          </w:pPr>
          <w:ins w:id="1653" w:author="LKY" w:date="2026-09-15T17:30:54Z">
            <w:r>
              <w:rPr/>
              <w:fldChar w:fldCharType="begin"/>
            </w:r>
          </w:ins>
          <w:ins w:id="1654" w:author="LKY" w:date="2026-09-15T17:30:54Z">
            <w:r>
              <w:rPr/>
              <w:instrText xml:space="preserve"> HYPERLINK \l _Toc25384 </w:instrText>
            </w:r>
          </w:ins>
          <w:ins w:id="1655" w:author="LKY" w:date="2026-09-15T17:30:54Z">
            <w:r>
              <w:rPr/>
              <w:fldChar w:fldCharType="separate"/>
            </w:r>
          </w:ins>
          <w:ins w:id="1656" w:author="LKY" w:date="2026-09-15T17:30:54Z">
            <w:r>
              <w:rPr>
                <w:rFonts w:hint="eastAsia" w:ascii="Times New Roman" w:hAnsi="Times New Roman" w:cs="宋体"/>
                <w:kern w:val="2"/>
                <w:szCs w:val="32"/>
                <w:lang w:val="en-US" w:eastAsia="zh-CN" w:bidi="en-US"/>
              </w:rPr>
              <w:t>82.10 SIM卡插槽</w:t>
            </w:r>
          </w:ins>
          <w:ins w:id="1657" w:author="LKY" w:date="2026-09-15T17:30:54Z">
            <w:r>
              <w:rPr/>
              <w:tab/>
            </w:r>
          </w:ins>
          <w:ins w:id="1658" w:author="LKY" w:date="2026-09-15T17:30:54Z">
            <w:r>
              <w:rPr/>
              <w:fldChar w:fldCharType="begin"/>
            </w:r>
          </w:ins>
          <w:ins w:id="1659" w:author="LKY" w:date="2026-09-15T17:30:54Z">
            <w:r>
              <w:rPr/>
              <w:instrText xml:space="preserve"> PAGEREF _Toc25384 \h </w:instrText>
            </w:r>
          </w:ins>
          <w:ins w:id="1660" w:author="LKY" w:date="2026-09-15T17:30:54Z">
            <w:r>
              <w:rPr/>
              <w:fldChar w:fldCharType="separate"/>
            </w:r>
          </w:ins>
          <w:ins w:id="1661" w:author="LKY" w:date="2026-09-15T17:30:54Z">
            <w:r>
              <w:rPr/>
              <w:t>29</w:t>
            </w:r>
          </w:ins>
          <w:ins w:id="1662" w:author="LKY" w:date="2026-09-15T17:30:54Z">
            <w:r>
              <w:rPr/>
              <w:fldChar w:fldCharType="end"/>
            </w:r>
          </w:ins>
          <w:ins w:id="1663" w:author="LKY" w:date="2026-09-15T17:30:54Z">
            <w:r>
              <w:rPr/>
              <w:fldChar w:fldCharType="end"/>
            </w:r>
          </w:ins>
        </w:p>
        <w:p w14:paraId="33B6894C">
          <w:pPr>
            <w:pStyle w:val="11"/>
            <w:tabs>
              <w:tab w:val="right" w:leader="dot" w:pos="8306"/>
            </w:tabs>
            <w:rPr>
              <w:ins w:id="1664" w:author="LKY" w:date="2026-09-15T17:30:54Z"/>
            </w:rPr>
          </w:pPr>
          <w:ins w:id="1665" w:author="LKY" w:date="2026-09-15T17:30:54Z">
            <w:r>
              <w:rPr/>
              <w:fldChar w:fldCharType="begin"/>
            </w:r>
          </w:ins>
          <w:ins w:id="1666" w:author="LKY" w:date="2026-09-15T17:30:54Z">
            <w:r>
              <w:rPr/>
              <w:instrText xml:space="preserve"> HYPERLINK \l _Toc4271 </w:instrText>
            </w:r>
          </w:ins>
          <w:ins w:id="1667" w:author="LKY" w:date="2026-09-15T17:30:54Z">
            <w:r>
              <w:rPr/>
              <w:fldChar w:fldCharType="separate"/>
            </w:r>
          </w:ins>
          <w:ins w:id="1668" w:author="LKY" w:date="2026-09-15T17:30:54Z">
            <w:r>
              <w:rPr>
                <w:rFonts w:hint="eastAsia" w:ascii="Times New Roman" w:hAnsi="Times New Roman" w:cs="宋体"/>
                <w:kern w:val="2"/>
                <w:szCs w:val="32"/>
                <w:lang w:val="en-US" w:eastAsia="zh-CN" w:bidi="en-US"/>
              </w:rPr>
              <w:t>2.11 SD卡插槽</w:t>
            </w:r>
          </w:ins>
          <w:ins w:id="1669" w:author="LKY" w:date="2026-09-15T17:30:54Z">
            <w:r>
              <w:rPr/>
              <w:tab/>
            </w:r>
          </w:ins>
          <w:ins w:id="1670" w:author="LKY" w:date="2026-09-15T17:30:54Z">
            <w:r>
              <w:rPr/>
              <w:fldChar w:fldCharType="begin"/>
            </w:r>
          </w:ins>
          <w:ins w:id="1671" w:author="LKY" w:date="2026-09-15T17:30:54Z">
            <w:r>
              <w:rPr/>
              <w:instrText xml:space="preserve"> PAGEREF _Toc4271 \h </w:instrText>
            </w:r>
          </w:ins>
          <w:ins w:id="1672" w:author="LKY" w:date="2026-09-15T17:30:54Z">
            <w:r>
              <w:rPr/>
              <w:fldChar w:fldCharType="separate"/>
            </w:r>
          </w:ins>
          <w:ins w:id="1673" w:author="LKY" w:date="2026-09-15T17:30:54Z">
            <w:r>
              <w:rPr/>
              <w:t>29</w:t>
            </w:r>
          </w:ins>
          <w:ins w:id="1674" w:author="LKY" w:date="2026-09-15T17:30:54Z">
            <w:r>
              <w:rPr/>
              <w:fldChar w:fldCharType="end"/>
            </w:r>
          </w:ins>
          <w:ins w:id="1675" w:author="LKY" w:date="2026-09-15T17:30:54Z">
            <w:r>
              <w:rPr/>
              <w:fldChar w:fldCharType="end"/>
            </w:r>
          </w:ins>
        </w:p>
        <w:p w14:paraId="7F0D6575">
          <w:pPr>
            <w:pStyle w:val="11"/>
            <w:tabs>
              <w:tab w:val="right" w:leader="dot" w:pos="8306"/>
            </w:tabs>
            <w:rPr>
              <w:ins w:id="1676" w:author="LKY" w:date="2026-09-15T17:30:54Z"/>
            </w:rPr>
          </w:pPr>
          <w:ins w:id="1677" w:author="LKY" w:date="2026-09-15T17:30:54Z">
            <w:r>
              <w:rPr/>
              <w:fldChar w:fldCharType="begin"/>
            </w:r>
          </w:ins>
          <w:ins w:id="1678" w:author="LKY" w:date="2026-09-15T17:30:54Z">
            <w:r>
              <w:rPr/>
              <w:instrText xml:space="preserve"> HYPERLINK \l _Toc2691 </w:instrText>
            </w:r>
          </w:ins>
          <w:ins w:id="1679" w:author="LKY" w:date="2026-09-15T17:30:54Z">
            <w:r>
              <w:rPr/>
              <w:fldChar w:fldCharType="separate"/>
            </w:r>
          </w:ins>
          <w:ins w:id="1680" w:author="LKY" w:date="2026-09-15T17:30:54Z">
            <w:r>
              <w:rPr>
                <w:rFonts w:hint="eastAsia" w:ascii="Times New Roman" w:hAnsi="Times New Roman" w:cs="宋体"/>
                <w:kern w:val="2"/>
                <w:szCs w:val="32"/>
                <w:lang w:val="en-US" w:eastAsia="zh-CN" w:bidi="en-US"/>
              </w:rPr>
              <w:t>2.12重启按钮</w:t>
            </w:r>
          </w:ins>
          <w:ins w:id="1681" w:author="LKY" w:date="2026-09-15T17:30:54Z">
            <w:r>
              <w:rPr/>
              <w:tab/>
            </w:r>
          </w:ins>
          <w:ins w:id="1682" w:author="LKY" w:date="2026-09-15T17:30:54Z">
            <w:r>
              <w:rPr/>
              <w:fldChar w:fldCharType="begin"/>
            </w:r>
          </w:ins>
          <w:ins w:id="1683" w:author="LKY" w:date="2026-09-15T17:30:54Z">
            <w:r>
              <w:rPr/>
              <w:instrText xml:space="preserve"> PAGEREF _Toc2691 \h </w:instrText>
            </w:r>
          </w:ins>
          <w:ins w:id="1684" w:author="LKY" w:date="2026-09-15T17:30:54Z">
            <w:r>
              <w:rPr/>
              <w:fldChar w:fldCharType="separate"/>
            </w:r>
          </w:ins>
          <w:ins w:id="1685" w:author="LKY" w:date="2026-09-15T17:30:54Z">
            <w:r>
              <w:rPr/>
              <w:t>31</w:t>
            </w:r>
          </w:ins>
          <w:ins w:id="1686" w:author="LKY" w:date="2026-09-15T17:30:54Z">
            <w:r>
              <w:rPr/>
              <w:fldChar w:fldCharType="end"/>
            </w:r>
          </w:ins>
          <w:ins w:id="1687" w:author="LKY" w:date="2026-09-15T17:30:54Z">
            <w:r>
              <w:rPr/>
              <w:fldChar w:fldCharType="end"/>
            </w:r>
          </w:ins>
        </w:p>
        <w:p w14:paraId="60B1756C">
          <w:pPr>
            <w:pStyle w:val="11"/>
            <w:tabs>
              <w:tab w:val="right" w:leader="dot" w:pos="8306"/>
            </w:tabs>
            <w:rPr>
              <w:ins w:id="1688" w:author="LKY" w:date="2026-09-15T17:30:54Z"/>
            </w:rPr>
          </w:pPr>
          <w:ins w:id="1689" w:author="LKY" w:date="2026-09-15T17:30:54Z">
            <w:r>
              <w:rPr/>
              <w:fldChar w:fldCharType="begin"/>
            </w:r>
          </w:ins>
          <w:ins w:id="1690" w:author="LKY" w:date="2026-09-15T17:30:54Z">
            <w:r>
              <w:rPr/>
              <w:instrText xml:space="preserve"> HYPERLINK \l _Toc20477 </w:instrText>
            </w:r>
          </w:ins>
          <w:ins w:id="1691" w:author="LKY" w:date="2026-09-15T17:30:54Z">
            <w:r>
              <w:rPr/>
              <w:fldChar w:fldCharType="separate"/>
            </w:r>
          </w:ins>
          <w:ins w:id="1692" w:author="LKY" w:date="2026-09-15T17:30:54Z">
            <w:r>
              <w:rPr>
                <w:rFonts w:hint="eastAsia" w:ascii="Times New Roman" w:hAnsi="Times New Roman" w:cs="宋体"/>
                <w:kern w:val="2"/>
                <w:szCs w:val="32"/>
                <w:lang w:val="en-US" w:eastAsia="zh-CN" w:bidi="en-US"/>
              </w:rPr>
              <w:t>2.13 PCIE接口</w:t>
            </w:r>
          </w:ins>
          <w:ins w:id="1693" w:author="LKY" w:date="2026-09-15T17:30:54Z">
            <w:r>
              <w:rPr/>
              <w:tab/>
            </w:r>
          </w:ins>
          <w:ins w:id="1694" w:author="LKY" w:date="2026-09-15T17:30:54Z">
            <w:r>
              <w:rPr/>
              <w:fldChar w:fldCharType="begin"/>
            </w:r>
          </w:ins>
          <w:ins w:id="1695" w:author="LKY" w:date="2026-09-15T17:30:54Z">
            <w:r>
              <w:rPr/>
              <w:instrText xml:space="preserve"> PAGEREF _Toc20477 \h </w:instrText>
            </w:r>
          </w:ins>
          <w:ins w:id="1696" w:author="LKY" w:date="2026-09-15T17:30:54Z">
            <w:r>
              <w:rPr/>
              <w:fldChar w:fldCharType="separate"/>
            </w:r>
          </w:ins>
          <w:ins w:id="1697" w:author="LKY" w:date="2026-09-15T17:30:54Z">
            <w:r>
              <w:rPr/>
              <w:t>31</w:t>
            </w:r>
          </w:ins>
          <w:ins w:id="1698" w:author="LKY" w:date="2026-09-15T17:30:54Z">
            <w:r>
              <w:rPr/>
              <w:fldChar w:fldCharType="end"/>
            </w:r>
          </w:ins>
          <w:ins w:id="1699" w:author="LKY" w:date="2026-09-15T17:30:54Z">
            <w:r>
              <w:rPr/>
              <w:fldChar w:fldCharType="end"/>
            </w:r>
          </w:ins>
        </w:p>
        <w:p w14:paraId="0FB10A4A">
          <w:pPr>
            <w:pStyle w:val="7"/>
            <w:tabs>
              <w:tab w:val="right" w:leader="dot" w:pos="8306"/>
            </w:tabs>
            <w:rPr>
              <w:ins w:id="1700" w:author="LKY" w:date="2026-09-15T17:30:54Z"/>
            </w:rPr>
          </w:pPr>
          <w:ins w:id="1701" w:author="LKY" w:date="2026-09-15T17:30:54Z">
            <w:r>
              <w:rPr/>
              <w:fldChar w:fldCharType="begin"/>
            </w:r>
          </w:ins>
          <w:ins w:id="1702" w:author="LKY" w:date="2026-09-15T17:30:54Z">
            <w:r>
              <w:rPr/>
              <w:instrText xml:space="preserve"> HYPERLINK \l _Toc30749 </w:instrText>
            </w:r>
          </w:ins>
          <w:ins w:id="1703" w:author="LKY" w:date="2026-09-15T17:30:54Z">
            <w:r>
              <w:rPr/>
              <w:fldChar w:fldCharType="separate"/>
            </w:r>
          </w:ins>
          <w:ins w:id="1704" w:author="LKY" w:date="2026-09-15T17:30:54Z">
            <w:r>
              <w:rPr>
                <w:rFonts w:hint="eastAsia" w:ascii="Times New Roman" w:hAnsi="Times New Roman" w:eastAsia="宋体" w:cs="宋体"/>
                <w:bCs w:val="0"/>
                <w:szCs w:val="28"/>
                <w:lang w:val="en-US" w:eastAsia="zh-CN" w:bidi="en-US"/>
              </w:rPr>
              <w:t>2.13.1 4G模块</w:t>
            </w:r>
          </w:ins>
          <w:ins w:id="1705" w:author="LKY" w:date="2026-09-15T17:30:54Z">
            <w:r>
              <w:rPr/>
              <w:tab/>
            </w:r>
          </w:ins>
          <w:ins w:id="1706" w:author="LKY" w:date="2026-09-15T17:30:54Z">
            <w:r>
              <w:rPr/>
              <w:fldChar w:fldCharType="begin"/>
            </w:r>
          </w:ins>
          <w:ins w:id="1707" w:author="LKY" w:date="2026-09-15T17:30:54Z">
            <w:r>
              <w:rPr/>
              <w:instrText xml:space="preserve"> PAGEREF _Toc30749 \h </w:instrText>
            </w:r>
          </w:ins>
          <w:ins w:id="1708" w:author="LKY" w:date="2026-09-15T17:30:54Z">
            <w:r>
              <w:rPr/>
              <w:fldChar w:fldCharType="separate"/>
            </w:r>
          </w:ins>
          <w:ins w:id="1709" w:author="LKY" w:date="2026-09-15T17:30:54Z">
            <w:r>
              <w:rPr/>
              <w:t>31</w:t>
            </w:r>
          </w:ins>
          <w:ins w:id="1710" w:author="LKY" w:date="2026-09-15T17:30:54Z">
            <w:r>
              <w:rPr/>
              <w:fldChar w:fldCharType="end"/>
            </w:r>
          </w:ins>
          <w:ins w:id="1711" w:author="LKY" w:date="2026-09-15T17:30:54Z">
            <w:r>
              <w:rPr/>
              <w:fldChar w:fldCharType="end"/>
            </w:r>
          </w:ins>
        </w:p>
        <w:p w14:paraId="1904B0CF">
          <w:pPr>
            <w:pStyle w:val="7"/>
            <w:tabs>
              <w:tab w:val="right" w:leader="dot" w:pos="8306"/>
            </w:tabs>
            <w:rPr>
              <w:ins w:id="1712" w:author="LKY" w:date="2026-09-15T17:30:54Z"/>
            </w:rPr>
          </w:pPr>
          <w:ins w:id="1713" w:author="LKY" w:date="2026-09-15T17:30:54Z">
            <w:r>
              <w:rPr/>
              <w:fldChar w:fldCharType="begin"/>
            </w:r>
          </w:ins>
          <w:ins w:id="1714" w:author="LKY" w:date="2026-09-15T17:30:54Z">
            <w:r>
              <w:rPr/>
              <w:instrText xml:space="preserve"> HYPERLINK \l _Toc8641 </w:instrText>
            </w:r>
          </w:ins>
          <w:ins w:id="1715" w:author="LKY" w:date="2026-09-15T17:30:54Z">
            <w:r>
              <w:rPr/>
              <w:fldChar w:fldCharType="separate"/>
            </w:r>
          </w:ins>
          <w:ins w:id="1716" w:author="LKY" w:date="2026-09-15T17:30:54Z">
            <w:r>
              <w:rPr>
                <w:rFonts w:hint="eastAsia" w:ascii="Times New Roman" w:hAnsi="Times New Roman" w:eastAsia="宋体" w:cs="宋体"/>
                <w:bCs w:val="0"/>
                <w:szCs w:val="28"/>
                <w:lang w:val="en-US" w:eastAsia="zh-CN" w:bidi="en-US"/>
              </w:rPr>
              <w:t>2.13.2 Wi-Fi模块</w:t>
            </w:r>
          </w:ins>
          <w:ins w:id="1717" w:author="LKY" w:date="2026-09-15T17:30:54Z">
            <w:r>
              <w:rPr/>
              <w:tab/>
            </w:r>
          </w:ins>
          <w:ins w:id="1718" w:author="LKY" w:date="2026-09-15T17:30:54Z">
            <w:r>
              <w:rPr/>
              <w:fldChar w:fldCharType="begin"/>
            </w:r>
          </w:ins>
          <w:ins w:id="1719" w:author="LKY" w:date="2026-09-15T17:30:54Z">
            <w:r>
              <w:rPr/>
              <w:instrText xml:space="preserve"> PAGEREF _Toc8641 \h </w:instrText>
            </w:r>
          </w:ins>
          <w:ins w:id="1720" w:author="LKY" w:date="2026-09-15T17:30:54Z">
            <w:r>
              <w:rPr/>
              <w:fldChar w:fldCharType="separate"/>
            </w:r>
          </w:ins>
          <w:ins w:id="1721" w:author="LKY" w:date="2026-09-15T17:30:54Z">
            <w:r>
              <w:rPr/>
              <w:t>34</w:t>
            </w:r>
          </w:ins>
          <w:ins w:id="1722" w:author="LKY" w:date="2026-09-15T17:30:54Z">
            <w:r>
              <w:rPr/>
              <w:fldChar w:fldCharType="end"/>
            </w:r>
          </w:ins>
          <w:ins w:id="1723" w:author="LKY" w:date="2026-09-15T17:30:54Z">
            <w:r>
              <w:rPr/>
              <w:fldChar w:fldCharType="end"/>
            </w:r>
          </w:ins>
        </w:p>
        <w:p w14:paraId="1F4A0128">
          <w:pPr>
            <w:pStyle w:val="11"/>
            <w:tabs>
              <w:tab w:val="right" w:leader="dot" w:pos="8306"/>
            </w:tabs>
            <w:rPr>
              <w:ins w:id="1724" w:author="LKY" w:date="2026-09-15T17:30:54Z"/>
            </w:rPr>
          </w:pPr>
          <w:ins w:id="1725" w:author="LKY" w:date="2026-09-15T17:30:54Z">
            <w:r>
              <w:rPr/>
              <w:fldChar w:fldCharType="begin"/>
            </w:r>
          </w:ins>
          <w:ins w:id="1726" w:author="LKY" w:date="2026-09-15T17:30:54Z">
            <w:r>
              <w:rPr/>
              <w:instrText xml:space="preserve"> HYPERLINK \l _Toc23484 </w:instrText>
            </w:r>
          </w:ins>
          <w:ins w:id="1727" w:author="LKY" w:date="2026-09-15T17:30:54Z">
            <w:r>
              <w:rPr/>
              <w:fldChar w:fldCharType="separate"/>
            </w:r>
          </w:ins>
          <w:ins w:id="1728" w:author="LKY" w:date="2026-09-15T17:30:54Z">
            <w:r>
              <w:rPr>
                <w:rFonts w:hint="eastAsia" w:ascii="Times New Roman" w:hAnsi="Times New Roman" w:cs="宋体"/>
                <w:kern w:val="2"/>
                <w:szCs w:val="32"/>
                <w:lang w:val="en-US" w:eastAsia="zh-CN" w:bidi="en-US"/>
              </w:rPr>
              <w:t>2.14硬件看门狗</w:t>
            </w:r>
          </w:ins>
          <w:ins w:id="1729" w:author="LKY" w:date="2026-09-15T17:30:54Z">
            <w:r>
              <w:rPr/>
              <w:tab/>
            </w:r>
          </w:ins>
          <w:ins w:id="1730" w:author="LKY" w:date="2026-09-15T17:30:54Z">
            <w:r>
              <w:rPr/>
              <w:fldChar w:fldCharType="begin"/>
            </w:r>
          </w:ins>
          <w:ins w:id="1731" w:author="LKY" w:date="2026-09-15T17:30:54Z">
            <w:r>
              <w:rPr/>
              <w:instrText xml:space="preserve"> PAGEREF _Toc23484 \h </w:instrText>
            </w:r>
          </w:ins>
          <w:ins w:id="1732" w:author="LKY" w:date="2026-09-15T17:30:54Z">
            <w:r>
              <w:rPr/>
              <w:fldChar w:fldCharType="separate"/>
            </w:r>
          </w:ins>
          <w:ins w:id="1733" w:author="LKY" w:date="2026-09-15T17:30:54Z">
            <w:r>
              <w:rPr/>
              <w:t>38</w:t>
            </w:r>
          </w:ins>
          <w:ins w:id="1734" w:author="LKY" w:date="2026-09-15T17:30:54Z">
            <w:r>
              <w:rPr/>
              <w:fldChar w:fldCharType="end"/>
            </w:r>
          </w:ins>
          <w:ins w:id="1735" w:author="LKY" w:date="2026-09-15T17:30:54Z">
            <w:r>
              <w:rPr/>
              <w:fldChar w:fldCharType="end"/>
            </w:r>
          </w:ins>
        </w:p>
        <w:p w14:paraId="11BCF9D0">
          <w:pPr>
            <w:pStyle w:val="11"/>
            <w:tabs>
              <w:tab w:val="right" w:leader="dot" w:pos="8306"/>
            </w:tabs>
            <w:rPr>
              <w:ins w:id="1736" w:author="LKY" w:date="2026-09-15T17:30:54Z"/>
            </w:rPr>
          </w:pPr>
          <w:ins w:id="1737" w:author="LKY" w:date="2026-09-15T17:30:54Z">
            <w:r>
              <w:rPr/>
              <w:fldChar w:fldCharType="begin"/>
            </w:r>
          </w:ins>
          <w:ins w:id="1738" w:author="LKY" w:date="2026-09-15T17:30:54Z">
            <w:r>
              <w:rPr/>
              <w:instrText xml:space="preserve"> HYPERLINK \l _Toc29251 </w:instrText>
            </w:r>
          </w:ins>
          <w:ins w:id="1739" w:author="LKY" w:date="2026-09-15T17:30:54Z">
            <w:r>
              <w:rPr/>
              <w:fldChar w:fldCharType="separate"/>
            </w:r>
          </w:ins>
          <w:ins w:id="1740" w:author="LKY" w:date="2026-09-15T17:30:54Z">
            <w:r>
              <w:rPr>
                <w:rFonts w:hint="eastAsia" w:ascii="Times New Roman" w:hAnsi="Times New Roman" w:cs="宋体"/>
                <w:kern w:val="2"/>
                <w:szCs w:val="32"/>
                <w:lang w:val="en-US" w:eastAsia="zh-CN" w:bidi="en-US"/>
              </w:rPr>
              <w:t>2.15外部RTC</w:t>
            </w:r>
          </w:ins>
          <w:ins w:id="1741" w:author="LKY" w:date="2026-09-15T17:30:54Z">
            <w:r>
              <w:rPr/>
              <w:tab/>
            </w:r>
          </w:ins>
          <w:ins w:id="1742" w:author="LKY" w:date="2026-09-15T17:30:54Z">
            <w:r>
              <w:rPr/>
              <w:fldChar w:fldCharType="begin"/>
            </w:r>
          </w:ins>
          <w:ins w:id="1743" w:author="LKY" w:date="2026-09-15T17:30:54Z">
            <w:r>
              <w:rPr/>
              <w:instrText xml:space="preserve"> PAGEREF _Toc29251 \h </w:instrText>
            </w:r>
          </w:ins>
          <w:ins w:id="1744" w:author="LKY" w:date="2026-09-15T17:30:54Z">
            <w:r>
              <w:rPr/>
              <w:fldChar w:fldCharType="separate"/>
            </w:r>
          </w:ins>
          <w:ins w:id="1745" w:author="LKY" w:date="2026-09-15T17:30:54Z">
            <w:r>
              <w:rPr/>
              <w:t>38</w:t>
            </w:r>
          </w:ins>
          <w:ins w:id="1746" w:author="LKY" w:date="2026-09-15T17:30:54Z">
            <w:r>
              <w:rPr/>
              <w:fldChar w:fldCharType="end"/>
            </w:r>
          </w:ins>
          <w:ins w:id="1747" w:author="LKY" w:date="2026-09-15T17:30:54Z">
            <w:r>
              <w:rPr/>
              <w:fldChar w:fldCharType="end"/>
            </w:r>
          </w:ins>
        </w:p>
        <w:p w14:paraId="41FA0319">
          <w:pPr>
            <w:pStyle w:val="11"/>
            <w:tabs>
              <w:tab w:val="right" w:leader="dot" w:pos="8306"/>
            </w:tabs>
            <w:rPr>
              <w:ins w:id="1748" w:author="LKY" w:date="2026-09-15T17:30:54Z"/>
            </w:rPr>
          </w:pPr>
          <w:ins w:id="1749" w:author="LKY" w:date="2026-09-15T17:30:54Z">
            <w:r>
              <w:rPr/>
              <w:fldChar w:fldCharType="begin"/>
            </w:r>
          </w:ins>
          <w:ins w:id="1750" w:author="LKY" w:date="2026-09-15T17:30:54Z">
            <w:r>
              <w:rPr/>
              <w:instrText xml:space="preserve"> HYPERLINK \l _Toc26044 </w:instrText>
            </w:r>
          </w:ins>
          <w:ins w:id="1751" w:author="LKY" w:date="2026-09-15T17:30:54Z">
            <w:r>
              <w:rPr/>
              <w:fldChar w:fldCharType="separate"/>
            </w:r>
          </w:ins>
          <w:ins w:id="1752" w:author="LKY" w:date="2026-09-15T17:30:54Z">
            <w:r>
              <w:rPr>
                <w:rFonts w:hint="eastAsia" w:ascii="Times New Roman" w:hAnsi="Times New Roman" w:cs="宋体"/>
                <w:kern w:val="2"/>
                <w:szCs w:val="32"/>
                <w:lang w:val="en-US" w:eastAsia="zh-CN" w:bidi="en-US"/>
              </w:rPr>
              <w:t>2.16加密芯片</w:t>
            </w:r>
          </w:ins>
          <w:ins w:id="1753" w:author="LKY" w:date="2026-09-15T17:30:54Z">
            <w:r>
              <w:rPr/>
              <w:tab/>
            </w:r>
          </w:ins>
          <w:ins w:id="1754" w:author="LKY" w:date="2026-09-15T17:30:54Z">
            <w:r>
              <w:rPr/>
              <w:fldChar w:fldCharType="begin"/>
            </w:r>
          </w:ins>
          <w:ins w:id="1755" w:author="LKY" w:date="2026-09-15T17:30:54Z">
            <w:r>
              <w:rPr/>
              <w:instrText xml:space="preserve"> PAGEREF _Toc26044 \h </w:instrText>
            </w:r>
          </w:ins>
          <w:ins w:id="1756" w:author="LKY" w:date="2026-09-15T17:30:54Z">
            <w:r>
              <w:rPr/>
              <w:fldChar w:fldCharType="separate"/>
            </w:r>
          </w:ins>
          <w:ins w:id="1757" w:author="LKY" w:date="2026-09-15T17:30:54Z">
            <w:r>
              <w:rPr/>
              <w:t>39</w:t>
            </w:r>
          </w:ins>
          <w:ins w:id="1758" w:author="LKY" w:date="2026-09-15T17:30:54Z">
            <w:r>
              <w:rPr/>
              <w:fldChar w:fldCharType="end"/>
            </w:r>
          </w:ins>
          <w:ins w:id="1759" w:author="LKY" w:date="2026-09-15T17:30:54Z">
            <w:r>
              <w:rPr/>
              <w:fldChar w:fldCharType="end"/>
            </w:r>
          </w:ins>
        </w:p>
        <w:p w14:paraId="58F196BB">
          <w:pPr>
            <w:pStyle w:val="10"/>
            <w:tabs>
              <w:tab w:val="right" w:leader="dot" w:pos="8306"/>
            </w:tabs>
            <w:rPr>
              <w:ins w:id="1760" w:author="LKY" w:date="2026-09-15T17:30:54Z"/>
            </w:rPr>
          </w:pPr>
          <w:ins w:id="1761" w:author="LKY" w:date="2026-09-15T17:30:54Z">
            <w:r>
              <w:rPr/>
              <w:fldChar w:fldCharType="begin"/>
            </w:r>
          </w:ins>
          <w:ins w:id="1762" w:author="LKY" w:date="2026-09-15T17:30:54Z">
            <w:r>
              <w:rPr/>
              <w:instrText xml:space="preserve"> HYPERLINK \l _Toc6362 </w:instrText>
            </w:r>
          </w:ins>
          <w:ins w:id="1763" w:author="LKY" w:date="2026-09-15T17:30:54Z">
            <w:r>
              <w:rPr/>
              <w:fldChar w:fldCharType="separate"/>
            </w:r>
          </w:ins>
          <w:ins w:id="1764" w:author="LKY" w:date="2026-09-15T17:30:54Z">
            <w:r>
              <w:rPr>
                <w:rFonts w:hint="eastAsia"/>
                <w:lang w:val="en-US" w:eastAsia="zh-CN"/>
              </w:rPr>
              <w:t>3.设备登录</w:t>
            </w:r>
          </w:ins>
          <w:ins w:id="1765" w:author="LKY" w:date="2026-09-15T17:30:54Z">
            <w:r>
              <w:rPr/>
              <w:tab/>
            </w:r>
          </w:ins>
          <w:ins w:id="1766" w:author="LKY" w:date="2026-09-15T17:30:54Z">
            <w:r>
              <w:rPr/>
              <w:fldChar w:fldCharType="begin"/>
            </w:r>
          </w:ins>
          <w:ins w:id="1767" w:author="LKY" w:date="2026-09-15T17:30:54Z">
            <w:r>
              <w:rPr/>
              <w:instrText xml:space="preserve"> PAGEREF _Toc6362 \h </w:instrText>
            </w:r>
          </w:ins>
          <w:ins w:id="1768" w:author="LKY" w:date="2026-09-15T17:30:54Z">
            <w:r>
              <w:rPr/>
              <w:fldChar w:fldCharType="separate"/>
            </w:r>
          </w:ins>
          <w:ins w:id="1769" w:author="LKY" w:date="2026-09-15T17:30:54Z">
            <w:r>
              <w:rPr/>
              <w:t>40</w:t>
            </w:r>
          </w:ins>
          <w:ins w:id="1770" w:author="LKY" w:date="2026-09-15T17:30:54Z">
            <w:r>
              <w:rPr/>
              <w:fldChar w:fldCharType="end"/>
            </w:r>
          </w:ins>
          <w:ins w:id="1771" w:author="LKY" w:date="2026-09-15T17:30:54Z">
            <w:r>
              <w:rPr/>
              <w:fldChar w:fldCharType="end"/>
            </w:r>
          </w:ins>
        </w:p>
        <w:p w14:paraId="0D555E21">
          <w:pPr>
            <w:pStyle w:val="11"/>
            <w:tabs>
              <w:tab w:val="right" w:leader="dot" w:pos="8306"/>
            </w:tabs>
            <w:rPr>
              <w:ins w:id="1772" w:author="LKY" w:date="2026-09-15T17:30:54Z"/>
            </w:rPr>
          </w:pPr>
          <w:ins w:id="1773" w:author="LKY" w:date="2026-09-15T17:30:54Z">
            <w:r>
              <w:rPr/>
              <w:fldChar w:fldCharType="begin"/>
            </w:r>
          </w:ins>
          <w:ins w:id="1774" w:author="LKY" w:date="2026-09-15T17:30:54Z">
            <w:r>
              <w:rPr/>
              <w:instrText xml:space="preserve"> HYPERLINK \l _Toc32467 </w:instrText>
            </w:r>
          </w:ins>
          <w:ins w:id="1775" w:author="LKY" w:date="2026-09-15T17:30:54Z">
            <w:r>
              <w:rPr/>
              <w:fldChar w:fldCharType="separate"/>
            </w:r>
          </w:ins>
          <w:ins w:id="1776" w:author="LKY" w:date="2026-09-15T17:30:54Z">
            <w:r>
              <w:rPr>
                <w:rFonts w:hint="eastAsia" w:ascii="Times New Roman" w:hAnsi="Times New Roman" w:eastAsia="宋体" w:cs="宋体"/>
                <w:bCs/>
                <w:iCs/>
                <w:szCs w:val="32"/>
                <w:lang w:val="en-US" w:eastAsia="zh-CN"/>
              </w:rPr>
              <w:t>3.1 USB登录</w:t>
            </w:r>
          </w:ins>
          <w:ins w:id="1777" w:author="LKY" w:date="2026-09-15T17:30:54Z">
            <w:r>
              <w:rPr/>
              <w:tab/>
            </w:r>
          </w:ins>
          <w:ins w:id="1778" w:author="LKY" w:date="2026-09-15T17:30:54Z">
            <w:r>
              <w:rPr/>
              <w:fldChar w:fldCharType="begin"/>
            </w:r>
          </w:ins>
          <w:ins w:id="1779" w:author="LKY" w:date="2026-09-15T17:30:54Z">
            <w:r>
              <w:rPr/>
              <w:instrText xml:space="preserve"> PAGEREF _Toc32467 \h </w:instrText>
            </w:r>
          </w:ins>
          <w:ins w:id="1780" w:author="LKY" w:date="2026-09-15T17:30:54Z">
            <w:r>
              <w:rPr/>
              <w:fldChar w:fldCharType="separate"/>
            </w:r>
          </w:ins>
          <w:ins w:id="1781" w:author="LKY" w:date="2026-09-15T17:30:54Z">
            <w:r>
              <w:rPr/>
              <w:t>40</w:t>
            </w:r>
          </w:ins>
          <w:ins w:id="1782" w:author="LKY" w:date="2026-09-15T17:30:54Z">
            <w:r>
              <w:rPr/>
              <w:fldChar w:fldCharType="end"/>
            </w:r>
          </w:ins>
          <w:ins w:id="1783" w:author="LKY" w:date="2026-09-15T17:30:54Z">
            <w:r>
              <w:rPr/>
              <w:fldChar w:fldCharType="end"/>
            </w:r>
          </w:ins>
        </w:p>
        <w:p w14:paraId="2C9E8F5F">
          <w:pPr>
            <w:pStyle w:val="11"/>
            <w:tabs>
              <w:tab w:val="right" w:leader="dot" w:pos="8306"/>
            </w:tabs>
            <w:rPr>
              <w:ins w:id="1784" w:author="LKY" w:date="2026-09-15T17:30:54Z"/>
            </w:rPr>
          </w:pPr>
          <w:ins w:id="1785" w:author="LKY" w:date="2026-09-15T17:30:54Z">
            <w:r>
              <w:rPr/>
              <w:fldChar w:fldCharType="begin"/>
            </w:r>
          </w:ins>
          <w:ins w:id="1786" w:author="LKY" w:date="2026-09-15T17:30:54Z">
            <w:r>
              <w:rPr/>
              <w:instrText xml:space="preserve"> HYPERLINK \l _Toc5914 </w:instrText>
            </w:r>
          </w:ins>
          <w:ins w:id="1787" w:author="LKY" w:date="2026-09-15T17:30:54Z">
            <w:r>
              <w:rPr/>
              <w:fldChar w:fldCharType="separate"/>
            </w:r>
          </w:ins>
          <w:ins w:id="1788" w:author="LKY" w:date="2026-09-15T17:30:54Z">
            <w:r>
              <w:rPr>
                <w:rFonts w:hint="eastAsia" w:ascii="Times New Roman" w:hAnsi="Times New Roman" w:eastAsia="宋体" w:cs="宋体"/>
                <w:bCs/>
                <w:iCs/>
                <w:szCs w:val="32"/>
                <w:lang w:val="en-US" w:eastAsia="zh-CN"/>
              </w:rPr>
              <w:t>3.2 SSH2登录</w:t>
            </w:r>
          </w:ins>
          <w:ins w:id="1789" w:author="LKY" w:date="2026-09-15T17:30:54Z">
            <w:r>
              <w:rPr/>
              <w:tab/>
            </w:r>
          </w:ins>
          <w:ins w:id="1790" w:author="LKY" w:date="2026-09-15T17:30:54Z">
            <w:r>
              <w:rPr/>
              <w:fldChar w:fldCharType="begin"/>
            </w:r>
          </w:ins>
          <w:ins w:id="1791" w:author="LKY" w:date="2026-09-15T17:30:54Z">
            <w:r>
              <w:rPr/>
              <w:instrText xml:space="preserve"> PAGEREF _Toc5914 \h </w:instrText>
            </w:r>
          </w:ins>
          <w:ins w:id="1792" w:author="LKY" w:date="2026-09-15T17:30:54Z">
            <w:r>
              <w:rPr/>
              <w:fldChar w:fldCharType="separate"/>
            </w:r>
          </w:ins>
          <w:ins w:id="1793" w:author="LKY" w:date="2026-09-15T17:30:54Z">
            <w:r>
              <w:rPr/>
              <w:t>40</w:t>
            </w:r>
          </w:ins>
          <w:ins w:id="1794" w:author="LKY" w:date="2026-09-15T17:30:54Z">
            <w:r>
              <w:rPr/>
              <w:fldChar w:fldCharType="end"/>
            </w:r>
          </w:ins>
          <w:ins w:id="1795" w:author="LKY" w:date="2026-09-15T17:30:54Z">
            <w:r>
              <w:rPr/>
              <w:fldChar w:fldCharType="end"/>
            </w:r>
          </w:ins>
        </w:p>
        <w:p w14:paraId="306E8FB7">
          <w:pPr>
            <w:pStyle w:val="10"/>
            <w:tabs>
              <w:tab w:val="right" w:leader="dot" w:pos="8306"/>
            </w:tabs>
            <w:rPr>
              <w:ins w:id="1796" w:author="LKY" w:date="2026-09-15T17:30:54Z"/>
            </w:rPr>
          </w:pPr>
          <w:ins w:id="1797" w:author="LKY" w:date="2026-09-15T17:30:54Z">
            <w:r>
              <w:rPr/>
              <w:fldChar w:fldCharType="begin"/>
            </w:r>
          </w:ins>
          <w:ins w:id="1798" w:author="LKY" w:date="2026-09-15T17:30:54Z">
            <w:r>
              <w:rPr/>
              <w:instrText xml:space="preserve"> HYPERLINK \l _Toc22300 </w:instrText>
            </w:r>
          </w:ins>
          <w:ins w:id="1799" w:author="LKY" w:date="2026-09-15T17:30:54Z">
            <w:r>
              <w:rPr/>
              <w:fldChar w:fldCharType="separate"/>
            </w:r>
          </w:ins>
          <w:ins w:id="1800" w:author="LKY" w:date="2026-09-15T17:30:54Z">
            <w:r>
              <w:rPr>
                <w:rFonts w:hint="eastAsia" w:ascii="Times New Roman" w:hAnsi="Times New Roman" w:eastAsia="黑体" w:cs="黑体"/>
                <w:bCs w:val="0"/>
                <w:szCs w:val="44"/>
                <w:lang w:val="en-US" w:eastAsia="zh-CN" w:bidi="en-US"/>
              </w:rPr>
              <w:t>4.系统烧录</w:t>
            </w:r>
          </w:ins>
          <w:ins w:id="1801" w:author="LKY" w:date="2026-09-15T17:30:54Z">
            <w:r>
              <w:rPr/>
              <w:tab/>
            </w:r>
          </w:ins>
          <w:ins w:id="1802" w:author="LKY" w:date="2026-09-15T17:30:54Z">
            <w:r>
              <w:rPr/>
              <w:fldChar w:fldCharType="begin"/>
            </w:r>
          </w:ins>
          <w:ins w:id="1803" w:author="LKY" w:date="2026-09-15T17:30:54Z">
            <w:r>
              <w:rPr/>
              <w:instrText xml:space="preserve"> PAGEREF _Toc22300 \h </w:instrText>
            </w:r>
          </w:ins>
          <w:ins w:id="1804" w:author="LKY" w:date="2026-09-15T17:30:54Z">
            <w:r>
              <w:rPr/>
              <w:fldChar w:fldCharType="separate"/>
            </w:r>
          </w:ins>
          <w:ins w:id="1805" w:author="LKY" w:date="2026-09-15T17:30:54Z">
            <w:r>
              <w:rPr/>
              <w:t>42</w:t>
            </w:r>
          </w:ins>
          <w:ins w:id="1806" w:author="LKY" w:date="2026-09-15T17:30:54Z">
            <w:r>
              <w:rPr/>
              <w:fldChar w:fldCharType="end"/>
            </w:r>
          </w:ins>
          <w:ins w:id="1807" w:author="LKY" w:date="2026-09-15T17:30:54Z">
            <w:r>
              <w:rPr/>
              <w:fldChar w:fldCharType="end"/>
            </w:r>
          </w:ins>
        </w:p>
        <w:p w14:paraId="4EC83E01">
          <w:pPr>
            <w:pStyle w:val="11"/>
            <w:tabs>
              <w:tab w:val="right" w:leader="dot" w:pos="8306"/>
            </w:tabs>
            <w:rPr>
              <w:ins w:id="1808" w:author="LKY" w:date="2026-09-15T17:30:54Z"/>
            </w:rPr>
          </w:pPr>
          <w:ins w:id="1809" w:author="LKY" w:date="2026-09-15T17:30:54Z">
            <w:r>
              <w:rPr/>
              <w:fldChar w:fldCharType="begin"/>
            </w:r>
          </w:ins>
          <w:ins w:id="1810" w:author="LKY" w:date="2026-09-15T17:30:54Z">
            <w:r>
              <w:rPr/>
              <w:instrText xml:space="preserve"> HYPERLINK \l _Toc1603 </w:instrText>
            </w:r>
          </w:ins>
          <w:ins w:id="1811" w:author="LKY" w:date="2026-09-15T17:30:54Z">
            <w:r>
              <w:rPr/>
              <w:fldChar w:fldCharType="separate"/>
            </w:r>
          </w:ins>
          <w:ins w:id="1812" w:author="LKY" w:date="2026-09-15T17:30:54Z">
            <w:r>
              <w:rPr>
                <w:rFonts w:hint="eastAsia" w:ascii="Times New Roman" w:hAnsi="Times New Roman" w:eastAsia="宋体" w:cs="宋体"/>
                <w:bCs w:val="0"/>
                <w:szCs w:val="32"/>
                <w:lang w:val="en-US" w:eastAsia="zh-CN" w:bidi="en-US"/>
              </w:rPr>
              <w:t>4.1 Micro SD卡启动</w:t>
            </w:r>
          </w:ins>
          <w:ins w:id="1813" w:author="LKY" w:date="2026-09-15T17:30:54Z">
            <w:r>
              <w:rPr/>
              <w:tab/>
            </w:r>
          </w:ins>
          <w:ins w:id="1814" w:author="LKY" w:date="2026-09-15T17:30:54Z">
            <w:r>
              <w:rPr/>
              <w:fldChar w:fldCharType="begin"/>
            </w:r>
          </w:ins>
          <w:ins w:id="1815" w:author="LKY" w:date="2026-09-15T17:30:54Z">
            <w:r>
              <w:rPr/>
              <w:instrText xml:space="preserve"> PAGEREF _Toc1603 \h </w:instrText>
            </w:r>
          </w:ins>
          <w:ins w:id="1816" w:author="LKY" w:date="2026-09-15T17:30:54Z">
            <w:r>
              <w:rPr/>
              <w:fldChar w:fldCharType="separate"/>
            </w:r>
          </w:ins>
          <w:ins w:id="1817" w:author="LKY" w:date="2026-09-15T17:30:54Z">
            <w:r>
              <w:rPr/>
              <w:t>42</w:t>
            </w:r>
          </w:ins>
          <w:ins w:id="1818" w:author="LKY" w:date="2026-09-15T17:30:54Z">
            <w:r>
              <w:rPr/>
              <w:fldChar w:fldCharType="end"/>
            </w:r>
          </w:ins>
          <w:ins w:id="1819" w:author="LKY" w:date="2026-09-15T17:30:54Z">
            <w:r>
              <w:rPr/>
              <w:fldChar w:fldCharType="end"/>
            </w:r>
          </w:ins>
        </w:p>
        <w:p w14:paraId="14410952">
          <w:pPr>
            <w:pStyle w:val="7"/>
            <w:tabs>
              <w:tab w:val="right" w:leader="dot" w:pos="8306"/>
            </w:tabs>
            <w:rPr>
              <w:ins w:id="1820" w:author="LKY" w:date="2026-09-15T17:30:54Z"/>
            </w:rPr>
          </w:pPr>
          <w:ins w:id="1821" w:author="LKY" w:date="2026-09-15T17:30:54Z">
            <w:r>
              <w:rPr/>
              <w:fldChar w:fldCharType="begin"/>
            </w:r>
          </w:ins>
          <w:ins w:id="1822" w:author="LKY" w:date="2026-09-15T17:30:54Z">
            <w:r>
              <w:rPr/>
              <w:instrText xml:space="preserve"> HYPERLINK \l _Toc20025 </w:instrText>
            </w:r>
          </w:ins>
          <w:ins w:id="1823" w:author="LKY" w:date="2026-09-15T17:30:54Z">
            <w:r>
              <w:rPr/>
              <w:fldChar w:fldCharType="separate"/>
            </w:r>
          </w:ins>
          <w:ins w:id="1824" w:author="LKY" w:date="2026-09-15T17:30:54Z">
            <w:r>
              <w:rPr>
                <w:rFonts w:hint="eastAsia" w:ascii="Times New Roman" w:hAnsi="Times New Roman" w:eastAsia="宋体" w:cs="宋体"/>
                <w:bCs w:val="0"/>
                <w:szCs w:val="28"/>
                <w:lang w:val="en-US" w:eastAsia="zh-CN" w:bidi="en-US"/>
              </w:rPr>
              <w:t>4.1.1启动卡制作</w:t>
            </w:r>
          </w:ins>
          <w:ins w:id="1825" w:author="LKY" w:date="2026-09-15T17:30:54Z">
            <w:r>
              <w:rPr/>
              <w:tab/>
            </w:r>
          </w:ins>
          <w:ins w:id="1826" w:author="LKY" w:date="2026-09-15T17:30:54Z">
            <w:r>
              <w:rPr/>
              <w:fldChar w:fldCharType="begin"/>
            </w:r>
          </w:ins>
          <w:ins w:id="1827" w:author="LKY" w:date="2026-09-15T17:30:54Z">
            <w:r>
              <w:rPr/>
              <w:instrText xml:space="preserve"> PAGEREF _Toc20025 \h </w:instrText>
            </w:r>
          </w:ins>
          <w:ins w:id="1828" w:author="LKY" w:date="2026-09-15T17:30:54Z">
            <w:r>
              <w:rPr/>
              <w:fldChar w:fldCharType="separate"/>
            </w:r>
          </w:ins>
          <w:ins w:id="1829" w:author="LKY" w:date="2026-09-15T17:30:54Z">
            <w:r>
              <w:rPr/>
              <w:t>42</w:t>
            </w:r>
          </w:ins>
          <w:ins w:id="1830" w:author="LKY" w:date="2026-09-15T17:30:54Z">
            <w:r>
              <w:rPr/>
              <w:fldChar w:fldCharType="end"/>
            </w:r>
          </w:ins>
          <w:ins w:id="1831" w:author="LKY" w:date="2026-09-15T17:30:54Z">
            <w:r>
              <w:rPr/>
              <w:fldChar w:fldCharType="end"/>
            </w:r>
          </w:ins>
        </w:p>
        <w:p w14:paraId="11E06425">
          <w:pPr>
            <w:pStyle w:val="7"/>
            <w:tabs>
              <w:tab w:val="right" w:leader="dot" w:pos="8306"/>
            </w:tabs>
            <w:rPr>
              <w:ins w:id="1832" w:author="LKY" w:date="2026-09-15T17:30:54Z"/>
            </w:rPr>
          </w:pPr>
          <w:ins w:id="1833" w:author="LKY" w:date="2026-09-15T17:30:54Z">
            <w:r>
              <w:rPr/>
              <w:fldChar w:fldCharType="begin"/>
            </w:r>
          </w:ins>
          <w:ins w:id="1834" w:author="LKY" w:date="2026-09-15T17:30:54Z">
            <w:r>
              <w:rPr/>
              <w:instrText xml:space="preserve"> HYPERLINK \l _Toc19780 </w:instrText>
            </w:r>
          </w:ins>
          <w:ins w:id="1835" w:author="LKY" w:date="2026-09-15T17:30:54Z">
            <w:r>
              <w:rPr/>
              <w:fldChar w:fldCharType="separate"/>
            </w:r>
          </w:ins>
          <w:ins w:id="1836" w:author="LKY" w:date="2026-09-15T17:30:54Z">
            <w:r>
              <w:rPr>
                <w:rFonts w:hint="eastAsia" w:ascii="Times New Roman" w:hAnsi="Times New Roman"/>
                <w:bCs/>
                <w:szCs w:val="28"/>
                <w:lang w:val="en-US" w:eastAsia="zh-CN"/>
              </w:rPr>
              <w:t>4.1.2从启动卡启动</w:t>
            </w:r>
          </w:ins>
          <w:ins w:id="1837" w:author="LKY" w:date="2026-09-15T17:30:54Z">
            <w:r>
              <w:rPr/>
              <w:tab/>
            </w:r>
          </w:ins>
          <w:ins w:id="1838" w:author="LKY" w:date="2026-09-15T17:30:54Z">
            <w:r>
              <w:rPr/>
              <w:fldChar w:fldCharType="begin"/>
            </w:r>
          </w:ins>
          <w:ins w:id="1839" w:author="LKY" w:date="2026-09-15T17:30:54Z">
            <w:r>
              <w:rPr/>
              <w:instrText xml:space="preserve"> PAGEREF _Toc19780 \h </w:instrText>
            </w:r>
          </w:ins>
          <w:ins w:id="1840" w:author="LKY" w:date="2026-09-15T17:30:54Z">
            <w:r>
              <w:rPr/>
              <w:fldChar w:fldCharType="separate"/>
            </w:r>
          </w:ins>
          <w:ins w:id="1841" w:author="LKY" w:date="2026-09-15T17:30:54Z">
            <w:r>
              <w:rPr/>
              <w:t>46</w:t>
            </w:r>
          </w:ins>
          <w:ins w:id="1842" w:author="LKY" w:date="2026-09-15T17:30:54Z">
            <w:r>
              <w:rPr/>
              <w:fldChar w:fldCharType="end"/>
            </w:r>
          </w:ins>
          <w:ins w:id="1843" w:author="LKY" w:date="2026-09-15T17:30:54Z">
            <w:r>
              <w:rPr/>
              <w:fldChar w:fldCharType="end"/>
            </w:r>
          </w:ins>
        </w:p>
        <w:p w14:paraId="68C94CCD">
          <w:pPr>
            <w:pStyle w:val="7"/>
            <w:tabs>
              <w:tab w:val="right" w:leader="dot" w:pos="8306"/>
            </w:tabs>
            <w:rPr>
              <w:ins w:id="1844" w:author="LKY" w:date="2026-09-15T17:30:54Z"/>
            </w:rPr>
          </w:pPr>
          <w:ins w:id="1845" w:author="LKY" w:date="2026-09-15T17:30:54Z">
            <w:r>
              <w:rPr/>
              <w:fldChar w:fldCharType="begin"/>
            </w:r>
          </w:ins>
          <w:ins w:id="1846" w:author="LKY" w:date="2026-09-15T17:30:54Z">
            <w:r>
              <w:rPr/>
              <w:instrText xml:space="preserve"> HYPERLINK \l _Toc1488 </w:instrText>
            </w:r>
          </w:ins>
          <w:ins w:id="1847" w:author="LKY" w:date="2026-09-15T17:30:54Z">
            <w:r>
              <w:rPr/>
              <w:fldChar w:fldCharType="separate"/>
            </w:r>
          </w:ins>
          <w:ins w:id="1848" w:author="LKY" w:date="2026-09-15T17:30:54Z">
            <w:r>
              <w:rPr>
                <w:rFonts w:hint="eastAsia" w:ascii="Times New Roman" w:hAnsi="Times New Roman"/>
                <w:bCs/>
                <w:szCs w:val="28"/>
                <w:lang w:val="en-US" w:eastAsia="zh-CN"/>
              </w:rPr>
              <w:t>4.1.3将系统固化到eMMC</w:t>
            </w:r>
          </w:ins>
          <w:ins w:id="1849" w:author="LKY" w:date="2026-09-15T17:30:54Z">
            <w:r>
              <w:rPr/>
              <w:tab/>
            </w:r>
          </w:ins>
          <w:ins w:id="1850" w:author="LKY" w:date="2026-09-15T17:30:54Z">
            <w:r>
              <w:rPr/>
              <w:fldChar w:fldCharType="begin"/>
            </w:r>
          </w:ins>
          <w:ins w:id="1851" w:author="LKY" w:date="2026-09-15T17:30:54Z">
            <w:r>
              <w:rPr/>
              <w:instrText xml:space="preserve"> PAGEREF _Toc1488 \h </w:instrText>
            </w:r>
          </w:ins>
          <w:ins w:id="1852" w:author="LKY" w:date="2026-09-15T17:30:54Z">
            <w:r>
              <w:rPr/>
              <w:fldChar w:fldCharType="separate"/>
            </w:r>
          </w:ins>
          <w:ins w:id="1853" w:author="LKY" w:date="2026-09-15T17:30:54Z">
            <w:r>
              <w:rPr/>
              <w:t>48</w:t>
            </w:r>
          </w:ins>
          <w:ins w:id="1854" w:author="LKY" w:date="2026-09-15T17:30:54Z">
            <w:r>
              <w:rPr/>
              <w:fldChar w:fldCharType="end"/>
            </w:r>
          </w:ins>
          <w:ins w:id="1855" w:author="LKY" w:date="2026-09-15T17:30:54Z">
            <w:r>
              <w:rPr/>
              <w:fldChar w:fldCharType="end"/>
            </w:r>
          </w:ins>
        </w:p>
        <w:p w14:paraId="325EF984">
          <w:pPr>
            <w:pStyle w:val="10"/>
            <w:tabs>
              <w:tab w:val="right" w:leader="dot" w:pos="8306"/>
            </w:tabs>
            <w:rPr>
              <w:ins w:id="1856" w:author="LKY" w:date="2026-09-15T17:30:54Z"/>
            </w:rPr>
          </w:pPr>
          <w:ins w:id="1857" w:author="LKY" w:date="2026-09-15T17:30:54Z">
            <w:r>
              <w:rPr/>
              <w:fldChar w:fldCharType="begin"/>
            </w:r>
          </w:ins>
          <w:ins w:id="1858" w:author="LKY" w:date="2026-09-15T17:30:54Z">
            <w:r>
              <w:rPr/>
              <w:instrText xml:space="preserve"> HYPERLINK \l _Toc19414 </w:instrText>
            </w:r>
          </w:ins>
          <w:ins w:id="1859" w:author="LKY" w:date="2026-09-15T17:30:54Z">
            <w:r>
              <w:rPr/>
              <w:fldChar w:fldCharType="separate"/>
            </w:r>
          </w:ins>
          <w:ins w:id="1860" w:author="LKY" w:date="2026-09-15T17:30:54Z">
            <w:r>
              <w:rPr>
                <w:rFonts w:hint="eastAsia" w:ascii="Times New Roman" w:hAnsi="Times New Roman"/>
                <w:lang w:val="en-US" w:eastAsia="zh-CN"/>
              </w:rPr>
              <w:t>5.导轨安装</w:t>
            </w:r>
          </w:ins>
          <w:ins w:id="1861" w:author="LKY" w:date="2026-09-15T17:30:54Z">
            <w:r>
              <w:rPr/>
              <w:tab/>
            </w:r>
          </w:ins>
          <w:ins w:id="1862" w:author="LKY" w:date="2026-09-15T17:30:54Z">
            <w:r>
              <w:rPr/>
              <w:fldChar w:fldCharType="begin"/>
            </w:r>
          </w:ins>
          <w:ins w:id="1863" w:author="LKY" w:date="2026-09-15T17:30:54Z">
            <w:r>
              <w:rPr/>
              <w:instrText xml:space="preserve"> PAGEREF _Toc19414 \h </w:instrText>
            </w:r>
          </w:ins>
          <w:ins w:id="1864" w:author="LKY" w:date="2026-09-15T17:30:54Z">
            <w:r>
              <w:rPr/>
              <w:fldChar w:fldCharType="separate"/>
            </w:r>
          </w:ins>
          <w:ins w:id="1865" w:author="LKY" w:date="2026-09-15T17:30:54Z">
            <w:r>
              <w:rPr/>
              <w:t>50</w:t>
            </w:r>
          </w:ins>
          <w:ins w:id="1866" w:author="LKY" w:date="2026-09-15T17:30:54Z">
            <w:r>
              <w:rPr/>
              <w:fldChar w:fldCharType="end"/>
            </w:r>
          </w:ins>
          <w:ins w:id="1867" w:author="LKY" w:date="2026-09-15T17:30:54Z">
            <w:r>
              <w:rPr/>
              <w:fldChar w:fldCharType="end"/>
            </w:r>
          </w:ins>
        </w:p>
        <w:p w14:paraId="7CF688EB">
          <w:pPr>
            <w:pStyle w:val="10"/>
            <w:tabs>
              <w:tab w:val="right" w:leader="dot" w:pos="8306"/>
            </w:tabs>
            <w:rPr>
              <w:ins w:id="1868" w:author="LKY" w:date="2026-09-15T17:30:54Z"/>
            </w:rPr>
          </w:pPr>
          <w:ins w:id="1869" w:author="LKY" w:date="2026-09-15T17:30:54Z">
            <w:r>
              <w:rPr/>
              <w:fldChar w:fldCharType="begin"/>
            </w:r>
          </w:ins>
          <w:ins w:id="1870" w:author="LKY" w:date="2026-09-15T17:30:54Z">
            <w:r>
              <w:rPr/>
              <w:instrText xml:space="preserve"> HYPERLINK \l _Toc14515 </w:instrText>
            </w:r>
          </w:ins>
          <w:ins w:id="1871" w:author="LKY" w:date="2026-09-15T17:30:54Z">
            <w:r>
              <w:rPr/>
              <w:fldChar w:fldCharType="separate"/>
            </w:r>
          </w:ins>
          <w:ins w:id="1872" w:author="LKY" w:date="2026-09-15T17:30:54Z">
            <w:r>
              <w:rPr>
                <w:rFonts w:hint="eastAsia" w:ascii="Times New Roman" w:hAnsi="Times New Roman"/>
                <w:lang w:val="en-US" w:eastAsia="zh-CN"/>
              </w:rPr>
              <w:t>6.软件支持</w:t>
            </w:r>
          </w:ins>
          <w:ins w:id="1873" w:author="LKY" w:date="2026-09-15T17:30:54Z">
            <w:r>
              <w:rPr/>
              <w:tab/>
            </w:r>
          </w:ins>
          <w:ins w:id="1874" w:author="LKY" w:date="2026-09-15T17:30:54Z">
            <w:r>
              <w:rPr/>
              <w:fldChar w:fldCharType="begin"/>
            </w:r>
          </w:ins>
          <w:ins w:id="1875" w:author="LKY" w:date="2026-09-15T17:30:54Z">
            <w:r>
              <w:rPr/>
              <w:instrText xml:space="preserve"> PAGEREF _Toc14515 \h </w:instrText>
            </w:r>
          </w:ins>
          <w:ins w:id="1876" w:author="LKY" w:date="2026-09-15T17:30:54Z">
            <w:r>
              <w:rPr/>
              <w:fldChar w:fldCharType="separate"/>
            </w:r>
          </w:ins>
          <w:ins w:id="1877" w:author="LKY" w:date="2026-09-15T17:30:54Z">
            <w:r>
              <w:rPr/>
              <w:t>51</w:t>
            </w:r>
          </w:ins>
          <w:ins w:id="1878" w:author="LKY" w:date="2026-09-15T17:30:54Z">
            <w:r>
              <w:rPr/>
              <w:fldChar w:fldCharType="end"/>
            </w:r>
          </w:ins>
          <w:ins w:id="1879" w:author="LKY" w:date="2026-09-15T17:30:54Z">
            <w:r>
              <w:rPr/>
              <w:fldChar w:fldCharType="end"/>
            </w:r>
          </w:ins>
        </w:p>
        <w:p w14:paraId="61EF746C">
          <w:pPr>
            <w:pStyle w:val="10"/>
            <w:tabs>
              <w:tab w:val="right" w:leader="dot" w:pos="8306"/>
            </w:tabs>
            <w:rPr>
              <w:ins w:id="1880" w:author="LKY" w:date="2026-09-15T17:30:54Z"/>
            </w:rPr>
          </w:pPr>
          <w:ins w:id="1881" w:author="LKY" w:date="2026-09-15T17:30:54Z">
            <w:r>
              <w:rPr/>
              <w:fldChar w:fldCharType="begin"/>
            </w:r>
          </w:ins>
          <w:ins w:id="1882" w:author="LKY" w:date="2026-09-15T17:30:54Z">
            <w:r>
              <w:rPr/>
              <w:instrText xml:space="preserve"> HYPERLINK \l _Toc19326 </w:instrText>
            </w:r>
          </w:ins>
          <w:ins w:id="1883" w:author="LKY" w:date="2026-09-15T17:30:54Z">
            <w:r>
              <w:rPr/>
              <w:fldChar w:fldCharType="separate"/>
            </w:r>
          </w:ins>
          <w:ins w:id="1884" w:author="LKY" w:date="2026-09-15T17:30:54Z">
            <w:r>
              <w:rPr>
                <w:rFonts w:hint="eastAsia" w:ascii="Times New Roman" w:hAnsi="Times New Roman"/>
                <w:lang w:val="en-US" w:eastAsia="zh-CN"/>
              </w:rPr>
              <w:t>7.</w:t>
            </w:r>
          </w:ins>
          <w:ins w:id="1885" w:author="LKY" w:date="2026-09-15T17:30:54Z">
            <w:r>
              <w:rPr>
                <w:rFonts w:hint="eastAsia" w:ascii="Times New Roman" w:hAnsi="Times New Roman"/>
              </w:rPr>
              <w:t>电磁兼容性</w:t>
            </w:r>
          </w:ins>
          <w:ins w:id="1886" w:author="LKY" w:date="2026-09-15T17:30:54Z">
            <w:r>
              <w:rPr/>
              <w:tab/>
            </w:r>
          </w:ins>
          <w:ins w:id="1887" w:author="LKY" w:date="2026-09-15T17:30:54Z">
            <w:r>
              <w:rPr/>
              <w:fldChar w:fldCharType="begin"/>
            </w:r>
          </w:ins>
          <w:ins w:id="1888" w:author="LKY" w:date="2026-09-15T17:30:54Z">
            <w:r>
              <w:rPr/>
              <w:instrText xml:space="preserve"> PAGEREF _Toc19326 \h </w:instrText>
            </w:r>
          </w:ins>
          <w:ins w:id="1889" w:author="LKY" w:date="2026-09-15T17:30:54Z">
            <w:r>
              <w:rPr/>
              <w:fldChar w:fldCharType="separate"/>
            </w:r>
          </w:ins>
          <w:ins w:id="1890" w:author="LKY" w:date="2026-09-15T17:30:54Z">
            <w:r>
              <w:rPr/>
              <w:t>52</w:t>
            </w:r>
          </w:ins>
          <w:ins w:id="1891" w:author="LKY" w:date="2026-09-15T17:30:54Z">
            <w:r>
              <w:rPr/>
              <w:fldChar w:fldCharType="end"/>
            </w:r>
          </w:ins>
          <w:ins w:id="1892" w:author="LKY" w:date="2026-09-15T17:30:54Z">
            <w:r>
              <w:rPr/>
              <w:fldChar w:fldCharType="end"/>
            </w:r>
          </w:ins>
        </w:p>
        <w:p w14:paraId="58C45300">
          <w:pPr>
            <w:pStyle w:val="10"/>
            <w:tabs>
              <w:tab w:val="right" w:leader="dot" w:pos="8306"/>
            </w:tabs>
            <w:rPr>
              <w:ins w:id="1893" w:author="LKY" w:date="2026-09-15T17:30:54Z"/>
            </w:rPr>
          </w:pPr>
          <w:ins w:id="1894" w:author="LKY" w:date="2026-09-15T17:30:54Z">
            <w:r>
              <w:rPr/>
              <w:fldChar w:fldCharType="begin"/>
            </w:r>
          </w:ins>
          <w:ins w:id="1895" w:author="LKY" w:date="2026-09-15T17:30:54Z">
            <w:r>
              <w:rPr/>
              <w:instrText xml:space="preserve"> HYPERLINK \l _Toc1129 </w:instrText>
            </w:r>
          </w:ins>
          <w:ins w:id="1896" w:author="LKY" w:date="2026-09-15T17:30:54Z">
            <w:r>
              <w:rPr/>
              <w:fldChar w:fldCharType="separate"/>
            </w:r>
          </w:ins>
          <w:ins w:id="1897" w:author="LKY" w:date="2026-09-15T17:30:54Z">
            <w:r>
              <w:rPr>
                <w:rFonts w:hint="eastAsia" w:ascii="Times New Roman" w:hAnsi="Times New Roman"/>
                <w:lang w:val="en-US" w:eastAsia="zh-CN"/>
              </w:rPr>
              <w:t>8.保修条款</w:t>
            </w:r>
          </w:ins>
          <w:ins w:id="1898" w:author="LKY" w:date="2026-09-15T17:30:54Z">
            <w:r>
              <w:rPr/>
              <w:tab/>
            </w:r>
          </w:ins>
          <w:ins w:id="1899" w:author="LKY" w:date="2026-09-15T17:30:54Z">
            <w:r>
              <w:rPr/>
              <w:fldChar w:fldCharType="begin"/>
            </w:r>
          </w:ins>
          <w:ins w:id="1900" w:author="LKY" w:date="2026-09-15T17:30:54Z">
            <w:r>
              <w:rPr/>
              <w:instrText xml:space="preserve"> PAGEREF _Toc1129 \h </w:instrText>
            </w:r>
          </w:ins>
          <w:ins w:id="1901" w:author="LKY" w:date="2026-09-15T17:30:54Z">
            <w:r>
              <w:rPr/>
              <w:fldChar w:fldCharType="separate"/>
            </w:r>
          </w:ins>
          <w:ins w:id="1902" w:author="LKY" w:date="2026-09-15T17:30:54Z">
            <w:r>
              <w:rPr/>
              <w:t>53</w:t>
            </w:r>
          </w:ins>
          <w:ins w:id="1903" w:author="LKY" w:date="2026-09-15T17:30:54Z">
            <w:r>
              <w:rPr/>
              <w:fldChar w:fldCharType="end"/>
            </w:r>
          </w:ins>
          <w:ins w:id="1904" w:author="LKY" w:date="2026-09-15T17:30:54Z">
            <w:r>
              <w:rPr/>
              <w:fldChar w:fldCharType="end"/>
            </w:r>
          </w:ins>
        </w:p>
        <w:p w14:paraId="6C34A1C6">
          <w:pPr>
            <w:pStyle w:val="10"/>
            <w:tabs>
              <w:tab w:val="right" w:leader="dot" w:pos="8306"/>
            </w:tabs>
            <w:rPr>
              <w:ins w:id="1905" w:author="LKY" w:date="2026-09-15T17:30:54Z"/>
            </w:rPr>
          </w:pPr>
          <w:ins w:id="1906" w:author="LKY" w:date="2026-09-15T17:30:54Z">
            <w:r>
              <w:rPr/>
              <w:fldChar w:fldCharType="begin"/>
            </w:r>
          </w:ins>
          <w:ins w:id="1907" w:author="LKY" w:date="2026-09-15T17:30:54Z">
            <w:r>
              <w:rPr/>
              <w:instrText xml:space="preserve"> HYPERLINK \l _Toc19822 </w:instrText>
            </w:r>
          </w:ins>
          <w:ins w:id="1908" w:author="LKY" w:date="2026-09-15T17:30:54Z">
            <w:r>
              <w:rPr/>
              <w:fldChar w:fldCharType="separate"/>
            </w:r>
          </w:ins>
          <w:ins w:id="1909" w:author="LKY" w:date="2026-09-15T17:30:54Z">
            <w:r>
              <w:rPr>
                <w:rFonts w:hint="eastAsia"/>
                <w:lang w:val="en-US" w:eastAsia="zh-CN"/>
              </w:rPr>
              <w:t>9.技术支持</w:t>
            </w:r>
          </w:ins>
          <w:ins w:id="1910" w:author="LKY" w:date="2026-09-15T17:30:54Z">
            <w:r>
              <w:rPr/>
              <w:tab/>
            </w:r>
          </w:ins>
          <w:ins w:id="1911" w:author="LKY" w:date="2026-09-15T17:30:54Z">
            <w:r>
              <w:rPr/>
              <w:fldChar w:fldCharType="begin"/>
            </w:r>
          </w:ins>
          <w:ins w:id="1912" w:author="LKY" w:date="2026-09-15T17:30:54Z">
            <w:r>
              <w:rPr/>
              <w:instrText xml:space="preserve"> PAGEREF _Toc19822 \h </w:instrText>
            </w:r>
          </w:ins>
          <w:ins w:id="1913" w:author="LKY" w:date="2026-09-15T17:30:54Z">
            <w:r>
              <w:rPr/>
              <w:fldChar w:fldCharType="separate"/>
            </w:r>
          </w:ins>
          <w:ins w:id="1914" w:author="LKY" w:date="2026-09-15T17:30:54Z">
            <w:r>
              <w:rPr/>
              <w:t>53</w:t>
            </w:r>
          </w:ins>
          <w:ins w:id="1915" w:author="LKY" w:date="2026-09-15T17:30:54Z">
            <w:r>
              <w:rPr/>
              <w:fldChar w:fldCharType="end"/>
            </w:r>
          </w:ins>
          <w:ins w:id="1916" w:author="LKY" w:date="2026-09-15T17:30:54Z">
            <w:r>
              <w:rPr/>
              <w:fldChar w:fldCharType="end"/>
            </w:r>
          </w:ins>
        </w:p>
        <w:p w14:paraId="51FD83D8">
          <w:r>
            <w:fldChar w:fldCharType="end"/>
          </w:r>
        </w:p>
      </w:sdtContent>
    </w:sdt>
    <w:p w14:paraId="13D9F8A4">
      <w:pPr>
        <w:rPr>
          <w:rFonts w:hint="eastAsia" w:ascii="Times New Roman" w:hAnsi="Times New Roman" w:eastAsia="宋体" w:cs="宋体"/>
          <w:b/>
          <w:bCs/>
          <w:iCs/>
          <w:color w:val="000000"/>
          <w:sz w:val="24"/>
          <w:szCs w:val="24"/>
          <w:lang w:val="en-US" w:eastAsia="zh-CN"/>
        </w:rPr>
      </w:pPr>
      <w:r>
        <w:rPr>
          <w:rFonts w:hint="eastAsia" w:ascii="Times New Roman" w:hAnsi="Times New Roman" w:eastAsia="宋体" w:cs="宋体"/>
          <w:b/>
          <w:bCs/>
          <w:iCs/>
          <w:color w:val="000000"/>
          <w:sz w:val="24"/>
          <w:szCs w:val="24"/>
          <w:lang w:val="en-US" w:eastAsia="zh-CN"/>
        </w:rPr>
        <w:br w:type="page"/>
      </w:r>
    </w:p>
    <w:p w14:paraId="5ABFEB88">
      <w:pPr>
        <w:widowControl w:val="0"/>
        <w:spacing w:line="276" w:lineRule="auto"/>
        <w:ind w:firstLine="482" w:firstLineChars="200"/>
        <w:jc w:val="both"/>
        <w:outlineLvl w:val="0"/>
        <w:rPr>
          <w:rFonts w:hint="default" w:ascii="Times New Roman" w:hAnsi="Times New Roman" w:eastAsia="宋体" w:cs="宋体"/>
          <w:b/>
          <w:bCs/>
          <w:iCs/>
          <w:color w:val="000000"/>
          <w:sz w:val="24"/>
          <w:szCs w:val="24"/>
          <w:lang w:val="en-US" w:eastAsia="zh-CN"/>
        </w:rPr>
      </w:pPr>
      <w:bookmarkStart w:id="1" w:name="_Toc19446"/>
      <w:bookmarkStart w:id="2" w:name="_Toc17387"/>
      <w:bookmarkStart w:id="3" w:name="_Toc21846"/>
      <w:bookmarkStart w:id="4" w:name="_Toc5513"/>
      <w:r>
        <w:rPr>
          <w:rFonts w:hint="eastAsia" w:ascii="Times New Roman" w:hAnsi="Times New Roman" w:eastAsia="宋体" w:cs="宋体"/>
          <w:b/>
          <w:bCs/>
          <w:iCs/>
          <w:color w:val="000000"/>
          <w:sz w:val="24"/>
          <w:szCs w:val="24"/>
          <w:lang w:val="en-US" w:eastAsia="zh-CN"/>
        </w:rPr>
        <w:t>前言</w:t>
      </w:r>
      <w:bookmarkEnd w:id="0"/>
      <w:bookmarkEnd w:id="1"/>
      <w:bookmarkEnd w:id="2"/>
      <w:bookmarkEnd w:id="3"/>
      <w:bookmarkEnd w:id="4"/>
    </w:p>
    <w:p w14:paraId="190CD7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感谢您使用深圳市钡铼技术有限公司的</w:t>
      </w:r>
      <w:r>
        <w:rPr>
          <w:rFonts w:hint="eastAsia"/>
          <w:lang w:val="en-US" w:eastAsia="zh-CN"/>
        </w:rPr>
        <w:t>BL235系列</w:t>
      </w:r>
      <w:r>
        <w:rPr>
          <w:rFonts w:hint="eastAsia"/>
          <w:lang w:eastAsia="zh-CN"/>
        </w:rPr>
        <w:t>，阅读本产品说明书能让您快速掌握本产品的功能和使用方法。</w:t>
      </w:r>
    </w:p>
    <w:p w14:paraId="40D5CCCD">
      <w:pPr>
        <w:rPr>
          <w:rFonts w:ascii="Times New Roman" w:hAnsi="Times New Roman"/>
        </w:rPr>
      </w:pPr>
    </w:p>
    <w:p w14:paraId="51A67B6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版权声明</w:t>
      </w:r>
    </w:p>
    <w:p w14:paraId="48D529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本说明书之所有权由深圳市钡铼技术有限公司所有。未经本公司之书面许可，任何单位和个人无权以任何形式复制、传播和转载本手册之任何部分，否则一切后果由违者自负。</w:t>
      </w:r>
    </w:p>
    <w:p w14:paraId="0CEFA4A5">
      <w:pPr>
        <w:pStyle w:val="12"/>
        <w:rPr>
          <w:rFonts w:ascii="Times New Roman" w:hAnsi="Times New Roman"/>
        </w:rPr>
      </w:pPr>
    </w:p>
    <w:p w14:paraId="7238D4D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免责声明</w:t>
      </w:r>
    </w:p>
    <w:p w14:paraId="59138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由于运营商升级网络造成设备无法继续使用的，本公司不能提供免费的升级服务。由于特殊原因造成运营商网络服务中断时，本机将无法正常工作，本公司不承担由此带来的后果。</w:t>
      </w:r>
    </w:p>
    <w:p w14:paraId="699E6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主要用于基于GPRS/网络的数据传输应用，请按照说明书提供的参数和技术规格使用，同时请注意无线电产品特别是GPRS产品使用时应该关注的注意事项，本公司不承担由于不正常使用或不恰当使用本产品造成的财产或人身伤害。</w:t>
      </w:r>
    </w:p>
    <w:p w14:paraId="0000D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本产品包含开源软件或第三方组件。因开源软件的缺陷、漏洞、兼容性问题、停止维护或协议变更等原因导致的系统故障、数据丢失或安全问题，本公司概不负责。用户需自行承担使用开源组件的相关风险。</w:t>
      </w:r>
    </w:p>
    <w:p w14:paraId="21049D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p>
    <w:p w14:paraId="6BE7BB9A">
      <w:pPr>
        <w:pStyle w:val="12"/>
        <w:ind w:left="0" w:leftChars="0" w:firstLine="482" w:firstLineChars="200"/>
        <w:rPr>
          <w:rFonts w:hint="eastAsia" w:ascii="Times New Roman" w:hAnsi="Times New Roman"/>
          <w:b/>
          <w:bCs/>
          <w:sz w:val="24"/>
          <w:szCs w:val="24"/>
          <w:lang w:eastAsia="zh-CN"/>
        </w:rPr>
      </w:pPr>
      <w:r>
        <w:rPr>
          <w:rFonts w:hint="eastAsia" w:ascii="Times New Roman" w:hAnsi="Times New Roman"/>
          <w:b/>
          <w:bCs/>
          <w:sz w:val="24"/>
          <w:szCs w:val="24"/>
          <w:lang w:eastAsia="zh-CN"/>
        </w:rPr>
        <w:t>修订记录</w:t>
      </w:r>
    </w:p>
    <w:tbl>
      <w:tblPr>
        <w:tblStyle w:val="13"/>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2"/>
        <w:gridCol w:w="1409"/>
        <w:gridCol w:w="1469"/>
        <w:gridCol w:w="2318"/>
        <w:gridCol w:w="1032"/>
      </w:tblGrid>
      <w:tr w14:paraId="4D55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D8D8D8" w:themeFill="background1" w:themeFillShade="D9"/>
          </w:tcPr>
          <w:p w14:paraId="5CE00EE1">
            <w:pPr>
              <w:jc w:val="center"/>
              <w:rPr>
                <w:rFonts w:cs="Times New Roman"/>
                <w:b/>
                <w:bCs/>
              </w:rPr>
            </w:pPr>
            <w:r>
              <w:rPr>
                <w:rFonts w:cs="Times New Roman"/>
                <w:b/>
                <w:bCs/>
              </w:rPr>
              <w:t>更新日期</w:t>
            </w:r>
          </w:p>
        </w:tc>
        <w:tc>
          <w:tcPr>
            <w:tcW w:w="1409" w:type="dxa"/>
            <w:shd w:val="clear" w:color="auto" w:fill="D8D8D8" w:themeFill="background1" w:themeFillShade="D9"/>
          </w:tcPr>
          <w:p w14:paraId="1BBADC68">
            <w:pPr>
              <w:jc w:val="center"/>
              <w:rPr>
                <w:rFonts w:cs="Times New Roman"/>
                <w:b/>
                <w:bCs/>
              </w:rPr>
            </w:pPr>
            <w:r>
              <w:rPr>
                <w:rFonts w:cs="Times New Roman"/>
                <w:b/>
                <w:bCs/>
              </w:rPr>
              <w:t>文档版本</w:t>
            </w:r>
          </w:p>
        </w:tc>
        <w:tc>
          <w:tcPr>
            <w:tcW w:w="1469" w:type="dxa"/>
            <w:shd w:val="clear" w:color="auto" w:fill="D8D8D8" w:themeFill="background1" w:themeFillShade="D9"/>
          </w:tcPr>
          <w:p w14:paraId="6D93A1F5">
            <w:pPr>
              <w:jc w:val="center"/>
              <w:rPr>
                <w:rFonts w:cs="Times New Roman"/>
                <w:b/>
                <w:bCs/>
              </w:rPr>
            </w:pPr>
            <w:r>
              <w:rPr>
                <w:rFonts w:cs="Times New Roman"/>
                <w:b/>
                <w:bCs/>
              </w:rPr>
              <w:t>说明</w:t>
            </w:r>
          </w:p>
        </w:tc>
        <w:tc>
          <w:tcPr>
            <w:tcW w:w="2318" w:type="dxa"/>
            <w:shd w:val="clear" w:color="auto" w:fill="D8D8D8" w:themeFill="background1" w:themeFillShade="D9"/>
          </w:tcPr>
          <w:p w14:paraId="6181F1D9">
            <w:pPr>
              <w:jc w:val="center"/>
              <w:rPr>
                <w:rFonts w:hint="default" w:cs="Times New Roman" w:eastAsiaTheme="minorEastAsia"/>
                <w:b/>
                <w:bCs/>
                <w:lang w:val="en-US" w:eastAsia="zh-CN"/>
              </w:rPr>
            </w:pPr>
            <w:r>
              <w:rPr>
                <w:rFonts w:hint="eastAsia" w:cs="Times New Roman"/>
                <w:b/>
                <w:bCs/>
                <w:lang w:val="en-US" w:eastAsia="zh-CN"/>
              </w:rPr>
              <w:t>修订内容</w:t>
            </w:r>
          </w:p>
        </w:tc>
        <w:tc>
          <w:tcPr>
            <w:tcW w:w="1032" w:type="dxa"/>
            <w:shd w:val="clear" w:color="auto" w:fill="D8D8D8" w:themeFill="background1" w:themeFillShade="D9"/>
          </w:tcPr>
          <w:p w14:paraId="23F1CEFD">
            <w:pPr>
              <w:jc w:val="center"/>
              <w:rPr>
                <w:rFonts w:cs="Times New Roman"/>
                <w:b/>
                <w:bCs/>
              </w:rPr>
            </w:pPr>
            <w:r>
              <w:rPr>
                <w:rFonts w:cs="Times New Roman"/>
                <w:b/>
                <w:bCs/>
              </w:rPr>
              <w:t>作者</w:t>
            </w:r>
          </w:p>
        </w:tc>
      </w:tr>
      <w:tr w14:paraId="78B0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062" w:type="dxa"/>
            <w:vAlign w:val="center"/>
          </w:tcPr>
          <w:p w14:paraId="73F78930">
            <w:pPr>
              <w:jc w:val="center"/>
              <w:rPr>
                <w:rFonts w:hint="default" w:cs="Times New Roman" w:eastAsiaTheme="minorEastAsia"/>
                <w:lang w:val="en-US" w:eastAsia="zh-CN"/>
              </w:rPr>
            </w:pPr>
            <w:r>
              <w:rPr>
                <w:rFonts w:hint="eastAsia" w:cs="Times New Roman"/>
                <w:lang w:val="en-US" w:eastAsia="zh-CN"/>
              </w:rPr>
              <w:t>2026.4.24</w:t>
            </w:r>
          </w:p>
        </w:tc>
        <w:tc>
          <w:tcPr>
            <w:tcW w:w="1409" w:type="dxa"/>
            <w:vAlign w:val="center"/>
          </w:tcPr>
          <w:p w14:paraId="1CAA9475">
            <w:pPr>
              <w:jc w:val="center"/>
              <w:rPr>
                <w:rFonts w:hint="default" w:cs="Times New Roman" w:eastAsiaTheme="minorEastAsia"/>
                <w:lang w:val="en-US" w:eastAsia="zh-CN"/>
              </w:rPr>
            </w:pPr>
            <w:r>
              <w:rPr>
                <w:rFonts w:hint="eastAsia" w:cs="Times New Roman"/>
                <w:lang w:val="en-US" w:eastAsia="zh-CN"/>
              </w:rPr>
              <w:t>Ver.1.0</w:t>
            </w:r>
          </w:p>
        </w:tc>
        <w:tc>
          <w:tcPr>
            <w:tcW w:w="1469" w:type="dxa"/>
            <w:vAlign w:val="center"/>
          </w:tcPr>
          <w:p w14:paraId="26025726">
            <w:pPr>
              <w:jc w:val="center"/>
              <w:rPr>
                <w:rFonts w:cs="Times New Roman"/>
              </w:rPr>
            </w:pPr>
            <w:r>
              <w:rPr>
                <w:rFonts w:hint="eastAsia" w:cs="Times New Roman"/>
                <w:lang w:val="en-US" w:eastAsia="zh-CN"/>
              </w:rPr>
              <w:t>首次发布</w:t>
            </w:r>
          </w:p>
        </w:tc>
        <w:tc>
          <w:tcPr>
            <w:tcW w:w="2318" w:type="dxa"/>
            <w:vAlign w:val="center"/>
          </w:tcPr>
          <w:p w14:paraId="71715006">
            <w:pPr>
              <w:jc w:val="center"/>
              <w:rPr>
                <w:rFonts w:hint="default" w:cs="Times New Roman" w:eastAsiaTheme="minorEastAsia"/>
                <w:lang w:val="en-US" w:eastAsia="zh-CN"/>
              </w:rPr>
            </w:pPr>
          </w:p>
        </w:tc>
        <w:tc>
          <w:tcPr>
            <w:tcW w:w="1032" w:type="dxa"/>
            <w:vAlign w:val="center"/>
          </w:tcPr>
          <w:p w14:paraId="7B78BDAF">
            <w:pPr>
              <w:jc w:val="center"/>
              <w:rPr>
                <w:rFonts w:hint="default" w:cs="Times New Roman" w:eastAsiaTheme="minorEastAsia"/>
                <w:lang w:val="en-US" w:eastAsia="zh-CN"/>
              </w:rPr>
            </w:pPr>
            <w:r>
              <w:rPr>
                <w:rFonts w:hint="eastAsia" w:cs="Times New Roman"/>
                <w:lang w:val="en-US" w:eastAsia="zh-CN"/>
              </w:rPr>
              <w:t>ZJX</w:t>
            </w:r>
          </w:p>
        </w:tc>
      </w:tr>
      <w:tr w14:paraId="2C8E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ins w:id="1917" w:author="L" w:date="2026-07-31T15:37:57Z"/>
        </w:trPr>
        <w:tc>
          <w:tcPr>
            <w:tcW w:w="2062" w:type="dxa"/>
            <w:vAlign w:val="center"/>
          </w:tcPr>
          <w:p w14:paraId="3F93908F">
            <w:pPr>
              <w:jc w:val="center"/>
              <w:rPr>
                <w:ins w:id="1918" w:author="L" w:date="2026-07-31T15:37:57Z"/>
                <w:rFonts w:hint="eastAsia" w:cs="Times New Roman"/>
                <w:lang w:val="en-US" w:eastAsia="zh-CN"/>
              </w:rPr>
            </w:pPr>
            <w:ins w:id="1919" w:author="L" w:date="2026-07-31T15:37:57Z">
              <w:r>
                <w:rPr>
                  <w:rFonts w:hint="eastAsia" w:cs="Times New Roman"/>
                  <w:lang w:val="en-US" w:eastAsia="zh-CN"/>
                </w:rPr>
                <w:t>2026.7.31</w:t>
              </w:r>
            </w:ins>
          </w:p>
        </w:tc>
        <w:tc>
          <w:tcPr>
            <w:tcW w:w="1409" w:type="dxa"/>
            <w:vAlign w:val="center"/>
          </w:tcPr>
          <w:p w14:paraId="0FC02167">
            <w:pPr>
              <w:jc w:val="center"/>
              <w:rPr>
                <w:ins w:id="1920" w:author="L" w:date="2026-07-31T15:37:57Z"/>
                <w:rFonts w:hint="eastAsia" w:cs="Times New Roman"/>
                <w:lang w:val="en-US" w:eastAsia="zh-CN"/>
              </w:rPr>
            </w:pPr>
            <w:ins w:id="1921" w:author="L" w:date="2026-07-31T15:37:57Z">
              <w:r>
                <w:rPr>
                  <w:rFonts w:hint="eastAsia" w:cs="Times New Roman"/>
                  <w:lang w:val="en-US" w:eastAsia="zh-CN"/>
                </w:rPr>
                <w:t>Ver.1.1</w:t>
              </w:r>
            </w:ins>
          </w:p>
        </w:tc>
        <w:tc>
          <w:tcPr>
            <w:tcW w:w="1469" w:type="dxa"/>
            <w:vAlign w:val="center"/>
          </w:tcPr>
          <w:p w14:paraId="79BD506D">
            <w:pPr>
              <w:jc w:val="center"/>
              <w:rPr>
                <w:ins w:id="1922" w:author="L" w:date="2026-07-31T15:37:57Z"/>
                <w:rFonts w:hint="eastAsia" w:cs="Times New Roman"/>
                <w:lang w:val="en-US" w:eastAsia="zh-CN"/>
              </w:rPr>
            </w:pPr>
            <w:ins w:id="1923" w:author="L" w:date="2026-07-31T15:37:57Z">
              <w:r>
                <w:rPr>
                  <w:rFonts w:hint="eastAsia" w:cs="Times New Roman"/>
                  <w:lang w:val="en-US" w:eastAsia="zh-CN"/>
                </w:rPr>
                <w:t>部分更新</w:t>
              </w:r>
            </w:ins>
          </w:p>
        </w:tc>
        <w:tc>
          <w:tcPr>
            <w:tcW w:w="2318" w:type="dxa"/>
            <w:vAlign w:val="center"/>
          </w:tcPr>
          <w:p w14:paraId="039B5304">
            <w:pPr>
              <w:numPr>
                <w:ilvl w:val="0"/>
                <w:numId w:val="1"/>
              </w:numPr>
              <w:jc w:val="center"/>
              <w:rPr>
                <w:ins w:id="1924" w:author="L" w:date="2026-09-01T14:51:24Z"/>
                <w:rFonts w:hint="eastAsia" w:cs="Times New Roman"/>
                <w:lang w:val="en-US" w:eastAsia="zh-CN"/>
              </w:rPr>
            </w:pPr>
            <w:ins w:id="1925" w:author="L" w:date="2026-09-01T14:51:24Z">
              <w:r>
                <w:rPr>
                  <w:rFonts w:hint="eastAsia" w:cs="Times New Roman"/>
                  <w:lang w:val="en-US" w:eastAsia="zh-CN"/>
                </w:rPr>
                <w:t>完善RTD、NTC N板使用说明，增加量程模式修改，优化软件支持</w:t>
              </w:r>
            </w:ins>
          </w:p>
          <w:p w14:paraId="439D44CF">
            <w:pPr>
              <w:numPr>
                <w:ilvl w:val="0"/>
                <w:numId w:val="1"/>
                <w:ins w:id="1927" w:author="L" w:date="2026-09-01T14:51:28Z"/>
              </w:numPr>
              <w:jc w:val="both"/>
              <w:rPr>
                <w:ins w:id="1928" w:author="L" w:date="2026-07-31T15:37:57Z"/>
                <w:rFonts w:hint="default" w:cs="Times New Roman" w:eastAsiaTheme="minorEastAsia"/>
                <w:lang w:val="en-US" w:eastAsia="zh-CN"/>
              </w:rPr>
              <w:pPrChange w:id="1926" w:author="L" w:date="2026-09-01T14:51:28Z">
                <w:pPr>
                  <w:jc w:val="center"/>
                </w:pPr>
              </w:pPrChange>
            </w:pPr>
            <w:ins w:id="1929" w:author="L" w:date="2026-09-01T14:51:24Z">
              <w:r>
                <w:rPr>
                  <w:rFonts w:hint="eastAsia" w:cs="Times New Roman"/>
                  <w:lang w:val="en-US" w:eastAsia="zh-CN"/>
                </w:rPr>
                <w:t>增加X91的CAN使用</w:t>
              </w:r>
            </w:ins>
          </w:p>
        </w:tc>
        <w:tc>
          <w:tcPr>
            <w:tcW w:w="1032" w:type="dxa"/>
            <w:vAlign w:val="center"/>
          </w:tcPr>
          <w:p w14:paraId="79ED95FC">
            <w:pPr>
              <w:jc w:val="center"/>
              <w:rPr>
                <w:ins w:id="1930" w:author="L" w:date="2026-07-31T15:37:57Z"/>
                <w:rFonts w:hint="default" w:cs="Times New Roman"/>
                <w:lang w:val="en-US" w:eastAsia="zh-CN"/>
              </w:rPr>
            </w:pPr>
            <w:ins w:id="1931" w:author="L" w:date="2026-07-31T15:37:57Z">
              <w:r>
                <w:rPr>
                  <w:rFonts w:hint="eastAsia" w:cs="Times New Roman"/>
                  <w:lang w:val="en-US" w:eastAsia="zh-CN"/>
                </w:rPr>
                <w:t>ZJX</w:t>
              </w:r>
            </w:ins>
          </w:p>
        </w:tc>
      </w:tr>
    </w:tbl>
    <w:p w14:paraId="21197F34">
      <w:pPr>
        <w:rPr>
          <w:rFonts w:hint="eastAsia" w:ascii="Times New Roman" w:hAnsi="Times New Roman" w:eastAsia="宋体" w:cs="宋体"/>
          <w:iCs/>
          <w:color w:val="000000"/>
          <w:lang w:eastAsia="zh-CN"/>
        </w:rPr>
      </w:pPr>
    </w:p>
    <w:p w14:paraId="6F053934">
      <w:pPr>
        <w:pStyle w:val="12"/>
        <w:ind w:left="0" w:leftChars="0" w:firstLine="420" w:firstLineChars="0"/>
        <w:rPr>
          <w:rFonts w:hint="eastAsia" w:ascii="Times New Roman" w:hAnsi="Times New Roman" w:eastAsia="宋体" w:cs="宋体"/>
          <w:iCs/>
          <w:color w:val="000000"/>
          <w:lang w:eastAsia="zh-CN"/>
        </w:rPr>
      </w:pPr>
    </w:p>
    <w:p w14:paraId="1C4C6B98">
      <w:pPr>
        <w:pStyle w:val="12"/>
        <w:ind w:left="0" w:leftChars="0" w:firstLine="420" w:firstLineChars="0"/>
        <w:rPr>
          <w:rFonts w:hint="eastAsia" w:ascii="Times New Roman" w:hAnsi="Times New Roman" w:eastAsia="宋体" w:cs="宋体"/>
          <w:iCs/>
          <w:color w:val="000000"/>
          <w:lang w:eastAsia="zh-CN"/>
        </w:rPr>
      </w:pPr>
    </w:p>
    <w:p w14:paraId="12A2D84D">
      <w:pPr>
        <w:pStyle w:val="12"/>
        <w:ind w:left="0" w:leftChars="0" w:firstLine="420" w:firstLineChars="0"/>
        <w:rPr>
          <w:rFonts w:hint="eastAsia" w:ascii="Times New Roman" w:hAnsi="Times New Roman" w:eastAsia="宋体" w:cs="宋体"/>
          <w:iCs/>
          <w:color w:val="000000"/>
          <w:lang w:eastAsia="zh-CN"/>
        </w:rPr>
      </w:pPr>
    </w:p>
    <w:p w14:paraId="12116654">
      <w:pPr>
        <w:pStyle w:val="12"/>
        <w:ind w:left="0" w:leftChars="0" w:firstLine="420" w:firstLineChars="0"/>
        <w:rPr>
          <w:rFonts w:hint="eastAsia" w:ascii="Times New Roman" w:hAnsi="Times New Roman" w:eastAsia="宋体" w:cs="宋体"/>
          <w:iCs/>
          <w:color w:val="000000"/>
          <w:lang w:eastAsia="zh-CN"/>
        </w:rPr>
      </w:pPr>
    </w:p>
    <w:p w14:paraId="0005A656">
      <w:pPr>
        <w:pStyle w:val="12"/>
        <w:ind w:left="0" w:leftChars="0" w:firstLine="420" w:firstLineChars="0"/>
        <w:rPr>
          <w:rFonts w:hint="eastAsia" w:ascii="Times New Roman" w:hAnsi="Times New Roman" w:eastAsia="宋体" w:cs="宋体"/>
          <w:iCs/>
          <w:color w:val="000000"/>
          <w:lang w:eastAsia="zh-CN"/>
        </w:rPr>
      </w:pPr>
    </w:p>
    <w:p w14:paraId="198E3507">
      <w:pPr>
        <w:pStyle w:val="12"/>
        <w:ind w:left="0" w:leftChars="0" w:firstLine="420" w:firstLineChars="0"/>
        <w:rPr>
          <w:rFonts w:hint="eastAsia" w:ascii="Times New Roman" w:hAnsi="Times New Roman" w:eastAsia="宋体" w:cs="宋体"/>
          <w:iCs/>
          <w:color w:val="000000"/>
          <w:lang w:eastAsia="zh-CN"/>
        </w:rPr>
      </w:pPr>
    </w:p>
    <w:p w14:paraId="1F826602">
      <w:pPr>
        <w:pStyle w:val="12"/>
        <w:ind w:left="0" w:leftChars="0" w:firstLine="420" w:firstLineChars="0"/>
        <w:rPr>
          <w:rFonts w:hint="eastAsia" w:ascii="Times New Roman" w:hAnsi="Times New Roman" w:eastAsia="宋体" w:cs="宋体"/>
          <w:iCs/>
          <w:color w:val="000000"/>
          <w:lang w:eastAsia="zh-CN"/>
        </w:rPr>
      </w:pPr>
    </w:p>
    <w:p w14:paraId="45FBD024">
      <w:pPr>
        <w:pStyle w:val="12"/>
        <w:ind w:left="0" w:leftChars="0" w:firstLine="420" w:firstLineChars="0"/>
        <w:rPr>
          <w:del w:id="1932" w:author="L" w:date="2026-09-10T16:29:24Z"/>
          <w:rFonts w:hint="eastAsia" w:ascii="Times New Roman" w:hAnsi="Times New Roman" w:eastAsia="宋体" w:cs="宋体"/>
          <w:iCs/>
          <w:color w:val="000000"/>
          <w:lang w:eastAsia="zh-CN"/>
        </w:rPr>
      </w:pPr>
    </w:p>
    <w:p w14:paraId="19CA931A">
      <w:pPr>
        <w:pStyle w:val="12"/>
        <w:ind w:left="0" w:leftChars="0" w:firstLine="420" w:firstLineChars="0"/>
        <w:rPr>
          <w:del w:id="1933" w:author="L" w:date="2026-09-10T16:29:23Z"/>
          <w:rFonts w:hint="eastAsia" w:ascii="Times New Roman" w:hAnsi="Times New Roman" w:eastAsia="宋体" w:cs="宋体"/>
          <w:iCs/>
          <w:color w:val="000000"/>
          <w:lang w:eastAsia="zh-CN"/>
        </w:rPr>
      </w:pPr>
    </w:p>
    <w:p w14:paraId="7EB3FBC6">
      <w:pPr>
        <w:pStyle w:val="12"/>
        <w:ind w:left="0" w:leftChars="0" w:firstLine="420" w:firstLineChars="0"/>
        <w:rPr>
          <w:del w:id="1934" w:author="L" w:date="2026-09-10T16:29:22Z"/>
          <w:rFonts w:hint="eastAsia" w:ascii="Times New Roman" w:hAnsi="Times New Roman" w:eastAsia="宋体" w:cs="宋体"/>
          <w:iCs/>
          <w:color w:val="000000"/>
          <w:lang w:eastAsia="zh-CN"/>
        </w:rPr>
      </w:pPr>
    </w:p>
    <w:p w14:paraId="0BE69B8B">
      <w:pPr>
        <w:pStyle w:val="12"/>
        <w:ind w:left="0" w:leftChars="0" w:firstLine="0" w:firstLineChars="0"/>
        <w:outlineLvl w:val="0"/>
        <w:rPr>
          <w:rFonts w:hint="default" w:ascii="Times New Roman" w:hAnsi="Times New Roman" w:cstheme="minorEastAsia"/>
          <w:b/>
          <w:bCs/>
          <w:sz w:val="44"/>
          <w:szCs w:val="44"/>
          <w:lang w:val="en-US" w:eastAsia="zh-CN"/>
        </w:rPr>
      </w:pPr>
      <w:bookmarkStart w:id="5" w:name="_Toc10200"/>
      <w:bookmarkStart w:id="6" w:name="_Toc9781"/>
      <w:bookmarkStart w:id="7" w:name="_Toc17060"/>
      <w:bookmarkStart w:id="8" w:name="_Toc13020"/>
      <w:r>
        <w:rPr>
          <w:rFonts w:hint="eastAsia" w:ascii="Times New Roman" w:hAnsi="Times New Roman" w:cstheme="minorEastAsia"/>
          <w:b/>
          <w:bCs/>
          <w:sz w:val="44"/>
          <w:szCs w:val="44"/>
          <w:lang w:val="en-US" w:eastAsia="zh-CN"/>
        </w:rPr>
        <w:t>1.产品简介</w:t>
      </w:r>
      <w:bookmarkEnd w:id="5"/>
      <w:bookmarkEnd w:id="6"/>
      <w:bookmarkEnd w:id="7"/>
      <w:bookmarkEnd w:id="8"/>
    </w:p>
    <w:p w14:paraId="12A3110A">
      <w:pPr>
        <w:pStyle w:val="12"/>
        <w:ind w:left="0" w:leftChars="0" w:firstLine="0" w:firstLineChars="0"/>
        <w:outlineLvl w:val="1"/>
        <w:rPr>
          <w:rFonts w:hint="default" w:ascii="Times New Roman" w:hAnsi="Times New Roman" w:cstheme="minorEastAsia"/>
          <w:b/>
          <w:bCs/>
          <w:sz w:val="32"/>
          <w:szCs w:val="32"/>
          <w:lang w:val="en-US" w:eastAsia="zh-CN"/>
        </w:rPr>
      </w:pPr>
      <w:bookmarkStart w:id="9" w:name="_Toc25486"/>
      <w:bookmarkStart w:id="10" w:name="_Toc24741"/>
      <w:bookmarkStart w:id="11" w:name="_Toc26546"/>
      <w:bookmarkStart w:id="12" w:name="_Toc10306"/>
      <w:r>
        <w:rPr>
          <w:rFonts w:hint="eastAsia" w:ascii="Times New Roman" w:hAnsi="Times New Roman" w:cstheme="minorEastAsia"/>
          <w:b/>
          <w:bCs/>
          <w:sz w:val="32"/>
          <w:szCs w:val="32"/>
          <w:lang w:val="en-US" w:eastAsia="zh-CN"/>
        </w:rPr>
        <w:t>1.1 概述</w:t>
      </w:r>
      <w:bookmarkEnd w:id="9"/>
      <w:bookmarkEnd w:id="10"/>
      <w:bookmarkEnd w:id="11"/>
      <w:bookmarkEnd w:id="12"/>
    </w:p>
    <w:p w14:paraId="0041A4DF">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在工业自动化向“边缘计算+实时控制”深度融合的转型背景下，传统PLC面临智能计算的瓶颈，而通用工业计算机又难以满足高实时性控制的需求。EdgePLC </w:t>
      </w:r>
      <w:r>
        <w:rPr>
          <w:rFonts w:hint="eastAsia" w:ascii="Times New Roman" w:hAnsi="Times New Roman" w:cs="Times New Roman" w:eastAsiaTheme="minorEastAsia"/>
          <w:sz w:val="24"/>
          <w:szCs w:val="24"/>
          <w:lang w:eastAsia="zh-CN"/>
        </w:rPr>
        <w:t>BL235</w:t>
      </w:r>
      <w:r>
        <w:rPr>
          <w:rFonts w:ascii="Times New Roman" w:hAnsi="Times New Roman" w:cs="Times New Roman" w:eastAsiaTheme="minorEastAsia"/>
          <w:sz w:val="24"/>
          <w:szCs w:val="24"/>
        </w:rPr>
        <w:t>系列工业边缘控制器应运而生，旨在打破IT与OT的融合壁垒，提供真正意义上的“</w:t>
      </w:r>
      <w:r>
        <w:rPr>
          <w:rFonts w:hint="eastAsia" w:ascii="Times New Roman" w:hAnsi="Times New Roman" w:cs="Times New Roman" w:eastAsiaTheme="minorEastAsia"/>
          <w:sz w:val="24"/>
          <w:szCs w:val="24"/>
        </w:rPr>
        <w:t>边缘</w:t>
      </w:r>
      <w:r>
        <w:rPr>
          <w:rFonts w:ascii="Times New Roman" w:hAnsi="Times New Roman" w:cs="Times New Roman" w:eastAsiaTheme="minorEastAsia"/>
          <w:sz w:val="24"/>
          <w:szCs w:val="24"/>
        </w:rPr>
        <w:t>控算一体”解决方案。</w:t>
      </w:r>
    </w:p>
    <w:p w14:paraId="37EEF455">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lang w:eastAsia="zh-CN"/>
        </w:rPr>
        <w:t>BL235</w:t>
      </w:r>
      <w:r>
        <w:rPr>
          <w:rFonts w:ascii="Times New Roman" w:hAnsi="Times New Roman" w:cs="Times New Roman" w:eastAsiaTheme="minorEastAsia"/>
          <w:sz w:val="24"/>
          <w:szCs w:val="24"/>
        </w:rPr>
        <w:t>系列采用“高性能ARM处理器 + 分布式I/O扩展”的架构，以TI Sitara 系列 AM62x 处理器为核心，提供单核、双核或四核 ARM Cortex-A53和单核 ARM Cortex-M4F的多核架构，在保障毫秒级实时控制的同时，具备强大的本地数据处理能力。</w:t>
      </w:r>
    </w:p>
    <w:p w14:paraId="417B2376">
      <w:pPr>
        <w:keepNext w:val="0"/>
        <w:keepLines w:val="0"/>
        <w:pageBreakBefore w:val="0"/>
        <w:widowControl w:val="0"/>
        <w:kinsoku/>
        <w:wordWrap w:val="0"/>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 xml:space="preserve">EdgePLC </w:t>
      </w:r>
      <w:r>
        <w:rPr>
          <w:rFonts w:hint="eastAsia" w:ascii="Times New Roman" w:hAnsi="Times New Roman" w:cs="Times New Roman" w:eastAsiaTheme="minorEastAsia"/>
          <w:sz w:val="24"/>
          <w:szCs w:val="24"/>
          <w:lang w:eastAsia="zh-CN"/>
        </w:rPr>
        <w:t>BL235</w:t>
      </w:r>
      <w:r>
        <w:rPr>
          <w:rFonts w:hint="eastAsia" w:ascii="Times New Roman" w:hAnsi="Times New Roman" w:cs="Times New Roman" w:eastAsiaTheme="minorEastAsia"/>
          <w:sz w:val="24"/>
          <w:szCs w:val="24"/>
        </w:rPr>
        <w:t>工业边缘控制器</w:t>
      </w:r>
      <w:r>
        <w:rPr>
          <w:rFonts w:ascii="Times New Roman" w:hAnsi="Times New Roman" w:cs="Times New Roman" w:eastAsiaTheme="minorEastAsia"/>
          <w:sz w:val="24"/>
          <w:szCs w:val="24"/>
        </w:rPr>
        <w:t>深度融合实时控制、边缘智能、协议转换、远程运维与二次开发等功能，支持IEC 61131-3标准编程环境（OpenPLC/NexPLC/CODESYS）、IGH EtherCAT硬实时主站，并可扩展多达32块N系列分布式I/O模块，覆盖DI/DO/AI/AO/温度采集等多种信号类型。软件层面基于Ubuntu 20.04系统，集成Docker、Node-RED、Python/C++开发环境，实现从数据采集、实时分析到智能决策的全流程闭环。</w:t>
      </w:r>
    </w:p>
    <w:p w14:paraId="68064A98">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lang w:eastAsia="zh-CN"/>
        </w:rPr>
        <w:t>BL235</w:t>
      </w:r>
      <w:r>
        <w:rPr>
          <w:rFonts w:ascii="Times New Roman" w:hAnsi="Times New Roman" w:cs="Times New Roman" w:eastAsiaTheme="minorEastAsia"/>
          <w:sz w:val="24"/>
          <w:szCs w:val="24"/>
        </w:rPr>
        <w:t>系列</w:t>
      </w:r>
      <w:r>
        <w:rPr>
          <w:rFonts w:hint="eastAsia" w:ascii="Times New Roman" w:hAnsi="Times New Roman" w:cs="Times New Roman" w:eastAsiaTheme="minorEastAsia"/>
          <w:sz w:val="24"/>
          <w:szCs w:val="24"/>
        </w:rPr>
        <w:t>工业边缘控制器</w:t>
      </w:r>
      <w:r>
        <w:rPr>
          <w:rFonts w:ascii="Times New Roman" w:hAnsi="Times New Roman" w:cs="Times New Roman" w:eastAsiaTheme="minorEastAsia"/>
          <w:sz w:val="24"/>
          <w:szCs w:val="24"/>
        </w:rPr>
        <w:t>专为智能产线控制、储能EMS、光伏逆变器管理等“控制+计算”协同场景设计，通过将智能分析下沉至设备边缘，它不仅实现了控制逻辑的精准执行，更完成了数据价值的就地转化与智能决策，助力企业构建更敏捷、更智能、更高效的下一代工业控制系统，从容应对智能制造的未来挑战。</w:t>
      </w:r>
    </w:p>
    <w:p w14:paraId="38BC3E5E">
      <w:pPr>
        <w:pStyle w:val="12"/>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rPr>
          <w:rFonts w:hint="eastAsia" w:ascii="Times New Roman" w:hAnsi="Times New Roman" w:eastAsia="宋体" w:cs="宋体"/>
          <w:b/>
          <w:bCs/>
          <w:iCs/>
          <w:color w:val="000000"/>
          <w:lang w:val="en-US" w:eastAsia="zh-CN"/>
        </w:rPr>
      </w:pPr>
    </w:p>
    <w:p w14:paraId="0F83225A">
      <w:pPr>
        <w:pStyle w:val="12"/>
        <w:ind w:left="0" w:leftChars="0" w:firstLine="0" w:firstLineChars="0"/>
        <w:jc w:val="left"/>
        <w:outlineLvl w:val="1"/>
        <w:rPr>
          <w:rFonts w:asciiTheme="minorEastAsia" w:hAnsiTheme="minorEastAsia" w:eastAsiaTheme="minorEastAsia"/>
          <w:sz w:val="18"/>
          <w:szCs w:val="18"/>
        </w:rPr>
      </w:pPr>
      <w:bookmarkStart w:id="13" w:name="_Toc31071"/>
      <w:bookmarkStart w:id="14" w:name="_Toc23585"/>
      <w:bookmarkStart w:id="15" w:name="_Toc25331"/>
      <w:bookmarkStart w:id="16" w:name="_Toc6497"/>
      <w:r>
        <w:rPr>
          <w:rFonts w:hint="eastAsia" w:ascii="Times New Roman" w:hAnsi="Times New Roman" w:eastAsia="宋体" w:cs="宋体"/>
          <w:b/>
          <w:bCs/>
          <w:iCs/>
          <w:color w:val="000000"/>
          <w:kern w:val="2"/>
          <w:sz w:val="32"/>
          <w:szCs w:val="32"/>
          <w:lang w:val="en-US" w:eastAsia="zh-CN" w:bidi="ar-SA"/>
        </w:rPr>
        <w:t>1.2外形尺寸</w:t>
      </w:r>
      <w:bookmarkEnd w:id="13"/>
      <w:bookmarkEnd w:id="14"/>
      <w:bookmarkEnd w:id="15"/>
      <w:bookmarkEnd w:id="16"/>
    </w:p>
    <w:p w14:paraId="34EDE51B">
      <w:pPr>
        <w:pStyle w:val="12"/>
        <w:rPr>
          <w:rFonts w:hint="eastAsia" w:asciiTheme="minorEastAsia" w:hAnsiTheme="minorEastAsia" w:eastAsiaTheme="minorEastAsia"/>
          <w:sz w:val="18"/>
          <w:szCs w:val="18"/>
        </w:rPr>
      </w:pPr>
    </w:p>
    <w:p w14:paraId="0B99EFE5">
      <w:pPr>
        <w:pStyle w:val="12"/>
        <w:ind w:left="0" w:leftChars="0" w:firstLine="420" w:firstLineChars="0"/>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产品外观结构与尺寸如下图：</w:t>
      </w:r>
    </w:p>
    <w:p w14:paraId="23AA0BBE">
      <w:pPr>
        <w:pStyle w:val="12"/>
        <w:ind w:left="420" w:leftChars="-495" w:hanging="1459" w:hangingChars="608"/>
        <w:jc w:val="center"/>
        <w:rPr>
          <w:rFonts w:hint="default" w:ascii="Times New Roman" w:hAnsi="Times New Roman" w:eastAsia="宋体" w:cs="宋体"/>
          <w:b/>
          <w:bCs/>
          <w:iCs/>
          <w:color w:val="000000"/>
          <w:kern w:val="2"/>
          <w:sz w:val="32"/>
          <w:szCs w:val="32"/>
          <w:lang w:val="en-US" w:eastAsia="zh-CN" w:bidi="ar-SA"/>
        </w:rPr>
      </w:pPr>
      <w:r>
        <w:rPr>
          <w:rFonts w:ascii="宋体" w:hAnsi="宋体" w:eastAsia="宋体" w:cs="宋体"/>
          <w:sz w:val="24"/>
          <w:szCs w:val="24"/>
        </w:rPr>
        <w:drawing>
          <wp:inline distT="0" distB="0" distL="114300" distR="114300">
            <wp:extent cx="2096135" cy="2611120"/>
            <wp:effectExtent l="0" t="0" r="18415" b="17780"/>
            <wp:docPr id="5" name="图片 5" descr="F:/2025_9/EdgePLC/标签外壳/标准款清晰图片.png标准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2025_9/EdgePLC/标签外壳/标准款清晰图片.png标准款清晰图片"/>
                    <pic:cNvPicPr>
                      <a:picLocks noChangeAspect="1"/>
                    </pic:cNvPicPr>
                  </pic:nvPicPr>
                  <pic:blipFill>
                    <a:blip r:embed="rId9"/>
                    <a:srcRect l="16956" t="6205" r="21620" b="-88"/>
                    <a:stretch>
                      <a:fillRect/>
                    </a:stretch>
                  </pic:blipFill>
                  <pic:spPr>
                    <a:xfrm>
                      <a:off x="0" y="0"/>
                      <a:ext cx="2096135" cy="261112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12010" cy="2633345"/>
            <wp:effectExtent l="0" t="0" r="2540" b="14605"/>
            <wp:docPr id="8" name="图片 8" descr="F:/2025_9/EdgePLC/标签外壳/A款清晰图片.pngA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2025_9/EdgePLC/标签外壳/A款清晰图片.pngA款清晰图片"/>
                    <pic:cNvPicPr>
                      <a:picLocks noChangeAspect="1"/>
                    </pic:cNvPicPr>
                  </pic:nvPicPr>
                  <pic:blipFill>
                    <a:blip r:embed="rId10"/>
                    <a:srcRect l="16091" t="3780" r="21232" b="237"/>
                    <a:stretch>
                      <a:fillRect/>
                    </a:stretch>
                  </pic:blipFill>
                  <pic:spPr>
                    <a:xfrm>
                      <a:off x="0" y="0"/>
                      <a:ext cx="2112010" cy="2633345"/>
                    </a:xfrm>
                    <a:prstGeom prst="rect">
                      <a:avLst/>
                    </a:prstGeom>
                    <a:noFill/>
                    <a:ln w="9525">
                      <a:noFill/>
                    </a:ln>
                  </pic:spPr>
                </pic:pic>
              </a:graphicData>
            </a:graphic>
          </wp:inline>
        </w:drawing>
      </w:r>
    </w:p>
    <w:p w14:paraId="5117071A">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17" w:name="_Toc10912"/>
      <w:bookmarkStart w:id="18" w:name="_Toc25058"/>
      <w:bookmarkStart w:id="19" w:name="_Toc1692"/>
      <w:bookmarkStart w:id="20" w:name="_Toc26047"/>
      <w:r>
        <w:rPr>
          <w:rFonts w:hint="eastAsia" w:ascii="Times New Roman" w:hAnsi="Times New Roman" w:eastAsia="宋体" w:cs="宋体"/>
          <w:b/>
          <w:bCs/>
          <w:iCs/>
          <w:color w:val="000000"/>
          <w:sz w:val="32"/>
          <w:szCs w:val="32"/>
          <w:lang w:val="en-US" w:eastAsia="zh-CN"/>
        </w:rPr>
        <w:t>1.3技术参数</w:t>
      </w:r>
      <w:bookmarkEnd w:id="17"/>
      <w:bookmarkEnd w:id="18"/>
      <w:bookmarkEnd w:id="19"/>
      <w:bookmarkEnd w:id="20"/>
    </w:p>
    <w:tbl>
      <w:tblPr>
        <w:tblStyle w:val="14"/>
        <w:tblW w:w="8181" w:type="dxa"/>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5"/>
        <w:gridCol w:w="1636"/>
        <w:gridCol w:w="5200"/>
      </w:tblGrid>
      <w:tr w14:paraId="02B91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shd w:val="clear" w:color="auto" w:fill="BEBEBE"/>
            <w:noWrap w:val="0"/>
            <w:vAlign w:val="center"/>
          </w:tcPr>
          <w:p w14:paraId="57B264AD">
            <w:pPr>
              <w:widowControl w:val="0"/>
              <w:jc w:val="center"/>
              <w:rPr>
                <w:rFonts w:ascii="Times New Roman" w:hAnsi="Times New Roman" w:cs="Arial"/>
                <w:b/>
                <w:kern w:val="0"/>
                <w:lang w:eastAsia="en-US"/>
              </w:rPr>
            </w:pPr>
            <w:r>
              <w:rPr>
                <w:rFonts w:ascii="Times New Roman" w:hAnsi="Times New Roman" w:cs="Arial"/>
                <w:b/>
                <w:kern w:val="0"/>
                <w:lang w:eastAsia="en-US"/>
              </w:rPr>
              <w:t>分类</w:t>
            </w:r>
          </w:p>
        </w:tc>
        <w:tc>
          <w:tcPr>
            <w:tcW w:w="1636" w:type="dxa"/>
            <w:shd w:val="clear" w:color="auto" w:fill="BEBEBE"/>
            <w:noWrap w:val="0"/>
            <w:vAlign w:val="center"/>
          </w:tcPr>
          <w:p w14:paraId="71E1736B">
            <w:pPr>
              <w:widowControl/>
              <w:jc w:val="center"/>
              <w:rPr>
                <w:rFonts w:ascii="Times New Roman" w:hAnsi="Times New Roman" w:cs="Arial"/>
                <w:b/>
                <w:kern w:val="0"/>
                <w:lang w:eastAsia="en-US"/>
              </w:rPr>
            </w:pPr>
            <w:r>
              <w:rPr>
                <w:rFonts w:ascii="Times New Roman" w:hAnsi="Times New Roman" w:cs="Arial"/>
                <w:b/>
                <w:kern w:val="0"/>
                <w:lang w:eastAsia="en-US"/>
              </w:rPr>
              <w:t>参数</w:t>
            </w:r>
          </w:p>
        </w:tc>
        <w:tc>
          <w:tcPr>
            <w:tcW w:w="5200" w:type="dxa"/>
            <w:shd w:val="clear" w:color="auto" w:fill="BEBEBE"/>
            <w:noWrap w:val="0"/>
            <w:vAlign w:val="center"/>
          </w:tcPr>
          <w:p w14:paraId="6238D915">
            <w:pPr>
              <w:widowControl/>
              <w:rPr>
                <w:rFonts w:ascii="Times New Roman" w:hAnsi="Times New Roman" w:cs="Arial"/>
                <w:b/>
                <w:kern w:val="0"/>
                <w:lang w:eastAsia="en-US"/>
              </w:rPr>
            </w:pPr>
            <w:r>
              <w:rPr>
                <w:rFonts w:ascii="Times New Roman" w:hAnsi="Times New Roman" w:cs="Arial"/>
                <w:b/>
                <w:kern w:val="0"/>
                <w:lang w:eastAsia="en-US"/>
              </w:rPr>
              <w:t>描述</w:t>
            </w:r>
          </w:p>
        </w:tc>
      </w:tr>
      <w:tr w14:paraId="27B1A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3D031C16">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系统</w:t>
            </w:r>
          </w:p>
        </w:tc>
        <w:tc>
          <w:tcPr>
            <w:tcW w:w="1636" w:type="dxa"/>
            <w:noWrap w:val="0"/>
            <w:vAlign w:val="center"/>
          </w:tcPr>
          <w:p w14:paraId="2503CFEB">
            <w:pPr>
              <w:widowControl/>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处理器型号</w:t>
            </w:r>
          </w:p>
        </w:tc>
        <w:tc>
          <w:tcPr>
            <w:tcW w:w="5200" w:type="dxa"/>
            <w:noWrap w:val="0"/>
            <w:vAlign w:val="center"/>
          </w:tcPr>
          <w:p w14:paraId="140D8ED6">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 xml:space="preserve">TI Sitara </w:t>
            </w:r>
            <w:del w:id="1935" w:author="L" w:date="2026-05-26T14:38:50Z">
              <w:r>
                <w:rPr>
                  <w:rFonts w:hint="default" w:ascii="Times New Roman" w:hAnsi="Times New Roman" w:eastAsia="宋体" w:cs="Arial"/>
                  <w:kern w:val="0"/>
                  <w:lang w:val="en-US" w:eastAsia="zh-CN"/>
                </w:rPr>
                <w:delText>A</w:delText>
              </w:r>
            </w:del>
            <w:del w:id="1936" w:author="L" w:date="2026-05-26T14:38:49Z">
              <w:r>
                <w:rPr>
                  <w:rFonts w:hint="default" w:ascii="Times New Roman" w:hAnsi="Times New Roman" w:eastAsia="宋体" w:cs="Arial"/>
                  <w:kern w:val="0"/>
                  <w:lang w:val="en-US" w:eastAsia="zh-CN"/>
                </w:rPr>
                <w:delText>M623</w:delText>
              </w:r>
            </w:del>
            <w:del w:id="1937" w:author="L" w:date="2026-05-26T14:38:48Z">
              <w:r>
                <w:rPr>
                  <w:rFonts w:hint="default" w:ascii="Times New Roman" w:hAnsi="Times New Roman" w:eastAsia="宋体" w:cs="Arial"/>
                  <w:kern w:val="0"/>
                  <w:lang w:val="en-US" w:eastAsia="zh-CN"/>
                </w:rPr>
                <w:delText>1/</w:delText>
              </w:r>
            </w:del>
            <w:r>
              <w:rPr>
                <w:rFonts w:hint="default" w:ascii="Times New Roman" w:hAnsi="Times New Roman" w:eastAsia="宋体" w:cs="Arial"/>
                <w:kern w:val="0"/>
                <w:lang w:val="en-US" w:eastAsia="zh-CN"/>
              </w:rPr>
              <w:t>AM6232/AM6254，16nm</w:t>
            </w:r>
          </w:p>
        </w:tc>
      </w:tr>
      <w:tr w14:paraId="01D20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75F92CCB">
            <w:pPr>
              <w:widowControl w:val="0"/>
              <w:ind w:left="0" w:leftChars="0" w:firstLine="0" w:firstLineChars="0"/>
              <w:jc w:val="center"/>
              <w:rPr>
                <w:rFonts w:ascii="Times New Roman" w:hAnsi="Times New Roman" w:cs="Arial"/>
                <w:kern w:val="0"/>
                <w:lang w:eastAsia="en-US"/>
              </w:rPr>
            </w:pPr>
          </w:p>
        </w:tc>
        <w:tc>
          <w:tcPr>
            <w:tcW w:w="1636" w:type="dxa"/>
            <w:noWrap w:val="0"/>
            <w:vAlign w:val="center"/>
          </w:tcPr>
          <w:p w14:paraId="221863AC">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处理器</w:t>
            </w:r>
            <w:r>
              <w:rPr>
                <w:rFonts w:hint="eastAsia" w:ascii="Times New Roman" w:hAnsi="Times New Roman" w:cs="Arial"/>
                <w:kern w:val="0"/>
                <w:lang w:val="en-US" w:eastAsia="zh-CN"/>
              </w:rPr>
              <w:t>频率</w:t>
            </w:r>
          </w:p>
        </w:tc>
        <w:tc>
          <w:tcPr>
            <w:tcW w:w="5200" w:type="dxa"/>
            <w:noWrap w:val="0"/>
            <w:vAlign w:val="center"/>
          </w:tcPr>
          <w:p w14:paraId="2B7B2DB3">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1/2/4x ARM Cortex-A53(64bit)，主频 1.4GHz</w:t>
            </w:r>
            <w:r>
              <w:rPr>
                <w:rFonts w:hint="eastAsia" w:ascii="Times New Roman" w:hAnsi="Times New Roman" w:eastAsia="宋体" w:cs="Arial"/>
                <w:kern w:val="0"/>
                <w:lang w:val="en-US" w:eastAsia="zh-CN"/>
              </w:rPr>
              <w:t>。</w:t>
            </w:r>
          </w:p>
          <w:p w14:paraId="657C00A6">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1x Cortex-M4F，专用实时处理单元，主频 400MHz</w:t>
            </w:r>
            <w:r>
              <w:rPr>
                <w:rFonts w:hint="eastAsia" w:ascii="Times New Roman" w:hAnsi="Times New Roman" w:eastAsia="宋体" w:cs="Arial"/>
                <w:kern w:val="0"/>
                <w:lang w:val="en-US" w:eastAsia="zh-CN"/>
              </w:rPr>
              <w:t>。</w:t>
            </w:r>
          </w:p>
          <w:p w14:paraId="3C6FC4F6">
            <w:pPr>
              <w:widowControl/>
              <w:ind w:left="0" w:leftChars="0" w:firstLine="0" w:firstLineChars="0"/>
              <w:rPr>
                <w:rFonts w:hint="eastAsia" w:ascii="Times New Roman" w:hAnsi="Times New Roman" w:eastAsia="宋体" w:cs="Arial"/>
                <w:kern w:val="0"/>
                <w:lang w:val="en-US" w:eastAsia="zh-CN"/>
              </w:rPr>
            </w:pPr>
            <w:r>
              <w:rPr>
                <w:rFonts w:hint="default" w:ascii="Times New Roman" w:hAnsi="Times New Roman" w:eastAsia="宋体" w:cs="Arial"/>
                <w:kern w:val="0"/>
                <w:lang w:val="en-US" w:eastAsia="zh-CN"/>
              </w:rPr>
              <w:t>1x Cortex-R5F，主频 400MHz 备注：Cortex-R5F 主要负责系统启动、资源管理和电源管理功能</w:t>
            </w:r>
            <w:r>
              <w:rPr>
                <w:rFonts w:hint="eastAsia" w:ascii="Times New Roman" w:hAnsi="Times New Roman" w:eastAsia="宋体" w:cs="Arial"/>
                <w:kern w:val="0"/>
                <w:lang w:val="en-US" w:eastAsia="zh-CN"/>
              </w:rPr>
              <w:t>。</w:t>
            </w:r>
          </w:p>
          <w:p w14:paraId="68340E09">
            <w:pPr>
              <w:widowControl/>
              <w:ind w:left="0" w:leftChars="0" w:firstLine="0" w:firstLineChars="0"/>
              <w:rPr>
                <w:rFonts w:hint="default"/>
                <w:lang w:val="en-US" w:eastAsia="zh-CN"/>
              </w:rPr>
            </w:pPr>
            <w:r>
              <w:rPr>
                <w:rFonts w:hint="default" w:ascii="Times New Roman" w:hAnsi="Times New Roman" w:eastAsia="宋体" w:cs="Arial"/>
                <w:kern w:val="0"/>
                <w:lang w:val="en-US" w:eastAsia="zh-CN"/>
              </w:rPr>
              <w:t>1x PRU-ICSS，2 个 32 位可编程实时单元（PRU0 和 PRU1），主频 333MHz 备注：PRU-ICSS 支持 GPIO、UART、I2C 拓展，不支持工业通讯协议和网口拓展</w:t>
            </w:r>
            <w:r>
              <w:rPr>
                <w:rFonts w:hint="eastAsia" w:ascii="Times New Roman" w:hAnsi="Times New Roman" w:eastAsia="宋体" w:cs="Arial"/>
                <w:kern w:val="0"/>
                <w:lang w:val="en-US" w:eastAsia="zh-CN"/>
              </w:rPr>
              <w:t>。</w:t>
            </w:r>
          </w:p>
        </w:tc>
      </w:tr>
      <w:tr w14:paraId="5A82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3EA55941">
            <w:pPr>
              <w:widowControl w:val="0"/>
              <w:ind w:left="0" w:leftChars="0" w:firstLine="0" w:firstLineChars="0"/>
              <w:jc w:val="center"/>
              <w:rPr>
                <w:rFonts w:ascii="Times New Roman" w:hAnsi="Times New Roman" w:cs="Arial"/>
                <w:kern w:val="0"/>
                <w:lang w:eastAsia="en-US"/>
              </w:rPr>
            </w:pPr>
          </w:p>
        </w:tc>
        <w:tc>
          <w:tcPr>
            <w:tcW w:w="1636" w:type="dxa"/>
            <w:noWrap w:val="0"/>
            <w:vAlign w:val="center"/>
          </w:tcPr>
          <w:p w14:paraId="4CA465BB">
            <w:pPr>
              <w:widowControl/>
              <w:ind w:left="0" w:leftChars="0" w:firstLine="0" w:firstLineChars="0"/>
              <w:jc w:val="center"/>
              <w:rPr>
                <w:rFonts w:hint="default" w:ascii="Times New Roman" w:hAnsi="Times New Roman" w:cs="Arial"/>
                <w:kern w:val="0"/>
                <w:lang w:val="en-US" w:eastAsia="en-US"/>
              </w:rPr>
            </w:pPr>
            <w:r>
              <w:rPr>
                <w:rFonts w:hint="default" w:ascii="Times New Roman" w:hAnsi="Times New Roman" w:cs="Arial"/>
                <w:kern w:val="0"/>
                <w:lang w:val="en-US" w:eastAsia="en-US"/>
              </w:rPr>
              <w:t>GPU</w:t>
            </w:r>
          </w:p>
        </w:tc>
        <w:tc>
          <w:tcPr>
            <w:tcW w:w="5200" w:type="dxa"/>
            <w:noWrap w:val="0"/>
            <w:vAlign w:val="center"/>
          </w:tcPr>
          <w:p w14:paraId="32FFD3DC">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3D GPU：图形加速器，支持 OpenGL 3.x/2.0/1.1、Vulkan 1.2(AM6254 Only)</w:t>
            </w:r>
          </w:p>
        </w:tc>
      </w:tr>
      <w:tr w14:paraId="53DE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dxa"/>
            <w:vMerge w:val="continue"/>
            <w:noWrap w:val="0"/>
            <w:vAlign w:val="center"/>
          </w:tcPr>
          <w:p w14:paraId="060FA047">
            <w:pPr>
              <w:widowControl w:val="0"/>
              <w:jc w:val="center"/>
              <w:rPr>
                <w:rFonts w:ascii="Times New Roman" w:hAnsi="Times New Roman" w:cs="Arial"/>
                <w:kern w:val="0"/>
                <w:lang w:eastAsia="en-US"/>
              </w:rPr>
            </w:pPr>
          </w:p>
        </w:tc>
        <w:tc>
          <w:tcPr>
            <w:tcW w:w="1636" w:type="dxa"/>
            <w:noWrap w:val="0"/>
            <w:vAlign w:val="center"/>
          </w:tcPr>
          <w:p w14:paraId="44F1D81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内存</w:t>
            </w:r>
          </w:p>
        </w:tc>
        <w:tc>
          <w:tcPr>
            <w:tcW w:w="5200" w:type="dxa"/>
            <w:noWrap w:val="0"/>
            <w:vAlign w:val="center"/>
          </w:tcPr>
          <w:p w14:paraId="28EA26A1">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512MB/1/2GByte DDR</w:t>
            </w:r>
            <w:r>
              <w:rPr>
                <w:rFonts w:hint="eastAsia" w:ascii="Times New Roman" w:hAnsi="Times New Roman" w:eastAsia="宋体" w:cs="Arial"/>
                <w:kern w:val="0"/>
                <w:lang w:val="en-US" w:eastAsia="zh-CN"/>
              </w:rPr>
              <w:t>3</w:t>
            </w:r>
          </w:p>
        </w:tc>
      </w:tr>
      <w:tr w14:paraId="655D6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1345" w:type="dxa"/>
            <w:vMerge w:val="continue"/>
            <w:noWrap w:val="0"/>
            <w:vAlign w:val="center"/>
          </w:tcPr>
          <w:p w14:paraId="18DFC415">
            <w:pPr>
              <w:widowControl w:val="0"/>
              <w:jc w:val="center"/>
              <w:rPr>
                <w:rFonts w:ascii="Times New Roman" w:hAnsi="Times New Roman" w:cs="Arial"/>
                <w:kern w:val="0"/>
                <w:lang w:eastAsia="en-US"/>
              </w:rPr>
            </w:pPr>
          </w:p>
        </w:tc>
        <w:tc>
          <w:tcPr>
            <w:tcW w:w="1636" w:type="dxa"/>
            <w:noWrap w:val="0"/>
            <w:vAlign w:val="center"/>
          </w:tcPr>
          <w:p w14:paraId="1D4D83FA">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存储</w:t>
            </w:r>
          </w:p>
        </w:tc>
        <w:tc>
          <w:tcPr>
            <w:tcW w:w="5200" w:type="dxa"/>
            <w:noWrap w:val="0"/>
            <w:vAlign w:val="center"/>
          </w:tcPr>
          <w:p w14:paraId="3EAFC2E5">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8/16G</w:t>
            </w:r>
            <w:r>
              <w:rPr>
                <w:rFonts w:hint="eastAsia" w:ascii="Times New Roman" w:hAnsi="Times New Roman" w:eastAsia="宋体" w:cs="Arial"/>
                <w:kern w:val="0"/>
                <w:lang w:val="en-US" w:eastAsia="zh-CN"/>
              </w:rPr>
              <w:t xml:space="preserve"> NAND FLASH</w:t>
            </w:r>
          </w:p>
        </w:tc>
      </w:tr>
      <w:tr w14:paraId="6F72E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4992ABA7">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电源</w:t>
            </w:r>
          </w:p>
        </w:tc>
        <w:tc>
          <w:tcPr>
            <w:tcW w:w="1636" w:type="dxa"/>
            <w:noWrap w:val="0"/>
            <w:vAlign w:val="center"/>
          </w:tcPr>
          <w:p w14:paraId="68C8F4C1">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输入</w:t>
            </w:r>
            <w:r>
              <w:rPr>
                <w:rFonts w:ascii="Times New Roman" w:hAnsi="Times New Roman" w:cs="Arial"/>
                <w:kern w:val="0"/>
                <w:lang w:eastAsia="en-US"/>
              </w:rPr>
              <w:t>电压</w:t>
            </w:r>
          </w:p>
        </w:tc>
        <w:tc>
          <w:tcPr>
            <w:tcW w:w="5200" w:type="dxa"/>
            <w:noWrap w:val="0"/>
            <w:vAlign w:val="center"/>
          </w:tcPr>
          <w:p w14:paraId="7F3E9DA7">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DC</w:t>
            </w:r>
            <w:r>
              <w:rPr>
                <w:rFonts w:hint="eastAsia" w:ascii="Times New Roman" w:hAnsi="Times New Roman" w:cs="Arial"/>
                <w:kern w:val="0"/>
                <w:lang w:eastAsia="en-US"/>
              </w:rPr>
              <w:t xml:space="preserve"> </w:t>
            </w:r>
            <w:ins w:id="1938" w:author="L" w:date="2026-05-21T18:45:33Z">
              <w:r>
                <w:rPr>
                  <w:rFonts w:hint="eastAsia" w:ascii="Times New Roman" w:hAnsi="Times New Roman" w:cs="Arial"/>
                  <w:kern w:val="0"/>
                  <w:lang w:val="en-US" w:eastAsia="zh-CN"/>
                </w:rPr>
                <w:t>12</w:t>
              </w:r>
            </w:ins>
            <w:del w:id="1939" w:author="L" w:date="2026-05-21T18:45:33Z">
              <w:r>
                <w:rPr>
                  <w:rFonts w:ascii="Times New Roman" w:hAnsi="Times New Roman" w:cs="Arial"/>
                  <w:kern w:val="0"/>
                  <w:lang w:eastAsia="en-US"/>
                </w:rPr>
                <w:delText>9</w:delText>
              </w:r>
            </w:del>
            <w:r>
              <w:rPr>
                <w:rFonts w:ascii="Times New Roman" w:hAnsi="Times New Roman" w:cs="Arial"/>
                <w:kern w:val="0"/>
                <w:lang w:eastAsia="en-US"/>
              </w:rPr>
              <w:t>～</w:t>
            </w:r>
            <w:ins w:id="1940" w:author="L" w:date="2026-05-21T18:45:30Z">
              <w:r>
                <w:rPr>
                  <w:rFonts w:hint="eastAsia" w:ascii="Times New Roman" w:hAnsi="Times New Roman" w:cs="Arial"/>
                  <w:kern w:val="0"/>
                  <w:lang w:val="en-US" w:eastAsia="zh-CN"/>
                </w:rPr>
                <w:t>24</w:t>
              </w:r>
            </w:ins>
            <w:del w:id="1941" w:author="L" w:date="2026-05-21T18:45:30Z">
              <w:r>
                <w:rPr>
                  <w:rFonts w:ascii="Times New Roman" w:hAnsi="Times New Roman" w:cs="Arial"/>
                  <w:kern w:val="0"/>
                  <w:lang w:eastAsia="en-US"/>
                </w:rPr>
                <w:delText>3</w:delText>
              </w:r>
            </w:del>
            <w:del w:id="1942" w:author="L" w:date="2026-05-21T18:45:29Z">
              <w:r>
                <w:rPr>
                  <w:rFonts w:ascii="Times New Roman" w:hAnsi="Times New Roman" w:cs="Arial"/>
                  <w:kern w:val="0"/>
                  <w:lang w:eastAsia="en-US"/>
                </w:rPr>
                <w:delText>6</w:delText>
              </w:r>
            </w:del>
            <w:r>
              <w:rPr>
                <w:rFonts w:ascii="Times New Roman" w:hAnsi="Times New Roman" w:cs="Arial"/>
                <w:kern w:val="0"/>
                <w:lang w:eastAsia="en-US"/>
              </w:rPr>
              <w:t xml:space="preserve">V </w:t>
            </w:r>
            <w:ins w:id="1943" w:author="L" w:date="2026-05-20T14:31:53Z">
              <w:r>
                <w:rPr>
                  <w:rFonts w:hint="eastAsia" w:ascii="Times New Roman" w:hAnsi="Times New Roman" w:eastAsia="宋体" w:cs="Arial"/>
                  <w:kern w:val="0"/>
                  <w:lang w:val="en-US" w:eastAsia="zh-CN"/>
                </w:rPr>
                <w:t>（输入：24V,输出：12V）</w:t>
              </w:r>
            </w:ins>
          </w:p>
        </w:tc>
      </w:tr>
      <w:tr w14:paraId="45B5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35106BD6">
            <w:pPr>
              <w:widowControl w:val="0"/>
              <w:jc w:val="center"/>
              <w:rPr>
                <w:rFonts w:ascii="Times New Roman" w:hAnsi="Times New Roman" w:cs="Arial"/>
                <w:kern w:val="0"/>
                <w:lang w:eastAsia="en-US"/>
              </w:rPr>
            </w:pPr>
          </w:p>
        </w:tc>
        <w:tc>
          <w:tcPr>
            <w:tcW w:w="1636" w:type="dxa"/>
            <w:noWrap w:val="0"/>
            <w:vAlign w:val="center"/>
          </w:tcPr>
          <w:p w14:paraId="4CAE2684">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功耗</w:t>
            </w:r>
          </w:p>
        </w:tc>
        <w:tc>
          <w:tcPr>
            <w:tcW w:w="5200" w:type="dxa"/>
            <w:noWrap w:val="0"/>
            <w:vAlign w:val="center"/>
          </w:tcPr>
          <w:p w14:paraId="17DC8B00">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正常：</w:t>
            </w:r>
            <w:r>
              <w:rPr>
                <w:rFonts w:hint="eastAsia" w:ascii="Times New Roman" w:hAnsi="Times New Roman" w:cs="Arial"/>
                <w:kern w:val="0"/>
                <w:lang w:val="en-US" w:eastAsia="zh-CN"/>
              </w:rPr>
              <w:t>240</w:t>
            </w:r>
            <w:r>
              <w:rPr>
                <w:rFonts w:ascii="Times New Roman" w:hAnsi="Times New Roman" w:cs="Arial"/>
                <w:kern w:val="0"/>
                <w:lang w:eastAsia="en-US"/>
              </w:rPr>
              <w:t>mA@12V</w:t>
            </w:r>
            <w:r>
              <w:rPr>
                <w:rFonts w:hint="eastAsia" w:ascii="Times New Roman" w:hAnsi="Times New Roman" w:cs="Arial"/>
                <w:kern w:val="0"/>
                <w:lang w:eastAsia="zh-CN"/>
              </w:rPr>
              <w:t>（</w:t>
            </w:r>
            <w:r>
              <w:rPr>
                <w:rFonts w:hint="eastAsia" w:ascii="Times New Roman" w:hAnsi="Times New Roman" w:cs="Arial"/>
                <w:kern w:val="0"/>
                <w:lang w:val="en-US" w:eastAsia="zh-CN"/>
              </w:rPr>
              <w:t>带4G模块</w:t>
            </w:r>
            <w:r>
              <w:rPr>
                <w:rFonts w:hint="eastAsia" w:ascii="Times New Roman" w:hAnsi="Times New Roman" w:cs="Arial"/>
                <w:kern w:val="0"/>
                <w:lang w:eastAsia="zh-CN"/>
              </w:rPr>
              <w:t>）</w:t>
            </w:r>
            <w:r>
              <w:rPr>
                <w:rFonts w:ascii="Times New Roman" w:hAnsi="Times New Roman" w:cs="Arial"/>
                <w:kern w:val="0"/>
                <w:lang w:eastAsia="en-US"/>
              </w:rPr>
              <w:t>，</w:t>
            </w:r>
            <w:r>
              <w:rPr>
                <w:rFonts w:hint="eastAsia" w:ascii="Times New Roman" w:hAnsi="Times New Roman" w:cs="Arial"/>
                <w:kern w:val="0"/>
                <w:lang w:val="en-US" w:eastAsia="zh-CN"/>
              </w:rPr>
              <w:t>220mA@12V（不带4G模块）</w:t>
            </w:r>
          </w:p>
          <w:p w14:paraId="733BDA3E">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最大：</w:t>
            </w:r>
            <w:r>
              <w:rPr>
                <w:rFonts w:hint="eastAsia" w:ascii="Times New Roman" w:hAnsi="Times New Roman" w:cs="Arial"/>
                <w:kern w:val="0"/>
                <w:lang w:val="en-US" w:eastAsia="zh-CN"/>
              </w:rPr>
              <w:t>700mA@12V</w:t>
            </w:r>
          </w:p>
        </w:tc>
      </w:tr>
      <w:tr w14:paraId="0885A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0390BD79">
            <w:pPr>
              <w:widowControl w:val="0"/>
              <w:jc w:val="center"/>
              <w:rPr>
                <w:rFonts w:ascii="Times New Roman" w:hAnsi="Times New Roman" w:cs="Arial"/>
                <w:kern w:val="0"/>
                <w:lang w:eastAsia="en-US"/>
              </w:rPr>
            </w:pPr>
          </w:p>
        </w:tc>
        <w:tc>
          <w:tcPr>
            <w:tcW w:w="1636" w:type="dxa"/>
            <w:noWrap w:val="0"/>
            <w:vAlign w:val="center"/>
          </w:tcPr>
          <w:p w14:paraId="37B50972">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反接</w:t>
            </w:r>
            <w:r>
              <w:rPr>
                <w:rFonts w:ascii="Times New Roman" w:hAnsi="Times New Roman" w:cs="Arial"/>
                <w:kern w:val="0"/>
                <w:lang w:eastAsia="en-US"/>
              </w:rPr>
              <w:t>防护</w:t>
            </w:r>
          </w:p>
        </w:tc>
        <w:tc>
          <w:tcPr>
            <w:tcW w:w="5200" w:type="dxa"/>
            <w:noWrap w:val="0"/>
            <w:vAlign w:val="center"/>
          </w:tcPr>
          <w:p w14:paraId="264A25BB">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支持</w:t>
            </w:r>
          </w:p>
        </w:tc>
      </w:tr>
      <w:tr w14:paraId="041B4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4678BDAD">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w:t>
            </w:r>
          </w:p>
        </w:tc>
        <w:tc>
          <w:tcPr>
            <w:tcW w:w="1636" w:type="dxa"/>
            <w:noWrap w:val="0"/>
            <w:vAlign w:val="center"/>
          </w:tcPr>
          <w:p w14:paraId="26BED408">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网口规格</w:t>
            </w:r>
          </w:p>
        </w:tc>
        <w:tc>
          <w:tcPr>
            <w:tcW w:w="5200" w:type="dxa"/>
            <w:noWrap w:val="0"/>
            <w:vAlign w:val="center"/>
          </w:tcPr>
          <w:p w14:paraId="02E27AB3">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val="en-US" w:eastAsia="zh-CN"/>
              </w:rPr>
              <w:t>2</w:t>
            </w:r>
            <w:r>
              <w:rPr>
                <w:rFonts w:hint="default" w:ascii="Times New Roman" w:hAnsi="Times New Roman" w:cs="Arial"/>
                <w:kern w:val="0"/>
                <w:lang w:val="en-US" w:eastAsia="en-US"/>
              </w:rPr>
              <w:t>~3</w:t>
            </w:r>
            <w:r>
              <w:rPr>
                <w:rFonts w:hint="eastAsia" w:ascii="Times New Roman" w:hAnsi="Times New Roman" w:cs="Arial"/>
                <w:kern w:val="0"/>
                <w:lang w:val="en-US" w:eastAsia="zh-CN"/>
              </w:rPr>
              <w:t>*</w:t>
            </w:r>
            <w:r>
              <w:rPr>
                <w:rFonts w:ascii="Times New Roman" w:hAnsi="Times New Roman" w:cs="Arial"/>
                <w:kern w:val="0"/>
                <w:lang w:eastAsia="en-US"/>
              </w:rPr>
              <w:t>RJ45，</w:t>
            </w:r>
            <w:r>
              <w:rPr>
                <w:rFonts w:hint="eastAsia" w:ascii="Times New Roman" w:hAnsi="Times New Roman" w:cs="Arial"/>
                <w:kern w:val="0"/>
                <w:lang w:val="en-US" w:eastAsia="zh-CN"/>
              </w:rPr>
              <w:t>3</w:t>
            </w:r>
            <w:r>
              <w:rPr>
                <w:rFonts w:hint="eastAsia" w:ascii="Times New Roman" w:hAnsi="Times New Roman" w:cs="Arial"/>
                <w:kern w:val="0"/>
                <w:lang w:eastAsia="en-US"/>
              </w:rPr>
              <w:t>x100M，自适应M</w:t>
            </w:r>
            <w:r>
              <w:rPr>
                <w:rFonts w:ascii="Times New Roman" w:hAnsi="Times New Roman" w:cs="Arial"/>
                <w:kern w:val="0"/>
                <w:lang w:eastAsia="en-US"/>
              </w:rPr>
              <w:t>DI/MDIX</w:t>
            </w:r>
            <w:r>
              <w:rPr>
                <w:rFonts w:hint="eastAsia" w:ascii="Times New Roman" w:hAnsi="Times New Roman" w:cs="Arial"/>
                <w:kern w:val="0"/>
                <w:lang w:eastAsia="en-US"/>
              </w:rPr>
              <w:t>。</w:t>
            </w:r>
          </w:p>
        </w:tc>
      </w:tr>
      <w:tr w14:paraId="2EB03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3411F1EF">
            <w:pPr>
              <w:widowControl w:val="0"/>
              <w:jc w:val="center"/>
              <w:rPr>
                <w:rFonts w:ascii="Times New Roman" w:hAnsi="Times New Roman" w:cs="Arial"/>
                <w:kern w:val="0"/>
                <w:lang w:eastAsia="en-US"/>
              </w:rPr>
            </w:pPr>
          </w:p>
        </w:tc>
        <w:tc>
          <w:tcPr>
            <w:tcW w:w="1636" w:type="dxa"/>
            <w:noWrap w:val="0"/>
            <w:vAlign w:val="center"/>
          </w:tcPr>
          <w:p w14:paraId="6FD111C3">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网口保护</w:t>
            </w:r>
          </w:p>
        </w:tc>
        <w:tc>
          <w:tcPr>
            <w:tcW w:w="5200" w:type="dxa"/>
            <w:noWrap w:val="0"/>
            <w:vAlign w:val="center"/>
          </w:tcPr>
          <w:p w14:paraId="13235BCA">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ESD  ±</w:t>
            </w:r>
            <w:r>
              <w:rPr>
                <w:rFonts w:hint="eastAsia" w:ascii="Times New Roman" w:hAnsi="Times New Roman" w:cs="Arial"/>
                <w:kern w:val="0"/>
                <w:lang w:val="en-US" w:eastAsia="zh-CN"/>
              </w:rPr>
              <w:t>2</w:t>
            </w:r>
            <w:r>
              <w:rPr>
                <w:rFonts w:ascii="Times New Roman" w:hAnsi="Times New Roman" w:cs="Arial"/>
                <w:kern w:val="0"/>
                <w:lang w:eastAsia="en-US"/>
              </w:rPr>
              <w:t>kV（接触），±</w:t>
            </w:r>
            <w:r>
              <w:rPr>
                <w:rFonts w:hint="eastAsia" w:ascii="Times New Roman" w:hAnsi="Times New Roman" w:cs="Arial"/>
                <w:kern w:val="0"/>
                <w:lang w:val="en-US" w:eastAsia="zh-CN"/>
              </w:rPr>
              <w:t>8</w:t>
            </w:r>
            <w:r>
              <w:rPr>
                <w:rFonts w:ascii="Times New Roman" w:hAnsi="Times New Roman" w:cs="Arial"/>
                <w:kern w:val="0"/>
                <w:lang w:eastAsia="en-US"/>
              </w:rPr>
              <w:t>kV（空气）</w:t>
            </w:r>
            <w:r>
              <w:rPr>
                <w:rFonts w:hint="eastAsia" w:ascii="Times New Roman" w:hAnsi="Times New Roman" w:cs="Arial"/>
                <w:kern w:val="0"/>
                <w:lang w:eastAsia="en-US"/>
              </w:rPr>
              <w:t>；</w:t>
            </w:r>
          </w:p>
        </w:tc>
      </w:tr>
      <w:tr w14:paraId="3CE40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3F4408A3">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S</w:t>
            </w:r>
            <w:r>
              <w:rPr>
                <w:rFonts w:ascii="Times New Roman" w:hAnsi="Times New Roman" w:cs="Arial"/>
                <w:kern w:val="0"/>
                <w:lang w:eastAsia="en-US"/>
              </w:rPr>
              <w:t>IM</w:t>
            </w:r>
            <w:r>
              <w:rPr>
                <w:rFonts w:hint="eastAsia" w:ascii="Times New Roman" w:hAnsi="Times New Roman" w:cs="Arial"/>
                <w:kern w:val="0"/>
                <w:lang w:eastAsia="en-US"/>
              </w:rPr>
              <w:t>卡</w:t>
            </w:r>
          </w:p>
        </w:tc>
        <w:tc>
          <w:tcPr>
            <w:tcW w:w="1636" w:type="dxa"/>
            <w:noWrap w:val="0"/>
            <w:vAlign w:val="center"/>
          </w:tcPr>
          <w:p w14:paraId="246F0896">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数量</w:t>
            </w:r>
          </w:p>
        </w:tc>
        <w:tc>
          <w:tcPr>
            <w:tcW w:w="5200" w:type="dxa"/>
            <w:noWrap w:val="0"/>
            <w:vAlign w:val="top"/>
          </w:tcPr>
          <w:p w14:paraId="3FB4346C">
            <w:pPr>
              <w:widowControl w:val="0"/>
              <w:ind w:left="0" w:leftChars="0" w:firstLine="0" w:firstLineChars="0"/>
              <w:rPr>
                <w:rFonts w:hint="eastAsia" w:ascii="Times New Roman" w:hAnsi="Times New Roman" w:eastAsia="宋体" w:cs="Arial"/>
                <w:kern w:val="0"/>
                <w:sz w:val="21"/>
                <w:szCs w:val="24"/>
                <w:lang w:val="en-US" w:eastAsia="en-US" w:bidi="ar-SA"/>
              </w:rPr>
            </w:pPr>
            <w:r>
              <w:rPr>
                <w:rFonts w:hint="eastAsia" w:ascii="Times New Roman" w:hAnsi="Times New Roman" w:cs="Arial"/>
                <w:kern w:val="0"/>
                <w:lang w:val="en-US" w:eastAsia="zh-CN"/>
              </w:rPr>
              <w:t>1</w:t>
            </w:r>
          </w:p>
        </w:tc>
      </w:tr>
      <w:tr w14:paraId="23E58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45B7FCC9">
            <w:pPr>
              <w:widowControl w:val="0"/>
              <w:jc w:val="center"/>
              <w:rPr>
                <w:rFonts w:ascii="Times New Roman" w:hAnsi="Times New Roman" w:cs="Arial"/>
                <w:kern w:val="0"/>
                <w:lang w:eastAsia="en-US"/>
              </w:rPr>
            </w:pPr>
          </w:p>
        </w:tc>
        <w:tc>
          <w:tcPr>
            <w:tcW w:w="1636" w:type="dxa"/>
            <w:noWrap w:val="0"/>
            <w:vAlign w:val="center"/>
          </w:tcPr>
          <w:p w14:paraId="7772FFC7">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规格</w:t>
            </w:r>
          </w:p>
        </w:tc>
        <w:tc>
          <w:tcPr>
            <w:tcW w:w="5200" w:type="dxa"/>
            <w:noWrap w:val="0"/>
            <w:vAlign w:val="top"/>
          </w:tcPr>
          <w:p w14:paraId="397107D4">
            <w:pPr>
              <w:widowControl w:val="0"/>
              <w:ind w:left="0" w:leftChars="0" w:firstLine="0" w:firstLineChars="0"/>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抽屉式接口</w:t>
            </w:r>
          </w:p>
        </w:tc>
      </w:tr>
      <w:tr w14:paraId="0E4B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0B355657">
            <w:pPr>
              <w:widowControl w:val="0"/>
              <w:ind w:left="0" w:leftChars="0" w:firstLine="0" w:firstLineChars="0"/>
              <w:jc w:val="center"/>
              <w:rPr>
                <w:rFonts w:hint="eastAsia" w:ascii="Times New Roman" w:hAnsi="Times New Roman" w:cs="Arial" w:eastAsiaTheme="minorEastAsia"/>
                <w:kern w:val="0"/>
                <w:lang w:eastAsia="zh-CN"/>
              </w:rPr>
            </w:pPr>
            <w:r>
              <w:rPr>
                <w:rFonts w:ascii="Times New Roman" w:hAnsi="Times New Roman" w:cs="Arial"/>
                <w:kern w:val="0"/>
                <w:lang w:eastAsia="en-US"/>
              </w:rPr>
              <w:t>串口</w:t>
            </w:r>
            <w:r>
              <w:rPr>
                <w:rFonts w:hint="eastAsia" w:ascii="Times New Roman" w:hAnsi="Times New Roman" w:cs="Arial"/>
                <w:kern w:val="0"/>
                <w:lang w:eastAsia="zh-CN"/>
              </w:rPr>
              <w:t>（</w:t>
            </w:r>
            <w:r>
              <w:rPr>
                <w:rFonts w:hint="eastAsia" w:ascii="Times New Roman" w:hAnsi="Times New Roman" w:cs="Arial"/>
                <w:kern w:val="0"/>
                <w:lang w:val="en-US" w:eastAsia="zh-CN"/>
              </w:rPr>
              <w:t>选配</w:t>
            </w:r>
            <w:r>
              <w:rPr>
                <w:rFonts w:hint="eastAsia" w:ascii="Times New Roman" w:hAnsi="Times New Roman" w:cs="Arial"/>
                <w:kern w:val="0"/>
                <w:lang w:eastAsia="zh-CN"/>
              </w:rPr>
              <w:t>）</w:t>
            </w:r>
          </w:p>
        </w:tc>
        <w:tc>
          <w:tcPr>
            <w:tcW w:w="1636" w:type="dxa"/>
            <w:noWrap w:val="0"/>
            <w:vAlign w:val="center"/>
          </w:tcPr>
          <w:p w14:paraId="57FCD3FD">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串口数量</w:t>
            </w:r>
          </w:p>
        </w:tc>
        <w:tc>
          <w:tcPr>
            <w:tcW w:w="5200" w:type="dxa"/>
            <w:noWrap w:val="0"/>
            <w:vAlign w:val="center"/>
          </w:tcPr>
          <w:p w14:paraId="42697953">
            <w:pPr>
              <w:widowControl/>
              <w:ind w:left="0" w:leftChars="0" w:firstLine="0" w:firstLineChars="0"/>
              <w:rPr>
                <w:rFonts w:ascii="Times New Roman" w:hAnsi="Times New Roman" w:cs="Arial"/>
                <w:kern w:val="0"/>
                <w:lang w:eastAsia="zh-CN"/>
              </w:rPr>
            </w:pPr>
            <w:r>
              <w:rPr>
                <w:rFonts w:hint="default" w:ascii="Times New Roman" w:hAnsi="Times New Roman" w:cs="Arial"/>
                <w:kern w:val="0"/>
                <w:lang w:val="en-US" w:eastAsia="zh-CN"/>
              </w:rPr>
              <w:t>2</w:t>
            </w:r>
            <w:r>
              <w:rPr>
                <w:rFonts w:hint="eastAsia" w:ascii="Times New Roman" w:hAnsi="Times New Roman" w:cs="Arial"/>
                <w:kern w:val="0"/>
                <w:lang w:val="en-US" w:eastAsia="zh-CN"/>
              </w:rPr>
              <w:t>*</w:t>
            </w:r>
            <w:r>
              <w:rPr>
                <w:rFonts w:ascii="Times New Roman" w:hAnsi="Times New Roman" w:cs="Arial"/>
                <w:kern w:val="0"/>
                <w:lang w:eastAsia="zh-CN"/>
              </w:rPr>
              <w:t>RS485</w:t>
            </w:r>
          </w:p>
        </w:tc>
      </w:tr>
      <w:tr w14:paraId="1CE92E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63081AB8">
            <w:pPr>
              <w:widowControl w:val="0"/>
              <w:jc w:val="center"/>
              <w:rPr>
                <w:rFonts w:ascii="Times New Roman" w:hAnsi="Times New Roman" w:cs="Arial"/>
                <w:kern w:val="0"/>
                <w:lang w:eastAsia="zh-CN"/>
              </w:rPr>
            </w:pPr>
          </w:p>
        </w:tc>
        <w:tc>
          <w:tcPr>
            <w:tcW w:w="1636" w:type="dxa"/>
            <w:noWrap w:val="0"/>
            <w:vAlign w:val="center"/>
          </w:tcPr>
          <w:p w14:paraId="2F347F98">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串口波特率</w:t>
            </w:r>
          </w:p>
        </w:tc>
        <w:tc>
          <w:tcPr>
            <w:tcW w:w="5200" w:type="dxa"/>
            <w:noWrap w:val="0"/>
            <w:vAlign w:val="center"/>
          </w:tcPr>
          <w:p w14:paraId="347B580E">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val="en-US" w:eastAsia="zh-CN"/>
              </w:rPr>
              <w:t>3</w:t>
            </w:r>
            <w:r>
              <w:rPr>
                <w:rFonts w:ascii="Times New Roman" w:hAnsi="Times New Roman" w:cs="Arial"/>
                <w:kern w:val="0"/>
                <w:lang w:eastAsia="en-US"/>
              </w:rPr>
              <w:t>00bps-115200bps</w:t>
            </w:r>
          </w:p>
        </w:tc>
      </w:tr>
      <w:tr w14:paraId="00B6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36C5A3CC">
            <w:pPr>
              <w:widowControl w:val="0"/>
              <w:jc w:val="center"/>
              <w:rPr>
                <w:rFonts w:ascii="Times New Roman" w:hAnsi="Times New Roman" w:cs="Arial"/>
                <w:kern w:val="0"/>
                <w:lang w:eastAsia="en-US"/>
              </w:rPr>
            </w:pPr>
          </w:p>
        </w:tc>
        <w:tc>
          <w:tcPr>
            <w:tcW w:w="1636" w:type="dxa"/>
            <w:noWrap w:val="0"/>
            <w:vAlign w:val="center"/>
          </w:tcPr>
          <w:p w14:paraId="02B0933D">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数据位</w:t>
            </w:r>
          </w:p>
        </w:tc>
        <w:tc>
          <w:tcPr>
            <w:tcW w:w="5200" w:type="dxa"/>
            <w:noWrap w:val="0"/>
            <w:vAlign w:val="center"/>
          </w:tcPr>
          <w:p w14:paraId="38FD81CA">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7,8</w:t>
            </w:r>
          </w:p>
        </w:tc>
      </w:tr>
      <w:tr w14:paraId="59BD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46F6E954">
            <w:pPr>
              <w:widowControl w:val="0"/>
              <w:jc w:val="center"/>
              <w:rPr>
                <w:rFonts w:ascii="Times New Roman" w:hAnsi="Times New Roman" w:cs="Arial"/>
                <w:kern w:val="0"/>
                <w:lang w:eastAsia="en-US"/>
              </w:rPr>
            </w:pPr>
          </w:p>
        </w:tc>
        <w:tc>
          <w:tcPr>
            <w:tcW w:w="1636" w:type="dxa"/>
            <w:noWrap w:val="0"/>
            <w:vAlign w:val="center"/>
          </w:tcPr>
          <w:p w14:paraId="522DAF42">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校验位</w:t>
            </w:r>
          </w:p>
        </w:tc>
        <w:tc>
          <w:tcPr>
            <w:tcW w:w="5200" w:type="dxa"/>
            <w:noWrap w:val="0"/>
            <w:vAlign w:val="center"/>
          </w:tcPr>
          <w:p w14:paraId="6D90368B">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None, Even, Odd</w:t>
            </w:r>
          </w:p>
        </w:tc>
      </w:tr>
      <w:tr w14:paraId="02A10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7E673169">
            <w:pPr>
              <w:widowControl w:val="0"/>
              <w:jc w:val="center"/>
              <w:rPr>
                <w:rFonts w:ascii="Times New Roman" w:hAnsi="Times New Roman" w:cs="Arial"/>
                <w:kern w:val="0"/>
                <w:lang w:eastAsia="en-US"/>
              </w:rPr>
            </w:pPr>
          </w:p>
        </w:tc>
        <w:tc>
          <w:tcPr>
            <w:tcW w:w="1636" w:type="dxa"/>
            <w:noWrap w:val="0"/>
            <w:vAlign w:val="center"/>
          </w:tcPr>
          <w:p w14:paraId="4F38DC43">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停止位</w:t>
            </w:r>
          </w:p>
        </w:tc>
        <w:tc>
          <w:tcPr>
            <w:tcW w:w="5200" w:type="dxa"/>
            <w:noWrap w:val="0"/>
            <w:vAlign w:val="center"/>
          </w:tcPr>
          <w:p w14:paraId="50655EFA">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 xml:space="preserve">1, </w:t>
            </w:r>
            <w:r>
              <w:rPr>
                <w:rFonts w:hint="eastAsia" w:ascii="Times New Roman" w:hAnsi="Times New Roman" w:cs="Arial"/>
                <w:kern w:val="0"/>
                <w:lang w:val="en-US" w:eastAsia="zh-CN"/>
              </w:rPr>
              <w:t>1.5,</w:t>
            </w:r>
            <w:r>
              <w:rPr>
                <w:rFonts w:ascii="Times New Roman" w:hAnsi="Times New Roman" w:cs="Arial"/>
                <w:kern w:val="0"/>
                <w:lang w:eastAsia="en-US"/>
              </w:rPr>
              <w:t>2</w:t>
            </w:r>
          </w:p>
        </w:tc>
      </w:tr>
      <w:tr w14:paraId="4E1CE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2CC1D0C9">
            <w:pPr>
              <w:widowControl w:val="0"/>
              <w:ind w:firstLine="0" w:firstLineChars="0"/>
              <w:jc w:val="center"/>
              <w:rPr>
                <w:rFonts w:ascii="Times New Roman" w:hAnsi="Times New Roman" w:eastAsia="宋体" w:cs="Arial"/>
                <w:color w:val="000000"/>
                <w:kern w:val="2"/>
                <w:sz w:val="22"/>
                <w:szCs w:val="22"/>
                <w:lang w:val="en-US" w:eastAsia="en-US" w:bidi="ar-SA"/>
              </w:rPr>
            </w:pPr>
            <w:r>
              <w:rPr>
                <w:rFonts w:hint="eastAsia" w:ascii="Times New Roman" w:hAnsi="Times New Roman" w:eastAsia="宋体" w:cs="Arial"/>
                <w:color w:val="000000"/>
                <w:szCs w:val="21"/>
                <w:lang w:val="en-US" w:eastAsia="zh-CN"/>
              </w:rPr>
              <w:t>N板</w:t>
            </w:r>
            <w:r>
              <w:rPr>
                <w:rFonts w:ascii="Times New Roman" w:hAnsi="Times New Roman" w:eastAsia="宋体" w:cs="Arial"/>
                <w:color w:val="000000"/>
                <w:szCs w:val="21"/>
                <w:lang w:eastAsia="zh-CN"/>
              </w:rPr>
              <w:t>数字输入</w:t>
            </w:r>
            <w:r>
              <w:rPr>
                <w:rFonts w:hint="eastAsia"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选配</w:t>
            </w:r>
            <w:r>
              <w:rPr>
                <w:rFonts w:hint="eastAsia" w:ascii="Times New Roman" w:hAnsi="Times New Roman" w:eastAsia="宋体" w:cs="Arial"/>
                <w:color w:val="000000"/>
                <w:szCs w:val="21"/>
                <w:lang w:eastAsia="zh-CN"/>
              </w:rPr>
              <w:t>）</w:t>
            </w:r>
          </w:p>
        </w:tc>
        <w:tc>
          <w:tcPr>
            <w:tcW w:w="1636" w:type="dxa"/>
            <w:noWrap w:val="0"/>
            <w:vAlign w:val="center"/>
          </w:tcPr>
          <w:p w14:paraId="24275466">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lang w:eastAsia="zh-CN"/>
              </w:rPr>
              <w:t>数量</w:t>
            </w:r>
          </w:p>
        </w:tc>
        <w:tc>
          <w:tcPr>
            <w:tcW w:w="5200" w:type="dxa"/>
            <w:noWrap w:val="0"/>
            <w:vAlign w:val="center"/>
          </w:tcPr>
          <w:p w14:paraId="6C43BA05">
            <w:pPr>
              <w:widowControl w:val="0"/>
              <w:ind w:firstLine="0" w:firstLineChars="0"/>
              <w:rPr>
                <w:rFonts w:hint="eastAsia" w:ascii="Times New Roman" w:hAnsi="Times New Roman" w:eastAsia="宋体" w:cs="Arial"/>
                <w:color w:val="000000"/>
                <w:kern w:val="2"/>
                <w:sz w:val="22"/>
                <w:szCs w:val="22"/>
                <w:lang w:val="en-US" w:eastAsia="en-US" w:bidi="ar-SA"/>
              </w:rPr>
            </w:pPr>
            <w:del w:id="1944" w:author="LKY" w:date="2026-07-08T11:15:20Z">
              <w:r>
                <w:rPr>
                  <w:rFonts w:hint="default" w:ascii="Times New Roman" w:hAnsi="Times New Roman" w:eastAsia="宋体" w:cs="Arial"/>
                  <w:color w:val="000000"/>
                  <w:szCs w:val="21"/>
                  <w:lang w:val="en-US" w:eastAsia="zh-CN"/>
                </w:rPr>
                <w:delText>8/</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lang w:eastAsia="zh-CN"/>
              </w:rPr>
              <w:t>通道</w:t>
            </w:r>
          </w:p>
        </w:tc>
      </w:tr>
      <w:tr w14:paraId="37764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768627D8">
            <w:pPr>
              <w:widowControl w:val="0"/>
              <w:jc w:val="center"/>
              <w:rPr>
                <w:rFonts w:ascii="Times New Roman" w:hAnsi="Times New Roman" w:cs="Arial"/>
                <w:kern w:val="0"/>
                <w:lang w:eastAsia="en-US"/>
              </w:rPr>
            </w:pPr>
          </w:p>
        </w:tc>
        <w:tc>
          <w:tcPr>
            <w:tcW w:w="1636" w:type="dxa"/>
            <w:noWrap w:val="0"/>
            <w:vAlign w:val="center"/>
          </w:tcPr>
          <w:p w14:paraId="1FD0F6E6">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输入类型</w:t>
            </w:r>
          </w:p>
        </w:tc>
        <w:tc>
          <w:tcPr>
            <w:tcW w:w="5200" w:type="dxa"/>
            <w:noWrap w:val="0"/>
            <w:vAlign w:val="center"/>
          </w:tcPr>
          <w:p w14:paraId="0C4578B3">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支持干接点</w:t>
            </w:r>
            <w:r>
              <w:rPr>
                <w:rFonts w:hint="eastAsia" w:ascii="Times New Roman" w:hAnsi="Times New Roman" w:eastAsia="宋体" w:cs="Arial"/>
                <w:color w:val="000000"/>
                <w:szCs w:val="21"/>
                <w:lang w:val="en-US" w:eastAsia="zh-CN"/>
              </w:rPr>
              <w:t>或</w:t>
            </w:r>
            <w:r>
              <w:rPr>
                <w:rFonts w:ascii="Times New Roman" w:hAnsi="Times New Roman" w:eastAsia="宋体" w:cs="Arial"/>
                <w:color w:val="000000"/>
                <w:szCs w:val="21"/>
                <w:lang w:eastAsia="zh-CN"/>
              </w:rPr>
              <w:t>湿接点</w:t>
            </w:r>
          </w:p>
        </w:tc>
      </w:tr>
      <w:tr w14:paraId="3910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2759165F">
            <w:pPr>
              <w:widowControl w:val="0"/>
              <w:jc w:val="center"/>
              <w:rPr>
                <w:rFonts w:ascii="Times New Roman" w:hAnsi="Times New Roman" w:cs="Arial"/>
                <w:kern w:val="0"/>
                <w:lang w:eastAsia="en-US"/>
              </w:rPr>
            </w:pPr>
          </w:p>
        </w:tc>
        <w:tc>
          <w:tcPr>
            <w:tcW w:w="1636" w:type="dxa"/>
            <w:noWrap w:val="0"/>
            <w:vAlign w:val="center"/>
          </w:tcPr>
          <w:p w14:paraId="2EDB70F9">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干接点</w:t>
            </w:r>
          </w:p>
        </w:tc>
        <w:tc>
          <w:tcPr>
            <w:tcW w:w="5200" w:type="dxa"/>
            <w:noWrap w:val="0"/>
            <w:vAlign w:val="center"/>
          </w:tcPr>
          <w:p w14:paraId="56544B36">
            <w:pPr>
              <w:pStyle w:val="20"/>
              <w:widowControl w:val="0"/>
              <w:numPr>
                <w:ilvl w:val="0"/>
                <w:numId w:val="0"/>
              </w:numPr>
              <w:jc w:val="left"/>
              <w:rPr>
                <w:rFonts w:ascii="Times New Roman" w:hAnsi="Times New Roman" w:eastAsia="宋体" w:cs="Arial"/>
                <w:color w:val="000000"/>
                <w:szCs w:val="21"/>
                <w:lang w:eastAsia="zh-CN"/>
              </w:rPr>
            </w:pPr>
            <w:r>
              <w:rPr>
                <w:rFonts w:ascii="Times New Roman" w:hAnsi="Times New Roman" w:eastAsia="宋体" w:cs="Arial"/>
                <w:color w:val="000000"/>
                <w:szCs w:val="21"/>
                <w:lang w:eastAsia="zh-CN"/>
              </w:rPr>
              <w:t>闭合：短接</w:t>
            </w:r>
          </w:p>
          <w:p w14:paraId="459A2AB0">
            <w:pPr>
              <w:pStyle w:val="20"/>
              <w:widowControl w:val="0"/>
              <w:numPr>
                <w:ilvl w:val="0"/>
                <w:numId w:val="0"/>
              </w:numPr>
              <w:jc w:val="left"/>
              <w:rPr>
                <w:rFonts w:hint="eastAsia" w:ascii="Times New Roman" w:hAnsi="Times New Roman" w:eastAsia="宋体" w:cs="Arial"/>
                <w:color w:val="000000"/>
                <w:kern w:val="0"/>
                <w:sz w:val="22"/>
                <w:szCs w:val="22"/>
                <w:lang w:val="en-US" w:eastAsia="en-US" w:bidi="ar-SA"/>
              </w:rPr>
            </w:pPr>
            <w:r>
              <w:rPr>
                <w:rFonts w:ascii="Times New Roman" w:hAnsi="Times New Roman" w:eastAsia="宋体" w:cs="Arial"/>
                <w:color w:val="000000"/>
                <w:szCs w:val="21"/>
                <w:lang w:eastAsia="zh-CN"/>
              </w:rPr>
              <w:t>断开：端开路</w:t>
            </w:r>
          </w:p>
        </w:tc>
      </w:tr>
      <w:tr w14:paraId="4ACA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42493CD4">
            <w:pPr>
              <w:widowControl w:val="0"/>
              <w:jc w:val="center"/>
              <w:rPr>
                <w:rFonts w:ascii="Times New Roman" w:hAnsi="Times New Roman" w:cs="Arial"/>
                <w:kern w:val="0"/>
                <w:lang w:eastAsia="en-US"/>
              </w:rPr>
            </w:pPr>
          </w:p>
        </w:tc>
        <w:tc>
          <w:tcPr>
            <w:tcW w:w="1636" w:type="dxa"/>
            <w:noWrap w:val="0"/>
            <w:vAlign w:val="center"/>
          </w:tcPr>
          <w:p w14:paraId="641AB201">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湿接点</w:t>
            </w:r>
          </w:p>
        </w:tc>
        <w:tc>
          <w:tcPr>
            <w:tcW w:w="5200" w:type="dxa"/>
            <w:noWrap w:val="0"/>
            <w:vAlign w:val="center"/>
          </w:tcPr>
          <w:p w14:paraId="4CF955CD">
            <w:pPr>
              <w:pStyle w:val="20"/>
              <w:widowControl w:val="0"/>
              <w:numPr>
                <w:ilvl w:val="0"/>
                <w:numId w:val="0"/>
              </w:numPr>
              <w:jc w:val="left"/>
              <w:rPr>
                <w:rFonts w:ascii="Times New Roman" w:hAnsi="Times New Roman" w:eastAsia="宋体" w:cs="Arial"/>
                <w:color w:val="000000"/>
                <w:szCs w:val="21"/>
                <w:lang w:eastAsia="zh-CN"/>
              </w:rPr>
            </w:pPr>
            <w:r>
              <w:rPr>
                <w:rFonts w:hint="eastAsia" w:ascii="Times New Roman" w:hAnsi="Times New Roman" w:eastAsia="宋体" w:cs="Arial"/>
                <w:color w:val="000000"/>
                <w:szCs w:val="21"/>
                <w:lang w:val="en-US" w:eastAsia="zh-CN"/>
              </w:rPr>
              <w:t>逻辑0</w:t>
            </w:r>
            <w:r>
              <w:rPr>
                <w:rFonts w:ascii="Times New Roman" w:hAnsi="Times New Roman" w:eastAsia="宋体" w:cs="Arial"/>
                <w:color w:val="000000"/>
                <w:szCs w:val="21"/>
                <w:lang w:eastAsia="zh-CN"/>
              </w:rPr>
              <w:t>：0-</w:t>
            </w:r>
            <w:ins w:id="1945" w:author="LKY" w:date="2026-07-08T11:15:25Z">
              <w:r>
                <w:rPr>
                  <w:rFonts w:hint="eastAsia" w:ascii="Times New Roman" w:hAnsi="Times New Roman" w:eastAsia="宋体" w:cs="Arial"/>
                  <w:color w:val="000000"/>
                  <w:szCs w:val="21"/>
                  <w:lang w:val="en-US" w:eastAsia="zh-CN"/>
                </w:rPr>
                <w:t>15</w:t>
              </w:r>
            </w:ins>
            <w:del w:id="1946" w:author="LKY" w:date="2026-07-08T11:15:24Z">
              <w:r>
                <w:rPr>
                  <w:rFonts w:hint="eastAsia" w:ascii="Times New Roman" w:hAnsi="Times New Roman" w:cs="Arial"/>
                  <w:color w:val="000000"/>
                  <w:szCs w:val="21"/>
                  <w:lang w:val="en-US" w:eastAsia="zh-CN"/>
                </w:rPr>
                <w:delText>3</w:delText>
              </w:r>
            </w:del>
            <w:r>
              <w:rPr>
                <w:rFonts w:ascii="Times New Roman" w:hAnsi="Times New Roman" w:eastAsia="宋体" w:cs="Arial"/>
                <w:color w:val="000000"/>
                <w:szCs w:val="21"/>
                <w:lang w:eastAsia="zh-CN"/>
              </w:rPr>
              <w:t>VDC</w:t>
            </w:r>
          </w:p>
          <w:p w14:paraId="161681F0">
            <w:pPr>
              <w:pStyle w:val="20"/>
              <w:widowControl w:val="0"/>
              <w:numPr>
                <w:ilvl w:val="0"/>
                <w:numId w:val="0"/>
              </w:numPr>
              <w:jc w:val="left"/>
              <w:rPr>
                <w:rFonts w:hint="eastAsia" w:ascii="Times New Roman" w:hAnsi="Times New Roman" w:eastAsia="宋体" w:cs="Arial"/>
                <w:color w:val="000000"/>
                <w:kern w:val="0"/>
                <w:sz w:val="22"/>
                <w:szCs w:val="22"/>
                <w:lang w:val="en-US" w:eastAsia="en-US" w:bidi="ar-SA"/>
              </w:rPr>
            </w:pPr>
            <w:r>
              <w:rPr>
                <w:rFonts w:hint="eastAsia" w:ascii="Times New Roman" w:hAnsi="Times New Roman" w:eastAsia="宋体" w:cs="Arial"/>
                <w:color w:val="000000"/>
                <w:szCs w:val="21"/>
                <w:lang w:val="en-US" w:eastAsia="zh-CN"/>
              </w:rPr>
              <w:t>逻辑1</w:t>
            </w:r>
            <w:r>
              <w:rPr>
                <w:rFonts w:ascii="Times New Roman" w:hAnsi="Times New Roman" w:eastAsia="宋体" w:cs="Arial"/>
                <w:color w:val="000000"/>
                <w:szCs w:val="21"/>
                <w:lang w:eastAsia="zh-CN"/>
              </w:rPr>
              <w:t>：</w:t>
            </w:r>
            <w:ins w:id="1947" w:author="LKY" w:date="2026-07-08T11:15:28Z">
              <w:r>
                <w:rPr>
                  <w:rFonts w:hint="eastAsia" w:ascii="Times New Roman" w:hAnsi="Times New Roman" w:eastAsia="宋体" w:cs="Arial"/>
                  <w:color w:val="000000"/>
                  <w:szCs w:val="21"/>
                  <w:lang w:val="en-US" w:eastAsia="zh-CN"/>
                </w:rPr>
                <w:t>16</w:t>
              </w:r>
            </w:ins>
            <w:del w:id="1948" w:author="LKY" w:date="2026-07-08T11:15:28Z">
              <w:r>
                <w:rPr>
                  <w:rFonts w:hint="eastAsia" w:ascii="Times New Roman" w:hAnsi="Times New Roman" w:cs="Arial"/>
                  <w:color w:val="000000"/>
                  <w:szCs w:val="21"/>
                  <w:lang w:val="en-US" w:eastAsia="zh-CN"/>
                </w:rPr>
                <w:delText>1</w:delText>
              </w:r>
            </w:del>
            <w:del w:id="1949" w:author="LKY" w:date="2026-07-08T11:15:27Z">
              <w:r>
                <w:rPr>
                  <w:rFonts w:hint="eastAsia" w:ascii="Times New Roman" w:hAnsi="Times New Roman" w:cs="Arial"/>
                  <w:color w:val="000000"/>
                  <w:szCs w:val="21"/>
                  <w:lang w:val="en-US" w:eastAsia="zh-CN"/>
                </w:rPr>
                <w:delText>2</w:delText>
              </w:r>
            </w:del>
            <w:r>
              <w:rPr>
                <w:rFonts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24</w:t>
            </w:r>
            <w:r>
              <w:rPr>
                <w:rFonts w:ascii="Times New Roman" w:hAnsi="Times New Roman" w:eastAsia="宋体" w:cs="Arial"/>
                <w:color w:val="000000"/>
                <w:szCs w:val="21"/>
                <w:lang w:eastAsia="zh-CN"/>
              </w:rPr>
              <w:t>VDC</w:t>
            </w:r>
          </w:p>
        </w:tc>
      </w:tr>
      <w:tr w14:paraId="2D148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40C34D0B">
            <w:pPr>
              <w:widowControl w:val="0"/>
              <w:jc w:val="center"/>
              <w:rPr>
                <w:rFonts w:ascii="Times New Roman" w:hAnsi="Times New Roman" w:cs="Arial"/>
                <w:kern w:val="0"/>
                <w:lang w:eastAsia="en-US"/>
              </w:rPr>
            </w:pPr>
          </w:p>
        </w:tc>
        <w:tc>
          <w:tcPr>
            <w:tcW w:w="1636" w:type="dxa"/>
            <w:noWrap w:val="0"/>
            <w:vAlign w:val="center"/>
          </w:tcPr>
          <w:p w14:paraId="6747672C">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隔离保护</w:t>
            </w:r>
          </w:p>
        </w:tc>
        <w:tc>
          <w:tcPr>
            <w:tcW w:w="5200" w:type="dxa"/>
            <w:noWrap w:val="0"/>
            <w:vAlign w:val="center"/>
          </w:tcPr>
          <w:p w14:paraId="2E56279A">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2KVrms</w:t>
            </w:r>
          </w:p>
        </w:tc>
      </w:tr>
      <w:tr w14:paraId="5A18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22D2F6CE">
            <w:pPr>
              <w:widowControl w:val="0"/>
              <w:ind w:firstLine="0" w:firstLineChars="0"/>
              <w:jc w:val="center"/>
              <w:rPr>
                <w:rFonts w:ascii="Times New Roman" w:hAnsi="Times New Roman" w:eastAsia="宋体" w:cs="Arial"/>
                <w:color w:val="000000"/>
                <w:kern w:val="2"/>
                <w:sz w:val="22"/>
                <w:szCs w:val="22"/>
                <w:lang w:val="en-US" w:eastAsia="en-US" w:bidi="ar-SA"/>
              </w:rPr>
            </w:pPr>
            <w:r>
              <w:rPr>
                <w:rFonts w:hint="eastAsia" w:ascii="Times New Roman" w:hAnsi="Times New Roman" w:eastAsia="宋体" w:cs="Arial"/>
                <w:color w:val="000000"/>
                <w:lang w:val="en-US" w:eastAsia="zh-CN"/>
              </w:rPr>
              <w:t>N板</w:t>
            </w:r>
            <w:r>
              <w:rPr>
                <w:rFonts w:ascii="Times New Roman" w:hAnsi="Times New Roman" w:eastAsia="宋体" w:cs="Arial"/>
                <w:color w:val="000000"/>
                <w:lang w:eastAsia="zh-CN"/>
              </w:rPr>
              <w:t>数字输出</w:t>
            </w:r>
            <w:r>
              <w:rPr>
                <w:rFonts w:hint="eastAsia" w:ascii="Times New Roman" w:hAnsi="Times New Roman" w:eastAsia="宋体" w:cs="Arial"/>
                <w:color w:val="000000"/>
                <w:lang w:eastAsia="zh-CN"/>
              </w:rPr>
              <w:t>（</w:t>
            </w:r>
            <w:r>
              <w:rPr>
                <w:rFonts w:hint="eastAsia" w:ascii="Times New Roman" w:hAnsi="Times New Roman" w:eastAsia="宋体" w:cs="Arial"/>
                <w:color w:val="000000"/>
                <w:lang w:val="en-US" w:eastAsia="zh-CN"/>
              </w:rPr>
              <w:t>选配</w:t>
            </w:r>
            <w:r>
              <w:rPr>
                <w:rFonts w:hint="eastAsia" w:ascii="Times New Roman" w:hAnsi="Times New Roman" w:eastAsia="宋体" w:cs="Arial"/>
                <w:color w:val="000000"/>
                <w:lang w:eastAsia="zh-CN"/>
              </w:rPr>
              <w:t>）</w:t>
            </w:r>
          </w:p>
        </w:tc>
        <w:tc>
          <w:tcPr>
            <w:tcW w:w="1636" w:type="dxa"/>
            <w:noWrap w:val="0"/>
            <w:vAlign w:val="center"/>
          </w:tcPr>
          <w:p w14:paraId="21581F38">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lang w:eastAsia="zh-CN"/>
              </w:rPr>
              <w:t>数量</w:t>
            </w:r>
          </w:p>
        </w:tc>
        <w:tc>
          <w:tcPr>
            <w:tcW w:w="5200" w:type="dxa"/>
            <w:noWrap w:val="0"/>
            <w:vAlign w:val="center"/>
          </w:tcPr>
          <w:p w14:paraId="7BAC4147">
            <w:pPr>
              <w:widowControl w:val="0"/>
              <w:ind w:firstLine="0" w:firstLineChars="0"/>
              <w:rPr>
                <w:rFonts w:hint="eastAsia" w:ascii="Times New Roman" w:hAnsi="Times New Roman" w:eastAsia="宋体" w:cs="Arial"/>
                <w:color w:val="000000"/>
                <w:kern w:val="2"/>
                <w:sz w:val="22"/>
                <w:szCs w:val="21"/>
                <w:lang w:val="en-US" w:eastAsia="en-US" w:bidi="ar-SA"/>
              </w:rPr>
            </w:pPr>
            <w:del w:id="1950" w:author="LKY" w:date="2026-07-08T11:15:14Z">
              <w:r>
                <w:rPr>
                  <w:rFonts w:hint="default" w:ascii="Times New Roman" w:hAnsi="Times New Roman" w:eastAsia="宋体" w:cs="Arial"/>
                  <w:color w:val="000000"/>
                  <w:szCs w:val="21"/>
                  <w:lang w:val="en-US" w:eastAsia="zh-CN"/>
                </w:rPr>
                <w:delText>8/</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szCs w:val="21"/>
                <w:lang w:eastAsia="zh-CN"/>
              </w:rPr>
              <w:t>通道</w:t>
            </w:r>
          </w:p>
        </w:tc>
      </w:tr>
      <w:tr w14:paraId="5BA2C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38C7EC2E">
            <w:pPr>
              <w:widowControl w:val="0"/>
              <w:jc w:val="center"/>
              <w:rPr>
                <w:rFonts w:ascii="Times New Roman" w:hAnsi="Times New Roman" w:cs="Arial"/>
                <w:kern w:val="0"/>
                <w:lang w:eastAsia="en-US"/>
              </w:rPr>
            </w:pPr>
          </w:p>
        </w:tc>
        <w:tc>
          <w:tcPr>
            <w:tcW w:w="1636" w:type="dxa"/>
            <w:noWrap w:val="0"/>
            <w:vAlign w:val="center"/>
          </w:tcPr>
          <w:p w14:paraId="771E085E">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输出类型</w:t>
            </w:r>
          </w:p>
        </w:tc>
        <w:tc>
          <w:tcPr>
            <w:tcW w:w="5200" w:type="dxa"/>
            <w:noWrap w:val="0"/>
            <w:vAlign w:val="center"/>
          </w:tcPr>
          <w:p w14:paraId="6B40442C">
            <w:pPr>
              <w:widowControl w:val="0"/>
              <w:ind w:firstLine="0" w:firstLineChars="0"/>
              <w:rPr>
                <w:rFonts w:hint="default" w:ascii="Times New Roman" w:hAnsi="Times New Roman" w:eastAsia="宋体" w:cs="Arial"/>
                <w:color w:val="000000"/>
                <w:kern w:val="2"/>
                <w:sz w:val="22"/>
                <w:szCs w:val="21"/>
                <w:lang w:val="en-US" w:eastAsia="en-US" w:bidi="ar-SA"/>
              </w:rPr>
            </w:pPr>
            <w:r>
              <w:rPr>
                <w:rFonts w:hint="eastAsia" w:ascii="Times New Roman" w:hAnsi="Times New Roman" w:eastAsia="宋体" w:cs="Arial"/>
                <w:color w:val="000000"/>
                <w:szCs w:val="21"/>
                <w:lang w:val="en-US" w:eastAsia="zh-CN"/>
              </w:rPr>
              <w:t>SINK</w:t>
            </w:r>
          </w:p>
        </w:tc>
      </w:tr>
      <w:tr w14:paraId="7B0A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ins w:id="1951" w:author="L" w:date="2025-02-11T11:09:43Z"/>
        </w:trPr>
        <w:tc>
          <w:tcPr>
            <w:tcW w:w="1345" w:type="dxa"/>
            <w:vMerge w:val="continue"/>
            <w:noWrap w:val="0"/>
            <w:vAlign w:val="center"/>
          </w:tcPr>
          <w:p w14:paraId="2C96EA0E">
            <w:pPr>
              <w:widowControl w:val="0"/>
              <w:jc w:val="center"/>
              <w:rPr>
                <w:ins w:id="1952" w:author="L" w:date="2025-02-11T11:09:43Z"/>
                <w:rFonts w:ascii="Times New Roman" w:hAnsi="Times New Roman" w:cs="Arial"/>
                <w:kern w:val="0"/>
                <w:lang w:eastAsia="en-US"/>
              </w:rPr>
            </w:pPr>
          </w:p>
        </w:tc>
        <w:tc>
          <w:tcPr>
            <w:tcW w:w="1636" w:type="dxa"/>
            <w:noWrap w:val="0"/>
            <w:vAlign w:val="center"/>
          </w:tcPr>
          <w:p w14:paraId="492617A7">
            <w:pPr>
              <w:widowControl w:val="0"/>
              <w:ind w:firstLine="0" w:firstLineChars="0"/>
              <w:jc w:val="center"/>
              <w:rPr>
                <w:ins w:id="1953" w:author="L" w:date="2025-02-11T11:09:43Z"/>
                <w:rFonts w:hint="default"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输出容量</w:t>
            </w:r>
          </w:p>
        </w:tc>
        <w:tc>
          <w:tcPr>
            <w:tcW w:w="5200" w:type="dxa"/>
            <w:noWrap w:val="0"/>
            <w:vAlign w:val="center"/>
          </w:tcPr>
          <w:p w14:paraId="1C98F0CF">
            <w:pPr>
              <w:widowControl w:val="0"/>
              <w:ind w:firstLine="0" w:firstLineChars="0"/>
              <w:rPr>
                <w:ins w:id="1954" w:author="L" w:date="2025-02-11T11:09:43Z"/>
                <w:rFonts w:hint="default"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单路100mA</w:t>
            </w:r>
          </w:p>
        </w:tc>
      </w:tr>
      <w:tr w14:paraId="3D256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 w:hRule="atLeast"/>
        </w:trPr>
        <w:tc>
          <w:tcPr>
            <w:tcW w:w="1345" w:type="dxa"/>
            <w:noWrap w:val="0"/>
            <w:vAlign w:val="center"/>
          </w:tcPr>
          <w:p w14:paraId="6BE2DEA4">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U</w:t>
            </w:r>
            <w:r>
              <w:rPr>
                <w:rFonts w:ascii="Times New Roman" w:hAnsi="Times New Roman" w:cs="Arial"/>
                <w:kern w:val="0"/>
                <w:lang w:eastAsia="en-US"/>
              </w:rPr>
              <w:t>SB</w:t>
            </w:r>
            <w:r>
              <w:rPr>
                <w:rFonts w:hint="eastAsia" w:ascii="Times New Roman" w:hAnsi="Times New Roman" w:cs="Arial"/>
                <w:kern w:val="0"/>
                <w:lang w:eastAsia="en-US"/>
              </w:rPr>
              <w:t>接口</w:t>
            </w:r>
          </w:p>
        </w:tc>
        <w:tc>
          <w:tcPr>
            <w:tcW w:w="1636" w:type="dxa"/>
            <w:noWrap w:val="0"/>
            <w:vAlign w:val="center"/>
          </w:tcPr>
          <w:p w14:paraId="5965771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数量</w:t>
            </w:r>
          </w:p>
        </w:tc>
        <w:tc>
          <w:tcPr>
            <w:tcW w:w="5200" w:type="dxa"/>
            <w:noWrap w:val="0"/>
            <w:vAlign w:val="center"/>
          </w:tcPr>
          <w:p w14:paraId="00BB7D37">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1*</w:t>
            </w:r>
            <w:r>
              <w:rPr>
                <w:rFonts w:hint="eastAsia" w:ascii="Times New Roman" w:hAnsi="Times New Roman" w:cs="Arial"/>
                <w:kern w:val="0"/>
                <w:lang w:val="en-US" w:eastAsia="zh-CN"/>
              </w:rPr>
              <w:t>micro USB，</w:t>
            </w:r>
            <w:r>
              <w:rPr>
                <w:rFonts w:hint="default" w:ascii="Times New Roman" w:hAnsi="Times New Roman" w:cs="Arial"/>
                <w:kern w:val="0"/>
                <w:lang w:val="en-US" w:eastAsia="zh-CN"/>
              </w:rPr>
              <w:t>2</w:t>
            </w:r>
            <w:r>
              <w:rPr>
                <w:rFonts w:hint="eastAsia" w:ascii="Times New Roman" w:hAnsi="Times New Roman" w:cs="Arial"/>
                <w:kern w:val="0"/>
                <w:lang w:val="en-US" w:eastAsia="zh-CN"/>
              </w:rPr>
              <w:t>*USB 2.0 HOST</w:t>
            </w:r>
          </w:p>
        </w:tc>
      </w:tr>
      <w:tr w14:paraId="0E56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4740266E">
            <w:pPr>
              <w:widowControl w:val="0"/>
              <w:ind w:left="0" w:leftChars="0" w:firstLine="0" w:firstLineChars="0"/>
              <w:jc w:val="center"/>
              <w:rPr>
                <w:rFonts w:hint="default" w:ascii="Times New Roman" w:hAnsi="Times New Roman" w:eastAsia="宋体" w:cs="Arial"/>
                <w:kern w:val="0"/>
                <w:lang w:val="en-US" w:eastAsia="zh-CN"/>
              </w:rPr>
            </w:pPr>
            <w:r>
              <w:rPr>
                <w:rFonts w:hint="eastAsia" w:ascii="Times New Roman" w:hAnsi="Times New Roman" w:cs="Arial"/>
                <w:kern w:val="0"/>
                <w:lang w:val="en-US" w:eastAsia="zh-CN"/>
              </w:rPr>
              <w:t>SD卡座</w:t>
            </w:r>
          </w:p>
        </w:tc>
        <w:tc>
          <w:tcPr>
            <w:tcW w:w="1636" w:type="dxa"/>
            <w:noWrap w:val="0"/>
            <w:vAlign w:val="center"/>
          </w:tcPr>
          <w:p w14:paraId="3E237068">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数量</w:t>
            </w:r>
          </w:p>
        </w:tc>
        <w:tc>
          <w:tcPr>
            <w:tcW w:w="5200" w:type="dxa"/>
            <w:noWrap w:val="0"/>
            <w:vAlign w:val="center"/>
          </w:tcPr>
          <w:p w14:paraId="22460B50">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cs="Arial"/>
                <w:kern w:val="0"/>
                <w:lang w:val="en-US" w:eastAsia="zh-CN"/>
              </w:rPr>
              <w:t>1</w:t>
            </w:r>
          </w:p>
        </w:tc>
      </w:tr>
      <w:tr w14:paraId="3FFF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7171E380">
            <w:pPr>
              <w:widowControl w:val="0"/>
              <w:jc w:val="center"/>
              <w:rPr>
                <w:rFonts w:hint="eastAsia" w:ascii="Times New Roman" w:hAnsi="Times New Roman" w:cs="Arial"/>
                <w:kern w:val="0"/>
                <w:lang w:val="en-US" w:eastAsia="zh-CN"/>
              </w:rPr>
            </w:pPr>
          </w:p>
        </w:tc>
        <w:tc>
          <w:tcPr>
            <w:tcW w:w="1636" w:type="dxa"/>
            <w:noWrap w:val="0"/>
            <w:vAlign w:val="center"/>
          </w:tcPr>
          <w:p w14:paraId="750E09A5">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val="en-US" w:eastAsia="zh-CN"/>
              </w:rPr>
              <w:t>规格</w:t>
            </w:r>
          </w:p>
        </w:tc>
        <w:tc>
          <w:tcPr>
            <w:tcW w:w="5200" w:type="dxa"/>
            <w:noWrap w:val="0"/>
            <w:vAlign w:val="center"/>
          </w:tcPr>
          <w:p w14:paraId="14B8C517">
            <w:pPr>
              <w:widowControl/>
              <w:ind w:left="0" w:leftChars="0" w:firstLine="0" w:firstLineChars="0"/>
              <w:rPr>
                <w:rFonts w:hint="eastAsia" w:ascii="Times New Roman" w:hAnsi="Times New Roman" w:cs="Arial"/>
                <w:kern w:val="0"/>
                <w:lang w:val="en-US" w:eastAsia="zh-CN"/>
              </w:rPr>
            </w:pPr>
            <w:r>
              <w:rPr>
                <w:rFonts w:hint="eastAsia" w:ascii="Times New Roman" w:hAnsi="Times New Roman" w:cs="Arial"/>
                <w:kern w:val="0"/>
                <w:lang w:val="en-US" w:eastAsia="zh-CN"/>
              </w:rPr>
              <w:t>支持SD、SDHC和SDXC（UHS-I）卡</w:t>
            </w:r>
          </w:p>
        </w:tc>
      </w:tr>
      <w:tr w14:paraId="5F86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noWrap w:val="0"/>
            <w:vAlign w:val="center"/>
          </w:tcPr>
          <w:p w14:paraId="2F62924B">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HDMI接口</w:t>
            </w:r>
          </w:p>
        </w:tc>
        <w:tc>
          <w:tcPr>
            <w:tcW w:w="1636" w:type="dxa"/>
            <w:noWrap w:val="0"/>
            <w:vAlign w:val="center"/>
          </w:tcPr>
          <w:p w14:paraId="00C09AD9">
            <w:pPr>
              <w:widowControl/>
              <w:ind w:left="0" w:leftChars="0" w:firstLine="0" w:firstLineChars="0"/>
              <w:jc w:val="center"/>
              <w:rPr>
                <w:rFonts w:hint="eastAsia" w:ascii="Times New Roman" w:hAnsi="Times New Roman" w:eastAsia="宋体" w:cs="Arial"/>
                <w:kern w:val="0"/>
                <w:sz w:val="22"/>
                <w:szCs w:val="22"/>
                <w:lang w:val="en-US" w:eastAsia="en-US" w:bidi="ar-SA"/>
              </w:rPr>
            </w:pPr>
            <w:r>
              <w:rPr>
                <w:rFonts w:hint="eastAsia" w:ascii="Times New Roman" w:hAnsi="Times New Roman" w:cs="Arial"/>
                <w:kern w:val="0"/>
                <w:lang w:eastAsia="en-US"/>
              </w:rPr>
              <w:t>数量</w:t>
            </w:r>
          </w:p>
        </w:tc>
        <w:tc>
          <w:tcPr>
            <w:tcW w:w="5200" w:type="dxa"/>
            <w:noWrap w:val="0"/>
            <w:vAlign w:val="center"/>
          </w:tcPr>
          <w:p w14:paraId="40F33E5F">
            <w:pPr>
              <w:widowControl/>
              <w:ind w:left="0" w:leftChars="0" w:firstLine="0" w:firstLineChars="0"/>
              <w:rPr>
                <w:rFonts w:hint="eastAsia" w:ascii="Times New Roman" w:hAnsi="Times New Roman" w:eastAsia="宋体" w:cs="Arial"/>
                <w:kern w:val="0"/>
                <w:sz w:val="22"/>
                <w:szCs w:val="22"/>
                <w:lang w:val="en-US" w:eastAsia="zh-CN" w:bidi="ar-SA"/>
              </w:rPr>
            </w:pPr>
            <w:r>
              <w:rPr>
                <w:rFonts w:hint="eastAsia" w:ascii="Times New Roman" w:hAnsi="Times New Roman" w:cs="Arial"/>
                <w:kern w:val="0"/>
                <w:lang w:val="en-US" w:eastAsia="zh-CN"/>
              </w:rPr>
              <w:t>1</w:t>
            </w:r>
          </w:p>
        </w:tc>
      </w:tr>
      <w:tr w14:paraId="79E26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restart"/>
            <w:noWrap w:val="0"/>
            <w:vAlign w:val="center"/>
          </w:tcPr>
          <w:p w14:paraId="536B4872">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天线</w:t>
            </w:r>
          </w:p>
        </w:tc>
        <w:tc>
          <w:tcPr>
            <w:tcW w:w="1636" w:type="dxa"/>
            <w:noWrap w:val="0"/>
            <w:vAlign w:val="center"/>
          </w:tcPr>
          <w:p w14:paraId="356679F5">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天线接口数量</w:t>
            </w:r>
          </w:p>
        </w:tc>
        <w:tc>
          <w:tcPr>
            <w:tcW w:w="5200" w:type="dxa"/>
            <w:noWrap w:val="0"/>
            <w:vAlign w:val="center"/>
          </w:tcPr>
          <w:p w14:paraId="0E779208">
            <w:pPr>
              <w:widowControl/>
              <w:ind w:left="0" w:leftChars="0" w:firstLine="0" w:firstLineChars="0"/>
              <w:rPr>
                <w:rFonts w:hint="default"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1</w:t>
            </w:r>
            <w:r>
              <w:rPr>
                <w:rFonts w:hint="eastAsia" w:ascii="Times New Roman" w:hAnsi="Times New Roman" w:cs="Arial"/>
                <w:kern w:val="0"/>
                <w:lang w:val="en-US" w:eastAsia="zh-CN"/>
              </w:rPr>
              <w:t>*Wi-Fi</w:t>
            </w:r>
            <w:r>
              <w:rPr>
                <w:rFonts w:hint="default" w:ascii="Times New Roman" w:hAnsi="Times New Roman" w:cs="Arial"/>
                <w:kern w:val="0"/>
                <w:lang w:val="en-US" w:eastAsia="zh-CN"/>
              </w:rPr>
              <w:t>/</w:t>
            </w:r>
            <w:r>
              <w:rPr>
                <w:rFonts w:hint="eastAsia" w:ascii="Times New Roman" w:hAnsi="Times New Roman" w:cs="Arial"/>
                <w:kern w:val="0"/>
                <w:lang w:val="en-US" w:eastAsia="zh-CN"/>
              </w:rPr>
              <w:t>移动网天线，1*</w:t>
            </w:r>
            <w:r>
              <w:rPr>
                <w:rFonts w:hint="default" w:ascii="Times New Roman" w:hAnsi="Times New Roman" w:cs="Arial"/>
                <w:kern w:val="0"/>
                <w:lang w:val="en-US" w:eastAsia="zh-CN"/>
              </w:rPr>
              <w:t>GPS</w:t>
            </w:r>
            <w:r>
              <w:rPr>
                <w:rFonts w:hint="eastAsia" w:ascii="Times New Roman" w:hAnsi="Times New Roman" w:cs="Arial"/>
                <w:kern w:val="0"/>
                <w:lang w:val="en-US" w:eastAsia="zh-CN"/>
              </w:rPr>
              <w:t>天线</w:t>
            </w:r>
          </w:p>
        </w:tc>
      </w:tr>
      <w:tr w14:paraId="6758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1345" w:type="dxa"/>
            <w:vMerge w:val="continue"/>
            <w:noWrap w:val="0"/>
            <w:vAlign w:val="center"/>
          </w:tcPr>
          <w:p w14:paraId="22735330">
            <w:pPr>
              <w:widowControl w:val="0"/>
              <w:ind w:left="0" w:leftChars="0" w:firstLine="0" w:firstLineChars="0"/>
              <w:jc w:val="center"/>
              <w:rPr>
                <w:rFonts w:hint="eastAsia" w:ascii="Times New Roman" w:hAnsi="Times New Roman" w:cs="Arial"/>
                <w:kern w:val="0"/>
                <w:lang w:val="en-US" w:eastAsia="zh-CN"/>
              </w:rPr>
            </w:pPr>
          </w:p>
        </w:tc>
        <w:tc>
          <w:tcPr>
            <w:tcW w:w="1636" w:type="dxa"/>
            <w:noWrap w:val="0"/>
            <w:vAlign w:val="center"/>
          </w:tcPr>
          <w:p w14:paraId="649E892A">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天线接口类型</w:t>
            </w:r>
          </w:p>
        </w:tc>
        <w:tc>
          <w:tcPr>
            <w:tcW w:w="5200" w:type="dxa"/>
            <w:noWrap w:val="0"/>
            <w:vAlign w:val="center"/>
          </w:tcPr>
          <w:p w14:paraId="4BE04417">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S</w:t>
            </w:r>
            <w:r>
              <w:rPr>
                <w:rFonts w:ascii="Times New Roman" w:hAnsi="Times New Roman" w:cs="Arial"/>
                <w:kern w:val="0"/>
                <w:lang w:eastAsia="en-US"/>
              </w:rPr>
              <w:t>MA</w:t>
            </w:r>
            <w:r>
              <w:rPr>
                <w:rFonts w:hint="eastAsia" w:ascii="Times New Roman" w:hAnsi="Times New Roman" w:cs="Arial"/>
                <w:kern w:val="0"/>
                <w:lang w:eastAsia="en-US"/>
              </w:rPr>
              <w:t>孔式</w:t>
            </w:r>
          </w:p>
        </w:tc>
      </w:tr>
      <w:tr w14:paraId="45FE3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345" w:type="dxa"/>
            <w:vMerge w:val="restart"/>
            <w:noWrap w:val="0"/>
            <w:vAlign w:val="center"/>
          </w:tcPr>
          <w:p w14:paraId="70645DB3">
            <w:pPr>
              <w:widowControl w:val="0"/>
              <w:jc w:val="center"/>
              <w:rPr>
                <w:rFonts w:ascii="Times New Roman" w:hAnsi="Times New Roman" w:cs="Arial"/>
                <w:kern w:val="0"/>
                <w:lang w:eastAsia="en-US"/>
              </w:rPr>
            </w:pPr>
            <w:r>
              <w:rPr>
                <w:rFonts w:hint="eastAsia" w:ascii="Times New Roman" w:hAnsi="Times New Roman" w:cs="Arial"/>
                <w:kern w:val="0"/>
                <w:lang w:val="en-US" w:eastAsia="zh-CN"/>
              </w:rPr>
              <w:t>4G模块</w:t>
            </w:r>
            <w:r>
              <w:rPr>
                <w:rFonts w:hint="eastAsia" w:ascii="Times New Roman" w:hAnsi="Times New Roman" w:cs="Arial"/>
                <w:kern w:val="0"/>
                <w:lang w:eastAsia="en-US"/>
              </w:rPr>
              <w:t>(选配功能)</w:t>
            </w:r>
          </w:p>
        </w:tc>
        <w:tc>
          <w:tcPr>
            <w:tcW w:w="1636" w:type="dxa"/>
            <w:noWrap w:val="0"/>
            <w:vAlign w:val="center"/>
          </w:tcPr>
          <w:p w14:paraId="29820FAC">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-E</w:t>
            </w:r>
            <w:r>
              <w:rPr>
                <w:rFonts w:hint="eastAsia" w:ascii="Times New Roman" w:hAnsi="Times New Roman" w:cs="Arial"/>
                <w:kern w:val="0"/>
                <w:lang w:eastAsia="en-US"/>
              </w:rPr>
              <w:t>版本</w:t>
            </w:r>
          </w:p>
        </w:tc>
        <w:tc>
          <w:tcPr>
            <w:tcW w:w="5200" w:type="dxa"/>
            <w:noWrap w:val="0"/>
            <w:vAlign w:val="center"/>
          </w:tcPr>
          <w:p w14:paraId="62E4B71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694CD0FE">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B1,B5,B8</w:t>
            </w:r>
          </w:p>
          <w:p w14:paraId="7ED2215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B1,B3,B5,B7,B8,B20</w:t>
            </w:r>
          </w:p>
          <w:p w14:paraId="72154D22">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B38,B40,B41</w:t>
            </w:r>
          </w:p>
        </w:tc>
      </w:tr>
      <w:tr w14:paraId="09062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1345" w:type="dxa"/>
            <w:vMerge w:val="continue"/>
            <w:noWrap w:val="0"/>
            <w:vAlign w:val="center"/>
          </w:tcPr>
          <w:p w14:paraId="07DCC7EA">
            <w:pPr>
              <w:widowControl w:val="0"/>
              <w:jc w:val="center"/>
              <w:rPr>
                <w:rFonts w:ascii="Times New Roman" w:hAnsi="Times New Roman" w:cs="Arial"/>
                <w:kern w:val="0"/>
                <w:lang w:eastAsia="en-US"/>
              </w:rPr>
            </w:pPr>
          </w:p>
        </w:tc>
        <w:tc>
          <w:tcPr>
            <w:tcW w:w="1636" w:type="dxa"/>
            <w:noWrap w:val="0"/>
            <w:vAlign w:val="center"/>
          </w:tcPr>
          <w:p w14:paraId="168B32BB">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L-CE版本</w:t>
            </w:r>
          </w:p>
        </w:tc>
        <w:tc>
          <w:tcPr>
            <w:tcW w:w="5200" w:type="dxa"/>
            <w:noWrap w:val="0"/>
            <w:vAlign w:val="top"/>
          </w:tcPr>
          <w:p w14:paraId="26F7EF3F">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7C601775">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B1,B8</w:t>
            </w:r>
          </w:p>
          <w:p w14:paraId="1F7185A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TD-SCDMA</w:t>
            </w:r>
            <w:r>
              <w:rPr>
                <w:rFonts w:hint="eastAsia" w:ascii="Times New Roman" w:hAnsi="Times New Roman" w:cs="Arial"/>
                <w:kern w:val="0"/>
                <w:lang w:eastAsia="en-US"/>
              </w:rPr>
              <w:t>:</w:t>
            </w:r>
            <w:r>
              <w:rPr>
                <w:rFonts w:ascii="Times New Roman" w:hAnsi="Times New Roman" w:cs="Arial"/>
                <w:kern w:val="0"/>
                <w:lang w:eastAsia="en-US"/>
              </w:rPr>
              <w:t>B34,B39</w:t>
            </w:r>
          </w:p>
          <w:p w14:paraId="453E8AD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B1,B3,B8</w:t>
            </w:r>
          </w:p>
          <w:p w14:paraId="0F490D49">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B38,B39,B40,B41</w:t>
            </w:r>
          </w:p>
        </w:tc>
      </w:tr>
      <w:tr w14:paraId="0FD7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dxa"/>
            <w:vMerge w:val="continue"/>
            <w:noWrap w:val="0"/>
            <w:vAlign w:val="center"/>
          </w:tcPr>
          <w:p w14:paraId="2B113BB9">
            <w:pPr>
              <w:widowControl w:val="0"/>
              <w:jc w:val="center"/>
              <w:rPr>
                <w:rFonts w:ascii="Times New Roman" w:hAnsi="Times New Roman" w:cs="Arial"/>
                <w:kern w:val="0"/>
                <w:lang w:eastAsia="en-US"/>
              </w:rPr>
            </w:pPr>
          </w:p>
        </w:tc>
        <w:tc>
          <w:tcPr>
            <w:tcW w:w="1636" w:type="dxa"/>
            <w:noWrap w:val="0"/>
            <w:vAlign w:val="center"/>
          </w:tcPr>
          <w:p w14:paraId="4A88BFFB">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w:t>
            </w:r>
            <w:r>
              <w:rPr>
                <w:rFonts w:hint="eastAsia" w:ascii="Times New Roman" w:hAnsi="Times New Roman" w:cs="Arial"/>
                <w:kern w:val="0"/>
                <w:lang w:eastAsia="en-US"/>
              </w:rPr>
              <w:t>版本</w:t>
            </w:r>
          </w:p>
        </w:tc>
        <w:tc>
          <w:tcPr>
            <w:tcW w:w="5200" w:type="dxa"/>
            <w:noWrap w:val="0"/>
            <w:vAlign w:val="center"/>
          </w:tcPr>
          <w:p w14:paraId="23026283">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3ED65789">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FDD-LTE:B2,B4,B12</w:t>
            </w:r>
          </w:p>
        </w:tc>
      </w:tr>
      <w:tr w14:paraId="3829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345" w:type="dxa"/>
            <w:vMerge w:val="continue"/>
            <w:noWrap w:val="0"/>
            <w:vAlign w:val="center"/>
          </w:tcPr>
          <w:p w14:paraId="1143CF3D">
            <w:pPr>
              <w:widowControl w:val="0"/>
              <w:jc w:val="center"/>
              <w:rPr>
                <w:rFonts w:ascii="Times New Roman" w:hAnsi="Times New Roman" w:cs="Arial"/>
                <w:kern w:val="0"/>
                <w:lang w:eastAsia="en-US"/>
              </w:rPr>
            </w:pPr>
          </w:p>
        </w:tc>
        <w:tc>
          <w:tcPr>
            <w:tcW w:w="1636" w:type="dxa"/>
            <w:noWrap w:val="0"/>
            <w:vAlign w:val="center"/>
          </w:tcPr>
          <w:p w14:paraId="586BF5BA">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-AU</w:t>
            </w:r>
            <w:r>
              <w:rPr>
                <w:rFonts w:hint="eastAsia" w:ascii="Times New Roman" w:hAnsi="Times New Roman" w:cs="Arial"/>
                <w:kern w:val="0"/>
                <w:lang w:eastAsia="en-US"/>
              </w:rPr>
              <w:t>版本</w:t>
            </w:r>
          </w:p>
        </w:tc>
        <w:tc>
          <w:tcPr>
            <w:tcW w:w="5200" w:type="dxa"/>
            <w:noWrap w:val="0"/>
            <w:vAlign w:val="center"/>
          </w:tcPr>
          <w:p w14:paraId="264D81B0">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GSM/EDGE:850,900,1800MHz</w:t>
            </w:r>
          </w:p>
          <w:p w14:paraId="0075C2B3">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WCDMA:B1,B2,B5,B8</w:t>
            </w:r>
          </w:p>
          <w:p w14:paraId="5F9DE7FE">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FDD-LTE:B1,B3,B4,B5,B7,B8,B28</w:t>
            </w:r>
          </w:p>
          <w:p w14:paraId="1617389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TDD-LTE:B40</w:t>
            </w:r>
          </w:p>
        </w:tc>
      </w:tr>
      <w:tr w14:paraId="20B3C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345" w:type="dxa"/>
            <w:vMerge w:val="continue"/>
            <w:noWrap w:val="0"/>
            <w:vAlign w:val="center"/>
          </w:tcPr>
          <w:p w14:paraId="6BAFA666">
            <w:pPr>
              <w:widowControl w:val="0"/>
              <w:jc w:val="center"/>
              <w:rPr>
                <w:rFonts w:ascii="Times New Roman" w:hAnsi="Times New Roman" w:cs="Arial"/>
                <w:kern w:val="0"/>
                <w:lang w:eastAsia="en-US"/>
              </w:rPr>
            </w:pPr>
          </w:p>
        </w:tc>
        <w:tc>
          <w:tcPr>
            <w:tcW w:w="1636" w:type="dxa"/>
            <w:noWrap w:val="0"/>
            <w:vAlign w:val="center"/>
          </w:tcPr>
          <w:p w14:paraId="0D386FD5">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-AF</w:t>
            </w:r>
            <w:r>
              <w:rPr>
                <w:rFonts w:hint="eastAsia" w:ascii="Times New Roman" w:hAnsi="Times New Roman" w:cs="Arial"/>
                <w:kern w:val="0"/>
                <w:lang w:eastAsia="en-US"/>
              </w:rPr>
              <w:t>版本</w:t>
            </w:r>
          </w:p>
        </w:tc>
        <w:tc>
          <w:tcPr>
            <w:tcW w:w="5200" w:type="dxa"/>
            <w:noWrap w:val="0"/>
            <w:vAlign w:val="center"/>
          </w:tcPr>
          <w:p w14:paraId="73EE014F">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58D0F9DB">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FDD-LTE:B2,B4,B5,B12,B13,B14,B66,B71</w:t>
            </w:r>
          </w:p>
        </w:tc>
      </w:tr>
      <w:tr w14:paraId="09F1A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1345" w:type="dxa"/>
            <w:vMerge w:val="continue"/>
            <w:noWrap w:val="0"/>
            <w:vAlign w:val="center"/>
          </w:tcPr>
          <w:p w14:paraId="665D25F0">
            <w:pPr>
              <w:widowControl w:val="0"/>
              <w:jc w:val="center"/>
              <w:rPr>
                <w:rFonts w:ascii="Times New Roman" w:hAnsi="Times New Roman" w:cs="Arial"/>
                <w:kern w:val="0"/>
                <w:lang w:eastAsia="en-US"/>
              </w:rPr>
            </w:pPr>
          </w:p>
        </w:tc>
        <w:tc>
          <w:tcPr>
            <w:tcW w:w="1636" w:type="dxa"/>
            <w:noWrap w:val="0"/>
            <w:vAlign w:val="center"/>
          </w:tcPr>
          <w:p w14:paraId="15648766">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C</w:t>
            </w:r>
            <w:r>
              <w:rPr>
                <w:rFonts w:ascii="Times New Roman" w:hAnsi="Times New Roman" w:cs="Arial"/>
                <w:kern w:val="0"/>
                <w:lang w:eastAsia="en-US"/>
              </w:rPr>
              <w:t>AT-1</w:t>
            </w:r>
            <w:r>
              <w:rPr>
                <w:rFonts w:hint="eastAsia" w:ascii="Times New Roman" w:hAnsi="Times New Roman" w:cs="Arial"/>
                <w:kern w:val="0"/>
                <w:lang w:eastAsia="en-US"/>
              </w:rPr>
              <w:t>版本</w:t>
            </w:r>
          </w:p>
        </w:tc>
        <w:tc>
          <w:tcPr>
            <w:tcW w:w="5200" w:type="dxa"/>
            <w:noWrap w:val="0"/>
            <w:vAlign w:val="center"/>
          </w:tcPr>
          <w:p w14:paraId="3FDB57A6">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GSM:900,1800</w:t>
            </w:r>
          </w:p>
          <w:p w14:paraId="74C919A6">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FDD-LTE:B1,B3,B5,B8</w:t>
            </w:r>
          </w:p>
          <w:p w14:paraId="771F7AC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TDD-LTE:B34,B38,B39,B40,B41</w:t>
            </w:r>
          </w:p>
        </w:tc>
      </w:tr>
      <w:tr w14:paraId="4D8E4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restart"/>
            <w:noWrap w:val="0"/>
            <w:vAlign w:val="center"/>
          </w:tcPr>
          <w:p w14:paraId="02DD5E4A">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5G模块</w:t>
            </w:r>
            <w:r>
              <w:rPr>
                <w:rFonts w:hint="eastAsia" w:ascii="Times New Roman" w:hAnsi="Times New Roman" w:cs="Arial"/>
                <w:kern w:val="0"/>
                <w:lang w:eastAsia="en-US"/>
              </w:rPr>
              <w:t>(选配功能)</w:t>
            </w:r>
          </w:p>
        </w:tc>
        <w:tc>
          <w:tcPr>
            <w:tcW w:w="1636" w:type="dxa"/>
            <w:noWrap w:val="0"/>
            <w:vAlign w:val="center"/>
          </w:tcPr>
          <w:p w14:paraId="4D371A63">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redcap</w:t>
            </w:r>
            <w:r>
              <w:rPr>
                <w:rFonts w:hint="eastAsia" w:ascii="Times New Roman" w:hAnsi="Times New Roman" w:cs="Arial"/>
                <w:kern w:val="0"/>
                <w:lang w:val="en-US" w:eastAsia="zh-CN"/>
              </w:rPr>
              <w:t>版本</w:t>
            </w:r>
          </w:p>
        </w:tc>
        <w:tc>
          <w:tcPr>
            <w:tcW w:w="5200" w:type="dxa"/>
            <w:noWrap w:val="0"/>
            <w:vAlign w:val="center"/>
          </w:tcPr>
          <w:p w14:paraId="3DFCC460">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5G NR：N1/N3/N5/N8/N28/N41/N78/N79</w:t>
            </w:r>
          </w:p>
          <w:p w14:paraId="3C062C65">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LTE-FDD：B1/B3/B5/B8</w:t>
            </w:r>
          </w:p>
          <w:p w14:paraId="4D13F820">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LTE-TD：B34/B38/B39/B40/B41</w:t>
            </w:r>
          </w:p>
        </w:tc>
      </w:tr>
      <w:tr w14:paraId="6E59B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5AEC47D0">
            <w:pPr>
              <w:widowControl w:val="0"/>
              <w:ind w:left="0" w:leftChars="0" w:firstLine="0" w:firstLineChars="0"/>
              <w:jc w:val="center"/>
              <w:rPr>
                <w:rFonts w:hint="eastAsia" w:ascii="Times New Roman" w:hAnsi="Times New Roman" w:cs="Arial"/>
                <w:kern w:val="0"/>
                <w:lang w:val="en-US" w:eastAsia="zh-CN"/>
              </w:rPr>
            </w:pPr>
          </w:p>
        </w:tc>
        <w:tc>
          <w:tcPr>
            <w:tcW w:w="1636" w:type="dxa"/>
            <w:noWrap w:val="0"/>
            <w:vAlign w:val="center"/>
          </w:tcPr>
          <w:p w14:paraId="093A8DF5">
            <w:pPr>
              <w:widowControl/>
              <w:ind w:left="0" w:leftChars="0" w:firstLine="0" w:firstLineChars="0"/>
              <w:jc w:val="center"/>
              <w:rPr>
                <w:rFonts w:hint="default" w:ascii="Times New Roman" w:hAnsi="Times New Roman" w:cs="Arial" w:eastAsiaTheme="minorEastAsia"/>
                <w:kern w:val="0"/>
                <w:lang w:val="en-US" w:eastAsia="zh-CN"/>
              </w:rPr>
            </w:pPr>
            <w:r>
              <w:rPr>
                <w:rFonts w:hint="eastAsia" w:ascii="Times New Roman" w:hAnsi="Times New Roman" w:cs="Arial"/>
                <w:kern w:val="0"/>
                <w:lang w:val="en-US" w:eastAsia="zh-CN"/>
              </w:rPr>
              <w:t>N-CN版本</w:t>
            </w:r>
          </w:p>
        </w:tc>
        <w:tc>
          <w:tcPr>
            <w:tcW w:w="5200" w:type="dxa"/>
            <w:noWrap w:val="0"/>
            <w:vAlign w:val="center"/>
          </w:tcPr>
          <w:p w14:paraId="7C8B4AF1">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NR：N1/28/41/78/79</w:t>
            </w:r>
          </w:p>
          <w:p w14:paraId="4304ACE8">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 B1/3/5/8</w:t>
            </w:r>
          </w:p>
          <w:p w14:paraId="0CA15C26">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LTE：TDD B34/38/39/40/41</w:t>
            </w:r>
          </w:p>
          <w:p w14:paraId="233EDE30">
            <w:pPr>
              <w:widowControl w:val="0"/>
              <w:ind w:firstLine="0" w:firstLineChars="0"/>
              <w:rPr>
                <w:rFonts w:hint="eastAsia" w:ascii="宋体" w:hAnsi="宋体" w:eastAsia="宋体" w:cs="宋体"/>
                <w:sz w:val="24"/>
                <w:szCs w:val="24"/>
                <w:lang w:val="en-US" w:eastAsia="zh-CN"/>
              </w:rPr>
            </w:pPr>
            <w:r>
              <w:rPr>
                <w:rFonts w:hint="eastAsia" w:ascii="Times New Roman" w:hAnsi="Times New Roman" w:eastAsia="宋体" w:cs="Arial"/>
                <w:color w:val="000000"/>
                <w:szCs w:val="21"/>
                <w:lang w:val="en-US" w:eastAsia="zh-CN"/>
              </w:rPr>
              <w:t>WCDMA：B1/8</w:t>
            </w:r>
          </w:p>
        </w:tc>
      </w:tr>
      <w:tr w14:paraId="5F42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restart"/>
            <w:noWrap w:val="0"/>
            <w:vAlign w:val="center"/>
          </w:tcPr>
          <w:p w14:paraId="48611BC6">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val="en-US" w:eastAsia="zh-CN"/>
              </w:rPr>
              <w:t>Wi-Fi</w:t>
            </w:r>
            <w:r>
              <w:rPr>
                <w:rFonts w:hint="eastAsia" w:ascii="Times New Roman" w:hAnsi="Times New Roman" w:cs="Arial"/>
                <w:kern w:val="0"/>
                <w:lang w:eastAsia="en-US"/>
              </w:rPr>
              <w:t>(选配功能)</w:t>
            </w:r>
          </w:p>
        </w:tc>
        <w:tc>
          <w:tcPr>
            <w:tcW w:w="1636" w:type="dxa"/>
            <w:noWrap w:val="0"/>
            <w:vAlign w:val="center"/>
          </w:tcPr>
          <w:p w14:paraId="2AA57108">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接口</w:t>
            </w:r>
          </w:p>
        </w:tc>
        <w:tc>
          <w:tcPr>
            <w:tcW w:w="5200" w:type="dxa"/>
            <w:noWrap w:val="0"/>
            <w:vAlign w:val="center"/>
          </w:tcPr>
          <w:p w14:paraId="6733B395">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PCIE</w:t>
            </w:r>
          </w:p>
        </w:tc>
      </w:tr>
      <w:tr w14:paraId="1CC99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7C670A00">
            <w:pPr>
              <w:widowControl w:val="0"/>
              <w:jc w:val="center"/>
              <w:rPr>
                <w:rFonts w:ascii="Times New Roman" w:hAnsi="Times New Roman" w:cs="Arial"/>
                <w:kern w:val="0"/>
                <w:lang w:eastAsia="en-US"/>
              </w:rPr>
            </w:pPr>
          </w:p>
        </w:tc>
        <w:tc>
          <w:tcPr>
            <w:tcW w:w="1636" w:type="dxa"/>
            <w:noWrap w:val="0"/>
            <w:vAlign w:val="center"/>
          </w:tcPr>
          <w:p w14:paraId="5B3CE554">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协议</w:t>
            </w:r>
          </w:p>
        </w:tc>
        <w:tc>
          <w:tcPr>
            <w:tcW w:w="5200" w:type="dxa"/>
            <w:noWrap w:val="0"/>
            <w:vAlign w:val="center"/>
          </w:tcPr>
          <w:p w14:paraId="462B02D3">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IEEE 802.11b/g/n</w:t>
            </w:r>
          </w:p>
        </w:tc>
      </w:tr>
      <w:tr w14:paraId="7AF3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54166066">
            <w:pPr>
              <w:widowControl w:val="0"/>
              <w:jc w:val="center"/>
              <w:rPr>
                <w:rFonts w:ascii="Times New Roman" w:hAnsi="Times New Roman" w:cs="Arial"/>
                <w:kern w:val="0"/>
                <w:lang w:eastAsia="en-US"/>
              </w:rPr>
            </w:pPr>
          </w:p>
        </w:tc>
        <w:tc>
          <w:tcPr>
            <w:tcW w:w="1636" w:type="dxa"/>
            <w:noWrap w:val="0"/>
            <w:vAlign w:val="center"/>
          </w:tcPr>
          <w:p w14:paraId="3988CAA7">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模式</w:t>
            </w:r>
          </w:p>
        </w:tc>
        <w:tc>
          <w:tcPr>
            <w:tcW w:w="5200" w:type="dxa"/>
            <w:noWrap w:val="0"/>
            <w:vAlign w:val="center"/>
          </w:tcPr>
          <w:p w14:paraId="47B64276">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STA，AP</w:t>
            </w:r>
          </w:p>
        </w:tc>
      </w:tr>
      <w:tr w14:paraId="1FDBA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45" w:type="dxa"/>
            <w:vMerge w:val="continue"/>
            <w:noWrap w:val="0"/>
            <w:vAlign w:val="center"/>
          </w:tcPr>
          <w:p w14:paraId="0F69CF5D">
            <w:pPr>
              <w:widowControl w:val="0"/>
              <w:jc w:val="center"/>
              <w:rPr>
                <w:rFonts w:ascii="Times New Roman" w:hAnsi="Times New Roman" w:cs="Arial"/>
                <w:kern w:val="0"/>
                <w:lang w:eastAsia="en-US"/>
              </w:rPr>
            </w:pPr>
          </w:p>
        </w:tc>
        <w:tc>
          <w:tcPr>
            <w:tcW w:w="1636" w:type="dxa"/>
            <w:noWrap w:val="0"/>
            <w:vAlign w:val="center"/>
          </w:tcPr>
          <w:p w14:paraId="6F2B7348">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频段</w:t>
            </w:r>
          </w:p>
        </w:tc>
        <w:tc>
          <w:tcPr>
            <w:tcW w:w="5200" w:type="dxa"/>
            <w:noWrap w:val="0"/>
            <w:vAlign w:val="center"/>
          </w:tcPr>
          <w:p w14:paraId="6C79AEBC">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2.4GHz</w:t>
            </w:r>
          </w:p>
        </w:tc>
      </w:tr>
      <w:tr w14:paraId="535A7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137649B1">
            <w:pPr>
              <w:widowControl w:val="0"/>
              <w:jc w:val="center"/>
              <w:rPr>
                <w:rFonts w:ascii="Times New Roman" w:hAnsi="Times New Roman" w:cs="Arial"/>
                <w:kern w:val="0"/>
                <w:lang w:eastAsia="en-US"/>
              </w:rPr>
            </w:pPr>
          </w:p>
        </w:tc>
        <w:tc>
          <w:tcPr>
            <w:tcW w:w="1636" w:type="dxa"/>
            <w:noWrap w:val="0"/>
            <w:vAlign w:val="center"/>
          </w:tcPr>
          <w:p w14:paraId="64C6699F">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通道数</w:t>
            </w:r>
          </w:p>
        </w:tc>
        <w:tc>
          <w:tcPr>
            <w:tcW w:w="5200" w:type="dxa"/>
            <w:noWrap w:val="0"/>
            <w:vAlign w:val="center"/>
          </w:tcPr>
          <w:p w14:paraId="76F8BEC6">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Ch1 ~ Ch1</w:t>
            </w:r>
            <w:r>
              <w:rPr>
                <w:rFonts w:hint="eastAsia" w:ascii="Times New Roman" w:hAnsi="Times New Roman" w:cs="Arial"/>
                <w:color w:val="000000"/>
                <w:szCs w:val="21"/>
                <w:lang w:val="en-US" w:eastAsia="zh-CN"/>
              </w:rPr>
              <w:t>3</w:t>
            </w:r>
          </w:p>
        </w:tc>
      </w:tr>
      <w:tr w14:paraId="07954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21CB6B9A">
            <w:pPr>
              <w:widowControl w:val="0"/>
              <w:jc w:val="center"/>
              <w:rPr>
                <w:rFonts w:ascii="Times New Roman" w:hAnsi="Times New Roman" w:cs="Arial"/>
                <w:kern w:val="0"/>
                <w:lang w:eastAsia="en-US"/>
              </w:rPr>
            </w:pPr>
          </w:p>
        </w:tc>
        <w:tc>
          <w:tcPr>
            <w:tcW w:w="1636" w:type="dxa"/>
            <w:noWrap w:val="0"/>
            <w:vAlign w:val="center"/>
          </w:tcPr>
          <w:p w14:paraId="631490FD">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zh-CN"/>
              </w:rPr>
              <w:t>安全性</w:t>
            </w:r>
          </w:p>
        </w:tc>
        <w:tc>
          <w:tcPr>
            <w:tcW w:w="5200" w:type="dxa"/>
            <w:noWrap w:val="0"/>
            <w:vAlign w:val="center"/>
          </w:tcPr>
          <w:p w14:paraId="322E1C27">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Open、WPA、WPA2</w:t>
            </w:r>
          </w:p>
        </w:tc>
      </w:tr>
      <w:tr w14:paraId="543E3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110423AA">
            <w:pPr>
              <w:widowControl w:val="0"/>
              <w:jc w:val="center"/>
              <w:rPr>
                <w:rFonts w:ascii="Times New Roman" w:hAnsi="Times New Roman" w:cs="Arial"/>
                <w:kern w:val="0"/>
                <w:lang w:eastAsia="en-US"/>
              </w:rPr>
            </w:pPr>
          </w:p>
        </w:tc>
        <w:tc>
          <w:tcPr>
            <w:tcW w:w="1636" w:type="dxa"/>
            <w:noWrap w:val="0"/>
            <w:vAlign w:val="center"/>
          </w:tcPr>
          <w:p w14:paraId="7116D6DE">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加密</w:t>
            </w:r>
          </w:p>
        </w:tc>
        <w:tc>
          <w:tcPr>
            <w:tcW w:w="5200" w:type="dxa"/>
            <w:noWrap w:val="0"/>
            <w:vAlign w:val="center"/>
          </w:tcPr>
          <w:p w14:paraId="4DEAB39F">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AES、TKIP、TKIPAES</w:t>
            </w:r>
          </w:p>
        </w:tc>
      </w:tr>
      <w:tr w14:paraId="12A67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28E9CABE">
            <w:pPr>
              <w:widowControl w:val="0"/>
              <w:jc w:val="center"/>
              <w:rPr>
                <w:rFonts w:ascii="Times New Roman" w:hAnsi="Times New Roman" w:cs="Arial"/>
                <w:kern w:val="0"/>
                <w:lang w:eastAsia="en-US"/>
              </w:rPr>
            </w:pPr>
          </w:p>
        </w:tc>
        <w:tc>
          <w:tcPr>
            <w:tcW w:w="1636" w:type="dxa"/>
            <w:noWrap w:val="0"/>
            <w:vAlign w:val="center"/>
          </w:tcPr>
          <w:p w14:paraId="49C73E98">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连接数</w:t>
            </w:r>
          </w:p>
        </w:tc>
        <w:tc>
          <w:tcPr>
            <w:tcW w:w="5200" w:type="dxa"/>
            <w:noWrap w:val="0"/>
            <w:vAlign w:val="center"/>
          </w:tcPr>
          <w:p w14:paraId="34A08C19">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8</w:t>
            </w:r>
            <w:r>
              <w:rPr>
                <w:rFonts w:hint="eastAsia" w:ascii="Times New Roman" w:hAnsi="Times New Roman" w:eastAsia="宋体" w:cs="Arial"/>
                <w:color w:val="000000"/>
                <w:szCs w:val="21"/>
                <w:lang w:eastAsia="zh-CN"/>
              </w:rPr>
              <w:t>（Max）</w:t>
            </w:r>
          </w:p>
        </w:tc>
      </w:tr>
      <w:tr w14:paraId="279D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2855DDB5">
            <w:pPr>
              <w:widowControl w:val="0"/>
              <w:jc w:val="center"/>
              <w:rPr>
                <w:rFonts w:ascii="Times New Roman" w:hAnsi="Times New Roman" w:cs="Arial"/>
                <w:kern w:val="0"/>
                <w:lang w:eastAsia="en-US"/>
              </w:rPr>
            </w:pPr>
          </w:p>
        </w:tc>
        <w:tc>
          <w:tcPr>
            <w:tcW w:w="1636" w:type="dxa"/>
            <w:noWrap w:val="0"/>
            <w:vAlign w:val="center"/>
          </w:tcPr>
          <w:p w14:paraId="7CBC7ACE">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速率</w:t>
            </w:r>
          </w:p>
        </w:tc>
        <w:tc>
          <w:tcPr>
            <w:tcW w:w="5200" w:type="dxa"/>
            <w:noWrap w:val="0"/>
            <w:vAlign w:val="center"/>
          </w:tcPr>
          <w:p w14:paraId="107CAF73">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150</w:t>
            </w:r>
            <w:r>
              <w:rPr>
                <w:rFonts w:hint="eastAsia" w:ascii="Times New Roman" w:hAnsi="Times New Roman" w:eastAsia="宋体" w:cs="Arial"/>
                <w:color w:val="000000"/>
                <w:szCs w:val="21"/>
                <w:lang w:eastAsia="zh-CN"/>
              </w:rPr>
              <w:t>Mbps（Max）</w:t>
            </w:r>
          </w:p>
        </w:tc>
      </w:tr>
      <w:tr w14:paraId="48CD2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1345" w:type="dxa"/>
            <w:vMerge w:val="continue"/>
            <w:noWrap w:val="0"/>
            <w:vAlign w:val="center"/>
          </w:tcPr>
          <w:p w14:paraId="07D73A8C">
            <w:pPr>
              <w:widowControl w:val="0"/>
              <w:jc w:val="center"/>
              <w:rPr>
                <w:rFonts w:ascii="Times New Roman" w:hAnsi="Times New Roman" w:cs="Arial"/>
                <w:kern w:val="0"/>
                <w:lang w:eastAsia="en-US"/>
              </w:rPr>
            </w:pPr>
          </w:p>
        </w:tc>
        <w:tc>
          <w:tcPr>
            <w:tcW w:w="1636" w:type="dxa"/>
            <w:noWrap w:val="0"/>
            <w:vAlign w:val="center"/>
          </w:tcPr>
          <w:p w14:paraId="1B998C33">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zh-CN"/>
              </w:rPr>
              <w:t>SSID广播开关</w:t>
            </w:r>
          </w:p>
        </w:tc>
        <w:tc>
          <w:tcPr>
            <w:tcW w:w="5200" w:type="dxa"/>
            <w:noWrap w:val="0"/>
            <w:vAlign w:val="center"/>
          </w:tcPr>
          <w:p w14:paraId="4EB0AD8E">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eastAsia="zh-CN"/>
              </w:rPr>
              <w:t>支持</w:t>
            </w:r>
          </w:p>
        </w:tc>
      </w:tr>
      <w:tr w14:paraId="355B1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1345" w:type="dxa"/>
            <w:noWrap w:val="0"/>
            <w:vAlign w:val="center"/>
          </w:tcPr>
          <w:p w14:paraId="35A9E5EB">
            <w:pPr>
              <w:widowControl w:val="0"/>
              <w:ind w:left="0" w:leftChars="0" w:firstLine="0" w:firstLineChars="0"/>
              <w:jc w:val="center"/>
              <w:rPr>
                <w:rFonts w:ascii="Times New Roman" w:hAnsi="Times New Roman" w:cs="Arial"/>
                <w:color w:val="auto"/>
                <w:kern w:val="0"/>
                <w:lang w:eastAsia="en-US"/>
              </w:rPr>
            </w:pPr>
            <w:r>
              <w:rPr>
                <w:rFonts w:hint="eastAsia" w:ascii="Times New Roman" w:hAnsi="Times New Roman" w:cs="Arial"/>
                <w:color w:val="auto"/>
                <w:kern w:val="0"/>
                <w:lang w:eastAsia="en-US"/>
              </w:rPr>
              <w:t>指示灯</w:t>
            </w:r>
          </w:p>
        </w:tc>
        <w:tc>
          <w:tcPr>
            <w:tcW w:w="1636" w:type="dxa"/>
            <w:noWrap w:val="0"/>
            <w:vAlign w:val="center"/>
          </w:tcPr>
          <w:p w14:paraId="71B2B0B3">
            <w:pPr>
              <w:widowControl/>
              <w:ind w:left="0" w:leftChars="0" w:firstLine="0" w:firstLineChars="0"/>
              <w:jc w:val="center"/>
              <w:rPr>
                <w:rFonts w:hint="default" w:ascii="Times New Roman" w:hAnsi="Times New Roman" w:eastAsia="宋体" w:cs="Arial"/>
                <w:color w:val="auto"/>
                <w:kern w:val="0"/>
                <w:lang w:val="en-US" w:eastAsia="zh-CN"/>
              </w:rPr>
            </w:pPr>
            <w:r>
              <w:rPr>
                <w:rFonts w:hint="eastAsia" w:ascii="Times New Roman" w:hAnsi="Times New Roman" w:cs="Arial"/>
                <w:color w:val="auto"/>
                <w:kern w:val="0"/>
                <w:lang w:val="en-US" w:eastAsia="zh-CN"/>
              </w:rPr>
              <w:t>数量</w:t>
            </w:r>
          </w:p>
        </w:tc>
        <w:tc>
          <w:tcPr>
            <w:tcW w:w="5200" w:type="dxa"/>
            <w:noWrap w:val="0"/>
            <w:vAlign w:val="center"/>
          </w:tcPr>
          <w:p w14:paraId="6F11FB04">
            <w:pPr>
              <w:widowControl/>
              <w:ind w:left="0" w:leftChars="0" w:firstLine="0" w:firstLineChars="0"/>
              <w:rPr>
                <w:rFonts w:hint="default" w:ascii="Times New Roman" w:hAnsi="Times New Roman" w:cs="Arial"/>
                <w:color w:val="auto"/>
                <w:kern w:val="0"/>
                <w:lang w:val="en-US" w:eastAsia="zh-CN"/>
              </w:rPr>
            </w:pPr>
            <w:r>
              <w:rPr>
                <w:rFonts w:hint="eastAsia" w:ascii="Times New Roman" w:hAnsi="Times New Roman" w:cs="Arial"/>
                <w:color w:val="auto"/>
                <w:kern w:val="0"/>
                <w:lang w:val="en-US" w:eastAsia="zh-CN"/>
              </w:rPr>
              <w:t>LED*</w:t>
            </w:r>
            <w:r>
              <w:rPr>
                <w:rFonts w:hint="default" w:ascii="Times New Roman" w:hAnsi="Times New Roman" w:cs="Arial"/>
                <w:color w:val="auto"/>
                <w:kern w:val="0"/>
                <w:lang w:val="en-US" w:eastAsia="zh-CN"/>
              </w:rPr>
              <w:t>3</w:t>
            </w:r>
          </w:p>
        </w:tc>
      </w:tr>
      <w:tr w14:paraId="3610B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1A114B1A">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环境</w:t>
            </w:r>
          </w:p>
        </w:tc>
        <w:tc>
          <w:tcPr>
            <w:tcW w:w="1636" w:type="dxa"/>
            <w:noWrap w:val="0"/>
            <w:vAlign w:val="center"/>
          </w:tcPr>
          <w:p w14:paraId="4F4148A3">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工作温度、湿度</w:t>
            </w:r>
          </w:p>
        </w:tc>
        <w:tc>
          <w:tcPr>
            <w:tcW w:w="5200" w:type="dxa"/>
            <w:noWrap w:val="0"/>
            <w:vAlign w:val="center"/>
          </w:tcPr>
          <w:p w14:paraId="52478A03">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w:t>
            </w:r>
            <w:r>
              <w:rPr>
                <w:rFonts w:hint="eastAsia" w:ascii="Times New Roman" w:hAnsi="Times New Roman" w:cs="Arial"/>
                <w:kern w:val="0"/>
                <w:lang w:val="en-US" w:eastAsia="zh-CN"/>
              </w:rPr>
              <w:t>5</w:t>
            </w:r>
            <w:r>
              <w:rPr>
                <w:rFonts w:hint="eastAsia" w:ascii="Times New Roman" w:hAnsi="Times New Roman" w:cs="Arial"/>
                <w:kern w:val="0"/>
                <w:lang w:eastAsia="en-US"/>
              </w:rPr>
              <w:t>℃</w:t>
            </w:r>
            <w:r>
              <w:rPr>
                <w:rFonts w:hint="eastAsia" w:ascii="Times New Roman" w:hAnsi="Times New Roman" w:cs="Arial"/>
                <w:kern w:val="0"/>
                <w:lang w:val="en-US" w:eastAsia="zh-CN"/>
              </w:rPr>
              <w:t>/0~70℃，</w:t>
            </w:r>
            <w:r>
              <w:rPr>
                <w:rFonts w:ascii="Times New Roman" w:hAnsi="Times New Roman" w:cs="Arial"/>
                <w:kern w:val="0"/>
                <w:lang w:eastAsia="en-US"/>
              </w:rPr>
              <w:t>5～95% RH</w:t>
            </w:r>
          </w:p>
        </w:tc>
      </w:tr>
      <w:tr w14:paraId="62CE5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1843FE34">
            <w:pPr>
              <w:widowControl w:val="0"/>
              <w:jc w:val="center"/>
              <w:rPr>
                <w:rFonts w:ascii="Times New Roman" w:hAnsi="Times New Roman" w:cs="Arial"/>
                <w:kern w:val="0"/>
                <w:lang w:eastAsia="en-US"/>
              </w:rPr>
            </w:pPr>
          </w:p>
        </w:tc>
        <w:tc>
          <w:tcPr>
            <w:tcW w:w="1636" w:type="dxa"/>
            <w:noWrap w:val="0"/>
            <w:vAlign w:val="center"/>
          </w:tcPr>
          <w:p w14:paraId="1397FC85">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存储温度、湿度</w:t>
            </w:r>
          </w:p>
        </w:tc>
        <w:tc>
          <w:tcPr>
            <w:tcW w:w="5200" w:type="dxa"/>
            <w:noWrap w:val="0"/>
            <w:vAlign w:val="center"/>
          </w:tcPr>
          <w:p w14:paraId="12145FD2">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-40～85</w:t>
            </w:r>
            <w:r>
              <w:rPr>
                <w:rFonts w:hint="eastAsia" w:ascii="Times New Roman" w:hAnsi="Times New Roman" w:cs="Arial"/>
                <w:kern w:val="0"/>
                <w:lang w:eastAsia="en-US"/>
              </w:rPr>
              <w:t>℃</w:t>
            </w:r>
            <w:r>
              <w:rPr>
                <w:rFonts w:ascii="Times New Roman" w:hAnsi="Times New Roman" w:cs="Arial"/>
                <w:kern w:val="0"/>
                <w:lang w:eastAsia="en-US"/>
              </w:rPr>
              <w:t>，5～95% RH</w:t>
            </w:r>
          </w:p>
        </w:tc>
      </w:tr>
      <w:tr w14:paraId="7022D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restart"/>
            <w:noWrap w:val="0"/>
            <w:vAlign w:val="center"/>
          </w:tcPr>
          <w:p w14:paraId="273DF06D">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其他</w:t>
            </w:r>
          </w:p>
        </w:tc>
        <w:tc>
          <w:tcPr>
            <w:tcW w:w="1636" w:type="dxa"/>
            <w:noWrap w:val="0"/>
            <w:vAlign w:val="center"/>
          </w:tcPr>
          <w:p w14:paraId="44100EB4">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外壳</w:t>
            </w:r>
          </w:p>
        </w:tc>
        <w:tc>
          <w:tcPr>
            <w:tcW w:w="5200" w:type="dxa"/>
            <w:noWrap w:val="0"/>
            <w:vAlign w:val="center"/>
          </w:tcPr>
          <w:p w14:paraId="207D2419">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铝合金外壳+不锈钢</w:t>
            </w:r>
          </w:p>
        </w:tc>
      </w:tr>
      <w:tr w14:paraId="29B27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6AC2888E">
            <w:pPr>
              <w:widowControl w:val="0"/>
              <w:jc w:val="center"/>
              <w:rPr>
                <w:rFonts w:ascii="Times New Roman" w:hAnsi="Times New Roman" w:cs="Arial"/>
                <w:kern w:val="0"/>
                <w:lang w:eastAsia="en-US"/>
              </w:rPr>
            </w:pPr>
          </w:p>
        </w:tc>
        <w:tc>
          <w:tcPr>
            <w:tcW w:w="1636" w:type="dxa"/>
            <w:noWrap w:val="0"/>
            <w:vAlign w:val="center"/>
          </w:tcPr>
          <w:p w14:paraId="18596945">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尺寸</w:t>
            </w:r>
          </w:p>
        </w:tc>
        <w:tc>
          <w:tcPr>
            <w:tcW w:w="5200" w:type="dxa"/>
            <w:noWrap w:val="0"/>
            <w:vAlign w:val="center"/>
          </w:tcPr>
          <w:p w14:paraId="7899CFFB">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Times New Roman" w:eastAsiaTheme="minorEastAsia"/>
                <w:kern w:val="2"/>
                <w:sz w:val="22"/>
                <w:szCs w:val="22"/>
                <w:lang w:val="en-US" w:eastAsia="zh-CN" w:bidi="ar-SA"/>
              </w:rPr>
              <w:t>110*</w:t>
            </w:r>
            <w:r>
              <w:rPr>
                <w:rFonts w:hint="eastAsia" w:ascii="Times New Roman" w:hAnsi="Times New Roman" w:cs="Times New Roman"/>
                <w:kern w:val="2"/>
                <w:sz w:val="22"/>
                <w:szCs w:val="22"/>
                <w:lang w:val="en-US" w:eastAsia="zh-CN" w:bidi="ar-SA"/>
              </w:rPr>
              <w:t>92</w:t>
            </w:r>
            <w:r>
              <w:rPr>
                <w:rFonts w:hint="eastAsia" w:ascii="Times New Roman" w:hAnsi="Times New Roman" w:cs="Times New Roman" w:eastAsiaTheme="minorEastAsia"/>
                <w:kern w:val="2"/>
                <w:sz w:val="22"/>
                <w:szCs w:val="22"/>
                <w:lang w:val="en-US" w:eastAsia="zh-CN" w:bidi="ar-SA"/>
              </w:rPr>
              <w:t>*</w:t>
            </w:r>
            <w:r>
              <w:rPr>
                <w:rFonts w:hint="eastAsia" w:ascii="Times New Roman" w:hAnsi="Times New Roman" w:cs="Times New Roman"/>
                <w:kern w:val="2"/>
                <w:sz w:val="22"/>
                <w:szCs w:val="22"/>
                <w:lang w:val="en-US" w:eastAsia="zh-CN" w:bidi="ar-SA"/>
              </w:rPr>
              <w:t>38</w:t>
            </w:r>
            <w:r>
              <w:rPr>
                <w:rFonts w:hint="eastAsia" w:ascii="Times New Roman" w:hAnsi="Times New Roman" w:cs="Times New Roman" w:eastAsiaTheme="minorEastAsia"/>
                <w:kern w:val="2"/>
                <w:sz w:val="22"/>
                <w:szCs w:val="22"/>
                <w:lang w:val="en-US" w:eastAsia="zh-CN" w:bidi="ar-SA"/>
              </w:rPr>
              <w:t>mm</w:t>
            </w:r>
          </w:p>
        </w:tc>
      </w:tr>
      <w:tr w14:paraId="7D268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20E328F5">
            <w:pPr>
              <w:widowControl w:val="0"/>
              <w:jc w:val="center"/>
              <w:rPr>
                <w:rFonts w:ascii="Times New Roman" w:hAnsi="Times New Roman" w:cs="Arial"/>
                <w:kern w:val="0"/>
                <w:lang w:eastAsia="en-US"/>
              </w:rPr>
            </w:pPr>
          </w:p>
        </w:tc>
        <w:tc>
          <w:tcPr>
            <w:tcW w:w="1636" w:type="dxa"/>
            <w:noWrap w:val="0"/>
            <w:vAlign w:val="center"/>
          </w:tcPr>
          <w:p w14:paraId="2983A177">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防护等级</w:t>
            </w:r>
          </w:p>
        </w:tc>
        <w:tc>
          <w:tcPr>
            <w:tcW w:w="5200" w:type="dxa"/>
            <w:noWrap w:val="0"/>
            <w:vAlign w:val="center"/>
          </w:tcPr>
          <w:p w14:paraId="65AF953B">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IP30</w:t>
            </w:r>
          </w:p>
        </w:tc>
      </w:tr>
      <w:tr w14:paraId="5F5B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05D11A69">
            <w:pPr>
              <w:widowControl w:val="0"/>
              <w:jc w:val="center"/>
              <w:rPr>
                <w:rFonts w:ascii="Times New Roman" w:hAnsi="Times New Roman" w:cs="Arial"/>
                <w:kern w:val="0"/>
                <w:lang w:eastAsia="en-US"/>
              </w:rPr>
            </w:pPr>
          </w:p>
        </w:tc>
        <w:tc>
          <w:tcPr>
            <w:tcW w:w="1636" w:type="dxa"/>
            <w:noWrap w:val="0"/>
            <w:vAlign w:val="center"/>
          </w:tcPr>
          <w:p w14:paraId="04717BE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安装方式</w:t>
            </w:r>
          </w:p>
        </w:tc>
        <w:tc>
          <w:tcPr>
            <w:tcW w:w="5200" w:type="dxa"/>
            <w:noWrap w:val="0"/>
            <w:vAlign w:val="center"/>
          </w:tcPr>
          <w:p w14:paraId="635AB09F">
            <w:pPr>
              <w:widowControl w:val="0"/>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DIN35导轨安装</w:t>
            </w:r>
          </w:p>
        </w:tc>
      </w:tr>
      <w:tr w14:paraId="714AB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5" w:type="dxa"/>
            <w:vMerge w:val="continue"/>
            <w:noWrap w:val="0"/>
            <w:vAlign w:val="center"/>
          </w:tcPr>
          <w:p w14:paraId="0526A0F4">
            <w:pPr>
              <w:widowControl w:val="0"/>
              <w:jc w:val="center"/>
              <w:rPr>
                <w:rFonts w:hint="eastAsia" w:ascii="Times New Roman" w:hAnsi="Times New Roman" w:cs="Arial" w:eastAsiaTheme="minorEastAsia"/>
                <w:kern w:val="0"/>
                <w:lang w:val="en-US" w:eastAsia="zh-CN"/>
              </w:rPr>
            </w:pPr>
          </w:p>
        </w:tc>
        <w:tc>
          <w:tcPr>
            <w:tcW w:w="1636" w:type="dxa"/>
            <w:noWrap w:val="0"/>
            <w:vAlign w:val="center"/>
          </w:tcPr>
          <w:p w14:paraId="008A457F">
            <w:pPr>
              <w:widowControl w:val="0"/>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系统</w:t>
            </w:r>
          </w:p>
        </w:tc>
        <w:tc>
          <w:tcPr>
            <w:tcW w:w="5200" w:type="dxa"/>
            <w:noWrap w:val="0"/>
            <w:vAlign w:val="center"/>
          </w:tcPr>
          <w:p w14:paraId="1AF44837">
            <w:pPr>
              <w:widowControl w:val="0"/>
              <w:ind w:left="0" w:leftChars="0" w:firstLine="0" w:firstLineChars="0"/>
              <w:rPr>
                <w:ins w:id="1955" w:author="L" w:date="2026-08-26T11:07:38Z"/>
                <w:rFonts w:hint="eastAsia" w:ascii="Times New Roman" w:hAnsi="Times New Roman" w:cs="Arial"/>
                <w:kern w:val="0"/>
                <w:lang w:eastAsia="en-US"/>
              </w:rPr>
            </w:pPr>
            <w:ins w:id="1956" w:author="L" w:date="2026-08-26T11:07:38Z">
              <w:r>
                <w:rPr>
                  <w:rFonts w:hint="eastAsia" w:ascii="Times New Roman" w:hAnsi="Times New Roman" w:cs="Arial"/>
                  <w:kern w:val="0"/>
                  <w:lang w:eastAsia="en-US"/>
                </w:rPr>
                <w:t>Yocto 3.1(dunfell)(Linux-5.10.168、Linux-RT-5.10.168)</w:t>
              </w:r>
            </w:ins>
          </w:p>
          <w:p w14:paraId="1EE8B6E9">
            <w:pPr>
              <w:widowControl w:val="0"/>
              <w:ind w:left="0" w:leftChars="0" w:firstLine="0" w:firstLineChars="0"/>
              <w:rPr>
                <w:ins w:id="1957" w:author="L" w:date="2026-08-26T11:07:38Z"/>
                <w:rFonts w:hint="eastAsia" w:ascii="Times New Roman" w:hAnsi="Times New Roman" w:cs="Arial"/>
                <w:kern w:val="0"/>
                <w:lang w:eastAsia="en-US"/>
              </w:rPr>
            </w:pPr>
            <w:ins w:id="1958" w:author="L" w:date="2026-08-26T11:07:38Z">
              <w:r>
                <w:rPr>
                  <w:rFonts w:hint="eastAsia" w:ascii="Times New Roman" w:hAnsi="Times New Roman" w:cs="Arial"/>
                  <w:kern w:val="0"/>
                  <w:lang w:eastAsia="en-US"/>
                </w:rPr>
                <w:t>Yocto 4.0(kirkstone)(Linux-6.1.80、Linux-RT-6.1.80)</w:t>
              </w:r>
            </w:ins>
          </w:p>
          <w:p w14:paraId="27CC61F6">
            <w:pPr>
              <w:widowControl w:val="0"/>
              <w:ind w:left="0" w:leftChars="0" w:firstLine="0" w:firstLineChars="0"/>
              <w:rPr>
                <w:rFonts w:hint="eastAsia" w:ascii="Times New Roman" w:hAnsi="Times New Roman" w:cs="Arial"/>
                <w:kern w:val="0"/>
                <w:lang w:eastAsia="en-US"/>
              </w:rPr>
            </w:pPr>
            <w:ins w:id="1959" w:author="L" w:date="2026-08-26T11:07:38Z">
              <w:r>
                <w:rPr>
                  <w:rFonts w:hint="eastAsia" w:ascii="Times New Roman" w:hAnsi="Times New Roman" w:cs="Arial"/>
                  <w:kern w:val="0"/>
                  <w:lang w:eastAsia="en-US"/>
                </w:rPr>
                <w:t>Debian 12</w:t>
              </w:r>
            </w:ins>
            <w:del w:id="1960" w:author="L" w:date="2026-08-26T11:07:38Z">
              <w:r>
                <w:rPr>
                  <w:rFonts w:hint="eastAsia" w:ascii="Times New Roman" w:hAnsi="Times New Roman" w:cs="Arial"/>
                  <w:kern w:val="0"/>
                  <w:lang w:eastAsia="en-US"/>
                </w:rPr>
                <w:delText>Linux-4.9.170</w:delText>
              </w:r>
            </w:del>
          </w:p>
        </w:tc>
      </w:tr>
    </w:tbl>
    <w:p w14:paraId="3CFB4377">
      <w:pPr>
        <w:pStyle w:val="12"/>
        <w:ind w:left="0" w:leftChars="0" w:firstLine="420" w:firstLineChars="0"/>
        <w:jc w:val="left"/>
        <w:outlineLvl w:val="9"/>
        <w:rPr>
          <w:rFonts w:hint="default" w:ascii="Times New Roman" w:hAnsi="Times New Roman" w:eastAsia="宋体" w:cs="宋体"/>
          <w:b/>
          <w:bCs/>
          <w:iCs/>
          <w:color w:val="000000"/>
          <w:sz w:val="24"/>
          <w:szCs w:val="24"/>
          <w:lang w:val="en-US" w:eastAsia="zh-CN"/>
        </w:rPr>
      </w:pPr>
    </w:p>
    <w:p w14:paraId="1FBBE3F3">
      <w:pPr>
        <w:pStyle w:val="12"/>
        <w:ind w:left="0" w:leftChars="0" w:firstLine="0" w:firstLineChars="0"/>
        <w:jc w:val="left"/>
        <w:outlineLvl w:val="1"/>
        <w:rPr>
          <w:rFonts w:hint="eastAsia" w:ascii="Times New Roman" w:hAnsi="Times New Roman" w:eastAsia="宋体" w:cs="宋体"/>
          <w:b/>
          <w:bCs/>
          <w:iCs/>
          <w:color w:val="000000"/>
          <w:kern w:val="2"/>
          <w:sz w:val="32"/>
          <w:szCs w:val="32"/>
          <w:lang w:val="en-US" w:eastAsia="zh-CN" w:bidi="ar-SA"/>
        </w:rPr>
      </w:pPr>
      <w:bookmarkStart w:id="21" w:name="_Toc27122"/>
      <w:bookmarkStart w:id="22" w:name="_Toc18903"/>
      <w:bookmarkStart w:id="23" w:name="_Toc15838"/>
      <w:bookmarkStart w:id="24" w:name="_Toc9823"/>
      <w:r>
        <w:rPr>
          <w:rFonts w:hint="eastAsia" w:ascii="Times New Roman" w:hAnsi="Times New Roman" w:eastAsia="宋体" w:cs="宋体"/>
          <w:b/>
          <w:bCs/>
          <w:iCs/>
          <w:color w:val="000000"/>
          <w:kern w:val="2"/>
          <w:sz w:val="32"/>
          <w:szCs w:val="32"/>
          <w:lang w:val="en-US" w:eastAsia="zh-CN" w:bidi="ar-SA"/>
        </w:rPr>
        <w:t>1.4设备选型</w:t>
      </w:r>
      <w:bookmarkEnd w:id="21"/>
      <w:bookmarkEnd w:id="22"/>
      <w:bookmarkEnd w:id="23"/>
      <w:bookmarkEnd w:id="24"/>
    </w:p>
    <w:p w14:paraId="01AA9937">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25" w:name="_Toc11183"/>
      <w:bookmarkStart w:id="26" w:name="_Toc28447"/>
      <w:bookmarkStart w:id="27" w:name="_Toc24811"/>
      <w:bookmarkStart w:id="28" w:name="_Toc9344"/>
      <w:r>
        <w:rPr>
          <w:rFonts w:hint="eastAsia" w:ascii="Times New Roman" w:hAnsi="Times New Roman" w:eastAsia="宋体" w:cs="宋体"/>
          <w:b/>
          <w:bCs/>
          <w:iCs/>
          <w:color w:val="000000"/>
          <w:kern w:val="2"/>
          <w:sz w:val="28"/>
          <w:szCs w:val="28"/>
          <w:lang w:val="en-US" w:eastAsia="zh-CN" w:bidi="ar-SA"/>
        </w:rPr>
        <w:t>1.4.1主型号选型</w:t>
      </w:r>
      <w:bookmarkEnd w:id="25"/>
      <w:bookmarkEnd w:id="26"/>
      <w:bookmarkEnd w:id="27"/>
      <w:bookmarkEnd w:id="28"/>
    </w:p>
    <w:tbl>
      <w:tblPr>
        <w:tblStyle w:val="14"/>
        <w:tblpPr w:leftFromText="180" w:rightFromText="180" w:vertAnchor="text" w:horzAnchor="page" w:tblpX="1780" w:tblpY="561"/>
        <w:tblOverlap w:val="never"/>
        <w:tblW w:w="50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3031"/>
        <w:gridCol w:w="623"/>
        <w:gridCol w:w="799"/>
        <w:gridCol w:w="1171"/>
        <w:gridCol w:w="1523"/>
      </w:tblGrid>
      <w:tr w14:paraId="34A3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811"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1D8CF6B2">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型号</w:t>
            </w:r>
          </w:p>
        </w:tc>
        <w:tc>
          <w:tcPr>
            <w:tcW w:w="177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DEF8B97">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ETH</w:t>
            </w:r>
          </w:p>
        </w:tc>
        <w:tc>
          <w:tcPr>
            <w:tcW w:w="365"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7BC8AE">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USB</w:t>
            </w:r>
          </w:p>
        </w:tc>
        <w:tc>
          <w:tcPr>
            <w:tcW w:w="46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4C32850">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HDMI</w:t>
            </w:r>
          </w:p>
        </w:tc>
        <w:tc>
          <w:tcPr>
            <w:tcW w:w="68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AF2BB58">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N板IO槽</w:t>
            </w:r>
          </w:p>
        </w:tc>
        <w:tc>
          <w:tcPr>
            <w:tcW w:w="892"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6B2FD2C">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尺寸</w:t>
            </w:r>
          </w:p>
        </w:tc>
      </w:tr>
      <w:tr w14:paraId="0B5A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309489E">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BL235</w:t>
            </w:r>
          </w:p>
        </w:tc>
        <w:tc>
          <w:tcPr>
            <w:tcW w:w="17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FE3891">
            <w:pPr>
              <w:pStyle w:val="12"/>
              <w:ind w:left="0" w:leftChars="0" w:firstLine="0" w:firstLineChars="0"/>
              <w:jc w:val="center"/>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2x100M</w:t>
            </w:r>
          </w:p>
        </w:tc>
        <w:tc>
          <w:tcPr>
            <w:tcW w:w="36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43388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4973C9">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0</w:t>
            </w:r>
          </w:p>
        </w:tc>
        <w:tc>
          <w:tcPr>
            <w:tcW w:w="6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E5F10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8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2BC1B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r w14:paraId="193D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2AF59B8">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BL235A</w:t>
            </w:r>
          </w:p>
        </w:tc>
        <w:tc>
          <w:tcPr>
            <w:tcW w:w="17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ABC87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3x100M</w:t>
            </w:r>
          </w:p>
        </w:tc>
        <w:tc>
          <w:tcPr>
            <w:tcW w:w="36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19A9A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012540">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6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64607A">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8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B4FCE0">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bl>
    <w:p w14:paraId="2E6BA9EF">
      <w:pPr>
        <w:pStyle w:val="12"/>
        <w:ind w:left="5" w:leftChars="-4" w:hanging="13" w:hangingChars="7"/>
        <w:jc w:val="center"/>
        <w:rPr>
          <w:rFonts w:hint="eastAsia" w:ascii="Times New Roman" w:hAnsi="Times New Roman" w:cs="Times New Roman" w:eastAsiaTheme="minorEastAsia"/>
          <w:b/>
          <w:bCs/>
          <w:sz w:val="18"/>
          <w:szCs w:val="18"/>
          <w:lang w:val="en-US" w:eastAsia="zh-CN"/>
        </w:rPr>
      </w:pPr>
      <w:r>
        <w:rPr>
          <w:rFonts w:hint="eastAsia" w:ascii="Times New Roman" w:hAnsi="Times New Roman" w:cs="Times New Roman"/>
          <w:b/>
          <w:bCs/>
          <w:sz w:val="18"/>
          <w:szCs w:val="18"/>
          <w:lang w:val="en-US" w:eastAsia="zh-CN"/>
        </w:rPr>
        <w:t>BL235</w:t>
      </w:r>
      <w:r>
        <w:rPr>
          <w:rFonts w:hint="eastAsia" w:ascii="Times New Roman" w:hAnsi="Times New Roman" w:cs="Times New Roman" w:eastAsiaTheme="minorEastAsia"/>
          <w:b/>
          <w:bCs/>
          <w:sz w:val="18"/>
          <w:szCs w:val="18"/>
          <w:lang w:val="en-US" w:eastAsia="zh-CN"/>
        </w:rPr>
        <w:t>系列选型</w:t>
      </w:r>
    </w:p>
    <w:p w14:paraId="5A43AC0B">
      <w:pPr>
        <w:pStyle w:val="12"/>
        <w:ind w:left="5" w:leftChars="-4" w:hanging="13" w:hangingChars="7"/>
        <w:jc w:val="center"/>
        <w:rPr>
          <w:rFonts w:hint="default" w:ascii="Times New Roman" w:hAnsi="Times New Roman" w:cs="Times New Roman" w:eastAsiaTheme="minorEastAsia"/>
          <w:b/>
          <w:bCs/>
          <w:sz w:val="18"/>
          <w:szCs w:val="18"/>
          <w:lang w:val="en-US" w:eastAsia="zh-CN"/>
        </w:rPr>
      </w:pPr>
    </w:p>
    <w:p w14:paraId="3EAEC295">
      <w:pPr>
        <w:pStyle w:val="12"/>
        <w:ind w:left="0" w:leftChars="0" w:firstLine="0" w:firstLineChars="0"/>
        <w:jc w:val="left"/>
        <w:outlineLvl w:val="2"/>
        <w:rPr>
          <w:rFonts w:hint="default"/>
          <w:lang w:val="en-GB" w:eastAsia="zh-CN"/>
        </w:rPr>
      </w:pPr>
      <w:bookmarkStart w:id="29" w:name="_Toc8444"/>
      <w:bookmarkStart w:id="30" w:name="_Toc9454"/>
      <w:bookmarkStart w:id="31" w:name="_Toc4772"/>
      <w:bookmarkStart w:id="32" w:name="_Toc5773"/>
      <w:r>
        <w:rPr>
          <w:rFonts w:hint="eastAsia" w:ascii="Times New Roman" w:hAnsi="Times New Roman" w:eastAsia="宋体" w:cs="宋体"/>
          <w:b/>
          <w:bCs/>
          <w:iCs/>
          <w:color w:val="000000"/>
          <w:kern w:val="2"/>
          <w:sz w:val="28"/>
          <w:szCs w:val="28"/>
          <w:lang w:val="en-US" w:eastAsia="zh-CN" w:bidi="ar-SA"/>
        </w:rPr>
        <w:t>1.4.2 SOM选型表</w:t>
      </w:r>
      <w:bookmarkEnd w:id="29"/>
      <w:bookmarkEnd w:id="30"/>
      <w:bookmarkEnd w:id="31"/>
      <w:bookmarkEnd w:id="32"/>
      <w:r>
        <w:rPr>
          <w:rFonts w:hint="default" w:ascii="Times New Roman" w:hAnsi="Times New Roman" w:eastAsia="宋体" w:cs="宋体"/>
          <w:b/>
          <w:bCs/>
          <w:iCs/>
          <w:color w:val="000000"/>
          <w:kern w:val="2"/>
          <w:sz w:val="28"/>
          <w:szCs w:val="28"/>
          <w:lang w:val="en-US" w:eastAsia="zh-CN" w:bidi="ar-SA"/>
        </w:rPr>
        <w:tab/>
      </w:r>
    </w:p>
    <w:p w14:paraId="6F3E972E">
      <w:pPr>
        <w:pStyle w:val="12"/>
        <w:ind w:left="0" w:leftChars="0" w:firstLine="0" w:firstLineChars="0"/>
        <w:jc w:val="left"/>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可以根据需求，选择合适的ROM、RAM以及温度等级。</w:t>
      </w:r>
    </w:p>
    <w:p w14:paraId="3D1141B0">
      <w:pPr>
        <w:pStyle w:val="12"/>
        <w:ind w:left="11" w:hanging="11"/>
        <w:jc w:val="center"/>
        <w:rPr>
          <w:rFonts w:hint="default"/>
          <w:lang w:val="en-US" w:eastAsia="zh-CN"/>
        </w:rPr>
      </w:pPr>
      <w:r>
        <w:rPr>
          <w:rFonts w:hint="eastAsia" w:ascii="Times New Roman" w:hAnsi="Times New Roman" w:cs="Times New Roman"/>
          <w:b/>
          <w:bCs/>
          <w:lang w:eastAsia="zh-CN"/>
        </w:rPr>
        <w:t>BL2</w:t>
      </w:r>
      <w:r>
        <w:rPr>
          <w:rFonts w:hint="eastAsia" w:ascii="Times New Roman" w:hAnsi="Times New Roman" w:cs="Times New Roman"/>
          <w:b/>
          <w:bCs/>
          <w:lang w:val="en-US" w:eastAsia="zh-CN"/>
        </w:rPr>
        <w:t>35</w:t>
      </w:r>
      <w:r>
        <w:rPr>
          <w:rFonts w:hint="eastAsia" w:ascii="Times New Roman" w:hAnsi="Times New Roman" w:cs="Times New Roman"/>
          <w:b/>
          <w:bCs/>
        </w:rPr>
        <w:t>系列SOM选型表</w:t>
      </w:r>
    </w:p>
    <w:tbl>
      <w:tblPr>
        <w:tblStyle w:val="14"/>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4"/>
        <w:gridCol w:w="1358"/>
        <w:gridCol w:w="987"/>
        <w:gridCol w:w="1525"/>
        <w:gridCol w:w="1014"/>
        <w:gridCol w:w="874"/>
        <w:gridCol w:w="1560"/>
      </w:tblGrid>
      <w:tr w14:paraId="28E3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94" w:type="dxa"/>
            <w:shd w:val="clear" w:color="auto" w:fill="D8D8D8" w:themeFill="background1" w:themeFillShade="D9"/>
          </w:tcPr>
          <w:p w14:paraId="40638976">
            <w:pPr>
              <w:widowControl w:val="0"/>
              <w:wordWrap w:val="0"/>
              <w:spacing w:before="22" w:after="120"/>
              <w:ind w:left="-5" w:leftChars="0" w:firstLine="5"/>
              <w:jc w:val="left"/>
              <w:rPr>
                <w:rFonts w:hint="eastAsia" w:asciiTheme="minorEastAsia" w:hAnsiTheme="minorEastAsia" w:eastAsiaTheme="minorEastAsia" w:cstheme="minorBidi"/>
                <w:b/>
                <w:bCs/>
                <w:kern w:val="2"/>
                <w:sz w:val="18"/>
                <w:szCs w:val="18"/>
                <w:lang w:val="en-US" w:eastAsia="zh-CN" w:bidi="ar-SA"/>
              </w:rPr>
            </w:pPr>
            <w:r>
              <w:rPr>
                <w:rFonts w:hint="eastAsia" w:asciiTheme="minorEastAsia" w:hAnsiTheme="minorEastAsia" w:eastAsiaTheme="minorEastAsia" w:cstheme="minorBidi"/>
                <w:b/>
                <w:bCs/>
                <w:kern w:val="2"/>
                <w:sz w:val="18"/>
                <w:szCs w:val="18"/>
                <w:lang w:val="en-US" w:eastAsia="zh-CN" w:bidi="ar-SA"/>
              </w:rPr>
              <w:t>型号</w:t>
            </w:r>
          </w:p>
        </w:tc>
        <w:tc>
          <w:tcPr>
            <w:tcW w:w="1586" w:type="dxa"/>
            <w:shd w:val="clear" w:color="auto" w:fill="D8D8D8" w:themeFill="background1" w:themeFillShade="D9"/>
          </w:tcPr>
          <w:p w14:paraId="34C51782">
            <w:pPr>
              <w:widowControl w:val="0"/>
              <w:wordWrap w:val="0"/>
              <w:spacing w:before="22" w:after="120"/>
              <w:ind w:left="-5" w:leftChars="0" w:firstLine="5"/>
              <w:jc w:val="left"/>
              <w:rPr>
                <w:rFonts w:hint="eastAsia" w:asciiTheme="minorEastAsia" w:hAnsiTheme="minorEastAsia" w:eastAsiaTheme="minorEastAsia" w:cstheme="minorBidi"/>
                <w:b/>
                <w:bCs/>
                <w:kern w:val="2"/>
                <w:sz w:val="18"/>
                <w:szCs w:val="18"/>
                <w:lang w:val="en-US" w:eastAsia="zh-CN" w:bidi="ar-SA"/>
              </w:rPr>
            </w:pPr>
            <w:r>
              <w:rPr>
                <w:rFonts w:hint="default" w:ascii="Times New Roman" w:hAnsi="Times New Roman" w:cs="Times New Roman" w:eastAsiaTheme="minorEastAsia"/>
                <w:b/>
                <w:bCs/>
                <w:kern w:val="2"/>
                <w:sz w:val="18"/>
                <w:szCs w:val="18"/>
                <w:lang w:val="en-US" w:eastAsia="zh-CN" w:bidi="ar-SA"/>
              </w:rPr>
              <w:t>MCU</w:t>
            </w:r>
          </w:p>
        </w:tc>
        <w:tc>
          <w:tcPr>
            <w:tcW w:w="1125" w:type="dxa"/>
            <w:shd w:val="clear" w:color="auto" w:fill="D8D8D8" w:themeFill="background1" w:themeFillShade="D9"/>
          </w:tcPr>
          <w:p w14:paraId="38F1C78D">
            <w:pPr>
              <w:widowControl w:val="0"/>
              <w:wordWrap w:val="0"/>
              <w:spacing w:before="22" w:after="120"/>
              <w:ind w:left="-5" w:leftChars="0" w:firstLine="5"/>
              <w:jc w:val="left"/>
              <w:rPr>
                <w:rFonts w:hint="eastAsia" w:asciiTheme="minorEastAsia" w:hAnsiTheme="minorEastAsia" w:eastAsiaTheme="minorEastAsia" w:cstheme="minorBidi"/>
                <w:b/>
                <w:bCs/>
                <w:kern w:val="2"/>
                <w:sz w:val="18"/>
                <w:szCs w:val="18"/>
                <w:lang w:val="en-US" w:eastAsia="zh-CN" w:bidi="ar-SA"/>
              </w:rPr>
            </w:pPr>
            <w:r>
              <w:rPr>
                <w:rFonts w:hint="eastAsia" w:asciiTheme="minorEastAsia" w:hAnsiTheme="minorEastAsia" w:eastAsiaTheme="minorEastAsia" w:cstheme="minorBidi"/>
                <w:b/>
                <w:bCs/>
                <w:kern w:val="2"/>
                <w:sz w:val="18"/>
                <w:szCs w:val="18"/>
                <w:lang w:val="en-US" w:eastAsia="zh-CN" w:bidi="ar-SA"/>
              </w:rPr>
              <w:t>主频</w:t>
            </w:r>
          </w:p>
        </w:tc>
        <w:tc>
          <w:tcPr>
            <w:tcW w:w="1789" w:type="dxa"/>
            <w:shd w:val="clear" w:color="auto" w:fill="D8D8D8" w:themeFill="background1" w:themeFillShade="D9"/>
          </w:tcPr>
          <w:p w14:paraId="40B1C9D7">
            <w:pPr>
              <w:widowControl w:val="0"/>
              <w:wordWrap w:val="0"/>
              <w:spacing w:before="22" w:after="120"/>
              <w:ind w:left="-5" w:leftChars="0" w:firstLine="5"/>
              <w:jc w:val="left"/>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kern w:val="2"/>
                <w:sz w:val="18"/>
                <w:szCs w:val="18"/>
                <w:lang w:val="en-US" w:eastAsia="zh-CN" w:bidi="ar-SA"/>
              </w:rPr>
              <w:t>内核</w:t>
            </w:r>
          </w:p>
        </w:tc>
        <w:tc>
          <w:tcPr>
            <w:tcW w:w="1162" w:type="dxa"/>
            <w:shd w:val="clear" w:color="auto" w:fill="D8D8D8" w:themeFill="background1" w:themeFillShade="D9"/>
          </w:tcPr>
          <w:p w14:paraId="7EF054A4">
            <w:pPr>
              <w:widowControl w:val="0"/>
              <w:wordWrap w:val="0"/>
              <w:spacing w:before="22" w:after="120"/>
              <w:ind w:left="-5" w:leftChars="0" w:firstLine="5"/>
              <w:jc w:val="left"/>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kern w:val="2"/>
                <w:sz w:val="18"/>
                <w:szCs w:val="18"/>
                <w:lang w:val="en-US" w:eastAsia="zh-CN" w:bidi="ar-SA"/>
              </w:rPr>
              <w:t>eMMC</w:t>
            </w:r>
          </w:p>
        </w:tc>
        <w:tc>
          <w:tcPr>
            <w:tcW w:w="989" w:type="dxa"/>
            <w:shd w:val="clear" w:color="auto" w:fill="D8D8D8" w:themeFill="background1" w:themeFillShade="D9"/>
          </w:tcPr>
          <w:p w14:paraId="17CFCD6F">
            <w:pPr>
              <w:widowControl w:val="0"/>
              <w:wordWrap w:val="0"/>
              <w:spacing w:before="22" w:after="120"/>
              <w:ind w:left="-5" w:leftChars="0" w:firstLine="5"/>
              <w:jc w:val="left"/>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kern w:val="2"/>
                <w:sz w:val="18"/>
                <w:szCs w:val="18"/>
                <w:lang w:val="en-US" w:eastAsia="zh-CN" w:bidi="ar-SA"/>
              </w:rPr>
              <w:t>DDR4</w:t>
            </w:r>
          </w:p>
        </w:tc>
        <w:tc>
          <w:tcPr>
            <w:tcW w:w="1810" w:type="dxa"/>
            <w:shd w:val="clear" w:color="auto" w:fill="D8D8D8" w:themeFill="background1" w:themeFillShade="D9"/>
          </w:tcPr>
          <w:p w14:paraId="41DDB975">
            <w:pPr>
              <w:widowControl w:val="0"/>
              <w:wordWrap w:val="0"/>
              <w:spacing w:before="22" w:after="120"/>
              <w:ind w:left="-5" w:leftChars="0" w:firstLine="5"/>
              <w:jc w:val="left"/>
              <w:rPr>
                <w:rFonts w:hint="eastAsia" w:asciiTheme="minorEastAsia" w:hAnsiTheme="minorEastAsia" w:eastAsiaTheme="minorEastAsia" w:cstheme="minorBidi"/>
                <w:b/>
                <w:bCs/>
                <w:kern w:val="2"/>
                <w:sz w:val="18"/>
                <w:szCs w:val="18"/>
                <w:lang w:val="en-US" w:eastAsia="zh-CN" w:bidi="ar-SA"/>
              </w:rPr>
            </w:pPr>
            <w:r>
              <w:rPr>
                <w:rFonts w:hint="eastAsia" w:asciiTheme="minorEastAsia" w:hAnsiTheme="minorEastAsia" w:eastAsiaTheme="minorEastAsia" w:cstheme="minorBidi"/>
                <w:b/>
                <w:bCs/>
                <w:kern w:val="2"/>
                <w:sz w:val="18"/>
                <w:szCs w:val="18"/>
                <w:lang w:val="en-US" w:eastAsia="zh-CN" w:bidi="ar-SA"/>
              </w:rPr>
              <w:t>温度级别</w:t>
            </w:r>
          </w:p>
        </w:tc>
      </w:tr>
      <w:tr w14:paraId="26AC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94" w:type="dxa"/>
            <w:shd w:val="clear" w:color="auto" w:fill="D8D8D8" w:themeFill="background1" w:themeFillShade="D9"/>
          </w:tcPr>
          <w:p w14:paraId="662B70F7">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SOM350</w:t>
            </w:r>
          </w:p>
        </w:tc>
        <w:tc>
          <w:tcPr>
            <w:tcW w:w="1586" w:type="dxa"/>
          </w:tcPr>
          <w:p w14:paraId="58983DE2">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AM6232</w:t>
            </w:r>
          </w:p>
        </w:tc>
        <w:tc>
          <w:tcPr>
            <w:tcW w:w="1125" w:type="dxa"/>
          </w:tcPr>
          <w:p w14:paraId="2C3DAD6E">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1.4GHz</w:t>
            </w:r>
          </w:p>
        </w:tc>
        <w:tc>
          <w:tcPr>
            <w:tcW w:w="1789" w:type="dxa"/>
          </w:tcPr>
          <w:p w14:paraId="18EF84B6">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 x A53 + M4F</w:t>
            </w:r>
          </w:p>
        </w:tc>
        <w:tc>
          <w:tcPr>
            <w:tcW w:w="1162" w:type="dxa"/>
          </w:tcPr>
          <w:p w14:paraId="397DDAD4">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4GByte</w:t>
            </w:r>
          </w:p>
        </w:tc>
        <w:tc>
          <w:tcPr>
            <w:tcW w:w="989" w:type="dxa"/>
          </w:tcPr>
          <w:p w14:paraId="2A6E5553">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512MB</w:t>
            </w:r>
          </w:p>
        </w:tc>
        <w:tc>
          <w:tcPr>
            <w:tcW w:w="1810" w:type="dxa"/>
          </w:tcPr>
          <w:p w14:paraId="3FB113B5">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5CD4D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94" w:type="dxa"/>
            <w:shd w:val="clear" w:color="auto" w:fill="D8D8D8" w:themeFill="background1" w:themeFillShade="D9"/>
          </w:tcPr>
          <w:p w14:paraId="26F02D12">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SOM351</w:t>
            </w:r>
          </w:p>
        </w:tc>
        <w:tc>
          <w:tcPr>
            <w:tcW w:w="1586" w:type="dxa"/>
          </w:tcPr>
          <w:p w14:paraId="424005D7">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AM6232</w:t>
            </w:r>
          </w:p>
        </w:tc>
        <w:tc>
          <w:tcPr>
            <w:tcW w:w="1125" w:type="dxa"/>
          </w:tcPr>
          <w:p w14:paraId="5B69D2A2">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1.4GHz</w:t>
            </w:r>
          </w:p>
        </w:tc>
        <w:tc>
          <w:tcPr>
            <w:tcW w:w="1789" w:type="dxa"/>
          </w:tcPr>
          <w:p w14:paraId="76AD4152">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 x A53 + M4F</w:t>
            </w:r>
          </w:p>
        </w:tc>
        <w:tc>
          <w:tcPr>
            <w:tcW w:w="1162" w:type="dxa"/>
          </w:tcPr>
          <w:p w14:paraId="4D41135C">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8GByte</w:t>
            </w:r>
          </w:p>
        </w:tc>
        <w:tc>
          <w:tcPr>
            <w:tcW w:w="989" w:type="dxa"/>
          </w:tcPr>
          <w:p w14:paraId="61B6839D">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1GByte</w:t>
            </w:r>
          </w:p>
        </w:tc>
        <w:tc>
          <w:tcPr>
            <w:tcW w:w="1810" w:type="dxa"/>
          </w:tcPr>
          <w:p w14:paraId="7F1D0596">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05484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94" w:type="dxa"/>
            <w:shd w:val="clear" w:color="auto" w:fill="D8D8D8" w:themeFill="background1" w:themeFillShade="D9"/>
          </w:tcPr>
          <w:p w14:paraId="44FFC5E0">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SOM352</w:t>
            </w:r>
          </w:p>
        </w:tc>
        <w:tc>
          <w:tcPr>
            <w:tcW w:w="1586" w:type="dxa"/>
          </w:tcPr>
          <w:p w14:paraId="504B2722">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AM6254</w:t>
            </w:r>
          </w:p>
        </w:tc>
        <w:tc>
          <w:tcPr>
            <w:tcW w:w="1125" w:type="dxa"/>
          </w:tcPr>
          <w:p w14:paraId="048634B9">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1.4GHz</w:t>
            </w:r>
          </w:p>
        </w:tc>
        <w:tc>
          <w:tcPr>
            <w:tcW w:w="1789" w:type="dxa"/>
          </w:tcPr>
          <w:p w14:paraId="316C4423">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4 x A53 + M4F</w:t>
            </w:r>
          </w:p>
        </w:tc>
        <w:tc>
          <w:tcPr>
            <w:tcW w:w="1162" w:type="dxa"/>
          </w:tcPr>
          <w:p w14:paraId="4A314516">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8GByte</w:t>
            </w:r>
          </w:p>
        </w:tc>
        <w:tc>
          <w:tcPr>
            <w:tcW w:w="989" w:type="dxa"/>
          </w:tcPr>
          <w:p w14:paraId="7FF5091F">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1GByte</w:t>
            </w:r>
          </w:p>
        </w:tc>
        <w:tc>
          <w:tcPr>
            <w:tcW w:w="1810" w:type="dxa"/>
          </w:tcPr>
          <w:p w14:paraId="7260D6CA">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56E00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394" w:type="dxa"/>
            <w:shd w:val="clear" w:color="auto" w:fill="D8D8D8" w:themeFill="background1" w:themeFillShade="D9"/>
          </w:tcPr>
          <w:p w14:paraId="01256520">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SOM353</w:t>
            </w:r>
          </w:p>
        </w:tc>
        <w:tc>
          <w:tcPr>
            <w:tcW w:w="1586" w:type="dxa"/>
          </w:tcPr>
          <w:p w14:paraId="24E7316E">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AM6254</w:t>
            </w:r>
          </w:p>
        </w:tc>
        <w:tc>
          <w:tcPr>
            <w:tcW w:w="1125" w:type="dxa"/>
          </w:tcPr>
          <w:p w14:paraId="4035742F">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1.4GHz</w:t>
            </w:r>
          </w:p>
        </w:tc>
        <w:tc>
          <w:tcPr>
            <w:tcW w:w="1789" w:type="dxa"/>
          </w:tcPr>
          <w:p w14:paraId="4238ACFC">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4 x A53 + M4F</w:t>
            </w:r>
          </w:p>
        </w:tc>
        <w:tc>
          <w:tcPr>
            <w:tcW w:w="1162" w:type="dxa"/>
          </w:tcPr>
          <w:p w14:paraId="25B8FA4B">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8GByte</w:t>
            </w:r>
          </w:p>
        </w:tc>
        <w:tc>
          <w:tcPr>
            <w:tcW w:w="989" w:type="dxa"/>
          </w:tcPr>
          <w:p w14:paraId="3EA09763">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2GByte</w:t>
            </w:r>
          </w:p>
        </w:tc>
        <w:tc>
          <w:tcPr>
            <w:tcW w:w="1810" w:type="dxa"/>
          </w:tcPr>
          <w:p w14:paraId="598730D4">
            <w:pPr>
              <w:widowControl w:val="0"/>
              <w:wordWrap w:val="0"/>
              <w:spacing w:before="22" w:after="120"/>
              <w:ind w:left="4" w:leftChars="-4" w:hanging="12" w:hangingChars="7"/>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bl>
    <w:p w14:paraId="21EC1E04">
      <w:pPr>
        <w:rPr>
          <w:rFonts w:hint="default"/>
          <w:lang w:val="en-US" w:eastAsia="zh-CN"/>
        </w:rPr>
      </w:pPr>
    </w:p>
    <w:p w14:paraId="300E0AEF">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33" w:name="_Toc22596"/>
      <w:bookmarkStart w:id="34" w:name="_Toc6970"/>
      <w:bookmarkStart w:id="35" w:name="_Toc22845"/>
      <w:bookmarkStart w:id="36" w:name="_Toc13769"/>
      <w:r>
        <w:rPr>
          <w:rFonts w:hint="eastAsia" w:ascii="Times New Roman" w:hAnsi="Times New Roman" w:eastAsia="宋体" w:cs="宋体"/>
          <w:b/>
          <w:bCs/>
          <w:iCs/>
          <w:color w:val="000000"/>
          <w:kern w:val="2"/>
          <w:sz w:val="28"/>
          <w:szCs w:val="28"/>
          <w:lang w:val="en-US" w:eastAsia="zh-CN" w:bidi="ar-SA"/>
        </w:rPr>
        <w:t>1.4.3 X系列板选型</w:t>
      </w:r>
      <w:bookmarkEnd w:id="33"/>
      <w:bookmarkEnd w:id="34"/>
      <w:bookmarkEnd w:id="35"/>
      <w:bookmarkEnd w:id="36"/>
    </w:p>
    <w:p w14:paraId="5B7585C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可以根据需求，选择合适的X系列IO板，X系列IO板的PIN数要与外壳适配。</w:t>
      </w:r>
    </w:p>
    <w:p w14:paraId="6106B52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r>
        <w:rPr>
          <w:rFonts w:hint="eastAsia" w:ascii="Times New Roman" w:hAnsi="Times New Roman" w:eastAsia="宋体" w:cs="宋体"/>
          <w:b w:val="0"/>
          <w:bCs w:val="0"/>
          <w:iCs/>
          <w:color w:val="FF0000"/>
          <w:kern w:val="2"/>
          <w:sz w:val="24"/>
          <w:szCs w:val="24"/>
          <w:lang w:val="en-US" w:eastAsia="zh-CN" w:bidi="ar-SA"/>
        </w:rPr>
        <w:t>注意：本设备默认端口为RS485，如需RS232请向销售说明。</w:t>
      </w:r>
    </w:p>
    <w:p w14:paraId="549CAFC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FF0000"/>
          <w:kern w:val="2"/>
          <w:sz w:val="24"/>
          <w:szCs w:val="24"/>
          <w:lang w:val="en-US" w:eastAsia="zh-CN" w:bidi="ar-SA"/>
        </w:rPr>
      </w:pP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
        <w:gridCol w:w="1259"/>
        <w:gridCol w:w="598"/>
        <w:gridCol w:w="586"/>
        <w:gridCol w:w="592"/>
        <w:gridCol w:w="669"/>
        <w:gridCol w:w="1487"/>
        <w:gridCol w:w="1405"/>
        <w:gridCol w:w="1405"/>
      </w:tblGrid>
      <w:tr w14:paraId="086B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3286" w:type="pct"/>
            <w:gridSpan w:val="7"/>
            <w:tcBorders>
              <w:top w:val="nil"/>
              <w:left w:val="nil"/>
              <w:bottom w:val="single" w:color="auto" w:sz="4" w:space="0"/>
              <w:right w:val="nil"/>
            </w:tcBorders>
            <w:vAlign w:val="center"/>
          </w:tcPr>
          <w:p w14:paraId="52FA8771">
            <w:pPr>
              <w:pStyle w:val="12"/>
              <w:ind w:left="5" w:leftChars="-4" w:hanging="13" w:hangingChars="7"/>
              <w:jc w:val="center"/>
              <w:rPr>
                <w:rFonts w:hint="default" w:ascii="Times New Roman" w:hAnsi="Times New Roman" w:cs="Times New Roman" w:eastAsiaTheme="minorEastAsia"/>
                <w:b/>
                <w:bCs/>
                <w:sz w:val="18"/>
                <w:szCs w:val="18"/>
              </w:rPr>
            </w:pPr>
            <w:r>
              <w:rPr>
                <w:rFonts w:hint="eastAsia" w:ascii="Times New Roman" w:hAnsi="Times New Roman" w:cs="Times New Roman"/>
                <w:b/>
                <w:bCs/>
                <w:sz w:val="18"/>
                <w:szCs w:val="18"/>
                <w:lang w:val="en-US" w:eastAsia="zh-CN"/>
              </w:rPr>
              <w:t xml:space="preserve">                           </w:t>
            </w:r>
            <w:r>
              <w:rPr>
                <w:rFonts w:hint="eastAsia" w:ascii="Times New Roman" w:hAnsi="Times New Roman" w:cs="Times New Roman" w:eastAsiaTheme="minorEastAsia"/>
                <w:b/>
                <w:bCs/>
                <w:sz w:val="18"/>
                <w:szCs w:val="18"/>
                <w:lang w:val="en-US" w:eastAsia="zh-CN"/>
              </w:rPr>
              <w:t xml:space="preserve">  </w:t>
            </w:r>
            <w:r>
              <w:rPr>
                <w:rFonts w:hint="default" w:ascii="Times New Roman" w:hAnsi="Times New Roman" w:cs="Times New Roman" w:eastAsiaTheme="minorEastAsia"/>
                <w:b/>
                <w:bCs/>
                <w:sz w:val="18"/>
                <w:szCs w:val="18"/>
              </w:rPr>
              <w:t>X系列IO板选型表</w:t>
            </w:r>
          </w:p>
        </w:tc>
        <w:tc>
          <w:tcPr>
            <w:tcW w:w="856" w:type="pct"/>
            <w:tcBorders>
              <w:top w:val="nil"/>
              <w:left w:val="nil"/>
              <w:bottom w:val="single" w:color="auto" w:sz="4" w:space="0"/>
              <w:right w:val="nil"/>
            </w:tcBorders>
            <w:vAlign w:val="center"/>
          </w:tcPr>
          <w:p w14:paraId="1CB41781">
            <w:pPr>
              <w:pStyle w:val="12"/>
              <w:ind w:left="5" w:leftChars="-4" w:hanging="13" w:hangingChars="7"/>
              <w:jc w:val="center"/>
              <w:rPr>
                <w:rFonts w:hint="default" w:ascii="Times New Roman" w:hAnsi="Times New Roman" w:cs="Times New Roman" w:eastAsiaTheme="minorEastAsia"/>
                <w:b/>
                <w:bCs/>
                <w:sz w:val="18"/>
                <w:szCs w:val="18"/>
              </w:rPr>
            </w:pPr>
          </w:p>
        </w:tc>
        <w:tc>
          <w:tcPr>
            <w:tcW w:w="856" w:type="pct"/>
            <w:tcBorders>
              <w:top w:val="nil"/>
              <w:left w:val="nil"/>
              <w:bottom w:val="single" w:color="auto" w:sz="4" w:space="0"/>
              <w:right w:val="nil"/>
            </w:tcBorders>
            <w:vAlign w:val="center"/>
          </w:tcPr>
          <w:p w14:paraId="6CC20037">
            <w:pPr>
              <w:pStyle w:val="12"/>
              <w:ind w:left="5" w:leftChars="-4" w:hanging="13" w:hangingChars="7"/>
              <w:jc w:val="center"/>
              <w:rPr>
                <w:rFonts w:hint="default" w:ascii="Times New Roman" w:hAnsi="Times New Roman" w:cs="Times New Roman" w:eastAsiaTheme="minorEastAsia"/>
                <w:b/>
                <w:bCs/>
                <w:sz w:val="18"/>
                <w:szCs w:val="18"/>
              </w:rPr>
            </w:pPr>
          </w:p>
        </w:tc>
      </w:tr>
      <w:tr w14:paraId="6E66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tcBorders>
              <w:top w:val="single" w:color="auto" w:sz="4" w:space="0"/>
            </w:tcBorders>
            <w:vAlign w:val="center"/>
          </w:tcPr>
          <w:p w14:paraId="64517A4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型号</w:t>
            </w:r>
          </w:p>
        </w:tc>
        <w:tc>
          <w:tcPr>
            <w:tcW w:w="612" w:type="pct"/>
            <w:tcBorders>
              <w:top w:val="single" w:color="auto" w:sz="4" w:space="0"/>
            </w:tcBorders>
            <w:vAlign w:val="center"/>
          </w:tcPr>
          <w:p w14:paraId="7CB969B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RS232/RS485</w:t>
            </w:r>
          </w:p>
        </w:tc>
        <w:tc>
          <w:tcPr>
            <w:tcW w:w="379" w:type="pct"/>
            <w:tcBorders>
              <w:top w:val="single" w:color="auto" w:sz="4" w:space="0"/>
            </w:tcBorders>
            <w:vAlign w:val="center"/>
          </w:tcPr>
          <w:p w14:paraId="5E264411">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CAN</w:t>
            </w:r>
          </w:p>
        </w:tc>
        <w:tc>
          <w:tcPr>
            <w:tcW w:w="379" w:type="pct"/>
            <w:tcBorders>
              <w:top w:val="single" w:color="auto" w:sz="4" w:space="0"/>
            </w:tcBorders>
            <w:vAlign w:val="center"/>
          </w:tcPr>
          <w:p w14:paraId="1A2C98D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DI</w:t>
            </w:r>
          </w:p>
        </w:tc>
        <w:tc>
          <w:tcPr>
            <w:tcW w:w="379" w:type="pct"/>
            <w:tcBorders>
              <w:top w:val="single" w:color="auto" w:sz="4" w:space="0"/>
            </w:tcBorders>
            <w:vAlign w:val="center"/>
          </w:tcPr>
          <w:p w14:paraId="3C0D14C6">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DO</w:t>
            </w:r>
          </w:p>
        </w:tc>
        <w:tc>
          <w:tcPr>
            <w:tcW w:w="382" w:type="pct"/>
            <w:tcBorders>
              <w:top w:val="single" w:color="auto" w:sz="4" w:space="0"/>
            </w:tcBorders>
            <w:vAlign w:val="center"/>
          </w:tcPr>
          <w:p w14:paraId="61397835">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GPIO</w:t>
            </w:r>
          </w:p>
        </w:tc>
        <w:tc>
          <w:tcPr>
            <w:tcW w:w="900" w:type="pct"/>
            <w:tcBorders>
              <w:top w:val="single" w:color="auto" w:sz="4" w:space="0"/>
            </w:tcBorders>
            <w:vAlign w:val="center"/>
          </w:tcPr>
          <w:p w14:paraId="1B3409A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eastAsia" w:ascii="Times New Roman" w:hAnsi="Times New Roman" w:cs="Times New Roman"/>
                <w:b/>
                <w:bCs/>
                <w:kern w:val="2"/>
                <w:sz w:val="18"/>
                <w:szCs w:val="18"/>
                <w:lang w:val="en-US" w:eastAsia="zh-CN" w:bidi="ar-SA"/>
              </w:rPr>
              <w:t>GND</w:t>
            </w:r>
          </w:p>
        </w:tc>
        <w:tc>
          <w:tcPr>
            <w:tcW w:w="856" w:type="pct"/>
            <w:tcBorders>
              <w:top w:val="single" w:color="auto" w:sz="4" w:space="0"/>
            </w:tcBorders>
            <w:vAlign w:val="center"/>
          </w:tcPr>
          <w:p w14:paraId="7C48921C">
            <w:pPr>
              <w:pStyle w:val="12"/>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b/>
                <w:bCs/>
                <w:sz w:val="18"/>
                <w:szCs w:val="18"/>
                <w:lang w:val="en-US" w:eastAsia="zh-CN"/>
              </w:rPr>
              <w:t>PIN数</w:t>
            </w:r>
          </w:p>
        </w:tc>
        <w:tc>
          <w:tcPr>
            <w:tcW w:w="856" w:type="pct"/>
            <w:tcBorders>
              <w:top w:val="single" w:color="auto" w:sz="4" w:space="0"/>
            </w:tcBorders>
            <w:vAlign w:val="center"/>
          </w:tcPr>
          <w:p w14:paraId="028AD4F4">
            <w:pPr>
              <w:pStyle w:val="12"/>
              <w:ind w:left="5" w:leftChars="-4" w:hanging="13" w:hangingChars="7"/>
              <w:jc w:val="center"/>
              <w:rPr>
                <w:rFonts w:hint="default" w:ascii="Times New Roman" w:hAnsi="Times New Roman" w:cs="Times New Roman"/>
                <w:b/>
                <w:bCs/>
                <w:sz w:val="18"/>
                <w:szCs w:val="18"/>
                <w:lang w:val="en-US" w:eastAsia="zh-CN"/>
              </w:rPr>
            </w:pPr>
            <w:r>
              <w:rPr>
                <w:rFonts w:hint="eastAsia" w:ascii="Times New Roman" w:hAnsi="Times New Roman" w:cs="Times New Roman"/>
                <w:b/>
                <w:bCs/>
                <w:sz w:val="18"/>
                <w:szCs w:val="18"/>
                <w:lang w:val="en-US" w:eastAsia="zh-CN"/>
              </w:rPr>
              <w:t>备注</w:t>
            </w:r>
          </w:p>
        </w:tc>
      </w:tr>
      <w:tr w14:paraId="23D2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6FE5E13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90</w:t>
            </w:r>
          </w:p>
        </w:tc>
        <w:tc>
          <w:tcPr>
            <w:tcW w:w="612" w:type="pct"/>
            <w:vAlign w:val="center"/>
          </w:tcPr>
          <w:p w14:paraId="3797795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2</w:t>
            </w:r>
          </w:p>
        </w:tc>
        <w:tc>
          <w:tcPr>
            <w:tcW w:w="379" w:type="pct"/>
            <w:vAlign w:val="center"/>
          </w:tcPr>
          <w:p w14:paraId="090F90A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726F0E6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18409D78">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9B6536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F001EC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59B1FCBD">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9F988AC">
            <w:pPr>
              <w:pStyle w:val="12"/>
              <w:ind w:left="4" w:leftChars="-4" w:hanging="12" w:hangingChars="7"/>
              <w:jc w:val="center"/>
              <w:rPr>
                <w:rFonts w:hint="default" w:ascii="Times New Roman" w:hAnsi="Times New Roman" w:cs="Times New Roman" w:eastAsiaTheme="minorEastAsia"/>
                <w:sz w:val="18"/>
                <w:szCs w:val="18"/>
                <w:lang w:val="en-US" w:eastAsia="zh-CN"/>
              </w:rPr>
            </w:pPr>
          </w:p>
        </w:tc>
      </w:tr>
      <w:tr w14:paraId="7444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5B6B8A9D">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91</w:t>
            </w:r>
          </w:p>
        </w:tc>
        <w:tc>
          <w:tcPr>
            <w:tcW w:w="612" w:type="pct"/>
            <w:vAlign w:val="center"/>
          </w:tcPr>
          <w:p w14:paraId="6C73184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7A6F23FF">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417F423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06ABDD11">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C6C45C7">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6F8734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3A9E4B77">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790A37A">
            <w:pPr>
              <w:pStyle w:val="12"/>
              <w:ind w:left="4" w:leftChars="-4" w:hanging="12" w:hangingChars="7"/>
              <w:jc w:val="center"/>
              <w:rPr>
                <w:rFonts w:hint="default" w:ascii="Times New Roman" w:hAnsi="Times New Roman" w:cs="Times New Roman" w:eastAsiaTheme="minorEastAsia"/>
                <w:sz w:val="18"/>
                <w:szCs w:val="18"/>
              </w:rPr>
            </w:pPr>
            <w:del w:id="1961" w:author="LKY" w:date="2026-05-25T17:06:59Z">
              <w:r>
                <w:rPr>
                  <w:rFonts w:hint="eastAsia" w:ascii="Times New Roman" w:hAnsi="Times New Roman" w:cs="Times New Roman"/>
                  <w:color w:val="C00000"/>
                  <w:sz w:val="18"/>
                  <w:szCs w:val="18"/>
                  <w:lang w:val="en-US" w:eastAsia="zh-CN"/>
                </w:rPr>
                <w:delText>BL</w:delText>
              </w:r>
            </w:del>
            <w:del w:id="1962" w:author="LKY" w:date="2026-05-25T17:06:58Z">
              <w:r>
                <w:rPr>
                  <w:rFonts w:hint="eastAsia" w:ascii="Times New Roman" w:hAnsi="Times New Roman" w:cs="Times New Roman"/>
                  <w:color w:val="C00000"/>
                  <w:sz w:val="18"/>
                  <w:szCs w:val="18"/>
                  <w:lang w:val="en-US" w:eastAsia="zh-CN"/>
                </w:rPr>
                <w:delText>235不支</w:delText>
              </w:r>
            </w:del>
            <w:del w:id="1963" w:author="LKY" w:date="2026-05-25T17:06:57Z">
              <w:r>
                <w:rPr>
                  <w:rFonts w:hint="eastAsia" w:ascii="Times New Roman" w:hAnsi="Times New Roman" w:cs="Times New Roman"/>
                  <w:color w:val="C00000"/>
                  <w:sz w:val="18"/>
                  <w:szCs w:val="18"/>
                  <w:lang w:val="en-US" w:eastAsia="zh-CN"/>
                </w:rPr>
                <w:delText>持</w:delText>
              </w:r>
            </w:del>
          </w:p>
        </w:tc>
      </w:tr>
    </w:tbl>
    <w:p w14:paraId="4FD4524D">
      <w:pPr>
        <w:pStyle w:val="12"/>
        <w:ind w:left="0" w:leftChars="0" w:firstLine="0" w:firstLineChars="0"/>
        <w:jc w:val="left"/>
        <w:outlineLvl w:val="2"/>
        <w:rPr>
          <w:rFonts w:hint="eastAsia" w:ascii="Times New Roman" w:hAnsi="Times New Roman" w:eastAsia="宋体" w:cs="Times New Roman"/>
          <w:b/>
          <w:bCs/>
          <w:iCs/>
          <w:color w:val="000000"/>
          <w:kern w:val="2"/>
          <w:sz w:val="28"/>
          <w:szCs w:val="28"/>
          <w:lang w:val="en-US" w:eastAsia="zh-CN" w:bidi="ar-SA"/>
        </w:rPr>
      </w:pPr>
      <w:bookmarkStart w:id="37" w:name="_Toc21271"/>
      <w:bookmarkStart w:id="38" w:name="_Toc30164"/>
      <w:bookmarkStart w:id="39" w:name="_Toc21467"/>
      <w:bookmarkStart w:id="40" w:name="_Toc2012"/>
      <w:r>
        <w:rPr>
          <w:rFonts w:hint="eastAsia" w:ascii="Times New Roman" w:hAnsi="Times New Roman" w:eastAsia="宋体" w:cs="Times New Roman"/>
          <w:b/>
          <w:bCs/>
          <w:iCs/>
          <w:color w:val="000000"/>
          <w:kern w:val="2"/>
          <w:sz w:val="28"/>
          <w:szCs w:val="28"/>
          <w:lang w:val="en-US" w:eastAsia="zh-CN" w:bidi="ar-SA"/>
        </w:rPr>
        <w:t>1.4.4 N系列IO板选型</w:t>
      </w:r>
      <w:bookmarkEnd w:id="37"/>
      <w:bookmarkEnd w:id="38"/>
      <w:bookmarkEnd w:id="39"/>
      <w:bookmarkEnd w:id="40"/>
    </w:p>
    <w:p w14:paraId="09D60AB2">
      <w:pPr>
        <w:rPr>
          <w:ins w:id="1964" w:author="LKY" w:date="2026-07-07T11:47:00Z"/>
          <w:rFonts w:hint="default" w:ascii="Times New Roman" w:hAnsi="Times New Roman" w:cstheme="minorBidi"/>
          <w:b w:val="0"/>
          <w:bCs w:val="0"/>
          <w:sz w:val="24"/>
          <w:szCs w:val="24"/>
          <w:lang w:val="en-US" w:eastAsia="zh-CN"/>
        </w:rPr>
      </w:pPr>
      <w:ins w:id="1965" w:author="LKY" w:date="2026-07-07T11:47:00Z">
        <w:r>
          <w:rPr>
            <w:rFonts w:hint="eastAsia" w:ascii="Times New Roman" w:hAnsi="Times New Roman" w:cstheme="minorBidi"/>
            <w:b w:val="0"/>
            <w:bCs w:val="0"/>
            <w:sz w:val="24"/>
            <w:szCs w:val="24"/>
            <w:lang w:val="en-US" w:eastAsia="zh-CN"/>
          </w:rPr>
          <w:t>16路以下尺寸：</w:t>
        </w:r>
      </w:ins>
      <w:ins w:id="1966" w:author="LKY" w:date="2026-07-07T11:47:00Z">
        <w:r>
          <w:rPr>
            <w:rFonts w:hint="eastAsia" w:ascii="Times New Roman" w:hAnsi="Times New Roman"/>
            <w:sz w:val="24"/>
            <w:lang w:val="en-US" w:eastAsia="zh-CN"/>
          </w:rPr>
          <w:t>15.4x104.6x74.9mm，32路尺寸：28.4x104.6x74.9mm</w:t>
        </w:r>
      </w:ins>
    </w:p>
    <w:p w14:paraId="106F959B">
      <w:pPr>
        <w:rPr>
          <w:rFonts w:hint="default"/>
          <w:lang w:val="en-US" w:eastAsia="zh-CN"/>
        </w:rPr>
      </w:pPr>
    </w:p>
    <w:p w14:paraId="09344CF3">
      <w:pPr>
        <w:pStyle w:val="12"/>
        <w:ind w:left="5" w:leftChars="-4" w:hanging="13" w:hangingChars="7"/>
        <w:jc w:val="center"/>
        <w:rPr>
          <w:ins w:id="1967" w:author="L" w:date="2026-05-22T20:37:09Z"/>
          <w:rFonts w:hint="eastAsia" w:ascii="Times New Roman" w:hAnsi="Times New Roman" w:cs="Times New Roman"/>
          <w:b/>
          <w:bCs/>
          <w:sz w:val="18"/>
          <w:szCs w:val="18"/>
          <w:lang w:val="en-US" w:eastAsia="zh-CN"/>
        </w:rPr>
      </w:pPr>
      <w:ins w:id="1968" w:author="L" w:date="2026-05-22T20:37:09Z">
        <w:r>
          <w:rPr>
            <w:rFonts w:hint="default" w:ascii="Times New Roman" w:hAnsi="Times New Roman" w:cs="Times New Roman"/>
            <w:b/>
            <w:bCs/>
            <w:sz w:val="18"/>
            <w:szCs w:val="18"/>
            <w:lang w:val="en-US" w:eastAsia="zh-CN"/>
          </w:rPr>
          <w:t>N</w:t>
        </w:r>
      </w:ins>
      <w:ins w:id="1969" w:author="L" w:date="2026-05-22T20:37:09Z">
        <w:r>
          <w:rPr>
            <w:rFonts w:hint="eastAsia" w:ascii="Times New Roman" w:hAnsi="Times New Roman" w:cs="Times New Roman"/>
            <w:b/>
            <w:bCs/>
            <w:sz w:val="18"/>
            <w:szCs w:val="18"/>
            <w:lang w:val="en-US" w:eastAsia="zh-CN"/>
          </w:rPr>
          <w:t>系列</w:t>
        </w:r>
      </w:ins>
      <w:ins w:id="1970" w:author="L" w:date="2026-05-22T20:37:09Z">
        <w:r>
          <w:rPr>
            <w:rFonts w:hint="default" w:ascii="Times New Roman" w:hAnsi="Times New Roman" w:cs="Times New Roman"/>
            <w:b/>
            <w:bCs/>
            <w:sz w:val="18"/>
            <w:szCs w:val="18"/>
            <w:lang w:val="en-US" w:eastAsia="zh-CN"/>
          </w:rPr>
          <w:t>IO</w:t>
        </w:r>
      </w:ins>
      <w:ins w:id="1971" w:author="L" w:date="2026-05-22T20:37:09Z">
        <w:r>
          <w:rPr>
            <w:rFonts w:hint="eastAsia" w:ascii="Times New Roman" w:hAnsi="Times New Roman" w:cs="Times New Roman"/>
            <w:b/>
            <w:bCs/>
            <w:sz w:val="18"/>
            <w:szCs w:val="18"/>
            <w:lang w:val="en-US" w:eastAsia="zh-CN"/>
          </w:rPr>
          <w:t>板选型表</w:t>
        </w:r>
      </w:ins>
    </w:p>
    <w:tbl>
      <w:tblPr>
        <w:tblStyle w:val="14"/>
        <w:tblW w:w="4998"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3245"/>
        <w:gridCol w:w="227"/>
        <w:gridCol w:w="716"/>
        <w:gridCol w:w="3615"/>
      </w:tblGrid>
      <w:tr w14:paraId="3616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right"/>
          <w:ins w:id="1972" w:author="L" w:date="2026-08-26T11:38:17Z"/>
        </w:trPr>
        <w:tc>
          <w:tcPr>
            <w:tcW w:w="420"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7D3BC903">
            <w:pPr>
              <w:pStyle w:val="12"/>
              <w:ind w:left="5" w:leftChars="-4" w:hanging="13" w:hangingChars="7"/>
              <w:jc w:val="center"/>
              <w:rPr>
                <w:ins w:id="1973" w:author="L" w:date="2026-08-26T11:38:17Z"/>
                <w:rFonts w:hint="eastAsia" w:ascii="Times New Roman" w:hAnsi="Times New Roman" w:cs="Times New Roman"/>
                <w:b/>
                <w:bCs/>
                <w:color w:val="000000"/>
                <w:sz w:val="18"/>
                <w:szCs w:val="18"/>
                <w:lang w:val="en-US" w:eastAsia="zh-CN"/>
              </w:rPr>
            </w:pPr>
            <w:ins w:id="1974" w:author="L" w:date="2026-08-26T11:38:17Z">
              <w:r>
                <w:rPr>
                  <w:rFonts w:hint="eastAsia" w:ascii="Times New Roman" w:hAnsi="Times New Roman" w:cs="Times New Roman"/>
                  <w:b/>
                  <w:bCs/>
                  <w:color w:val="000000"/>
                  <w:sz w:val="18"/>
                  <w:szCs w:val="18"/>
                  <w:lang w:val="en-US" w:eastAsia="zh-CN"/>
                </w:rPr>
                <w:t>型号</w:t>
              </w:r>
            </w:ins>
          </w:p>
        </w:tc>
        <w:tc>
          <w:tcPr>
            <w:tcW w:w="190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86E006F">
            <w:pPr>
              <w:pStyle w:val="12"/>
              <w:ind w:left="5" w:leftChars="-4" w:hanging="13" w:hangingChars="7"/>
              <w:jc w:val="center"/>
              <w:rPr>
                <w:ins w:id="1975" w:author="L" w:date="2026-08-26T11:38:17Z"/>
                <w:rFonts w:hint="eastAsia" w:ascii="Times New Roman" w:hAnsi="Times New Roman" w:cs="Times New Roman"/>
                <w:b/>
                <w:bCs/>
                <w:color w:val="000000"/>
                <w:sz w:val="18"/>
                <w:szCs w:val="18"/>
                <w:lang w:val="en-US" w:eastAsia="zh-CN"/>
              </w:rPr>
            </w:pPr>
            <w:ins w:id="1976" w:author="L" w:date="2026-08-26T11:38:17Z">
              <w:r>
                <w:rPr>
                  <w:rFonts w:hint="eastAsia" w:ascii="Times New Roman" w:hAnsi="Times New Roman" w:cs="Times New Roman"/>
                  <w:b/>
                  <w:bCs/>
                  <w:color w:val="000000"/>
                  <w:sz w:val="18"/>
                  <w:szCs w:val="18"/>
                  <w:lang w:val="en-US" w:eastAsia="zh-CN"/>
                </w:rPr>
                <w:t>描述</w:t>
              </w:r>
            </w:ins>
          </w:p>
        </w:tc>
        <w:tc>
          <w:tcPr>
            <w:tcW w:w="13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52A47A8">
            <w:pPr>
              <w:pStyle w:val="12"/>
              <w:ind w:left="5" w:leftChars="-4" w:hanging="13" w:hangingChars="7"/>
              <w:jc w:val="center"/>
              <w:rPr>
                <w:ins w:id="1977" w:author="L" w:date="2026-08-26T11:38:17Z"/>
                <w:rFonts w:hint="eastAsia" w:ascii="Times New Roman" w:hAnsi="Times New Roman" w:cs="Times New Roman"/>
                <w:b/>
                <w:bCs/>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FEC1AB5">
            <w:pPr>
              <w:pStyle w:val="12"/>
              <w:ind w:left="5" w:leftChars="-4" w:hanging="13" w:hangingChars="7"/>
              <w:jc w:val="center"/>
              <w:rPr>
                <w:ins w:id="1978" w:author="L" w:date="2026-08-26T11:38:17Z"/>
                <w:rFonts w:hint="eastAsia" w:ascii="Times New Roman" w:hAnsi="Times New Roman" w:cs="Times New Roman"/>
                <w:b/>
                <w:bCs/>
                <w:color w:val="000000"/>
                <w:sz w:val="18"/>
                <w:szCs w:val="18"/>
                <w:lang w:val="en-US" w:eastAsia="zh-CN"/>
              </w:rPr>
            </w:pPr>
            <w:ins w:id="1979" w:author="L" w:date="2026-08-26T11:38:17Z">
              <w:r>
                <w:rPr>
                  <w:rFonts w:hint="eastAsia" w:ascii="Times New Roman" w:hAnsi="Times New Roman" w:cs="Times New Roman"/>
                  <w:b/>
                  <w:bCs/>
                  <w:color w:val="000000"/>
                  <w:sz w:val="18"/>
                  <w:szCs w:val="18"/>
                  <w:lang w:val="en-US" w:eastAsia="zh-CN"/>
                </w:rPr>
                <w:t>型号</w:t>
              </w:r>
            </w:ins>
          </w:p>
        </w:tc>
        <w:tc>
          <w:tcPr>
            <w:tcW w:w="212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56046A7">
            <w:pPr>
              <w:pStyle w:val="12"/>
              <w:ind w:left="5" w:leftChars="-4" w:hanging="13" w:hangingChars="7"/>
              <w:jc w:val="center"/>
              <w:rPr>
                <w:ins w:id="1980" w:author="L" w:date="2026-08-26T11:38:17Z"/>
                <w:rFonts w:hint="eastAsia" w:ascii="Times New Roman" w:hAnsi="Times New Roman" w:cs="Times New Roman"/>
                <w:b/>
                <w:bCs/>
                <w:color w:val="000000"/>
                <w:sz w:val="18"/>
                <w:szCs w:val="18"/>
                <w:lang w:val="en-US" w:eastAsia="zh-CN"/>
              </w:rPr>
            </w:pPr>
            <w:ins w:id="1981" w:author="L" w:date="2026-08-26T11:38:17Z">
              <w:r>
                <w:rPr>
                  <w:rFonts w:hint="eastAsia" w:ascii="Times New Roman" w:hAnsi="Times New Roman" w:cs="Times New Roman"/>
                  <w:b/>
                  <w:bCs/>
                  <w:color w:val="000000"/>
                  <w:sz w:val="18"/>
                  <w:szCs w:val="18"/>
                  <w:lang w:val="en-US" w:eastAsia="zh-CN"/>
                </w:rPr>
                <w:t>描述</w:t>
              </w:r>
            </w:ins>
          </w:p>
        </w:tc>
      </w:tr>
      <w:tr w14:paraId="204C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98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396C7E3">
            <w:pPr>
              <w:pStyle w:val="12"/>
              <w:ind w:left="4" w:leftChars="-4" w:hanging="12" w:hangingChars="7"/>
              <w:jc w:val="center"/>
              <w:rPr>
                <w:ins w:id="1983" w:author="L" w:date="2026-08-26T11:38:17Z"/>
                <w:rFonts w:hint="eastAsia" w:ascii="Times New Roman" w:hAnsi="Times New Roman" w:cs="Times New Roman"/>
                <w:b w:val="0"/>
                <w:bCs w:val="0"/>
                <w:color w:val="000000"/>
                <w:sz w:val="18"/>
                <w:szCs w:val="18"/>
                <w:lang w:val="en-US" w:eastAsia="zh-CN"/>
              </w:rPr>
            </w:pPr>
            <w:ins w:id="1984" w:author="L" w:date="2026-08-26T11:38:17Z">
              <w:r>
                <w:rPr>
                  <w:rFonts w:hint="eastAsia" w:ascii="Times New Roman" w:hAnsi="Times New Roman" w:cs="Times New Roman"/>
                  <w:b w:val="0"/>
                  <w:bCs w:val="0"/>
                  <w:color w:val="000000"/>
                  <w:sz w:val="18"/>
                  <w:szCs w:val="18"/>
                  <w:lang w:val="en-US" w:eastAsia="zh-CN"/>
                </w:rPr>
                <w:t>N1161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08AC94">
            <w:pPr>
              <w:pStyle w:val="12"/>
              <w:ind w:left="4" w:leftChars="-4" w:hanging="12" w:hangingChars="7"/>
              <w:jc w:val="center"/>
              <w:rPr>
                <w:ins w:id="1985" w:author="L" w:date="2026-08-26T11:38:17Z"/>
                <w:rFonts w:hint="eastAsia" w:ascii="Times New Roman" w:hAnsi="Times New Roman" w:cs="Times New Roman"/>
                <w:b w:val="0"/>
                <w:bCs w:val="0"/>
                <w:color w:val="000000"/>
                <w:sz w:val="18"/>
                <w:szCs w:val="18"/>
                <w:lang w:val="en-US" w:eastAsia="zh-CN"/>
              </w:rPr>
            </w:pPr>
            <w:ins w:id="1986" w:author="L" w:date="2026-08-26T11:38:17Z">
              <w:r>
                <w:rPr>
                  <w:rFonts w:hint="eastAsia" w:ascii="Times New Roman" w:hAnsi="Times New Roman" w:cs="Times New Roman"/>
                  <w:b w:val="0"/>
                  <w:bCs w:val="0"/>
                  <w:color w:val="000000"/>
                  <w:sz w:val="18"/>
                  <w:szCs w:val="18"/>
                  <w:lang w:val="en-US" w:eastAsia="zh-CN"/>
                </w:rPr>
                <w:t>16路DI模块NPN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174A6C">
            <w:pPr>
              <w:pStyle w:val="12"/>
              <w:ind w:left="4" w:leftChars="-4" w:hanging="12" w:hangingChars="7"/>
              <w:jc w:val="center"/>
              <w:rPr>
                <w:ins w:id="198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B9A87FE">
            <w:pPr>
              <w:pStyle w:val="12"/>
              <w:ind w:left="4" w:leftChars="-4" w:hanging="12" w:hangingChars="7"/>
              <w:jc w:val="center"/>
              <w:rPr>
                <w:ins w:id="1988" w:author="L" w:date="2026-08-26T11:38:17Z"/>
                <w:rFonts w:hint="default" w:ascii="Times New Roman" w:hAnsi="Times New Roman" w:cs="Times New Roman"/>
                <w:b w:val="0"/>
                <w:bCs w:val="0"/>
                <w:color w:val="000000"/>
                <w:sz w:val="18"/>
                <w:szCs w:val="18"/>
                <w:lang w:val="en-US" w:eastAsia="zh-CN"/>
              </w:rPr>
            </w:pPr>
            <w:ins w:id="1989" w:author="L" w:date="2026-08-26T11:38:17Z">
              <w:r>
                <w:rPr>
                  <w:rFonts w:hint="eastAsia" w:ascii="Times New Roman" w:hAnsi="Times New Roman" w:cs="Times New Roman"/>
                  <w:b w:val="0"/>
                  <w:bCs w:val="0"/>
                  <w:color w:val="000000"/>
                  <w:sz w:val="18"/>
                  <w:szCs w:val="18"/>
                  <w:lang w:val="en-US" w:eastAsia="zh-CN"/>
                </w:rPr>
                <w:t>N3046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C147A6">
            <w:pPr>
              <w:pStyle w:val="12"/>
              <w:ind w:left="4" w:leftChars="-4" w:hanging="12" w:hangingChars="7"/>
              <w:jc w:val="center"/>
              <w:rPr>
                <w:ins w:id="1990" w:author="L" w:date="2026-08-26T11:38:17Z"/>
                <w:rFonts w:hint="default" w:ascii="Times New Roman" w:hAnsi="Times New Roman" w:cs="Times New Roman"/>
                <w:b w:val="0"/>
                <w:bCs w:val="0"/>
                <w:color w:val="000000"/>
                <w:sz w:val="18"/>
                <w:szCs w:val="18"/>
                <w:lang w:val="en-US" w:eastAsia="zh-CN"/>
              </w:rPr>
            </w:pPr>
            <w:ins w:id="1991" w:author="L" w:date="2026-08-26T11:38:17Z">
              <w:r>
                <w:rPr>
                  <w:rFonts w:hint="eastAsia" w:ascii="Times New Roman" w:hAnsi="Times New Roman" w:cs="Times New Roman"/>
                  <w:b w:val="0"/>
                  <w:bCs w:val="0"/>
                  <w:color w:val="000000"/>
                  <w:sz w:val="18"/>
                  <w:szCs w:val="18"/>
                  <w:lang w:val="en-US" w:eastAsia="zh-CN"/>
                </w:rPr>
                <w:t>4路16位AI模块差分输入±5V/±10V</w:t>
              </w:r>
            </w:ins>
          </w:p>
        </w:tc>
      </w:tr>
      <w:tr w14:paraId="1594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199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B25FEDE">
            <w:pPr>
              <w:pStyle w:val="12"/>
              <w:ind w:left="4" w:leftChars="-4" w:hanging="12" w:hangingChars="7"/>
              <w:jc w:val="center"/>
              <w:rPr>
                <w:ins w:id="1993" w:author="L" w:date="2026-08-26T11:38:17Z"/>
                <w:rFonts w:hint="eastAsia" w:ascii="Times New Roman" w:hAnsi="Times New Roman" w:cs="Times New Roman"/>
                <w:b w:val="0"/>
                <w:bCs w:val="0"/>
                <w:color w:val="000000"/>
                <w:sz w:val="18"/>
                <w:szCs w:val="18"/>
                <w:lang w:val="en-US" w:eastAsia="zh-CN"/>
              </w:rPr>
            </w:pPr>
            <w:ins w:id="1994" w:author="L" w:date="2026-08-26T11:38:17Z">
              <w:r>
                <w:rPr>
                  <w:rFonts w:hint="eastAsia" w:ascii="Times New Roman" w:hAnsi="Times New Roman" w:cs="Times New Roman"/>
                  <w:b w:val="0"/>
                  <w:bCs w:val="0"/>
                  <w:color w:val="000000"/>
                  <w:sz w:val="18"/>
                  <w:szCs w:val="18"/>
                  <w:lang w:val="en-US" w:eastAsia="zh-CN"/>
                </w:rPr>
                <w:t>N1162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ED5EBA">
            <w:pPr>
              <w:pStyle w:val="12"/>
              <w:ind w:left="4" w:leftChars="-4" w:hanging="12" w:hangingChars="7"/>
              <w:jc w:val="center"/>
              <w:rPr>
                <w:ins w:id="1995" w:author="L" w:date="2026-08-26T11:38:17Z"/>
                <w:rFonts w:hint="eastAsia" w:ascii="Times New Roman" w:hAnsi="Times New Roman" w:cs="Times New Roman"/>
                <w:b w:val="0"/>
                <w:bCs w:val="0"/>
                <w:color w:val="000000"/>
                <w:sz w:val="18"/>
                <w:szCs w:val="18"/>
                <w:lang w:val="en-US" w:eastAsia="zh-CN"/>
              </w:rPr>
            </w:pPr>
            <w:ins w:id="1996" w:author="L" w:date="2026-08-26T11:38:17Z">
              <w:r>
                <w:rPr>
                  <w:rFonts w:hint="eastAsia" w:ascii="Times New Roman" w:hAnsi="Times New Roman" w:cs="Times New Roman"/>
                  <w:b w:val="0"/>
                  <w:bCs w:val="0"/>
                  <w:color w:val="000000"/>
                  <w:sz w:val="18"/>
                  <w:szCs w:val="18"/>
                  <w:lang w:val="en-US" w:eastAsia="zh-CN"/>
                </w:rPr>
                <w:t>16路DI模块PNP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4A1ADE">
            <w:pPr>
              <w:pStyle w:val="12"/>
              <w:ind w:left="4" w:leftChars="-4" w:hanging="12" w:hangingChars="7"/>
              <w:jc w:val="center"/>
              <w:rPr>
                <w:ins w:id="199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11AE5B7">
            <w:pPr>
              <w:pStyle w:val="12"/>
              <w:ind w:left="4" w:leftChars="-4" w:hanging="12" w:hangingChars="7"/>
              <w:jc w:val="center"/>
              <w:rPr>
                <w:ins w:id="1998" w:author="L" w:date="2026-08-26T11:38:17Z"/>
                <w:rFonts w:hint="eastAsia" w:ascii="Times New Roman" w:hAnsi="Times New Roman" w:cs="Times New Roman"/>
                <w:b w:val="0"/>
                <w:bCs w:val="0"/>
                <w:color w:val="000000"/>
                <w:sz w:val="18"/>
                <w:szCs w:val="18"/>
                <w:lang w:val="en-US" w:eastAsia="zh-CN"/>
              </w:rPr>
            </w:pPr>
            <w:ins w:id="1999" w:author="L" w:date="2026-08-26T11:38:17Z">
              <w:r>
                <w:rPr>
                  <w:rFonts w:hint="eastAsia" w:ascii="Times New Roman" w:hAnsi="Times New Roman" w:cs="Times New Roman"/>
                  <w:b w:val="0"/>
                  <w:bCs w:val="0"/>
                  <w:color w:val="000000"/>
                  <w:sz w:val="18"/>
                  <w:szCs w:val="18"/>
                  <w:lang w:val="en-US" w:eastAsia="zh-CN"/>
                </w:rPr>
                <w:t>N3087</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BC02EA">
            <w:pPr>
              <w:pStyle w:val="12"/>
              <w:ind w:left="4" w:leftChars="-4" w:hanging="12" w:hangingChars="7"/>
              <w:jc w:val="center"/>
              <w:rPr>
                <w:ins w:id="2000" w:author="L" w:date="2026-08-26T11:38:17Z"/>
                <w:rFonts w:hint="eastAsia" w:ascii="Times New Roman" w:hAnsi="Times New Roman" w:cs="Times New Roman"/>
                <w:b w:val="0"/>
                <w:bCs w:val="0"/>
                <w:color w:val="000000"/>
                <w:sz w:val="18"/>
                <w:szCs w:val="18"/>
                <w:lang w:val="en-US" w:eastAsia="zh-CN"/>
              </w:rPr>
            </w:pPr>
            <w:ins w:id="2001" w:author="L" w:date="2026-08-26T11:38:17Z">
              <w:r>
                <w:rPr>
                  <w:rFonts w:hint="eastAsia" w:ascii="Times New Roman" w:hAnsi="Times New Roman" w:cs="Times New Roman"/>
                  <w:b w:val="0"/>
                  <w:bCs w:val="0"/>
                  <w:color w:val="000000"/>
                  <w:sz w:val="18"/>
                  <w:szCs w:val="18"/>
                  <w:lang w:val="en-US" w:eastAsia="zh-CN"/>
                </w:rPr>
                <w:t>8路电阻测量模块</w:t>
              </w:r>
            </w:ins>
          </w:p>
        </w:tc>
      </w:tr>
      <w:tr w14:paraId="13EA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00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89F5DB4">
            <w:pPr>
              <w:pStyle w:val="12"/>
              <w:ind w:left="4" w:leftChars="-4" w:hanging="12" w:hangingChars="7"/>
              <w:jc w:val="center"/>
              <w:rPr>
                <w:ins w:id="2003" w:author="L" w:date="2026-08-26T11:38:17Z"/>
                <w:rFonts w:hint="eastAsia" w:ascii="Times New Roman" w:hAnsi="Times New Roman" w:cs="Times New Roman"/>
                <w:b w:val="0"/>
                <w:bCs w:val="0"/>
                <w:color w:val="000000"/>
                <w:sz w:val="18"/>
                <w:szCs w:val="18"/>
                <w:lang w:val="en-US" w:eastAsia="zh-CN"/>
              </w:rPr>
            </w:pPr>
            <w:ins w:id="2004" w:author="L" w:date="2026-08-26T11:38:17Z">
              <w:r>
                <w:rPr>
                  <w:rFonts w:hint="eastAsia" w:ascii="Times New Roman" w:hAnsi="Times New Roman" w:cs="Times New Roman"/>
                  <w:b w:val="0"/>
                  <w:bCs w:val="0"/>
                  <w:color w:val="000000"/>
                  <w:sz w:val="18"/>
                  <w:szCs w:val="18"/>
                  <w:lang w:val="en-US" w:eastAsia="zh-CN"/>
                </w:rPr>
                <w:t>N1163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72F03C">
            <w:pPr>
              <w:pStyle w:val="12"/>
              <w:ind w:left="4" w:leftChars="-4" w:hanging="12" w:hangingChars="7"/>
              <w:jc w:val="center"/>
              <w:rPr>
                <w:ins w:id="2005" w:author="L" w:date="2026-08-26T11:38:17Z"/>
                <w:rFonts w:hint="eastAsia" w:ascii="Times New Roman" w:hAnsi="Times New Roman" w:cs="Times New Roman"/>
                <w:b w:val="0"/>
                <w:bCs w:val="0"/>
                <w:color w:val="000000"/>
                <w:sz w:val="18"/>
                <w:szCs w:val="18"/>
                <w:lang w:val="en-US" w:eastAsia="zh-CN"/>
              </w:rPr>
            </w:pPr>
            <w:ins w:id="2006" w:author="L" w:date="2026-08-26T11:38:17Z">
              <w:r>
                <w:rPr>
                  <w:rFonts w:hint="eastAsia" w:ascii="Times New Roman" w:hAnsi="Times New Roman" w:cs="Times New Roman"/>
                  <w:b w:val="0"/>
                  <w:bCs w:val="0"/>
                  <w:color w:val="000000"/>
                  <w:sz w:val="18"/>
                  <w:szCs w:val="18"/>
                  <w:lang w:val="en-US" w:eastAsia="zh-CN"/>
                </w:rPr>
                <w:t>16路干节点DI模块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32314D">
            <w:pPr>
              <w:pStyle w:val="12"/>
              <w:ind w:left="4" w:leftChars="-4" w:hanging="12" w:hangingChars="7"/>
              <w:jc w:val="center"/>
              <w:rPr>
                <w:ins w:id="200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56B3F38">
            <w:pPr>
              <w:pStyle w:val="12"/>
              <w:ind w:left="4" w:leftChars="-4" w:hanging="12" w:hangingChars="7"/>
              <w:jc w:val="center"/>
              <w:rPr>
                <w:ins w:id="2008" w:author="L" w:date="2026-08-26T11:38:17Z"/>
                <w:rFonts w:hint="default" w:ascii="Times New Roman" w:hAnsi="Times New Roman" w:cs="Times New Roman"/>
                <w:b w:val="0"/>
                <w:bCs w:val="0"/>
                <w:color w:val="000000"/>
                <w:sz w:val="18"/>
                <w:szCs w:val="18"/>
                <w:lang w:val="en-US" w:eastAsia="zh-CN"/>
              </w:rPr>
            </w:pPr>
            <w:ins w:id="2009" w:author="L" w:date="2026-08-26T11:38:17Z">
              <w:r>
                <w:rPr>
                  <w:rFonts w:hint="eastAsia" w:ascii="Times New Roman" w:hAnsi="Times New Roman" w:cs="Times New Roman"/>
                  <w:b w:val="0"/>
                  <w:bCs w:val="0"/>
                  <w:color w:val="000000"/>
                  <w:sz w:val="18"/>
                  <w:szCs w:val="18"/>
                  <w:lang w:val="en-US" w:eastAsia="zh-CN"/>
                </w:rPr>
                <w:t>N4081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0836916">
            <w:pPr>
              <w:pStyle w:val="12"/>
              <w:ind w:left="4" w:leftChars="-4" w:hanging="12" w:hangingChars="7"/>
              <w:jc w:val="center"/>
              <w:rPr>
                <w:ins w:id="2010" w:author="L" w:date="2026-08-26T11:38:17Z"/>
                <w:rFonts w:hint="eastAsia" w:ascii="Times New Roman" w:hAnsi="Times New Roman" w:cs="Times New Roman"/>
                <w:b w:val="0"/>
                <w:bCs w:val="0"/>
                <w:color w:val="000000"/>
                <w:sz w:val="18"/>
                <w:szCs w:val="18"/>
                <w:lang w:val="en-US" w:eastAsia="zh-CN"/>
              </w:rPr>
            </w:pPr>
            <w:ins w:id="2011" w:author="L" w:date="2026-08-26T11:38:17Z">
              <w:r>
                <w:rPr>
                  <w:rFonts w:hint="eastAsia" w:ascii="Times New Roman" w:hAnsi="Times New Roman" w:cs="Times New Roman"/>
                  <w:b w:val="0"/>
                  <w:bCs w:val="0"/>
                  <w:color w:val="000000"/>
                  <w:sz w:val="18"/>
                  <w:szCs w:val="18"/>
                  <w:lang w:val="en-US" w:eastAsia="zh-CN"/>
                </w:rPr>
                <w:t>8路16位AO模块输出0/4~20mA</w:t>
              </w:r>
            </w:ins>
          </w:p>
        </w:tc>
      </w:tr>
      <w:tr w14:paraId="3E174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01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2C5ABAD">
            <w:pPr>
              <w:pStyle w:val="12"/>
              <w:ind w:left="4" w:leftChars="-4" w:hanging="12" w:hangingChars="7"/>
              <w:jc w:val="center"/>
              <w:rPr>
                <w:ins w:id="2013" w:author="L" w:date="2026-08-26T11:38:17Z"/>
                <w:rFonts w:hint="default" w:ascii="Times New Roman" w:hAnsi="Times New Roman" w:cs="Times New Roman"/>
                <w:b w:val="0"/>
                <w:bCs w:val="0"/>
                <w:color w:val="000000"/>
                <w:sz w:val="18"/>
                <w:szCs w:val="18"/>
                <w:lang w:val="en-US" w:eastAsia="zh-CN"/>
              </w:rPr>
            </w:pPr>
            <w:ins w:id="2014" w:author="L" w:date="2026-08-26T11:38:17Z">
              <w:r>
                <w:rPr>
                  <w:rFonts w:hint="eastAsia" w:ascii="Times New Roman" w:hAnsi="Times New Roman" w:cs="Times New Roman"/>
                  <w:b w:val="0"/>
                  <w:bCs w:val="0"/>
                  <w:color w:val="000000"/>
                  <w:sz w:val="18"/>
                  <w:szCs w:val="18"/>
                  <w:lang w:val="en-US" w:eastAsia="zh-CN"/>
                </w:rPr>
                <w:t>N1321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CD882B">
            <w:pPr>
              <w:pStyle w:val="12"/>
              <w:ind w:left="4" w:leftChars="-4" w:hanging="12" w:hangingChars="7"/>
              <w:jc w:val="center"/>
              <w:rPr>
                <w:ins w:id="2015" w:author="L" w:date="2026-08-26T11:38:17Z"/>
                <w:rFonts w:hint="eastAsia" w:ascii="Times New Roman" w:hAnsi="Times New Roman" w:cs="Times New Roman"/>
                <w:b w:val="0"/>
                <w:bCs w:val="0"/>
                <w:color w:val="000000"/>
                <w:sz w:val="18"/>
                <w:szCs w:val="18"/>
                <w:lang w:val="en-US" w:eastAsia="zh-CN"/>
              </w:rPr>
            </w:pPr>
            <w:ins w:id="2016" w:author="L" w:date="2026-08-26T11:38:17Z">
              <w:r>
                <w:rPr>
                  <w:rFonts w:hint="eastAsia" w:ascii="Times New Roman" w:hAnsi="Times New Roman" w:cs="Times New Roman"/>
                  <w:b w:val="0"/>
                  <w:bCs w:val="0"/>
                  <w:color w:val="000000"/>
                  <w:sz w:val="18"/>
                  <w:szCs w:val="18"/>
                  <w:lang w:val="en-US" w:eastAsia="zh-CN"/>
                </w:rPr>
                <w:t>32路DI模块NPN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EBC001">
            <w:pPr>
              <w:pStyle w:val="12"/>
              <w:ind w:left="4" w:leftChars="-4" w:hanging="12" w:hangingChars="7"/>
              <w:jc w:val="center"/>
              <w:rPr>
                <w:ins w:id="201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A72F799">
            <w:pPr>
              <w:pStyle w:val="12"/>
              <w:ind w:left="4" w:leftChars="-4" w:hanging="12" w:hangingChars="7"/>
              <w:jc w:val="center"/>
              <w:rPr>
                <w:ins w:id="2018" w:author="L" w:date="2026-08-26T11:38:17Z"/>
                <w:rFonts w:hint="eastAsia" w:ascii="Times New Roman" w:hAnsi="Times New Roman" w:cs="Times New Roman"/>
                <w:b w:val="0"/>
                <w:bCs w:val="0"/>
                <w:color w:val="000000"/>
                <w:sz w:val="18"/>
                <w:szCs w:val="18"/>
                <w:lang w:val="en-US" w:eastAsia="zh-CN"/>
              </w:rPr>
            </w:pPr>
            <w:ins w:id="2019" w:author="L" w:date="2026-08-26T11:38:17Z">
              <w:r>
                <w:rPr>
                  <w:rFonts w:hint="eastAsia" w:ascii="Times New Roman" w:hAnsi="Times New Roman" w:cs="Times New Roman"/>
                  <w:b w:val="0"/>
                  <w:bCs w:val="0"/>
                  <w:color w:val="000000"/>
                  <w:sz w:val="18"/>
                  <w:szCs w:val="18"/>
                  <w:lang w:val="en-US" w:eastAsia="zh-CN"/>
                </w:rPr>
                <w:t>N4086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8DD3E3">
            <w:pPr>
              <w:pStyle w:val="12"/>
              <w:ind w:left="4" w:leftChars="-4" w:hanging="12" w:hangingChars="7"/>
              <w:jc w:val="center"/>
              <w:rPr>
                <w:ins w:id="2020" w:author="L" w:date="2026-08-26T11:38:17Z"/>
                <w:rFonts w:hint="eastAsia" w:ascii="Times New Roman" w:hAnsi="Times New Roman" w:cs="Times New Roman"/>
                <w:b w:val="0"/>
                <w:bCs w:val="0"/>
                <w:color w:val="000000"/>
                <w:sz w:val="18"/>
                <w:szCs w:val="18"/>
                <w:lang w:val="en-US" w:eastAsia="zh-CN"/>
              </w:rPr>
            </w:pPr>
            <w:ins w:id="2021" w:author="L" w:date="2026-08-26T11:38:17Z">
              <w:r>
                <w:rPr>
                  <w:rFonts w:hint="eastAsia" w:ascii="Times New Roman" w:hAnsi="Times New Roman" w:cs="Times New Roman"/>
                  <w:b w:val="0"/>
                  <w:bCs w:val="0"/>
                  <w:color w:val="000000"/>
                  <w:sz w:val="18"/>
                  <w:szCs w:val="18"/>
                  <w:lang w:val="en-US" w:eastAsia="zh-CN"/>
                </w:rPr>
                <w:t>8路16位AO模块输出±5V/±10V</w:t>
              </w:r>
            </w:ins>
          </w:p>
        </w:tc>
      </w:tr>
      <w:tr w14:paraId="57FF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02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01F9E3F">
            <w:pPr>
              <w:pStyle w:val="12"/>
              <w:ind w:left="4" w:leftChars="-4" w:hanging="12" w:hangingChars="7"/>
              <w:jc w:val="center"/>
              <w:rPr>
                <w:ins w:id="2023" w:author="L" w:date="2026-08-26T11:38:17Z"/>
                <w:rFonts w:hint="eastAsia" w:ascii="Times New Roman" w:hAnsi="Times New Roman" w:cs="Times New Roman"/>
                <w:b w:val="0"/>
                <w:bCs w:val="0"/>
                <w:color w:val="000000"/>
                <w:sz w:val="18"/>
                <w:szCs w:val="18"/>
                <w:lang w:val="en-US" w:eastAsia="zh-CN"/>
              </w:rPr>
            </w:pPr>
            <w:ins w:id="2024" w:author="L" w:date="2026-08-26T11:38:17Z">
              <w:r>
                <w:rPr>
                  <w:rFonts w:hint="eastAsia" w:ascii="Times New Roman" w:hAnsi="Times New Roman" w:cs="Times New Roman"/>
                  <w:b w:val="0"/>
                  <w:bCs w:val="0"/>
                  <w:color w:val="000000"/>
                  <w:sz w:val="18"/>
                  <w:szCs w:val="18"/>
                  <w:lang w:val="en-US" w:eastAsia="zh-CN"/>
                </w:rPr>
                <w:t>N1322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065573">
            <w:pPr>
              <w:pStyle w:val="12"/>
              <w:ind w:left="4" w:leftChars="-4" w:hanging="12" w:hangingChars="7"/>
              <w:jc w:val="center"/>
              <w:rPr>
                <w:ins w:id="2025" w:author="L" w:date="2026-08-26T11:38:17Z"/>
                <w:rFonts w:hint="eastAsia" w:ascii="Times New Roman" w:hAnsi="Times New Roman" w:cs="Times New Roman"/>
                <w:b w:val="0"/>
                <w:bCs w:val="0"/>
                <w:color w:val="000000"/>
                <w:sz w:val="18"/>
                <w:szCs w:val="18"/>
                <w:lang w:val="en-US" w:eastAsia="zh-CN"/>
              </w:rPr>
            </w:pPr>
            <w:ins w:id="2026" w:author="L" w:date="2026-08-26T11:38:17Z">
              <w:r>
                <w:rPr>
                  <w:rFonts w:hint="eastAsia" w:ascii="Times New Roman" w:hAnsi="Times New Roman" w:cs="Times New Roman"/>
                  <w:b w:val="0"/>
                  <w:bCs w:val="0"/>
                  <w:color w:val="000000"/>
                  <w:sz w:val="18"/>
                  <w:szCs w:val="18"/>
                  <w:lang w:val="en-US" w:eastAsia="zh-CN"/>
                </w:rPr>
                <w:t>32路DI模块PNP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3A096F">
            <w:pPr>
              <w:pStyle w:val="12"/>
              <w:ind w:left="4" w:leftChars="-4" w:hanging="12" w:hangingChars="7"/>
              <w:jc w:val="center"/>
              <w:rPr>
                <w:ins w:id="202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B87A5F0">
            <w:pPr>
              <w:pStyle w:val="12"/>
              <w:ind w:left="4" w:leftChars="-4" w:hanging="12" w:hangingChars="7"/>
              <w:jc w:val="center"/>
              <w:rPr>
                <w:ins w:id="2028" w:author="L" w:date="2026-08-26T11:38:17Z"/>
                <w:rFonts w:hint="default" w:ascii="Times New Roman" w:hAnsi="Times New Roman" w:cs="Times New Roman"/>
                <w:b w:val="0"/>
                <w:bCs w:val="0"/>
                <w:color w:val="000000"/>
                <w:sz w:val="18"/>
                <w:szCs w:val="18"/>
                <w:lang w:val="en-US" w:eastAsia="zh-CN"/>
              </w:rPr>
            </w:pPr>
            <w:ins w:id="2029" w:author="L" w:date="2026-08-26T11:38:17Z">
              <w:r>
                <w:rPr>
                  <w:rFonts w:hint="eastAsia" w:ascii="Times New Roman" w:hAnsi="Times New Roman" w:cs="Times New Roman"/>
                  <w:b w:val="0"/>
                  <w:bCs w:val="0"/>
                  <w:color w:val="000000"/>
                  <w:sz w:val="18"/>
                  <w:szCs w:val="18"/>
                  <w:lang w:val="en-US" w:eastAsia="zh-CN"/>
                </w:rPr>
                <w:t>N5041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5E12DA6">
            <w:pPr>
              <w:pStyle w:val="12"/>
              <w:ind w:left="4" w:leftChars="-4" w:hanging="12" w:hangingChars="7"/>
              <w:jc w:val="center"/>
              <w:rPr>
                <w:ins w:id="2030" w:author="L" w:date="2026-08-26T11:38:17Z"/>
                <w:rFonts w:hint="eastAsia" w:ascii="Times New Roman" w:hAnsi="Times New Roman" w:cs="Times New Roman"/>
                <w:b w:val="0"/>
                <w:bCs w:val="0"/>
                <w:color w:val="000000"/>
                <w:sz w:val="18"/>
                <w:szCs w:val="18"/>
                <w:lang w:val="en-US" w:eastAsia="zh-CN"/>
              </w:rPr>
            </w:pPr>
            <w:ins w:id="2031" w:author="L" w:date="2026-08-26T11:38:17Z">
              <w:r>
                <w:rPr>
                  <w:rFonts w:hint="eastAsia" w:ascii="Times New Roman" w:hAnsi="Times New Roman" w:cs="Times New Roman"/>
                  <w:b w:val="0"/>
                  <w:bCs w:val="0"/>
                  <w:color w:val="000000"/>
                  <w:sz w:val="18"/>
                  <w:szCs w:val="18"/>
                  <w:lang w:val="en-US" w:eastAsia="zh-CN"/>
                </w:rPr>
                <w:t>4路RTD模块三线PT100</w:t>
              </w:r>
            </w:ins>
          </w:p>
        </w:tc>
      </w:tr>
      <w:tr w14:paraId="24C9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03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B3D0D0B">
            <w:pPr>
              <w:pStyle w:val="12"/>
              <w:ind w:left="4" w:leftChars="-4" w:hanging="12" w:hangingChars="7"/>
              <w:jc w:val="center"/>
              <w:rPr>
                <w:ins w:id="2033" w:author="L" w:date="2026-08-26T11:38:17Z"/>
                <w:rFonts w:hint="eastAsia" w:ascii="Times New Roman" w:hAnsi="Times New Roman" w:cs="Times New Roman"/>
                <w:b w:val="0"/>
                <w:bCs w:val="0"/>
                <w:color w:val="000000"/>
                <w:sz w:val="18"/>
                <w:szCs w:val="18"/>
                <w:lang w:val="en-US" w:eastAsia="zh-CN"/>
              </w:rPr>
            </w:pPr>
            <w:ins w:id="2034" w:author="L" w:date="2026-08-26T11:38:17Z">
              <w:r>
                <w:rPr>
                  <w:rFonts w:hint="eastAsia" w:ascii="Times New Roman" w:hAnsi="Times New Roman" w:cs="Times New Roman"/>
                  <w:b w:val="0"/>
                  <w:bCs w:val="0"/>
                  <w:color w:val="000000"/>
                  <w:sz w:val="18"/>
                  <w:szCs w:val="18"/>
                  <w:lang w:val="en-US" w:eastAsia="zh-CN"/>
                </w:rPr>
                <w:t>N1323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5B3039">
            <w:pPr>
              <w:pStyle w:val="12"/>
              <w:ind w:left="4" w:leftChars="-4" w:hanging="12" w:hangingChars="7"/>
              <w:jc w:val="center"/>
              <w:rPr>
                <w:ins w:id="2035" w:author="L" w:date="2026-08-26T11:38:17Z"/>
                <w:rFonts w:hint="eastAsia" w:ascii="Times New Roman" w:hAnsi="Times New Roman" w:cs="Times New Roman"/>
                <w:b w:val="0"/>
                <w:bCs w:val="0"/>
                <w:color w:val="000000"/>
                <w:sz w:val="18"/>
                <w:szCs w:val="18"/>
                <w:lang w:val="en-US" w:eastAsia="zh-CN"/>
              </w:rPr>
            </w:pPr>
            <w:ins w:id="2036" w:author="L" w:date="2026-08-26T11:38:17Z">
              <w:r>
                <w:rPr>
                  <w:rFonts w:hint="eastAsia" w:ascii="Times New Roman" w:hAnsi="Times New Roman" w:cs="Times New Roman"/>
                  <w:b w:val="0"/>
                  <w:bCs w:val="0"/>
                  <w:color w:val="000000"/>
                  <w:sz w:val="18"/>
                  <w:szCs w:val="18"/>
                  <w:lang w:val="en-US" w:eastAsia="zh-CN"/>
                </w:rPr>
                <w:t>32路干节点DI模块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E0125D">
            <w:pPr>
              <w:pStyle w:val="12"/>
              <w:ind w:left="4" w:leftChars="-4" w:hanging="12" w:hangingChars="7"/>
              <w:jc w:val="center"/>
              <w:rPr>
                <w:ins w:id="203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C78975E">
            <w:pPr>
              <w:pStyle w:val="12"/>
              <w:ind w:left="4" w:leftChars="-4" w:hanging="12" w:hangingChars="7"/>
              <w:jc w:val="center"/>
              <w:rPr>
                <w:ins w:id="2038" w:author="L" w:date="2026-08-26T11:38:17Z"/>
                <w:rFonts w:hint="eastAsia" w:ascii="Times New Roman" w:hAnsi="Times New Roman" w:cs="Times New Roman"/>
                <w:b w:val="0"/>
                <w:bCs w:val="0"/>
                <w:color w:val="000000"/>
                <w:sz w:val="18"/>
                <w:szCs w:val="18"/>
                <w:lang w:val="en-US" w:eastAsia="zh-CN"/>
              </w:rPr>
            </w:pPr>
            <w:ins w:id="2039" w:author="L" w:date="2026-08-26T11:38:17Z">
              <w:r>
                <w:rPr>
                  <w:rFonts w:hint="eastAsia" w:ascii="Times New Roman" w:hAnsi="Times New Roman" w:cs="Times New Roman"/>
                  <w:b w:val="0"/>
                  <w:bCs w:val="0"/>
                  <w:color w:val="000000"/>
                  <w:sz w:val="18"/>
                  <w:szCs w:val="18"/>
                  <w:lang w:val="en-US" w:eastAsia="zh-CN"/>
                </w:rPr>
                <w:t>N5042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F0A407A">
            <w:pPr>
              <w:pStyle w:val="12"/>
              <w:ind w:left="4" w:leftChars="-4" w:hanging="12" w:hangingChars="7"/>
              <w:jc w:val="center"/>
              <w:rPr>
                <w:ins w:id="2040" w:author="L" w:date="2026-08-26T11:38:17Z"/>
                <w:rFonts w:hint="eastAsia" w:ascii="Times New Roman" w:hAnsi="Times New Roman" w:cs="Times New Roman"/>
                <w:b w:val="0"/>
                <w:bCs w:val="0"/>
                <w:color w:val="000000"/>
                <w:sz w:val="18"/>
                <w:szCs w:val="18"/>
                <w:lang w:val="en-US" w:eastAsia="zh-CN"/>
              </w:rPr>
            </w:pPr>
            <w:ins w:id="2041" w:author="L" w:date="2026-08-26T11:38:17Z">
              <w:r>
                <w:rPr>
                  <w:rFonts w:hint="eastAsia" w:ascii="Times New Roman" w:hAnsi="Times New Roman" w:cs="Times New Roman"/>
                  <w:b w:val="0"/>
                  <w:bCs w:val="0"/>
                  <w:color w:val="000000"/>
                  <w:sz w:val="18"/>
                  <w:szCs w:val="18"/>
                  <w:lang w:val="en-US" w:eastAsia="zh-CN"/>
                </w:rPr>
                <w:t>4路RTD模块三线PT1000</w:t>
              </w:r>
            </w:ins>
          </w:p>
        </w:tc>
      </w:tr>
      <w:tr w14:paraId="2395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04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FE2B16A">
            <w:pPr>
              <w:pStyle w:val="12"/>
              <w:ind w:left="4" w:leftChars="-4" w:hanging="12" w:hangingChars="7"/>
              <w:jc w:val="center"/>
              <w:rPr>
                <w:ins w:id="2043" w:author="L" w:date="2026-08-26T11:38:17Z"/>
                <w:rFonts w:hint="default" w:ascii="Times New Roman" w:hAnsi="Times New Roman" w:cs="Times New Roman"/>
                <w:b w:val="0"/>
                <w:bCs w:val="0"/>
                <w:color w:val="000000"/>
                <w:sz w:val="18"/>
                <w:szCs w:val="18"/>
                <w:lang w:val="en-US" w:eastAsia="zh-CN"/>
              </w:rPr>
            </w:pPr>
            <w:ins w:id="2044" w:author="L" w:date="2026-08-26T11:38:17Z">
              <w:r>
                <w:rPr>
                  <w:rFonts w:hint="eastAsia" w:ascii="Times New Roman" w:hAnsi="Times New Roman" w:cs="Times New Roman"/>
                  <w:b w:val="0"/>
                  <w:bCs w:val="0"/>
                  <w:color w:val="000000"/>
                  <w:sz w:val="18"/>
                  <w:szCs w:val="18"/>
                  <w:lang w:val="en-US" w:eastAsia="zh-CN"/>
                </w:rPr>
                <w:t>N2161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E11BE">
            <w:pPr>
              <w:pStyle w:val="12"/>
              <w:ind w:left="4" w:leftChars="-4" w:hanging="12" w:hangingChars="7"/>
              <w:jc w:val="center"/>
              <w:rPr>
                <w:ins w:id="2045" w:author="L" w:date="2026-08-26T11:38:17Z"/>
                <w:rFonts w:hint="eastAsia" w:ascii="Times New Roman" w:hAnsi="Times New Roman" w:cs="Times New Roman"/>
                <w:b w:val="0"/>
                <w:bCs w:val="0"/>
                <w:color w:val="000000"/>
                <w:sz w:val="18"/>
                <w:szCs w:val="18"/>
                <w:lang w:val="en-US" w:eastAsia="zh-CN"/>
              </w:rPr>
            </w:pPr>
            <w:ins w:id="2046" w:author="L" w:date="2026-08-26T11:38:17Z">
              <w:r>
                <w:rPr>
                  <w:rFonts w:hint="eastAsia" w:ascii="Times New Roman" w:hAnsi="Times New Roman" w:cs="Times New Roman"/>
                  <w:b w:val="0"/>
                  <w:bCs w:val="0"/>
                  <w:color w:val="000000"/>
                  <w:sz w:val="18"/>
                  <w:szCs w:val="18"/>
                  <w:lang w:val="en-US" w:eastAsia="zh-CN"/>
                </w:rPr>
                <w:t>16路DO模块PNP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EF8015">
            <w:pPr>
              <w:pStyle w:val="12"/>
              <w:ind w:left="4" w:leftChars="-4" w:hanging="12" w:hangingChars="7"/>
              <w:jc w:val="center"/>
              <w:rPr>
                <w:ins w:id="204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4CFF7B9">
            <w:pPr>
              <w:pStyle w:val="12"/>
              <w:ind w:left="4" w:leftChars="-4" w:hanging="12" w:hangingChars="7"/>
              <w:jc w:val="center"/>
              <w:rPr>
                <w:ins w:id="2048" w:author="L" w:date="2026-08-26T11:38:17Z"/>
                <w:rFonts w:hint="eastAsia" w:ascii="Times New Roman" w:hAnsi="Times New Roman" w:cs="Times New Roman"/>
                <w:b w:val="0"/>
                <w:bCs w:val="0"/>
                <w:color w:val="000000"/>
                <w:sz w:val="18"/>
                <w:szCs w:val="18"/>
                <w:lang w:val="en-US" w:eastAsia="zh-CN"/>
              </w:rPr>
            </w:pPr>
            <w:ins w:id="2049" w:author="L" w:date="2026-08-26T11:38:17Z">
              <w:r>
                <w:rPr>
                  <w:rFonts w:hint="eastAsia" w:ascii="Times New Roman" w:hAnsi="Times New Roman" w:cs="Times New Roman"/>
                  <w:b w:val="0"/>
                  <w:bCs w:val="0"/>
                  <w:color w:val="000000"/>
                  <w:sz w:val="18"/>
                  <w:szCs w:val="18"/>
                  <w:lang w:val="en-US" w:eastAsia="zh-CN"/>
                </w:rPr>
                <w:t>N5043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7932A5">
            <w:pPr>
              <w:pStyle w:val="12"/>
              <w:ind w:left="4" w:leftChars="-4" w:hanging="12" w:hangingChars="7"/>
              <w:jc w:val="center"/>
              <w:rPr>
                <w:ins w:id="2050" w:author="L" w:date="2026-08-26T11:38:17Z"/>
                <w:rFonts w:hint="eastAsia" w:ascii="Times New Roman" w:hAnsi="Times New Roman" w:cs="Times New Roman"/>
                <w:b w:val="0"/>
                <w:bCs w:val="0"/>
                <w:color w:val="000000"/>
                <w:sz w:val="18"/>
                <w:szCs w:val="18"/>
                <w:lang w:val="en-US" w:eastAsia="zh-CN"/>
              </w:rPr>
            </w:pPr>
            <w:ins w:id="2051" w:author="L" w:date="2026-08-26T11:38:17Z">
              <w:r>
                <w:rPr>
                  <w:rFonts w:hint="eastAsia" w:ascii="Times New Roman" w:hAnsi="Times New Roman" w:cs="Times New Roman"/>
                  <w:b w:val="0"/>
                  <w:bCs w:val="0"/>
                  <w:color w:val="000000"/>
                  <w:sz w:val="18"/>
                  <w:szCs w:val="18"/>
                  <w:lang w:val="en-US" w:eastAsia="zh-CN"/>
                </w:rPr>
                <w:t>4路RTD模块四线PT100</w:t>
              </w:r>
            </w:ins>
          </w:p>
        </w:tc>
      </w:tr>
      <w:tr w14:paraId="3DC2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05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955616E">
            <w:pPr>
              <w:pStyle w:val="12"/>
              <w:ind w:left="4" w:leftChars="-4" w:hanging="12" w:hangingChars="7"/>
              <w:jc w:val="center"/>
              <w:rPr>
                <w:ins w:id="2053" w:author="L" w:date="2026-08-26T11:38:17Z"/>
                <w:rFonts w:hint="eastAsia" w:ascii="Times New Roman" w:hAnsi="Times New Roman" w:cs="Times New Roman"/>
                <w:b w:val="0"/>
                <w:bCs w:val="0"/>
                <w:color w:val="000000"/>
                <w:sz w:val="18"/>
                <w:szCs w:val="18"/>
                <w:lang w:val="en-US" w:eastAsia="zh-CN"/>
              </w:rPr>
            </w:pPr>
            <w:ins w:id="2054" w:author="L" w:date="2026-08-26T11:38:17Z">
              <w:r>
                <w:rPr>
                  <w:rFonts w:hint="eastAsia" w:ascii="Times New Roman" w:hAnsi="Times New Roman" w:cs="Times New Roman"/>
                  <w:b w:val="0"/>
                  <w:bCs w:val="0"/>
                  <w:color w:val="000000"/>
                  <w:sz w:val="18"/>
                  <w:szCs w:val="18"/>
                  <w:lang w:val="en-US" w:eastAsia="zh-CN"/>
                </w:rPr>
                <w:t>N2162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21915">
            <w:pPr>
              <w:pStyle w:val="12"/>
              <w:ind w:left="4" w:leftChars="-4" w:hanging="12" w:hangingChars="7"/>
              <w:jc w:val="center"/>
              <w:rPr>
                <w:ins w:id="2055" w:author="L" w:date="2026-08-26T11:38:17Z"/>
                <w:rFonts w:hint="eastAsia" w:ascii="Times New Roman" w:hAnsi="Times New Roman" w:cs="Times New Roman"/>
                <w:b w:val="0"/>
                <w:bCs w:val="0"/>
                <w:color w:val="000000"/>
                <w:sz w:val="18"/>
                <w:szCs w:val="18"/>
                <w:lang w:val="en-US" w:eastAsia="zh-CN"/>
              </w:rPr>
            </w:pPr>
            <w:ins w:id="2056" w:author="L" w:date="2026-08-26T11:38:17Z">
              <w:r>
                <w:rPr>
                  <w:rFonts w:hint="eastAsia" w:ascii="Times New Roman" w:hAnsi="Times New Roman" w:cs="Times New Roman"/>
                  <w:b w:val="0"/>
                  <w:bCs w:val="0"/>
                  <w:color w:val="000000"/>
                  <w:sz w:val="18"/>
                  <w:szCs w:val="18"/>
                  <w:lang w:val="en-US" w:eastAsia="zh-CN"/>
                </w:rPr>
                <w:t>16路DO模块NPN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1D6A54">
            <w:pPr>
              <w:pStyle w:val="12"/>
              <w:ind w:left="4" w:leftChars="-4" w:hanging="12" w:hangingChars="7"/>
              <w:jc w:val="center"/>
              <w:rPr>
                <w:ins w:id="205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84AE887">
            <w:pPr>
              <w:pStyle w:val="12"/>
              <w:ind w:left="4" w:leftChars="-4" w:hanging="12" w:hangingChars="7"/>
              <w:jc w:val="center"/>
              <w:rPr>
                <w:ins w:id="2058" w:author="L" w:date="2026-08-26T11:38:17Z"/>
                <w:rFonts w:hint="eastAsia" w:ascii="Times New Roman" w:hAnsi="Times New Roman" w:cs="Times New Roman"/>
                <w:b w:val="0"/>
                <w:bCs w:val="0"/>
                <w:color w:val="000000"/>
                <w:sz w:val="18"/>
                <w:szCs w:val="18"/>
                <w:lang w:val="en-US" w:eastAsia="zh-CN"/>
              </w:rPr>
            </w:pPr>
            <w:ins w:id="2059" w:author="L" w:date="2026-08-26T11:38:17Z">
              <w:r>
                <w:rPr>
                  <w:rFonts w:hint="eastAsia" w:ascii="Times New Roman" w:hAnsi="Times New Roman" w:cs="Times New Roman"/>
                  <w:b w:val="0"/>
                  <w:bCs w:val="0"/>
                  <w:color w:val="000000"/>
                  <w:sz w:val="18"/>
                  <w:szCs w:val="18"/>
                  <w:lang w:val="en-US" w:eastAsia="zh-CN"/>
                </w:rPr>
                <w:t>N5044</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E9526C7">
            <w:pPr>
              <w:pStyle w:val="12"/>
              <w:ind w:left="4" w:leftChars="-4" w:hanging="12" w:hangingChars="7"/>
              <w:jc w:val="center"/>
              <w:rPr>
                <w:ins w:id="2060" w:author="L" w:date="2026-08-26T11:38:17Z"/>
                <w:rFonts w:hint="eastAsia" w:ascii="Times New Roman" w:hAnsi="Times New Roman" w:cs="Times New Roman"/>
                <w:b w:val="0"/>
                <w:bCs w:val="0"/>
                <w:color w:val="000000"/>
                <w:sz w:val="18"/>
                <w:szCs w:val="18"/>
                <w:lang w:val="en-US" w:eastAsia="zh-CN"/>
              </w:rPr>
            </w:pPr>
            <w:ins w:id="2061" w:author="L" w:date="2026-08-26T11:38:17Z">
              <w:r>
                <w:rPr>
                  <w:rFonts w:hint="eastAsia" w:ascii="Times New Roman" w:hAnsi="Times New Roman" w:cs="Times New Roman"/>
                  <w:b w:val="0"/>
                  <w:bCs w:val="0"/>
                  <w:color w:val="000000"/>
                  <w:sz w:val="18"/>
                  <w:szCs w:val="18"/>
                  <w:lang w:val="en-US" w:eastAsia="zh-CN"/>
                </w:rPr>
                <w:t>4路RTD模块四线PT1000</w:t>
              </w:r>
            </w:ins>
          </w:p>
        </w:tc>
      </w:tr>
      <w:tr w14:paraId="4B4F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06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4EEEE39">
            <w:pPr>
              <w:pStyle w:val="12"/>
              <w:ind w:left="4" w:leftChars="-4" w:hanging="12" w:hangingChars="7"/>
              <w:jc w:val="center"/>
              <w:rPr>
                <w:ins w:id="2063" w:author="L" w:date="2026-08-26T11:38:17Z"/>
                <w:rFonts w:hint="default" w:ascii="Times New Roman" w:hAnsi="Times New Roman" w:cs="Times New Roman"/>
                <w:b w:val="0"/>
                <w:bCs w:val="0"/>
                <w:color w:val="000000"/>
                <w:sz w:val="18"/>
                <w:szCs w:val="18"/>
                <w:lang w:val="en-US" w:eastAsia="zh-CN"/>
              </w:rPr>
            </w:pPr>
            <w:ins w:id="2064" w:author="L" w:date="2026-08-26T11:38:17Z">
              <w:r>
                <w:rPr>
                  <w:rFonts w:hint="eastAsia" w:ascii="Times New Roman" w:hAnsi="Times New Roman" w:cs="Times New Roman"/>
                  <w:b w:val="0"/>
                  <w:bCs w:val="0"/>
                  <w:color w:val="000000"/>
                  <w:sz w:val="18"/>
                  <w:szCs w:val="18"/>
                  <w:lang w:val="en-US" w:eastAsia="zh-CN"/>
                </w:rPr>
                <w:t>N2321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FD5C2A">
            <w:pPr>
              <w:pStyle w:val="12"/>
              <w:ind w:left="4" w:leftChars="-4" w:hanging="12" w:hangingChars="7"/>
              <w:jc w:val="center"/>
              <w:rPr>
                <w:ins w:id="2065" w:author="L" w:date="2026-08-26T11:38:17Z"/>
                <w:rFonts w:hint="eastAsia" w:ascii="Times New Roman" w:hAnsi="Times New Roman" w:cs="Times New Roman"/>
                <w:b w:val="0"/>
                <w:bCs w:val="0"/>
                <w:color w:val="000000"/>
                <w:sz w:val="18"/>
                <w:szCs w:val="18"/>
                <w:lang w:val="en-US" w:eastAsia="zh-CN"/>
              </w:rPr>
            </w:pPr>
            <w:ins w:id="2066" w:author="L" w:date="2026-08-26T11:38:17Z">
              <w:r>
                <w:rPr>
                  <w:rFonts w:hint="eastAsia" w:ascii="Times New Roman" w:hAnsi="Times New Roman" w:cs="Times New Roman"/>
                  <w:b w:val="0"/>
                  <w:bCs w:val="0"/>
                  <w:color w:val="000000"/>
                  <w:sz w:val="18"/>
                  <w:szCs w:val="18"/>
                  <w:lang w:val="en-US" w:eastAsia="zh-CN"/>
                </w:rPr>
                <w:t>32路DO模块PNP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F5B0C1">
            <w:pPr>
              <w:pStyle w:val="12"/>
              <w:ind w:left="4" w:leftChars="-4" w:hanging="12" w:hangingChars="7"/>
              <w:jc w:val="center"/>
              <w:rPr>
                <w:ins w:id="206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4240BB04">
            <w:pPr>
              <w:pStyle w:val="12"/>
              <w:ind w:left="4" w:leftChars="-4" w:hanging="12" w:hangingChars="7"/>
              <w:jc w:val="center"/>
              <w:rPr>
                <w:ins w:id="2068" w:author="L" w:date="2026-08-26T11:38:17Z"/>
                <w:rFonts w:hint="default" w:ascii="Times New Roman" w:hAnsi="Times New Roman" w:cs="Times New Roman"/>
                <w:b w:val="0"/>
                <w:bCs w:val="0"/>
                <w:color w:val="000000"/>
                <w:sz w:val="18"/>
                <w:szCs w:val="18"/>
                <w:lang w:val="en-US" w:eastAsia="zh-CN"/>
              </w:rPr>
            </w:pPr>
            <w:ins w:id="2069" w:author="L" w:date="2026-08-26T11:38:17Z">
              <w:r>
                <w:rPr>
                  <w:rFonts w:hint="eastAsia" w:ascii="Times New Roman" w:hAnsi="Times New Roman" w:cs="Times New Roman"/>
                  <w:b w:val="0"/>
                  <w:bCs w:val="0"/>
                  <w:color w:val="000000"/>
                  <w:sz w:val="18"/>
                  <w:szCs w:val="18"/>
                  <w:lang w:val="en-US" w:eastAsia="zh-CN"/>
                </w:rPr>
                <w:t>N5088</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DE2EAA">
            <w:pPr>
              <w:pStyle w:val="12"/>
              <w:ind w:left="4" w:leftChars="-4" w:hanging="12" w:hangingChars="7"/>
              <w:jc w:val="center"/>
              <w:rPr>
                <w:ins w:id="2070" w:author="L" w:date="2026-08-26T11:38:17Z"/>
                <w:rFonts w:hint="default" w:ascii="Times New Roman" w:hAnsi="Times New Roman" w:cs="Times New Roman"/>
                <w:b w:val="0"/>
                <w:bCs w:val="0"/>
                <w:color w:val="000000"/>
                <w:sz w:val="18"/>
                <w:szCs w:val="18"/>
                <w:lang w:val="en-US" w:eastAsia="zh-CN"/>
              </w:rPr>
            </w:pPr>
            <w:ins w:id="2071" w:author="L" w:date="2026-08-26T11:38:17Z">
              <w:r>
                <w:rPr>
                  <w:rFonts w:hint="eastAsia" w:ascii="Times New Roman" w:hAnsi="Times New Roman" w:cs="Times New Roman"/>
                  <w:b w:val="0"/>
                  <w:bCs w:val="0"/>
                  <w:color w:val="000000"/>
                  <w:sz w:val="18"/>
                  <w:szCs w:val="18"/>
                  <w:lang w:val="en-US" w:eastAsia="zh-CN"/>
                </w:rPr>
                <w:t>8路TC模块</w:t>
              </w:r>
            </w:ins>
          </w:p>
        </w:tc>
      </w:tr>
      <w:tr w14:paraId="7697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07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6E6DEDC">
            <w:pPr>
              <w:pStyle w:val="12"/>
              <w:ind w:left="4" w:leftChars="-4" w:hanging="12" w:hangingChars="7"/>
              <w:jc w:val="center"/>
              <w:rPr>
                <w:ins w:id="2073" w:author="L" w:date="2026-08-26T11:38:17Z"/>
                <w:rFonts w:hint="eastAsia" w:ascii="Times New Roman" w:hAnsi="Times New Roman" w:cs="Times New Roman"/>
                <w:b w:val="0"/>
                <w:bCs w:val="0"/>
                <w:color w:val="000000"/>
                <w:sz w:val="18"/>
                <w:szCs w:val="18"/>
                <w:lang w:val="en-US" w:eastAsia="zh-CN"/>
              </w:rPr>
            </w:pPr>
            <w:ins w:id="2074" w:author="L" w:date="2026-08-26T11:38:17Z">
              <w:r>
                <w:rPr>
                  <w:rFonts w:hint="eastAsia" w:ascii="Times New Roman" w:hAnsi="Times New Roman" w:cs="Times New Roman"/>
                  <w:b w:val="0"/>
                  <w:bCs w:val="0"/>
                  <w:color w:val="000000"/>
                  <w:sz w:val="18"/>
                  <w:szCs w:val="18"/>
                  <w:lang w:val="en-US" w:eastAsia="zh-CN"/>
                </w:rPr>
                <w:t>N2322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0982B6">
            <w:pPr>
              <w:pStyle w:val="12"/>
              <w:ind w:left="4" w:leftChars="-4" w:hanging="12" w:hangingChars="7"/>
              <w:jc w:val="center"/>
              <w:rPr>
                <w:ins w:id="2075" w:author="L" w:date="2026-08-26T11:38:17Z"/>
                <w:rFonts w:hint="eastAsia" w:ascii="Times New Roman" w:hAnsi="Times New Roman" w:cs="Times New Roman"/>
                <w:b w:val="0"/>
                <w:bCs w:val="0"/>
                <w:color w:val="000000"/>
                <w:sz w:val="18"/>
                <w:szCs w:val="18"/>
                <w:lang w:val="en-US" w:eastAsia="zh-CN"/>
              </w:rPr>
            </w:pPr>
            <w:ins w:id="2076" w:author="L" w:date="2026-08-26T11:38:17Z">
              <w:r>
                <w:rPr>
                  <w:rFonts w:hint="eastAsia" w:ascii="Times New Roman" w:hAnsi="Times New Roman" w:cs="Times New Roman"/>
                  <w:b w:val="0"/>
                  <w:bCs w:val="0"/>
                  <w:color w:val="000000"/>
                  <w:sz w:val="18"/>
                  <w:szCs w:val="18"/>
                  <w:lang w:val="en-US" w:eastAsia="zh-CN"/>
                </w:rPr>
                <w:t>32路DO模块NPN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7942E2">
            <w:pPr>
              <w:pStyle w:val="12"/>
              <w:ind w:left="4" w:leftChars="-4" w:hanging="12" w:hangingChars="7"/>
              <w:jc w:val="center"/>
              <w:rPr>
                <w:ins w:id="207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E49C950">
            <w:pPr>
              <w:pStyle w:val="12"/>
              <w:ind w:left="4" w:leftChars="-4" w:hanging="12" w:hangingChars="7"/>
              <w:jc w:val="center"/>
              <w:rPr>
                <w:ins w:id="2078" w:author="L" w:date="2026-08-26T11:38:17Z"/>
                <w:rFonts w:hint="default" w:ascii="Times New Roman" w:hAnsi="Times New Roman" w:cs="Times New Roman"/>
                <w:b w:val="0"/>
                <w:bCs w:val="0"/>
                <w:color w:val="000000"/>
                <w:sz w:val="18"/>
                <w:szCs w:val="18"/>
                <w:lang w:val="en-US" w:eastAsia="zh-CN"/>
              </w:rPr>
            </w:pPr>
            <w:ins w:id="2079" w:author="L" w:date="2026-08-26T11:38:17Z">
              <w:r>
                <w:rPr>
                  <w:rFonts w:hint="eastAsia" w:ascii="Times New Roman" w:hAnsi="Times New Roman" w:cs="Times New Roman"/>
                  <w:b w:val="0"/>
                  <w:bCs w:val="0"/>
                  <w:color w:val="000000"/>
                  <w:sz w:val="18"/>
                  <w:szCs w:val="18"/>
                  <w:lang w:val="en-US" w:eastAsia="zh-CN"/>
                </w:rPr>
                <w:t>N7011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03E43EE">
            <w:pPr>
              <w:pStyle w:val="12"/>
              <w:ind w:left="4" w:leftChars="-4" w:hanging="12" w:hangingChars="7"/>
              <w:jc w:val="center"/>
              <w:rPr>
                <w:ins w:id="2080" w:author="L" w:date="2026-08-26T11:38:17Z"/>
                <w:rFonts w:hint="eastAsia" w:ascii="Times New Roman" w:hAnsi="Times New Roman" w:cs="Times New Roman"/>
                <w:b w:val="0"/>
                <w:bCs w:val="0"/>
                <w:color w:val="000000"/>
                <w:sz w:val="18"/>
                <w:szCs w:val="18"/>
                <w:lang w:val="en-US" w:eastAsia="zh-CN"/>
              </w:rPr>
            </w:pPr>
            <w:ins w:id="2081" w:author="L" w:date="2026-08-26T11:38:17Z">
              <w:r>
                <w:rPr>
                  <w:rFonts w:hint="eastAsia" w:ascii="Times New Roman" w:hAnsi="Times New Roman" w:cs="Times New Roman"/>
                  <w:b w:val="0"/>
                  <w:bCs w:val="0"/>
                  <w:color w:val="000000"/>
                  <w:sz w:val="18"/>
                  <w:szCs w:val="18"/>
                  <w:lang w:val="en-US" w:eastAsia="zh-CN"/>
                </w:rPr>
                <w:t>中继电源模块</w:t>
              </w:r>
            </w:ins>
          </w:p>
        </w:tc>
      </w:tr>
      <w:tr w14:paraId="1D9B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08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D9BE5D6">
            <w:pPr>
              <w:pStyle w:val="12"/>
              <w:ind w:left="4" w:leftChars="-4" w:hanging="12" w:hangingChars="7"/>
              <w:jc w:val="center"/>
              <w:rPr>
                <w:ins w:id="2083" w:author="L" w:date="2026-08-26T11:38:17Z"/>
                <w:rFonts w:hint="default" w:ascii="Times New Roman" w:hAnsi="Times New Roman" w:cs="Times New Roman"/>
                <w:b w:val="0"/>
                <w:bCs w:val="0"/>
                <w:color w:val="000000"/>
                <w:sz w:val="18"/>
                <w:szCs w:val="18"/>
                <w:lang w:val="en-US" w:eastAsia="zh-CN"/>
              </w:rPr>
            </w:pPr>
            <w:ins w:id="2084" w:author="L" w:date="2026-08-26T11:38:17Z">
              <w:r>
                <w:rPr>
                  <w:rFonts w:hint="eastAsia" w:ascii="Times New Roman" w:hAnsi="Times New Roman" w:cs="Times New Roman"/>
                  <w:b w:val="0"/>
                  <w:bCs w:val="0"/>
                  <w:color w:val="000000"/>
                  <w:sz w:val="18"/>
                  <w:szCs w:val="18"/>
                  <w:lang w:val="en-US" w:eastAsia="zh-CN"/>
                </w:rPr>
                <w:t>N2084</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865664">
            <w:pPr>
              <w:pStyle w:val="12"/>
              <w:ind w:left="4" w:leftChars="-4" w:hanging="12" w:hangingChars="7"/>
              <w:jc w:val="center"/>
              <w:rPr>
                <w:ins w:id="2085" w:author="L" w:date="2026-08-26T11:38:17Z"/>
                <w:rFonts w:hint="eastAsia" w:ascii="Times New Roman" w:hAnsi="Times New Roman" w:cs="Times New Roman"/>
                <w:b w:val="0"/>
                <w:bCs w:val="0"/>
                <w:color w:val="000000"/>
                <w:sz w:val="18"/>
                <w:szCs w:val="18"/>
                <w:lang w:val="en-US" w:eastAsia="zh-CN"/>
              </w:rPr>
            </w:pPr>
            <w:ins w:id="2086" w:author="L" w:date="2026-08-26T11:38:17Z">
              <w:r>
                <w:rPr>
                  <w:rFonts w:hint="eastAsia" w:ascii="Times New Roman" w:hAnsi="Times New Roman" w:cs="Times New Roman"/>
                  <w:b w:val="0"/>
                  <w:bCs w:val="0"/>
                  <w:color w:val="000000"/>
                  <w:sz w:val="18"/>
                  <w:szCs w:val="18"/>
                  <w:lang w:val="en-US" w:eastAsia="zh-CN"/>
                </w:rPr>
                <w:t>8路DO模块继电器</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39236F">
            <w:pPr>
              <w:pStyle w:val="12"/>
              <w:ind w:left="4" w:leftChars="-4" w:hanging="12" w:hangingChars="7"/>
              <w:jc w:val="center"/>
              <w:rPr>
                <w:ins w:id="208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BAC9C17">
            <w:pPr>
              <w:pStyle w:val="12"/>
              <w:ind w:left="4" w:leftChars="-4" w:hanging="12" w:hangingChars="7"/>
              <w:jc w:val="center"/>
              <w:rPr>
                <w:ins w:id="2088" w:author="L" w:date="2026-08-26T11:38:17Z"/>
                <w:rFonts w:hint="default" w:ascii="Times New Roman" w:hAnsi="Times New Roman" w:cs="Times New Roman"/>
                <w:b w:val="0"/>
                <w:bCs w:val="0"/>
                <w:color w:val="000000"/>
                <w:sz w:val="18"/>
                <w:szCs w:val="18"/>
                <w:lang w:val="en-US" w:eastAsia="zh-CN"/>
              </w:rPr>
            </w:pPr>
            <w:ins w:id="2089" w:author="L" w:date="2026-08-26T11:38:17Z">
              <w:r>
                <w:rPr>
                  <w:rFonts w:hint="eastAsia" w:ascii="Times New Roman" w:hAnsi="Times New Roman" w:cs="Times New Roman"/>
                  <w:b w:val="0"/>
                  <w:bCs w:val="0"/>
                  <w:color w:val="000000"/>
                  <w:sz w:val="18"/>
                  <w:szCs w:val="18"/>
                  <w:lang w:val="en-US" w:eastAsia="zh-CN"/>
                </w:rPr>
                <w:t>N9081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4C8061">
            <w:pPr>
              <w:pStyle w:val="12"/>
              <w:ind w:left="4" w:leftChars="-4" w:hanging="12" w:hangingChars="7"/>
              <w:jc w:val="center"/>
              <w:rPr>
                <w:ins w:id="2090" w:author="L" w:date="2026-08-26T11:38:17Z"/>
                <w:rFonts w:hint="eastAsia" w:ascii="Times New Roman" w:hAnsi="Times New Roman" w:cs="Times New Roman"/>
                <w:b w:val="0"/>
                <w:bCs w:val="0"/>
                <w:color w:val="000000"/>
                <w:sz w:val="18"/>
                <w:szCs w:val="18"/>
                <w:lang w:val="en-US" w:eastAsia="zh-CN"/>
              </w:rPr>
            </w:pPr>
            <w:ins w:id="2091" w:author="L" w:date="2026-08-26T11:38:17Z">
              <w:r>
                <w:rPr>
                  <w:rFonts w:hint="eastAsia" w:ascii="Times New Roman" w:hAnsi="Times New Roman" w:cs="Times New Roman"/>
                  <w:b w:val="0"/>
                  <w:bCs w:val="0"/>
                  <w:color w:val="000000"/>
                  <w:sz w:val="18"/>
                  <w:szCs w:val="18"/>
                  <w:lang w:val="en-US" w:eastAsia="zh-CN"/>
                </w:rPr>
                <w:t>3路脉冲计数+5DI</w:t>
              </w:r>
            </w:ins>
          </w:p>
        </w:tc>
      </w:tr>
      <w:tr w14:paraId="0803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209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E84978">
            <w:pPr>
              <w:pStyle w:val="12"/>
              <w:ind w:left="4" w:leftChars="-4" w:hanging="12" w:hangingChars="7"/>
              <w:jc w:val="center"/>
              <w:rPr>
                <w:ins w:id="2093" w:author="L" w:date="2026-08-26T11:38:17Z"/>
                <w:rFonts w:hint="eastAsia" w:ascii="Times New Roman" w:hAnsi="Times New Roman" w:cs="Times New Roman"/>
                <w:b w:val="0"/>
                <w:bCs w:val="0"/>
                <w:color w:val="000000"/>
                <w:sz w:val="18"/>
                <w:szCs w:val="18"/>
                <w:lang w:val="en-US" w:eastAsia="zh-CN"/>
              </w:rPr>
            </w:pPr>
            <w:ins w:id="2094" w:author="L" w:date="2026-08-26T11:38:17Z">
              <w:r>
                <w:rPr>
                  <w:rFonts w:hint="eastAsia" w:ascii="Times New Roman" w:hAnsi="Times New Roman" w:cs="Times New Roman"/>
                  <w:b w:val="0"/>
                  <w:bCs w:val="0"/>
                  <w:color w:val="000000"/>
                  <w:sz w:val="18"/>
                  <w:szCs w:val="18"/>
                  <w:lang w:val="en-US" w:eastAsia="zh-CN"/>
                </w:rPr>
                <w:t>N3081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4425BE">
            <w:pPr>
              <w:pStyle w:val="12"/>
              <w:ind w:left="4" w:leftChars="-4" w:hanging="12" w:hangingChars="7"/>
              <w:jc w:val="center"/>
              <w:rPr>
                <w:ins w:id="2095" w:author="L" w:date="2026-08-26T11:38:17Z"/>
                <w:rFonts w:hint="eastAsia" w:ascii="Times New Roman" w:hAnsi="Times New Roman" w:cs="Times New Roman"/>
                <w:b w:val="0"/>
                <w:bCs w:val="0"/>
                <w:color w:val="000000"/>
                <w:sz w:val="18"/>
                <w:szCs w:val="18"/>
                <w:lang w:val="en-US" w:eastAsia="zh-CN"/>
              </w:rPr>
            </w:pPr>
            <w:ins w:id="2096" w:author="L" w:date="2026-08-26T11:38:17Z">
              <w:r>
                <w:rPr>
                  <w:rFonts w:hint="eastAsia" w:ascii="Times New Roman" w:hAnsi="Times New Roman" w:cs="Times New Roman"/>
                  <w:b w:val="0"/>
                  <w:bCs w:val="0"/>
                  <w:color w:val="000000"/>
                  <w:sz w:val="18"/>
                  <w:szCs w:val="18"/>
                  <w:lang w:val="en-US" w:eastAsia="zh-CN"/>
                </w:rPr>
                <w:t>8路16位AI模块单端输入0/4~20mA</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D8C862">
            <w:pPr>
              <w:pStyle w:val="12"/>
              <w:ind w:left="4" w:leftChars="-4" w:hanging="12" w:hangingChars="7"/>
              <w:jc w:val="center"/>
              <w:rPr>
                <w:ins w:id="209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58130F99">
            <w:pPr>
              <w:pStyle w:val="12"/>
              <w:ind w:left="4" w:leftChars="-4" w:hanging="12" w:hangingChars="7"/>
              <w:jc w:val="center"/>
              <w:rPr>
                <w:ins w:id="2098" w:author="L" w:date="2026-08-26T11:38:17Z"/>
                <w:rFonts w:hint="default" w:ascii="Times New Roman" w:hAnsi="Times New Roman" w:cs="Times New Roman"/>
                <w:b w:val="0"/>
                <w:bCs w:val="0"/>
                <w:color w:val="000000"/>
                <w:sz w:val="18"/>
                <w:szCs w:val="18"/>
                <w:lang w:val="en-US" w:eastAsia="zh-CN"/>
              </w:rPr>
            </w:pPr>
            <w:ins w:id="2099" w:author="L" w:date="2026-08-26T11:38:17Z">
              <w:r>
                <w:rPr>
                  <w:rFonts w:hint="eastAsia" w:ascii="Times New Roman" w:hAnsi="Times New Roman" w:cs="Times New Roman"/>
                  <w:b w:val="0"/>
                  <w:bCs w:val="0"/>
                  <w:color w:val="000000"/>
                  <w:sz w:val="18"/>
                  <w:szCs w:val="18"/>
                  <w:lang w:val="en-US" w:eastAsia="zh-CN"/>
                </w:rPr>
                <w:t>N9082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4EBDF08">
            <w:pPr>
              <w:pStyle w:val="12"/>
              <w:ind w:left="4" w:leftChars="-4" w:hanging="12" w:hangingChars="7"/>
              <w:jc w:val="center"/>
              <w:rPr>
                <w:ins w:id="2100" w:author="L" w:date="2026-08-26T11:38:17Z"/>
                <w:rFonts w:hint="default" w:ascii="Times New Roman" w:hAnsi="Times New Roman" w:cs="Times New Roman"/>
                <w:b w:val="0"/>
                <w:bCs w:val="0"/>
                <w:color w:val="000000"/>
                <w:sz w:val="18"/>
                <w:szCs w:val="18"/>
                <w:lang w:val="en-US" w:eastAsia="zh-CN"/>
              </w:rPr>
            </w:pPr>
            <w:ins w:id="2101" w:author="L" w:date="2026-08-26T11:38:17Z">
              <w:r>
                <w:rPr>
                  <w:rFonts w:hint="eastAsia" w:ascii="Times New Roman" w:hAnsi="Times New Roman" w:cs="Times New Roman"/>
                  <w:b w:val="0"/>
                  <w:bCs w:val="0"/>
                  <w:color w:val="000000"/>
                  <w:sz w:val="18"/>
                  <w:szCs w:val="18"/>
                  <w:lang w:val="en-US" w:eastAsia="zh-CN"/>
                </w:rPr>
                <w:t>6路脉冲输出+2DO</w:t>
              </w:r>
            </w:ins>
          </w:p>
        </w:tc>
      </w:tr>
      <w:tr w14:paraId="15693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2102" w:author="L" w:date="2026-08-26T11:38:1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98CEC7D">
            <w:pPr>
              <w:pStyle w:val="12"/>
              <w:ind w:left="4" w:leftChars="-4" w:hanging="12" w:hangingChars="7"/>
              <w:jc w:val="center"/>
              <w:rPr>
                <w:ins w:id="2103" w:author="L" w:date="2026-08-26T11:38:17Z"/>
                <w:rFonts w:hint="eastAsia" w:ascii="Times New Roman" w:hAnsi="Times New Roman" w:cs="Times New Roman"/>
                <w:b w:val="0"/>
                <w:bCs w:val="0"/>
                <w:color w:val="000000"/>
                <w:sz w:val="18"/>
                <w:szCs w:val="18"/>
                <w:lang w:val="en-US" w:eastAsia="zh-CN"/>
              </w:rPr>
            </w:pPr>
            <w:ins w:id="2104" w:author="L" w:date="2026-08-26T11:38:17Z">
              <w:r>
                <w:rPr>
                  <w:rFonts w:hint="eastAsia" w:ascii="Times New Roman" w:hAnsi="Times New Roman" w:cs="Times New Roman"/>
                  <w:b w:val="0"/>
                  <w:bCs w:val="0"/>
                  <w:color w:val="000000"/>
                  <w:sz w:val="18"/>
                  <w:szCs w:val="18"/>
                  <w:lang w:val="en-US" w:eastAsia="zh-CN"/>
                </w:rPr>
                <w:t>N3083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D75A96">
            <w:pPr>
              <w:pStyle w:val="12"/>
              <w:ind w:left="4" w:leftChars="-4" w:hanging="12" w:hangingChars="7"/>
              <w:jc w:val="center"/>
              <w:rPr>
                <w:ins w:id="2105" w:author="L" w:date="2026-08-26T11:38:17Z"/>
                <w:rFonts w:hint="eastAsia" w:ascii="Times New Roman" w:hAnsi="Times New Roman" w:cs="Times New Roman"/>
                <w:b w:val="0"/>
                <w:bCs w:val="0"/>
                <w:color w:val="000000"/>
                <w:sz w:val="18"/>
                <w:szCs w:val="18"/>
                <w:lang w:val="en-US" w:eastAsia="zh-CN"/>
              </w:rPr>
            </w:pPr>
            <w:ins w:id="2106" w:author="L" w:date="2026-08-26T11:38:17Z">
              <w:r>
                <w:rPr>
                  <w:rFonts w:hint="eastAsia" w:ascii="Times New Roman" w:hAnsi="Times New Roman" w:cs="Times New Roman"/>
                  <w:b w:val="0"/>
                  <w:bCs w:val="0"/>
                  <w:color w:val="000000"/>
                  <w:sz w:val="18"/>
                  <w:szCs w:val="18"/>
                  <w:lang w:val="en-US" w:eastAsia="zh-CN"/>
                </w:rPr>
                <w:t>8路16位AI模块单端输入0~5/10V</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C0BD28">
            <w:pPr>
              <w:pStyle w:val="12"/>
              <w:ind w:left="4" w:leftChars="-4" w:hanging="12" w:hangingChars="7"/>
              <w:jc w:val="center"/>
              <w:rPr>
                <w:ins w:id="2107" w:author="L" w:date="2026-08-26T11:38:1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3DFBEA0">
            <w:pPr>
              <w:pStyle w:val="12"/>
              <w:ind w:left="4" w:leftChars="-4" w:hanging="12" w:hangingChars="7"/>
              <w:jc w:val="center"/>
              <w:rPr>
                <w:ins w:id="2108" w:author="L" w:date="2026-08-26T11:38:17Z"/>
                <w:rFonts w:hint="eastAsia" w:ascii="Times New Roman" w:hAnsi="Times New Roman" w:cs="Times New Roman"/>
                <w:b w:val="0"/>
                <w:bCs w:val="0"/>
                <w:color w:val="000000"/>
                <w:sz w:val="18"/>
                <w:szCs w:val="18"/>
                <w:lang w:val="en-US" w:eastAsia="zh-CN"/>
              </w:rPr>
            </w:pPr>
            <w:ins w:id="2109" w:author="L" w:date="2026-08-26T11:38:17Z">
              <w:r>
                <w:rPr>
                  <w:rFonts w:hint="eastAsia" w:ascii="Times New Roman" w:hAnsi="Times New Roman" w:cs="Times New Roman"/>
                  <w:b w:val="0"/>
                  <w:bCs w:val="0"/>
                  <w:color w:val="000000"/>
                  <w:sz w:val="18"/>
                  <w:szCs w:val="18"/>
                  <w:lang w:val="en-US" w:eastAsia="zh-CN"/>
                </w:rPr>
                <w:t>N9083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02B0694">
            <w:pPr>
              <w:pStyle w:val="12"/>
              <w:ind w:left="4" w:leftChars="-4" w:hanging="12" w:hangingChars="7"/>
              <w:jc w:val="center"/>
              <w:rPr>
                <w:ins w:id="2110" w:author="L" w:date="2026-08-26T11:38:17Z"/>
                <w:rFonts w:hint="default" w:ascii="Times New Roman" w:hAnsi="Times New Roman" w:cs="Times New Roman"/>
                <w:b w:val="0"/>
                <w:bCs w:val="0"/>
                <w:color w:val="000000"/>
                <w:sz w:val="18"/>
                <w:szCs w:val="18"/>
                <w:lang w:val="en-US" w:eastAsia="zh-CN"/>
              </w:rPr>
            </w:pPr>
            <w:ins w:id="2111" w:author="L" w:date="2026-08-26T11:38:17Z">
              <w:r>
                <w:rPr>
                  <w:rFonts w:hint="eastAsia" w:ascii="Times New Roman" w:hAnsi="Times New Roman" w:cs="Times New Roman"/>
                  <w:b w:val="0"/>
                  <w:bCs w:val="0"/>
                  <w:color w:val="000000"/>
                  <w:sz w:val="18"/>
                  <w:szCs w:val="18"/>
                  <w:lang w:val="en-US" w:eastAsia="zh-CN"/>
                </w:rPr>
                <w:t>2路脉冲输出（脉冲个数控制）+4DI+2DO</w:t>
              </w:r>
            </w:ins>
          </w:p>
        </w:tc>
      </w:tr>
    </w:tbl>
    <w:p w14:paraId="75164C53">
      <w:pPr>
        <w:rPr>
          <w:rFonts w:hint="default"/>
          <w:lang w:val="en-US" w:eastAsia="zh-CN"/>
        </w:rPr>
      </w:pPr>
    </w:p>
    <w:p w14:paraId="7A58AFBF">
      <w:pPr>
        <w:pStyle w:val="3"/>
        <w:numPr>
          <w:ilvl w:val="0"/>
          <w:numId w:val="2"/>
        </w:numPr>
        <w:bidi w:val="0"/>
        <w:ind w:left="0" w:leftChars="0" w:firstLine="0" w:firstLineChars="0"/>
        <w:outlineLvl w:val="0"/>
        <w:rPr>
          <w:rFonts w:hint="eastAsia" w:ascii="Times New Roman" w:hAnsi="Times New Roman"/>
          <w:sz w:val="44"/>
          <w:szCs w:val="44"/>
          <w:lang w:val="en-US" w:eastAsia="zh-CN"/>
        </w:rPr>
      </w:pPr>
      <w:bookmarkStart w:id="41" w:name="_Toc28506"/>
      <w:bookmarkStart w:id="42" w:name="_Toc6600"/>
      <w:bookmarkStart w:id="43" w:name="_Toc30748"/>
      <w:bookmarkStart w:id="44" w:name="_Toc4736"/>
      <w:r>
        <w:rPr>
          <w:rFonts w:hint="eastAsia" w:ascii="Times New Roman" w:hAnsi="Times New Roman"/>
          <w:sz w:val="44"/>
          <w:szCs w:val="44"/>
          <w:lang w:val="en-US" w:eastAsia="zh-CN"/>
        </w:rPr>
        <w:t>硬件说明</w:t>
      </w:r>
      <w:bookmarkEnd w:id="41"/>
      <w:bookmarkEnd w:id="42"/>
      <w:bookmarkEnd w:id="43"/>
      <w:bookmarkEnd w:id="44"/>
    </w:p>
    <w:p w14:paraId="222EF454">
      <w:pPr>
        <w:pStyle w:val="12"/>
        <w:ind w:left="0" w:leftChars="0" w:firstLine="0" w:firstLineChars="0"/>
        <w:outlineLvl w:val="1"/>
        <w:rPr>
          <w:rFonts w:hint="default" w:ascii="Times New Roman" w:hAnsi="Times New Roman" w:cs="宋体"/>
          <w:b/>
          <w:color w:val="000000"/>
          <w:sz w:val="32"/>
          <w:szCs w:val="32"/>
          <w:lang w:val="en-US" w:eastAsia="zh-CN" w:bidi="en-US"/>
        </w:rPr>
      </w:pPr>
      <w:bookmarkStart w:id="45" w:name="_Toc4454"/>
      <w:bookmarkStart w:id="46" w:name="_Toc17644"/>
      <w:bookmarkStart w:id="47" w:name="_Toc12487"/>
      <w:bookmarkStart w:id="48" w:name="_Toc32620"/>
      <w:bookmarkStart w:id="49" w:name="_Toc27410"/>
      <w:r>
        <w:rPr>
          <w:rFonts w:hint="eastAsia" w:ascii="Times New Roman" w:hAnsi="Times New Roman" w:cs="宋体"/>
          <w:b/>
          <w:color w:val="000000"/>
          <w:sz w:val="32"/>
          <w:szCs w:val="32"/>
          <w:lang w:val="en-US" w:eastAsia="zh-CN" w:bidi="en-US"/>
        </w:rPr>
        <w:t>2.1 N板介绍</w:t>
      </w:r>
      <w:bookmarkEnd w:id="45"/>
      <w:bookmarkEnd w:id="46"/>
      <w:bookmarkEnd w:id="47"/>
      <w:bookmarkEnd w:id="48"/>
    </w:p>
    <w:p w14:paraId="1F8C5B9F">
      <w:pPr>
        <w:rPr>
          <w:rFonts w:hint="default" w:ascii="Times New Roman" w:hAnsi="Times New Roman" w:eastAsia="宋体" w:cs="宋体"/>
          <w:b/>
          <w:bCs/>
          <w:iCs/>
          <w:color w:val="000000"/>
          <w:sz w:val="32"/>
          <w:szCs w:val="32"/>
          <w:lang w:val="en-US" w:eastAsia="zh-CN"/>
        </w:rPr>
      </w:pPr>
      <w:r>
        <w:rPr>
          <w:rFonts w:hint="default" w:ascii="Times New Roman" w:hAnsi="Times New Roman" w:eastAsia="宋体" w:cs="宋体"/>
          <w:b/>
          <w:bCs/>
          <w:iCs/>
          <w:color w:val="000000"/>
          <w:sz w:val="32"/>
          <w:szCs w:val="32"/>
          <w:lang w:val="en-US" w:eastAsia="zh-CN"/>
        </w:rPr>
        <w:drawing>
          <wp:inline distT="0" distB="0" distL="114300" distR="114300">
            <wp:extent cx="2874645" cy="1717675"/>
            <wp:effectExtent l="0" t="0" r="1905" b="15875"/>
            <wp:docPr id="80" name="图片 80" descr="EdgePLC A款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EdgePLC A款 (10)"/>
                    <pic:cNvPicPr>
                      <a:picLocks noChangeAspect="1"/>
                    </pic:cNvPicPr>
                  </pic:nvPicPr>
                  <pic:blipFill>
                    <a:blip r:embed="rId11"/>
                    <a:srcRect/>
                    <a:stretch>
                      <a:fillRect/>
                    </a:stretch>
                  </pic:blipFill>
                  <pic:spPr>
                    <a:xfrm>
                      <a:off x="0" y="0"/>
                      <a:ext cx="2874645" cy="1717675"/>
                    </a:xfrm>
                    <a:prstGeom prst="rect">
                      <a:avLst/>
                    </a:prstGeom>
                  </pic:spPr>
                </pic:pic>
              </a:graphicData>
            </a:graphic>
          </wp:inline>
        </w:drawing>
      </w:r>
      <w:r>
        <w:rPr>
          <w:rFonts w:hint="default" w:ascii="Times New Roman" w:hAnsi="Times New Roman" w:eastAsia="宋体" w:cs="宋体"/>
          <w:b/>
          <w:bCs/>
          <w:iCs/>
          <w:color w:val="000000"/>
          <w:sz w:val="32"/>
          <w:szCs w:val="32"/>
          <w:lang w:val="en-US" w:eastAsia="zh-CN"/>
        </w:rPr>
        <w:drawing>
          <wp:inline distT="0" distB="0" distL="114300" distR="114300">
            <wp:extent cx="2341245" cy="2341245"/>
            <wp:effectExtent l="0" t="0" r="1905" b="1905"/>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2"/>
                  </pic:blipFill>
                  <pic:spPr>
                    <a:xfrm>
                      <a:off x="0" y="0"/>
                      <a:ext cx="2341245" cy="2341245"/>
                    </a:xfrm>
                    <a:prstGeom prst="rect">
                      <a:avLst/>
                    </a:prstGeom>
                  </pic:spPr>
                </pic:pic>
              </a:graphicData>
            </a:graphic>
          </wp:inline>
        </w:drawing>
      </w:r>
    </w:p>
    <w:p w14:paraId="1D365420">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工业自动化控制系统中常见的分布式I/O模块，例如：右侧具体为32通道数字量输入模块，型号为N1321(NPN)。这类模块通常用于连接现场的传感器、按钮、限位开关等设备，将物理信号转换为PLC（可编程逻辑控制器）可识别的数字信号。</w:t>
      </w:r>
    </w:p>
    <w:p w14:paraId="3C66B2EB">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型号“N1321(NPN)”指明了其电气特性：NPN型输入，适用于漏型（Sink）输入电路，常用于连接NPN型传感器。</w:t>
      </w:r>
    </w:p>
    <w:p w14:paraId="35FC6F3A">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模块顶部有一个橙色的卡扣，用于将模块固定在DIN导轨上，便于安装和拆卸。</w:t>
      </w:r>
    </w:p>
    <w:p w14:paraId="4F6644E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接线端子</w:t>
      </w:r>
    </w:p>
    <w:p w14:paraId="7C95CB94">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模块底部排列着多组橙色的弹簧式接线端子，用于连接外部设备的信号线。</w:t>
      </w:r>
    </w:p>
    <w:p w14:paraId="1844D1C7">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这些端子按通道编号（1-32）排列，方便用户快速接线和维护。</w:t>
      </w:r>
    </w:p>
    <w:p w14:paraId="255F8DC6">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弹簧式端子设计使得接线无需工具，操作便捷，且连接可靠。</w:t>
      </w:r>
    </w:p>
    <w:p w14:paraId="4E5B3756">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eastAsia" w:ascii="Times New Roman" w:hAnsi="Times New Roman" w:eastAsia="宋体" w:cs="宋体"/>
          <w:b/>
          <w:bCs w:val="0"/>
          <w:color w:val="auto"/>
          <w:sz w:val="24"/>
          <w:szCs w:val="24"/>
          <w:lang w:val="en-US" w:eastAsia="zh-CN" w:bidi="en-US"/>
        </w:rPr>
      </w:pPr>
      <w:r>
        <w:rPr>
          <w:rFonts w:hint="eastAsia" w:ascii="Times New Roman" w:hAnsi="Times New Roman" w:eastAsia="宋体" w:cs="宋体"/>
          <w:b/>
          <w:bCs w:val="0"/>
          <w:color w:val="auto"/>
          <w:sz w:val="24"/>
          <w:szCs w:val="24"/>
          <w:lang w:val="en-US" w:eastAsia="zh-CN" w:bidi="en-US"/>
        </w:rPr>
        <w:t>连接端子</w:t>
      </w:r>
    </w:p>
    <w:p w14:paraId="0EF3860C">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模块化I/O系统内部通信和供电的背板总线连接器，它通常由一排精密的金属插针和插座组成，负责在相邻模块之间传递电源、数据和控制信号。</w:t>
      </w:r>
    </w:p>
    <w:p w14:paraId="4E7BCC4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散热与结构设计</w:t>
      </w:r>
    </w:p>
    <w:p w14:paraId="3851B0DD">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模块外壳采用白色工程塑料，表面有散热格栅设计，有助于在高密度安装或高温环境下散热。</w:t>
      </w:r>
    </w:p>
    <w:p w14:paraId="50B042B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整体结构紧凑，符合工业标准尺寸，可与其他模块组合使用，形成分布式I/O系统。</w:t>
      </w:r>
    </w:p>
    <w:p w14:paraId="105C4B10">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应用场景与优势</w:t>
      </w:r>
    </w:p>
    <w:p w14:paraId="25C0FB3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分布式控制：该模块通常与主PLC控制器通过现场总线（如EtherCAT、PROFINET等）连接，实现远程I/O扩展，减少布线成本，提高系统灵活性。</w:t>
      </w:r>
    </w:p>
    <w:p w14:paraId="0D780C02">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高密度输入：32通道的设计使其适用于需要大量输入点的场合，如大型生产线、自动化仓储系统等。</w:t>
      </w:r>
    </w:p>
    <w:p w14:paraId="7959E538">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NPN输入特性：适用于连接NPN型传感器，这类传感器在工业现场应用广泛，具有抗干扰能力强、成本较低等优点。</w:t>
      </w:r>
    </w:p>
    <w:p w14:paraId="35AD77FE">
      <w:pPr>
        <w:pStyle w:val="12"/>
        <w:ind w:left="0" w:leftChars="0" w:firstLine="0" w:firstLineChars="0"/>
        <w:outlineLvl w:val="1"/>
        <w:rPr>
          <w:rFonts w:hint="default"/>
          <w:lang w:val="en-US" w:eastAsia="zh-CN"/>
        </w:rPr>
      </w:pPr>
      <w:bookmarkStart w:id="50" w:name="_Toc9081"/>
      <w:bookmarkStart w:id="51" w:name="_Toc5867"/>
      <w:bookmarkStart w:id="52" w:name="_Toc20008"/>
      <w:bookmarkStart w:id="53" w:name="_Toc9166"/>
      <w:r>
        <w:rPr>
          <w:rFonts w:hint="eastAsia" w:ascii="Times New Roman" w:hAnsi="Times New Roman" w:cs="宋体"/>
          <w:b/>
          <w:color w:val="000000"/>
          <w:sz w:val="32"/>
          <w:szCs w:val="32"/>
          <w:lang w:val="en-US" w:eastAsia="zh-CN" w:bidi="en-US"/>
        </w:rPr>
        <w:t>2.2电源接口</w:t>
      </w:r>
      <w:bookmarkEnd w:id="49"/>
      <w:bookmarkEnd w:id="50"/>
      <w:bookmarkEnd w:id="51"/>
      <w:bookmarkEnd w:id="52"/>
      <w:bookmarkEnd w:id="53"/>
    </w:p>
    <w:p w14:paraId="222A2D10">
      <w:pPr>
        <w:pStyle w:val="12"/>
        <w:ind w:left="0" w:leftChars="0" w:firstLine="0" w:firstLineChars="0"/>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eastAsia="zh-CN"/>
        </w:rPr>
        <w:drawing>
          <wp:inline distT="0" distB="0" distL="114300" distR="114300">
            <wp:extent cx="2355850" cy="959485"/>
            <wp:effectExtent l="0" t="0" r="6350" b="12065"/>
            <wp:docPr id="11" name="图片 11" descr="e2c8802fdadeb1e5530381aefa943291_orig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2c8802fdadeb1e5530381aefa943291_origin(1)"/>
                    <pic:cNvPicPr>
                      <a:picLocks noChangeAspect="1"/>
                    </pic:cNvPicPr>
                  </pic:nvPicPr>
                  <pic:blipFill>
                    <a:blip r:embed="rId13"/>
                    <a:stretch>
                      <a:fillRect/>
                    </a:stretch>
                  </pic:blipFill>
                  <pic:spPr>
                    <a:xfrm>
                      <a:off x="0" y="0"/>
                      <a:ext cx="2355850" cy="959485"/>
                    </a:xfrm>
                    <a:prstGeom prst="rect">
                      <a:avLst/>
                    </a:prstGeom>
                  </pic:spPr>
                </pic:pic>
              </a:graphicData>
            </a:graphic>
          </wp:inline>
        </w:drawing>
      </w:r>
      <w:r>
        <w:rPr>
          <w:rFonts w:hint="eastAsia" w:ascii="Times New Roman" w:hAnsi="Times New Roman" w:eastAsia="宋体" w:cs="宋体"/>
          <w:sz w:val="24"/>
          <w:szCs w:val="24"/>
          <w:lang w:eastAsia="zh-CN"/>
        </w:rPr>
        <w:t>。</w:t>
      </w:r>
    </w:p>
    <w:p w14:paraId="314FA0F8">
      <w:pPr>
        <w:pStyle w:val="12"/>
        <w:ind w:left="0" w:leftChars="0" w:firstLine="0" w:firstLineChars="0"/>
        <w:rPr>
          <w:rFonts w:ascii="Times New Roman" w:hAnsi="Times New Roman" w:eastAsia="宋体" w:cs="宋体"/>
          <w:sz w:val="24"/>
          <w:szCs w:val="24"/>
        </w:rPr>
      </w:pPr>
      <w:r>
        <w:rPr>
          <w:rFonts w:hint="eastAsia" w:ascii="Times New Roman" w:hAnsi="Times New Roman" w:eastAsia="宋体" w:cs="宋体"/>
          <w:sz w:val="24"/>
          <w:szCs w:val="24"/>
          <w:lang w:val="en-US" w:eastAsia="zh-CN"/>
        </w:rPr>
        <w:t>设备</w:t>
      </w:r>
      <w:r>
        <w:rPr>
          <w:rFonts w:ascii="Times New Roman" w:hAnsi="Times New Roman" w:eastAsia="宋体" w:cs="宋体"/>
          <w:sz w:val="24"/>
          <w:szCs w:val="24"/>
        </w:rPr>
        <w:t>提供1路输入。支持DC</w:t>
      </w:r>
      <w:r>
        <w:rPr>
          <w:rFonts w:hint="eastAsia" w:ascii="Times New Roman" w:hAnsi="Times New Roman" w:eastAsia="宋体" w:cs="宋体"/>
          <w:sz w:val="24"/>
          <w:szCs w:val="24"/>
          <w:lang w:val="en-US" w:eastAsia="zh-CN"/>
        </w:rPr>
        <w:t>12</w:t>
      </w:r>
      <w:r>
        <w:rPr>
          <w:rFonts w:ascii="Times New Roman" w:hAnsi="Times New Roman" w:eastAsia="宋体" w:cs="宋体"/>
          <w:sz w:val="24"/>
          <w:szCs w:val="24"/>
        </w:rPr>
        <w:t>~</w:t>
      </w:r>
      <w:r>
        <w:rPr>
          <w:rFonts w:hint="eastAsia" w:ascii="Times New Roman" w:hAnsi="Times New Roman" w:eastAsia="宋体" w:cs="宋体"/>
          <w:sz w:val="24"/>
          <w:szCs w:val="24"/>
          <w:lang w:val="en-US" w:eastAsia="zh-CN"/>
        </w:rPr>
        <w:t>24</w:t>
      </w:r>
      <w:r>
        <w:rPr>
          <w:rFonts w:ascii="Times New Roman" w:hAnsi="Times New Roman" w:eastAsia="宋体" w:cs="宋体"/>
          <w:sz w:val="24"/>
          <w:szCs w:val="24"/>
        </w:rPr>
        <w:t>V输入，支持反接防护</w:t>
      </w:r>
    </w:p>
    <w:p w14:paraId="4C5C2A96">
      <w:pPr>
        <w:pStyle w:val="12"/>
        <w:ind w:left="0" w:leftChars="0" w:firstLine="0" w:firstLineChars="0"/>
        <w:rPr>
          <w:ins w:id="2112" w:author="L" w:date="2026-08-31T15:20:44Z"/>
          <w:rFonts w:hint="eastAsia" w:ascii="Times New Roman" w:hAnsi="Times New Roman" w:eastAsia="宋体" w:cs="宋体"/>
          <w:sz w:val="24"/>
          <w:szCs w:val="24"/>
          <w:lang w:eastAsia="zh-CN"/>
        </w:rPr>
      </w:pPr>
    </w:p>
    <w:p w14:paraId="6FBCA5E0">
      <w:pPr>
        <w:pStyle w:val="12"/>
        <w:ind w:left="0" w:leftChars="0" w:firstLine="0" w:firstLineChars="0"/>
        <w:rPr>
          <w:ins w:id="2113" w:author="L" w:date="2026-08-31T15:20:46Z"/>
          <w:rFonts w:hint="eastAsia" w:ascii="Times New Roman" w:hAnsi="Times New Roman" w:eastAsia="宋体" w:cs="宋体"/>
          <w:sz w:val="24"/>
          <w:szCs w:val="24"/>
          <w:lang w:eastAsia="zh-CN"/>
        </w:rPr>
      </w:pPr>
    </w:p>
    <w:p w14:paraId="0C47471C">
      <w:pPr>
        <w:pStyle w:val="12"/>
        <w:ind w:left="0" w:leftChars="0" w:firstLine="0" w:firstLineChars="0"/>
        <w:rPr>
          <w:rFonts w:hint="eastAsia" w:ascii="Times New Roman" w:hAnsi="Times New Roman" w:eastAsia="宋体" w:cs="宋体"/>
          <w:sz w:val="24"/>
          <w:szCs w:val="24"/>
          <w:lang w:eastAsia="zh-CN"/>
        </w:rPr>
      </w:pPr>
    </w:p>
    <w:p w14:paraId="04A9B883">
      <w:pPr>
        <w:pStyle w:val="12"/>
        <w:ind w:left="0" w:leftChars="0" w:firstLine="0" w:firstLineChars="0"/>
        <w:outlineLvl w:val="1"/>
        <w:rPr>
          <w:rFonts w:hint="default" w:ascii="Times New Roman" w:hAnsi="Times New Roman"/>
          <w:b w:val="0"/>
          <w:bCs w:val="0"/>
          <w:sz w:val="24"/>
          <w:szCs w:val="24"/>
          <w:lang w:val="en-US" w:eastAsia="zh-CN"/>
        </w:rPr>
      </w:pPr>
      <w:bookmarkStart w:id="54" w:name="_Toc2052"/>
      <w:bookmarkStart w:id="55" w:name="_Toc22786"/>
      <w:bookmarkStart w:id="56" w:name="_Toc9145"/>
      <w:bookmarkStart w:id="57" w:name="_Toc40"/>
      <w:r>
        <w:rPr>
          <w:rFonts w:hint="eastAsia" w:ascii="Times New Roman" w:hAnsi="Times New Roman"/>
          <w:b/>
          <w:bCs/>
          <w:sz w:val="32"/>
          <w:szCs w:val="32"/>
          <w:lang w:val="en-US" w:eastAsia="zh-CN"/>
        </w:rPr>
        <w:t>2.3模块端口说明</w:t>
      </w:r>
      <w:bookmarkEnd w:id="54"/>
      <w:bookmarkEnd w:id="55"/>
      <w:bookmarkEnd w:id="56"/>
      <w:bookmarkEnd w:id="57"/>
    </w:p>
    <w:p w14:paraId="36E74C3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根据不同的X/N板，有不同的串口可选择。目前可选板型如下。</w:t>
      </w:r>
    </w:p>
    <w:p w14:paraId="4C36267A">
      <w:pPr>
        <w:pStyle w:val="12"/>
        <w:ind w:left="0" w:leftChars="0" w:firstLine="0" w:firstLineChars="0"/>
        <w:outlineLvl w:val="2"/>
        <w:rPr>
          <w:rFonts w:hint="default"/>
          <w:lang w:val="en-US" w:eastAsia="zh-CN"/>
        </w:rPr>
      </w:pPr>
      <w:bookmarkStart w:id="58" w:name="_Toc12608"/>
      <w:bookmarkStart w:id="59" w:name="_Toc3680"/>
      <w:bookmarkStart w:id="60" w:name="_Toc25138"/>
      <w:bookmarkStart w:id="61" w:name="_Toc11727"/>
      <w:r>
        <w:rPr>
          <w:rFonts w:hint="eastAsia" w:ascii="Times New Roman" w:hAnsi="Times New Roman"/>
          <w:b/>
          <w:bCs/>
          <w:sz w:val="28"/>
          <w:szCs w:val="28"/>
          <w:lang w:val="en-US" w:eastAsia="zh-CN"/>
        </w:rPr>
        <w:t>2.3.1</w:t>
      </w:r>
      <w:ins w:id="2114" w:author="L" w:date="2026-08-31T10:02:10Z">
        <w:r>
          <w:rPr>
            <w:rFonts w:hint="eastAsia" w:ascii="Times New Roman" w:hAnsi="Times New Roman"/>
            <w:b/>
            <w:bCs/>
            <w:sz w:val="28"/>
            <w:szCs w:val="28"/>
            <w:lang w:val="en-US" w:eastAsia="zh-CN"/>
          </w:rPr>
          <w:t xml:space="preserve"> </w:t>
        </w:r>
      </w:ins>
      <w:r>
        <w:rPr>
          <w:rFonts w:hint="eastAsia" w:ascii="Times New Roman" w:hAnsi="Times New Roman"/>
          <w:b/>
          <w:bCs/>
          <w:sz w:val="28"/>
          <w:szCs w:val="28"/>
          <w:lang w:val="en-US" w:eastAsia="zh-CN"/>
        </w:rPr>
        <w:t>RS232/485模块</w:t>
      </w:r>
      <w:bookmarkEnd w:id="58"/>
      <w:bookmarkEnd w:id="59"/>
      <w:bookmarkEnd w:id="60"/>
      <w:bookmarkEnd w:id="61"/>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20"/>
      </w:tblGrid>
      <w:tr w14:paraId="172A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7"/>
            <w:tcBorders>
              <w:top w:val="single" w:color="auto" w:sz="4" w:space="0"/>
              <w:left w:val="single" w:color="auto" w:sz="4" w:space="0"/>
            </w:tcBorders>
            <w:noWrap w:val="0"/>
            <w:vAlign w:val="top"/>
          </w:tcPr>
          <w:p w14:paraId="5EF9FA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X90模块（2个RS485）</w:t>
            </w:r>
          </w:p>
        </w:tc>
      </w:tr>
      <w:tr w14:paraId="20D5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3B0D499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714" w:type="pct"/>
            <w:noWrap w:val="0"/>
            <w:vAlign w:val="top"/>
          </w:tcPr>
          <w:p w14:paraId="23930771">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1</w:t>
            </w:r>
          </w:p>
        </w:tc>
        <w:tc>
          <w:tcPr>
            <w:tcW w:w="714" w:type="pct"/>
            <w:noWrap w:val="0"/>
            <w:vAlign w:val="top"/>
          </w:tcPr>
          <w:p w14:paraId="63B6759A">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2</w:t>
            </w:r>
          </w:p>
        </w:tc>
        <w:tc>
          <w:tcPr>
            <w:tcW w:w="714" w:type="pct"/>
            <w:noWrap w:val="0"/>
            <w:vAlign w:val="top"/>
          </w:tcPr>
          <w:p w14:paraId="1DEE18B9">
            <w:pPr>
              <w:jc w:val="center"/>
              <w:rPr>
                <w:rFonts w:hint="default" w:ascii="Times New Roman" w:hAnsi="Times New Roman"/>
                <w:sz w:val="21"/>
                <w:vertAlign w:val="baseline"/>
                <w:lang w:val="en-US" w:eastAsia="zh-CN" w:bidi="ar-SA"/>
              </w:rPr>
            </w:pPr>
            <w:r>
              <w:rPr>
                <w:rFonts w:hint="eastAsia" w:ascii="Times New Roman" w:hAnsi="Times New Roman"/>
                <w:sz w:val="21"/>
                <w:vertAlign w:val="baseline"/>
                <w:lang w:val="en-US" w:eastAsia="zh-CN" w:bidi="ar-SA"/>
              </w:rPr>
              <w:t>3</w:t>
            </w:r>
          </w:p>
        </w:tc>
        <w:tc>
          <w:tcPr>
            <w:tcW w:w="714" w:type="pct"/>
            <w:noWrap w:val="0"/>
            <w:vAlign w:val="top"/>
          </w:tcPr>
          <w:p w14:paraId="57D007ED">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4</w:t>
            </w:r>
          </w:p>
        </w:tc>
        <w:tc>
          <w:tcPr>
            <w:tcW w:w="714" w:type="pct"/>
            <w:noWrap w:val="0"/>
            <w:vAlign w:val="top"/>
          </w:tcPr>
          <w:p w14:paraId="667A02FB">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5</w:t>
            </w:r>
          </w:p>
        </w:tc>
        <w:tc>
          <w:tcPr>
            <w:tcW w:w="715" w:type="pct"/>
            <w:noWrap w:val="0"/>
            <w:vAlign w:val="top"/>
          </w:tcPr>
          <w:p w14:paraId="66D1BC6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6</w:t>
            </w:r>
          </w:p>
        </w:tc>
      </w:tr>
      <w:tr w14:paraId="1D79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258A8FC4">
            <w:pPr>
              <w:jc w:val="center"/>
              <w:rPr>
                <w:rFonts w:hint="default" w:ascii="Times New Roman" w:hAnsi="Times New Roman" w:eastAsia="宋体" w:cs="Times New Roman"/>
                <w:b w:val="0"/>
                <w:sz w:val="21"/>
                <w:vertAlign w:val="baseline"/>
                <w:lang w:val="en-US" w:eastAsia="zh-CN" w:bidi="ar-SA"/>
              </w:rPr>
            </w:pPr>
            <w:r>
              <w:rPr>
                <w:rFonts w:hint="eastAsia" w:ascii="Times New Roman" w:hAnsi="Times New Roman" w:eastAsia="宋体" w:cs="Times New Roman"/>
                <w:b w:val="0"/>
                <w:sz w:val="21"/>
                <w:vertAlign w:val="baseline"/>
                <w:lang w:val="en-US" w:eastAsia="zh-CN" w:bidi="ar-SA"/>
              </w:rPr>
              <w:t>名称</w:t>
            </w:r>
          </w:p>
        </w:tc>
        <w:tc>
          <w:tcPr>
            <w:tcW w:w="1217" w:type="dxa"/>
            <w:noWrap w:val="0"/>
            <w:vAlign w:val="top"/>
          </w:tcPr>
          <w:p w14:paraId="4032831D">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ttyS4-A</w:t>
            </w:r>
          </w:p>
        </w:tc>
        <w:tc>
          <w:tcPr>
            <w:tcW w:w="1217" w:type="dxa"/>
            <w:noWrap w:val="0"/>
            <w:vAlign w:val="top"/>
          </w:tcPr>
          <w:p w14:paraId="04DBDFC6">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ttyS4-B</w:t>
            </w:r>
          </w:p>
        </w:tc>
        <w:tc>
          <w:tcPr>
            <w:tcW w:w="1217" w:type="dxa"/>
            <w:noWrap w:val="0"/>
            <w:vAlign w:val="top"/>
          </w:tcPr>
          <w:p w14:paraId="5DA43A50">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c>
          <w:tcPr>
            <w:tcW w:w="1217" w:type="dxa"/>
            <w:noWrap w:val="0"/>
            <w:vAlign w:val="top"/>
          </w:tcPr>
          <w:p w14:paraId="365976D0">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ttyS7-A</w:t>
            </w:r>
          </w:p>
        </w:tc>
        <w:tc>
          <w:tcPr>
            <w:tcW w:w="1217" w:type="dxa"/>
            <w:noWrap w:val="0"/>
            <w:vAlign w:val="top"/>
          </w:tcPr>
          <w:p w14:paraId="043F6CBE">
            <w:pPr>
              <w:jc w:val="center"/>
              <w:rPr>
                <w:rFonts w:hint="default" w:ascii="Times New Roman" w:hAnsi="Times New Roman" w:eastAsia="宋体"/>
                <w:sz w:val="21"/>
                <w:szCs w:val="21"/>
                <w:vertAlign w:val="baseline"/>
                <w:lang w:val="en-US" w:eastAsia="zh-CN"/>
              </w:rPr>
            </w:pPr>
            <w:r>
              <w:rPr>
                <w:rFonts w:hint="eastAsia" w:ascii="Times New Roman" w:hAnsi="Times New Roman"/>
                <w:sz w:val="21"/>
                <w:szCs w:val="21"/>
                <w:vertAlign w:val="baseline"/>
                <w:lang w:val="en-US" w:eastAsia="zh-CN"/>
              </w:rPr>
              <w:t>ttyS7-B</w:t>
            </w:r>
          </w:p>
        </w:tc>
        <w:tc>
          <w:tcPr>
            <w:tcW w:w="1220" w:type="dxa"/>
            <w:noWrap w:val="0"/>
            <w:vAlign w:val="top"/>
          </w:tcPr>
          <w:p w14:paraId="799BCB93">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r>
    </w:tbl>
    <w:p w14:paraId="3535EC16">
      <w:pPr>
        <w:pStyle w:val="12"/>
        <w:ind w:left="0" w:leftChars="0" w:firstLine="0" w:firstLineChars="0"/>
        <w:outlineLvl w:val="9"/>
        <w:rPr>
          <w:ins w:id="2115" w:author="L" w:date="2026-08-31T15:19:47Z"/>
          <w:rFonts w:hint="eastAsia" w:ascii="Times New Roman" w:hAnsi="Times New Roman" w:eastAsiaTheme="minorEastAsia"/>
          <w:b w:val="0"/>
          <w:bCs w:val="0"/>
          <w:sz w:val="24"/>
          <w:szCs w:val="24"/>
          <w:lang w:val="en-US" w:eastAsia="zh-CN"/>
        </w:rPr>
      </w:pPr>
    </w:p>
    <w:p w14:paraId="107F0773">
      <w:pPr>
        <w:pStyle w:val="12"/>
        <w:ind w:left="0" w:leftChars="0" w:firstLine="0" w:firstLineChars="0"/>
        <w:outlineLvl w:val="2"/>
        <w:rPr>
          <w:ins w:id="2116" w:author="L" w:date="2026-08-31T15:20:37Z"/>
          <w:rFonts w:hint="default"/>
          <w:lang w:val="en-US" w:eastAsia="zh-CN"/>
        </w:rPr>
      </w:pPr>
      <w:ins w:id="2117" w:author="L" w:date="2026-08-31T15:20:37Z">
        <w:bookmarkStart w:id="62" w:name="_Toc28749"/>
        <w:bookmarkStart w:id="63" w:name="_Toc5050"/>
        <w:bookmarkStart w:id="64" w:name="_Toc23986"/>
        <w:bookmarkStart w:id="65" w:name="_Toc25033"/>
        <w:bookmarkStart w:id="66" w:name="_Toc16167"/>
        <w:r>
          <w:rPr>
            <w:rFonts w:hint="eastAsia" w:ascii="Times New Roman" w:hAnsi="Times New Roman"/>
            <w:b/>
            <w:bCs/>
            <w:sz w:val="28"/>
            <w:szCs w:val="28"/>
            <w:lang w:val="en-US" w:eastAsia="zh-CN"/>
          </w:rPr>
          <w:t>2.3.2 CAN模块</w:t>
        </w:r>
        <w:bookmarkEnd w:id="62"/>
        <w:bookmarkEnd w:id="63"/>
        <w:bookmarkEnd w:id="64"/>
        <w:bookmarkEnd w:id="65"/>
        <w:bookmarkEnd w:id="66"/>
      </w:ins>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20"/>
      </w:tblGrid>
      <w:tr w14:paraId="0FA4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118" w:author="L" w:date="2026-08-31T15:20:37Z"/>
        </w:trPr>
        <w:tc>
          <w:tcPr>
            <w:tcW w:w="5000" w:type="pct"/>
            <w:gridSpan w:val="7"/>
            <w:tcBorders>
              <w:top w:val="single" w:color="auto" w:sz="4" w:space="0"/>
              <w:left w:val="single" w:color="auto" w:sz="4" w:space="0"/>
            </w:tcBorders>
            <w:noWrap w:val="0"/>
            <w:vAlign w:val="top"/>
          </w:tcPr>
          <w:p w14:paraId="3DA2899C">
            <w:pPr>
              <w:jc w:val="center"/>
              <w:rPr>
                <w:ins w:id="2119" w:author="L" w:date="2026-08-31T15:20:37Z"/>
                <w:rFonts w:hint="default" w:ascii="Times New Roman" w:hAnsi="Times New Roman"/>
                <w:vertAlign w:val="baseline"/>
                <w:lang w:val="en-US" w:eastAsia="zh-CN"/>
              </w:rPr>
            </w:pPr>
            <w:ins w:id="2120" w:author="L" w:date="2026-08-31T15:20:37Z">
              <w:r>
                <w:rPr>
                  <w:rFonts w:hint="eastAsia" w:ascii="Times New Roman" w:hAnsi="Times New Roman"/>
                  <w:vertAlign w:val="baseline"/>
                  <w:lang w:val="en-US" w:eastAsia="zh-CN"/>
                </w:rPr>
                <w:t>X91模块（1路RS485和1路CAN）</w:t>
              </w:r>
            </w:ins>
          </w:p>
        </w:tc>
      </w:tr>
      <w:tr w14:paraId="1C0E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121" w:author="L" w:date="2026-08-31T15:20:37Z"/>
        </w:trPr>
        <w:tc>
          <w:tcPr>
            <w:tcW w:w="714" w:type="pct"/>
            <w:noWrap w:val="0"/>
            <w:vAlign w:val="top"/>
          </w:tcPr>
          <w:p w14:paraId="3E7E0037">
            <w:pPr>
              <w:jc w:val="center"/>
              <w:rPr>
                <w:ins w:id="2122" w:author="L" w:date="2026-08-31T15:20:37Z"/>
                <w:rFonts w:hint="default" w:ascii="Times New Roman" w:hAnsi="Times New Roman"/>
                <w:vertAlign w:val="baseline"/>
                <w:lang w:val="en-US" w:eastAsia="zh-CN"/>
              </w:rPr>
            </w:pPr>
            <w:ins w:id="2123" w:author="L" w:date="2026-08-31T15:20:37Z">
              <w:r>
                <w:rPr>
                  <w:rFonts w:hint="eastAsia" w:ascii="Times New Roman" w:hAnsi="Times New Roman"/>
                  <w:vertAlign w:val="baseline"/>
                  <w:lang w:val="en-US" w:eastAsia="zh-CN"/>
                </w:rPr>
                <w:t>端口号</w:t>
              </w:r>
            </w:ins>
          </w:p>
        </w:tc>
        <w:tc>
          <w:tcPr>
            <w:tcW w:w="714" w:type="pct"/>
            <w:noWrap w:val="0"/>
            <w:vAlign w:val="top"/>
          </w:tcPr>
          <w:p w14:paraId="31B60970">
            <w:pPr>
              <w:jc w:val="center"/>
              <w:rPr>
                <w:ins w:id="2124" w:author="L" w:date="2026-08-31T15:20:37Z"/>
                <w:rFonts w:hint="eastAsia" w:ascii="Times New Roman" w:hAnsi="Times New Roman"/>
                <w:sz w:val="21"/>
                <w:vertAlign w:val="baseline"/>
                <w:lang w:val="en-US" w:eastAsia="zh-CN" w:bidi="ar-SA"/>
              </w:rPr>
            </w:pPr>
            <w:ins w:id="2125" w:author="L" w:date="2026-08-31T15:20:37Z">
              <w:r>
                <w:rPr>
                  <w:rFonts w:hint="eastAsia" w:ascii="Times New Roman" w:hAnsi="Times New Roman"/>
                  <w:vertAlign w:val="baseline"/>
                  <w:lang w:val="en-US" w:eastAsia="zh-CN"/>
                </w:rPr>
                <w:t>1</w:t>
              </w:r>
            </w:ins>
          </w:p>
        </w:tc>
        <w:tc>
          <w:tcPr>
            <w:tcW w:w="714" w:type="pct"/>
            <w:noWrap w:val="0"/>
            <w:vAlign w:val="top"/>
          </w:tcPr>
          <w:p w14:paraId="1469695C">
            <w:pPr>
              <w:jc w:val="center"/>
              <w:rPr>
                <w:ins w:id="2126" w:author="L" w:date="2026-08-31T15:20:37Z"/>
                <w:rFonts w:hint="eastAsia" w:ascii="Times New Roman" w:hAnsi="Times New Roman"/>
                <w:sz w:val="21"/>
                <w:vertAlign w:val="baseline"/>
                <w:lang w:val="en-US" w:eastAsia="zh-CN" w:bidi="ar-SA"/>
              </w:rPr>
            </w:pPr>
            <w:ins w:id="2127" w:author="L" w:date="2026-08-31T15:20:37Z">
              <w:r>
                <w:rPr>
                  <w:rFonts w:hint="eastAsia" w:ascii="Times New Roman" w:hAnsi="Times New Roman"/>
                  <w:vertAlign w:val="baseline"/>
                  <w:lang w:val="en-US" w:eastAsia="zh-CN"/>
                </w:rPr>
                <w:t>2</w:t>
              </w:r>
            </w:ins>
          </w:p>
        </w:tc>
        <w:tc>
          <w:tcPr>
            <w:tcW w:w="714" w:type="pct"/>
            <w:noWrap w:val="0"/>
            <w:vAlign w:val="top"/>
          </w:tcPr>
          <w:p w14:paraId="5B27A2F0">
            <w:pPr>
              <w:jc w:val="center"/>
              <w:rPr>
                <w:ins w:id="2128" w:author="L" w:date="2026-08-31T15:20:37Z"/>
                <w:rFonts w:hint="default" w:ascii="Times New Roman" w:hAnsi="Times New Roman"/>
                <w:sz w:val="21"/>
                <w:vertAlign w:val="baseline"/>
                <w:lang w:val="en-US" w:eastAsia="zh-CN" w:bidi="ar-SA"/>
              </w:rPr>
            </w:pPr>
            <w:ins w:id="2129" w:author="L" w:date="2026-08-31T15:20:37Z">
              <w:r>
                <w:rPr>
                  <w:rFonts w:hint="eastAsia" w:ascii="Times New Roman" w:hAnsi="Times New Roman"/>
                  <w:sz w:val="21"/>
                  <w:vertAlign w:val="baseline"/>
                  <w:lang w:val="en-US" w:eastAsia="zh-CN" w:bidi="ar-SA"/>
                </w:rPr>
                <w:t>3</w:t>
              </w:r>
            </w:ins>
          </w:p>
        </w:tc>
        <w:tc>
          <w:tcPr>
            <w:tcW w:w="714" w:type="pct"/>
            <w:noWrap w:val="0"/>
            <w:vAlign w:val="top"/>
          </w:tcPr>
          <w:p w14:paraId="6121C43D">
            <w:pPr>
              <w:jc w:val="center"/>
              <w:rPr>
                <w:ins w:id="2130" w:author="L" w:date="2026-08-31T15:20:37Z"/>
                <w:rFonts w:hint="eastAsia" w:ascii="Times New Roman" w:hAnsi="Times New Roman"/>
                <w:sz w:val="21"/>
                <w:vertAlign w:val="baseline"/>
                <w:lang w:val="en-US" w:eastAsia="zh-CN" w:bidi="ar-SA"/>
              </w:rPr>
            </w:pPr>
            <w:ins w:id="2131" w:author="L" w:date="2026-08-31T15:20:37Z">
              <w:r>
                <w:rPr>
                  <w:rFonts w:hint="eastAsia" w:ascii="Times New Roman" w:hAnsi="Times New Roman"/>
                  <w:vertAlign w:val="baseline"/>
                  <w:lang w:val="en-US" w:eastAsia="zh-CN"/>
                </w:rPr>
                <w:t>4</w:t>
              </w:r>
            </w:ins>
          </w:p>
        </w:tc>
        <w:tc>
          <w:tcPr>
            <w:tcW w:w="714" w:type="pct"/>
            <w:noWrap w:val="0"/>
            <w:vAlign w:val="top"/>
          </w:tcPr>
          <w:p w14:paraId="2E61494E">
            <w:pPr>
              <w:jc w:val="center"/>
              <w:rPr>
                <w:ins w:id="2132" w:author="L" w:date="2026-08-31T15:20:37Z"/>
                <w:rFonts w:hint="eastAsia" w:ascii="Times New Roman" w:hAnsi="Times New Roman"/>
                <w:sz w:val="21"/>
                <w:vertAlign w:val="baseline"/>
                <w:lang w:val="en-US" w:eastAsia="zh-CN" w:bidi="ar-SA"/>
              </w:rPr>
            </w:pPr>
            <w:ins w:id="2133" w:author="L" w:date="2026-08-31T15:20:37Z">
              <w:r>
                <w:rPr>
                  <w:rFonts w:hint="eastAsia" w:ascii="Times New Roman" w:hAnsi="Times New Roman"/>
                  <w:vertAlign w:val="baseline"/>
                  <w:lang w:val="en-US" w:eastAsia="zh-CN"/>
                </w:rPr>
                <w:t>5</w:t>
              </w:r>
            </w:ins>
          </w:p>
        </w:tc>
        <w:tc>
          <w:tcPr>
            <w:tcW w:w="715" w:type="pct"/>
            <w:noWrap w:val="0"/>
            <w:vAlign w:val="top"/>
          </w:tcPr>
          <w:p w14:paraId="265E6A2F">
            <w:pPr>
              <w:jc w:val="center"/>
              <w:rPr>
                <w:ins w:id="2134" w:author="L" w:date="2026-08-31T15:20:37Z"/>
                <w:rFonts w:hint="default" w:ascii="Times New Roman" w:hAnsi="Times New Roman"/>
                <w:vertAlign w:val="baseline"/>
                <w:lang w:val="en-US" w:eastAsia="zh-CN"/>
              </w:rPr>
            </w:pPr>
            <w:ins w:id="2135" w:author="L" w:date="2026-08-31T15:20:37Z">
              <w:r>
                <w:rPr>
                  <w:rFonts w:hint="eastAsia" w:ascii="Times New Roman" w:hAnsi="Times New Roman"/>
                  <w:vertAlign w:val="baseline"/>
                  <w:lang w:val="en-US" w:eastAsia="zh-CN"/>
                </w:rPr>
                <w:t>6</w:t>
              </w:r>
            </w:ins>
          </w:p>
        </w:tc>
      </w:tr>
      <w:tr w14:paraId="00A7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136" w:author="L" w:date="2026-08-31T15:20:37Z"/>
        </w:trPr>
        <w:tc>
          <w:tcPr>
            <w:tcW w:w="714" w:type="pct"/>
            <w:noWrap w:val="0"/>
            <w:vAlign w:val="top"/>
          </w:tcPr>
          <w:p w14:paraId="5E2C274B">
            <w:pPr>
              <w:jc w:val="center"/>
              <w:rPr>
                <w:ins w:id="2137" w:author="L" w:date="2026-08-31T15:20:37Z"/>
                <w:rFonts w:hint="default" w:ascii="Times New Roman" w:hAnsi="Times New Roman" w:eastAsia="宋体" w:cs="Times New Roman"/>
                <w:b w:val="0"/>
                <w:sz w:val="21"/>
                <w:vertAlign w:val="baseline"/>
                <w:lang w:val="en-US" w:eastAsia="zh-CN" w:bidi="ar-SA"/>
              </w:rPr>
            </w:pPr>
            <w:ins w:id="2138" w:author="L" w:date="2026-08-31T15:20:37Z">
              <w:r>
                <w:rPr>
                  <w:rFonts w:hint="eastAsia" w:ascii="Times New Roman" w:hAnsi="Times New Roman" w:eastAsia="宋体" w:cs="Times New Roman"/>
                  <w:b w:val="0"/>
                  <w:sz w:val="21"/>
                  <w:vertAlign w:val="baseline"/>
                  <w:lang w:val="en-US" w:eastAsia="zh-CN" w:bidi="ar-SA"/>
                </w:rPr>
                <w:t>名称</w:t>
              </w:r>
            </w:ins>
          </w:p>
        </w:tc>
        <w:tc>
          <w:tcPr>
            <w:tcW w:w="1217" w:type="dxa"/>
            <w:noWrap w:val="0"/>
            <w:vAlign w:val="top"/>
          </w:tcPr>
          <w:p w14:paraId="74AA4F62">
            <w:pPr>
              <w:jc w:val="center"/>
              <w:rPr>
                <w:ins w:id="2139" w:author="L" w:date="2026-08-31T15:20:37Z"/>
                <w:rFonts w:hint="default" w:ascii="Times New Roman" w:hAnsi="Times New Roman"/>
                <w:sz w:val="21"/>
                <w:szCs w:val="21"/>
                <w:vertAlign w:val="baseline"/>
                <w:lang w:val="en-US" w:eastAsia="zh-CN"/>
              </w:rPr>
            </w:pPr>
            <w:ins w:id="2140" w:author="L" w:date="2026-08-31T15:20:37Z">
              <w:r>
                <w:rPr>
                  <w:rFonts w:hint="eastAsia" w:ascii="Times New Roman" w:hAnsi="Times New Roman"/>
                  <w:sz w:val="21"/>
                  <w:szCs w:val="21"/>
                  <w:vertAlign w:val="baseline"/>
                  <w:lang w:val="en-US" w:eastAsia="zh-CN"/>
                </w:rPr>
                <w:t>CAN0-H</w:t>
              </w:r>
            </w:ins>
          </w:p>
        </w:tc>
        <w:tc>
          <w:tcPr>
            <w:tcW w:w="1217" w:type="dxa"/>
            <w:noWrap w:val="0"/>
            <w:vAlign w:val="top"/>
          </w:tcPr>
          <w:p w14:paraId="7AE79B48">
            <w:pPr>
              <w:jc w:val="center"/>
              <w:rPr>
                <w:ins w:id="2141" w:author="L" w:date="2026-08-31T15:20:37Z"/>
                <w:rFonts w:hint="default" w:ascii="Times New Roman" w:hAnsi="Times New Roman"/>
                <w:sz w:val="21"/>
                <w:szCs w:val="21"/>
                <w:vertAlign w:val="baseline"/>
                <w:lang w:val="en-US" w:eastAsia="zh-CN"/>
              </w:rPr>
            </w:pPr>
            <w:ins w:id="2142" w:author="L" w:date="2026-08-31T15:20:37Z">
              <w:r>
                <w:rPr>
                  <w:rFonts w:hint="eastAsia" w:ascii="Times New Roman" w:hAnsi="Times New Roman"/>
                  <w:sz w:val="21"/>
                  <w:szCs w:val="21"/>
                  <w:vertAlign w:val="baseline"/>
                  <w:lang w:val="en-US" w:eastAsia="zh-CN"/>
                </w:rPr>
                <w:t>CAN0-L</w:t>
              </w:r>
            </w:ins>
          </w:p>
        </w:tc>
        <w:tc>
          <w:tcPr>
            <w:tcW w:w="1217" w:type="dxa"/>
            <w:noWrap w:val="0"/>
            <w:vAlign w:val="top"/>
          </w:tcPr>
          <w:p w14:paraId="0AE352EC">
            <w:pPr>
              <w:jc w:val="center"/>
              <w:rPr>
                <w:ins w:id="2143" w:author="L" w:date="2026-08-31T15:20:37Z"/>
                <w:rFonts w:hint="default" w:ascii="Times New Roman" w:hAnsi="Times New Roman"/>
                <w:sz w:val="21"/>
                <w:szCs w:val="21"/>
                <w:vertAlign w:val="baseline"/>
                <w:lang w:val="en-US" w:eastAsia="zh-CN"/>
              </w:rPr>
            </w:pPr>
            <w:ins w:id="2144" w:author="L" w:date="2026-08-31T15:20:37Z">
              <w:r>
                <w:rPr>
                  <w:rFonts w:hint="eastAsia" w:ascii="Times New Roman" w:hAnsi="Times New Roman"/>
                  <w:sz w:val="21"/>
                  <w:szCs w:val="21"/>
                  <w:vertAlign w:val="baseline"/>
                  <w:lang w:val="en-US" w:eastAsia="zh-CN"/>
                </w:rPr>
                <w:t>GND</w:t>
              </w:r>
            </w:ins>
          </w:p>
        </w:tc>
        <w:tc>
          <w:tcPr>
            <w:tcW w:w="1217" w:type="dxa"/>
            <w:noWrap w:val="0"/>
            <w:vAlign w:val="top"/>
          </w:tcPr>
          <w:p w14:paraId="31ACD98D">
            <w:pPr>
              <w:jc w:val="center"/>
              <w:rPr>
                <w:ins w:id="2145" w:author="L" w:date="2026-08-31T15:20:37Z"/>
                <w:rFonts w:hint="eastAsia" w:ascii="Times New Roman" w:hAnsi="Times New Roman"/>
                <w:sz w:val="21"/>
                <w:szCs w:val="21"/>
                <w:vertAlign w:val="baseline"/>
                <w:lang w:val="en-US" w:eastAsia="zh-CN"/>
              </w:rPr>
            </w:pPr>
            <w:ins w:id="2146" w:author="L" w:date="2026-08-31T15:20:37Z">
              <w:r>
                <w:rPr>
                  <w:rFonts w:hint="eastAsia" w:ascii="Times New Roman" w:hAnsi="Times New Roman"/>
                  <w:sz w:val="21"/>
                  <w:szCs w:val="21"/>
                  <w:vertAlign w:val="baseline"/>
                  <w:lang w:val="en-US" w:eastAsia="zh-CN"/>
                </w:rPr>
                <w:t>ttyS</w:t>
              </w:r>
            </w:ins>
            <w:ins w:id="2147" w:author="L" w:date="2026-08-31T15:21:06Z">
              <w:r>
                <w:rPr>
                  <w:rFonts w:hint="eastAsia" w:ascii="Times New Roman" w:hAnsi="Times New Roman"/>
                  <w:sz w:val="21"/>
                  <w:szCs w:val="21"/>
                  <w:vertAlign w:val="baseline"/>
                  <w:lang w:val="en-US" w:eastAsia="zh-CN"/>
                </w:rPr>
                <w:t>7</w:t>
              </w:r>
            </w:ins>
            <w:ins w:id="2148" w:author="L" w:date="2026-08-31T15:20:37Z">
              <w:r>
                <w:rPr>
                  <w:rFonts w:hint="eastAsia" w:ascii="Times New Roman" w:hAnsi="Times New Roman"/>
                  <w:sz w:val="21"/>
                  <w:szCs w:val="21"/>
                  <w:vertAlign w:val="baseline"/>
                  <w:lang w:val="en-US" w:eastAsia="zh-CN"/>
                </w:rPr>
                <w:t>-A</w:t>
              </w:r>
            </w:ins>
          </w:p>
        </w:tc>
        <w:tc>
          <w:tcPr>
            <w:tcW w:w="1217" w:type="dxa"/>
            <w:noWrap w:val="0"/>
            <w:vAlign w:val="top"/>
          </w:tcPr>
          <w:p w14:paraId="19E48BC4">
            <w:pPr>
              <w:jc w:val="center"/>
              <w:rPr>
                <w:ins w:id="2149" w:author="L" w:date="2026-08-31T15:20:37Z"/>
                <w:rFonts w:hint="default" w:ascii="Times New Roman" w:hAnsi="Times New Roman" w:eastAsia="宋体"/>
                <w:sz w:val="21"/>
                <w:szCs w:val="21"/>
                <w:vertAlign w:val="baseline"/>
                <w:lang w:val="en-US" w:eastAsia="zh-CN"/>
              </w:rPr>
            </w:pPr>
            <w:ins w:id="2150" w:author="L" w:date="2026-08-31T15:20:37Z">
              <w:r>
                <w:rPr>
                  <w:rFonts w:hint="eastAsia" w:ascii="Times New Roman" w:hAnsi="Times New Roman"/>
                  <w:sz w:val="21"/>
                  <w:szCs w:val="21"/>
                  <w:vertAlign w:val="baseline"/>
                  <w:lang w:val="en-US" w:eastAsia="zh-CN"/>
                </w:rPr>
                <w:t>ttyS</w:t>
              </w:r>
            </w:ins>
            <w:ins w:id="2151" w:author="L" w:date="2026-08-31T15:21:03Z">
              <w:r>
                <w:rPr>
                  <w:rFonts w:hint="eastAsia" w:ascii="Times New Roman" w:hAnsi="Times New Roman"/>
                  <w:sz w:val="21"/>
                  <w:szCs w:val="21"/>
                  <w:vertAlign w:val="baseline"/>
                  <w:lang w:val="en-US" w:eastAsia="zh-CN"/>
                </w:rPr>
                <w:t>7</w:t>
              </w:r>
            </w:ins>
            <w:ins w:id="2152" w:author="L" w:date="2026-08-31T15:20:37Z">
              <w:r>
                <w:rPr>
                  <w:rFonts w:hint="eastAsia" w:ascii="Times New Roman" w:hAnsi="Times New Roman"/>
                  <w:sz w:val="21"/>
                  <w:szCs w:val="21"/>
                  <w:vertAlign w:val="baseline"/>
                  <w:lang w:val="en-US" w:eastAsia="zh-CN"/>
                </w:rPr>
                <w:t>-B</w:t>
              </w:r>
            </w:ins>
          </w:p>
        </w:tc>
        <w:tc>
          <w:tcPr>
            <w:tcW w:w="1220" w:type="dxa"/>
            <w:noWrap w:val="0"/>
            <w:vAlign w:val="top"/>
          </w:tcPr>
          <w:p w14:paraId="4F6F712C">
            <w:pPr>
              <w:jc w:val="center"/>
              <w:rPr>
                <w:ins w:id="2153" w:author="L" w:date="2026-08-31T15:20:37Z"/>
                <w:rFonts w:hint="default" w:ascii="Times New Roman" w:hAnsi="Times New Roman"/>
                <w:sz w:val="21"/>
                <w:szCs w:val="21"/>
                <w:vertAlign w:val="baseline"/>
                <w:lang w:val="en-US" w:eastAsia="zh-CN"/>
              </w:rPr>
            </w:pPr>
            <w:ins w:id="2154" w:author="L" w:date="2026-08-31T15:20:37Z">
              <w:r>
                <w:rPr>
                  <w:rFonts w:hint="eastAsia" w:ascii="Times New Roman" w:hAnsi="Times New Roman"/>
                  <w:sz w:val="21"/>
                  <w:szCs w:val="21"/>
                  <w:vertAlign w:val="baseline"/>
                  <w:lang w:val="en-US" w:eastAsia="zh-CN"/>
                </w:rPr>
                <w:t>GND</w:t>
              </w:r>
            </w:ins>
          </w:p>
        </w:tc>
      </w:tr>
    </w:tbl>
    <w:p w14:paraId="33283604">
      <w:pPr>
        <w:pStyle w:val="12"/>
        <w:ind w:left="0" w:leftChars="0" w:firstLine="0" w:firstLineChars="0"/>
        <w:outlineLvl w:val="9"/>
        <w:rPr>
          <w:rFonts w:hint="eastAsia" w:ascii="Times New Roman" w:hAnsi="Times New Roman" w:eastAsiaTheme="minorEastAsia"/>
          <w:b w:val="0"/>
          <w:bCs w:val="0"/>
          <w:sz w:val="24"/>
          <w:szCs w:val="24"/>
          <w:lang w:val="en-US" w:eastAsia="zh-CN"/>
        </w:rPr>
      </w:pPr>
    </w:p>
    <w:p w14:paraId="1AC6840C">
      <w:pPr>
        <w:pStyle w:val="12"/>
        <w:ind w:left="0" w:leftChars="0" w:firstLine="0" w:firstLineChars="0"/>
        <w:outlineLvl w:val="2"/>
        <w:rPr>
          <w:rFonts w:hint="default" w:ascii="Times New Roman" w:hAnsi="Times New Roman"/>
          <w:vertAlign w:val="baseline"/>
          <w:lang w:val="en-US" w:eastAsia="zh-CN"/>
        </w:rPr>
      </w:pPr>
      <w:bookmarkStart w:id="67" w:name="_Toc6597"/>
      <w:bookmarkStart w:id="68" w:name="_Toc18835"/>
      <w:bookmarkStart w:id="69" w:name="_Toc5077"/>
      <w:bookmarkStart w:id="70" w:name="_Toc21732"/>
      <w:r>
        <w:rPr>
          <w:rFonts w:hint="eastAsia" w:ascii="Times New Roman" w:hAnsi="Times New Roman"/>
          <w:b/>
          <w:bCs/>
          <w:sz w:val="28"/>
          <w:szCs w:val="28"/>
          <w:lang w:val="en-US" w:eastAsia="zh-CN"/>
        </w:rPr>
        <w:t>2.3.</w:t>
      </w:r>
      <w:ins w:id="2155" w:author="L" w:date="2026-08-31T15:21:24Z">
        <w:r>
          <w:rPr>
            <w:rFonts w:hint="eastAsia" w:ascii="Times New Roman" w:hAnsi="Times New Roman"/>
            <w:b/>
            <w:bCs/>
            <w:sz w:val="28"/>
            <w:szCs w:val="28"/>
            <w:lang w:val="en-US" w:eastAsia="zh-CN"/>
          </w:rPr>
          <w:t>3</w:t>
        </w:r>
      </w:ins>
      <w:del w:id="2156" w:author="L" w:date="2026-08-31T15:21:24Z">
        <w:r>
          <w:rPr>
            <w:rFonts w:hint="eastAsia" w:ascii="Times New Roman" w:hAnsi="Times New Roman"/>
            <w:b/>
            <w:bCs/>
            <w:sz w:val="28"/>
            <w:szCs w:val="28"/>
            <w:lang w:val="en-US" w:eastAsia="zh-CN"/>
          </w:rPr>
          <w:delText>2</w:delText>
        </w:r>
      </w:del>
      <w:r>
        <w:rPr>
          <w:rFonts w:hint="eastAsia" w:ascii="Times New Roman" w:hAnsi="Times New Roman"/>
          <w:b/>
          <w:bCs/>
          <w:sz w:val="28"/>
          <w:szCs w:val="28"/>
          <w:lang w:val="en-US" w:eastAsia="zh-CN"/>
        </w:rPr>
        <w:t xml:space="preserve"> DI模块</w:t>
      </w:r>
      <w:bookmarkEnd w:id="67"/>
      <w:bookmarkEnd w:id="68"/>
      <w:bookmarkEnd w:id="69"/>
      <w:bookmarkEnd w:id="70"/>
    </w:p>
    <w:p w14:paraId="39B988A2">
      <w:pPr>
        <w:jc w:val="left"/>
        <w:rPr>
          <w:ins w:id="2158" w:author="L" w:date="2026-05-22T20:38:02Z"/>
          <w:rFonts w:hint="eastAsia" w:ascii="Times New Roman" w:hAnsi="Times New Roman"/>
          <w:sz w:val="24"/>
          <w:vertAlign w:val="baseline"/>
          <w:lang w:val="en-US" w:eastAsia="zh-CN"/>
        </w:rPr>
        <w:pPrChange w:id="2157" w:author="L" w:date="2026-05-20T14:38:46Z">
          <w:pPr>
            <w:jc w:val="both"/>
          </w:pPr>
        </w:pPrChange>
      </w:pPr>
      <w:ins w:id="2159" w:author="L" w:date="2026-05-20T14:38:37Z">
        <w:r>
          <w:rPr>
            <w:rFonts w:hint="default" w:ascii="Times New Roman" w:hAnsi="Times New Roman"/>
            <w:sz w:val="24"/>
            <w:vertAlign w:val="baseline"/>
            <w:lang w:val="en-US" w:eastAsia="zh-CN"/>
          </w:rPr>
          <w:t>注意</w:t>
        </w:r>
      </w:ins>
      <w:ins w:id="2160" w:author="L" w:date="2026-05-20T14:38:37Z">
        <w:r>
          <w:rPr>
            <w:rFonts w:hint="eastAsia" w:ascii="Times New Roman" w:hAnsi="Times New Roman"/>
            <w:sz w:val="24"/>
            <w:vertAlign w:val="baseline"/>
            <w:lang w:val="en-US" w:eastAsia="zh-CN"/>
          </w:rPr>
          <w:t>：DI模块默认供电24V</w:t>
        </w:r>
      </w:ins>
    </w:p>
    <w:p w14:paraId="6DFA6C63">
      <w:pPr>
        <w:jc w:val="left"/>
        <w:rPr>
          <w:ins w:id="2162" w:author="L" w:date="2026-05-20T14:38:33Z"/>
          <w:rFonts w:hint="default" w:ascii="Times New Roman" w:hAnsi="Times New Roman"/>
          <w:sz w:val="24"/>
          <w:vertAlign w:val="baseline"/>
          <w:lang w:val="en-US" w:eastAsia="zh-CN"/>
        </w:rPr>
        <w:pPrChange w:id="2161" w:author="L" w:date="2026-05-20T14:38:46Z">
          <w:pPr>
            <w:jc w:val="both"/>
          </w:pPr>
        </w:pPrChange>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5D7E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163" w:author="L" w:date="2026-05-22T20:37:57Z"/>
        </w:trPr>
        <w:tc>
          <w:tcPr>
            <w:tcW w:w="5000" w:type="pct"/>
            <w:gridSpan w:val="10"/>
            <w:tcBorders>
              <w:top w:val="single" w:color="auto" w:sz="4" w:space="0"/>
            </w:tcBorders>
            <w:noWrap w:val="0"/>
            <w:vAlign w:val="top"/>
          </w:tcPr>
          <w:p w14:paraId="59777541">
            <w:pPr>
              <w:jc w:val="center"/>
              <w:rPr>
                <w:ins w:id="2164" w:author="L" w:date="2026-05-22T20:37:57Z"/>
                <w:rFonts w:hint="default" w:ascii="Times New Roman" w:hAnsi="Times New Roman"/>
                <w:vertAlign w:val="baseline"/>
                <w:lang w:val="en-US" w:eastAsia="zh-CN"/>
              </w:rPr>
            </w:pPr>
            <w:ins w:id="2165" w:author="L" w:date="2026-05-22T20:37:57Z">
              <w:r>
                <w:rPr>
                  <w:rFonts w:hint="eastAsia" w:ascii="Times New Roman" w:hAnsi="Times New Roman"/>
                  <w:vertAlign w:val="baseline"/>
                  <w:lang w:val="en-US" w:eastAsia="zh-CN"/>
                </w:rPr>
                <w:t>N1161/N1162/N1163模块</w:t>
              </w:r>
            </w:ins>
          </w:p>
        </w:tc>
      </w:tr>
      <w:tr w14:paraId="6471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166" w:author="L" w:date="2026-05-22T20:37:57Z"/>
        </w:trPr>
        <w:tc>
          <w:tcPr>
            <w:tcW w:w="639" w:type="pct"/>
            <w:tcBorders>
              <w:top w:val="single" w:color="auto" w:sz="4" w:space="0"/>
            </w:tcBorders>
            <w:noWrap w:val="0"/>
            <w:vAlign w:val="top"/>
          </w:tcPr>
          <w:p w14:paraId="3F4E4084">
            <w:pPr>
              <w:jc w:val="center"/>
              <w:rPr>
                <w:ins w:id="2167" w:author="L" w:date="2026-05-22T20:37:57Z"/>
                <w:rFonts w:hint="default" w:ascii="Times New Roman" w:hAnsi="Times New Roman"/>
                <w:vertAlign w:val="baseline"/>
                <w:lang w:val="en-US" w:eastAsia="zh-CN"/>
              </w:rPr>
            </w:pPr>
            <w:ins w:id="2168" w:author="L" w:date="2026-05-22T20:37:57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5F9DC1E2">
            <w:pPr>
              <w:jc w:val="center"/>
              <w:rPr>
                <w:ins w:id="2169" w:author="L" w:date="2026-05-22T20:37:57Z"/>
                <w:rFonts w:hint="default" w:ascii="Times New Roman" w:hAnsi="Times New Roman" w:eastAsiaTheme="minorEastAsia" w:cstheme="minorBidi"/>
                <w:kern w:val="2"/>
                <w:sz w:val="21"/>
                <w:szCs w:val="24"/>
                <w:vertAlign w:val="baseline"/>
                <w:lang w:val="en-US" w:eastAsia="zh-CN" w:bidi="ar-SA"/>
              </w:rPr>
            </w:pPr>
            <w:ins w:id="2170" w:author="L" w:date="2026-05-22T20:37:57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5227053">
            <w:pPr>
              <w:jc w:val="center"/>
              <w:rPr>
                <w:ins w:id="2171" w:author="L" w:date="2026-05-22T20:37:57Z"/>
                <w:rFonts w:hint="default" w:ascii="Times New Roman" w:hAnsi="Times New Roman" w:eastAsiaTheme="minorEastAsia" w:cstheme="minorBidi"/>
                <w:kern w:val="2"/>
                <w:sz w:val="21"/>
                <w:szCs w:val="24"/>
                <w:vertAlign w:val="baseline"/>
                <w:lang w:val="en-US" w:eastAsia="zh-CN" w:bidi="ar-SA"/>
              </w:rPr>
            </w:pPr>
            <w:ins w:id="2172" w:author="L" w:date="2026-05-22T20:37:57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177F6E51">
            <w:pPr>
              <w:jc w:val="center"/>
              <w:rPr>
                <w:ins w:id="2173" w:author="L" w:date="2026-05-22T20:37:57Z"/>
                <w:rFonts w:hint="default" w:ascii="Times New Roman" w:hAnsi="Times New Roman" w:eastAsiaTheme="minorEastAsia" w:cstheme="minorBidi"/>
                <w:kern w:val="2"/>
                <w:sz w:val="21"/>
                <w:szCs w:val="24"/>
                <w:vertAlign w:val="baseline"/>
                <w:lang w:val="en-US" w:eastAsia="zh-CN" w:bidi="ar-SA"/>
              </w:rPr>
            </w:pPr>
            <w:ins w:id="2174" w:author="L" w:date="2026-05-22T20:37:57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5628AF4">
            <w:pPr>
              <w:jc w:val="center"/>
              <w:rPr>
                <w:ins w:id="2175" w:author="L" w:date="2026-05-22T20:37:57Z"/>
                <w:rFonts w:hint="default" w:ascii="Times New Roman" w:hAnsi="Times New Roman" w:eastAsiaTheme="minorEastAsia" w:cstheme="minorBidi"/>
                <w:kern w:val="2"/>
                <w:sz w:val="21"/>
                <w:szCs w:val="24"/>
                <w:vertAlign w:val="baseline"/>
                <w:lang w:val="en-US" w:eastAsia="zh-CN" w:bidi="ar-SA"/>
              </w:rPr>
            </w:pPr>
            <w:ins w:id="2176" w:author="L" w:date="2026-05-22T20:37:57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57C91210">
            <w:pPr>
              <w:jc w:val="center"/>
              <w:rPr>
                <w:ins w:id="2177" w:author="L" w:date="2026-05-22T20:37:57Z"/>
                <w:rFonts w:hint="default" w:ascii="Times New Roman" w:hAnsi="Times New Roman" w:eastAsiaTheme="minorEastAsia" w:cstheme="minorBidi"/>
                <w:kern w:val="2"/>
                <w:sz w:val="21"/>
                <w:szCs w:val="24"/>
                <w:vertAlign w:val="baseline"/>
                <w:lang w:val="en-US" w:eastAsia="zh-CN" w:bidi="ar-SA"/>
              </w:rPr>
            </w:pPr>
            <w:ins w:id="2178" w:author="L" w:date="2026-05-22T20:37:57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396E782E">
            <w:pPr>
              <w:jc w:val="center"/>
              <w:rPr>
                <w:ins w:id="2179" w:author="L" w:date="2026-05-22T20:37:57Z"/>
                <w:rFonts w:hint="default" w:ascii="Times New Roman" w:hAnsi="Times New Roman" w:eastAsiaTheme="minorEastAsia" w:cstheme="minorBidi"/>
                <w:kern w:val="2"/>
                <w:sz w:val="21"/>
                <w:szCs w:val="24"/>
                <w:vertAlign w:val="baseline"/>
                <w:lang w:val="en-US" w:eastAsia="zh-CN" w:bidi="ar-SA"/>
              </w:rPr>
            </w:pPr>
            <w:ins w:id="2180" w:author="L" w:date="2026-05-22T20:37:57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14E4DD22">
            <w:pPr>
              <w:jc w:val="center"/>
              <w:rPr>
                <w:ins w:id="2181" w:author="L" w:date="2026-05-22T20:37:57Z"/>
                <w:rFonts w:hint="default" w:ascii="Times New Roman" w:hAnsi="Times New Roman"/>
                <w:vertAlign w:val="baseline"/>
                <w:lang w:val="en-US" w:eastAsia="zh-CN"/>
              </w:rPr>
            </w:pPr>
            <w:ins w:id="2182" w:author="L" w:date="2026-05-22T20:37:57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2EB34DC">
            <w:pPr>
              <w:jc w:val="center"/>
              <w:rPr>
                <w:ins w:id="2183" w:author="L" w:date="2026-05-22T20:37:57Z"/>
                <w:rFonts w:hint="default" w:ascii="Times New Roman" w:hAnsi="Times New Roman"/>
                <w:vertAlign w:val="baseline"/>
                <w:lang w:val="en-US" w:eastAsia="zh-CN"/>
              </w:rPr>
            </w:pPr>
            <w:ins w:id="2184" w:author="L" w:date="2026-05-22T20:37:57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4366FA26">
            <w:pPr>
              <w:jc w:val="center"/>
              <w:rPr>
                <w:ins w:id="2185" w:author="L" w:date="2026-05-22T20:37:57Z"/>
                <w:rFonts w:hint="default" w:ascii="Times New Roman" w:hAnsi="Times New Roman"/>
                <w:vertAlign w:val="baseline"/>
                <w:lang w:val="en-US" w:eastAsia="zh-CN"/>
              </w:rPr>
            </w:pPr>
            <w:ins w:id="2186" w:author="L" w:date="2026-05-22T20:37:57Z">
              <w:r>
                <w:rPr>
                  <w:rFonts w:hint="eastAsia" w:ascii="Times New Roman" w:hAnsi="Times New Roman"/>
                  <w:vertAlign w:val="baseline"/>
                  <w:lang w:val="en-US" w:eastAsia="zh-CN"/>
                </w:rPr>
                <w:t>B9</w:t>
              </w:r>
            </w:ins>
          </w:p>
        </w:tc>
      </w:tr>
      <w:tr w14:paraId="6411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187" w:author="L" w:date="2026-05-22T20:37:57Z"/>
        </w:trPr>
        <w:tc>
          <w:tcPr>
            <w:tcW w:w="639" w:type="pct"/>
            <w:noWrap w:val="0"/>
            <w:vAlign w:val="top"/>
          </w:tcPr>
          <w:p w14:paraId="5A22634F">
            <w:pPr>
              <w:jc w:val="center"/>
              <w:rPr>
                <w:ins w:id="2188" w:author="L" w:date="2026-05-22T20:37:57Z"/>
                <w:rFonts w:hint="default" w:ascii="Times New Roman" w:hAnsi="Times New Roman"/>
                <w:vertAlign w:val="baseline"/>
                <w:lang w:val="en-US" w:eastAsia="zh-CN"/>
              </w:rPr>
            </w:pPr>
            <w:ins w:id="2189" w:author="L" w:date="2026-05-22T20:37:57Z">
              <w:r>
                <w:rPr>
                  <w:rFonts w:hint="eastAsia" w:ascii="Times New Roman" w:hAnsi="Times New Roman"/>
                  <w:vertAlign w:val="baseline"/>
                  <w:lang w:val="en-US" w:eastAsia="zh-CN"/>
                </w:rPr>
                <w:t>名称</w:t>
              </w:r>
            </w:ins>
          </w:p>
        </w:tc>
        <w:tc>
          <w:tcPr>
            <w:tcW w:w="489" w:type="pct"/>
            <w:noWrap w:val="0"/>
            <w:vAlign w:val="top"/>
          </w:tcPr>
          <w:p w14:paraId="0CDD25A7">
            <w:pPr>
              <w:jc w:val="center"/>
              <w:rPr>
                <w:ins w:id="2190" w:author="L" w:date="2026-05-22T20:37:57Z"/>
                <w:rFonts w:hint="default" w:ascii="Times New Roman" w:hAnsi="Times New Roman"/>
                <w:vertAlign w:val="baseline"/>
                <w:lang w:val="en-US" w:eastAsia="zh-CN"/>
              </w:rPr>
            </w:pPr>
            <w:ins w:id="2191" w:author="L" w:date="2026-05-22T20:37:57Z">
              <w:r>
                <w:rPr>
                  <w:rFonts w:hint="eastAsia" w:ascii="Times New Roman" w:hAnsi="Times New Roman"/>
                  <w:vertAlign w:val="baseline"/>
                  <w:lang w:val="en-US" w:eastAsia="zh-CN"/>
                </w:rPr>
                <w:t>DI2</w:t>
              </w:r>
            </w:ins>
          </w:p>
        </w:tc>
        <w:tc>
          <w:tcPr>
            <w:tcW w:w="483" w:type="pct"/>
            <w:noWrap w:val="0"/>
            <w:vAlign w:val="top"/>
          </w:tcPr>
          <w:p w14:paraId="6E9269F3">
            <w:pPr>
              <w:jc w:val="center"/>
              <w:rPr>
                <w:ins w:id="2192" w:author="L" w:date="2026-05-22T20:37:57Z"/>
                <w:rFonts w:hint="default" w:ascii="Times New Roman" w:hAnsi="Times New Roman"/>
                <w:vertAlign w:val="baseline"/>
                <w:lang w:val="en-US" w:eastAsia="zh-CN"/>
              </w:rPr>
            </w:pPr>
            <w:ins w:id="2193" w:author="L" w:date="2026-05-22T20:37:57Z">
              <w:r>
                <w:rPr>
                  <w:rFonts w:hint="eastAsia" w:ascii="Times New Roman" w:hAnsi="Times New Roman"/>
                  <w:vertAlign w:val="baseline"/>
                  <w:lang w:val="en-US" w:eastAsia="zh-CN"/>
                </w:rPr>
                <w:t>DI4</w:t>
              </w:r>
            </w:ins>
          </w:p>
        </w:tc>
        <w:tc>
          <w:tcPr>
            <w:tcW w:w="489" w:type="pct"/>
            <w:noWrap w:val="0"/>
            <w:vAlign w:val="top"/>
          </w:tcPr>
          <w:p w14:paraId="7C5B65FC">
            <w:pPr>
              <w:jc w:val="center"/>
              <w:rPr>
                <w:ins w:id="2194" w:author="L" w:date="2026-05-22T20:37:57Z"/>
                <w:rFonts w:hint="default" w:ascii="Times New Roman" w:hAnsi="Times New Roman" w:eastAsiaTheme="minorEastAsia" w:cstheme="minorBidi"/>
                <w:kern w:val="2"/>
                <w:sz w:val="21"/>
                <w:szCs w:val="24"/>
                <w:vertAlign w:val="baseline"/>
                <w:lang w:val="en-US" w:eastAsia="zh-CN" w:bidi="ar-SA"/>
              </w:rPr>
            </w:pPr>
            <w:ins w:id="2195" w:author="L" w:date="2026-05-22T20:37:57Z">
              <w:r>
                <w:rPr>
                  <w:rFonts w:hint="eastAsia" w:ascii="Times New Roman" w:hAnsi="Times New Roman"/>
                  <w:vertAlign w:val="baseline"/>
                  <w:lang w:val="en-US" w:eastAsia="zh-CN"/>
                </w:rPr>
                <w:t>DI6</w:t>
              </w:r>
            </w:ins>
          </w:p>
        </w:tc>
        <w:tc>
          <w:tcPr>
            <w:tcW w:w="489" w:type="pct"/>
            <w:noWrap w:val="0"/>
            <w:vAlign w:val="top"/>
          </w:tcPr>
          <w:p w14:paraId="1286BB26">
            <w:pPr>
              <w:jc w:val="center"/>
              <w:rPr>
                <w:ins w:id="2196" w:author="L" w:date="2026-05-22T20:37:57Z"/>
                <w:rFonts w:hint="default" w:ascii="Times New Roman" w:hAnsi="Times New Roman" w:eastAsiaTheme="minorEastAsia" w:cstheme="minorBidi"/>
                <w:kern w:val="2"/>
                <w:sz w:val="21"/>
                <w:szCs w:val="24"/>
                <w:vertAlign w:val="baseline"/>
                <w:lang w:val="en-US" w:eastAsia="zh-CN" w:bidi="ar-SA"/>
              </w:rPr>
            </w:pPr>
            <w:ins w:id="2197" w:author="L" w:date="2026-05-22T20:37:57Z">
              <w:r>
                <w:rPr>
                  <w:rFonts w:hint="eastAsia" w:ascii="Times New Roman" w:hAnsi="Times New Roman"/>
                  <w:vertAlign w:val="baseline"/>
                  <w:lang w:val="en-US" w:eastAsia="zh-CN"/>
                </w:rPr>
                <w:t>DI8</w:t>
              </w:r>
            </w:ins>
          </w:p>
        </w:tc>
        <w:tc>
          <w:tcPr>
            <w:tcW w:w="489" w:type="pct"/>
            <w:noWrap w:val="0"/>
            <w:vAlign w:val="top"/>
          </w:tcPr>
          <w:p w14:paraId="1690E1FA">
            <w:pPr>
              <w:jc w:val="center"/>
              <w:rPr>
                <w:ins w:id="2198" w:author="L" w:date="2026-05-22T20:37:57Z"/>
                <w:rFonts w:hint="default" w:ascii="Times New Roman" w:hAnsi="Times New Roman"/>
                <w:vertAlign w:val="baseline"/>
                <w:lang w:val="en-US" w:eastAsia="zh-CN"/>
              </w:rPr>
            </w:pPr>
            <w:ins w:id="2199" w:author="L" w:date="2026-05-22T20:37:57Z">
              <w:r>
                <w:rPr>
                  <w:rFonts w:hint="eastAsia" w:ascii="Times New Roman" w:hAnsi="Times New Roman"/>
                  <w:vertAlign w:val="baseline"/>
                  <w:lang w:val="en-US" w:eastAsia="zh-CN"/>
                </w:rPr>
                <w:t>DI10</w:t>
              </w:r>
            </w:ins>
          </w:p>
        </w:tc>
        <w:tc>
          <w:tcPr>
            <w:tcW w:w="489" w:type="pct"/>
            <w:noWrap w:val="0"/>
            <w:vAlign w:val="top"/>
          </w:tcPr>
          <w:p w14:paraId="129C3F00">
            <w:pPr>
              <w:jc w:val="center"/>
              <w:rPr>
                <w:ins w:id="2200" w:author="L" w:date="2026-05-22T20:37:57Z"/>
                <w:rFonts w:hint="default" w:ascii="Times New Roman" w:hAnsi="Times New Roman"/>
                <w:vertAlign w:val="baseline"/>
                <w:lang w:val="en-US" w:eastAsia="zh-CN"/>
              </w:rPr>
            </w:pPr>
            <w:ins w:id="2201" w:author="L" w:date="2026-05-22T20:37:57Z">
              <w:r>
                <w:rPr>
                  <w:rFonts w:hint="eastAsia" w:ascii="Times New Roman" w:hAnsi="Times New Roman"/>
                  <w:vertAlign w:val="baseline"/>
                  <w:lang w:val="en-US" w:eastAsia="zh-CN"/>
                </w:rPr>
                <w:t>DI12</w:t>
              </w:r>
            </w:ins>
          </w:p>
        </w:tc>
        <w:tc>
          <w:tcPr>
            <w:tcW w:w="489" w:type="pct"/>
            <w:noWrap w:val="0"/>
            <w:vAlign w:val="top"/>
          </w:tcPr>
          <w:p w14:paraId="44B14C88">
            <w:pPr>
              <w:jc w:val="center"/>
              <w:rPr>
                <w:ins w:id="2202" w:author="L" w:date="2026-05-22T20:37:57Z"/>
                <w:rFonts w:hint="default" w:ascii="Times New Roman" w:hAnsi="Times New Roman"/>
                <w:vertAlign w:val="baseline"/>
                <w:lang w:val="en-US" w:eastAsia="zh-CN"/>
              </w:rPr>
            </w:pPr>
            <w:ins w:id="2203" w:author="L" w:date="2026-05-22T20:37:57Z">
              <w:r>
                <w:rPr>
                  <w:rFonts w:hint="eastAsia" w:ascii="Times New Roman" w:hAnsi="Times New Roman"/>
                  <w:vertAlign w:val="baseline"/>
                  <w:lang w:val="en-US" w:eastAsia="zh-CN"/>
                </w:rPr>
                <w:t>DI14</w:t>
              </w:r>
            </w:ins>
          </w:p>
        </w:tc>
        <w:tc>
          <w:tcPr>
            <w:tcW w:w="525" w:type="pct"/>
            <w:noWrap w:val="0"/>
            <w:vAlign w:val="top"/>
          </w:tcPr>
          <w:p w14:paraId="71441D3C">
            <w:pPr>
              <w:jc w:val="center"/>
              <w:rPr>
                <w:ins w:id="2204" w:author="L" w:date="2026-05-22T20:37:57Z"/>
                <w:rFonts w:hint="default" w:ascii="Times New Roman" w:hAnsi="Times New Roman"/>
                <w:vertAlign w:val="baseline"/>
                <w:lang w:val="en-US" w:eastAsia="zh-CN"/>
              </w:rPr>
            </w:pPr>
            <w:ins w:id="2205" w:author="L" w:date="2026-05-22T20:37:57Z">
              <w:r>
                <w:rPr>
                  <w:rFonts w:hint="eastAsia" w:ascii="Times New Roman" w:hAnsi="Times New Roman"/>
                  <w:vertAlign w:val="baseline"/>
                  <w:lang w:val="en-US" w:eastAsia="zh-CN"/>
                </w:rPr>
                <w:t>DI16</w:t>
              </w:r>
            </w:ins>
          </w:p>
        </w:tc>
        <w:tc>
          <w:tcPr>
            <w:tcW w:w="412" w:type="pct"/>
            <w:noWrap w:val="0"/>
            <w:vAlign w:val="top"/>
          </w:tcPr>
          <w:p w14:paraId="1A3C33B0">
            <w:pPr>
              <w:jc w:val="center"/>
              <w:rPr>
                <w:ins w:id="2206" w:author="L" w:date="2026-05-22T20:37:57Z"/>
                <w:rFonts w:hint="default" w:ascii="Times New Roman" w:hAnsi="Times New Roman"/>
                <w:vertAlign w:val="baseline"/>
                <w:lang w:val="en-US" w:eastAsia="zh-CN"/>
              </w:rPr>
            </w:pPr>
            <w:ins w:id="2207" w:author="L" w:date="2026-05-22T20:37:57Z">
              <w:r>
                <w:rPr>
                  <w:rFonts w:hint="eastAsia" w:ascii="Times New Roman" w:hAnsi="Times New Roman"/>
                  <w:vertAlign w:val="baseline"/>
                  <w:lang w:val="en-US" w:eastAsia="zh-CN"/>
                </w:rPr>
                <w:t>PE</w:t>
              </w:r>
            </w:ins>
          </w:p>
        </w:tc>
      </w:tr>
      <w:tr w14:paraId="4F64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208" w:author="L" w:date="2026-05-22T20:37:57Z"/>
        </w:trPr>
        <w:tc>
          <w:tcPr>
            <w:tcW w:w="639" w:type="pct"/>
            <w:noWrap w:val="0"/>
            <w:vAlign w:val="top"/>
          </w:tcPr>
          <w:p w14:paraId="3FDA32B8">
            <w:pPr>
              <w:jc w:val="center"/>
              <w:rPr>
                <w:ins w:id="2209" w:author="L" w:date="2026-05-22T20:37:57Z"/>
                <w:rFonts w:hint="default" w:ascii="Times New Roman" w:hAnsi="Times New Roman"/>
                <w:vertAlign w:val="baseline"/>
                <w:lang w:val="en-US" w:eastAsia="zh-CN"/>
              </w:rPr>
            </w:pPr>
            <w:ins w:id="2210" w:author="L" w:date="2026-05-22T20:37:57Z">
              <w:r>
                <w:rPr>
                  <w:rFonts w:hint="eastAsia" w:ascii="Times New Roman" w:hAnsi="Times New Roman"/>
                  <w:vertAlign w:val="baseline"/>
                  <w:lang w:val="en-US" w:eastAsia="zh-CN"/>
                </w:rPr>
                <w:t>端口号</w:t>
              </w:r>
            </w:ins>
          </w:p>
        </w:tc>
        <w:tc>
          <w:tcPr>
            <w:tcW w:w="489" w:type="pct"/>
            <w:noWrap w:val="0"/>
            <w:vAlign w:val="top"/>
          </w:tcPr>
          <w:p w14:paraId="18365C0C">
            <w:pPr>
              <w:jc w:val="center"/>
              <w:rPr>
                <w:ins w:id="2211" w:author="L" w:date="2026-05-22T20:37:57Z"/>
                <w:rFonts w:hint="default" w:ascii="Times New Roman" w:hAnsi="Times New Roman"/>
                <w:vertAlign w:val="baseline"/>
                <w:lang w:val="en-US" w:eastAsia="zh-CN"/>
              </w:rPr>
            </w:pPr>
            <w:ins w:id="2212" w:author="L" w:date="2026-05-22T20:37:57Z">
              <w:r>
                <w:rPr>
                  <w:rFonts w:hint="eastAsia" w:ascii="Times New Roman" w:hAnsi="Times New Roman"/>
                  <w:vertAlign w:val="baseline"/>
                  <w:lang w:val="en-US" w:eastAsia="zh-CN"/>
                </w:rPr>
                <w:t>A1</w:t>
              </w:r>
            </w:ins>
          </w:p>
        </w:tc>
        <w:tc>
          <w:tcPr>
            <w:tcW w:w="483" w:type="pct"/>
            <w:noWrap w:val="0"/>
            <w:vAlign w:val="top"/>
          </w:tcPr>
          <w:p w14:paraId="6A9E0B25">
            <w:pPr>
              <w:jc w:val="center"/>
              <w:rPr>
                <w:ins w:id="2213" w:author="L" w:date="2026-05-22T20:37:57Z"/>
                <w:rFonts w:hint="default" w:ascii="Times New Roman" w:hAnsi="Times New Roman"/>
                <w:vertAlign w:val="baseline"/>
                <w:lang w:val="en-US" w:eastAsia="zh-CN"/>
              </w:rPr>
            </w:pPr>
            <w:ins w:id="2214" w:author="L" w:date="2026-05-22T20:37:57Z">
              <w:r>
                <w:rPr>
                  <w:rFonts w:hint="eastAsia" w:ascii="Times New Roman" w:hAnsi="Times New Roman"/>
                  <w:vertAlign w:val="baseline"/>
                  <w:lang w:val="en-US" w:eastAsia="zh-CN"/>
                </w:rPr>
                <w:t>A2</w:t>
              </w:r>
            </w:ins>
          </w:p>
        </w:tc>
        <w:tc>
          <w:tcPr>
            <w:tcW w:w="489" w:type="pct"/>
            <w:noWrap w:val="0"/>
            <w:vAlign w:val="top"/>
          </w:tcPr>
          <w:p w14:paraId="115AF11E">
            <w:pPr>
              <w:jc w:val="center"/>
              <w:rPr>
                <w:ins w:id="2215" w:author="L" w:date="2026-05-22T20:37:57Z"/>
                <w:rFonts w:hint="default" w:ascii="Times New Roman" w:hAnsi="Times New Roman"/>
                <w:vertAlign w:val="baseline"/>
                <w:lang w:val="en-US" w:eastAsia="zh-CN"/>
              </w:rPr>
            </w:pPr>
            <w:ins w:id="2216" w:author="L" w:date="2026-05-22T20:37:57Z">
              <w:r>
                <w:rPr>
                  <w:rFonts w:hint="eastAsia" w:ascii="Times New Roman" w:hAnsi="Times New Roman"/>
                  <w:vertAlign w:val="baseline"/>
                  <w:lang w:val="en-US" w:eastAsia="zh-CN"/>
                </w:rPr>
                <w:t>A3</w:t>
              </w:r>
            </w:ins>
          </w:p>
        </w:tc>
        <w:tc>
          <w:tcPr>
            <w:tcW w:w="489" w:type="pct"/>
            <w:noWrap w:val="0"/>
            <w:vAlign w:val="top"/>
          </w:tcPr>
          <w:p w14:paraId="1D521873">
            <w:pPr>
              <w:jc w:val="center"/>
              <w:rPr>
                <w:ins w:id="2217" w:author="L" w:date="2026-05-22T20:37:57Z"/>
                <w:rFonts w:hint="default" w:ascii="Times New Roman" w:hAnsi="Times New Roman"/>
                <w:vertAlign w:val="baseline"/>
                <w:lang w:val="en-US" w:eastAsia="zh-CN"/>
              </w:rPr>
            </w:pPr>
            <w:ins w:id="2218" w:author="L" w:date="2026-05-22T20:37:57Z">
              <w:r>
                <w:rPr>
                  <w:rFonts w:hint="eastAsia" w:ascii="Times New Roman" w:hAnsi="Times New Roman"/>
                  <w:vertAlign w:val="baseline"/>
                  <w:lang w:val="en-US" w:eastAsia="zh-CN"/>
                </w:rPr>
                <w:t>A4</w:t>
              </w:r>
            </w:ins>
          </w:p>
        </w:tc>
        <w:tc>
          <w:tcPr>
            <w:tcW w:w="489" w:type="pct"/>
            <w:noWrap w:val="0"/>
            <w:vAlign w:val="top"/>
          </w:tcPr>
          <w:p w14:paraId="6E64CD29">
            <w:pPr>
              <w:jc w:val="center"/>
              <w:rPr>
                <w:ins w:id="2219" w:author="L" w:date="2026-05-22T20:37:57Z"/>
                <w:rFonts w:hint="default" w:ascii="Times New Roman" w:hAnsi="Times New Roman"/>
                <w:vertAlign w:val="baseline"/>
                <w:lang w:val="en-US" w:eastAsia="zh-CN"/>
              </w:rPr>
            </w:pPr>
            <w:ins w:id="2220" w:author="L" w:date="2026-05-22T20:37:57Z">
              <w:r>
                <w:rPr>
                  <w:rFonts w:hint="eastAsia" w:ascii="Times New Roman" w:hAnsi="Times New Roman"/>
                  <w:vertAlign w:val="baseline"/>
                  <w:lang w:val="en-US" w:eastAsia="zh-CN"/>
                </w:rPr>
                <w:t>A5</w:t>
              </w:r>
            </w:ins>
          </w:p>
        </w:tc>
        <w:tc>
          <w:tcPr>
            <w:tcW w:w="489" w:type="pct"/>
            <w:noWrap w:val="0"/>
            <w:vAlign w:val="top"/>
          </w:tcPr>
          <w:p w14:paraId="71683DA5">
            <w:pPr>
              <w:jc w:val="center"/>
              <w:rPr>
                <w:ins w:id="2221" w:author="L" w:date="2026-05-22T20:37:57Z"/>
                <w:rFonts w:hint="default" w:ascii="Times New Roman" w:hAnsi="Times New Roman"/>
                <w:vertAlign w:val="baseline"/>
                <w:lang w:val="en-US" w:eastAsia="zh-CN"/>
              </w:rPr>
            </w:pPr>
            <w:ins w:id="2222" w:author="L" w:date="2026-05-22T20:37:57Z">
              <w:r>
                <w:rPr>
                  <w:rFonts w:hint="eastAsia" w:ascii="Times New Roman" w:hAnsi="Times New Roman"/>
                  <w:vertAlign w:val="baseline"/>
                  <w:lang w:val="en-US" w:eastAsia="zh-CN"/>
                </w:rPr>
                <w:t>A6</w:t>
              </w:r>
            </w:ins>
          </w:p>
        </w:tc>
        <w:tc>
          <w:tcPr>
            <w:tcW w:w="489" w:type="pct"/>
            <w:noWrap w:val="0"/>
            <w:vAlign w:val="top"/>
          </w:tcPr>
          <w:p w14:paraId="3608ECFF">
            <w:pPr>
              <w:jc w:val="center"/>
              <w:rPr>
                <w:ins w:id="2223" w:author="L" w:date="2026-05-22T20:37:57Z"/>
                <w:rFonts w:hint="default" w:ascii="Times New Roman" w:hAnsi="Times New Roman"/>
                <w:vertAlign w:val="baseline"/>
                <w:lang w:val="en-US" w:eastAsia="zh-CN"/>
              </w:rPr>
            </w:pPr>
            <w:ins w:id="2224" w:author="L" w:date="2026-05-22T20:37:57Z">
              <w:r>
                <w:rPr>
                  <w:rFonts w:hint="eastAsia" w:ascii="Times New Roman" w:hAnsi="Times New Roman"/>
                  <w:vertAlign w:val="baseline"/>
                  <w:lang w:val="en-US" w:eastAsia="zh-CN"/>
                </w:rPr>
                <w:t>A7</w:t>
              </w:r>
            </w:ins>
          </w:p>
        </w:tc>
        <w:tc>
          <w:tcPr>
            <w:tcW w:w="525" w:type="pct"/>
            <w:noWrap w:val="0"/>
            <w:vAlign w:val="top"/>
          </w:tcPr>
          <w:p w14:paraId="387B7869">
            <w:pPr>
              <w:jc w:val="center"/>
              <w:rPr>
                <w:ins w:id="2225" w:author="L" w:date="2026-05-22T20:37:57Z"/>
                <w:rFonts w:hint="default" w:ascii="Times New Roman" w:hAnsi="Times New Roman"/>
                <w:vertAlign w:val="baseline"/>
                <w:lang w:val="en-US" w:eastAsia="zh-CN"/>
              </w:rPr>
            </w:pPr>
            <w:ins w:id="2226" w:author="L" w:date="2026-05-22T20:37:57Z">
              <w:r>
                <w:rPr>
                  <w:rFonts w:hint="eastAsia" w:ascii="Times New Roman" w:hAnsi="Times New Roman"/>
                  <w:vertAlign w:val="baseline"/>
                  <w:lang w:val="en-US" w:eastAsia="zh-CN"/>
                </w:rPr>
                <w:t>A8</w:t>
              </w:r>
            </w:ins>
          </w:p>
        </w:tc>
        <w:tc>
          <w:tcPr>
            <w:tcW w:w="412" w:type="pct"/>
            <w:noWrap w:val="0"/>
            <w:vAlign w:val="top"/>
          </w:tcPr>
          <w:p w14:paraId="687B334D">
            <w:pPr>
              <w:jc w:val="center"/>
              <w:rPr>
                <w:ins w:id="2227" w:author="L" w:date="2026-05-22T20:37:57Z"/>
                <w:rFonts w:hint="default" w:ascii="Times New Roman" w:hAnsi="Times New Roman"/>
                <w:vertAlign w:val="baseline"/>
                <w:lang w:val="en-US" w:eastAsia="zh-CN"/>
              </w:rPr>
            </w:pPr>
            <w:ins w:id="2228" w:author="L" w:date="2026-05-22T20:37:57Z">
              <w:r>
                <w:rPr>
                  <w:rFonts w:hint="eastAsia" w:ascii="Times New Roman" w:hAnsi="Times New Roman"/>
                  <w:vertAlign w:val="baseline"/>
                  <w:lang w:val="en-US" w:eastAsia="zh-CN"/>
                </w:rPr>
                <w:t>A9</w:t>
              </w:r>
            </w:ins>
          </w:p>
        </w:tc>
      </w:tr>
      <w:tr w14:paraId="0A29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229" w:author="L" w:date="2026-05-22T20:37:57Z"/>
        </w:trPr>
        <w:tc>
          <w:tcPr>
            <w:tcW w:w="639" w:type="pct"/>
            <w:noWrap w:val="0"/>
            <w:vAlign w:val="top"/>
          </w:tcPr>
          <w:p w14:paraId="634FDDBF">
            <w:pPr>
              <w:jc w:val="center"/>
              <w:rPr>
                <w:ins w:id="2230" w:author="L" w:date="2026-05-22T20:37:57Z"/>
                <w:rFonts w:hint="default" w:ascii="Times New Roman" w:hAnsi="Times New Roman"/>
                <w:vertAlign w:val="baseline"/>
                <w:lang w:val="en-US" w:eastAsia="zh-CN"/>
              </w:rPr>
            </w:pPr>
            <w:ins w:id="2231" w:author="L" w:date="2026-05-22T20:37:57Z">
              <w:r>
                <w:rPr>
                  <w:rFonts w:hint="eastAsia" w:ascii="Times New Roman" w:hAnsi="Times New Roman"/>
                  <w:vertAlign w:val="baseline"/>
                  <w:lang w:val="en-US" w:eastAsia="zh-CN"/>
                </w:rPr>
                <w:t>名称</w:t>
              </w:r>
            </w:ins>
          </w:p>
        </w:tc>
        <w:tc>
          <w:tcPr>
            <w:tcW w:w="489" w:type="pct"/>
            <w:noWrap w:val="0"/>
            <w:vAlign w:val="top"/>
          </w:tcPr>
          <w:p w14:paraId="4020C2F3">
            <w:pPr>
              <w:jc w:val="center"/>
              <w:rPr>
                <w:ins w:id="2232" w:author="L" w:date="2026-05-22T20:37:57Z"/>
                <w:rFonts w:hint="default" w:ascii="Times New Roman" w:hAnsi="Times New Roman"/>
                <w:vertAlign w:val="baseline"/>
                <w:lang w:val="en-US" w:eastAsia="zh-CN"/>
              </w:rPr>
            </w:pPr>
            <w:ins w:id="2233" w:author="L" w:date="2026-05-22T20:37:57Z">
              <w:r>
                <w:rPr>
                  <w:rFonts w:hint="eastAsia" w:ascii="Times New Roman" w:hAnsi="Times New Roman"/>
                  <w:vertAlign w:val="baseline"/>
                  <w:lang w:val="en-US" w:eastAsia="zh-CN"/>
                </w:rPr>
                <w:t>DI1</w:t>
              </w:r>
            </w:ins>
          </w:p>
        </w:tc>
        <w:tc>
          <w:tcPr>
            <w:tcW w:w="483" w:type="pct"/>
            <w:noWrap w:val="0"/>
            <w:vAlign w:val="top"/>
          </w:tcPr>
          <w:p w14:paraId="0C05B036">
            <w:pPr>
              <w:jc w:val="center"/>
              <w:rPr>
                <w:ins w:id="2234" w:author="L" w:date="2026-05-22T20:37:57Z"/>
                <w:rFonts w:hint="default" w:ascii="Times New Roman" w:hAnsi="Times New Roman"/>
                <w:vertAlign w:val="baseline"/>
                <w:lang w:val="en-US" w:eastAsia="zh-CN"/>
              </w:rPr>
            </w:pPr>
            <w:ins w:id="2235" w:author="L" w:date="2026-05-22T20:37:57Z">
              <w:r>
                <w:rPr>
                  <w:rFonts w:hint="eastAsia" w:ascii="Times New Roman" w:hAnsi="Times New Roman"/>
                  <w:vertAlign w:val="baseline"/>
                  <w:lang w:val="en-US" w:eastAsia="zh-CN"/>
                </w:rPr>
                <w:t>DI3</w:t>
              </w:r>
            </w:ins>
          </w:p>
        </w:tc>
        <w:tc>
          <w:tcPr>
            <w:tcW w:w="489" w:type="pct"/>
            <w:noWrap w:val="0"/>
            <w:vAlign w:val="top"/>
          </w:tcPr>
          <w:p w14:paraId="51ED30E9">
            <w:pPr>
              <w:jc w:val="center"/>
              <w:rPr>
                <w:ins w:id="2236" w:author="L" w:date="2026-05-22T20:37:57Z"/>
                <w:rFonts w:hint="default" w:ascii="Times New Roman" w:hAnsi="Times New Roman"/>
                <w:vertAlign w:val="baseline"/>
                <w:lang w:val="en-US" w:eastAsia="zh-CN"/>
              </w:rPr>
            </w:pPr>
            <w:ins w:id="2237" w:author="L" w:date="2026-05-22T20:37:57Z">
              <w:r>
                <w:rPr>
                  <w:rFonts w:hint="eastAsia" w:ascii="Times New Roman" w:hAnsi="Times New Roman"/>
                  <w:vertAlign w:val="baseline"/>
                  <w:lang w:val="en-US" w:eastAsia="zh-CN"/>
                </w:rPr>
                <w:t>DI5</w:t>
              </w:r>
            </w:ins>
          </w:p>
        </w:tc>
        <w:tc>
          <w:tcPr>
            <w:tcW w:w="489" w:type="pct"/>
            <w:noWrap w:val="0"/>
            <w:vAlign w:val="top"/>
          </w:tcPr>
          <w:p w14:paraId="590B1D82">
            <w:pPr>
              <w:jc w:val="center"/>
              <w:rPr>
                <w:ins w:id="2238" w:author="L" w:date="2026-05-22T20:37:57Z"/>
                <w:rFonts w:hint="default" w:ascii="Times New Roman" w:hAnsi="Times New Roman"/>
                <w:vertAlign w:val="baseline"/>
                <w:lang w:val="en-US" w:eastAsia="zh-CN"/>
              </w:rPr>
            </w:pPr>
            <w:ins w:id="2239" w:author="L" w:date="2026-05-22T20:37:57Z">
              <w:r>
                <w:rPr>
                  <w:rFonts w:hint="eastAsia" w:ascii="Times New Roman" w:hAnsi="Times New Roman"/>
                  <w:vertAlign w:val="baseline"/>
                  <w:lang w:val="en-US" w:eastAsia="zh-CN"/>
                </w:rPr>
                <w:t>DI7</w:t>
              </w:r>
            </w:ins>
          </w:p>
        </w:tc>
        <w:tc>
          <w:tcPr>
            <w:tcW w:w="489" w:type="pct"/>
            <w:noWrap w:val="0"/>
            <w:vAlign w:val="top"/>
          </w:tcPr>
          <w:p w14:paraId="22EEDF54">
            <w:pPr>
              <w:jc w:val="center"/>
              <w:rPr>
                <w:ins w:id="2240" w:author="L" w:date="2026-05-22T20:37:57Z"/>
                <w:rFonts w:hint="default" w:ascii="Times New Roman" w:hAnsi="Times New Roman"/>
                <w:vertAlign w:val="baseline"/>
                <w:lang w:val="en-US" w:eastAsia="zh-CN"/>
              </w:rPr>
            </w:pPr>
            <w:ins w:id="2241" w:author="L" w:date="2026-05-22T20:37:57Z">
              <w:r>
                <w:rPr>
                  <w:rFonts w:hint="eastAsia" w:ascii="Times New Roman" w:hAnsi="Times New Roman"/>
                  <w:vertAlign w:val="baseline"/>
                  <w:lang w:val="en-US" w:eastAsia="zh-CN"/>
                </w:rPr>
                <w:t>DI9</w:t>
              </w:r>
            </w:ins>
          </w:p>
        </w:tc>
        <w:tc>
          <w:tcPr>
            <w:tcW w:w="489" w:type="pct"/>
            <w:noWrap w:val="0"/>
            <w:vAlign w:val="top"/>
          </w:tcPr>
          <w:p w14:paraId="5773CA70">
            <w:pPr>
              <w:jc w:val="center"/>
              <w:rPr>
                <w:ins w:id="2242" w:author="L" w:date="2026-05-22T20:37:57Z"/>
                <w:rFonts w:hint="default" w:ascii="Times New Roman" w:hAnsi="Times New Roman"/>
                <w:vertAlign w:val="baseline"/>
                <w:lang w:val="en-US" w:eastAsia="zh-CN"/>
              </w:rPr>
            </w:pPr>
            <w:ins w:id="2243" w:author="L" w:date="2026-05-22T20:37:57Z">
              <w:r>
                <w:rPr>
                  <w:rFonts w:hint="eastAsia" w:ascii="Times New Roman" w:hAnsi="Times New Roman"/>
                  <w:vertAlign w:val="baseline"/>
                  <w:lang w:val="en-US" w:eastAsia="zh-CN"/>
                </w:rPr>
                <w:t>DI11</w:t>
              </w:r>
            </w:ins>
          </w:p>
        </w:tc>
        <w:tc>
          <w:tcPr>
            <w:tcW w:w="489" w:type="pct"/>
            <w:noWrap w:val="0"/>
            <w:vAlign w:val="top"/>
          </w:tcPr>
          <w:p w14:paraId="3D017ABC">
            <w:pPr>
              <w:jc w:val="center"/>
              <w:rPr>
                <w:ins w:id="2244" w:author="L" w:date="2026-05-22T20:37:57Z"/>
                <w:rFonts w:hint="default" w:ascii="Times New Roman" w:hAnsi="Times New Roman"/>
                <w:vertAlign w:val="baseline"/>
                <w:lang w:val="en-US" w:eastAsia="zh-CN"/>
              </w:rPr>
            </w:pPr>
            <w:ins w:id="2245" w:author="L" w:date="2026-05-22T20:37:57Z">
              <w:r>
                <w:rPr>
                  <w:rFonts w:hint="eastAsia" w:ascii="Times New Roman" w:hAnsi="Times New Roman"/>
                  <w:vertAlign w:val="baseline"/>
                  <w:lang w:val="en-US" w:eastAsia="zh-CN"/>
                </w:rPr>
                <w:t>DI13</w:t>
              </w:r>
            </w:ins>
          </w:p>
        </w:tc>
        <w:tc>
          <w:tcPr>
            <w:tcW w:w="525" w:type="pct"/>
            <w:noWrap w:val="0"/>
            <w:vAlign w:val="top"/>
          </w:tcPr>
          <w:p w14:paraId="47732252">
            <w:pPr>
              <w:jc w:val="center"/>
              <w:rPr>
                <w:ins w:id="2246" w:author="L" w:date="2026-05-22T20:37:57Z"/>
                <w:rFonts w:hint="default" w:ascii="Times New Roman" w:hAnsi="Times New Roman"/>
                <w:vertAlign w:val="baseline"/>
                <w:lang w:val="en-US" w:eastAsia="zh-CN"/>
              </w:rPr>
            </w:pPr>
            <w:ins w:id="2247" w:author="L" w:date="2026-05-22T20:37:57Z">
              <w:r>
                <w:rPr>
                  <w:rFonts w:hint="eastAsia" w:ascii="Times New Roman" w:hAnsi="Times New Roman"/>
                  <w:vertAlign w:val="baseline"/>
                  <w:lang w:val="en-US" w:eastAsia="zh-CN"/>
                </w:rPr>
                <w:t>DI15</w:t>
              </w:r>
            </w:ins>
          </w:p>
        </w:tc>
        <w:tc>
          <w:tcPr>
            <w:tcW w:w="412" w:type="pct"/>
            <w:noWrap w:val="0"/>
            <w:vAlign w:val="top"/>
          </w:tcPr>
          <w:p w14:paraId="2A6AEC55">
            <w:pPr>
              <w:jc w:val="center"/>
              <w:rPr>
                <w:ins w:id="2248" w:author="L" w:date="2026-05-22T20:37:57Z"/>
                <w:rFonts w:hint="default" w:ascii="Times New Roman" w:hAnsi="Times New Roman"/>
                <w:vertAlign w:val="baseline"/>
                <w:lang w:val="en-US" w:eastAsia="zh-CN"/>
              </w:rPr>
            </w:pPr>
            <w:ins w:id="2249" w:author="L" w:date="2026-05-22T20:37:57Z">
              <w:r>
                <w:rPr>
                  <w:rFonts w:hint="eastAsia" w:ascii="Times New Roman" w:hAnsi="Times New Roman"/>
                  <w:vertAlign w:val="baseline"/>
                  <w:lang w:val="en-US" w:eastAsia="zh-CN"/>
                </w:rPr>
                <w:t>COM</w:t>
              </w:r>
            </w:ins>
          </w:p>
        </w:tc>
      </w:tr>
    </w:tbl>
    <w:p w14:paraId="5F210663">
      <w:pPr>
        <w:rPr>
          <w:ins w:id="2250" w:author="L" w:date="2026-05-22T20:37:57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831"/>
        <w:gridCol w:w="822"/>
        <w:gridCol w:w="832"/>
        <w:gridCol w:w="832"/>
        <w:gridCol w:w="832"/>
        <w:gridCol w:w="832"/>
        <w:gridCol w:w="832"/>
        <w:gridCol w:w="895"/>
        <w:gridCol w:w="729"/>
      </w:tblGrid>
      <w:tr w14:paraId="226D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251" w:author="L" w:date="2026-05-22T20:37:57Z"/>
        </w:trPr>
        <w:tc>
          <w:tcPr>
            <w:tcW w:w="5000" w:type="pct"/>
            <w:gridSpan w:val="10"/>
            <w:tcBorders>
              <w:top w:val="single" w:color="auto" w:sz="4" w:space="0"/>
            </w:tcBorders>
            <w:noWrap w:val="0"/>
            <w:vAlign w:val="top"/>
          </w:tcPr>
          <w:p w14:paraId="76119C05">
            <w:pPr>
              <w:jc w:val="center"/>
              <w:rPr>
                <w:ins w:id="2252" w:author="L" w:date="2026-05-22T20:37:57Z"/>
                <w:rFonts w:hint="eastAsia" w:ascii="Times New Roman" w:hAnsi="Times New Roman"/>
                <w:vertAlign w:val="baseline"/>
                <w:lang w:val="en-US" w:eastAsia="zh-CN"/>
              </w:rPr>
            </w:pPr>
            <w:ins w:id="2253" w:author="L" w:date="2026-05-22T20:37:57Z">
              <w:r>
                <w:rPr>
                  <w:rFonts w:hint="eastAsia" w:ascii="Times New Roman" w:hAnsi="Times New Roman"/>
                  <w:vertAlign w:val="baseline"/>
                  <w:lang w:val="en-US" w:eastAsia="zh-CN"/>
                </w:rPr>
                <w:t>N1321/N1322/N1323模块</w:t>
              </w:r>
            </w:ins>
          </w:p>
        </w:tc>
      </w:tr>
      <w:tr w14:paraId="7A61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254" w:author="L" w:date="2026-05-22T20:37:57Z"/>
        </w:trPr>
        <w:tc>
          <w:tcPr>
            <w:tcW w:w="637" w:type="pct"/>
            <w:tcBorders>
              <w:top w:val="single" w:color="auto" w:sz="4" w:space="0"/>
            </w:tcBorders>
            <w:noWrap w:val="0"/>
            <w:vAlign w:val="top"/>
          </w:tcPr>
          <w:p w14:paraId="566DE4F8">
            <w:pPr>
              <w:jc w:val="center"/>
              <w:rPr>
                <w:ins w:id="2255" w:author="L" w:date="2026-05-22T20:37:57Z"/>
                <w:rFonts w:hint="default" w:ascii="Times New Roman" w:hAnsi="Times New Roman"/>
                <w:vertAlign w:val="baseline"/>
                <w:lang w:val="en-US" w:eastAsia="zh-CN"/>
              </w:rPr>
            </w:pPr>
            <w:ins w:id="2256" w:author="L" w:date="2026-05-22T20:37:57Z">
              <w:r>
                <w:rPr>
                  <w:rFonts w:hint="eastAsia" w:ascii="Times New Roman" w:hAnsi="Times New Roman"/>
                  <w:vertAlign w:val="baseline"/>
                  <w:lang w:val="en-US" w:eastAsia="zh-CN"/>
                </w:rPr>
                <w:t>端口号</w:t>
              </w:r>
            </w:ins>
          </w:p>
        </w:tc>
        <w:tc>
          <w:tcPr>
            <w:tcW w:w="488" w:type="pct"/>
            <w:tcBorders>
              <w:top w:val="single" w:color="auto" w:sz="4" w:space="0"/>
            </w:tcBorders>
            <w:noWrap w:val="0"/>
            <w:vAlign w:val="top"/>
          </w:tcPr>
          <w:p w14:paraId="1766B281">
            <w:pPr>
              <w:jc w:val="center"/>
              <w:rPr>
                <w:ins w:id="2257" w:author="L" w:date="2026-05-22T20:37:57Z"/>
                <w:rFonts w:hint="default" w:ascii="Times New Roman" w:hAnsi="Times New Roman" w:eastAsiaTheme="minorEastAsia" w:cstheme="minorBidi"/>
                <w:kern w:val="2"/>
                <w:sz w:val="21"/>
                <w:szCs w:val="24"/>
                <w:vertAlign w:val="baseline"/>
                <w:lang w:val="en-US" w:eastAsia="zh-CN" w:bidi="ar-SA"/>
              </w:rPr>
            </w:pPr>
            <w:ins w:id="2258" w:author="L" w:date="2026-05-22T20:37:57Z">
              <w:r>
                <w:rPr>
                  <w:rFonts w:hint="eastAsia" w:ascii="Times New Roman" w:hAnsi="Times New Roman" w:cstheme="minorBidi"/>
                  <w:kern w:val="2"/>
                  <w:sz w:val="21"/>
                  <w:szCs w:val="24"/>
                  <w:vertAlign w:val="baseline"/>
                  <w:lang w:val="en-US" w:eastAsia="zh-CN" w:bidi="ar-SA"/>
                </w:rPr>
                <w:t>B1</w:t>
              </w:r>
            </w:ins>
          </w:p>
        </w:tc>
        <w:tc>
          <w:tcPr>
            <w:tcW w:w="482" w:type="pct"/>
            <w:tcBorders>
              <w:top w:val="single" w:color="auto" w:sz="4" w:space="0"/>
            </w:tcBorders>
            <w:noWrap w:val="0"/>
            <w:vAlign w:val="top"/>
          </w:tcPr>
          <w:p w14:paraId="7A3C8AF3">
            <w:pPr>
              <w:jc w:val="center"/>
              <w:rPr>
                <w:ins w:id="2259" w:author="L" w:date="2026-05-22T20:37:57Z"/>
                <w:rFonts w:hint="default" w:ascii="Times New Roman" w:hAnsi="Times New Roman" w:eastAsiaTheme="minorEastAsia" w:cstheme="minorBidi"/>
                <w:kern w:val="2"/>
                <w:sz w:val="21"/>
                <w:szCs w:val="24"/>
                <w:vertAlign w:val="baseline"/>
                <w:lang w:val="en-US" w:eastAsia="zh-CN" w:bidi="ar-SA"/>
              </w:rPr>
            </w:pPr>
            <w:ins w:id="2260" w:author="L" w:date="2026-05-22T20:37:57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tcBorders>
            <w:noWrap w:val="0"/>
            <w:vAlign w:val="top"/>
          </w:tcPr>
          <w:p w14:paraId="7D380EE6">
            <w:pPr>
              <w:jc w:val="center"/>
              <w:rPr>
                <w:ins w:id="2261" w:author="L" w:date="2026-05-22T20:37:57Z"/>
                <w:rFonts w:hint="default" w:ascii="Times New Roman" w:hAnsi="Times New Roman" w:eastAsiaTheme="minorEastAsia" w:cstheme="minorBidi"/>
                <w:kern w:val="2"/>
                <w:sz w:val="21"/>
                <w:szCs w:val="24"/>
                <w:vertAlign w:val="baseline"/>
                <w:lang w:val="en-US" w:eastAsia="zh-CN" w:bidi="ar-SA"/>
              </w:rPr>
            </w:pPr>
            <w:ins w:id="2262" w:author="L" w:date="2026-05-22T20:37:57Z">
              <w:r>
                <w:rPr>
                  <w:rFonts w:hint="eastAsia" w:ascii="Times New Roman" w:hAnsi="Times New Roman" w:cstheme="minorBidi"/>
                  <w:kern w:val="2"/>
                  <w:sz w:val="21"/>
                  <w:szCs w:val="24"/>
                  <w:vertAlign w:val="baseline"/>
                  <w:lang w:val="en-US" w:eastAsia="zh-CN" w:bidi="ar-SA"/>
                </w:rPr>
                <w:t>B3</w:t>
              </w:r>
            </w:ins>
          </w:p>
        </w:tc>
        <w:tc>
          <w:tcPr>
            <w:tcW w:w="488" w:type="pct"/>
            <w:tcBorders>
              <w:top w:val="single" w:color="auto" w:sz="4" w:space="0"/>
            </w:tcBorders>
            <w:noWrap w:val="0"/>
            <w:vAlign w:val="top"/>
          </w:tcPr>
          <w:p w14:paraId="454EB940">
            <w:pPr>
              <w:jc w:val="center"/>
              <w:rPr>
                <w:ins w:id="2263" w:author="L" w:date="2026-05-22T20:37:57Z"/>
                <w:rFonts w:hint="default" w:ascii="Times New Roman" w:hAnsi="Times New Roman" w:eastAsiaTheme="minorEastAsia" w:cstheme="minorBidi"/>
                <w:kern w:val="2"/>
                <w:sz w:val="21"/>
                <w:szCs w:val="24"/>
                <w:vertAlign w:val="baseline"/>
                <w:lang w:val="en-US" w:eastAsia="zh-CN" w:bidi="ar-SA"/>
              </w:rPr>
            </w:pPr>
            <w:ins w:id="2264" w:author="L" w:date="2026-05-22T20:37:57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tcBorders>
            <w:noWrap w:val="0"/>
            <w:vAlign w:val="top"/>
          </w:tcPr>
          <w:p w14:paraId="0D672FCD">
            <w:pPr>
              <w:jc w:val="center"/>
              <w:rPr>
                <w:ins w:id="2265" w:author="L" w:date="2026-05-22T20:37:57Z"/>
                <w:rFonts w:hint="default" w:ascii="Times New Roman" w:hAnsi="Times New Roman" w:eastAsiaTheme="minorEastAsia" w:cstheme="minorBidi"/>
                <w:kern w:val="2"/>
                <w:sz w:val="21"/>
                <w:szCs w:val="24"/>
                <w:vertAlign w:val="baseline"/>
                <w:lang w:val="en-US" w:eastAsia="zh-CN" w:bidi="ar-SA"/>
              </w:rPr>
            </w:pPr>
            <w:ins w:id="2266" w:author="L" w:date="2026-05-22T20:37:57Z">
              <w:r>
                <w:rPr>
                  <w:rFonts w:hint="eastAsia" w:ascii="Times New Roman" w:hAnsi="Times New Roman" w:cstheme="minorBidi"/>
                  <w:kern w:val="2"/>
                  <w:sz w:val="21"/>
                  <w:szCs w:val="24"/>
                  <w:vertAlign w:val="baseline"/>
                  <w:lang w:val="en-US" w:eastAsia="zh-CN" w:bidi="ar-SA"/>
                </w:rPr>
                <w:t>B5</w:t>
              </w:r>
            </w:ins>
          </w:p>
        </w:tc>
        <w:tc>
          <w:tcPr>
            <w:tcW w:w="488" w:type="pct"/>
            <w:tcBorders>
              <w:top w:val="single" w:color="auto" w:sz="4" w:space="0"/>
            </w:tcBorders>
            <w:noWrap w:val="0"/>
            <w:vAlign w:val="top"/>
          </w:tcPr>
          <w:p w14:paraId="5C8AF274">
            <w:pPr>
              <w:jc w:val="center"/>
              <w:rPr>
                <w:ins w:id="2267" w:author="L" w:date="2026-05-22T20:37:57Z"/>
                <w:rFonts w:hint="default" w:ascii="Times New Roman" w:hAnsi="Times New Roman" w:eastAsiaTheme="minorEastAsia" w:cstheme="minorBidi"/>
                <w:kern w:val="2"/>
                <w:sz w:val="21"/>
                <w:szCs w:val="24"/>
                <w:vertAlign w:val="baseline"/>
                <w:lang w:val="en-US" w:eastAsia="zh-CN" w:bidi="ar-SA"/>
              </w:rPr>
            </w:pPr>
            <w:ins w:id="2268" w:author="L" w:date="2026-05-22T20:37:57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tcBorders>
            <w:noWrap w:val="0"/>
            <w:vAlign w:val="top"/>
          </w:tcPr>
          <w:p w14:paraId="7316E652">
            <w:pPr>
              <w:jc w:val="center"/>
              <w:rPr>
                <w:ins w:id="2269" w:author="L" w:date="2026-05-22T20:37:57Z"/>
                <w:rFonts w:hint="default" w:ascii="Times New Roman" w:hAnsi="Times New Roman"/>
                <w:vertAlign w:val="baseline"/>
                <w:lang w:val="en-US" w:eastAsia="zh-CN"/>
              </w:rPr>
            </w:pPr>
            <w:ins w:id="2270" w:author="L" w:date="2026-05-22T20:37:57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63C64671">
            <w:pPr>
              <w:jc w:val="center"/>
              <w:rPr>
                <w:ins w:id="2271" w:author="L" w:date="2026-05-22T20:37:57Z"/>
                <w:rFonts w:hint="default" w:ascii="Times New Roman" w:hAnsi="Times New Roman"/>
                <w:vertAlign w:val="baseline"/>
                <w:lang w:val="en-US" w:eastAsia="zh-CN"/>
              </w:rPr>
            </w:pPr>
            <w:ins w:id="2272" w:author="L" w:date="2026-05-22T20:37:57Z">
              <w:r>
                <w:rPr>
                  <w:rFonts w:hint="eastAsia" w:ascii="Times New Roman" w:hAnsi="Times New Roman"/>
                  <w:vertAlign w:val="baseline"/>
                  <w:lang w:val="en-US" w:eastAsia="zh-CN"/>
                </w:rPr>
                <w:t>B8</w:t>
              </w:r>
            </w:ins>
          </w:p>
        </w:tc>
        <w:tc>
          <w:tcPr>
            <w:tcW w:w="425" w:type="pct"/>
            <w:tcBorders>
              <w:top w:val="single" w:color="auto" w:sz="4" w:space="0"/>
            </w:tcBorders>
            <w:noWrap w:val="0"/>
            <w:vAlign w:val="top"/>
          </w:tcPr>
          <w:p w14:paraId="07570D9F">
            <w:pPr>
              <w:jc w:val="center"/>
              <w:rPr>
                <w:ins w:id="2273" w:author="L" w:date="2026-05-22T20:37:57Z"/>
                <w:rFonts w:hint="default" w:ascii="Times New Roman" w:hAnsi="Times New Roman"/>
                <w:vertAlign w:val="baseline"/>
                <w:lang w:val="en-US" w:eastAsia="zh-CN"/>
              </w:rPr>
            </w:pPr>
            <w:ins w:id="2274" w:author="L" w:date="2026-05-22T20:37:57Z">
              <w:r>
                <w:rPr>
                  <w:rFonts w:hint="eastAsia" w:ascii="Times New Roman" w:hAnsi="Times New Roman"/>
                  <w:vertAlign w:val="baseline"/>
                  <w:lang w:val="en-US" w:eastAsia="zh-CN"/>
                </w:rPr>
                <w:t>B9</w:t>
              </w:r>
            </w:ins>
          </w:p>
        </w:tc>
      </w:tr>
      <w:tr w14:paraId="7E04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275" w:author="L" w:date="2026-05-22T20:37:57Z"/>
        </w:trPr>
        <w:tc>
          <w:tcPr>
            <w:tcW w:w="637" w:type="pct"/>
            <w:noWrap w:val="0"/>
            <w:vAlign w:val="top"/>
          </w:tcPr>
          <w:p w14:paraId="3EEF22ED">
            <w:pPr>
              <w:jc w:val="center"/>
              <w:rPr>
                <w:ins w:id="2276" w:author="L" w:date="2026-05-22T20:37:57Z"/>
                <w:rFonts w:hint="default" w:ascii="Times New Roman" w:hAnsi="Times New Roman"/>
                <w:vertAlign w:val="baseline"/>
                <w:lang w:val="en-US" w:eastAsia="zh-CN"/>
              </w:rPr>
            </w:pPr>
            <w:ins w:id="2277" w:author="L" w:date="2026-05-22T20:37:57Z">
              <w:r>
                <w:rPr>
                  <w:rFonts w:hint="eastAsia" w:ascii="Times New Roman" w:hAnsi="Times New Roman"/>
                  <w:vertAlign w:val="baseline"/>
                  <w:lang w:val="en-US" w:eastAsia="zh-CN"/>
                </w:rPr>
                <w:t>名称</w:t>
              </w:r>
            </w:ins>
          </w:p>
        </w:tc>
        <w:tc>
          <w:tcPr>
            <w:tcW w:w="488" w:type="pct"/>
            <w:noWrap w:val="0"/>
            <w:vAlign w:val="top"/>
          </w:tcPr>
          <w:p w14:paraId="2318C21D">
            <w:pPr>
              <w:jc w:val="center"/>
              <w:rPr>
                <w:ins w:id="2278" w:author="L" w:date="2026-05-22T20:37:57Z"/>
                <w:rFonts w:hint="default" w:ascii="Times New Roman" w:hAnsi="Times New Roman"/>
                <w:vertAlign w:val="baseline"/>
                <w:lang w:val="en-US" w:eastAsia="zh-CN"/>
              </w:rPr>
            </w:pPr>
            <w:ins w:id="2279" w:author="L" w:date="2026-05-22T20:37:57Z">
              <w:r>
                <w:rPr>
                  <w:rFonts w:hint="eastAsia" w:ascii="Times New Roman" w:hAnsi="Times New Roman"/>
                  <w:vertAlign w:val="baseline"/>
                  <w:lang w:val="en-US" w:eastAsia="zh-CN"/>
                </w:rPr>
                <w:t>DI17</w:t>
              </w:r>
            </w:ins>
          </w:p>
        </w:tc>
        <w:tc>
          <w:tcPr>
            <w:tcW w:w="482" w:type="pct"/>
            <w:noWrap w:val="0"/>
            <w:vAlign w:val="top"/>
          </w:tcPr>
          <w:p w14:paraId="2F27614E">
            <w:pPr>
              <w:jc w:val="center"/>
              <w:rPr>
                <w:ins w:id="2280" w:author="L" w:date="2026-05-22T20:37:57Z"/>
                <w:rFonts w:hint="default" w:ascii="Times New Roman" w:hAnsi="Times New Roman"/>
                <w:vertAlign w:val="baseline"/>
                <w:lang w:val="en-US" w:eastAsia="zh-CN"/>
              </w:rPr>
            </w:pPr>
            <w:ins w:id="2281" w:author="L" w:date="2026-05-22T20:37:57Z">
              <w:r>
                <w:rPr>
                  <w:rFonts w:hint="eastAsia" w:ascii="Times New Roman" w:hAnsi="Times New Roman"/>
                  <w:vertAlign w:val="baseline"/>
                  <w:lang w:val="en-US" w:eastAsia="zh-CN"/>
                </w:rPr>
                <w:t>DI19</w:t>
              </w:r>
            </w:ins>
          </w:p>
        </w:tc>
        <w:tc>
          <w:tcPr>
            <w:tcW w:w="488" w:type="pct"/>
            <w:noWrap w:val="0"/>
            <w:vAlign w:val="top"/>
          </w:tcPr>
          <w:p w14:paraId="2C80898F">
            <w:pPr>
              <w:jc w:val="center"/>
              <w:rPr>
                <w:ins w:id="2282" w:author="L" w:date="2026-05-22T20:37:57Z"/>
                <w:rFonts w:hint="default" w:ascii="Times New Roman" w:hAnsi="Times New Roman" w:eastAsiaTheme="minorEastAsia" w:cstheme="minorBidi"/>
                <w:kern w:val="2"/>
                <w:sz w:val="21"/>
                <w:szCs w:val="24"/>
                <w:vertAlign w:val="baseline"/>
                <w:lang w:val="en-US" w:eastAsia="zh-CN" w:bidi="ar-SA"/>
              </w:rPr>
            </w:pPr>
            <w:ins w:id="2283" w:author="L" w:date="2026-05-22T20:37:57Z">
              <w:r>
                <w:rPr>
                  <w:rFonts w:hint="eastAsia" w:ascii="Times New Roman" w:hAnsi="Times New Roman" w:cstheme="minorBidi"/>
                  <w:kern w:val="2"/>
                  <w:sz w:val="21"/>
                  <w:szCs w:val="24"/>
                  <w:vertAlign w:val="baseline"/>
                  <w:lang w:val="en-US" w:eastAsia="zh-CN" w:bidi="ar-SA"/>
                </w:rPr>
                <w:t>DI21</w:t>
              </w:r>
            </w:ins>
          </w:p>
        </w:tc>
        <w:tc>
          <w:tcPr>
            <w:tcW w:w="488" w:type="pct"/>
            <w:noWrap w:val="0"/>
            <w:vAlign w:val="top"/>
          </w:tcPr>
          <w:p w14:paraId="50C83267">
            <w:pPr>
              <w:jc w:val="center"/>
              <w:rPr>
                <w:ins w:id="2284" w:author="L" w:date="2026-05-22T20:37:57Z"/>
                <w:rFonts w:hint="default" w:ascii="Times New Roman" w:hAnsi="Times New Roman" w:eastAsiaTheme="minorEastAsia" w:cstheme="minorBidi"/>
                <w:kern w:val="2"/>
                <w:sz w:val="21"/>
                <w:szCs w:val="24"/>
                <w:vertAlign w:val="baseline"/>
                <w:lang w:val="en-US" w:eastAsia="zh-CN" w:bidi="ar-SA"/>
              </w:rPr>
            </w:pPr>
            <w:ins w:id="2285" w:author="L" w:date="2026-05-22T20:37:57Z">
              <w:r>
                <w:rPr>
                  <w:rFonts w:hint="eastAsia" w:ascii="Times New Roman" w:hAnsi="Times New Roman" w:cstheme="minorBidi"/>
                  <w:kern w:val="2"/>
                  <w:sz w:val="21"/>
                  <w:szCs w:val="24"/>
                  <w:vertAlign w:val="baseline"/>
                  <w:lang w:val="en-US" w:eastAsia="zh-CN" w:bidi="ar-SA"/>
                </w:rPr>
                <w:t>DI23</w:t>
              </w:r>
            </w:ins>
          </w:p>
        </w:tc>
        <w:tc>
          <w:tcPr>
            <w:tcW w:w="488" w:type="pct"/>
            <w:noWrap w:val="0"/>
            <w:vAlign w:val="top"/>
          </w:tcPr>
          <w:p w14:paraId="210C48F2">
            <w:pPr>
              <w:jc w:val="center"/>
              <w:rPr>
                <w:ins w:id="2286" w:author="L" w:date="2026-05-22T20:37:57Z"/>
                <w:rFonts w:hint="default" w:ascii="Times New Roman" w:hAnsi="Times New Roman"/>
                <w:vertAlign w:val="baseline"/>
                <w:lang w:val="en-US" w:eastAsia="zh-CN"/>
              </w:rPr>
            </w:pPr>
            <w:ins w:id="2287" w:author="L" w:date="2026-05-22T20:37:57Z">
              <w:r>
                <w:rPr>
                  <w:rFonts w:hint="eastAsia" w:ascii="Times New Roman" w:hAnsi="Times New Roman"/>
                  <w:vertAlign w:val="baseline"/>
                  <w:lang w:val="en-US" w:eastAsia="zh-CN"/>
                </w:rPr>
                <w:t>DI25</w:t>
              </w:r>
            </w:ins>
          </w:p>
        </w:tc>
        <w:tc>
          <w:tcPr>
            <w:tcW w:w="488" w:type="pct"/>
            <w:noWrap w:val="0"/>
            <w:vAlign w:val="top"/>
          </w:tcPr>
          <w:p w14:paraId="390F3F72">
            <w:pPr>
              <w:jc w:val="center"/>
              <w:rPr>
                <w:ins w:id="2288" w:author="L" w:date="2026-05-22T20:37:57Z"/>
                <w:rFonts w:hint="default" w:ascii="Times New Roman" w:hAnsi="Times New Roman"/>
                <w:vertAlign w:val="baseline"/>
                <w:lang w:val="en-US" w:eastAsia="zh-CN"/>
              </w:rPr>
            </w:pPr>
            <w:ins w:id="2289" w:author="L" w:date="2026-05-22T20:37:57Z">
              <w:r>
                <w:rPr>
                  <w:rFonts w:hint="eastAsia" w:ascii="Times New Roman" w:hAnsi="Times New Roman"/>
                  <w:vertAlign w:val="baseline"/>
                  <w:lang w:val="en-US" w:eastAsia="zh-CN"/>
                </w:rPr>
                <w:t>DI27</w:t>
              </w:r>
            </w:ins>
          </w:p>
        </w:tc>
        <w:tc>
          <w:tcPr>
            <w:tcW w:w="488" w:type="pct"/>
            <w:noWrap w:val="0"/>
            <w:vAlign w:val="top"/>
          </w:tcPr>
          <w:p w14:paraId="4713B5E7">
            <w:pPr>
              <w:jc w:val="center"/>
              <w:rPr>
                <w:ins w:id="2290" w:author="L" w:date="2026-05-22T20:37:57Z"/>
                <w:rFonts w:hint="default" w:ascii="Times New Roman" w:hAnsi="Times New Roman"/>
                <w:vertAlign w:val="baseline"/>
                <w:lang w:val="en-US" w:eastAsia="zh-CN"/>
              </w:rPr>
            </w:pPr>
            <w:ins w:id="2291" w:author="L" w:date="2026-05-22T20:37:57Z">
              <w:r>
                <w:rPr>
                  <w:rFonts w:hint="eastAsia" w:ascii="Times New Roman" w:hAnsi="Times New Roman"/>
                  <w:vertAlign w:val="baseline"/>
                  <w:lang w:val="en-US" w:eastAsia="zh-CN"/>
                </w:rPr>
                <w:t>DI29</w:t>
              </w:r>
            </w:ins>
          </w:p>
        </w:tc>
        <w:tc>
          <w:tcPr>
            <w:tcW w:w="525" w:type="pct"/>
            <w:noWrap w:val="0"/>
            <w:vAlign w:val="top"/>
          </w:tcPr>
          <w:p w14:paraId="7D46A67B">
            <w:pPr>
              <w:jc w:val="center"/>
              <w:rPr>
                <w:ins w:id="2292" w:author="L" w:date="2026-05-22T20:37:57Z"/>
                <w:rFonts w:hint="default" w:ascii="Times New Roman" w:hAnsi="Times New Roman"/>
                <w:vertAlign w:val="baseline"/>
                <w:lang w:val="en-US" w:eastAsia="zh-CN"/>
              </w:rPr>
            </w:pPr>
            <w:ins w:id="2293" w:author="L" w:date="2026-05-22T20:37:57Z">
              <w:r>
                <w:rPr>
                  <w:rFonts w:hint="eastAsia" w:ascii="Times New Roman" w:hAnsi="Times New Roman"/>
                  <w:vertAlign w:val="baseline"/>
                  <w:lang w:val="en-US" w:eastAsia="zh-CN"/>
                </w:rPr>
                <w:t>DI31</w:t>
              </w:r>
            </w:ins>
          </w:p>
        </w:tc>
        <w:tc>
          <w:tcPr>
            <w:tcW w:w="425" w:type="pct"/>
            <w:noWrap w:val="0"/>
            <w:vAlign w:val="top"/>
          </w:tcPr>
          <w:p w14:paraId="2EDFAB87">
            <w:pPr>
              <w:jc w:val="center"/>
              <w:rPr>
                <w:ins w:id="2294" w:author="L" w:date="2026-05-22T20:37:57Z"/>
                <w:rFonts w:hint="default" w:ascii="Times New Roman" w:hAnsi="Times New Roman"/>
                <w:vertAlign w:val="baseline"/>
                <w:lang w:val="en-US" w:eastAsia="zh-CN"/>
              </w:rPr>
            </w:pPr>
            <w:ins w:id="2295" w:author="L" w:date="2026-05-22T20:37:57Z">
              <w:r>
                <w:rPr>
                  <w:rFonts w:hint="eastAsia" w:ascii="Times New Roman" w:hAnsi="Times New Roman"/>
                  <w:vertAlign w:val="baseline"/>
                  <w:lang w:val="en-US" w:eastAsia="zh-CN"/>
                </w:rPr>
                <w:t>PE</w:t>
              </w:r>
            </w:ins>
          </w:p>
        </w:tc>
      </w:tr>
      <w:tr w14:paraId="2098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296" w:author="L" w:date="2026-05-22T20:37:57Z"/>
        </w:trPr>
        <w:tc>
          <w:tcPr>
            <w:tcW w:w="637" w:type="pct"/>
            <w:noWrap w:val="0"/>
            <w:vAlign w:val="top"/>
          </w:tcPr>
          <w:p w14:paraId="0E577F9F">
            <w:pPr>
              <w:jc w:val="center"/>
              <w:rPr>
                <w:ins w:id="2297" w:author="L" w:date="2026-05-22T20:37:57Z"/>
                <w:rFonts w:hint="default" w:ascii="Times New Roman" w:hAnsi="Times New Roman"/>
                <w:vertAlign w:val="baseline"/>
                <w:lang w:val="en-US" w:eastAsia="zh-CN"/>
              </w:rPr>
            </w:pPr>
            <w:ins w:id="2298" w:author="L" w:date="2026-05-22T20:37:57Z">
              <w:r>
                <w:rPr>
                  <w:rFonts w:hint="eastAsia" w:ascii="Times New Roman" w:hAnsi="Times New Roman"/>
                  <w:vertAlign w:val="baseline"/>
                  <w:lang w:val="en-US" w:eastAsia="zh-CN"/>
                </w:rPr>
                <w:t>端口号</w:t>
              </w:r>
            </w:ins>
          </w:p>
        </w:tc>
        <w:tc>
          <w:tcPr>
            <w:tcW w:w="488" w:type="pct"/>
            <w:noWrap w:val="0"/>
            <w:vAlign w:val="top"/>
          </w:tcPr>
          <w:p w14:paraId="1FD56701">
            <w:pPr>
              <w:jc w:val="center"/>
              <w:rPr>
                <w:ins w:id="2299" w:author="L" w:date="2026-05-22T20:37:57Z"/>
                <w:rFonts w:hint="default" w:ascii="Times New Roman" w:hAnsi="Times New Roman"/>
                <w:vertAlign w:val="baseline"/>
                <w:lang w:val="en-US" w:eastAsia="zh-CN"/>
              </w:rPr>
            </w:pPr>
            <w:ins w:id="2300" w:author="L" w:date="2026-05-22T20:37:57Z">
              <w:r>
                <w:rPr>
                  <w:rFonts w:hint="eastAsia" w:ascii="Times New Roman" w:hAnsi="Times New Roman"/>
                  <w:vertAlign w:val="baseline"/>
                  <w:lang w:val="en-US" w:eastAsia="zh-CN"/>
                </w:rPr>
                <w:t>A1</w:t>
              </w:r>
            </w:ins>
          </w:p>
        </w:tc>
        <w:tc>
          <w:tcPr>
            <w:tcW w:w="482" w:type="pct"/>
            <w:noWrap w:val="0"/>
            <w:vAlign w:val="top"/>
          </w:tcPr>
          <w:p w14:paraId="58EAE4F6">
            <w:pPr>
              <w:jc w:val="center"/>
              <w:rPr>
                <w:ins w:id="2301" w:author="L" w:date="2026-05-22T20:37:57Z"/>
                <w:rFonts w:hint="default" w:ascii="Times New Roman" w:hAnsi="Times New Roman"/>
                <w:vertAlign w:val="baseline"/>
                <w:lang w:val="en-US" w:eastAsia="zh-CN"/>
              </w:rPr>
            </w:pPr>
            <w:ins w:id="2302" w:author="L" w:date="2026-05-22T20:37:57Z">
              <w:r>
                <w:rPr>
                  <w:rFonts w:hint="eastAsia" w:ascii="Times New Roman" w:hAnsi="Times New Roman"/>
                  <w:vertAlign w:val="baseline"/>
                  <w:lang w:val="en-US" w:eastAsia="zh-CN"/>
                </w:rPr>
                <w:t>A2</w:t>
              </w:r>
            </w:ins>
          </w:p>
        </w:tc>
        <w:tc>
          <w:tcPr>
            <w:tcW w:w="488" w:type="pct"/>
            <w:noWrap w:val="0"/>
            <w:vAlign w:val="top"/>
          </w:tcPr>
          <w:p w14:paraId="1D1C584F">
            <w:pPr>
              <w:jc w:val="center"/>
              <w:rPr>
                <w:ins w:id="2303" w:author="L" w:date="2026-05-22T20:37:57Z"/>
                <w:rFonts w:hint="default" w:ascii="Times New Roman" w:hAnsi="Times New Roman"/>
                <w:vertAlign w:val="baseline"/>
                <w:lang w:val="en-US" w:eastAsia="zh-CN"/>
              </w:rPr>
            </w:pPr>
            <w:ins w:id="2304" w:author="L" w:date="2026-05-22T20:37:57Z">
              <w:r>
                <w:rPr>
                  <w:rFonts w:hint="eastAsia" w:ascii="Times New Roman" w:hAnsi="Times New Roman"/>
                  <w:vertAlign w:val="baseline"/>
                  <w:lang w:val="en-US" w:eastAsia="zh-CN"/>
                </w:rPr>
                <w:t>A3</w:t>
              </w:r>
            </w:ins>
          </w:p>
        </w:tc>
        <w:tc>
          <w:tcPr>
            <w:tcW w:w="488" w:type="pct"/>
            <w:noWrap w:val="0"/>
            <w:vAlign w:val="top"/>
          </w:tcPr>
          <w:p w14:paraId="6C9A82DE">
            <w:pPr>
              <w:jc w:val="center"/>
              <w:rPr>
                <w:ins w:id="2305" w:author="L" w:date="2026-05-22T20:37:57Z"/>
                <w:rFonts w:hint="default" w:ascii="Times New Roman" w:hAnsi="Times New Roman"/>
                <w:vertAlign w:val="baseline"/>
                <w:lang w:val="en-US" w:eastAsia="zh-CN"/>
              </w:rPr>
            </w:pPr>
            <w:ins w:id="2306" w:author="L" w:date="2026-05-22T20:37:57Z">
              <w:r>
                <w:rPr>
                  <w:rFonts w:hint="eastAsia" w:ascii="Times New Roman" w:hAnsi="Times New Roman"/>
                  <w:vertAlign w:val="baseline"/>
                  <w:lang w:val="en-US" w:eastAsia="zh-CN"/>
                </w:rPr>
                <w:t>A4</w:t>
              </w:r>
            </w:ins>
          </w:p>
        </w:tc>
        <w:tc>
          <w:tcPr>
            <w:tcW w:w="488" w:type="pct"/>
            <w:noWrap w:val="0"/>
            <w:vAlign w:val="top"/>
          </w:tcPr>
          <w:p w14:paraId="51FEDFED">
            <w:pPr>
              <w:jc w:val="center"/>
              <w:rPr>
                <w:ins w:id="2307" w:author="L" w:date="2026-05-22T20:37:57Z"/>
                <w:rFonts w:hint="default" w:ascii="Times New Roman" w:hAnsi="Times New Roman"/>
                <w:vertAlign w:val="baseline"/>
                <w:lang w:val="en-US" w:eastAsia="zh-CN"/>
              </w:rPr>
            </w:pPr>
            <w:ins w:id="2308" w:author="L" w:date="2026-05-22T20:37:57Z">
              <w:r>
                <w:rPr>
                  <w:rFonts w:hint="eastAsia" w:ascii="Times New Roman" w:hAnsi="Times New Roman"/>
                  <w:vertAlign w:val="baseline"/>
                  <w:lang w:val="en-US" w:eastAsia="zh-CN"/>
                </w:rPr>
                <w:t>A5</w:t>
              </w:r>
            </w:ins>
          </w:p>
        </w:tc>
        <w:tc>
          <w:tcPr>
            <w:tcW w:w="488" w:type="pct"/>
            <w:noWrap w:val="0"/>
            <w:vAlign w:val="top"/>
          </w:tcPr>
          <w:p w14:paraId="13597D5E">
            <w:pPr>
              <w:jc w:val="center"/>
              <w:rPr>
                <w:ins w:id="2309" w:author="L" w:date="2026-05-22T20:37:57Z"/>
                <w:rFonts w:hint="default" w:ascii="Times New Roman" w:hAnsi="Times New Roman"/>
                <w:vertAlign w:val="baseline"/>
                <w:lang w:val="en-US" w:eastAsia="zh-CN"/>
              </w:rPr>
            </w:pPr>
            <w:ins w:id="2310" w:author="L" w:date="2026-05-22T20:37:57Z">
              <w:r>
                <w:rPr>
                  <w:rFonts w:hint="eastAsia" w:ascii="Times New Roman" w:hAnsi="Times New Roman"/>
                  <w:vertAlign w:val="baseline"/>
                  <w:lang w:val="en-US" w:eastAsia="zh-CN"/>
                </w:rPr>
                <w:t>A6</w:t>
              </w:r>
            </w:ins>
          </w:p>
        </w:tc>
        <w:tc>
          <w:tcPr>
            <w:tcW w:w="488" w:type="pct"/>
            <w:noWrap w:val="0"/>
            <w:vAlign w:val="top"/>
          </w:tcPr>
          <w:p w14:paraId="632B1367">
            <w:pPr>
              <w:jc w:val="center"/>
              <w:rPr>
                <w:ins w:id="2311" w:author="L" w:date="2026-05-22T20:37:57Z"/>
                <w:rFonts w:hint="default" w:ascii="Times New Roman" w:hAnsi="Times New Roman"/>
                <w:vertAlign w:val="baseline"/>
                <w:lang w:val="en-US" w:eastAsia="zh-CN"/>
              </w:rPr>
            </w:pPr>
            <w:ins w:id="2312" w:author="L" w:date="2026-05-22T20:37:57Z">
              <w:r>
                <w:rPr>
                  <w:rFonts w:hint="eastAsia" w:ascii="Times New Roman" w:hAnsi="Times New Roman"/>
                  <w:vertAlign w:val="baseline"/>
                  <w:lang w:val="en-US" w:eastAsia="zh-CN"/>
                </w:rPr>
                <w:t>A7</w:t>
              </w:r>
            </w:ins>
          </w:p>
        </w:tc>
        <w:tc>
          <w:tcPr>
            <w:tcW w:w="525" w:type="pct"/>
            <w:noWrap w:val="0"/>
            <w:vAlign w:val="top"/>
          </w:tcPr>
          <w:p w14:paraId="6559D6A7">
            <w:pPr>
              <w:jc w:val="center"/>
              <w:rPr>
                <w:ins w:id="2313" w:author="L" w:date="2026-05-22T20:37:57Z"/>
                <w:rFonts w:hint="default" w:ascii="Times New Roman" w:hAnsi="Times New Roman"/>
                <w:vertAlign w:val="baseline"/>
                <w:lang w:val="en-US" w:eastAsia="zh-CN"/>
              </w:rPr>
            </w:pPr>
            <w:ins w:id="2314" w:author="L" w:date="2026-05-22T20:37:57Z">
              <w:r>
                <w:rPr>
                  <w:rFonts w:hint="eastAsia" w:ascii="Times New Roman" w:hAnsi="Times New Roman"/>
                  <w:vertAlign w:val="baseline"/>
                  <w:lang w:val="en-US" w:eastAsia="zh-CN"/>
                </w:rPr>
                <w:t>A8</w:t>
              </w:r>
            </w:ins>
          </w:p>
        </w:tc>
        <w:tc>
          <w:tcPr>
            <w:tcW w:w="425" w:type="pct"/>
            <w:noWrap w:val="0"/>
            <w:vAlign w:val="top"/>
          </w:tcPr>
          <w:p w14:paraId="4D830845">
            <w:pPr>
              <w:jc w:val="center"/>
              <w:rPr>
                <w:ins w:id="2315" w:author="L" w:date="2026-05-22T20:37:57Z"/>
                <w:rFonts w:hint="default" w:ascii="Times New Roman" w:hAnsi="Times New Roman"/>
                <w:vertAlign w:val="baseline"/>
                <w:lang w:val="en-US" w:eastAsia="zh-CN"/>
              </w:rPr>
            </w:pPr>
            <w:ins w:id="2316" w:author="L" w:date="2026-05-22T20:37:57Z">
              <w:r>
                <w:rPr>
                  <w:rFonts w:hint="eastAsia" w:ascii="Times New Roman" w:hAnsi="Times New Roman"/>
                  <w:vertAlign w:val="baseline"/>
                  <w:lang w:val="en-US" w:eastAsia="zh-CN"/>
                </w:rPr>
                <w:t>A9</w:t>
              </w:r>
            </w:ins>
          </w:p>
        </w:tc>
      </w:tr>
      <w:tr w14:paraId="0857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317" w:author="L" w:date="2026-05-22T20:37:57Z"/>
        </w:trPr>
        <w:tc>
          <w:tcPr>
            <w:tcW w:w="637" w:type="pct"/>
            <w:noWrap w:val="0"/>
            <w:vAlign w:val="top"/>
          </w:tcPr>
          <w:p w14:paraId="5CF14462">
            <w:pPr>
              <w:jc w:val="center"/>
              <w:rPr>
                <w:ins w:id="2318" w:author="L" w:date="2026-05-22T20:37:57Z"/>
                <w:rFonts w:hint="default" w:ascii="Times New Roman" w:hAnsi="Times New Roman"/>
                <w:vertAlign w:val="baseline"/>
                <w:lang w:val="en-US" w:eastAsia="zh-CN"/>
              </w:rPr>
            </w:pPr>
            <w:ins w:id="2319" w:author="L" w:date="2026-05-22T20:37:57Z">
              <w:r>
                <w:rPr>
                  <w:rFonts w:hint="eastAsia" w:ascii="Times New Roman" w:hAnsi="Times New Roman"/>
                  <w:vertAlign w:val="baseline"/>
                  <w:lang w:val="en-US" w:eastAsia="zh-CN"/>
                </w:rPr>
                <w:t>名称</w:t>
              </w:r>
            </w:ins>
          </w:p>
        </w:tc>
        <w:tc>
          <w:tcPr>
            <w:tcW w:w="488" w:type="pct"/>
            <w:noWrap w:val="0"/>
            <w:vAlign w:val="top"/>
          </w:tcPr>
          <w:p w14:paraId="5CD1A90B">
            <w:pPr>
              <w:jc w:val="center"/>
              <w:rPr>
                <w:ins w:id="2320" w:author="L" w:date="2026-05-22T20:37:57Z"/>
                <w:rFonts w:hint="default" w:ascii="Times New Roman" w:hAnsi="Times New Roman"/>
                <w:vertAlign w:val="baseline"/>
                <w:lang w:val="en-US" w:eastAsia="zh-CN"/>
              </w:rPr>
            </w:pPr>
            <w:ins w:id="2321" w:author="L" w:date="2026-05-22T20:37:57Z">
              <w:r>
                <w:rPr>
                  <w:rFonts w:hint="eastAsia" w:ascii="Times New Roman" w:hAnsi="Times New Roman"/>
                  <w:vertAlign w:val="baseline"/>
                  <w:lang w:val="en-US" w:eastAsia="zh-CN"/>
                </w:rPr>
                <w:t>DI16</w:t>
              </w:r>
            </w:ins>
          </w:p>
        </w:tc>
        <w:tc>
          <w:tcPr>
            <w:tcW w:w="482" w:type="pct"/>
            <w:noWrap w:val="0"/>
            <w:vAlign w:val="top"/>
          </w:tcPr>
          <w:p w14:paraId="4F23113D">
            <w:pPr>
              <w:jc w:val="center"/>
              <w:rPr>
                <w:ins w:id="2322" w:author="L" w:date="2026-05-22T20:37:57Z"/>
                <w:rFonts w:hint="default" w:ascii="Times New Roman" w:hAnsi="Times New Roman"/>
                <w:vertAlign w:val="baseline"/>
                <w:lang w:val="en-US" w:eastAsia="zh-CN"/>
              </w:rPr>
            </w:pPr>
            <w:ins w:id="2323" w:author="L" w:date="2026-05-22T20:37:57Z">
              <w:r>
                <w:rPr>
                  <w:rFonts w:hint="eastAsia" w:ascii="Times New Roman" w:hAnsi="Times New Roman"/>
                  <w:vertAlign w:val="baseline"/>
                  <w:lang w:val="en-US" w:eastAsia="zh-CN"/>
                </w:rPr>
                <w:t>DI18</w:t>
              </w:r>
            </w:ins>
          </w:p>
        </w:tc>
        <w:tc>
          <w:tcPr>
            <w:tcW w:w="488" w:type="pct"/>
            <w:noWrap w:val="0"/>
            <w:vAlign w:val="top"/>
          </w:tcPr>
          <w:p w14:paraId="0B2C5732">
            <w:pPr>
              <w:jc w:val="center"/>
              <w:rPr>
                <w:ins w:id="2324" w:author="L" w:date="2026-05-22T20:37:57Z"/>
                <w:rFonts w:hint="default" w:ascii="Times New Roman" w:hAnsi="Times New Roman"/>
                <w:vertAlign w:val="baseline"/>
                <w:lang w:val="en-US" w:eastAsia="zh-CN"/>
              </w:rPr>
            </w:pPr>
            <w:ins w:id="2325" w:author="L" w:date="2026-05-22T20:37:57Z">
              <w:r>
                <w:rPr>
                  <w:rFonts w:hint="eastAsia" w:ascii="Times New Roman" w:hAnsi="Times New Roman"/>
                  <w:vertAlign w:val="baseline"/>
                  <w:lang w:val="en-US" w:eastAsia="zh-CN"/>
                </w:rPr>
                <w:t>DI20</w:t>
              </w:r>
            </w:ins>
          </w:p>
        </w:tc>
        <w:tc>
          <w:tcPr>
            <w:tcW w:w="488" w:type="pct"/>
            <w:noWrap w:val="0"/>
            <w:vAlign w:val="top"/>
          </w:tcPr>
          <w:p w14:paraId="2BD6EC6D">
            <w:pPr>
              <w:jc w:val="center"/>
              <w:rPr>
                <w:ins w:id="2326" w:author="L" w:date="2026-05-22T20:37:57Z"/>
                <w:rFonts w:hint="default" w:ascii="Times New Roman" w:hAnsi="Times New Roman"/>
                <w:vertAlign w:val="baseline"/>
                <w:lang w:val="en-US" w:eastAsia="zh-CN"/>
              </w:rPr>
            </w:pPr>
            <w:ins w:id="2327" w:author="L" w:date="2026-05-22T20:37:57Z">
              <w:r>
                <w:rPr>
                  <w:rFonts w:hint="eastAsia" w:ascii="Times New Roman" w:hAnsi="Times New Roman"/>
                  <w:vertAlign w:val="baseline"/>
                  <w:lang w:val="en-US" w:eastAsia="zh-CN"/>
                </w:rPr>
                <w:t>DI22</w:t>
              </w:r>
            </w:ins>
          </w:p>
        </w:tc>
        <w:tc>
          <w:tcPr>
            <w:tcW w:w="488" w:type="pct"/>
            <w:noWrap w:val="0"/>
            <w:vAlign w:val="top"/>
          </w:tcPr>
          <w:p w14:paraId="45687CA3">
            <w:pPr>
              <w:jc w:val="center"/>
              <w:rPr>
                <w:ins w:id="2328" w:author="L" w:date="2026-05-22T20:37:57Z"/>
                <w:rFonts w:hint="default" w:ascii="Times New Roman" w:hAnsi="Times New Roman"/>
                <w:vertAlign w:val="baseline"/>
                <w:lang w:val="en-US" w:eastAsia="zh-CN"/>
              </w:rPr>
            </w:pPr>
            <w:ins w:id="2329" w:author="L" w:date="2026-05-22T20:37:57Z">
              <w:r>
                <w:rPr>
                  <w:rFonts w:hint="eastAsia" w:ascii="Times New Roman" w:hAnsi="Times New Roman"/>
                  <w:vertAlign w:val="baseline"/>
                  <w:lang w:val="en-US" w:eastAsia="zh-CN"/>
                </w:rPr>
                <w:t>DI24</w:t>
              </w:r>
            </w:ins>
          </w:p>
        </w:tc>
        <w:tc>
          <w:tcPr>
            <w:tcW w:w="488" w:type="pct"/>
            <w:noWrap w:val="0"/>
            <w:vAlign w:val="top"/>
          </w:tcPr>
          <w:p w14:paraId="0401BCE0">
            <w:pPr>
              <w:jc w:val="center"/>
              <w:rPr>
                <w:ins w:id="2330" w:author="L" w:date="2026-05-22T20:37:57Z"/>
                <w:rFonts w:hint="default" w:ascii="Times New Roman" w:hAnsi="Times New Roman"/>
                <w:vertAlign w:val="baseline"/>
                <w:lang w:val="en-US" w:eastAsia="zh-CN"/>
              </w:rPr>
            </w:pPr>
            <w:ins w:id="2331" w:author="L" w:date="2026-05-22T20:37:57Z">
              <w:r>
                <w:rPr>
                  <w:rFonts w:hint="eastAsia" w:ascii="Times New Roman" w:hAnsi="Times New Roman"/>
                  <w:vertAlign w:val="baseline"/>
                  <w:lang w:val="en-US" w:eastAsia="zh-CN"/>
                </w:rPr>
                <w:t>DI26</w:t>
              </w:r>
            </w:ins>
          </w:p>
        </w:tc>
        <w:tc>
          <w:tcPr>
            <w:tcW w:w="488" w:type="pct"/>
            <w:noWrap w:val="0"/>
            <w:vAlign w:val="top"/>
          </w:tcPr>
          <w:p w14:paraId="50F6B454">
            <w:pPr>
              <w:jc w:val="center"/>
              <w:rPr>
                <w:ins w:id="2332" w:author="L" w:date="2026-05-22T20:37:57Z"/>
                <w:rFonts w:hint="default" w:ascii="Times New Roman" w:hAnsi="Times New Roman"/>
                <w:vertAlign w:val="baseline"/>
                <w:lang w:val="en-US" w:eastAsia="zh-CN"/>
              </w:rPr>
            </w:pPr>
            <w:ins w:id="2333" w:author="L" w:date="2026-05-22T20:37:57Z">
              <w:r>
                <w:rPr>
                  <w:rFonts w:hint="eastAsia" w:ascii="Times New Roman" w:hAnsi="Times New Roman"/>
                  <w:vertAlign w:val="baseline"/>
                  <w:lang w:val="en-US" w:eastAsia="zh-CN"/>
                </w:rPr>
                <w:t>DI28</w:t>
              </w:r>
            </w:ins>
          </w:p>
        </w:tc>
        <w:tc>
          <w:tcPr>
            <w:tcW w:w="525" w:type="pct"/>
            <w:noWrap w:val="0"/>
            <w:vAlign w:val="top"/>
          </w:tcPr>
          <w:p w14:paraId="53C71881">
            <w:pPr>
              <w:jc w:val="center"/>
              <w:rPr>
                <w:ins w:id="2334" w:author="L" w:date="2026-05-22T20:37:57Z"/>
                <w:rFonts w:hint="default" w:ascii="Times New Roman" w:hAnsi="Times New Roman"/>
                <w:vertAlign w:val="baseline"/>
                <w:lang w:val="en-US" w:eastAsia="zh-CN"/>
              </w:rPr>
            </w:pPr>
            <w:ins w:id="2335" w:author="L" w:date="2026-05-22T20:37:57Z">
              <w:r>
                <w:rPr>
                  <w:rFonts w:hint="eastAsia" w:ascii="Times New Roman" w:hAnsi="Times New Roman"/>
                  <w:vertAlign w:val="baseline"/>
                  <w:lang w:val="en-US" w:eastAsia="zh-CN"/>
                </w:rPr>
                <w:t>DI30</w:t>
              </w:r>
            </w:ins>
          </w:p>
        </w:tc>
        <w:tc>
          <w:tcPr>
            <w:tcW w:w="425" w:type="pct"/>
            <w:noWrap w:val="0"/>
            <w:vAlign w:val="top"/>
          </w:tcPr>
          <w:p w14:paraId="60C13FF9">
            <w:pPr>
              <w:jc w:val="center"/>
              <w:rPr>
                <w:ins w:id="2336" w:author="L" w:date="2026-05-22T20:37:57Z"/>
                <w:rFonts w:hint="default" w:ascii="Times New Roman" w:hAnsi="Times New Roman"/>
                <w:vertAlign w:val="baseline"/>
                <w:lang w:val="en-US" w:eastAsia="zh-CN"/>
              </w:rPr>
            </w:pPr>
            <w:ins w:id="2337" w:author="L" w:date="2026-05-22T20:37:57Z">
              <w:r>
                <w:rPr>
                  <w:rFonts w:hint="eastAsia" w:ascii="Times New Roman" w:hAnsi="Times New Roman"/>
                  <w:vertAlign w:val="baseline"/>
                  <w:lang w:val="en-US" w:eastAsia="zh-CN"/>
                </w:rPr>
                <w:t>COM</w:t>
              </w:r>
            </w:ins>
          </w:p>
        </w:tc>
      </w:tr>
      <w:tr w14:paraId="00E6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338" w:author="L" w:date="2026-05-22T20:37:57Z"/>
        </w:trPr>
        <w:tc>
          <w:tcPr>
            <w:tcW w:w="637" w:type="pct"/>
            <w:tcBorders>
              <w:top w:val="single" w:color="auto" w:sz="4" w:space="0"/>
              <w:left w:val="single" w:color="auto" w:sz="4" w:space="0"/>
              <w:bottom w:val="single" w:color="auto" w:sz="4" w:space="0"/>
              <w:right w:val="single" w:color="auto" w:sz="4" w:space="0"/>
            </w:tcBorders>
            <w:noWrap w:val="0"/>
            <w:vAlign w:val="top"/>
          </w:tcPr>
          <w:p w14:paraId="16F73E96">
            <w:pPr>
              <w:jc w:val="center"/>
              <w:rPr>
                <w:ins w:id="2339" w:author="L" w:date="2026-05-22T20:37:57Z"/>
                <w:rFonts w:hint="default" w:ascii="Times New Roman" w:hAnsi="Times New Roman"/>
                <w:vertAlign w:val="baseline"/>
                <w:lang w:val="en-US" w:eastAsia="zh-CN"/>
              </w:rPr>
            </w:pPr>
            <w:ins w:id="2340" w:author="L" w:date="2026-05-22T20:37:57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76FF371">
            <w:pPr>
              <w:jc w:val="center"/>
              <w:rPr>
                <w:ins w:id="2341" w:author="L" w:date="2026-05-22T20:37:57Z"/>
                <w:rFonts w:hint="default" w:ascii="Times New Roman" w:hAnsi="Times New Roman" w:eastAsiaTheme="minorEastAsia" w:cstheme="minorBidi"/>
                <w:kern w:val="2"/>
                <w:sz w:val="21"/>
                <w:szCs w:val="24"/>
                <w:vertAlign w:val="baseline"/>
                <w:lang w:val="en-US" w:eastAsia="zh-CN" w:bidi="ar-SA"/>
              </w:rPr>
            </w:pPr>
            <w:ins w:id="2342" w:author="L" w:date="2026-05-22T20:37:57Z">
              <w:r>
                <w:rPr>
                  <w:rFonts w:hint="eastAsia" w:ascii="Times New Roman" w:hAnsi="Times New Roman"/>
                  <w:vertAlign w:val="baseline"/>
                  <w:lang w:val="en-US" w:eastAsia="zh-CN"/>
                </w:rPr>
                <w:t>B1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3422A3BC">
            <w:pPr>
              <w:jc w:val="center"/>
              <w:rPr>
                <w:ins w:id="2343" w:author="L" w:date="2026-05-22T20:37:57Z"/>
                <w:rFonts w:hint="default" w:ascii="Times New Roman" w:hAnsi="Times New Roman" w:eastAsiaTheme="minorEastAsia" w:cstheme="minorBidi"/>
                <w:kern w:val="2"/>
                <w:sz w:val="21"/>
                <w:szCs w:val="24"/>
                <w:vertAlign w:val="baseline"/>
                <w:lang w:val="en-US" w:eastAsia="zh-CN" w:bidi="ar-SA"/>
              </w:rPr>
            </w:pPr>
            <w:ins w:id="2344" w:author="L" w:date="2026-05-22T20:37:57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8ED1626">
            <w:pPr>
              <w:jc w:val="center"/>
              <w:rPr>
                <w:ins w:id="2345" w:author="L" w:date="2026-05-22T20:37:57Z"/>
                <w:rFonts w:hint="default" w:ascii="Times New Roman" w:hAnsi="Times New Roman" w:eastAsiaTheme="minorEastAsia" w:cstheme="minorBidi"/>
                <w:kern w:val="2"/>
                <w:sz w:val="21"/>
                <w:szCs w:val="24"/>
                <w:vertAlign w:val="baseline"/>
                <w:lang w:val="en-US" w:eastAsia="zh-CN" w:bidi="ar-SA"/>
              </w:rPr>
            </w:pPr>
            <w:ins w:id="2346" w:author="L" w:date="2026-05-22T20:37:57Z">
              <w:r>
                <w:rPr>
                  <w:rFonts w:hint="eastAsia" w:ascii="Times New Roman" w:hAnsi="Times New Roman"/>
                  <w:sz w:val="21"/>
                  <w:vertAlign w:val="baseline"/>
                  <w:lang w:val="en-US" w:eastAsia="zh-CN" w:bidi="ar-SA"/>
                </w:rPr>
                <w:t>B3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8AC98CB">
            <w:pPr>
              <w:jc w:val="center"/>
              <w:rPr>
                <w:ins w:id="2347" w:author="L" w:date="2026-05-22T20:37:57Z"/>
                <w:rFonts w:hint="default" w:ascii="Times New Roman" w:hAnsi="Times New Roman" w:eastAsiaTheme="minorEastAsia" w:cstheme="minorBidi"/>
                <w:kern w:val="2"/>
                <w:sz w:val="21"/>
                <w:szCs w:val="24"/>
                <w:vertAlign w:val="baseline"/>
                <w:lang w:val="en-US" w:eastAsia="zh-CN" w:bidi="ar-SA"/>
              </w:rPr>
            </w:pPr>
            <w:ins w:id="2348" w:author="L" w:date="2026-05-22T20:37:57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E202D3E">
            <w:pPr>
              <w:jc w:val="center"/>
              <w:rPr>
                <w:ins w:id="2349" w:author="L" w:date="2026-05-22T20:37:57Z"/>
                <w:rFonts w:hint="default" w:ascii="Times New Roman" w:hAnsi="Times New Roman" w:eastAsiaTheme="minorEastAsia" w:cstheme="minorBidi"/>
                <w:kern w:val="2"/>
                <w:sz w:val="21"/>
                <w:szCs w:val="24"/>
                <w:vertAlign w:val="baseline"/>
                <w:lang w:val="en-US" w:eastAsia="zh-CN" w:bidi="ar-SA"/>
              </w:rPr>
            </w:pPr>
            <w:ins w:id="2350" w:author="L" w:date="2026-05-22T20:37:57Z">
              <w:r>
                <w:rPr>
                  <w:rFonts w:hint="eastAsia" w:ascii="Times New Roman" w:hAnsi="Times New Roman"/>
                  <w:vertAlign w:val="baseline"/>
                  <w:lang w:val="en-US" w:eastAsia="zh-CN"/>
                </w:rPr>
                <w:t>B5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FB1D978">
            <w:pPr>
              <w:jc w:val="center"/>
              <w:rPr>
                <w:ins w:id="2351" w:author="L" w:date="2026-05-22T20:37:57Z"/>
                <w:rFonts w:hint="default" w:ascii="Times New Roman" w:hAnsi="Times New Roman" w:eastAsiaTheme="minorEastAsia" w:cstheme="minorBidi"/>
                <w:kern w:val="2"/>
                <w:sz w:val="21"/>
                <w:szCs w:val="24"/>
                <w:vertAlign w:val="baseline"/>
                <w:lang w:val="en-US" w:eastAsia="zh-CN" w:bidi="ar-SA"/>
              </w:rPr>
            </w:pPr>
            <w:ins w:id="2352" w:author="L" w:date="2026-05-22T20:37:57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5215D10">
            <w:pPr>
              <w:jc w:val="center"/>
              <w:rPr>
                <w:ins w:id="2353" w:author="L" w:date="2026-05-22T20:37:57Z"/>
                <w:rFonts w:hint="default" w:ascii="Times New Roman" w:hAnsi="Times New Roman"/>
                <w:vertAlign w:val="baseline"/>
                <w:lang w:val="en-US" w:eastAsia="zh-CN"/>
              </w:rPr>
            </w:pPr>
            <w:ins w:id="2354" w:author="L" w:date="2026-05-22T20:37:57Z">
              <w:r>
                <w:rPr>
                  <w:rFonts w:hint="eastAsia" w:ascii="Times New Roman" w:hAnsi="Times New Roman"/>
                  <w:vertAlign w:val="baseline"/>
                  <w:lang w:val="en-US" w:eastAsia="zh-CN"/>
                </w:rPr>
                <w:t>B7</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473DB756">
            <w:pPr>
              <w:jc w:val="center"/>
              <w:rPr>
                <w:ins w:id="2355" w:author="L" w:date="2026-05-22T20:37:57Z"/>
                <w:rFonts w:hint="default" w:ascii="Times New Roman" w:hAnsi="Times New Roman"/>
                <w:vertAlign w:val="baseline"/>
                <w:lang w:val="en-US" w:eastAsia="zh-CN"/>
              </w:rPr>
            </w:pPr>
            <w:ins w:id="2356" w:author="L" w:date="2026-05-22T20:37:57Z">
              <w:r>
                <w:rPr>
                  <w:rFonts w:hint="eastAsia" w:ascii="Times New Roman" w:hAnsi="Times New Roman"/>
                  <w:vertAlign w:val="baseline"/>
                  <w:lang w:val="en-US" w:eastAsia="zh-CN"/>
                </w:rPr>
                <w:t>B8</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413067FE">
            <w:pPr>
              <w:jc w:val="center"/>
              <w:rPr>
                <w:ins w:id="2357" w:author="L" w:date="2026-05-22T20:37:57Z"/>
                <w:rFonts w:hint="default" w:ascii="Times New Roman" w:hAnsi="Times New Roman"/>
                <w:vertAlign w:val="baseline"/>
                <w:lang w:val="en-US" w:eastAsia="zh-CN"/>
              </w:rPr>
            </w:pPr>
            <w:ins w:id="2358" w:author="L" w:date="2026-05-22T20:37:57Z">
              <w:r>
                <w:rPr>
                  <w:rFonts w:hint="eastAsia" w:ascii="Times New Roman" w:hAnsi="Times New Roman"/>
                  <w:vertAlign w:val="baseline"/>
                  <w:lang w:val="en-US" w:eastAsia="zh-CN"/>
                </w:rPr>
                <w:t>B9</w:t>
              </w:r>
            </w:ins>
          </w:p>
        </w:tc>
      </w:tr>
      <w:tr w14:paraId="09BA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359" w:author="L" w:date="2026-05-22T20:37:57Z"/>
        </w:trPr>
        <w:tc>
          <w:tcPr>
            <w:tcW w:w="637" w:type="pct"/>
            <w:tcBorders>
              <w:top w:val="single" w:color="auto" w:sz="4" w:space="0"/>
              <w:left w:val="single" w:color="auto" w:sz="4" w:space="0"/>
              <w:bottom w:val="single" w:color="auto" w:sz="4" w:space="0"/>
              <w:right w:val="single" w:color="auto" w:sz="4" w:space="0"/>
            </w:tcBorders>
            <w:noWrap w:val="0"/>
            <w:vAlign w:val="top"/>
          </w:tcPr>
          <w:p w14:paraId="54CEF83B">
            <w:pPr>
              <w:jc w:val="center"/>
              <w:rPr>
                <w:ins w:id="2360" w:author="L" w:date="2026-05-22T20:37:57Z"/>
                <w:rFonts w:hint="default" w:ascii="Times New Roman" w:hAnsi="Times New Roman"/>
                <w:vertAlign w:val="baseline"/>
                <w:lang w:val="en-US" w:eastAsia="zh-CN"/>
              </w:rPr>
            </w:pPr>
            <w:ins w:id="2361" w:author="L" w:date="2026-05-22T20:37:57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155623E3">
            <w:pPr>
              <w:jc w:val="center"/>
              <w:rPr>
                <w:ins w:id="2362" w:author="L" w:date="2026-05-22T20:37:57Z"/>
                <w:rFonts w:hint="default" w:ascii="Times New Roman" w:hAnsi="Times New Roman"/>
                <w:vertAlign w:val="baseline"/>
                <w:lang w:val="en-US" w:eastAsia="zh-CN"/>
              </w:rPr>
            </w:pPr>
            <w:ins w:id="2363" w:author="L" w:date="2026-05-22T20:37:57Z">
              <w:r>
                <w:rPr>
                  <w:rFonts w:hint="eastAsia" w:ascii="Times New Roman" w:hAnsi="Times New Roman"/>
                  <w:vertAlign w:val="baseline"/>
                  <w:lang w:val="en-US" w:eastAsia="zh-CN"/>
                </w:rPr>
                <w:t>DI1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4FE46D43">
            <w:pPr>
              <w:jc w:val="center"/>
              <w:rPr>
                <w:ins w:id="2364" w:author="L" w:date="2026-05-22T20:37:57Z"/>
                <w:rFonts w:hint="default" w:ascii="Times New Roman" w:hAnsi="Times New Roman"/>
                <w:vertAlign w:val="baseline"/>
                <w:lang w:val="en-US" w:eastAsia="zh-CN"/>
              </w:rPr>
            </w:pPr>
            <w:ins w:id="2365" w:author="L" w:date="2026-05-22T20:37:57Z">
              <w:r>
                <w:rPr>
                  <w:rFonts w:hint="eastAsia" w:ascii="Times New Roman" w:hAnsi="Times New Roman"/>
                  <w:vertAlign w:val="baseline"/>
                  <w:lang w:val="en-US" w:eastAsia="zh-CN"/>
                </w:rPr>
                <w:t>DI3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5A70141">
            <w:pPr>
              <w:jc w:val="center"/>
              <w:rPr>
                <w:ins w:id="2366" w:author="L" w:date="2026-05-22T20:37:57Z"/>
                <w:rFonts w:hint="default" w:ascii="Times New Roman" w:hAnsi="Times New Roman" w:eastAsiaTheme="minorEastAsia" w:cstheme="minorBidi"/>
                <w:kern w:val="2"/>
                <w:sz w:val="21"/>
                <w:szCs w:val="24"/>
                <w:vertAlign w:val="baseline"/>
                <w:lang w:val="en-US" w:eastAsia="zh-CN" w:bidi="ar-SA"/>
              </w:rPr>
            </w:pPr>
            <w:ins w:id="2367" w:author="L" w:date="2026-05-22T20:37:57Z">
              <w:r>
                <w:rPr>
                  <w:rFonts w:hint="eastAsia" w:ascii="Times New Roman" w:hAnsi="Times New Roman"/>
                  <w:vertAlign w:val="baseline"/>
                  <w:lang w:val="en-US" w:eastAsia="zh-CN"/>
                </w:rPr>
                <w:t>DI5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AA1DF4B">
            <w:pPr>
              <w:jc w:val="center"/>
              <w:rPr>
                <w:ins w:id="2368" w:author="L" w:date="2026-05-22T20:37:57Z"/>
                <w:rFonts w:hint="default" w:ascii="Times New Roman" w:hAnsi="Times New Roman" w:eastAsiaTheme="minorEastAsia" w:cstheme="minorBidi"/>
                <w:kern w:val="2"/>
                <w:sz w:val="21"/>
                <w:szCs w:val="24"/>
                <w:vertAlign w:val="baseline"/>
                <w:lang w:val="en-US" w:eastAsia="zh-CN" w:bidi="ar-SA"/>
              </w:rPr>
            </w:pPr>
            <w:ins w:id="2369" w:author="L" w:date="2026-05-22T20:37:57Z">
              <w:r>
                <w:rPr>
                  <w:rFonts w:hint="eastAsia" w:ascii="Times New Roman" w:hAnsi="Times New Roman"/>
                  <w:vertAlign w:val="baseline"/>
                  <w:lang w:val="en-US" w:eastAsia="zh-CN"/>
                </w:rPr>
                <w:t>DI7</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F0E557B">
            <w:pPr>
              <w:jc w:val="center"/>
              <w:rPr>
                <w:ins w:id="2370" w:author="L" w:date="2026-05-22T20:37:57Z"/>
                <w:rFonts w:hint="default" w:ascii="Times New Roman" w:hAnsi="Times New Roman"/>
                <w:vertAlign w:val="baseline"/>
                <w:lang w:val="en-US" w:eastAsia="zh-CN"/>
              </w:rPr>
            </w:pPr>
            <w:ins w:id="2371" w:author="L" w:date="2026-05-22T20:37:57Z">
              <w:r>
                <w:rPr>
                  <w:rFonts w:hint="eastAsia" w:ascii="Times New Roman" w:hAnsi="Times New Roman"/>
                  <w:vertAlign w:val="baseline"/>
                  <w:lang w:val="en-US" w:eastAsia="zh-CN"/>
                </w:rPr>
                <w:t>DI9</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67A73F1">
            <w:pPr>
              <w:jc w:val="center"/>
              <w:rPr>
                <w:ins w:id="2372" w:author="L" w:date="2026-05-22T20:37:57Z"/>
                <w:rFonts w:hint="default" w:ascii="Times New Roman" w:hAnsi="Times New Roman"/>
                <w:vertAlign w:val="baseline"/>
                <w:lang w:val="en-US" w:eastAsia="zh-CN"/>
              </w:rPr>
            </w:pPr>
            <w:ins w:id="2373" w:author="L" w:date="2026-05-22T20:37:57Z">
              <w:r>
                <w:rPr>
                  <w:rFonts w:hint="eastAsia" w:ascii="Times New Roman" w:hAnsi="Times New Roman"/>
                  <w:vertAlign w:val="baseline"/>
                  <w:lang w:val="en-US" w:eastAsia="zh-CN"/>
                </w:rPr>
                <w:t>DI11</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0D1DE97F">
            <w:pPr>
              <w:jc w:val="center"/>
              <w:rPr>
                <w:ins w:id="2374" w:author="L" w:date="2026-05-22T20:37:57Z"/>
                <w:rFonts w:hint="default" w:ascii="Times New Roman" w:hAnsi="Times New Roman"/>
                <w:vertAlign w:val="baseline"/>
                <w:lang w:val="en-US" w:eastAsia="zh-CN"/>
              </w:rPr>
            </w:pPr>
            <w:ins w:id="2375" w:author="L" w:date="2026-05-22T20:37:57Z">
              <w:r>
                <w:rPr>
                  <w:rFonts w:hint="eastAsia" w:ascii="Times New Roman" w:hAnsi="Times New Roman"/>
                  <w:vertAlign w:val="baseline"/>
                  <w:lang w:val="en-US" w:eastAsia="zh-CN"/>
                </w:rPr>
                <w:t>DI13</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7C3DFA08">
            <w:pPr>
              <w:jc w:val="center"/>
              <w:rPr>
                <w:ins w:id="2376" w:author="L" w:date="2026-05-22T20:37:57Z"/>
                <w:rFonts w:hint="default" w:ascii="Times New Roman" w:hAnsi="Times New Roman"/>
                <w:vertAlign w:val="baseline"/>
                <w:lang w:val="en-US" w:eastAsia="zh-CN"/>
              </w:rPr>
            </w:pPr>
            <w:ins w:id="2377" w:author="L" w:date="2026-05-22T20:37:57Z">
              <w:r>
                <w:rPr>
                  <w:rFonts w:hint="eastAsia" w:ascii="Times New Roman" w:hAnsi="Times New Roman"/>
                  <w:vertAlign w:val="baseline"/>
                  <w:lang w:val="en-US" w:eastAsia="zh-CN"/>
                </w:rPr>
                <w:t>DI15</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0156DA1D">
            <w:pPr>
              <w:jc w:val="center"/>
              <w:rPr>
                <w:ins w:id="2378" w:author="L" w:date="2026-05-22T20:37:57Z"/>
                <w:rFonts w:hint="default" w:ascii="Times New Roman" w:hAnsi="Times New Roman"/>
                <w:vertAlign w:val="baseline"/>
                <w:lang w:val="en-US" w:eastAsia="zh-CN"/>
              </w:rPr>
            </w:pPr>
            <w:ins w:id="2379" w:author="L" w:date="2026-05-22T20:37:57Z">
              <w:r>
                <w:rPr>
                  <w:rFonts w:hint="eastAsia" w:ascii="Times New Roman" w:hAnsi="Times New Roman"/>
                  <w:vertAlign w:val="baseline"/>
                  <w:lang w:val="en-US" w:eastAsia="zh-CN"/>
                </w:rPr>
                <w:t>PE</w:t>
              </w:r>
            </w:ins>
          </w:p>
        </w:tc>
      </w:tr>
      <w:tr w14:paraId="4A34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380" w:author="L" w:date="2026-05-22T20:37:57Z"/>
        </w:trPr>
        <w:tc>
          <w:tcPr>
            <w:tcW w:w="637" w:type="pct"/>
            <w:tcBorders>
              <w:top w:val="single" w:color="auto" w:sz="4" w:space="0"/>
              <w:left w:val="single" w:color="auto" w:sz="4" w:space="0"/>
              <w:bottom w:val="single" w:color="auto" w:sz="4" w:space="0"/>
              <w:right w:val="single" w:color="auto" w:sz="4" w:space="0"/>
            </w:tcBorders>
            <w:noWrap w:val="0"/>
            <w:vAlign w:val="top"/>
          </w:tcPr>
          <w:p w14:paraId="778A9574">
            <w:pPr>
              <w:jc w:val="center"/>
              <w:rPr>
                <w:ins w:id="2381" w:author="L" w:date="2026-05-22T20:37:57Z"/>
                <w:rFonts w:hint="default" w:ascii="Times New Roman" w:hAnsi="Times New Roman"/>
                <w:vertAlign w:val="baseline"/>
                <w:lang w:val="en-US" w:eastAsia="zh-CN"/>
              </w:rPr>
            </w:pPr>
            <w:ins w:id="2382" w:author="L" w:date="2026-05-22T20:37:57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0E00ED5">
            <w:pPr>
              <w:jc w:val="center"/>
              <w:rPr>
                <w:ins w:id="2383" w:author="L" w:date="2026-05-22T20:37:57Z"/>
                <w:rFonts w:hint="default" w:ascii="Times New Roman" w:hAnsi="Times New Roman"/>
                <w:vertAlign w:val="baseline"/>
                <w:lang w:val="en-US" w:eastAsia="zh-CN"/>
              </w:rPr>
            </w:pPr>
            <w:ins w:id="2384" w:author="L" w:date="2026-05-22T20:37:57Z">
              <w:r>
                <w:rPr>
                  <w:rFonts w:hint="eastAsia" w:ascii="Times New Roman" w:hAnsi="Times New Roman"/>
                  <w:vertAlign w:val="baseline"/>
                  <w:lang w:val="en-US" w:eastAsia="zh-CN"/>
                </w:rPr>
                <w:t>A1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3C9E215C">
            <w:pPr>
              <w:jc w:val="center"/>
              <w:rPr>
                <w:ins w:id="2385" w:author="L" w:date="2026-05-22T20:37:57Z"/>
                <w:rFonts w:hint="default" w:ascii="Times New Roman" w:hAnsi="Times New Roman"/>
                <w:vertAlign w:val="baseline"/>
                <w:lang w:val="en-US" w:eastAsia="zh-CN"/>
              </w:rPr>
            </w:pPr>
            <w:ins w:id="2386" w:author="L" w:date="2026-05-22T20:37:57Z">
              <w:r>
                <w:rPr>
                  <w:rFonts w:hint="eastAsia" w:ascii="Times New Roman" w:hAnsi="Times New Roman"/>
                  <w:vertAlign w:val="baseline"/>
                  <w:lang w:val="en-US" w:eastAsia="zh-CN"/>
                </w:rPr>
                <w:t>A2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89D2676">
            <w:pPr>
              <w:jc w:val="center"/>
              <w:rPr>
                <w:ins w:id="2387" w:author="L" w:date="2026-05-22T20:37:57Z"/>
                <w:rFonts w:hint="default" w:ascii="Times New Roman" w:hAnsi="Times New Roman"/>
                <w:vertAlign w:val="baseline"/>
                <w:lang w:val="en-US" w:eastAsia="zh-CN"/>
              </w:rPr>
            </w:pPr>
            <w:ins w:id="2388" w:author="L" w:date="2026-05-22T20:37:57Z">
              <w:r>
                <w:rPr>
                  <w:rFonts w:hint="eastAsia" w:ascii="Times New Roman" w:hAnsi="Times New Roman"/>
                  <w:vertAlign w:val="baseline"/>
                  <w:lang w:val="en-US" w:eastAsia="zh-CN"/>
                </w:rPr>
                <w:t>A3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EAEC81F">
            <w:pPr>
              <w:jc w:val="center"/>
              <w:rPr>
                <w:ins w:id="2389" w:author="L" w:date="2026-05-22T20:37:57Z"/>
                <w:rFonts w:hint="default" w:ascii="Times New Roman" w:hAnsi="Times New Roman"/>
                <w:vertAlign w:val="baseline"/>
                <w:lang w:val="en-US" w:eastAsia="zh-CN"/>
              </w:rPr>
            </w:pPr>
            <w:ins w:id="2390" w:author="L" w:date="2026-05-22T20:37:57Z">
              <w:r>
                <w:rPr>
                  <w:rFonts w:hint="eastAsia" w:ascii="Times New Roman" w:hAnsi="Times New Roman"/>
                  <w:vertAlign w:val="baseline"/>
                  <w:lang w:val="en-US" w:eastAsia="zh-CN"/>
                </w:rPr>
                <w:t>A4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5C5E7A5">
            <w:pPr>
              <w:jc w:val="center"/>
              <w:rPr>
                <w:ins w:id="2391" w:author="L" w:date="2026-05-22T20:37:57Z"/>
                <w:rFonts w:hint="default" w:ascii="Times New Roman" w:hAnsi="Times New Roman"/>
                <w:vertAlign w:val="baseline"/>
                <w:lang w:val="en-US" w:eastAsia="zh-CN"/>
              </w:rPr>
            </w:pPr>
            <w:ins w:id="2392" w:author="L" w:date="2026-05-22T20:37:57Z">
              <w:r>
                <w:rPr>
                  <w:rFonts w:hint="eastAsia" w:ascii="Times New Roman" w:hAnsi="Times New Roman"/>
                  <w:vertAlign w:val="baseline"/>
                  <w:lang w:val="en-US" w:eastAsia="zh-CN"/>
                </w:rPr>
                <w:t>A5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B2F878F">
            <w:pPr>
              <w:jc w:val="center"/>
              <w:rPr>
                <w:ins w:id="2393" w:author="L" w:date="2026-05-22T20:37:57Z"/>
                <w:rFonts w:hint="default" w:ascii="Times New Roman" w:hAnsi="Times New Roman"/>
                <w:vertAlign w:val="baseline"/>
                <w:lang w:val="en-US" w:eastAsia="zh-CN"/>
              </w:rPr>
            </w:pPr>
            <w:ins w:id="2394" w:author="L" w:date="2026-05-22T20:37:57Z">
              <w:r>
                <w:rPr>
                  <w:rFonts w:hint="eastAsia" w:ascii="Times New Roman" w:hAnsi="Times New Roman"/>
                  <w:vertAlign w:val="baseline"/>
                  <w:lang w:val="en-US" w:eastAsia="zh-CN"/>
                </w:rPr>
                <w:t>A6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CBBCFC4">
            <w:pPr>
              <w:jc w:val="center"/>
              <w:rPr>
                <w:ins w:id="2395" w:author="L" w:date="2026-05-22T20:37:57Z"/>
                <w:rFonts w:hint="default" w:ascii="Times New Roman" w:hAnsi="Times New Roman"/>
                <w:vertAlign w:val="baseline"/>
                <w:lang w:val="en-US" w:eastAsia="zh-CN"/>
              </w:rPr>
            </w:pPr>
            <w:ins w:id="2396" w:author="L" w:date="2026-05-22T20:37:57Z">
              <w:r>
                <w:rPr>
                  <w:rFonts w:hint="eastAsia" w:ascii="Times New Roman" w:hAnsi="Times New Roman"/>
                  <w:vertAlign w:val="baseline"/>
                  <w:lang w:val="en-US" w:eastAsia="zh-CN"/>
                </w:rPr>
                <w:t>A7</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44D5D8FF">
            <w:pPr>
              <w:jc w:val="center"/>
              <w:rPr>
                <w:ins w:id="2397" w:author="L" w:date="2026-05-22T20:37:57Z"/>
                <w:rFonts w:hint="default" w:ascii="Times New Roman" w:hAnsi="Times New Roman"/>
                <w:vertAlign w:val="baseline"/>
                <w:lang w:val="en-US" w:eastAsia="zh-CN"/>
              </w:rPr>
            </w:pPr>
            <w:ins w:id="2398" w:author="L" w:date="2026-05-22T20:37:57Z">
              <w:r>
                <w:rPr>
                  <w:rFonts w:hint="eastAsia" w:ascii="Times New Roman" w:hAnsi="Times New Roman"/>
                  <w:vertAlign w:val="baseline"/>
                  <w:lang w:val="en-US" w:eastAsia="zh-CN"/>
                </w:rPr>
                <w:t>A8</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0ED13CC8">
            <w:pPr>
              <w:jc w:val="center"/>
              <w:rPr>
                <w:ins w:id="2399" w:author="L" w:date="2026-05-22T20:37:57Z"/>
                <w:rFonts w:hint="default" w:ascii="Times New Roman" w:hAnsi="Times New Roman"/>
                <w:vertAlign w:val="baseline"/>
                <w:lang w:val="en-US" w:eastAsia="zh-CN"/>
              </w:rPr>
            </w:pPr>
            <w:ins w:id="2400" w:author="L" w:date="2026-05-22T20:37:57Z">
              <w:r>
                <w:rPr>
                  <w:rFonts w:hint="eastAsia" w:ascii="Times New Roman" w:hAnsi="Times New Roman"/>
                  <w:vertAlign w:val="baseline"/>
                  <w:lang w:val="en-US" w:eastAsia="zh-CN"/>
                </w:rPr>
                <w:t>A9</w:t>
              </w:r>
            </w:ins>
          </w:p>
        </w:tc>
      </w:tr>
      <w:tr w14:paraId="09D4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01" w:author="L" w:date="2026-05-22T20:37:57Z"/>
        </w:trPr>
        <w:tc>
          <w:tcPr>
            <w:tcW w:w="637" w:type="pct"/>
            <w:tcBorders>
              <w:top w:val="single" w:color="auto" w:sz="4" w:space="0"/>
              <w:left w:val="single" w:color="auto" w:sz="4" w:space="0"/>
              <w:bottom w:val="single" w:color="auto" w:sz="4" w:space="0"/>
              <w:right w:val="single" w:color="auto" w:sz="4" w:space="0"/>
            </w:tcBorders>
            <w:noWrap w:val="0"/>
            <w:vAlign w:val="top"/>
          </w:tcPr>
          <w:p w14:paraId="1973BCD4">
            <w:pPr>
              <w:jc w:val="center"/>
              <w:rPr>
                <w:ins w:id="2402" w:author="L" w:date="2026-05-22T20:37:57Z"/>
                <w:rFonts w:hint="default" w:ascii="Times New Roman" w:hAnsi="Times New Roman"/>
                <w:vertAlign w:val="baseline"/>
                <w:lang w:val="en-US" w:eastAsia="zh-CN"/>
              </w:rPr>
            </w:pPr>
            <w:ins w:id="2403" w:author="L" w:date="2026-05-22T20:37:57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63F792E0">
            <w:pPr>
              <w:jc w:val="center"/>
              <w:rPr>
                <w:ins w:id="2404" w:author="L" w:date="2026-05-22T20:37:57Z"/>
                <w:rFonts w:hint="default" w:ascii="Times New Roman" w:hAnsi="Times New Roman"/>
                <w:vertAlign w:val="baseline"/>
                <w:lang w:val="en-US" w:eastAsia="zh-CN"/>
              </w:rPr>
            </w:pPr>
            <w:ins w:id="2405" w:author="L" w:date="2026-05-22T20:37:57Z">
              <w:r>
                <w:rPr>
                  <w:rFonts w:hint="eastAsia" w:ascii="Times New Roman" w:hAnsi="Times New Roman"/>
                  <w:vertAlign w:val="baseline"/>
                  <w:lang w:val="en-US" w:eastAsia="zh-CN"/>
                </w:rPr>
                <w:t>DI0</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060007E0">
            <w:pPr>
              <w:jc w:val="center"/>
              <w:rPr>
                <w:ins w:id="2406" w:author="L" w:date="2026-05-22T20:37:57Z"/>
                <w:rFonts w:hint="default" w:ascii="Times New Roman" w:hAnsi="Times New Roman"/>
                <w:vertAlign w:val="baseline"/>
                <w:lang w:val="en-US" w:eastAsia="zh-CN"/>
              </w:rPr>
            </w:pPr>
            <w:ins w:id="2407" w:author="L" w:date="2026-05-22T20:37:57Z">
              <w:r>
                <w:rPr>
                  <w:rFonts w:hint="eastAsia" w:ascii="Times New Roman" w:hAnsi="Times New Roman"/>
                  <w:vertAlign w:val="baseline"/>
                  <w:lang w:val="en-US" w:eastAsia="zh-CN"/>
                </w:rPr>
                <w:t>DI2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6B626EE">
            <w:pPr>
              <w:jc w:val="center"/>
              <w:rPr>
                <w:ins w:id="2408" w:author="L" w:date="2026-05-22T20:37:57Z"/>
                <w:rFonts w:hint="default" w:ascii="Times New Roman" w:hAnsi="Times New Roman"/>
                <w:vertAlign w:val="baseline"/>
                <w:lang w:val="en-US" w:eastAsia="zh-CN"/>
              </w:rPr>
            </w:pPr>
            <w:ins w:id="2409" w:author="L" w:date="2026-05-22T20:37:57Z">
              <w:r>
                <w:rPr>
                  <w:rFonts w:hint="eastAsia" w:ascii="Times New Roman" w:hAnsi="Times New Roman"/>
                  <w:vertAlign w:val="baseline"/>
                  <w:lang w:val="en-US" w:eastAsia="zh-CN"/>
                </w:rPr>
                <w:t>DI4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1E2D1493">
            <w:pPr>
              <w:jc w:val="center"/>
              <w:rPr>
                <w:ins w:id="2410" w:author="L" w:date="2026-05-22T20:37:57Z"/>
                <w:rFonts w:hint="default" w:ascii="Times New Roman" w:hAnsi="Times New Roman"/>
                <w:vertAlign w:val="baseline"/>
                <w:lang w:val="en-US" w:eastAsia="zh-CN"/>
              </w:rPr>
            </w:pPr>
            <w:ins w:id="2411" w:author="L" w:date="2026-05-22T20:37:57Z">
              <w:r>
                <w:rPr>
                  <w:rFonts w:hint="eastAsia" w:ascii="Times New Roman" w:hAnsi="Times New Roman"/>
                  <w:vertAlign w:val="baseline"/>
                  <w:lang w:val="en-US" w:eastAsia="zh-CN"/>
                </w:rPr>
                <w:t>DI6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06E3405B">
            <w:pPr>
              <w:jc w:val="center"/>
              <w:rPr>
                <w:ins w:id="2412" w:author="L" w:date="2026-05-22T20:37:57Z"/>
                <w:rFonts w:hint="default" w:ascii="Times New Roman" w:hAnsi="Times New Roman"/>
                <w:vertAlign w:val="baseline"/>
                <w:lang w:val="en-US" w:eastAsia="zh-CN"/>
              </w:rPr>
            </w:pPr>
            <w:ins w:id="2413" w:author="L" w:date="2026-05-22T20:37:57Z">
              <w:r>
                <w:rPr>
                  <w:rFonts w:hint="eastAsia" w:ascii="Times New Roman" w:hAnsi="Times New Roman"/>
                  <w:vertAlign w:val="baseline"/>
                  <w:lang w:val="en-US" w:eastAsia="zh-CN"/>
                </w:rPr>
                <w:t>DI8</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6721DFF4">
            <w:pPr>
              <w:jc w:val="center"/>
              <w:rPr>
                <w:ins w:id="2414" w:author="L" w:date="2026-05-22T20:37:57Z"/>
                <w:rFonts w:hint="default" w:ascii="Times New Roman" w:hAnsi="Times New Roman"/>
                <w:vertAlign w:val="baseline"/>
                <w:lang w:val="en-US" w:eastAsia="zh-CN"/>
              </w:rPr>
            </w:pPr>
            <w:ins w:id="2415" w:author="L" w:date="2026-05-22T20:37:57Z">
              <w:r>
                <w:rPr>
                  <w:rFonts w:hint="eastAsia" w:ascii="Times New Roman" w:hAnsi="Times New Roman"/>
                  <w:vertAlign w:val="baseline"/>
                  <w:lang w:val="en-US" w:eastAsia="zh-CN"/>
                </w:rPr>
                <w:t>DI10</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B9E1AD2">
            <w:pPr>
              <w:jc w:val="center"/>
              <w:rPr>
                <w:ins w:id="2416" w:author="L" w:date="2026-05-22T20:37:57Z"/>
                <w:rFonts w:hint="default" w:ascii="Times New Roman" w:hAnsi="Times New Roman"/>
                <w:vertAlign w:val="baseline"/>
                <w:lang w:val="en-US" w:eastAsia="zh-CN"/>
              </w:rPr>
            </w:pPr>
            <w:ins w:id="2417" w:author="L" w:date="2026-05-22T20:37:57Z">
              <w:r>
                <w:rPr>
                  <w:rFonts w:hint="eastAsia" w:ascii="Times New Roman" w:hAnsi="Times New Roman"/>
                  <w:vertAlign w:val="baseline"/>
                  <w:lang w:val="en-US" w:eastAsia="zh-CN"/>
                </w:rPr>
                <w:t>DI12</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15EE5592">
            <w:pPr>
              <w:jc w:val="center"/>
              <w:rPr>
                <w:ins w:id="2418" w:author="L" w:date="2026-05-22T20:37:57Z"/>
                <w:rFonts w:hint="default" w:ascii="Times New Roman" w:hAnsi="Times New Roman"/>
                <w:vertAlign w:val="baseline"/>
                <w:lang w:val="en-US" w:eastAsia="zh-CN"/>
              </w:rPr>
            </w:pPr>
            <w:ins w:id="2419" w:author="L" w:date="2026-05-22T20:37:57Z">
              <w:r>
                <w:rPr>
                  <w:rFonts w:hint="eastAsia" w:ascii="Times New Roman" w:hAnsi="Times New Roman"/>
                  <w:vertAlign w:val="baseline"/>
                  <w:lang w:val="en-US" w:eastAsia="zh-CN"/>
                </w:rPr>
                <w:t>DI14</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2D69ABF5">
            <w:pPr>
              <w:jc w:val="center"/>
              <w:rPr>
                <w:ins w:id="2420" w:author="L" w:date="2026-05-22T20:37:57Z"/>
                <w:rFonts w:hint="default" w:ascii="Times New Roman" w:hAnsi="Times New Roman"/>
                <w:vertAlign w:val="baseline"/>
                <w:lang w:val="en-US" w:eastAsia="zh-CN"/>
              </w:rPr>
            </w:pPr>
            <w:ins w:id="2421" w:author="L" w:date="2026-05-22T20:37:57Z">
              <w:r>
                <w:rPr>
                  <w:rFonts w:hint="eastAsia" w:ascii="Times New Roman" w:hAnsi="Times New Roman"/>
                  <w:vertAlign w:val="baseline"/>
                  <w:lang w:val="en-US" w:eastAsia="zh-CN"/>
                </w:rPr>
                <w:t>COM</w:t>
              </w:r>
            </w:ins>
          </w:p>
        </w:tc>
      </w:tr>
    </w:tbl>
    <w:p w14:paraId="6388EB6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2422" w:author="L" w:date="2026-05-22T20:37:57Z"/>
          <w:rFonts w:hint="eastAsia" w:ascii="Times New Roman" w:hAnsi="Times New Roman" w:eastAsia="宋体" w:cs="宋体"/>
          <w:b w:val="0"/>
          <w:bCs w:val="0"/>
          <w:iCs/>
          <w:color w:val="FF0000"/>
          <w:kern w:val="2"/>
          <w:sz w:val="24"/>
          <w:szCs w:val="24"/>
          <w:lang w:val="en-US" w:eastAsia="zh-CN" w:bidi="ar-SA"/>
        </w:rPr>
      </w:pPr>
    </w:p>
    <w:p w14:paraId="5CF047D5">
      <w:pPr>
        <w:pStyle w:val="12"/>
        <w:ind w:left="0" w:leftChars="0" w:firstLine="0" w:firstLineChars="0"/>
        <w:outlineLvl w:val="9"/>
        <w:rPr>
          <w:rFonts w:hint="eastAsia" w:ascii="Times New Roman" w:hAnsi="Times New Roman"/>
          <w:b w:val="0"/>
          <w:bCs w:val="0"/>
          <w:sz w:val="24"/>
          <w:szCs w:val="24"/>
          <w:lang w:val="en-US" w:eastAsia="zh-CN"/>
        </w:rPr>
      </w:pPr>
      <w:ins w:id="2423" w:author="L" w:date="2026-05-22T20:37:57Z">
        <w:r>
          <w:rPr>
            <w:rFonts w:hint="eastAsia" w:ascii="Times New Roman" w:hAnsi="Times New Roman" w:eastAsia="宋体" w:cs="宋体"/>
            <w:b w:val="0"/>
            <w:bCs w:val="0"/>
            <w:iCs/>
            <w:color w:val="FF0000"/>
            <w:kern w:val="2"/>
            <w:sz w:val="24"/>
            <w:szCs w:val="24"/>
            <w:lang w:val="en-US" w:eastAsia="zh-CN" w:bidi="ar-SA"/>
          </w:rPr>
          <w:t>注意：上述两个DI模块采用共板形式，分别对应NPN型、PNP型、干接点</w:t>
        </w:r>
      </w:ins>
    </w:p>
    <w:p w14:paraId="07412DA0">
      <w:pPr>
        <w:pStyle w:val="12"/>
        <w:ind w:left="0" w:leftChars="0" w:firstLine="0" w:firstLineChars="0"/>
        <w:outlineLvl w:val="2"/>
        <w:rPr>
          <w:rFonts w:hint="eastAsia" w:ascii="Times New Roman" w:hAnsi="Times New Roman"/>
          <w:b w:val="0"/>
          <w:bCs w:val="0"/>
          <w:sz w:val="24"/>
          <w:szCs w:val="24"/>
          <w:lang w:val="en-US" w:eastAsia="zh-CN"/>
        </w:rPr>
      </w:pPr>
      <w:bookmarkStart w:id="71" w:name="_Toc100"/>
      <w:bookmarkStart w:id="72" w:name="_Toc15143"/>
      <w:bookmarkStart w:id="73" w:name="_Toc27162"/>
      <w:bookmarkStart w:id="74" w:name="_Toc11342"/>
      <w:r>
        <w:rPr>
          <w:rFonts w:hint="eastAsia" w:ascii="Times New Roman" w:hAnsi="Times New Roman"/>
          <w:b/>
          <w:bCs/>
          <w:sz w:val="28"/>
          <w:szCs w:val="28"/>
          <w:lang w:val="en-US" w:eastAsia="zh-CN"/>
        </w:rPr>
        <w:t>2.3.</w:t>
      </w:r>
      <w:ins w:id="2424" w:author="L" w:date="2026-08-31T15:21:28Z">
        <w:r>
          <w:rPr>
            <w:rFonts w:hint="eastAsia" w:ascii="Times New Roman" w:hAnsi="Times New Roman"/>
            <w:b/>
            <w:bCs/>
            <w:sz w:val="28"/>
            <w:szCs w:val="28"/>
            <w:lang w:val="en-US" w:eastAsia="zh-CN"/>
          </w:rPr>
          <w:t>4</w:t>
        </w:r>
      </w:ins>
      <w:del w:id="2425" w:author="L" w:date="2026-08-31T15:21:28Z">
        <w:r>
          <w:rPr>
            <w:rFonts w:hint="eastAsia" w:ascii="Times New Roman" w:hAnsi="Times New Roman"/>
            <w:b/>
            <w:bCs/>
            <w:sz w:val="28"/>
            <w:szCs w:val="28"/>
            <w:lang w:val="en-US" w:eastAsia="zh-CN"/>
          </w:rPr>
          <w:delText>3</w:delText>
        </w:r>
      </w:del>
      <w:r>
        <w:rPr>
          <w:rFonts w:hint="eastAsia" w:ascii="Times New Roman" w:hAnsi="Times New Roman"/>
          <w:b/>
          <w:bCs/>
          <w:sz w:val="28"/>
          <w:szCs w:val="28"/>
          <w:lang w:val="en-US" w:eastAsia="zh-CN"/>
        </w:rPr>
        <w:t xml:space="preserve"> DO模块</w:t>
      </w:r>
      <w:bookmarkEnd w:id="71"/>
      <w:bookmarkEnd w:id="72"/>
      <w:bookmarkEnd w:id="73"/>
      <w:bookmarkEnd w:id="74"/>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56887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26" w:author="L" w:date="2026-05-22T20:38:46Z"/>
        </w:trPr>
        <w:tc>
          <w:tcPr>
            <w:tcW w:w="5000" w:type="pct"/>
            <w:gridSpan w:val="10"/>
            <w:tcBorders>
              <w:top w:val="single" w:color="auto" w:sz="4" w:space="0"/>
            </w:tcBorders>
            <w:noWrap w:val="0"/>
            <w:vAlign w:val="top"/>
          </w:tcPr>
          <w:p w14:paraId="4A3CFAC7">
            <w:pPr>
              <w:jc w:val="center"/>
              <w:rPr>
                <w:ins w:id="2427" w:author="L" w:date="2026-05-22T20:38:46Z"/>
                <w:rFonts w:hint="eastAsia" w:ascii="Times New Roman" w:hAnsi="Times New Roman"/>
                <w:vertAlign w:val="baseline"/>
                <w:lang w:val="en-US" w:eastAsia="zh-CN"/>
              </w:rPr>
            </w:pPr>
            <w:ins w:id="2428" w:author="L" w:date="2026-05-22T20:38:46Z">
              <w:r>
                <w:rPr>
                  <w:rFonts w:hint="eastAsia" w:ascii="Times New Roman" w:hAnsi="Times New Roman"/>
                  <w:vertAlign w:val="baseline"/>
                  <w:lang w:val="en-US" w:eastAsia="zh-CN"/>
                </w:rPr>
                <w:t>N2161模块（PNP）</w:t>
              </w:r>
            </w:ins>
          </w:p>
        </w:tc>
      </w:tr>
      <w:tr w14:paraId="7F8D9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29" w:author="L" w:date="2026-05-22T20:38:46Z"/>
        </w:trPr>
        <w:tc>
          <w:tcPr>
            <w:tcW w:w="639" w:type="pct"/>
            <w:tcBorders>
              <w:top w:val="single" w:color="auto" w:sz="4" w:space="0"/>
            </w:tcBorders>
            <w:noWrap w:val="0"/>
            <w:vAlign w:val="top"/>
          </w:tcPr>
          <w:p w14:paraId="07A3306C">
            <w:pPr>
              <w:jc w:val="center"/>
              <w:rPr>
                <w:ins w:id="2430" w:author="L" w:date="2026-05-22T20:38:46Z"/>
                <w:rFonts w:hint="default" w:ascii="Times New Roman" w:hAnsi="Times New Roman"/>
                <w:vertAlign w:val="baseline"/>
                <w:lang w:val="en-US" w:eastAsia="zh-CN"/>
              </w:rPr>
            </w:pPr>
            <w:ins w:id="2431" w:author="L" w:date="2026-05-22T20:38:46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9501585">
            <w:pPr>
              <w:jc w:val="center"/>
              <w:rPr>
                <w:ins w:id="2432" w:author="L" w:date="2026-05-22T20:38:46Z"/>
                <w:rFonts w:hint="default" w:ascii="Times New Roman" w:hAnsi="Times New Roman" w:eastAsiaTheme="minorEastAsia" w:cstheme="minorBidi"/>
                <w:kern w:val="2"/>
                <w:sz w:val="21"/>
                <w:szCs w:val="24"/>
                <w:vertAlign w:val="baseline"/>
                <w:lang w:val="en-US" w:eastAsia="zh-CN" w:bidi="ar-SA"/>
              </w:rPr>
            </w:pPr>
            <w:ins w:id="2433" w:author="L" w:date="2026-05-22T20:38:46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0939CA46">
            <w:pPr>
              <w:jc w:val="center"/>
              <w:rPr>
                <w:ins w:id="2434" w:author="L" w:date="2026-05-22T20:38:46Z"/>
                <w:rFonts w:hint="default" w:ascii="Times New Roman" w:hAnsi="Times New Roman" w:eastAsiaTheme="minorEastAsia" w:cstheme="minorBidi"/>
                <w:kern w:val="2"/>
                <w:sz w:val="21"/>
                <w:szCs w:val="24"/>
                <w:vertAlign w:val="baseline"/>
                <w:lang w:val="en-US" w:eastAsia="zh-CN" w:bidi="ar-SA"/>
              </w:rPr>
            </w:pPr>
            <w:ins w:id="2435" w:author="L" w:date="2026-05-22T20:38:46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56FC1FF1">
            <w:pPr>
              <w:jc w:val="center"/>
              <w:rPr>
                <w:ins w:id="2436" w:author="L" w:date="2026-05-22T20:38:46Z"/>
                <w:rFonts w:hint="default" w:ascii="Times New Roman" w:hAnsi="Times New Roman" w:eastAsiaTheme="minorEastAsia" w:cstheme="minorBidi"/>
                <w:kern w:val="2"/>
                <w:sz w:val="21"/>
                <w:szCs w:val="24"/>
                <w:vertAlign w:val="baseline"/>
                <w:lang w:val="en-US" w:eastAsia="zh-CN" w:bidi="ar-SA"/>
              </w:rPr>
            </w:pPr>
            <w:ins w:id="2437" w:author="L" w:date="2026-05-22T20:38:46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9DF8E17">
            <w:pPr>
              <w:jc w:val="center"/>
              <w:rPr>
                <w:ins w:id="2438" w:author="L" w:date="2026-05-22T20:38:46Z"/>
                <w:rFonts w:hint="default" w:ascii="Times New Roman" w:hAnsi="Times New Roman" w:eastAsiaTheme="minorEastAsia" w:cstheme="minorBidi"/>
                <w:kern w:val="2"/>
                <w:sz w:val="21"/>
                <w:szCs w:val="24"/>
                <w:vertAlign w:val="baseline"/>
                <w:lang w:val="en-US" w:eastAsia="zh-CN" w:bidi="ar-SA"/>
              </w:rPr>
            </w:pPr>
            <w:ins w:id="2439" w:author="L" w:date="2026-05-22T20:38:46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41536776">
            <w:pPr>
              <w:jc w:val="center"/>
              <w:rPr>
                <w:ins w:id="2440" w:author="L" w:date="2026-05-22T20:38:46Z"/>
                <w:rFonts w:hint="default" w:ascii="Times New Roman" w:hAnsi="Times New Roman" w:eastAsiaTheme="minorEastAsia" w:cstheme="minorBidi"/>
                <w:kern w:val="2"/>
                <w:sz w:val="21"/>
                <w:szCs w:val="24"/>
                <w:vertAlign w:val="baseline"/>
                <w:lang w:val="en-US" w:eastAsia="zh-CN" w:bidi="ar-SA"/>
              </w:rPr>
            </w:pPr>
            <w:ins w:id="2441" w:author="L" w:date="2026-05-22T20:38:46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5074379C">
            <w:pPr>
              <w:jc w:val="center"/>
              <w:rPr>
                <w:ins w:id="2442" w:author="L" w:date="2026-05-22T20:38:46Z"/>
                <w:rFonts w:hint="default" w:ascii="Times New Roman" w:hAnsi="Times New Roman" w:eastAsiaTheme="minorEastAsia" w:cstheme="minorBidi"/>
                <w:kern w:val="2"/>
                <w:sz w:val="21"/>
                <w:szCs w:val="24"/>
                <w:vertAlign w:val="baseline"/>
                <w:lang w:val="en-US" w:eastAsia="zh-CN" w:bidi="ar-SA"/>
              </w:rPr>
            </w:pPr>
            <w:ins w:id="2443" w:author="L" w:date="2026-05-22T20:38:46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5E3E2102">
            <w:pPr>
              <w:jc w:val="center"/>
              <w:rPr>
                <w:ins w:id="2444" w:author="L" w:date="2026-05-22T20:38:46Z"/>
                <w:rFonts w:hint="default" w:ascii="Times New Roman" w:hAnsi="Times New Roman"/>
                <w:vertAlign w:val="baseline"/>
                <w:lang w:val="en-US" w:eastAsia="zh-CN"/>
              </w:rPr>
            </w:pPr>
            <w:ins w:id="2445" w:author="L" w:date="2026-05-22T20:38:46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0BFEB829">
            <w:pPr>
              <w:jc w:val="center"/>
              <w:rPr>
                <w:ins w:id="2446" w:author="L" w:date="2026-05-22T20:38:46Z"/>
                <w:rFonts w:hint="default" w:ascii="Times New Roman" w:hAnsi="Times New Roman"/>
                <w:vertAlign w:val="baseline"/>
                <w:lang w:val="en-US" w:eastAsia="zh-CN"/>
              </w:rPr>
            </w:pPr>
            <w:ins w:id="2447" w:author="L" w:date="2026-05-22T20:38:46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70A8BEDD">
            <w:pPr>
              <w:jc w:val="center"/>
              <w:rPr>
                <w:ins w:id="2448" w:author="L" w:date="2026-05-22T20:38:46Z"/>
                <w:rFonts w:hint="default" w:ascii="Times New Roman" w:hAnsi="Times New Roman"/>
                <w:vertAlign w:val="baseline"/>
                <w:lang w:val="en-US" w:eastAsia="zh-CN"/>
              </w:rPr>
            </w:pPr>
            <w:ins w:id="2449" w:author="L" w:date="2026-05-22T20:38:46Z">
              <w:r>
                <w:rPr>
                  <w:rFonts w:hint="eastAsia" w:ascii="Times New Roman" w:hAnsi="Times New Roman"/>
                  <w:vertAlign w:val="baseline"/>
                  <w:lang w:val="en-US" w:eastAsia="zh-CN"/>
                </w:rPr>
                <w:t>B9</w:t>
              </w:r>
            </w:ins>
          </w:p>
        </w:tc>
      </w:tr>
      <w:tr w14:paraId="7644D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50" w:author="L" w:date="2026-05-22T20:38:46Z"/>
        </w:trPr>
        <w:tc>
          <w:tcPr>
            <w:tcW w:w="639" w:type="pct"/>
            <w:noWrap w:val="0"/>
            <w:vAlign w:val="top"/>
          </w:tcPr>
          <w:p w14:paraId="0FAB1CD4">
            <w:pPr>
              <w:jc w:val="center"/>
              <w:rPr>
                <w:ins w:id="2451" w:author="L" w:date="2026-05-22T20:38:46Z"/>
                <w:rFonts w:hint="default" w:ascii="Times New Roman" w:hAnsi="Times New Roman"/>
                <w:vertAlign w:val="baseline"/>
                <w:lang w:val="en-US" w:eastAsia="zh-CN"/>
              </w:rPr>
            </w:pPr>
            <w:ins w:id="2452" w:author="L" w:date="2026-05-22T20:38:46Z">
              <w:r>
                <w:rPr>
                  <w:rFonts w:hint="eastAsia" w:ascii="Times New Roman" w:hAnsi="Times New Roman"/>
                  <w:vertAlign w:val="baseline"/>
                  <w:lang w:val="en-US" w:eastAsia="zh-CN"/>
                </w:rPr>
                <w:t>名称</w:t>
              </w:r>
            </w:ins>
          </w:p>
        </w:tc>
        <w:tc>
          <w:tcPr>
            <w:tcW w:w="489" w:type="pct"/>
            <w:noWrap w:val="0"/>
            <w:vAlign w:val="top"/>
          </w:tcPr>
          <w:p w14:paraId="46E5A2F2">
            <w:pPr>
              <w:jc w:val="center"/>
              <w:rPr>
                <w:ins w:id="2453" w:author="L" w:date="2026-05-22T20:38:46Z"/>
                <w:rFonts w:hint="default" w:ascii="Times New Roman" w:hAnsi="Times New Roman"/>
                <w:vertAlign w:val="baseline"/>
                <w:lang w:val="en-US" w:eastAsia="zh-CN"/>
              </w:rPr>
            </w:pPr>
            <w:ins w:id="2454" w:author="L" w:date="2026-05-22T20:38:46Z">
              <w:r>
                <w:rPr>
                  <w:rFonts w:hint="eastAsia" w:ascii="Times New Roman" w:hAnsi="Times New Roman"/>
                  <w:vertAlign w:val="baseline"/>
                  <w:lang w:val="en-US" w:eastAsia="zh-CN"/>
                </w:rPr>
                <w:t>DO2</w:t>
              </w:r>
            </w:ins>
          </w:p>
        </w:tc>
        <w:tc>
          <w:tcPr>
            <w:tcW w:w="483" w:type="pct"/>
            <w:noWrap w:val="0"/>
            <w:vAlign w:val="top"/>
          </w:tcPr>
          <w:p w14:paraId="7952A0B2">
            <w:pPr>
              <w:jc w:val="center"/>
              <w:rPr>
                <w:ins w:id="2455" w:author="L" w:date="2026-05-22T20:38:46Z"/>
                <w:rFonts w:hint="default" w:ascii="Times New Roman" w:hAnsi="Times New Roman"/>
                <w:vertAlign w:val="baseline"/>
                <w:lang w:val="en-US" w:eastAsia="zh-CN"/>
              </w:rPr>
            </w:pPr>
            <w:ins w:id="2456" w:author="L" w:date="2026-05-22T20:38:46Z">
              <w:r>
                <w:rPr>
                  <w:rFonts w:hint="eastAsia" w:ascii="Times New Roman" w:hAnsi="Times New Roman"/>
                  <w:vertAlign w:val="baseline"/>
                  <w:lang w:val="en-US" w:eastAsia="zh-CN"/>
                </w:rPr>
                <w:t>DO4</w:t>
              </w:r>
            </w:ins>
          </w:p>
        </w:tc>
        <w:tc>
          <w:tcPr>
            <w:tcW w:w="489" w:type="pct"/>
            <w:noWrap w:val="0"/>
            <w:vAlign w:val="top"/>
          </w:tcPr>
          <w:p w14:paraId="06C35DDE">
            <w:pPr>
              <w:jc w:val="center"/>
              <w:rPr>
                <w:ins w:id="2457" w:author="L" w:date="2026-05-22T20:38:46Z"/>
                <w:rFonts w:hint="default" w:ascii="Times New Roman" w:hAnsi="Times New Roman" w:eastAsiaTheme="minorEastAsia" w:cstheme="minorBidi"/>
                <w:kern w:val="2"/>
                <w:sz w:val="21"/>
                <w:szCs w:val="24"/>
                <w:vertAlign w:val="baseline"/>
                <w:lang w:val="en-US" w:eastAsia="zh-CN" w:bidi="ar-SA"/>
              </w:rPr>
            </w:pPr>
            <w:ins w:id="2458" w:author="L" w:date="2026-05-22T20:38:46Z">
              <w:r>
                <w:rPr>
                  <w:rFonts w:hint="eastAsia" w:ascii="Times New Roman" w:hAnsi="Times New Roman"/>
                  <w:vertAlign w:val="baseline"/>
                  <w:lang w:val="en-US" w:eastAsia="zh-CN"/>
                </w:rPr>
                <w:t>DO6</w:t>
              </w:r>
            </w:ins>
          </w:p>
        </w:tc>
        <w:tc>
          <w:tcPr>
            <w:tcW w:w="489" w:type="pct"/>
            <w:noWrap w:val="0"/>
            <w:vAlign w:val="top"/>
          </w:tcPr>
          <w:p w14:paraId="4BEF5D90">
            <w:pPr>
              <w:jc w:val="center"/>
              <w:rPr>
                <w:ins w:id="2459" w:author="L" w:date="2026-05-22T20:38:46Z"/>
                <w:rFonts w:hint="default" w:ascii="Times New Roman" w:hAnsi="Times New Roman" w:eastAsiaTheme="minorEastAsia" w:cstheme="minorBidi"/>
                <w:kern w:val="2"/>
                <w:sz w:val="21"/>
                <w:szCs w:val="24"/>
                <w:vertAlign w:val="baseline"/>
                <w:lang w:val="en-US" w:eastAsia="zh-CN" w:bidi="ar-SA"/>
              </w:rPr>
            </w:pPr>
            <w:ins w:id="2460" w:author="L" w:date="2026-05-22T20:38:46Z">
              <w:r>
                <w:rPr>
                  <w:rFonts w:hint="eastAsia" w:ascii="Times New Roman" w:hAnsi="Times New Roman"/>
                  <w:vertAlign w:val="baseline"/>
                  <w:lang w:val="en-US" w:eastAsia="zh-CN"/>
                </w:rPr>
                <w:t>DO8</w:t>
              </w:r>
            </w:ins>
          </w:p>
        </w:tc>
        <w:tc>
          <w:tcPr>
            <w:tcW w:w="489" w:type="pct"/>
            <w:noWrap w:val="0"/>
            <w:vAlign w:val="top"/>
          </w:tcPr>
          <w:p w14:paraId="4A91F0B8">
            <w:pPr>
              <w:jc w:val="center"/>
              <w:rPr>
                <w:ins w:id="2461" w:author="L" w:date="2026-05-22T20:38:46Z"/>
                <w:rFonts w:hint="default" w:ascii="Times New Roman" w:hAnsi="Times New Roman"/>
                <w:vertAlign w:val="baseline"/>
                <w:lang w:val="en-US" w:eastAsia="zh-CN"/>
              </w:rPr>
            </w:pPr>
            <w:ins w:id="2462" w:author="L" w:date="2026-05-22T20:38:46Z">
              <w:r>
                <w:rPr>
                  <w:rFonts w:hint="eastAsia" w:ascii="Times New Roman" w:hAnsi="Times New Roman"/>
                  <w:vertAlign w:val="baseline"/>
                  <w:lang w:val="en-US" w:eastAsia="zh-CN"/>
                </w:rPr>
                <w:t>DO10</w:t>
              </w:r>
            </w:ins>
          </w:p>
        </w:tc>
        <w:tc>
          <w:tcPr>
            <w:tcW w:w="489" w:type="pct"/>
            <w:noWrap w:val="0"/>
            <w:vAlign w:val="top"/>
          </w:tcPr>
          <w:p w14:paraId="66B458A5">
            <w:pPr>
              <w:jc w:val="center"/>
              <w:rPr>
                <w:ins w:id="2463" w:author="L" w:date="2026-05-22T20:38:46Z"/>
                <w:rFonts w:hint="default" w:ascii="Times New Roman" w:hAnsi="Times New Roman"/>
                <w:vertAlign w:val="baseline"/>
                <w:lang w:val="en-US" w:eastAsia="zh-CN"/>
              </w:rPr>
            </w:pPr>
            <w:ins w:id="2464" w:author="L" w:date="2026-05-22T20:38:46Z">
              <w:r>
                <w:rPr>
                  <w:rFonts w:hint="eastAsia" w:ascii="Times New Roman" w:hAnsi="Times New Roman"/>
                  <w:vertAlign w:val="baseline"/>
                  <w:lang w:val="en-US" w:eastAsia="zh-CN"/>
                </w:rPr>
                <w:t>DO12</w:t>
              </w:r>
            </w:ins>
          </w:p>
        </w:tc>
        <w:tc>
          <w:tcPr>
            <w:tcW w:w="489" w:type="pct"/>
            <w:noWrap w:val="0"/>
            <w:vAlign w:val="top"/>
          </w:tcPr>
          <w:p w14:paraId="7E4F457B">
            <w:pPr>
              <w:jc w:val="center"/>
              <w:rPr>
                <w:ins w:id="2465" w:author="L" w:date="2026-05-22T20:38:46Z"/>
                <w:rFonts w:hint="default" w:ascii="Times New Roman" w:hAnsi="Times New Roman"/>
                <w:vertAlign w:val="baseline"/>
                <w:lang w:val="en-US" w:eastAsia="zh-CN"/>
              </w:rPr>
            </w:pPr>
            <w:ins w:id="2466" w:author="L" w:date="2026-05-22T20:38:46Z">
              <w:r>
                <w:rPr>
                  <w:rFonts w:hint="eastAsia" w:ascii="Times New Roman" w:hAnsi="Times New Roman"/>
                  <w:vertAlign w:val="baseline"/>
                  <w:lang w:val="en-US" w:eastAsia="zh-CN"/>
                </w:rPr>
                <w:t>DO14</w:t>
              </w:r>
            </w:ins>
          </w:p>
        </w:tc>
        <w:tc>
          <w:tcPr>
            <w:tcW w:w="525" w:type="pct"/>
            <w:noWrap w:val="0"/>
            <w:vAlign w:val="top"/>
          </w:tcPr>
          <w:p w14:paraId="3C7EDBF0">
            <w:pPr>
              <w:jc w:val="center"/>
              <w:rPr>
                <w:ins w:id="2467" w:author="L" w:date="2026-05-22T20:38:46Z"/>
                <w:rFonts w:hint="default" w:ascii="Times New Roman" w:hAnsi="Times New Roman"/>
                <w:vertAlign w:val="baseline"/>
                <w:lang w:val="en-US" w:eastAsia="zh-CN"/>
              </w:rPr>
            </w:pPr>
            <w:ins w:id="2468" w:author="L" w:date="2026-05-22T20:38:46Z">
              <w:r>
                <w:rPr>
                  <w:rFonts w:hint="eastAsia" w:ascii="Times New Roman" w:hAnsi="Times New Roman"/>
                  <w:vertAlign w:val="baseline"/>
                  <w:lang w:val="en-US" w:eastAsia="zh-CN"/>
                </w:rPr>
                <w:t>DO16</w:t>
              </w:r>
            </w:ins>
          </w:p>
        </w:tc>
        <w:tc>
          <w:tcPr>
            <w:tcW w:w="412" w:type="pct"/>
            <w:noWrap w:val="0"/>
            <w:vAlign w:val="top"/>
          </w:tcPr>
          <w:p w14:paraId="07D3B649">
            <w:pPr>
              <w:jc w:val="center"/>
              <w:rPr>
                <w:ins w:id="2469" w:author="L" w:date="2026-05-22T20:38:46Z"/>
                <w:rFonts w:hint="default" w:ascii="Times New Roman" w:hAnsi="Times New Roman"/>
                <w:vertAlign w:val="baseline"/>
                <w:lang w:val="en-US" w:eastAsia="zh-CN"/>
              </w:rPr>
            </w:pPr>
            <w:ins w:id="2470" w:author="L" w:date="2026-05-22T20:38:46Z">
              <w:r>
                <w:rPr>
                  <w:rFonts w:hint="eastAsia" w:ascii="Times New Roman" w:hAnsi="Times New Roman"/>
                  <w:vertAlign w:val="baseline"/>
                  <w:lang w:val="en-US" w:eastAsia="zh-CN"/>
                </w:rPr>
                <w:t>PE</w:t>
              </w:r>
            </w:ins>
          </w:p>
        </w:tc>
      </w:tr>
      <w:tr w14:paraId="00D4B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71" w:author="L" w:date="2026-05-22T20:38:46Z"/>
        </w:trPr>
        <w:tc>
          <w:tcPr>
            <w:tcW w:w="639" w:type="pct"/>
            <w:noWrap w:val="0"/>
            <w:vAlign w:val="top"/>
          </w:tcPr>
          <w:p w14:paraId="24EF8723">
            <w:pPr>
              <w:jc w:val="center"/>
              <w:rPr>
                <w:ins w:id="2472" w:author="L" w:date="2026-05-22T20:38:46Z"/>
                <w:rFonts w:hint="default" w:ascii="Times New Roman" w:hAnsi="Times New Roman"/>
                <w:vertAlign w:val="baseline"/>
                <w:lang w:val="en-US" w:eastAsia="zh-CN"/>
              </w:rPr>
            </w:pPr>
            <w:ins w:id="2473" w:author="L" w:date="2026-05-22T20:38:46Z">
              <w:r>
                <w:rPr>
                  <w:rFonts w:hint="eastAsia" w:ascii="Times New Roman" w:hAnsi="Times New Roman"/>
                  <w:vertAlign w:val="baseline"/>
                  <w:lang w:val="en-US" w:eastAsia="zh-CN"/>
                </w:rPr>
                <w:t>端口号</w:t>
              </w:r>
            </w:ins>
          </w:p>
        </w:tc>
        <w:tc>
          <w:tcPr>
            <w:tcW w:w="489" w:type="pct"/>
            <w:noWrap w:val="0"/>
            <w:vAlign w:val="top"/>
          </w:tcPr>
          <w:p w14:paraId="6777A82C">
            <w:pPr>
              <w:jc w:val="center"/>
              <w:rPr>
                <w:ins w:id="2474" w:author="L" w:date="2026-05-22T20:38:46Z"/>
                <w:rFonts w:hint="default" w:ascii="Times New Roman" w:hAnsi="Times New Roman"/>
                <w:vertAlign w:val="baseline"/>
                <w:lang w:val="en-US" w:eastAsia="zh-CN"/>
              </w:rPr>
            </w:pPr>
            <w:ins w:id="2475" w:author="L" w:date="2026-05-22T20:38:46Z">
              <w:r>
                <w:rPr>
                  <w:rFonts w:hint="eastAsia" w:ascii="Times New Roman" w:hAnsi="Times New Roman"/>
                  <w:vertAlign w:val="baseline"/>
                  <w:lang w:val="en-US" w:eastAsia="zh-CN"/>
                </w:rPr>
                <w:t>A1</w:t>
              </w:r>
            </w:ins>
          </w:p>
        </w:tc>
        <w:tc>
          <w:tcPr>
            <w:tcW w:w="483" w:type="pct"/>
            <w:noWrap w:val="0"/>
            <w:vAlign w:val="top"/>
          </w:tcPr>
          <w:p w14:paraId="4686DC58">
            <w:pPr>
              <w:jc w:val="center"/>
              <w:rPr>
                <w:ins w:id="2476" w:author="L" w:date="2026-05-22T20:38:46Z"/>
                <w:rFonts w:hint="default" w:ascii="Times New Roman" w:hAnsi="Times New Roman"/>
                <w:vertAlign w:val="baseline"/>
                <w:lang w:val="en-US" w:eastAsia="zh-CN"/>
              </w:rPr>
            </w:pPr>
            <w:ins w:id="2477" w:author="L" w:date="2026-05-22T20:38:46Z">
              <w:r>
                <w:rPr>
                  <w:rFonts w:hint="eastAsia" w:ascii="Times New Roman" w:hAnsi="Times New Roman"/>
                  <w:vertAlign w:val="baseline"/>
                  <w:lang w:val="en-US" w:eastAsia="zh-CN"/>
                </w:rPr>
                <w:t>A2</w:t>
              </w:r>
            </w:ins>
          </w:p>
        </w:tc>
        <w:tc>
          <w:tcPr>
            <w:tcW w:w="489" w:type="pct"/>
            <w:noWrap w:val="0"/>
            <w:vAlign w:val="top"/>
          </w:tcPr>
          <w:p w14:paraId="1C633115">
            <w:pPr>
              <w:jc w:val="center"/>
              <w:rPr>
                <w:ins w:id="2478" w:author="L" w:date="2026-05-22T20:38:46Z"/>
                <w:rFonts w:hint="default" w:ascii="Times New Roman" w:hAnsi="Times New Roman"/>
                <w:vertAlign w:val="baseline"/>
                <w:lang w:val="en-US" w:eastAsia="zh-CN"/>
              </w:rPr>
            </w:pPr>
            <w:ins w:id="2479" w:author="L" w:date="2026-05-22T20:38:46Z">
              <w:r>
                <w:rPr>
                  <w:rFonts w:hint="eastAsia" w:ascii="Times New Roman" w:hAnsi="Times New Roman"/>
                  <w:vertAlign w:val="baseline"/>
                  <w:lang w:val="en-US" w:eastAsia="zh-CN"/>
                </w:rPr>
                <w:t>A3</w:t>
              </w:r>
            </w:ins>
          </w:p>
        </w:tc>
        <w:tc>
          <w:tcPr>
            <w:tcW w:w="489" w:type="pct"/>
            <w:noWrap w:val="0"/>
            <w:vAlign w:val="top"/>
          </w:tcPr>
          <w:p w14:paraId="3629B522">
            <w:pPr>
              <w:jc w:val="center"/>
              <w:rPr>
                <w:ins w:id="2480" w:author="L" w:date="2026-05-22T20:38:46Z"/>
                <w:rFonts w:hint="default" w:ascii="Times New Roman" w:hAnsi="Times New Roman"/>
                <w:vertAlign w:val="baseline"/>
                <w:lang w:val="en-US" w:eastAsia="zh-CN"/>
              </w:rPr>
            </w:pPr>
            <w:ins w:id="2481" w:author="L" w:date="2026-05-22T20:38:46Z">
              <w:r>
                <w:rPr>
                  <w:rFonts w:hint="eastAsia" w:ascii="Times New Roman" w:hAnsi="Times New Roman"/>
                  <w:vertAlign w:val="baseline"/>
                  <w:lang w:val="en-US" w:eastAsia="zh-CN"/>
                </w:rPr>
                <w:t>A4</w:t>
              </w:r>
            </w:ins>
          </w:p>
        </w:tc>
        <w:tc>
          <w:tcPr>
            <w:tcW w:w="489" w:type="pct"/>
            <w:noWrap w:val="0"/>
            <w:vAlign w:val="top"/>
          </w:tcPr>
          <w:p w14:paraId="2CE083CF">
            <w:pPr>
              <w:jc w:val="center"/>
              <w:rPr>
                <w:ins w:id="2482" w:author="L" w:date="2026-05-22T20:38:46Z"/>
                <w:rFonts w:hint="default" w:ascii="Times New Roman" w:hAnsi="Times New Roman"/>
                <w:vertAlign w:val="baseline"/>
                <w:lang w:val="en-US" w:eastAsia="zh-CN"/>
              </w:rPr>
            </w:pPr>
            <w:ins w:id="2483" w:author="L" w:date="2026-05-22T20:38:46Z">
              <w:r>
                <w:rPr>
                  <w:rFonts w:hint="eastAsia" w:ascii="Times New Roman" w:hAnsi="Times New Roman"/>
                  <w:vertAlign w:val="baseline"/>
                  <w:lang w:val="en-US" w:eastAsia="zh-CN"/>
                </w:rPr>
                <w:t>A5</w:t>
              </w:r>
            </w:ins>
          </w:p>
        </w:tc>
        <w:tc>
          <w:tcPr>
            <w:tcW w:w="489" w:type="pct"/>
            <w:noWrap w:val="0"/>
            <w:vAlign w:val="top"/>
          </w:tcPr>
          <w:p w14:paraId="36A66AE7">
            <w:pPr>
              <w:jc w:val="center"/>
              <w:rPr>
                <w:ins w:id="2484" w:author="L" w:date="2026-05-22T20:38:46Z"/>
                <w:rFonts w:hint="default" w:ascii="Times New Roman" w:hAnsi="Times New Roman"/>
                <w:vertAlign w:val="baseline"/>
                <w:lang w:val="en-US" w:eastAsia="zh-CN"/>
              </w:rPr>
            </w:pPr>
            <w:ins w:id="2485" w:author="L" w:date="2026-05-22T20:38:46Z">
              <w:r>
                <w:rPr>
                  <w:rFonts w:hint="eastAsia" w:ascii="Times New Roman" w:hAnsi="Times New Roman"/>
                  <w:vertAlign w:val="baseline"/>
                  <w:lang w:val="en-US" w:eastAsia="zh-CN"/>
                </w:rPr>
                <w:t>A6</w:t>
              </w:r>
            </w:ins>
          </w:p>
        </w:tc>
        <w:tc>
          <w:tcPr>
            <w:tcW w:w="489" w:type="pct"/>
            <w:noWrap w:val="0"/>
            <w:vAlign w:val="top"/>
          </w:tcPr>
          <w:p w14:paraId="58CCF0B9">
            <w:pPr>
              <w:jc w:val="center"/>
              <w:rPr>
                <w:ins w:id="2486" w:author="L" w:date="2026-05-22T20:38:46Z"/>
                <w:rFonts w:hint="default" w:ascii="Times New Roman" w:hAnsi="Times New Roman"/>
                <w:vertAlign w:val="baseline"/>
                <w:lang w:val="en-US" w:eastAsia="zh-CN"/>
              </w:rPr>
            </w:pPr>
            <w:ins w:id="2487" w:author="L" w:date="2026-05-22T20:38:46Z">
              <w:r>
                <w:rPr>
                  <w:rFonts w:hint="eastAsia" w:ascii="Times New Roman" w:hAnsi="Times New Roman"/>
                  <w:vertAlign w:val="baseline"/>
                  <w:lang w:val="en-US" w:eastAsia="zh-CN"/>
                </w:rPr>
                <w:t>A7</w:t>
              </w:r>
            </w:ins>
          </w:p>
        </w:tc>
        <w:tc>
          <w:tcPr>
            <w:tcW w:w="525" w:type="pct"/>
            <w:noWrap w:val="0"/>
            <w:vAlign w:val="top"/>
          </w:tcPr>
          <w:p w14:paraId="0CB36738">
            <w:pPr>
              <w:jc w:val="center"/>
              <w:rPr>
                <w:ins w:id="2488" w:author="L" w:date="2026-05-22T20:38:46Z"/>
                <w:rFonts w:hint="default" w:ascii="Times New Roman" w:hAnsi="Times New Roman"/>
                <w:vertAlign w:val="baseline"/>
                <w:lang w:val="en-US" w:eastAsia="zh-CN"/>
              </w:rPr>
            </w:pPr>
            <w:ins w:id="2489" w:author="L" w:date="2026-05-22T20:38:46Z">
              <w:r>
                <w:rPr>
                  <w:rFonts w:hint="eastAsia" w:ascii="Times New Roman" w:hAnsi="Times New Roman"/>
                  <w:vertAlign w:val="baseline"/>
                  <w:lang w:val="en-US" w:eastAsia="zh-CN"/>
                </w:rPr>
                <w:t>A8</w:t>
              </w:r>
            </w:ins>
          </w:p>
        </w:tc>
        <w:tc>
          <w:tcPr>
            <w:tcW w:w="412" w:type="pct"/>
            <w:noWrap w:val="0"/>
            <w:vAlign w:val="top"/>
          </w:tcPr>
          <w:p w14:paraId="640FCF6E">
            <w:pPr>
              <w:jc w:val="center"/>
              <w:rPr>
                <w:ins w:id="2490" w:author="L" w:date="2026-05-22T20:38:46Z"/>
                <w:rFonts w:hint="default" w:ascii="Times New Roman" w:hAnsi="Times New Roman"/>
                <w:vertAlign w:val="baseline"/>
                <w:lang w:val="en-US" w:eastAsia="zh-CN"/>
              </w:rPr>
            </w:pPr>
            <w:ins w:id="2491" w:author="L" w:date="2026-05-22T20:38:46Z">
              <w:r>
                <w:rPr>
                  <w:rFonts w:hint="eastAsia" w:ascii="Times New Roman" w:hAnsi="Times New Roman"/>
                  <w:vertAlign w:val="baseline"/>
                  <w:lang w:val="en-US" w:eastAsia="zh-CN"/>
                </w:rPr>
                <w:t>A9</w:t>
              </w:r>
            </w:ins>
          </w:p>
        </w:tc>
      </w:tr>
      <w:tr w14:paraId="3AEA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492" w:author="L" w:date="2026-05-22T20:38:46Z"/>
        </w:trPr>
        <w:tc>
          <w:tcPr>
            <w:tcW w:w="639" w:type="pct"/>
            <w:noWrap w:val="0"/>
            <w:vAlign w:val="top"/>
          </w:tcPr>
          <w:p w14:paraId="497C222C">
            <w:pPr>
              <w:jc w:val="center"/>
              <w:rPr>
                <w:ins w:id="2493" w:author="L" w:date="2026-05-22T20:38:46Z"/>
                <w:rFonts w:hint="default" w:ascii="Times New Roman" w:hAnsi="Times New Roman"/>
                <w:vertAlign w:val="baseline"/>
                <w:lang w:val="en-US" w:eastAsia="zh-CN"/>
              </w:rPr>
            </w:pPr>
            <w:ins w:id="2494" w:author="L" w:date="2026-05-22T20:38:46Z">
              <w:r>
                <w:rPr>
                  <w:rFonts w:hint="eastAsia" w:ascii="Times New Roman" w:hAnsi="Times New Roman"/>
                  <w:vertAlign w:val="baseline"/>
                  <w:lang w:val="en-US" w:eastAsia="zh-CN"/>
                </w:rPr>
                <w:t>名称</w:t>
              </w:r>
            </w:ins>
          </w:p>
        </w:tc>
        <w:tc>
          <w:tcPr>
            <w:tcW w:w="489" w:type="pct"/>
            <w:noWrap w:val="0"/>
            <w:vAlign w:val="top"/>
          </w:tcPr>
          <w:p w14:paraId="478E8EA3">
            <w:pPr>
              <w:jc w:val="center"/>
              <w:rPr>
                <w:ins w:id="2495" w:author="L" w:date="2026-05-22T20:38:46Z"/>
                <w:rFonts w:hint="default" w:ascii="Times New Roman" w:hAnsi="Times New Roman"/>
                <w:vertAlign w:val="baseline"/>
                <w:lang w:val="en-US" w:eastAsia="zh-CN"/>
              </w:rPr>
            </w:pPr>
            <w:ins w:id="2496" w:author="L" w:date="2026-05-22T20:38:46Z">
              <w:r>
                <w:rPr>
                  <w:rFonts w:hint="eastAsia" w:ascii="Times New Roman" w:hAnsi="Times New Roman"/>
                  <w:vertAlign w:val="baseline"/>
                  <w:lang w:val="en-US" w:eastAsia="zh-CN"/>
                </w:rPr>
                <w:t>DO1</w:t>
              </w:r>
            </w:ins>
          </w:p>
        </w:tc>
        <w:tc>
          <w:tcPr>
            <w:tcW w:w="483" w:type="pct"/>
            <w:noWrap w:val="0"/>
            <w:vAlign w:val="top"/>
          </w:tcPr>
          <w:p w14:paraId="5EBD7661">
            <w:pPr>
              <w:jc w:val="center"/>
              <w:rPr>
                <w:ins w:id="2497" w:author="L" w:date="2026-05-22T20:38:46Z"/>
                <w:rFonts w:hint="default" w:ascii="Times New Roman" w:hAnsi="Times New Roman"/>
                <w:vertAlign w:val="baseline"/>
                <w:lang w:val="en-US" w:eastAsia="zh-CN"/>
              </w:rPr>
            </w:pPr>
            <w:ins w:id="2498" w:author="L" w:date="2026-05-22T20:38:46Z">
              <w:r>
                <w:rPr>
                  <w:rFonts w:hint="eastAsia" w:ascii="Times New Roman" w:hAnsi="Times New Roman"/>
                  <w:vertAlign w:val="baseline"/>
                  <w:lang w:val="en-US" w:eastAsia="zh-CN"/>
                </w:rPr>
                <w:t>DO3</w:t>
              </w:r>
            </w:ins>
          </w:p>
        </w:tc>
        <w:tc>
          <w:tcPr>
            <w:tcW w:w="489" w:type="pct"/>
            <w:noWrap w:val="0"/>
            <w:vAlign w:val="top"/>
          </w:tcPr>
          <w:p w14:paraId="6B27EF35">
            <w:pPr>
              <w:jc w:val="center"/>
              <w:rPr>
                <w:ins w:id="2499" w:author="L" w:date="2026-05-22T20:38:46Z"/>
                <w:rFonts w:hint="default" w:ascii="Times New Roman" w:hAnsi="Times New Roman"/>
                <w:vertAlign w:val="baseline"/>
                <w:lang w:val="en-US" w:eastAsia="zh-CN"/>
              </w:rPr>
            </w:pPr>
            <w:ins w:id="2500" w:author="L" w:date="2026-05-22T20:38:46Z">
              <w:r>
                <w:rPr>
                  <w:rFonts w:hint="eastAsia" w:ascii="Times New Roman" w:hAnsi="Times New Roman"/>
                  <w:vertAlign w:val="baseline"/>
                  <w:lang w:val="en-US" w:eastAsia="zh-CN"/>
                </w:rPr>
                <w:t>DO5</w:t>
              </w:r>
            </w:ins>
          </w:p>
        </w:tc>
        <w:tc>
          <w:tcPr>
            <w:tcW w:w="489" w:type="pct"/>
            <w:noWrap w:val="0"/>
            <w:vAlign w:val="top"/>
          </w:tcPr>
          <w:p w14:paraId="619F3736">
            <w:pPr>
              <w:jc w:val="center"/>
              <w:rPr>
                <w:ins w:id="2501" w:author="L" w:date="2026-05-22T20:38:46Z"/>
                <w:rFonts w:hint="default" w:ascii="Times New Roman" w:hAnsi="Times New Roman"/>
                <w:vertAlign w:val="baseline"/>
                <w:lang w:val="en-US" w:eastAsia="zh-CN"/>
              </w:rPr>
            </w:pPr>
            <w:ins w:id="2502" w:author="L" w:date="2026-05-22T20:38:46Z">
              <w:r>
                <w:rPr>
                  <w:rFonts w:hint="eastAsia" w:ascii="Times New Roman" w:hAnsi="Times New Roman"/>
                  <w:vertAlign w:val="baseline"/>
                  <w:lang w:val="en-US" w:eastAsia="zh-CN"/>
                </w:rPr>
                <w:t>DO7</w:t>
              </w:r>
            </w:ins>
          </w:p>
        </w:tc>
        <w:tc>
          <w:tcPr>
            <w:tcW w:w="489" w:type="pct"/>
            <w:noWrap w:val="0"/>
            <w:vAlign w:val="top"/>
          </w:tcPr>
          <w:p w14:paraId="502A3622">
            <w:pPr>
              <w:jc w:val="center"/>
              <w:rPr>
                <w:ins w:id="2503" w:author="L" w:date="2026-05-22T20:38:46Z"/>
                <w:rFonts w:hint="default" w:ascii="Times New Roman" w:hAnsi="Times New Roman"/>
                <w:vertAlign w:val="baseline"/>
                <w:lang w:val="en-US" w:eastAsia="zh-CN"/>
              </w:rPr>
            </w:pPr>
            <w:ins w:id="2504" w:author="L" w:date="2026-05-22T20:38:46Z">
              <w:r>
                <w:rPr>
                  <w:rFonts w:hint="eastAsia" w:ascii="Times New Roman" w:hAnsi="Times New Roman"/>
                  <w:vertAlign w:val="baseline"/>
                  <w:lang w:val="en-US" w:eastAsia="zh-CN"/>
                </w:rPr>
                <w:t>DO9</w:t>
              </w:r>
            </w:ins>
          </w:p>
        </w:tc>
        <w:tc>
          <w:tcPr>
            <w:tcW w:w="489" w:type="pct"/>
            <w:noWrap w:val="0"/>
            <w:vAlign w:val="top"/>
          </w:tcPr>
          <w:p w14:paraId="66CC4177">
            <w:pPr>
              <w:jc w:val="center"/>
              <w:rPr>
                <w:ins w:id="2505" w:author="L" w:date="2026-05-22T20:38:46Z"/>
                <w:rFonts w:hint="default" w:ascii="Times New Roman" w:hAnsi="Times New Roman"/>
                <w:vertAlign w:val="baseline"/>
                <w:lang w:val="en-US" w:eastAsia="zh-CN"/>
              </w:rPr>
            </w:pPr>
            <w:ins w:id="2506" w:author="L" w:date="2026-05-22T20:38:46Z">
              <w:r>
                <w:rPr>
                  <w:rFonts w:hint="eastAsia" w:ascii="Times New Roman" w:hAnsi="Times New Roman"/>
                  <w:vertAlign w:val="baseline"/>
                  <w:lang w:val="en-US" w:eastAsia="zh-CN"/>
                </w:rPr>
                <w:t>DO11</w:t>
              </w:r>
            </w:ins>
          </w:p>
        </w:tc>
        <w:tc>
          <w:tcPr>
            <w:tcW w:w="489" w:type="pct"/>
            <w:noWrap w:val="0"/>
            <w:vAlign w:val="top"/>
          </w:tcPr>
          <w:p w14:paraId="57458185">
            <w:pPr>
              <w:jc w:val="center"/>
              <w:rPr>
                <w:ins w:id="2507" w:author="L" w:date="2026-05-22T20:38:46Z"/>
                <w:rFonts w:hint="default" w:ascii="Times New Roman" w:hAnsi="Times New Roman"/>
                <w:vertAlign w:val="baseline"/>
                <w:lang w:val="en-US" w:eastAsia="zh-CN"/>
              </w:rPr>
            </w:pPr>
            <w:ins w:id="2508" w:author="L" w:date="2026-05-22T20:38:46Z">
              <w:r>
                <w:rPr>
                  <w:rFonts w:hint="eastAsia" w:ascii="Times New Roman" w:hAnsi="Times New Roman"/>
                  <w:vertAlign w:val="baseline"/>
                  <w:lang w:val="en-US" w:eastAsia="zh-CN"/>
                </w:rPr>
                <w:t>DO13</w:t>
              </w:r>
            </w:ins>
          </w:p>
        </w:tc>
        <w:tc>
          <w:tcPr>
            <w:tcW w:w="525" w:type="pct"/>
            <w:noWrap w:val="0"/>
            <w:vAlign w:val="top"/>
          </w:tcPr>
          <w:p w14:paraId="11A695CC">
            <w:pPr>
              <w:jc w:val="center"/>
              <w:rPr>
                <w:ins w:id="2509" w:author="L" w:date="2026-05-22T20:38:46Z"/>
                <w:rFonts w:hint="default" w:ascii="Times New Roman" w:hAnsi="Times New Roman"/>
                <w:vertAlign w:val="baseline"/>
                <w:lang w:val="en-US" w:eastAsia="zh-CN"/>
              </w:rPr>
            </w:pPr>
            <w:ins w:id="2510" w:author="L" w:date="2026-05-22T20:38:46Z">
              <w:r>
                <w:rPr>
                  <w:rFonts w:hint="eastAsia" w:ascii="Times New Roman" w:hAnsi="Times New Roman"/>
                  <w:vertAlign w:val="baseline"/>
                  <w:lang w:val="en-US" w:eastAsia="zh-CN"/>
                </w:rPr>
                <w:t>DO15</w:t>
              </w:r>
            </w:ins>
          </w:p>
        </w:tc>
        <w:tc>
          <w:tcPr>
            <w:tcW w:w="412" w:type="pct"/>
            <w:noWrap w:val="0"/>
            <w:vAlign w:val="top"/>
          </w:tcPr>
          <w:p w14:paraId="579C7668">
            <w:pPr>
              <w:jc w:val="center"/>
              <w:rPr>
                <w:ins w:id="2511" w:author="L" w:date="2026-05-22T20:38:46Z"/>
                <w:rFonts w:hint="default" w:ascii="Times New Roman" w:hAnsi="Times New Roman"/>
                <w:vertAlign w:val="baseline"/>
                <w:lang w:val="en-US" w:eastAsia="zh-CN"/>
              </w:rPr>
            </w:pPr>
            <w:ins w:id="2512" w:author="L" w:date="2026-05-22T20:38:46Z">
              <w:r>
                <w:rPr>
                  <w:rFonts w:hint="eastAsia" w:ascii="Times New Roman" w:hAnsi="Times New Roman"/>
                  <w:vertAlign w:val="baseline"/>
                  <w:lang w:val="en-US" w:eastAsia="zh-CN"/>
                </w:rPr>
                <w:t>COM</w:t>
              </w:r>
            </w:ins>
          </w:p>
        </w:tc>
      </w:tr>
    </w:tbl>
    <w:p w14:paraId="58E65B75">
      <w:pPr>
        <w:rPr>
          <w:ins w:id="2513" w:author="L" w:date="2026-05-22T20:38:46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485A0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14" w:author="L" w:date="2026-05-22T20:38:46Z"/>
        </w:trPr>
        <w:tc>
          <w:tcPr>
            <w:tcW w:w="5000" w:type="pct"/>
            <w:gridSpan w:val="10"/>
            <w:tcBorders>
              <w:top w:val="single" w:color="auto" w:sz="4" w:space="0"/>
            </w:tcBorders>
            <w:noWrap w:val="0"/>
            <w:vAlign w:val="top"/>
          </w:tcPr>
          <w:p w14:paraId="781DCE89">
            <w:pPr>
              <w:jc w:val="center"/>
              <w:rPr>
                <w:ins w:id="2515" w:author="L" w:date="2026-05-22T20:38:46Z"/>
                <w:rFonts w:hint="eastAsia" w:ascii="Times New Roman" w:hAnsi="Times New Roman"/>
                <w:vertAlign w:val="baseline"/>
                <w:lang w:val="en-US" w:eastAsia="zh-CN"/>
              </w:rPr>
            </w:pPr>
            <w:ins w:id="2516" w:author="L" w:date="2026-05-22T20:38:46Z">
              <w:r>
                <w:rPr>
                  <w:rFonts w:hint="eastAsia" w:ascii="Times New Roman" w:hAnsi="Times New Roman"/>
                  <w:vertAlign w:val="baseline"/>
                  <w:lang w:val="en-US" w:eastAsia="zh-CN"/>
                </w:rPr>
                <w:t>N2162模块（NPN）</w:t>
              </w:r>
            </w:ins>
          </w:p>
        </w:tc>
      </w:tr>
      <w:tr w14:paraId="73C2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17" w:author="L" w:date="2026-05-22T20:38:46Z"/>
        </w:trPr>
        <w:tc>
          <w:tcPr>
            <w:tcW w:w="639" w:type="pct"/>
            <w:tcBorders>
              <w:top w:val="single" w:color="auto" w:sz="4" w:space="0"/>
            </w:tcBorders>
            <w:noWrap w:val="0"/>
            <w:vAlign w:val="top"/>
          </w:tcPr>
          <w:p w14:paraId="3F62BAE7">
            <w:pPr>
              <w:jc w:val="center"/>
              <w:rPr>
                <w:ins w:id="2518" w:author="L" w:date="2026-05-22T20:38:46Z"/>
                <w:rFonts w:hint="default" w:ascii="Times New Roman" w:hAnsi="Times New Roman"/>
                <w:vertAlign w:val="baseline"/>
                <w:lang w:val="en-US" w:eastAsia="zh-CN"/>
              </w:rPr>
            </w:pPr>
            <w:ins w:id="2519" w:author="L" w:date="2026-05-22T20:38:46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B36FEE6">
            <w:pPr>
              <w:jc w:val="center"/>
              <w:rPr>
                <w:ins w:id="2520" w:author="L" w:date="2026-05-22T20:38:46Z"/>
                <w:rFonts w:hint="default" w:ascii="Times New Roman" w:hAnsi="Times New Roman" w:eastAsiaTheme="minorEastAsia" w:cstheme="minorBidi"/>
                <w:kern w:val="2"/>
                <w:sz w:val="21"/>
                <w:szCs w:val="24"/>
                <w:vertAlign w:val="baseline"/>
                <w:lang w:val="en-US" w:eastAsia="zh-CN" w:bidi="ar-SA"/>
              </w:rPr>
            </w:pPr>
            <w:ins w:id="2521" w:author="L" w:date="2026-05-22T20:38:46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A531788">
            <w:pPr>
              <w:jc w:val="center"/>
              <w:rPr>
                <w:ins w:id="2522" w:author="L" w:date="2026-05-22T20:38:46Z"/>
                <w:rFonts w:hint="default" w:ascii="Times New Roman" w:hAnsi="Times New Roman" w:eastAsiaTheme="minorEastAsia" w:cstheme="minorBidi"/>
                <w:kern w:val="2"/>
                <w:sz w:val="21"/>
                <w:szCs w:val="24"/>
                <w:vertAlign w:val="baseline"/>
                <w:lang w:val="en-US" w:eastAsia="zh-CN" w:bidi="ar-SA"/>
              </w:rPr>
            </w:pPr>
            <w:ins w:id="2523" w:author="L" w:date="2026-05-22T20:38:46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29A0E497">
            <w:pPr>
              <w:jc w:val="center"/>
              <w:rPr>
                <w:ins w:id="2524" w:author="L" w:date="2026-05-22T20:38:46Z"/>
                <w:rFonts w:hint="default" w:ascii="Times New Roman" w:hAnsi="Times New Roman" w:eastAsiaTheme="minorEastAsia" w:cstheme="minorBidi"/>
                <w:kern w:val="2"/>
                <w:sz w:val="21"/>
                <w:szCs w:val="24"/>
                <w:vertAlign w:val="baseline"/>
                <w:lang w:val="en-US" w:eastAsia="zh-CN" w:bidi="ar-SA"/>
              </w:rPr>
            </w:pPr>
            <w:ins w:id="2525" w:author="L" w:date="2026-05-22T20:38:46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3E47E0A0">
            <w:pPr>
              <w:jc w:val="center"/>
              <w:rPr>
                <w:ins w:id="2526" w:author="L" w:date="2026-05-22T20:38:46Z"/>
                <w:rFonts w:hint="default" w:ascii="Times New Roman" w:hAnsi="Times New Roman" w:eastAsiaTheme="minorEastAsia" w:cstheme="minorBidi"/>
                <w:kern w:val="2"/>
                <w:sz w:val="21"/>
                <w:szCs w:val="24"/>
                <w:vertAlign w:val="baseline"/>
                <w:lang w:val="en-US" w:eastAsia="zh-CN" w:bidi="ar-SA"/>
              </w:rPr>
            </w:pPr>
            <w:ins w:id="2527" w:author="L" w:date="2026-05-22T20:38:46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660AF34C">
            <w:pPr>
              <w:jc w:val="center"/>
              <w:rPr>
                <w:ins w:id="2528" w:author="L" w:date="2026-05-22T20:38:46Z"/>
                <w:rFonts w:hint="default" w:ascii="Times New Roman" w:hAnsi="Times New Roman" w:eastAsiaTheme="minorEastAsia" w:cstheme="minorBidi"/>
                <w:kern w:val="2"/>
                <w:sz w:val="21"/>
                <w:szCs w:val="24"/>
                <w:vertAlign w:val="baseline"/>
                <w:lang w:val="en-US" w:eastAsia="zh-CN" w:bidi="ar-SA"/>
              </w:rPr>
            </w:pPr>
            <w:ins w:id="2529" w:author="L" w:date="2026-05-22T20:38:46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1636F07D">
            <w:pPr>
              <w:jc w:val="center"/>
              <w:rPr>
                <w:ins w:id="2530" w:author="L" w:date="2026-05-22T20:38:46Z"/>
                <w:rFonts w:hint="default" w:ascii="Times New Roman" w:hAnsi="Times New Roman" w:eastAsiaTheme="minorEastAsia" w:cstheme="minorBidi"/>
                <w:kern w:val="2"/>
                <w:sz w:val="21"/>
                <w:szCs w:val="24"/>
                <w:vertAlign w:val="baseline"/>
                <w:lang w:val="en-US" w:eastAsia="zh-CN" w:bidi="ar-SA"/>
              </w:rPr>
            </w:pPr>
            <w:ins w:id="2531" w:author="L" w:date="2026-05-22T20:38:46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3E2CF4F0">
            <w:pPr>
              <w:jc w:val="center"/>
              <w:rPr>
                <w:ins w:id="2532" w:author="L" w:date="2026-05-22T20:38:46Z"/>
                <w:rFonts w:hint="default" w:ascii="Times New Roman" w:hAnsi="Times New Roman"/>
                <w:vertAlign w:val="baseline"/>
                <w:lang w:val="en-US" w:eastAsia="zh-CN"/>
              </w:rPr>
            </w:pPr>
            <w:ins w:id="2533" w:author="L" w:date="2026-05-22T20:38:46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143F37D8">
            <w:pPr>
              <w:jc w:val="center"/>
              <w:rPr>
                <w:ins w:id="2534" w:author="L" w:date="2026-05-22T20:38:46Z"/>
                <w:rFonts w:hint="default" w:ascii="Times New Roman" w:hAnsi="Times New Roman"/>
                <w:vertAlign w:val="baseline"/>
                <w:lang w:val="en-US" w:eastAsia="zh-CN"/>
              </w:rPr>
            </w:pPr>
            <w:ins w:id="2535" w:author="L" w:date="2026-05-22T20:38:46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209706E6">
            <w:pPr>
              <w:jc w:val="center"/>
              <w:rPr>
                <w:ins w:id="2536" w:author="L" w:date="2026-05-22T20:38:46Z"/>
                <w:rFonts w:hint="default" w:ascii="Times New Roman" w:hAnsi="Times New Roman"/>
                <w:vertAlign w:val="baseline"/>
                <w:lang w:val="en-US" w:eastAsia="zh-CN"/>
              </w:rPr>
            </w:pPr>
            <w:ins w:id="2537" w:author="L" w:date="2026-05-22T20:38:46Z">
              <w:r>
                <w:rPr>
                  <w:rFonts w:hint="eastAsia" w:ascii="Times New Roman" w:hAnsi="Times New Roman"/>
                  <w:vertAlign w:val="baseline"/>
                  <w:lang w:val="en-US" w:eastAsia="zh-CN"/>
                </w:rPr>
                <w:t>B9</w:t>
              </w:r>
            </w:ins>
          </w:p>
        </w:tc>
      </w:tr>
      <w:tr w14:paraId="25E9A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38" w:author="L" w:date="2026-05-22T20:38:46Z"/>
        </w:trPr>
        <w:tc>
          <w:tcPr>
            <w:tcW w:w="639" w:type="pct"/>
            <w:noWrap w:val="0"/>
            <w:vAlign w:val="top"/>
          </w:tcPr>
          <w:p w14:paraId="21B98E52">
            <w:pPr>
              <w:jc w:val="center"/>
              <w:rPr>
                <w:ins w:id="2539" w:author="L" w:date="2026-05-22T20:38:46Z"/>
                <w:rFonts w:hint="default" w:ascii="Times New Roman" w:hAnsi="Times New Roman"/>
                <w:vertAlign w:val="baseline"/>
                <w:lang w:val="en-US" w:eastAsia="zh-CN"/>
              </w:rPr>
            </w:pPr>
            <w:ins w:id="2540" w:author="L" w:date="2026-05-22T20:38:46Z">
              <w:r>
                <w:rPr>
                  <w:rFonts w:hint="eastAsia" w:ascii="Times New Roman" w:hAnsi="Times New Roman"/>
                  <w:vertAlign w:val="baseline"/>
                  <w:lang w:val="en-US" w:eastAsia="zh-CN"/>
                </w:rPr>
                <w:t>名称</w:t>
              </w:r>
            </w:ins>
          </w:p>
        </w:tc>
        <w:tc>
          <w:tcPr>
            <w:tcW w:w="489" w:type="pct"/>
            <w:noWrap w:val="0"/>
            <w:vAlign w:val="top"/>
          </w:tcPr>
          <w:p w14:paraId="67D3E529">
            <w:pPr>
              <w:jc w:val="center"/>
              <w:rPr>
                <w:ins w:id="2541" w:author="L" w:date="2026-05-22T20:38:46Z"/>
                <w:rFonts w:hint="default" w:ascii="Times New Roman" w:hAnsi="Times New Roman"/>
                <w:vertAlign w:val="baseline"/>
                <w:lang w:val="en-US" w:eastAsia="zh-CN"/>
              </w:rPr>
            </w:pPr>
            <w:ins w:id="2542" w:author="L" w:date="2026-05-22T20:38:46Z">
              <w:r>
                <w:rPr>
                  <w:rFonts w:hint="eastAsia" w:ascii="Times New Roman" w:hAnsi="Times New Roman"/>
                  <w:vertAlign w:val="baseline"/>
                  <w:lang w:val="en-US" w:eastAsia="zh-CN"/>
                </w:rPr>
                <w:t>DO2</w:t>
              </w:r>
            </w:ins>
          </w:p>
        </w:tc>
        <w:tc>
          <w:tcPr>
            <w:tcW w:w="483" w:type="pct"/>
            <w:noWrap w:val="0"/>
            <w:vAlign w:val="top"/>
          </w:tcPr>
          <w:p w14:paraId="5BB4A05C">
            <w:pPr>
              <w:jc w:val="center"/>
              <w:rPr>
                <w:ins w:id="2543" w:author="L" w:date="2026-05-22T20:38:46Z"/>
                <w:rFonts w:hint="default" w:ascii="Times New Roman" w:hAnsi="Times New Roman"/>
                <w:vertAlign w:val="baseline"/>
                <w:lang w:val="en-US" w:eastAsia="zh-CN"/>
              </w:rPr>
            </w:pPr>
            <w:ins w:id="2544" w:author="L" w:date="2026-05-22T20:38:46Z">
              <w:r>
                <w:rPr>
                  <w:rFonts w:hint="eastAsia" w:ascii="Times New Roman" w:hAnsi="Times New Roman"/>
                  <w:vertAlign w:val="baseline"/>
                  <w:lang w:val="en-US" w:eastAsia="zh-CN"/>
                </w:rPr>
                <w:t>DO4</w:t>
              </w:r>
            </w:ins>
          </w:p>
        </w:tc>
        <w:tc>
          <w:tcPr>
            <w:tcW w:w="489" w:type="pct"/>
            <w:noWrap w:val="0"/>
            <w:vAlign w:val="top"/>
          </w:tcPr>
          <w:p w14:paraId="6ADA380E">
            <w:pPr>
              <w:jc w:val="center"/>
              <w:rPr>
                <w:ins w:id="2545" w:author="L" w:date="2026-05-22T20:38:46Z"/>
                <w:rFonts w:hint="default" w:ascii="Times New Roman" w:hAnsi="Times New Roman" w:eastAsiaTheme="minorEastAsia" w:cstheme="minorBidi"/>
                <w:kern w:val="2"/>
                <w:sz w:val="21"/>
                <w:szCs w:val="24"/>
                <w:vertAlign w:val="baseline"/>
                <w:lang w:val="en-US" w:eastAsia="zh-CN" w:bidi="ar-SA"/>
              </w:rPr>
            </w:pPr>
            <w:ins w:id="2546" w:author="L" w:date="2026-05-22T20:38:46Z">
              <w:r>
                <w:rPr>
                  <w:rFonts w:hint="eastAsia" w:ascii="Times New Roman" w:hAnsi="Times New Roman"/>
                  <w:vertAlign w:val="baseline"/>
                  <w:lang w:val="en-US" w:eastAsia="zh-CN"/>
                </w:rPr>
                <w:t>DO6</w:t>
              </w:r>
            </w:ins>
          </w:p>
        </w:tc>
        <w:tc>
          <w:tcPr>
            <w:tcW w:w="489" w:type="pct"/>
            <w:noWrap w:val="0"/>
            <w:vAlign w:val="top"/>
          </w:tcPr>
          <w:p w14:paraId="3AB893E2">
            <w:pPr>
              <w:jc w:val="center"/>
              <w:rPr>
                <w:ins w:id="2547" w:author="L" w:date="2026-05-22T20:38:46Z"/>
                <w:rFonts w:hint="default" w:ascii="Times New Roman" w:hAnsi="Times New Roman" w:eastAsiaTheme="minorEastAsia" w:cstheme="minorBidi"/>
                <w:kern w:val="2"/>
                <w:sz w:val="21"/>
                <w:szCs w:val="24"/>
                <w:vertAlign w:val="baseline"/>
                <w:lang w:val="en-US" w:eastAsia="zh-CN" w:bidi="ar-SA"/>
              </w:rPr>
            </w:pPr>
            <w:ins w:id="2548" w:author="L" w:date="2026-05-22T20:38:46Z">
              <w:r>
                <w:rPr>
                  <w:rFonts w:hint="eastAsia" w:ascii="Times New Roman" w:hAnsi="Times New Roman"/>
                  <w:vertAlign w:val="baseline"/>
                  <w:lang w:val="en-US" w:eastAsia="zh-CN"/>
                </w:rPr>
                <w:t>DO8</w:t>
              </w:r>
            </w:ins>
          </w:p>
        </w:tc>
        <w:tc>
          <w:tcPr>
            <w:tcW w:w="489" w:type="pct"/>
            <w:noWrap w:val="0"/>
            <w:vAlign w:val="top"/>
          </w:tcPr>
          <w:p w14:paraId="232C2F7A">
            <w:pPr>
              <w:jc w:val="center"/>
              <w:rPr>
                <w:ins w:id="2549" w:author="L" w:date="2026-05-22T20:38:46Z"/>
                <w:rFonts w:hint="default" w:ascii="Times New Roman" w:hAnsi="Times New Roman"/>
                <w:vertAlign w:val="baseline"/>
                <w:lang w:val="en-US" w:eastAsia="zh-CN"/>
              </w:rPr>
            </w:pPr>
            <w:ins w:id="2550" w:author="L" w:date="2026-05-22T20:38:46Z">
              <w:r>
                <w:rPr>
                  <w:rFonts w:hint="eastAsia" w:ascii="Times New Roman" w:hAnsi="Times New Roman"/>
                  <w:vertAlign w:val="baseline"/>
                  <w:lang w:val="en-US" w:eastAsia="zh-CN"/>
                </w:rPr>
                <w:t>DO10</w:t>
              </w:r>
            </w:ins>
          </w:p>
        </w:tc>
        <w:tc>
          <w:tcPr>
            <w:tcW w:w="489" w:type="pct"/>
            <w:noWrap w:val="0"/>
            <w:vAlign w:val="top"/>
          </w:tcPr>
          <w:p w14:paraId="5814B2CD">
            <w:pPr>
              <w:jc w:val="center"/>
              <w:rPr>
                <w:ins w:id="2551" w:author="L" w:date="2026-05-22T20:38:46Z"/>
                <w:rFonts w:hint="default" w:ascii="Times New Roman" w:hAnsi="Times New Roman"/>
                <w:vertAlign w:val="baseline"/>
                <w:lang w:val="en-US" w:eastAsia="zh-CN"/>
              </w:rPr>
            </w:pPr>
            <w:ins w:id="2552" w:author="L" w:date="2026-05-22T20:38:46Z">
              <w:r>
                <w:rPr>
                  <w:rFonts w:hint="eastAsia" w:ascii="Times New Roman" w:hAnsi="Times New Roman"/>
                  <w:vertAlign w:val="baseline"/>
                  <w:lang w:val="en-US" w:eastAsia="zh-CN"/>
                </w:rPr>
                <w:t>DO12</w:t>
              </w:r>
            </w:ins>
          </w:p>
        </w:tc>
        <w:tc>
          <w:tcPr>
            <w:tcW w:w="489" w:type="pct"/>
            <w:noWrap w:val="0"/>
            <w:vAlign w:val="top"/>
          </w:tcPr>
          <w:p w14:paraId="390D605E">
            <w:pPr>
              <w:jc w:val="center"/>
              <w:rPr>
                <w:ins w:id="2553" w:author="L" w:date="2026-05-22T20:38:46Z"/>
                <w:rFonts w:hint="default" w:ascii="Times New Roman" w:hAnsi="Times New Roman"/>
                <w:vertAlign w:val="baseline"/>
                <w:lang w:val="en-US" w:eastAsia="zh-CN"/>
              </w:rPr>
            </w:pPr>
            <w:ins w:id="2554" w:author="L" w:date="2026-05-22T20:38:46Z">
              <w:r>
                <w:rPr>
                  <w:rFonts w:hint="eastAsia" w:ascii="Times New Roman" w:hAnsi="Times New Roman"/>
                  <w:vertAlign w:val="baseline"/>
                  <w:lang w:val="en-US" w:eastAsia="zh-CN"/>
                </w:rPr>
                <w:t>DO14</w:t>
              </w:r>
            </w:ins>
          </w:p>
        </w:tc>
        <w:tc>
          <w:tcPr>
            <w:tcW w:w="525" w:type="pct"/>
            <w:noWrap w:val="0"/>
            <w:vAlign w:val="top"/>
          </w:tcPr>
          <w:p w14:paraId="4B31B0A4">
            <w:pPr>
              <w:jc w:val="center"/>
              <w:rPr>
                <w:ins w:id="2555" w:author="L" w:date="2026-05-22T20:38:46Z"/>
                <w:rFonts w:hint="default" w:ascii="Times New Roman" w:hAnsi="Times New Roman"/>
                <w:vertAlign w:val="baseline"/>
                <w:lang w:val="en-US" w:eastAsia="zh-CN"/>
              </w:rPr>
            </w:pPr>
            <w:ins w:id="2556" w:author="L" w:date="2026-05-22T20:38:46Z">
              <w:r>
                <w:rPr>
                  <w:rFonts w:hint="eastAsia" w:ascii="Times New Roman" w:hAnsi="Times New Roman"/>
                  <w:vertAlign w:val="baseline"/>
                  <w:lang w:val="en-US" w:eastAsia="zh-CN"/>
                </w:rPr>
                <w:t>DO16</w:t>
              </w:r>
            </w:ins>
          </w:p>
        </w:tc>
        <w:tc>
          <w:tcPr>
            <w:tcW w:w="412" w:type="pct"/>
            <w:noWrap w:val="0"/>
            <w:vAlign w:val="top"/>
          </w:tcPr>
          <w:p w14:paraId="02D11469">
            <w:pPr>
              <w:jc w:val="center"/>
              <w:rPr>
                <w:ins w:id="2557" w:author="L" w:date="2026-05-22T20:38:46Z"/>
                <w:rFonts w:hint="default" w:ascii="Times New Roman" w:hAnsi="Times New Roman"/>
                <w:vertAlign w:val="baseline"/>
                <w:lang w:val="en-US" w:eastAsia="zh-CN"/>
              </w:rPr>
            </w:pPr>
            <w:ins w:id="2558" w:author="L" w:date="2026-05-22T20:38:46Z">
              <w:r>
                <w:rPr>
                  <w:rFonts w:hint="eastAsia" w:ascii="Times New Roman" w:hAnsi="Times New Roman"/>
                  <w:vertAlign w:val="baseline"/>
                  <w:lang w:val="en-US" w:eastAsia="zh-CN"/>
                </w:rPr>
                <w:t>PE</w:t>
              </w:r>
            </w:ins>
          </w:p>
        </w:tc>
      </w:tr>
      <w:tr w14:paraId="063EF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59" w:author="L" w:date="2026-05-22T20:38:46Z"/>
        </w:trPr>
        <w:tc>
          <w:tcPr>
            <w:tcW w:w="639" w:type="pct"/>
            <w:noWrap w:val="0"/>
            <w:vAlign w:val="top"/>
          </w:tcPr>
          <w:p w14:paraId="46CC3559">
            <w:pPr>
              <w:jc w:val="center"/>
              <w:rPr>
                <w:ins w:id="2560" w:author="L" w:date="2026-05-22T20:38:46Z"/>
                <w:rFonts w:hint="default" w:ascii="Times New Roman" w:hAnsi="Times New Roman"/>
                <w:vertAlign w:val="baseline"/>
                <w:lang w:val="en-US" w:eastAsia="zh-CN"/>
              </w:rPr>
            </w:pPr>
            <w:ins w:id="2561" w:author="L" w:date="2026-05-22T20:38:46Z">
              <w:r>
                <w:rPr>
                  <w:rFonts w:hint="eastAsia" w:ascii="Times New Roman" w:hAnsi="Times New Roman"/>
                  <w:vertAlign w:val="baseline"/>
                  <w:lang w:val="en-US" w:eastAsia="zh-CN"/>
                </w:rPr>
                <w:t>端口号</w:t>
              </w:r>
            </w:ins>
          </w:p>
        </w:tc>
        <w:tc>
          <w:tcPr>
            <w:tcW w:w="489" w:type="pct"/>
            <w:noWrap w:val="0"/>
            <w:vAlign w:val="top"/>
          </w:tcPr>
          <w:p w14:paraId="6EBDE4FA">
            <w:pPr>
              <w:jc w:val="center"/>
              <w:rPr>
                <w:ins w:id="2562" w:author="L" w:date="2026-05-22T20:38:46Z"/>
                <w:rFonts w:hint="default" w:ascii="Times New Roman" w:hAnsi="Times New Roman"/>
                <w:vertAlign w:val="baseline"/>
                <w:lang w:val="en-US" w:eastAsia="zh-CN"/>
              </w:rPr>
            </w:pPr>
            <w:ins w:id="2563" w:author="L" w:date="2026-05-22T20:38:46Z">
              <w:r>
                <w:rPr>
                  <w:rFonts w:hint="eastAsia" w:ascii="Times New Roman" w:hAnsi="Times New Roman"/>
                  <w:vertAlign w:val="baseline"/>
                  <w:lang w:val="en-US" w:eastAsia="zh-CN"/>
                </w:rPr>
                <w:t>A1</w:t>
              </w:r>
            </w:ins>
          </w:p>
        </w:tc>
        <w:tc>
          <w:tcPr>
            <w:tcW w:w="483" w:type="pct"/>
            <w:noWrap w:val="0"/>
            <w:vAlign w:val="top"/>
          </w:tcPr>
          <w:p w14:paraId="55773407">
            <w:pPr>
              <w:jc w:val="center"/>
              <w:rPr>
                <w:ins w:id="2564" w:author="L" w:date="2026-05-22T20:38:46Z"/>
                <w:rFonts w:hint="default" w:ascii="Times New Roman" w:hAnsi="Times New Roman"/>
                <w:vertAlign w:val="baseline"/>
                <w:lang w:val="en-US" w:eastAsia="zh-CN"/>
              </w:rPr>
            </w:pPr>
            <w:ins w:id="2565" w:author="L" w:date="2026-05-22T20:38:46Z">
              <w:r>
                <w:rPr>
                  <w:rFonts w:hint="eastAsia" w:ascii="Times New Roman" w:hAnsi="Times New Roman"/>
                  <w:vertAlign w:val="baseline"/>
                  <w:lang w:val="en-US" w:eastAsia="zh-CN"/>
                </w:rPr>
                <w:t>A2</w:t>
              </w:r>
            </w:ins>
          </w:p>
        </w:tc>
        <w:tc>
          <w:tcPr>
            <w:tcW w:w="489" w:type="pct"/>
            <w:noWrap w:val="0"/>
            <w:vAlign w:val="top"/>
          </w:tcPr>
          <w:p w14:paraId="2FC2E6A6">
            <w:pPr>
              <w:jc w:val="center"/>
              <w:rPr>
                <w:ins w:id="2566" w:author="L" w:date="2026-05-22T20:38:46Z"/>
                <w:rFonts w:hint="default" w:ascii="Times New Roman" w:hAnsi="Times New Roman"/>
                <w:vertAlign w:val="baseline"/>
                <w:lang w:val="en-US" w:eastAsia="zh-CN"/>
              </w:rPr>
            </w:pPr>
            <w:ins w:id="2567" w:author="L" w:date="2026-05-22T20:38:46Z">
              <w:r>
                <w:rPr>
                  <w:rFonts w:hint="eastAsia" w:ascii="Times New Roman" w:hAnsi="Times New Roman"/>
                  <w:vertAlign w:val="baseline"/>
                  <w:lang w:val="en-US" w:eastAsia="zh-CN"/>
                </w:rPr>
                <w:t>A3</w:t>
              </w:r>
            </w:ins>
          </w:p>
        </w:tc>
        <w:tc>
          <w:tcPr>
            <w:tcW w:w="489" w:type="pct"/>
            <w:noWrap w:val="0"/>
            <w:vAlign w:val="top"/>
          </w:tcPr>
          <w:p w14:paraId="44AEA786">
            <w:pPr>
              <w:jc w:val="center"/>
              <w:rPr>
                <w:ins w:id="2568" w:author="L" w:date="2026-05-22T20:38:46Z"/>
                <w:rFonts w:hint="default" w:ascii="Times New Roman" w:hAnsi="Times New Roman"/>
                <w:vertAlign w:val="baseline"/>
                <w:lang w:val="en-US" w:eastAsia="zh-CN"/>
              </w:rPr>
            </w:pPr>
            <w:ins w:id="2569" w:author="L" w:date="2026-05-22T20:38:46Z">
              <w:r>
                <w:rPr>
                  <w:rFonts w:hint="eastAsia" w:ascii="Times New Roman" w:hAnsi="Times New Roman"/>
                  <w:vertAlign w:val="baseline"/>
                  <w:lang w:val="en-US" w:eastAsia="zh-CN"/>
                </w:rPr>
                <w:t>A4</w:t>
              </w:r>
            </w:ins>
          </w:p>
        </w:tc>
        <w:tc>
          <w:tcPr>
            <w:tcW w:w="489" w:type="pct"/>
            <w:noWrap w:val="0"/>
            <w:vAlign w:val="top"/>
          </w:tcPr>
          <w:p w14:paraId="49DFA493">
            <w:pPr>
              <w:jc w:val="center"/>
              <w:rPr>
                <w:ins w:id="2570" w:author="L" w:date="2026-05-22T20:38:46Z"/>
                <w:rFonts w:hint="default" w:ascii="Times New Roman" w:hAnsi="Times New Roman"/>
                <w:vertAlign w:val="baseline"/>
                <w:lang w:val="en-US" w:eastAsia="zh-CN"/>
              </w:rPr>
            </w:pPr>
            <w:ins w:id="2571" w:author="L" w:date="2026-05-22T20:38:46Z">
              <w:r>
                <w:rPr>
                  <w:rFonts w:hint="eastAsia" w:ascii="Times New Roman" w:hAnsi="Times New Roman"/>
                  <w:vertAlign w:val="baseline"/>
                  <w:lang w:val="en-US" w:eastAsia="zh-CN"/>
                </w:rPr>
                <w:t>A5</w:t>
              </w:r>
            </w:ins>
          </w:p>
        </w:tc>
        <w:tc>
          <w:tcPr>
            <w:tcW w:w="489" w:type="pct"/>
            <w:noWrap w:val="0"/>
            <w:vAlign w:val="top"/>
          </w:tcPr>
          <w:p w14:paraId="535E1963">
            <w:pPr>
              <w:jc w:val="center"/>
              <w:rPr>
                <w:ins w:id="2572" w:author="L" w:date="2026-05-22T20:38:46Z"/>
                <w:rFonts w:hint="default" w:ascii="Times New Roman" w:hAnsi="Times New Roman"/>
                <w:vertAlign w:val="baseline"/>
                <w:lang w:val="en-US" w:eastAsia="zh-CN"/>
              </w:rPr>
            </w:pPr>
            <w:ins w:id="2573" w:author="L" w:date="2026-05-22T20:38:46Z">
              <w:r>
                <w:rPr>
                  <w:rFonts w:hint="eastAsia" w:ascii="Times New Roman" w:hAnsi="Times New Roman"/>
                  <w:vertAlign w:val="baseline"/>
                  <w:lang w:val="en-US" w:eastAsia="zh-CN"/>
                </w:rPr>
                <w:t>A6</w:t>
              </w:r>
            </w:ins>
          </w:p>
        </w:tc>
        <w:tc>
          <w:tcPr>
            <w:tcW w:w="489" w:type="pct"/>
            <w:noWrap w:val="0"/>
            <w:vAlign w:val="top"/>
          </w:tcPr>
          <w:p w14:paraId="2138FEAF">
            <w:pPr>
              <w:jc w:val="center"/>
              <w:rPr>
                <w:ins w:id="2574" w:author="L" w:date="2026-05-22T20:38:46Z"/>
                <w:rFonts w:hint="default" w:ascii="Times New Roman" w:hAnsi="Times New Roman"/>
                <w:vertAlign w:val="baseline"/>
                <w:lang w:val="en-US" w:eastAsia="zh-CN"/>
              </w:rPr>
            </w:pPr>
            <w:ins w:id="2575" w:author="L" w:date="2026-05-22T20:38:46Z">
              <w:r>
                <w:rPr>
                  <w:rFonts w:hint="eastAsia" w:ascii="Times New Roman" w:hAnsi="Times New Roman"/>
                  <w:vertAlign w:val="baseline"/>
                  <w:lang w:val="en-US" w:eastAsia="zh-CN"/>
                </w:rPr>
                <w:t>A7</w:t>
              </w:r>
            </w:ins>
          </w:p>
        </w:tc>
        <w:tc>
          <w:tcPr>
            <w:tcW w:w="525" w:type="pct"/>
            <w:noWrap w:val="0"/>
            <w:vAlign w:val="top"/>
          </w:tcPr>
          <w:p w14:paraId="06A7F622">
            <w:pPr>
              <w:jc w:val="center"/>
              <w:rPr>
                <w:ins w:id="2576" w:author="L" w:date="2026-05-22T20:38:46Z"/>
                <w:rFonts w:hint="default" w:ascii="Times New Roman" w:hAnsi="Times New Roman"/>
                <w:vertAlign w:val="baseline"/>
                <w:lang w:val="en-US" w:eastAsia="zh-CN"/>
              </w:rPr>
            </w:pPr>
            <w:ins w:id="2577" w:author="L" w:date="2026-05-22T20:38:46Z">
              <w:r>
                <w:rPr>
                  <w:rFonts w:hint="eastAsia" w:ascii="Times New Roman" w:hAnsi="Times New Roman"/>
                  <w:vertAlign w:val="baseline"/>
                  <w:lang w:val="en-US" w:eastAsia="zh-CN"/>
                </w:rPr>
                <w:t>A8</w:t>
              </w:r>
            </w:ins>
          </w:p>
        </w:tc>
        <w:tc>
          <w:tcPr>
            <w:tcW w:w="412" w:type="pct"/>
            <w:noWrap w:val="0"/>
            <w:vAlign w:val="top"/>
          </w:tcPr>
          <w:p w14:paraId="02905A2C">
            <w:pPr>
              <w:jc w:val="center"/>
              <w:rPr>
                <w:ins w:id="2578" w:author="L" w:date="2026-05-22T20:38:46Z"/>
                <w:rFonts w:hint="default" w:ascii="Times New Roman" w:hAnsi="Times New Roman"/>
                <w:vertAlign w:val="baseline"/>
                <w:lang w:val="en-US" w:eastAsia="zh-CN"/>
              </w:rPr>
            </w:pPr>
            <w:ins w:id="2579" w:author="L" w:date="2026-05-22T20:38:46Z">
              <w:r>
                <w:rPr>
                  <w:rFonts w:hint="eastAsia" w:ascii="Times New Roman" w:hAnsi="Times New Roman"/>
                  <w:vertAlign w:val="baseline"/>
                  <w:lang w:val="en-US" w:eastAsia="zh-CN"/>
                </w:rPr>
                <w:t>A9</w:t>
              </w:r>
            </w:ins>
          </w:p>
        </w:tc>
      </w:tr>
      <w:tr w14:paraId="0FC42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580" w:author="L" w:date="2026-05-22T20:38:46Z"/>
        </w:trPr>
        <w:tc>
          <w:tcPr>
            <w:tcW w:w="639" w:type="pct"/>
            <w:noWrap w:val="0"/>
            <w:vAlign w:val="top"/>
          </w:tcPr>
          <w:p w14:paraId="10AEE828">
            <w:pPr>
              <w:jc w:val="center"/>
              <w:rPr>
                <w:ins w:id="2581" w:author="L" w:date="2026-05-22T20:38:46Z"/>
                <w:rFonts w:hint="default" w:ascii="Times New Roman" w:hAnsi="Times New Roman"/>
                <w:vertAlign w:val="baseline"/>
                <w:lang w:val="en-US" w:eastAsia="zh-CN"/>
              </w:rPr>
            </w:pPr>
            <w:ins w:id="2582" w:author="L" w:date="2026-05-22T20:38:46Z">
              <w:r>
                <w:rPr>
                  <w:rFonts w:hint="eastAsia" w:ascii="Times New Roman" w:hAnsi="Times New Roman"/>
                  <w:vertAlign w:val="baseline"/>
                  <w:lang w:val="en-US" w:eastAsia="zh-CN"/>
                </w:rPr>
                <w:t>名称</w:t>
              </w:r>
            </w:ins>
          </w:p>
        </w:tc>
        <w:tc>
          <w:tcPr>
            <w:tcW w:w="489" w:type="pct"/>
            <w:noWrap w:val="0"/>
            <w:vAlign w:val="top"/>
          </w:tcPr>
          <w:p w14:paraId="72EA4A0D">
            <w:pPr>
              <w:jc w:val="center"/>
              <w:rPr>
                <w:ins w:id="2583" w:author="L" w:date="2026-05-22T20:38:46Z"/>
                <w:rFonts w:hint="default" w:ascii="Times New Roman" w:hAnsi="Times New Roman"/>
                <w:vertAlign w:val="baseline"/>
                <w:lang w:val="en-US" w:eastAsia="zh-CN"/>
              </w:rPr>
            </w:pPr>
            <w:ins w:id="2584" w:author="L" w:date="2026-05-22T20:38:46Z">
              <w:r>
                <w:rPr>
                  <w:rFonts w:hint="eastAsia" w:ascii="Times New Roman" w:hAnsi="Times New Roman"/>
                  <w:vertAlign w:val="baseline"/>
                  <w:lang w:val="en-US" w:eastAsia="zh-CN"/>
                </w:rPr>
                <w:t>DO1</w:t>
              </w:r>
            </w:ins>
          </w:p>
        </w:tc>
        <w:tc>
          <w:tcPr>
            <w:tcW w:w="483" w:type="pct"/>
            <w:noWrap w:val="0"/>
            <w:vAlign w:val="top"/>
          </w:tcPr>
          <w:p w14:paraId="6DEE467B">
            <w:pPr>
              <w:jc w:val="center"/>
              <w:rPr>
                <w:ins w:id="2585" w:author="L" w:date="2026-05-22T20:38:46Z"/>
                <w:rFonts w:hint="default" w:ascii="Times New Roman" w:hAnsi="Times New Roman"/>
                <w:vertAlign w:val="baseline"/>
                <w:lang w:val="en-US" w:eastAsia="zh-CN"/>
              </w:rPr>
            </w:pPr>
            <w:ins w:id="2586" w:author="L" w:date="2026-05-22T20:38:46Z">
              <w:r>
                <w:rPr>
                  <w:rFonts w:hint="eastAsia" w:ascii="Times New Roman" w:hAnsi="Times New Roman"/>
                  <w:vertAlign w:val="baseline"/>
                  <w:lang w:val="en-US" w:eastAsia="zh-CN"/>
                </w:rPr>
                <w:t>DO3</w:t>
              </w:r>
            </w:ins>
          </w:p>
        </w:tc>
        <w:tc>
          <w:tcPr>
            <w:tcW w:w="489" w:type="pct"/>
            <w:noWrap w:val="0"/>
            <w:vAlign w:val="top"/>
          </w:tcPr>
          <w:p w14:paraId="64C42AD8">
            <w:pPr>
              <w:jc w:val="center"/>
              <w:rPr>
                <w:ins w:id="2587" w:author="L" w:date="2026-05-22T20:38:46Z"/>
                <w:rFonts w:hint="default" w:ascii="Times New Roman" w:hAnsi="Times New Roman"/>
                <w:vertAlign w:val="baseline"/>
                <w:lang w:val="en-US" w:eastAsia="zh-CN"/>
              </w:rPr>
            </w:pPr>
            <w:ins w:id="2588" w:author="L" w:date="2026-05-22T20:38:46Z">
              <w:r>
                <w:rPr>
                  <w:rFonts w:hint="eastAsia" w:ascii="Times New Roman" w:hAnsi="Times New Roman"/>
                  <w:vertAlign w:val="baseline"/>
                  <w:lang w:val="en-US" w:eastAsia="zh-CN"/>
                </w:rPr>
                <w:t>DO5</w:t>
              </w:r>
            </w:ins>
          </w:p>
        </w:tc>
        <w:tc>
          <w:tcPr>
            <w:tcW w:w="489" w:type="pct"/>
            <w:noWrap w:val="0"/>
            <w:vAlign w:val="top"/>
          </w:tcPr>
          <w:p w14:paraId="140017DB">
            <w:pPr>
              <w:jc w:val="center"/>
              <w:rPr>
                <w:ins w:id="2589" w:author="L" w:date="2026-05-22T20:38:46Z"/>
                <w:rFonts w:hint="default" w:ascii="Times New Roman" w:hAnsi="Times New Roman"/>
                <w:vertAlign w:val="baseline"/>
                <w:lang w:val="en-US" w:eastAsia="zh-CN"/>
              </w:rPr>
            </w:pPr>
            <w:ins w:id="2590" w:author="L" w:date="2026-05-22T20:38:46Z">
              <w:r>
                <w:rPr>
                  <w:rFonts w:hint="eastAsia" w:ascii="Times New Roman" w:hAnsi="Times New Roman"/>
                  <w:vertAlign w:val="baseline"/>
                  <w:lang w:val="en-US" w:eastAsia="zh-CN"/>
                </w:rPr>
                <w:t>DO7</w:t>
              </w:r>
            </w:ins>
          </w:p>
        </w:tc>
        <w:tc>
          <w:tcPr>
            <w:tcW w:w="489" w:type="pct"/>
            <w:noWrap w:val="0"/>
            <w:vAlign w:val="top"/>
          </w:tcPr>
          <w:p w14:paraId="1A9481D7">
            <w:pPr>
              <w:jc w:val="center"/>
              <w:rPr>
                <w:ins w:id="2591" w:author="L" w:date="2026-05-22T20:38:46Z"/>
                <w:rFonts w:hint="default" w:ascii="Times New Roman" w:hAnsi="Times New Roman"/>
                <w:vertAlign w:val="baseline"/>
                <w:lang w:val="en-US" w:eastAsia="zh-CN"/>
              </w:rPr>
            </w:pPr>
            <w:ins w:id="2592" w:author="L" w:date="2026-05-22T20:38:46Z">
              <w:r>
                <w:rPr>
                  <w:rFonts w:hint="eastAsia" w:ascii="Times New Roman" w:hAnsi="Times New Roman"/>
                  <w:vertAlign w:val="baseline"/>
                  <w:lang w:val="en-US" w:eastAsia="zh-CN"/>
                </w:rPr>
                <w:t>DO9</w:t>
              </w:r>
            </w:ins>
          </w:p>
        </w:tc>
        <w:tc>
          <w:tcPr>
            <w:tcW w:w="489" w:type="pct"/>
            <w:noWrap w:val="0"/>
            <w:vAlign w:val="top"/>
          </w:tcPr>
          <w:p w14:paraId="086403A3">
            <w:pPr>
              <w:jc w:val="center"/>
              <w:rPr>
                <w:ins w:id="2593" w:author="L" w:date="2026-05-22T20:38:46Z"/>
                <w:rFonts w:hint="default" w:ascii="Times New Roman" w:hAnsi="Times New Roman"/>
                <w:vertAlign w:val="baseline"/>
                <w:lang w:val="en-US" w:eastAsia="zh-CN"/>
              </w:rPr>
            </w:pPr>
            <w:ins w:id="2594" w:author="L" w:date="2026-05-22T20:38:46Z">
              <w:r>
                <w:rPr>
                  <w:rFonts w:hint="eastAsia" w:ascii="Times New Roman" w:hAnsi="Times New Roman"/>
                  <w:vertAlign w:val="baseline"/>
                  <w:lang w:val="en-US" w:eastAsia="zh-CN"/>
                </w:rPr>
                <w:t>DO11</w:t>
              </w:r>
            </w:ins>
          </w:p>
        </w:tc>
        <w:tc>
          <w:tcPr>
            <w:tcW w:w="489" w:type="pct"/>
            <w:noWrap w:val="0"/>
            <w:vAlign w:val="top"/>
          </w:tcPr>
          <w:p w14:paraId="509BBE6A">
            <w:pPr>
              <w:jc w:val="center"/>
              <w:rPr>
                <w:ins w:id="2595" w:author="L" w:date="2026-05-22T20:38:46Z"/>
                <w:rFonts w:hint="default" w:ascii="Times New Roman" w:hAnsi="Times New Roman"/>
                <w:vertAlign w:val="baseline"/>
                <w:lang w:val="en-US" w:eastAsia="zh-CN"/>
              </w:rPr>
            </w:pPr>
            <w:ins w:id="2596" w:author="L" w:date="2026-05-22T20:38:46Z">
              <w:r>
                <w:rPr>
                  <w:rFonts w:hint="eastAsia" w:ascii="Times New Roman" w:hAnsi="Times New Roman"/>
                  <w:vertAlign w:val="baseline"/>
                  <w:lang w:val="en-US" w:eastAsia="zh-CN"/>
                </w:rPr>
                <w:t>DO13</w:t>
              </w:r>
            </w:ins>
          </w:p>
        </w:tc>
        <w:tc>
          <w:tcPr>
            <w:tcW w:w="525" w:type="pct"/>
            <w:noWrap w:val="0"/>
            <w:vAlign w:val="top"/>
          </w:tcPr>
          <w:p w14:paraId="121CDD4F">
            <w:pPr>
              <w:jc w:val="center"/>
              <w:rPr>
                <w:ins w:id="2597" w:author="L" w:date="2026-05-22T20:38:46Z"/>
                <w:rFonts w:hint="default" w:ascii="Times New Roman" w:hAnsi="Times New Roman"/>
                <w:vertAlign w:val="baseline"/>
                <w:lang w:val="en-US" w:eastAsia="zh-CN"/>
              </w:rPr>
            </w:pPr>
            <w:ins w:id="2598" w:author="L" w:date="2026-05-22T20:38:46Z">
              <w:r>
                <w:rPr>
                  <w:rFonts w:hint="eastAsia" w:ascii="Times New Roman" w:hAnsi="Times New Roman"/>
                  <w:vertAlign w:val="baseline"/>
                  <w:lang w:val="en-US" w:eastAsia="zh-CN"/>
                </w:rPr>
                <w:t>DO15</w:t>
              </w:r>
            </w:ins>
          </w:p>
        </w:tc>
        <w:tc>
          <w:tcPr>
            <w:tcW w:w="412" w:type="pct"/>
            <w:noWrap w:val="0"/>
            <w:vAlign w:val="top"/>
          </w:tcPr>
          <w:p w14:paraId="1B85A6B7">
            <w:pPr>
              <w:jc w:val="center"/>
              <w:rPr>
                <w:ins w:id="2599" w:author="L" w:date="2026-05-22T20:38:46Z"/>
                <w:rFonts w:hint="default" w:ascii="Times New Roman" w:hAnsi="Times New Roman"/>
                <w:vertAlign w:val="baseline"/>
                <w:lang w:val="en-US" w:eastAsia="zh-CN"/>
              </w:rPr>
            </w:pPr>
            <w:ins w:id="2600" w:author="L" w:date="2026-05-22T20:38:46Z">
              <w:r>
                <w:rPr>
                  <w:rFonts w:hint="eastAsia" w:ascii="Times New Roman" w:hAnsi="Times New Roman"/>
                  <w:vertAlign w:val="baseline"/>
                  <w:lang w:val="en-US" w:eastAsia="zh-CN"/>
                </w:rPr>
                <w:t>COM</w:t>
              </w:r>
            </w:ins>
          </w:p>
        </w:tc>
      </w:tr>
    </w:tbl>
    <w:p w14:paraId="24EB8B88">
      <w:pPr>
        <w:pStyle w:val="12"/>
        <w:ind w:left="0" w:leftChars="0" w:firstLine="0" w:firstLineChars="0"/>
        <w:outlineLvl w:val="9"/>
        <w:rPr>
          <w:ins w:id="2601" w:author="L" w:date="2026-05-22T20:38:46Z"/>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112A5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ins w:id="2602" w:author="L" w:date="2026-05-22T20:38:46Z"/>
        </w:trPr>
        <w:tc>
          <w:tcPr>
            <w:tcW w:w="5000" w:type="pct"/>
            <w:gridSpan w:val="10"/>
            <w:tcBorders>
              <w:top w:val="single" w:color="auto" w:sz="4" w:space="0"/>
            </w:tcBorders>
            <w:noWrap w:val="0"/>
            <w:vAlign w:val="top"/>
          </w:tcPr>
          <w:p w14:paraId="3D4EC852">
            <w:pPr>
              <w:pBdr>
                <w:top w:val="none" w:color="auto" w:sz="0" w:space="0"/>
                <w:left w:val="none" w:color="auto" w:sz="0" w:space="0"/>
                <w:bottom w:val="none" w:color="auto" w:sz="0" w:space="0"/>
                <w:right w:val="none" w:color="auto" w:sz="0" w:space="0"/>
                <w:between w:val="none" w:color="auto" w:sz="0" w:space="0"/>
              </w:pBdr>
              <w:jc w:val="center"/>
              <w:rPr>
                <w:ins w:id="2603" w:author="L" w:date="2026-05-22T20:38:46Z"/>
                <w:rFonts w:hint="eastAsia" w:ascii="Times New Roman" w:hAnsi="Times New Roman"/>
                <w:vertAlign w:val="baseline"/>
                <w:lang w:val="en-US" w:eastAsia="zh-CN"/>
              </w:rPr>
            </w:pPr>
            <w:ins w:id="2604" w:author="L" w:date="2026-05-22T20:38:46Z">
              <w:r>
                <w:rPr>
                  <w:rFonts w:hint="eastAsia" w:ascii="Times New Roman" w:hAnsi="Times New Roman"/>
                  <w:vertAlign w:val="baseline"/>
                  <w:lang w:val="en-US" w:eastAsia="zh-CN"/>
                </w:rPr>
                <w:t>N2321模块（PNP）</w:t>
              </w:r>
            </w:ins>
          </w:p>
        </w:tc>
      </w:tr>
      <w:tr w14:paraId="1263E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605" w:author="L" w:date="2026-05-22T20:38:46Z"/>
        </w:trPr>
        <w:tc>
          <w:tcPr>
            <w:tcW w:w="552" w:type="pct"/>
            <w:tcBorders>
              <w:top w:val="single" w:color="auto" w:sz="4" w:space="0"/>
            </w:tcBorders>
            <w:noWrap w:val="0"/>
            <w:vAlign w:val="top"/>
          </w:tcPr>
          <w:p w14:paraId="70BCFEB8">
            <w:pPr>
              <w:jc w:val="center"/>
              <w:rPr>
                <w:ins w:id="2606" w:author="L" w:date="2026-05-22T20:38:46Z"/>
                <w:rFonts w:hint="default" w:ascii="Times New Roman" w:hAnsi="Times New Roman"/>
                <w:vertAlign w:val="baseline"/>
                <w:lang w:val="en-US" w:eastAsia="zh-CN"/>
              </w:rPr>
            </w:pPr>
            <w:ins w:id="2607" w:author="L" w:date="2026-05-22T20:38:46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3C2D107B">
            <w:pPr>
              <w:jc w:val="center"/>
              <w:rPr>
                <w:ins w:id="2608" w:author="L" w:date="2026-05-22T20:38:46Z"/>
                <w:rFonts w:hint="default" w:ascii="Times New Roman" w:hAnsi="Times New Roman" w:eastAsiaTheme="minorEastAsia" w:cstheme="minorBidi"/>
                <w:kern w:val="2"/>
                <w:sz w:val="21"/>
                <w:szCs w:val="24"/>
                <w:vertAlign w:val="baseline"/>
                <w:lang w:val="en-US" w:eastAsia="zh-CN" w:bidi="ar-SA"/>
              </w:rPr>
            </w:pPr>
            <w:ins w:id="2609" w:author="L" w:date="2026-05-22T20:38:46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2630330C">
            <w:pPr>
              <w:jc w:val="center"/>
              <w:rPr>
                <w:ins w:id="2610" w:author="L" w:date="2026-05-22T20:38:46Z"/>
                <w:rFonts w:hint="default" w:ascii="Times New Roman" w:hAnsi="Times New Roman" w:eastAsiaTheme="minorEastAsia" w:cstheme="minorBidi"/>
                <w:kern w:val="2"/>
                <w:sz w:val="21"/>
                <w:szCs w:val="24"/>
                <w:vertAlign w:val="baseline"/>
                <w:lang w:val="en-US" w:eastAsia="zh-CN" w:bidi="ar-SA"/>
              </w:rPr>
            </w:pPr>
            <w:ins w:id="2611" w:author="L" w:date="2026-05-22T20:38:46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37869BDB">
            <w:pPr>
              <w:jc w:val="center"/>
              <w:rPr>
                <w:ins w:id="2612" w:author="L" w:date="2026-05-22T20:38:46Z"/>
                <w:rFonts w:hint="default" w:ascii="Times New Roman" w:hAnsi="Times New Roman" w:eastAsiaTheme="minorEastAsia" w:cstheme="minorBidi"/>
                <w:kern w:val="2"/>
                <w:sz w:val="21"/>
                <w:szCs w:val="24"/>
                <w:vertAlign w:val="baseline"/>
                <w:lang w:val="en-US" w:eastAsia="zh-CN" w:bidi="ar-SA"/>
              </w:rPr>
            </w:pPr>
            <w:ins w:id="2613" w:author="L" w:date="2026-05-22T20:38:46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0C32CAC4">
            <w:pPr>
              <w:jc w:val="center"/>
              <w:rPr>
                <w:ins w:id="2614" w:author="L" w:date="2026-05-22T20:38:46Z"/>
                <w:rFonts w:hint="default" w:ascii="Times New Roman" w:hAnsi="Times New Roman" w:eastAsiaTheme="minorEastAsia" w:cstheme="minorBidi"/>
                <w:kern w:val="2"/>
                <w:sz w:val="21"/>
                <w:szCs w:val="24"/>
                <w:vertAlign w:val="baseline"/>
                <w:lang w:val="en-US" w:eastAsia="zh-CN" w:bidi="ar-SA"/>
              </w:rPr>
            </w:pPr>
            <w:ins w:id="2615" w:author="L" w:date="2026-05-22T20:38:46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147BD965">
            <w:pPr>
              <w:jc w:val="center"/>
              <w:rPr>
                <w:ins w:id="2616" w:author="L" w:date="2026-05-22T20:38:46Z"/>
                <w:rFonts w:hint="default" w:ascii="Times New Roman" w:hAnsi="Times New Roman" w:eastAsiaTheme="minorEastAsia" w:cstheme="minorBidi"/>
                <w:kern w:val="2"/>
                <w:sz w:val="21"/>
                <w:szCs w:val="24"/>
                <w:vertAlign w:val="baseline"/>
                <w:lang w:val="en-US" w:eastAsia="zh-CN" w:bidi="ar-SA"/>
              </w:rPr>
            </w:pPr>
            <w:ins w:id="2617" w:author="L" w:date="2026-05-22T20:38:46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5AB5AD02">
            <w:pPr>
              <w:jc w:val="center"/>
              <w:rPr>
                <w:ins w:id="2618" w:author="L" w:date="2026-05-22T20:38:46Z"/>
                <w:rFonts w:hint="default" w:ascii="Times New Roman" w:hAnsi="Times New Roman" w:eastAsiaTheme="minorEastAsia" w:cstheme="minorBidi"/>
                <w:kern w:val="2"/>
                <w:sz w:val="21"/>
                <w:szCs w:val="24"/>
                <w:vertAlign w:val="baseline"/>
                <w:lang w:val="en-US" w:eastAsia="zh-CN" w:bidi="ar-SA"/>
              </w:rPr>
            </w:pPr>
            <w:ins w:id="2619" w:author="L" w:date="2026-05-22T20:38:46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66C46E7F">
            <w:pPr>
              <w:jc w:val="center"/>
              <w:rPr>
                <w:ins w:id="2620" w:author="L" w:date="2026-05-22T20:38:46Z"/>
                <w:rFonts w:hint="default" w:ascii="Times New Roman" w:hAnsi="Times New Roman"/>
                <w:vertAlign w:val="baseline"/>
                <w:lang w:val="en-US" w:eastAsia="zh-CN"/>
              </w:rPr>
            </w:pPr>
            <w:ins w:id="2621" w:author="L" w:date="2026-05-22T20:38:46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28F73FD3">
            <w:pPr>
              <w:jc w:val="center"/>
              <w:rPr>
                <w:ins w:id="2622" w:author="L" w:date="2026-05-22T20:38:46Z"/>
                <w:rFonts w:hint="default" w:ascii="Times New Roman" w:hAnsi="Times New Roman"/>
                <w:vertAlign w:val="baseline"/>
                <w:lang w:val="en-US" w:eastAsia="zh-CN"/>
              </w:rPr>
            </w:pPr>
            <w:ins w:id="2623" w:author="L" w:date="2026-05-22T20:38:46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72CA1362">
            <w:pPr>
              <w:jc w:val="center"/>
              <w:rPr>
                <w:ins w:id="2624" w:author="L" w:date="2026-05-22T20:38:46Z"/>
                <w:rFonts w:hint="default" w:ascii="Times New Roman" w:hAnsi="Times New Roman"/>
                <w:vertAlign w:val="baseline"/>
                <w:lang w:val="en-US" w:eastAsia="zh-CN"/>
              </w:rPr>
            </w:pPr>
            <w:ins w:id="2625" w:author="L" w:date="2026-05-22T20:38:46Z">
              <w:r>
                <w:rPr>
                  <w:rFonts w:hint="eastAsia" w:ascii="Times New Roman" w:hAnsi="Times New Roman"/>
                  <w:vertAlign w:val="baseline"/>
                  <w:lang w:val="en-US" w:eastAsia="zh-CN"/>
                </w:rPr>
                <w:t>B9</w:t>
              </w:r>
            </w:ins>
          </w:p>
        </w:tc>
      </w:tr>
      <w:tr w14:paraId="774E7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626" w:author="L" w:date="2026-05-22T20:38:46Z"/>
        </w:trPr>
        <w:tc>
          <w:tcPr>
            <w:tcW w:w="552" w:type="pct"/>
            <w:noWrap w:val="0"/>
            <w:vAlign w:val="top"/>
          </w:tcPr>
          <w:p w14:paraId="1E5833F3">
            <w:pPr>
              <w:jc w:val="center"/>
              <w:rPr>
                <w:ins w:id="2627" w:author="L" w:date="2026-05-22T20:38:46Z"/>
                <w:rFonts w:hint="default" w:ascii="Times New Roman" w:hAnsi="Times New Roman"/>
                <w:vertAlign w:val="baseline"/>
                <w:lang w:val="en-US" w:eastAsia="zh-CN"/>
              </w:rPr>
            </w:pPr>
            <w:ins w:id="2628" w:author="L" w:date="2026-05-22T20:38:46Z">
              <w:r>
                <w:rPr>
                  <w:rFonts w:hint="eastAsia" w:ascii="Times New Roman" w:hAnsi="Times New Roman"/>
                  <w:vertAlign w:val="baseline"/>
                  <w:lang w:val="en-US" w:eastAsia="zh-CN"/>
                </w:rPr>
                <w:t>名称</w:t>
              </w:r>
            </w:ins>
          </w:p>
        </w:tc>
        <w:tc>
          <w:tcPr>
            <w:tcW w:w="475" w:type="pct"/>
            <w:noWrap w:val="0"/>
            <w:vAlign w:val="top"/>
          </w:tcPr>
          <w:p w14:paraId="08EF784A">
            <w:pPr>
              <w:jc w:val="center"/>
              <w:rPr>
                <w:ins w:id="2629" w:author="L" w:date="2026-05-22T20:38:46Z"/>
                <w:rFonts w:hint="default" w:ascii="Times New Roman" w:hAnsi="Times New Roman"/>
                <w:vertAlign w:val="baseline"/>
                <w:lang w:val="en-US" w:eastAsia="zh-CN"/>
              </w:rPr>
            </w:pPr>
            <w:ins w:id="2630" w:author="L" w:date="2026-05-22T20:38:46Z">
              <w:r>
                <w:rPr>
                  <w:rFonts w:hint="eastAsia" w:ascii="Times New Roman" w:hAnsi="Times New Roman"/>
                  <w:vertAlign w:val="baseline"/>
                  <w:lang w:val="en-US" w:eastAsia="zh-CN"/>
                </w:rPr>
                <w:t>DO17</w:t>
              </w:r>
            </w:ins>
          </w:p>
        </w:tc>
        <w:tc>
          <w:tcPr>
            <w:tcW w:w="475" w:type="pct"/>
            <w:noWrap w:val="0"/>
            <w:vAlign w:val="top"/>
          </w:tcPr>
          <w:p w14:paraId="5368D14A">
            <w:pPr>
              <w:jc w:val="center"/>
              <w:rPr>
                <w:ins w:id="2631" w:author="L" w:date="2026-05-22T20:38:46Z"/>
                <w:rFonts w:hint="default" w:ascii="Times New Roman" w:hAnsi="Times New Roman"/>
                <w:vertAlign w:val="baseline"/>
                <w:lang w:val="en-US" w:eastAsia="zh-CN"/>
              </w:rPr>
            </w:pPr>
            <w:ins w:id="2632" w:author="L" w:date="2026-05-22T20:38:46Z">
              <w:r>
                <w:rPr>
                  <w:rFonts w:hint="eastAsia" w:ascii="Times New Roman" w:hAnsi="Times New Roman"/>
                  <w:vertAlign w:val="baseline"/>
                  <w:lang w:val="en-US" w:eastAsia="zh-CN"/>
                </w:rPr>
                <w:t>DO19</w:t>
              </w:r>
            </w:ins>
          </w:p>
        </w:tc>
        <w:tc>
          <w:tcPr>
            <w:tcW w:w="475" w:type="pct"/>
            <w:noWrap w:val="0"/>
            <w:vAlign w:val="top"/>
          </w:tcPr>
          <w:p w14:paraId="112B4A00">
            <w:pPr>
              <w:jc w:val="center"/>
              <w:rPr>
                <w:ins w:id="2633" w:author="L" w:date="2026-05-22T20:38:46Z"/>
                <w:rFonts w:hint="default" w:ascii="Times New Roman" w:hAnsi="Times New Roman" w:eastAsiaTheme="minorEastAsia" w:cstheme="minorBidi"/>
                <w:kern w:val="2"/>
                <w:sz w:val="21"/>
                <w:szCs w:val="24"/>
                <w:vertAlign w:val="baseline"/>
                <w:lang w:val="en-US" w:eastAsia="zh-CN" w:bidi="ar-SA"/>
              </w:rPr>
            </w:pPr>
            <w:ins w:id="2634" w:author="L" w:date="2026-05-22T20:38:46Z">
              <w:r>
                <w:rPr>
                  <w:rFonts w:hint="eastAsia" w:ascii="Times New Roman" w:hAnsi="Times New Roman"/>
                  <w:vertAlign w:val="baseline"/>
                  <w:lang w:val="en-US" w:eastAsia="zh-CN"/>
                </w:rPr>
                <w:t>DO21</w:t>
              </w:r>
            </w:ins>
          </w:p>
        </w:tc>
        <w:tc>
          <w:tcPr>
            <w:tcW w:w="475" w:type="pct"/>
            <w:noWrap w:val="0"/>
            <w:vAlign w:val="top"/>
          </w:tcPr>
          <w:p w14:paraId="2DE601AD">
            <w:pPr>
              <w:jc w:val="center"/>
              <w:rPr>
                <w:ins w:id="2635" w:author="L" w:date="2026-05-22T20:38:46Z"/>
                <w:rFonts w:hint="default" w:ascii="Times New Roman" w:hAnsi="Times New Roman" w:eastAsiaTheme="minorEastAsia" w:cstheme="minorBidi"/>
                <w:kern w:val="2"/>
                <w:sz w:val="21"/>
                <w:szCs w:val="24"/>
                <w:vertAlign w:val="baseline"/>
                <w:lang w:val="en-US" w:eastAsia="zh-CN" w:bidi="ar-SA"/>
              </w:rPr>
            </w:pPr>
            <w:ins w:id="2636" w:author="L" w:date="2026-05-22T20:38:46Z">
              <w:r>
                <w:rPr>
                  <w:rFonts w:hint="eastAsia" w:ascii="Times New Roman" w:hAnsi="Times New Roman"/>
                  <w:vertAlign w:val="baseline"/>
                  <w:lang w:val="en-US" w:eastAsia="zh-CN"/>
                </w:rPr>
                <w:t>DO23</w:t>
              </w:r>
            </w:ins>
          </w:p>
        </w:tc>
        <w:tc>
          <w:tcPr>
            <w:tcW w:w="475" w:type="pct"/>
            <w:noWrap w:val="0"/>
            <w:vAlign w:val="top"/>
          </w:tcPr>
          <w:p w14:paraId="06AA5F0B">
            <w:pPr>
              <w:jc w:val="center"/>
              <w:rPr>
                <w:ins w:id="2637" w:author="L" w:date="2026-05-22T20:38:46Z"/>
                <w:rFonts w:hint="default" w:ascii="Times New Roman" w:hAnsi="Times New Roman"/>
                <w:vertAlign w:val="baseline"/>
                <w:lang w:val="en-US" w:eastAsia="zh-CN"/>
              </w:rPr>
            </w:pPr>
            <w:ins w:id="2638" w:author="L" w:date="2026-05-22T20:38:46Z">
              <w:r>
                <w:rPr>
                  <w:rFonts w:hint="eastAsia" w:ascii="Times New Roman" w:hAnsi="Times New Roman"/>
                  <w:vertAlign w:val="baseline"/>
                  <w:lang w:val="en-US" w:eastAsia="zh-CN"/>
                </w:rPr>
                <w:t>DO25</w:t>
              </w:r>
            </w:ins>
          </w:p>
        </w:tc>
        <w:tc>
          <w:tcPr>
            <w:tcW w:w="475" w:type="pct"/>
            <w:noWrap w:val="0"/>
            <w:vAlign w:val="top"/>
          </w:tcPr>
          <w:p w14:paraId="5372CDE9">
            <w:pPr>
              <w:jc w:val="center"/>
              <w:rPr>
                <w:ins w:id="2639" w:author="L" w:date="2026-05-22T20:38:46Z"/>
                <w:rFonts w:hint="default" w:ascii="Times New Roman" w:hAnsi="Times New Roman"/>
                <w:vertAlign w:val="baseline"/>
                <w:lang w:val="en-US" w:eastAsia="zh-CN"/>
              </w:rPr>
            </w:pPr>
            <w:ins w:id="2640" w:author="L" w:date="2026-05-22T20:38:46Z">
              <w:r>
                <w:rPr>
                  <w:rFonts w:hint="eastAsia" w:ascii="Times New Roman" w:hAnsi="Times New Roman"/>
                  <w:vertAlign w:val="baseline"/>
                  <w:lang w:val="en-US" w:eastAsia="zh-CN"/>
                </w:rPr>
                <w:t>DO27</w:t>
              </w:r>
            </w:ins>
          </w:p>
        </w:tc>
        <w:tc>
          <w:tcPr>
            <w:tcW w:w="475" w:type="pct"/>
            <w:noWrap w:val="0"/>
            <w:vAlign w:val="top"/>
          </w:tcPr>
          <w:p w14:paraId="7901AD27">
            <w:pPr>
              <w:jc w:val="center"/>
              <w:rPr>
                <w:ins w:id="2641" w:author="L" w:date="2026-05-22T20:38:46Z"/>
                <w:rFonts w:hint="default" w:ascii="Times New Roman" w:hAnsi="Times New Roman"/>
                <w:vertAlign w:val="baseline"/>
                <w:lang w:val="en-US" w:eastAsia="zh-CN"/>
              </w:rPr>
            </w:pPr>
            <w:ins w:id="2642" w:author="L" w:date="2026-05-22T20:38:46Z">
              <w:r>
                <w:rPr>
                  <w:rFonts w:hint="eastAsia" w:ascii="Times New Roman" w:hAnsi="Times New Roman"/>
                  <w:vertAlign w:val="baseline"/>
                  <w:lang w:val="en-US" w:eastAsia="zh-CN"/>
                </w:rPr>
                <w:t>DO29</w:t>
              </w:r>
            </w:ins>
          </w:p>
        </w:tc>
        <w:tc>
          <w:tcPr>
            <w:tcW w:w="620" w:type="pct"/>
            <w:noWrap w:val="0"/>
            <w:vAlign w:val="top"/>
          </w:tcPr>
          <w:p w14:paraId="0B578350">
            <w:pPr>
              <w:jc w:val="center"/>
              <w:rPr>
                <w:ins w:id="2643" w:author="L" w:date="2026-05-22T20:38:46Z"/>
                <w:rFonts w:hint="default" w:ascii="Times New Roman" w:hAnsi="Times New Roman"/>
                <w:vertAlign w:val="baseline"/>
                <w:lang w:val="en-US" w:eastAsia="zh-CN"/>
              </w:rPr>
            </w:pPr>
            <w:ins w:id="2644" w:author="L" w:date="2026-05-22T20:38:46Z">
              <w:r>
                <w:rPr>
                  <w:rFonts w:hint="eastAsia" w:ascii="Times New Roman" w:hAnsi="Times New Roman"/>
                  <w:vertAlign w:val="baseline"/>
                  <w:lang w:val="en-US" w:eastAsia="zh-CN"/>
                </w:rPr>
                <w:t>DO31</w:t>
              </w:r>
            </w:ins>
          </w:p>
        </w:tc>
        <w:tc>
          <w:tcPr>
            <w:tcW w:w="495" w:type="pct"/>
            <w:noWrap w:val="0"/>
            <w:vAlign w:val="top"/>
          </w:tcPr>
          <w:p w14:paraId="3F5B462C">
            <w:pPr>
              <w:jc w:val="center"/>
              <w:rPr>
                <w:ins w:id="2645" w:author="L" w:date="2026-05-22T20:38:46Z"/>
                <w:rFonts w:hint="default" w:ascii="Times New Roman" w:hAnsi="Times New Roman"/>
                <w:vertAlign w:val="baseline"/>
                <w:lang w:val="en-US" w:eastAsia="zh-CN"/>
              </w:rPr>
            </w:pPr>
            <w:ins w:id="2646" w:author="L" w:date="2026-05-22T20:38:46Z">
              <w:r>
                <w:rPr>
                  <w:rFonts w:hint="eastAsia" w:ascii="Times New Roman" w:hAnsi="Times New Roman"/>
                  <w:vertAlign w:val="baseline"/>
                  <w:lang w:val="en-US" w:eastAsia="zh-CN"/>
                </w:rPr>
                <w:t>PE</w:t>
              </w:r>
            </w:ins>
          </w:p>
        </w:tc>
      </w:tr>
      <w:tr w14:paraId="6E26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647" w:author="L" w:date="2026-05-22T20:38:46Z"/>
        </w:trPr>
        <w:tc>
          <w:tcPr>
            <w:tcW w:w="552" w:type="pct"/>
            <w:noWrap w:val="0"/>
            <w:vAlign w:val="top"/>
          </w:tcPr>
          <w:p w14:paraId="12442926">
            <w:pPr>
              <w:jc w:val="center"/>
              <w:rPr>
                <w:ins w:id="2648" w:author="L" w:date="2026-05-22T20:38:46Z"/>
                <w:rFonts w:hint="default" w:ascii="Times New Roman" w:hAnsi="Times New Roman"/>
                <w:vertAlign w:val="baseline"/>
                <w:lang w:val="en-US" w:eastAsia="zh-CN"/>
              </w:rPr>
            </w:pPr>
            <w:ins w:id="2649" w:author="L" w:date="2026-05-22T20:38:46Z">
              <w:r>
                <w:rPr>
                  <w:rFonts w:hint="eastAsia" w:ascii="Times New Roman" w:hAnsi="Times New Roman"/>
                  <w:vertAlign w:val="baseline"/>
                  <w:lang w:val="en-US" w:eastAsia="zh-CN"/>
                </w:rPr>
                <w:t>端口号</w:t>
              </w:r>
            </w:ins>
          </w:p>
        </w:tc>
        <w:tc>
          <w:tcPr>
            <w:tcW w:w="475" w:type="pct"/>
            <w:noWrap w:val="0"/>
            <w:vAlign w:val="top"/>
          </w:tcPr>
          <w:p w14:paraId="199ABD1E">
            <w:pPr>
              <w:jc w:val="center"/>
              <w:rPr>
                <w:ins w:id="2650" w:author="L" w:date="2026-05-22T20:38:46Z"/>
                <w:rFonts w:hint="default" w:ascii="Times New Roman" w:hAnsi="Times New Roman"/>
                <w:vertAlign w:val="baseline"/>
                <w:lang w:val="en-US" w:eastAsia="zh-CN"/>
              </w:rPr>
            </w:pPr>
            <w:ins w:id="2651" w:author="L" w:date="2026-05-22T20:38:46Z">
              <w:r>
                <w:rPr>
                  <w:rFonts w:hint="eastAsia" w:ascii="Times New Roman" w:hAnsi="Times New Roman"/>
                  <w:vertAlign w:val="baseline"/>
                  <w:lang w:val="en-US" w:eastAsia="zh-CN"/>
                </w:rPr>
                <w:t>A1</w:t>
              </w:r>
            </w:ins>
          </w:p>
        </w:tc>
        <w:tc>
          <w:tcPr>
            <w:tcW w:w="475" w:type="pct"/>
            <w:noWrap w:val="0"/>
            <w:vAlign w:val="top"/>
          </w:tcPr>
          <w:p w14:paraId="60C99D16">
            <w:pPr>
              <w:jc w:val="center"/>
              <w:rPr>
                <w:ins w:id="2652" w:author="L" w:date="2026-05-22T20:38:46Z"/>
                <w:rFonts w:hint="default" w:ascii="Times New Roman" w:hAnsi="Times New Roman"/>
                <w:vertAlign w:val="baseline"/>
                <w:lang w:val="en-US" w:eastAsia="zh-CN"/>
              </w:rPr>
            </w:pPr>
            <w:ins w:id="2653" w:author="L" w:date="2026-05-22T20:38:46Z">
              <w:r>
                <w:rPr>
                  <w:rFonts w:hint="eastAsia" w:ascii="Times New Roman" w:hAnsi="Times New Roman"/>
                  <w:vertAlign w:val="baseline"/>
                  <w:lang w:val="en-US" w:eastAsia="zh-CN"/>
                </w:rPr>
                <w:t>A2</w:t>
              </w:r>
            </w:ins>
          </w:p>
        </w:tc>
        <w:tc>
          <w:tcPr>
            <w:tcW w:w="475" w:type="pct"/>
            <w:noWrap w:val="0"/>
            <w:vAlign w:val="top"/>
          </w:tcPr>
          <w:p w14:paraId="534B6FDD">
            <w:pPr>
              <w:jc w:val="center"/>
              <w:rPr>
                <w:ins w:id="2654" w:author="L" w:date="2026-05-22T20:38:46Z"/>
                <w:rFonts w:hint="default" w:ascii="Times New Roman" w:hAnsi="Times New Roman"/>
                <w:vertAlign w:val="baseline"/>
                <w:lang w:val="en-US" w:eastAsia="zh-CN"/>
              </w:rPr>
            </w:pPr>
            <w:ins w:id="2655" w:author="L" w:date="2026-05-22T20:38:46Z">
              <w:r>
                <w:rPr>
                  <w:rFonts w:hint="eastAsia" w:ascii="Times New Roman" w:hAnsi="Times New Roman"/>
                  <w:vertAlign w:val="baseline"/>
                  <w:lang w:val="en-US" w:eastAsia="zh-CN"/>
                </w:rPr>
                <w:t>A3</w:t>
              </w:r>
            </w:ins>
          </w:p>
        </w:tc>
        <w:tc>
          <w:tcPr>
            <w:tcW w:w="475" w:type="pct"/>
            <w:noWrap w:val="0"/>
            <w:vAlign w:val="top"/>
          </w:tcPr>
          <w:p w14:paraId="5B37191A">
            <w:pPr>
              <w:jc w:val="center"/>
              <w:rPr>
                <w:ins w:id="2656" w:author="L" w:date="2026-05-22T20:38:46Z"/>
                <w:rFonts w:hint="default" w:ascii="Times New Roman" w:hAnsi="Times New Roman"/>
                <w:vertAlign w:val="baseline"/>
                <w:lang w:val="en-US" w:eastAsia="zh-CN"/>
              </w:rPr>
            </w:pPr>
            <w:ins w:id="2657" w:author="L" w:date="2026-05-22T20:38:46Z">
              <w:r>
                <w:rPr>
                  <w:rFonts w:hint="eastAsia" w:ascii="Times New Roman" w:hAnsi="Times New Roman"/>
                  <w:vertAlign w:val="baseline"/>
                  <w:lang w:val="en-US" w:eastAsia="zh-CN"/>
                </w:rPr>
                <w:t>A4</w:t>
              </w:r>
            </w:ins>
          </w:p>
        </w:tc>
        <w:tc>
          <w:tcPr>
            <w:tcW w:w="475" w:type="pct"/>
            <w:noWrap w:val="0"/>
            <w:vAlign w:val="top"/>
          </w:tcPr>
          <w:p w14:paraId="0FE3B028">
            <w:pPr>
              <w:jc w:val="center"/>
              <w:rPr>
                <w:ins w:id="2658" w:author="L" w:date="2026-05-22T20:38:46Z"/>
                <w:rFonts w:hint="default" w:ascii="Times New Roman" w:hAnsi="Times New Roman"/>
                <w:vertAlign w:val="baseline"/>
                <w:lang w:val="en-US" w:eastAsia="zh-CN"/>
              </w:rPr>
            </w:pPr>
            <w:ins w:id="2659" w:author="L" w:date="2026-05-22T20:38:46Z">
              <w:r>
                <w:rPr>
                  <w:rFonts w:hint="eastAsia" w:ascii="Times New Roman" w:hAnsi="Times New Roman"/>
                  <w:vertAlign w:val="baseline"/>
                  <w:lang w:val="en-US" w:eastAsia="zh-CN"/>
                </w:rPr>
                <w:t>A5</w:t>
              </w:r>
            </w:ins>
          </w:p>
        </w:tc>
        <w:tc>
          <w:tcPr>
            <w:tcW w:w="475" w:type="pct"/>
            <w:noWrap w:val="0"/>
            <w:vAlign w:val="top"/>
          </w:tcPr>
          <w:p w14:paraId="29C68F7B">
            <w:pPr>
              <w:jc w:val="center"/>
              <w:rPr>
                <w:ins w:id="2660" w:author="L" w:date="2026-05-22T20:38:46Z"/>
                <w:rFonts w:hint="default" w:ascii="Times New Roman" w:hAnsi="Times New Roman"/>
                <w:vertAlign w:val="baseline"/>
                <w:lang w:val="en-US" w:eastAsia="zh-CN"/>
              </w:rPr>
            </w:pPr>
            <w:ins w:id="2661" w:author="L" w:date="2026-05-22T20:38:46Z">
              <w:r>
                <w:rPr>
                  <w:rFonts w:hint="eastAsia" w:ascii="Times New Roman" w:hAnsi="Times New Roman"/>
                  <w:vertAlign w:val="baseline"/>
                  <w:lang w:val="en-US" w:eastAsia="zh-CN"/>
                </w:rPr>
                <w:t>A6</w:t>
              </w:r>
            </w:ins>
          </w:p>
        </w:tc>
        <w:tc>
          <w:tcPr>
            <w:tcW w:w="475" w:type="pct"/>
            <w:noWrap w:val="0"/>
            <w:vAlign w:val="top"/>
          </w:tcPr>
          <w:p w14:paraId="34046D28">
            <w:pPr>
              <w:jc w:val="center"/>
              <w:rPr>
                <w:ins w:id="2662" w:author="L" w:date="2026-05-22T20:38:46Z"/>
                <w:rFonts w:hint="default" w:ascii="Times New Roman" w:hAnsi="Times New Roman"/>
                <w:vertAlign w:val="baseline"/>
                <w:lang w:val="en-US" w:eastAsia="zh-CN"/>
              </w:rPr>
            </w:pPr>
            <w:ins w:id="2663" w:author="L" w:date="2026-05-22T20:38:46Z">
              <w:r>
                <w:rPr>
                  <w:rFonts w:hint="eastAsia" w:ascii="Times New Roman" w:hAnsi="Times New Roman"/>
                  <w:vertAlign w:val="baseline"/>
                  <w:lang w:val="en-US" w:eastAsia="zh-CN"/>
                </w:rPr>
                <w:t>A7</w:t>
              </w:r>
            </w:ins>
          </w:p>
        </w:tc>
        <w:tc>
          <w:tcPr>
            <w:tcW w:w="620" w:type="pct"/>
            <w:noWrap w:val="0"/>
            <w:vAlign w:val="top"/>
          </w:tcPr>
          <w:p w14:paraId="173985ED">
            <w:pPr>
              <w:jc w:val="center"/>
              <w:rPr>
                <w:ins w:id="2664" w:author="L" w:date="2026-05-22T20:38:46Z"/>
                <w:rFonts w:hint="default" w:ascii="Times New Roman" w:hAnsi="Times New Roman"/>
                <w:vertAlign w:val="baseline"/>
                <w:lang w:val="en-US" w:eastAsia="zh-CN"/>
              </w:rPr>
            </w:pPr>
            <w:ins w:id="2665" w:author="L" w:date="2026-05-22T20:38:46Z">
              <w:r>
                <w:rPr>
                  <w:rFonts w:hint="eastAsia" w:ascii="Times New Roman" w:hAnsi="Times New Roman"/>
                  <w:vertAlign w:val="baseline"/>
                  <w:lang w:val="en-US" w:eastAsia="zh-CN"/>
                </w:rPr>
                <w:t>A8</w:t>
              </w:r>
            </w:ins>
          </w:p>
        </w:tc>
        <w:tc>
          <w:tcPr>
            <w:tcW w:w="495" w:type="pct"/>
            <w:noWrap w:val="0"/>
            <w:vAlign w:val="top"/>
          </w:tcPr>
          <w:p w14:paraId="2702E164">
            <w:pPr>
              <w:jc w:val="center"/>
              <w:rPr>
                <w:ins w:id="2666" w:author="L" w:date="2026-05-22T20:38:46Z"/>
                <w:rFonts w:hint="default" w:ascii="Times New Roman" w:hAnsi="Times New Roman"/>
                <w:vertAlign w:val="baseline"/>
                <w:lang w:val="en-US" w:eastAsia="zh-CN"/>
              </w:rPr>
            </w:pPr>
            <w:ins w:id="2667" w:author="L" w:date="2026-05-22T20:38:46Z">
              <w:r>
                <w:rPr>
                  <w:rFonts w:hint="eastAsia" w:ascii="Times New Roman" w:hAnsi="Times New Roman"/>
                  <w:vertAlign w:val="baseline"/>
                  <w:lang w:val="en-US" w:eastAsia="zh-CN"/>
                </w:rPr>
                <w:t>A9</w:t>
              </w:r>
            </w:ins>
          </w:p>
        </w:tc>
      </w:tr>
      <w:tr w14:paraId="4F00F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668" w:author="L" w:date="2026-05-22T20:38:46Z"/>
        </w:trPr>
        <w:tc>
          <w:tcPr>
            <w:tcW w:w="552" w:type="pct"/>
            <w:noWrap w:val="0"/>
            <w:vAlign w:val="top"/>
          </w:tcPr>
          <w:p w14:paraId="02AB8933">
            <w:pPr>
              <w:jc w:val="center"/>
              <w:rPr>
                <w:ins w:id="2669" w:author="L" w:date="2026-05-22T20:38:46Z"/>
                <w:rFonts w:hint="default" w:ascii="Times New Roman" w:hAnsi="Times New Roman"/>
                <w:vertAlign w:val="baseline"/>
                <w:lang w:val="en-US" w:eastAsia="zh-CN"/>
              </w:rPr>
            </w:pPr>
            <w:ins w:id="2670" w:author="L" w:date="2026-05-22T20:38:46Z">
              <w:r>
                <w:rPr>
                  <w:rFonts w:hint="eastAsia" w:ascii="Times New Roman" w:hAnsi="Times New Roman"/>
                  <w:vertAlign w:val="baseline"/>
                  <w:lang w:val="en-US" w:eastAsia="zh-CN"/>
                </w:rPr>
                <w:t>名称</w:t>
              </w:r>
            </w:ins>
          </w:p>
        </w:tc>
        <w:tc>
          <w:tcPr>
            <w:tcW w:w="475" w:type="pct"/>
            <w:noWrap w:val="0"/>
            <w:vAlign w:val="top"/>
          </w:tcPr>
          <w:p w14:paraId="2B639FF6">
            <w:pPr>
              <w:jc w:val="center"/>
              <w:rPr>
                <w:ins w:id="2671" w:author="L" w:date="2026-05-22T20:38:46Z"/>
                <w:rFonts w:hint="default" w:ascii="Times New Roman" w:hAnsi="Times New Roman"/>
                <w:vertAlign w:val="baseline"/>
                <w:lang w:val="en-US" w:eastAsia="zh-CN"/>
              </w:rPr>
            </w:pPr>
            <w:ins w:id="2672" w:author="L" w:date="2026-05-22T20:38:46Z">
              <w:r>
                <w:rPr>
                  <w:rFonts w:hint="eastAsia" w:ascii="Times New Roman" w:hAnsi="Times New Roman"/>
                  <w:vertAlign w:val="baseline"/>
                  <w:lang w:val="en-US" w:eastAsia="zh-CN"/>
                </w:rPr>
                <w:t>DO16</w:t>
              </w:r>
            </w:ins>
          </w:p>
        </w:tc>
        <w:tc>
          <w:tcPr>
            <w:tcW w:w="475" w:type="pct"/>
            <w:noWrap w:val="0"/>
            <w:vAlign w:val="top"/>
          </w:tcPr>
          <w:p w14:paraId="6B8C393C">
            <w:pPr>
              <w:jc w:val="center"/>
              <w:rPr>
                <w:ins w:id="2673" w:author="L" w:date="2026-05-22T20:38:46Z"/>
                <w:rFonts w:hint="default" w:ascii="Times New Roman" w:hAnsi="Times New Roman"/>
                <w:vertAlign w:val="baseline"/>
                <w:lang w:val="en-US" w:eastAsia="zh-CN"/>
              </w:rPr>
            </w:pPr>
            <w:ins w:id="2674" w:author="L" w:date="2026-05-22T20:38:46Z">
              <w:r>
                <w:rPr>
                  <w:rFonts w:hint="eastAsia" w:ascii="Times New Roman" w:hAnsi="Times New Roman"/>
                  <w:vertAlign w:val="baseline"/>
                  <w:lang w:val="en-US" w:eastAsia="zh-CN"/>
                </w:rPr>
                <w:t>DO18</w:t>
              </w:r>
            </w:ins>
          </w:p>
        </w:tc>
        <w:tc>
          <w:tcPr>
            <w:tcW w:w="475" w:type="pct"/>
            <w:noWrap w:val="0"/>
            <w:vAlign w:val="top"/>
          </w:tcPr>
          <w:p w14:paraId="5AF10249">
            <w:pPr>
              <w:jc w:val="center"/>
              <w:rPr>
                <w:ins w:id="2675" w:author="L" w:date="2026-05-22T20:38:46Z"/>
                <w:rFonts w:hint="default" w:ascii="Times New Roman" w:hAnsi="Times New Roman"/>
                <w:vertAlign w:val="baseline"/>
                <w:lang w:val="en-US" w:eastAsia="zh-CN"/>
              </w:rPr>
            </w:pPr>
            <w:ins w:id="2676" w:author="L" w:date="2026-05-22T20:38:46Z">
              <w:r>
                <w:rPr>
                  <w:rFonts w:hint="eastAsia" w:ascii="Times New Roman" w:hAnsi="Times New Roman"/>
                  <w:vertAlign w:val="baseline"/>
                  <w:lang w:val="en-US" w:eastAsia="zh-CN"/>
                </w:rPr>
                <w:t>DO20</w:t>
              </w:r>
            </w:ins>
          </w:p>
        </w:tc>
        <w:tc>
          <w:tcPr>
            <w:tcW w:w="475" w:type="pct"/>
            <w:noWrap w:val="0"/>
            <w:vAlign w:val="top"/>
          </w:tcPr>
          <w:p w14:paraId="0F7ADE7F">
            <w:pPr>
              <w:jc w:val="center"/>
              <w:rPr>
                <w:ins w:id="2677" w:author="L" w:date="2026-05-22T20:38:46Z"/>
                <w:rFonts w:hint="default" w:ascii="Times New Roman" w:hAnsi="Times New Roman"/>
                <w:vertAlign w:val="baseline"/>
                <w:lang w:val="en-US" w:eastAsia="zh-CN"/>
              </w:rPr>
            </w:pPr>
            <w:ins w:id="2678" w:author="L" w:date="2026-05-22T20:38:46Z">
              <w:r>
                <w:rPr>
                  <w:rFonts w:hint="eastAsia" w:ascii="Times New Roman" w:hAnsi="Times New Roman"/>
                  <w:vertAlign w:val="baseline"/>
                  <w:lang w:val="en-US" w:eastAsia="zh-CN"/>
                </w:rPr>
                <w:t>DO22</w:t>
              </w:r>
            </w:ins>
          </w:p>
        </w:tc>
        <w:tc>
          <w:tcPr>
            <w:tcW w:w="475" w:type="pct"/>
            <w:noWrap w:val="0"/>
            <w:vAlign w:val="top"/>
          </w:tcPr>
          <w:p w14:paraId="3C8FDE90">
            <w:pPr>
              <w:jc w:val="center"/>
              <w:rPr>
                <w:ins w:id="2679" w:author="L" w:date="2026-05-22T20:38:46Z"/>
                <w:rFonts w:hint="default" w:ascii="Times New Roman" w:hAnsi="Times New Roman"/>
                <w:vertAlign w:val="baseline"/>
                <w:lang w:val="en-US" w:eastAsia="zh-CN"/>
              </w:rPr>
            </w:pPr>
            <w:ins w:id="2680" w:author="L" w:date="2026-05-22T20:38:46Z">
              <w:r>
                <w:rPr>
                  <w:rFonts w:hint="eastAsia" w:ascii="Times New Roman" w:hAnsi="Times New Roman"/>
                  <w:vertAlign w:val="baseline"/>
                  <w:lang w:val="en-US" w:eastAsia="zh-CN"/>
                </w:rPr>
                <w:t>DO24</w:t>
              </w:r>
            </w:ins>
          </w:p>
        </w:tc>
        <w:tc>
          <w:tcPr>
            <w:tcW w:w="475" w:type="pct"/>
            <w:noWrap w:val="0"/>
            <w:vAlign w:val="top"/>
          </w:tcPr>
          <w:p w14:paraId="1CBE5B57">
            <w:pPr>
              <w:jc w:val="center"/>
              <w:rPr>
                <w:ins w:id="2681" w:author="L" w:date="2026-05-22T20:38:46Z"/>
                <w:rFonts w:hint="default" w:ascii="Times New Roman" w:hAnsi="Times New Roman"/>
                <w:vertAlign w:val="baseline"/>
                <w:lang w:val="en-US" w:eastAsia="zh-CN"/>
              </w:rPr>
            </w:pPr>
            <w:ins w:id="2682" w:author="L" w:date="2026-05-22T20:38:46Z">
              <w:r>
                <w:rPr>
                  <w:rFonts w:hint="eastAsia" w:ascii="Times New Roman" w:hAnsi="Times New Roman"/>
                  <w:vertAlign w:val="baseline"/>
                  <w:lang w:val="en-US" w:eastAsia="zh-CN"/>
                </w:rPr>
                <w:t>DO26</w:t>
              </w:r>
            </w:ins>
          </w:p>
        </w:tc>
        <w:tc>
          <w:tcPr>
            <w:tcW w:w="475" w:type="pct"/>
            <w:noWrap w:val="0"/>
            <w:vAlign w:val="top"/>
          </w:tcPr>
          <w:p w14:paraId="5555D524">
            <w:pPr>
              <w:jc w:val="center"/>
              <w:rPr>
                <w:ins w:id="2683" w:author="L" w:date="2026-05-22T20:38:46Z"/>
                <w:rFonts w:hint="default" w:ascii="Times New Roman" w:hAnsi="Times New Roman"/>
                <w:vertAlign w:val="baseline"/>
                <w:lang w:val="en-US" w:eastAsia="zh-CN"/>
              </w:rPr>
            </w:pPr>
            <w:ins w:id="2684" w:author="L" w:date="2026-05-22T20:38:46Z">
              <w:r>
                <w:rPr>
                  <w:rFonts w:hint="eastAsia" w:ascii="Times New Roman" w:hAnsi="Times New Roman"/>
                  <w:vertAlign w:val="baseline"/>
                  <w:lang w:val="en-US" w:eastAsia="zh-CN"/>
                </w:rPr>
                <w:t>DO28</w:t>
              </w:r>
            </w:ins>
          </w:p>
        </w:tc>
        <w:tc>
          <w:tcPr>
            <w:tcW w:w="620" w:type="pct"/>
            <w:noWrap w:val="0"/>
            <w:vAlign w:val="top"/>
          </w:tcPr>
          <w:p w14:paraId="2BFF270C">
            <w:pPr>
              <w:jc w:val="center"/>
              <w:rPr>
                <w:ins w:id="2685" w:author="L" w:date="2026-05-22T20:38:46Z"/>
                <w:rFonts w:hint="default" w:ascii="Times New Roman" w:hAnsi="Times New Roman"/>
                <w:vertAlign w:val="baseline"/>
                <w:lang w:val="en-US" w:eastAsia="zh-CN"/>
              </w:rPr>
            </w:pPr>
            <w:ins w:id="2686" w:author="L" w:date="2026-05-22T20:38:46Z">
              <w:r>
                <w:rPr>
                  <w:rFonts w:hint="eastAsia" w:ascii="Times New Roman" w:hAnsi="Times New Roman"/>
                  <w:vertAlign w:val="baseline"/>
                  <w:lang w:val="en-US" w:eastAsia="zh-CN"/>
                </w:rPr>
                <w:t>DO30</w:t>
              </w:r>
            </w:ins>
          </w:p>
        </w:tc>
        <w:tc>
          <w:tcPr>
            <w:tcW w:w="495" w:type="pct"/>
            <w:noWrap w:val="0"/>
            <w:vAlign w:val="top"/>
          </w:tcPr>
          <w:p w14:paraId="3EA33C97">
            <w:pPr>
              <w:jc w:val="center"/>
              <w:rPr>
                <w:ins w:id="2687" w:author="L" w:date="2026-05-22T20:38:46Z"/>
                <w:rFonts w:hint="default" w:ascii="Times New Roman" w:hAnsi="Times New Roman"/>
                <w:vertAlign w:val="baseline"/>
                <w:lang w:val="en-US" w:eastAsia="zh-CN"/>
              </w:rPr>
            </w:pPr>
            <w:ins w:id="2688" w:author="L" w:date="2026-05-22T20:38:46Z">
              <w:r>
                <w:rPr>
                  <w:rFonts w:hint="eastAsia" w:ascii="Times New Roman" w:hAnsi="Times New Roman"/>
                  <w:vertAlign w:val="baseline"/>
                  <w:lang w:val="en-US" w:eastAsia="zh-CN"/>
                </w:rPr>
                <w:t>COM</w:t>
              </w:r>
            </w:ins>
          </w:p>
        </w:tc>
      </w:tr>
      <w:tr w14:paraId="286E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689" w:author="L" w:date="2026-05-22T20:38:46Z"/>
        </w:trPr>
        <w:tc>
          <w:tcPr>
            <w:tcW w:w="552" w:type="pct"/>
            <w:noWrap w:val="0"/>
            <w:vAlign w:val="top"/>
          </w:tcPr>
          <w:p w14:paraId="322B6BA3">
            <w:pPr>
              <w:jc w:val="center"/>
              <w:rPr>
                <w:ins w:id="2690" w:author="L" w:date="2026-05-22T20:38:46Z"/>
                <w:rFonts w:hint="default" w:ascii="Times New Roman" w:hAnsi="Times New Roman"/>
                <w:vertAlign w:val="baseline"/>
                <w:lang w:val="en-US" w:eastAsia="zh-CN"/>
              </w:rPr>
            </w:pPr>
            <w:ins w:id="2691" w:author="L" w:date="2026-05-22T20:38:46Z">
              <w:r>
                <w:rPr>
                  <w:rFonts w:hint="eastAsia" w:ascii="Times New Roman" w:hAnsi="Times New Roman"/>
                  <w:vertAlign w:val="baseline"/>
                  <w:lang w:val="en-US" w:eastAsia="zh-CN"/>
                </w:rPr>
                <w:t>端口号</w:t>
              </w:r>
            </w:ins>
          </w:p>
        </w:tc>
        <w:tc>
          <w:tcPr>
            <w:tcW w:w="475" w:type="pct"/>
            <w:noWrap w:val="0"/>
            <w:vAlign w:val="top"/>
          </w:tcPr>
          <w:p w14:paraId="09DACF52">
            <w:pPr>
              <w:jc w:val="center"/>
              <w:rPr>
                <w:ins w:id="2692" w:author="L" w:date="2026-05-22T20:38:46Z"/>
                <w:rFonts w:hint="default" w:ascii="Times New Roman" w:hAnsi="Times New Roman"/>
                <w:vertAlign w:val="baseline"/>
                <w:lang w:val="en-US" w:eastAsia="zh-CN"/>
              </w:rPr>
            </w:pPr>
            <w:ins w:id="2693" w:author="L" w:date="2026-05-22T20:38:46Z">
              <w:r>
                <w:rPr>
                  <w:rFonts w:hint="eastAsia" w:ascii="Times New Roman" w:hAnsi="Times New Roman"/>
                  <w:vertAlign w:val="baseline"/>
                  <w:lang w:val="en-US" w:eastAsia="zh-CN"/>
                </w:rPr>
                <w:t>B1</w:t>
              </w:r>
            </w:ins>
          </w:p>
        </w:tc>
        <w:tc>
          <w:tcPr>
            <w:tcW w:w="475" w:type="pct"/>
            <w:noWrap w:val="0"/>
            <w:vAlign w:val="top"/>
          </w:tcPr>
          <w:p w14:paraId="23B8940C">
            <w:pPr>
              <w:jc w:val="center"/>
              <w:rPr>
                <w:ins w:id="2694" w:author="L" w:date="2026-05-22T20:38:46Z"/>
                <w:rFonts w:hint="default" w:ascii="Times New Roman" w:hAnsi="Times New Roman"/>
                <w:vertAlign w:val="baseline"/>
                <w:lang w:val="en-US" w:eastAsia="zh-CN"/>
              </w:rPr>
            </w:pPr>
            <w:ins w:id="2695" w:author="L" w:date="2026-05-22T20:38:46Z">
              <w:r>
                <w:rPr>
                  <w:rFonts w:hint="eastAsia" w:ascii="Times New Roman" w:hAnsi="Times New Roman"/>
                  <w:vertAlign w:val="baseline"/>
                  <w:lang w:val="en-US" w:eastAsia="zh-CN"/>
                </w:rPr>
                <w:t>B2</w:t>
              </w:r>
            </w:ins>
          </w:p>
        </w:tc>
        <w:tc>
          <w:tcPr>
            <w:tcW w:w="475" w:type="pct"/>
            <w:noWrap w:val="0"/>
            <w:vAlign w:val="top"/>
          </w:tcPr>
          <w:p w14:paraId="50EFCFA4">
            <w:pPr>
              <w:jc w:val="center"/>
              <w:rPr>
                <w:ins w:id="2696" w:author="L" w:date="2026-05-22T20:38:46Z"/>
                <w:rFonts w:hint="default" w:ascii="Times New Roman" w:hAnsi="Times New Roman"/>
                <w:vertAlign w:val="baseline"/>
                <w:lang w:val="en-US" w:eastAsia="zh-CN"/>
              </w:rPr>
            </w:pPr>
            <w:ins w:id="2697" w:author="L" w:date="2026-05-22T20:38:46Z">
              <w:r>
                <w:rPr>
                  <w:rFonts w:hint="eastAsia" w:ascii="Times New Roman" w:hAnsi="Times New Roman"/>
                  <w:vertAlign w:val="baseline"/>
                  <w:lang w:val="en-US" w:eastAsia="zh-CN"/>
                </w:rPr>
                <w:t>B3</w:t>
              </w:r>
            </w:ins>
          </w:p>
        </w:tc>
        <w:tc>
          <w:tcPr>
            <w:tcW w:w="475" w:type="pct"/>
            <w:noWrap w:val="0"/>
            <w:vAlign w:val="top"/>
          </w:tcPr>
          <w:p w14:paraId="56067CEE">
            <w:pPr>
              <w:jc w:val="center"/>
              <w:rPr>
                <w:ins w:id="2698" w:author="L" w:date="2026-05-22T20:38:46Z"/>
                <w:rFonts w:hint="default" w:ascii="Times New Roman" w:hAnsi="Times New Roman"/>
                <w:vertAlign w:val="baseline"/>
                <w:lang w:val="en-US" w:eastAsia="zh-CN"/>
              </w:rPr>
            </w:pPr>
            <w:ins w:id="2699" w:author="L" w:date="2026-05-22T20:38:46Z">
              <w:r>
                <w:rPr>
                  <w:rFonts w:hint="eastAsia" w:ascii="Times New Roman" w:hAnsi="Times New Roman"/>
                  <w:vertAlign w:val="baseline"/>
                  <w:lang w:val="en-US" w:eastAsia="zh-CN"/>
                </w:rPr>
                <w:t>B4</w:t>
              </w:r>
            </w:ins>
          </w:p>
        </w:tc>
        <w:tc>
          <w:tcPr>
            <w:tcW w:w="475" w:type="pct"/>
            <w:noWrap w:val="0"/>
            <w:vAlign w:val="top"/>
          </w:tcPr>
          <w:p w14:paraId="7559FA8C">
            <w:pPr>
              <w:jc w:val="center"/>
              <w:rPr>
                <w:ins w:id="2700" w:author="L" w:date="2026-05-22T20:38:46Z"/>
                <w:rFonts w:hint="default" w:ascii="Times New Roman" w:hAnsi="Times New Roman"/>
                <w:vertAlign w:val="baseline"/>
                <w:lang w:val="en-US" w:eastAsia="zh-CN"/>
              </w:rPr>
            </w:pPr>
            <w:ins w:id="2701" w:author="L" w:date="2026-05-22T20:38:46Z">
              <w:r>
                <w:rPr>
                  <w:rFonts w:hint="eastAsia" w:ascii="Times New Roman" w:hAnsi="Times New Roman"/>
                  <w:vertAlign w:val="baseline"/>
                  <w:lang w:val="en-US" w:eastAsia="zh-CN"/>
                </w:rPr>
                <w:t>B5</w:t>
              </w:r>
            </w:ins>
          </w:p>
        </w:tc>
        <w:tc>
          <w:tcPr>
            <w:tcW w:w="475" w:type="pct"/>
            <w:noWrap w:val="0"/>
            <w:vAlign w:val="top"/>
          </w:tcPr>
          <w:p w14:paraId="7D6A7367">
            <w:pPr>
              <w:jc w:val="center"/>
              <w:rPr>
                <w:ins w:id="2702" w:author="L" w:date="2026-05-22T20:38:46Z"/>
                <w:rFonts w:hint="default" w:ascii="Times New Roman" w:hAnsi="Times New Roman"/>
                <w:vertAlign w:val="baseline"/>
                <w:lang w:val="en-US" w:eastAsia="zh-CN"/>
              </w:rPr>
            </w:pPr>
            <w:ins w:id="2703" w:author="L" w:date="2026-05-22T20:38:46Z">
              <w:r>
                <w:rPr>
                  <w:rFonts w:hint="eastAsia" w:ascii="Times New Roman" w:hAnsi="Times New Roman"/>
                  <w:vertAlign w:val="baseline"/>
                  <w:lang w:val="en-US" w:eastAsia="zh-CN"/>
                </w:rPr>
                <w:t>B6</w:t>
              </w:r>
            </w:ins>
          </w:p>
        </w:tc>
        <w:tc>
          <w:tcPr>
            <w:tcW w:w="475" w:type="pct"/>
            <w:noWrap w:val="0"/>
            <w:vAlign w:val="top"/>
          </w:tcPr>
          <w:p w14:paraId="6CA488E3">
            <w:pPr>
              <w:jc w:val="center"/>
              <w:rPr>
                <w:ins w:id="2704" w:author="L" w:date="2026-05-22T20:38:46Z"/>
                <w:rFonts w:hint="default" w:ascii="Times New Roman" w:hAnsi="Times New Roman"/>
                <w:vertAlign w:val="baseline"/>
                <w:lang w:val="en-US" w:eastAsia="zh-CN"/>
              </w:rPr>
            </w:pPr>
            <w:ins w:id="2705" w:author="L" w:date="2026-05-22T20:38:46Z">
              <w:r>
                <w:rPr>
                  <w:rFonts w:hint="eastAsia" w:ascii="Times New Roman" w:hAnsi="Times New Roman"/>
                  <w:vertAlign w:val="baseline"/>
                  <w:lang w:val="en-US" w:eastAsia="zh-CN"/>
                </w:rPr>
                <w:t>B7</w:t>
              </w:r>
            </w:ins>
          </w:p>
        </w:tc>
        <w:tc>
          <w:tcPr>
            <w:tcW w:w="620" w:type="pct"/>
            <w:noWrap w:val="0"/>
            <w:vAlign w:val="top"/>
          </w:tcPr>
          <w:p w14:paraId="6AA27739">
            <w:pPr>
              <w:jc w:val="center"/>
              <w:rPr>
                <w:ins w:id="2706" w:author="L" w:date="2026-05-22T20:38:46Z"/>
                <w:rFonts w:hint="default" w:ascii="Times New Roman" w:hAnsi="Times New Roman"/>
                <w:vertAlign w:val="baseline"/>
                <w:lang w:val="en-US" w:eastAsia="zh-CN"/>
              </w:rPr>
            </w:pPr>
            <w:ins w:id="2707" w:author="L" w:date="2026-05-22T20:38:46Z">
              <w:r>
                <w:rPr>
                  <w:rFonts w:hint="eastAsia" w:ascii="Times New Roman" w:hAnsi="Times New Roman"/>
                  <w:vertAlign w:val="baseline"/>
                  <w:lang w:val="en-US" w:eastAsia="zh-CN"/>
                </w:rPr>
                <w:t>B8</w:t>
              </w:r>
            </w:ins>
          </w:p>
        </w:tc>
        <w:tc>
          <w:tcPr>
            <w:tcW w:w="495" w:type="pct"/>
            <w:noWrap w:val="0"/>
            <w:vAlign w:val="top"/>
          </w:tcPr>
          <w:p w14:paraId="7CCD33DD">
            <w:pPr>
              <w:jc w:val="center"/>
              <w:rPr>
                <w:ins w:id="2708" w:author="L" w:date="2026-05-22T20:38:46Z"/>
                <w:rFonts w:hint="default" w:ascii="Times New Roman" w:hAnsi="Times New Roman"/>
                <w:vertAlign w:val="baseline"/>
                <w:lang w:val="en-US" w:eastAsia="zh-CN"/>
              </w:rPr>
            </w:pPr>
            <w:ins w:id="2709" w:author="L" w:date="2026-05-22T20:38:46Z">
              <w:r>
                <w:rPr>
                  <w:rFonts w:hint="eastAsia" w:ascii="Times New Roman" w:hAnsi="Times New Roman"/>
                  <w:vertAlign w:val="baseline"/>
                  <w:lang w:val="en-US" w:eastAsia="zh-CN"/>
                </w:rPr>
                <w:t>B9</w:t>
              </w:r>
            </w:ins>
          </w:p>
        </w:tc>
      </w:tr>
      <w:tr w14:paraId="34845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710" w:author="L" w:date="2026-05-22T20:38:46Z"/>
        </w:trPr>
        <w:tc>
          <w:tcPr>
            <w:tcW w:w="552" w:type="pct"/>
            <w:noWrap w:val="0"/>
            <w:vAlign w:val="top"/>
          </w:tcPr>
          <w:p w14:paraId="0CAAE236">
            <w:pPr>
              <w:jc w:val="center"/>
              <w:rPr>
                <w:ins w:id="2711" w:author="L" w:date="2026-05-22T20:38:46Z"/>
                <w:rFonts w:hint="default" w:ascii="Times New Roman" w:hAnsi="Times New Roman"/>
                <w:vertAlign w:val="baseline"/>
                <w:lang w:val="en-US" w:eastAsia="zh-CN"/>
              </w:rPr>
            </w:pPr>
            <w:ins w:id="2712" w:author="L" w:date="2026-05-22T20:38:46Z">
              <w:r>
                <w:rPr>
                  <w:rFonts w:hint="eastAsia" w:ascii="Times New Roman" w:hAnsi="Times New Roman"/>
                  <w:vertAlign w:val="baseline"/>
                  <w:lang w:val="en-US" w:eastAsia="zh-CN"/>
                </w:rPr>
                <w:t>名称</w:t>
              </w:r>
            </w:ins>
          </w:p>
        </w:tc>
        <w:tc>
          <w:tcPr>
            <w:tcW w:w="475" w:type="pct"/>
            <w:noWrap w:val="0"/>
            <w:vAlign w:val="top"/>
          </w:tcPr>
          <w:p w14:paraId="09DCE957">
            <w:pPr>
              <w:jc w:val="center"/>
              <w:rPr>
                <w:ins w:id="2713" w:author="L" w:date="2026-05-22T20:38:46Z"/>
                <w:rFonts w:hint="default" w:ascii="Times New Roman" w:hAnsi="Times New Roman"/>
                <w:vertAlign w:val="baseline"/>
                <w:lang w:val="en-US" w:eastAsia="zh-CN"/>
              </w:rPr>
            </w:pPr>
            <w:ins w:id="2714" w:author="L" w:date="2026-05-22T20:38:46Z">
              <w:r>
                <w:rPr>
                  <w:rFonts w:hint="eastAsia" w:ascii="Times New Roman" w:hAnsi="Times New Roman"/>
                  <w:vertAlign w:val="baseline"/>
                  <w:lang w:val="en-US" w:eastAsia="zh-CN"/>
                </w:rPr>
                <w:t>DO1</w:t>
              </w:r>
            </w:ins>
          </w:p>
        </w:tc>
        <w:tc>
          <w:tcPr>
            <w:tcW w:w="475" w:type="pct"/>
            <w:noWrap w:val="0"/>
            <w:vAlign w:val="top"/>
          </w:tcPr>
          <w:p w14:paraId="46094F3B">
            <w:pPr>
              <w:jc w:val="center"/>
              <w:rPr>
                <w:ins w:id="2715" w:author="L" w:date="2026-05-22T20:38:46Z"/>
                <w:rFonts w:hint="default" w:ascii="Times New Roman" w:hAnsi="Times New Roman"/>
                <w:vertAlign w:val="baseline"/>
                <w:lang w:val="en-US" w:eastAsia="zh-CN"/>
              </w:rPr>
            </w:pPr>
            <w:ins w:id="2716" w:author="L" w:date="2026-05-22T20:38:46Z">
              <w:r>
                <w:rPr>
                  <w:rFonts w:hint="eastAsia" w:ascii="Times New Roman" w:hAnsi="Times New Roman"/>
                  <w:vertAlign w:val="baseline"/>
                  <w:lang w:val="en-US" w:eastAsia="zh-CN"/>
                </w:rPr>
                <w:t>DO3</w:t>
              </w:r>
            </w:ins>
          </w:p>
        </w:tc>
        <w:tc>
          <w:tcPr>
            <w:tcW w:w="475" w:type="pct"/>
            <w:noWrap w:val="0"/>
            <w:vAlign w:val="top"/>
          </w:tcPr>
          <w:p w14:paraId="168CBBB6">
            <w:pPr>
              <w:jc w:val="center"/>
              <w:rPr>
                <w:ins w:id="2717" w:author="L" w:date="2026-05-22T20:38:46Z"/>
                <w:rFonts w:hint="default" w:ascii="Times New Roman" w:hAnsi="Times New Roman"/>
                <w:vertAlign w:val="baseline"/>
                <w:lang w:val="en-US" w:eastAsia="zh-CN"/>
              </w:rPr>
            </w:pPr>
            <w:ins w:id="2718" w:author="L" w:date="2026-05-22T20:38:46Z">
              <w:r>
                <w:rPr>
                  <w:rFonts w:hint="eastAsia" w:ascii="Times New Roman" w:hAnsi="Times New Roman"/>
                  <w:vertAlign w:val="baseline"/>
                  <w:lang w:val="en-US" w:eastAsia="zh-CN"/>
                </w:rPr>
                <w:t>DO5</w:t>
              </w:r>
            </w:ins>
          </w:p>
        </w:tc>
        <w:tc>
          <w:tcPr>
            <w:tcW w:w="475" w:type="pct"/>
            <w:noWrap w:val="0"/>
            <w:vAlign w:val="top"/>
          </w:tcPr>
          <w:p w14:paraId="4610CD69">
            <w:pPr>
              <w:jc w:val="center"/>
              <w:rPr>
                <w:ins w:id="2719" w:author="L" w:date="2026-05-22T20:38:46Z"/>
                <w:rFonts w:hint="default" w:ascii="Times New Roman" w:hAnsi="Times New Roman"/>
                <w:vertAlign w:val="baseline"/>
                <w:lang w:val="en-US" w:eastAsia="zh-CN"/>
              </w:rPr>
            </w:pPr>
            <w:ins w:id="2720" w:author="L" w:date="2026-05-22T20:38:46Z">
              <w:r>
                <w:rPr>
                  <w:rFonts w:hint="eastAsia" w:ascii="Times New Roman" w:hAnsi="Times New Roman"/>
                  <w:vertAlign w:val="baseline"/>
                  <w:lang w:val="en-US" w:eastAsia="zh-CN"/>
                </w:rPr>
                <w:t>DO7</w:t>
              </w:r>
            </w:ins>
          </w:p>
        </w:tc>
        <w:tc>
          <w:tcPr>
            <w:tcW w:w="475" w:type="pct"/>
            <w:noWrap w:val="0"/>
            <w:vAlign w:val="top"/>
          </w:tcPr>
          <w:p w14:paraId="4DBAF06C">
            <w:pPr>
              <w:jc w:val="center"/>
              <w:rPr>
                <w:ins w:id="2721" w:author="L" w:date="2026-05-22T20:38:46Z"/>
                <w:rFonts w:hint="default" w:ascii="Times New Roman" w:hAnsi="Times New Roman"/>
                <w:vertAlign w:val="baseline"/>
                <w:lang w:val="en-US" w:eastAsia="zh-CN"/>
              </w:rPr>
            </w:pPr>
            <w:ins w:id="2722" w:author="L" w:date="2026-05-22T20:38:46Z">
              <w:r>
                <w:rPr>
                  <w:rFonts w:hint="eastAsia" w:ascii="Times New Roman" w:hAnsi="Times New Roman"/>
                  <w:vertAlign w:val="baseline"/>
                  <w:lang w:val="en-US" w:eastAsia="zh-CN"/>
                </w:rPr>
                <w:t>DO9</w:t>
              </w:r>
            </w:ins>
          </w:p>
        </w:tc>
        <w:tc>
          <w:tcPr>
            <w:tcW w:w="475" w:type="pct"/>
            <w:noWrap w:val="0"/>
            <w:vAlign w:val="top"/>
          </w:tcPr>
          <w:p w14:paraId="4BE54AE9">
            <w:pPr>
              <w:jc w:val="center"/>
              <w:rPr>
                <w:ins w:id="2723" w:author="L" w:date="2026-05-22T20:38:46Z"/>
                <w:rFonts w:hint="default" w:ascii="Times New Roman" w:hAnsi="Times New Roman"/>
                <w:vertAlign w:val="baseline"/>
                <w:lang w:val="en-US" w:eastAsia="zh-CN"/>
              </w:rPr>
            </w:pPr>
            <w:ins w:id="2724" w:author="L" w:date="2026-05-22T20:38:46Z">
              <w:r>
                <w:rPr>
                  <w:rFonts w:hint="eastAsia" w:ascii="Times New Roman" w:hAnsi="Times New Roman"/>
                  <w:vertAlign w:val="baseline"/>
                  <w:lang w:val="en-US" w:eastAsia="zh-CN"/>
                </w:rPr>
                <w:t>DO11</w:t>
              </w:r>
            </w:ins>
          </w:p>
        </w:tc>
        <w:tc>
          <w:tcPr>
            <w:tcW w:w="475" w:type="pct"/>
            <w:noWrap w:val="0"/>
            <w:vAlign w:val="top"/>
          </w:tcPr>
          <w:p w14:paraId="466BCEE7">
            <w:pPr>
              <w:jc w:val="center"/>
              <w:rPr>
                <w:ins w:id="2725" w:author="L" w:date="2026-05-22T20:38:46Z"/>
                <w:rFonts w:hint="default" w:ascii="Times New Roman" w:hAnsi="Times New Roman"/>
                <w:vertAlign w:val="baseline"/>
                <w:lang w:val="en-US" w:eastAsia="zh-CN"/>
              </w:rPr>
            </w:pPr>
            <w:ins w:id="2726" w:author="L" w:date="2026-05-22T20:38:46Z">
              <w:r>
                <w:rPr>
                  <w:rFonts w:hint="eastAsia" w:ascii="Times New Roman" w:hAnsi="Times New Roman"/>
                  <w:vertAlign w:val="baseline"/>
                  <w:lang w:val="en-US" w:eastAsia="zh-CN"/>
                </w:rPr>
                <w:t>DO13</w:t>
              </w:r>
            </w:ins>
          </w:p>
        </w:tc>
        <w:tc>
          <w:tcPr>
            <w:tcW w:w="620" w:type="pct"/>
            <w:noWrap w:val="0"/>
            <w:vAlign w:val="top"/>
          </w:tcPr>
          <w:p w14:paraId="4286CDD2">
            <w:pPr>
              <w:jc w:val="center"/>
              <w:rPr>
                <w:ins w:id="2727" w:author="L" w:date="2026-05-22T20:38:46Z"/>
                <w:rFonts w:hint="default" w:ascii="Times New Roman" w:hAnsi="Times New Roman"/>
                <w:vertAlign w:val="baseline"/>
                <w:lang w:val="en-US" w:eastAsia="zh-CN"/>
              </w:rPr>
            </w:pPr>
            <w:ins w:id="2728" w:author="L" w:date="2026-05-22T20:38:46Z">
              <w:r>
                <w:rPr>
                  <w:rFonts w:hint="eastAsia" w:ascii="Times New Roman" w:hAnsi="Times New Roman"/>
                  <w:vertAlign w:val="baseline"/>
                  <w:lang w:val="en-US" w:eastAsia="zh-CN"/>
                </w:rPr>
                <w:t>DO15</w:t>
              </w:r>
            </w:ins>
          </w:p>
        </w:tc>
        <w:tc>
          <w:tcPr>
            <w:tcW w:w="495" w:type="pct"/>
            <w:noWrap w:val="0"/>
            <w:vAlign w:val="top"/>
          </w:tcPr>
          <w:p w14:paraId="3372CA15">
            <w:pPr>
              <w:jc w:val="center"/>
              <w:rPr>
                <w:ins w:id="2729" w:author="L" w:date="2026-05-22T20:38:46Z"/>
                <w:rFonts w:hint="default" w:ascii="Times New Roman" w:hAnsi="Times New Roman"/>
                <w:vertAlign w:val="baseline"/>
                <w:lang w:val="en-US" w:eastAsia="zh-CN"/>
              </w:rPr>
            </w:pPr>
            <w:ins w:id="2730" w:author="L" w:date="2026-05-22T20:38:46Z">
              <w:r>
                <w:rPr>
                  <w:rFonts w:hint="eastAsia" w:ascii="Times New Roman" w:hAnsi="Times New Roman"/>
                  <w:vertAlign w:val="baseline"/>
                  <w:lang w:val="en-US" w:eastAsia="zh-CN"/>
                </w:rPr>
                <w:t>PE</w:t>
              </w:r>
            </w:ins>
          </w:p>
        </w:tc>
      </w:tr>
      <w:tr w14:paraId="138C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731" w:author="L" w:date="2026-05-22T20:38:46Z"/>
        </w:trPr>
        <w:tc>
          <w:tcPr>
            <w:tcW w:w="552" w:type="pct"/>
            <w:noWrap w:val="0"/>
            <w:vAlign w:val="top"/>
          </w:tcPr>
          <w:p w14:paraId="113B2D46">
            <w:pPr>
              <w:jc w:val="center"/>
              <w:rPr>
                <w:ins w:id="2732" w:author="L" w:date="2026-05-22T20:38:46Z"/>
                <w:rFonts w:hint="default" w:ascii="Times New Roman" w:hAnsi="Times New Roman"/>
                <w:vertAlign w:val="baseline"/>
                <w:lang w:val="en-US" w:eastAsia="zh-CN"/>
              </w:rPr>
            </w:pPr>
            <w:ins w:id="2733" w:author="L" w:date="2026-05-22T20:38:46Z">
              <w:r>
                <w:rPr>
                  <w:rFonts w:hint="eastAsia" w:ascii="Times New Roman" w:hAnsi="Times New Roman"/>
                  <w:vertAlign w:val="baseline"/>
                  <w:lang w:val="en-US" w:eastAsia="zh-CN"/>
                </w:rPr>
                <w:t>端口号</w:t>
              </w:r>
            </w:ins>
          </w:p>
        </w:tc>
        <w:tc>
          <w:tcPr>
            <w:tcW w:w="475" w:type="pct"/>
            <w:noWrap w:val="0"/>
            <w:vAlign w:val="top"/>
          </w:tcPr>
          <w:p w14:paraId="16D41C73">
            <w:pPr>
              <w:jc w:val="center"/>
              <w:rPr>
                <w:ins w:id="2734" w:author="L" w:date="2026-05-22T20:38:46Z"/>
                <w:rFonts w:hint="default" w:ascii="Times New Roman" w:hAnsi="Times New Roman"/>
                <w:vertAlign w:val="baseline"/>
                <w:lang w:val="en-US" w:eastAsia="zh-CN"/>
              </w:rPr>
            </w:pPr>
            <w:ins w:id="2735" w:author="L" w:date="2026-05-22T20:38:46Z">
              <w:r>
                <w:rPr>
                  <w:rFonts w:hint="eastAsia" w:ascii="Times New Roman" w:hAnsi="Times New Roman"/>
                  <w:vertAlign w:val="baseline"/>
                  <w:lang w:val="en-US" w:eastAsia="zh-CN"/>
                </w:rPr>
                <w:t>A1</w:t>
              </w:r>
            </w:ins>
          </w:p>
        </w:tc>
        <w:tc>
          <w:tcPr>
            <w:tcW w:w="475" w:type="pct"/>
            <w:noWrap w:val="0"/>
            <w:vAlign w:val="top"/>
          </w:tcPr>
          <w:p w14:paraId="2FECD691">
            <w:pPr>
              <w:jc w:val="center"/>
              <w:rPr>
                <w:ins w:id="2736" w:author="L" w:date="2026-05-22T20:38:46Z"/>
                <w:rFonts w:hint="default" w:ascii="Times New Roman" w:hAnsi="Times New Roman"/>
                <w:vertAlign w:val="baseline"/>
                <w:lang w:val="en-US" w:eastAsia="zh-CN"/>
              </w:rPr>
            </w:pPr>
            <w:ins w:id="2737" w:author="L" w:date="2026-05-22T20:38:46Z">
              <w:r>
                <w:rPr>
                  <w:rFonts w:hint="eastAsia" w:ascii="Times New Roman" w:hAnsi="Times New Roman"/>
                  <w:vertAlign w:val="baseline"/>
                  <w:lang w:val="en-US" w:eastAsia="zh-CN"/>
                </w:rPr>
                <w:t>A2</w:t>
              </w:r>
            </w:ins>
          </w:p>
        </w:tc>
        <w:tc>
          <w:tcPr>
            <w:tcW w:w="475" w:type="pct"/>
            <w:noWrap w:val="0"/>
            <w:vAlign w:val="top"/>
          </w:tcPr>
          <w:p w14:paraId="1612A223">
            <w:pPr>
              <w:jc w:val="center"/>
              <w:rPr>
                <w:ins w:id="2738" w:author="L" w:date="2026-05-22T20:38:46Z"/>
                <w:rFonts w:hint="default" w:ascii="Times New Roman" w:hAnsi="Times New Roman"/>
                <w:vertAlign w:val="baseline"/>
                <w:lang w:val="en-US" w:eastAsia="zh-CN"/>
              </w:rPr>
            </w:pPr>
            <w:ins w:id="2739" w:author="L" w:date="2026-05-22T20:38:46Z">
              <w:r>
                <w:rPr>
                  <w:rFonts w:hint="eastAsia" w:ascii="Times New Roman" w:hAnsi="Times New Roman"/>
                  <w:vertAlign w:val="baseline"/>
                  <w:lang w:val="en-US" w:eastAsia="zh-CN"/>
                </w:rPr>
                <w:t>A3</w:t>
              </w:r>
            </w:ins>
          </w:p>
        </w:tc>
        <w:tc>
          <w:tcPr>
            <w:tcW w:w="475" w:type="pct"/>
            <w:noWrap w:val="0"/>
            <w:vAlign w:val="top"/>
          </w:tcPr>
          <w:p w14:paraId="66372E08">
            <w:pPr>
              <w:jc w:val="center"/>
              <w:rPr>
                <w:ins w:id="2740" w:author="L" w:date="2026-05-22T20:38:46Z"/>
                <w:rFonts w:hint="default" w:ascii="Times New Roman" w:hAnsi="Times New Roman"/>
                <w:vertAlign w:val="baseline"/>
                <w:lang w:val="en-US" w:eastAsia="zh-CN"/>
              </w:rPr>
            </w:pPr>
            <w:ins w:id="2741" w:author="L" w:date="2026-05-22T20:38:46Z">
              <w:r>
                <w:rPr>
                  <w:rFonts w:hint="eastAsia" w:ascii="Times New Roman" w:hAnsi="Times New Roman"/>
                  <w:vertAlign w:val="baseline"/>
                  <w:lang w:val="en-US" w:eastAsia="zh-CN"/>
                </w:rPr>
                <w:t>A4</w:t>
              </w:r>
            </w:ins>
          </w:p>
        </w:tc>
        <w:tc>
          <w:tcPr>
            <w:tcW w:w="475" w:type="pct"/>
            <w:noWrap w:val="0"/>
            <w:vAlign w:val="top"/>
          </w:tcPr>
          <w:p w14:paraId="5E311078">
            <w:pPr>
              <w:jc w:val="center"/>
              <w:rPr>
                <w:ins w:id="2742" w:author="L" w:date="2026-05-22T20:38:46Z"/>
                <w:rFonts w:hint="default" w:ascii="Times New Roman" w:hAnsi="Times New Roman"/>
                <w:vertAlign w:val="baseline"/>
                <w:lang w:val="en-US" w:eastAsia="zh-CN"/>
              </w:rPr>
            </w:pPr>
            <w:ins w:id="2743" w:author="L" w:date="2026-05-22T20:38:46Z">
              <w:r>
                <w:rPr>
                  <w:rFonts w:hint="eastAsia" w:ascii="Times New Roman" w:hAnsi="Times New Roman"/>
                  <w:vertAlign w:val="baseline"/>
                  <w:lang w:val="en-US" w:eastAsia="zh-CN"/>
                </w:rPr>
                <w:t>A5</w:t>
              </w:r>
            </w:ins>
          </w:p>
        </w:tc>
        <w:tc>
          <w:tcPr>
            <w:tcW w:w="475" w:type="pct"/>
            <w:noWrap w:val="0"/>
            <w:vAlign w:val="top"/>
          </w:tcPr>
          <w:p w14:paraId="4265676D">
            <w:pPr>
              <w:jc w:val="center"/>
              <w:rPr>
                <w:ins w:id="2744" w:author="L" w:date="2026-05-22T20:38:46Z"/>
                <w:rFonts w:hint="default" w:ascii="Times New Roman" w:hAnsi="Times New Roman"/>
                <w:vertAlign w:val="baseline"/>
                <w:lang w:val="en-US" w:eastAsia="zh-CN"/>
              </w:rPr>
            </w:pPr>
            <w:ins w:id="2745" w:author="L" w:date="2026-05-22T20:38:46Z">
              <w:r>
                <w:rPr>
                  <w:rFonts w:hint="eastAsia" w:ascii="Times New Roman" w:hAnsi="Times New Roman"/>
                  <w:vertAlign w:val="baseline"/>
                  <w:lang w:val="en-US" w:eastAsia="zh-CN"/>
                </w:rPr>
                <w:t>A6</w:t>
              </w:r>
            </w:ins>
          </w:p>
        </w:tc>
        <w:tc>
          <w:tcPr>
            <w:tcW w:w="475" w:type="pct"/>
            <w:noWrap w:val="0"/>
            <w:vAlign w:val="top"/>
          </w:tcPr>
          <w:p w14:paraId="35A0EBCB">
            <w:pPr>
              <w:jc w:val="center"/>
              <w:rPr>
                <w:ins w:id="2746" w:author="L" w:date="2026-05-22T20:38:46Z"/>
                <w:rFonts w:hint="default" w:ascii="Times New Roman" w:hAnsi="Times New Roman"/>
                <w:vertAlign w:val="baseline"/>
                <w:lang w:val="en-US" w:eastAsia="zh-CN"/>
              </w:rPr>
            </w:pPr>
            <w:ins w:id="2747" w:author="L" w:date="2026-05-22T20:38:46Z">
              <w:r>
                <w:rPr>
                  <w:rFonts w:hint="eastAsia" w:ascii="Times New Roman" w:hAnsi="Times New Roman"/>
                  <w:vertAlign w:val="baseline"/>
                  <w:lang w:val="en-US" w:eastAsia="zh-CN"/>
                </w:rPr>
                <w:t>A7</w:t>
              </w:r>
            </w:ins>
          </w:p>
        </w:tc>
        <w:tc>
          <w:tcPr>
            <w:tcW w:w="620" w:type="pct"/>
            <w:noWrap w:val="0"/>
            <w:vAlign w:val="top"/>
          </w:tcPr>
          <w:p w14:paraId="0A6A9EE4">
            <w:pPr>
              <w:jc w:val="center"/>
              <w:rPr>
                <w:ins w:id="2748" w:author="L" w:date="2026-05-22T20:38:46Z"/>
                <w:rFonts w:hint="default" w:ascii="Times New Roman" w:hAnsi="Times New Roman"/>
                <w:vertAlign w:val="baseline"/>
                <w:lang w:val="en-US" w:eastAsia="zh-CN"/>
              </w:rPr>
            </w:pPr>
            <w:ins w:id="2749" w:author="L" w:date="2026-05-22T20:38:46Z">
              <w:r>
                <w:rPr>
                  <w:rFonts w:hint="eastAsia" w:ascii="Times New Roman" w:hAnsi="Times New Roman"/>
                  <w:vertAlign w:val="baseline"/>
                  <w:lang w:val="en-US" w:eastAsia="zh-CN"/>
                </w:rPr>
                <w:t>A8</w:t>
              </w:r>
            </w:ins>
          </w:p>
        </w:tc>
        <w:tc>
          <w:tcPr>
            <w:tcW w:w="495" w:type="pct"/>
            <w:noWrap w:val="0"/>
            <w:vAlign w:val="top"/>
          </w:tcPr>
          <w:p w14:paraId="294BB0AF">
            <w:pPr>
              <w:jc w:val="center"/>
              <w:rPr>
                <w:ins w:id="2750" w:author="L" w:date="2026-05-22T20:38:46Z"/>
                <w:rFonts w:hint="default" w:ascii="Times New Roman" w:hAnsi="Times New Roman"/>
                <w:vertAlign w:val="baseline"/>
                <w:lang w:val="en-US" w:eastAsia="zh-CN"/>
              </w:rPr>
            </w:pPr>
            <w:ins w:id="2751" w:author="L" w:date="2026-05-22T20:38:46Z">
              <w:r>
                <w:rPr>
                  <w:rFonts w:hint="eastAsia" w:ascii="Times New Roman" w:hAnsi="Times New Roman"/>
                  <w:vertAlign w:val="baseline"/>
                  <w:lang w:val="en-US" w:eastAsia="zh-CN"/>
                </w:rPr>
                <w:t>A9</w:t>
              </w:r>
            </w:ins>
          </w:p>
        </w:tc>
      </w:tr>
      <w:tr w14:paraId="25C75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752" w:author="L" w:date="2026-05-22T20:38:46Z"/>
        </w:trPr>
        <w:tc>
          <w:tcPr>
            <w:tcW w:w="552" w:type="pct"/>
            <w:noWrap w:val="0"/>
            <w:vAlign w:val="top"/>
          </w:tcPr>
          <w:p w14:paraId="578BABCA">
            <w:pPr>
              <w:jc w:val="center"/>
              <w:rPr>
                <w:ins w:id="2753" w:author="L" w:date="2026-05-22T20:38:46Z"/>
                <w:rFonts w:hint="default" w:ascii="Times New Roman" w:hAnsi="Times New Roman"/>
                <w:vertAlign w:val="baseline"/>
                <w:lang w:val="en-US" w:eastAsia="zh-CN"/>
              </w:rPr>
            </w:pPr>
            <w:ins w:id="2754" w:author="L" w:date="2026-05-22T20:38:46Z">
              <w:r>
                <w:rPr>
                  <w:rFonts w:hint="eastAsia" w:ascii="Times New Roman" w:hAnsi="Times New Roman"/>
                  <w:vertAlign w:val="baseline"/>
                  <w:lang w:val="en-US" w:eastAsia="zh-CN"/>
                </w:rPr>
                <w:t>名称</w:t>
              </w:r>
            </w:ins>
          </w:p>
        </w:tc>
        <w:tc>
          <w:tcPr>
            <w:tcW w:w="475" w:type="pct"/>
            <w:noWrap w:val="0"/>
            <w:vAlign w:val="top"/>
          </w:tcPr>
          <w:p w14:paraId="59FC0255">
            <w:pPr>
              <w:jc w:val="center"/>
              <w:rPr>
                <w:ins w:id="2755" w:author="L" w:date="2026-05-22T20:38:46Z"/>
                <w:rFonts w:hint="default" w:ascii="Times New Roman" w:hAnsi="Times New Roman"/>
                <w:vertAlign w:val="baseline"/>
                <w:lang w:val="en-US" w:eastAsia="zh-CN"/>
              </w:rPr>
            </w:pPr>
            <w:ins w:id="2756" w:author="L" w:date="2026-05-22T20:38:46Z">
              <w:r>
                <w:rPr>
                  <w:rFonts w:hint="eastAsia" w:ascii="Times New Roman" w:hAnsi="Times New Roman"/>
                  <w:vertAlign w:val="baseline"/>
                  <w:lang w:val="en-US" w:eastAsia="zh-CN"/>
                </w:rPr>
                <w:t>DO0</w:t>
              </w:r>
            </w:ins>
          </w:p>
        </w:tc>
        <w:tc>
          <w:tcPr>
            <w:tcW w:w="475" w:type="pct"/>
            <w:noWrap w:val="0"/>
            <w:vAlign w:val="top"/>
          </w:tcPr>
          <w:p w14:paraId="556F76EA">
            <w:pPr>
              <w:jc w:val="center"/>
              <w:rPr>
                <w:ins w:id="2757" w:author="L" w:date="2026-05-22T20:38:46Z"/>
                <w:rFonts w:hint="default" w:ascii="Times New Roman" w:hAnsi="Times New Roman"/>
                <w:vertAlign w:val="baseline"/>
                <w:lang w:val="en-US" w:eastAsia="zh-CN"/>
              </w:rPr>
            </w:pPr>
            <w:ins w:id="2758" w:author="L" w:date="2026-05-22T20:38:46Z">
              <w:r>
                <w:rPr>
                  <w:rFonts w:hint="eastAsia" w:ascii="Times New Roman" w:hAnsi="Times New Roman"/>
                  <w:vertAlign w:val="baseline"/>
                  <w:lang w:val="en-US" w:eastAsia="zh-CN"/>
                </w:rPr>
                <w:t>DO2</w:t>
              </w:r>
            </w:ins>
          </w:p>
        </w:tc>
        <w:tc>
          <w:tcPr>
            <w:tcW w:w="475" w:type="pct"/>
            <w:noWrap w:val="0"/>
            <w:vAlign w:val="top"/>
          </w:tcPr>
          <w:p w14:paraId="230A5470">
            <w:pPr>
              <w:jc w:val="center"/>
              <w:rPr>
                <w:ins w:id="2759" w:author="L" w:date="2026-05-22T20:38:46Z"/>
                <w:rFonts w:hint="default" w:ascii="Times New Roman" w:hAnsi="Times New Roman"/>
                <w:vertAlign w:val="baseline"/>
                <w:lang w:val="en-US" w:eastAsia="zh-CN"/>
              </w:rPr>
            </w:pPr>
            <w:ins w:id="2760" w:author="L" w:date="2026-05-22T20:38:46Z">
              <w:r>
                <w:rPr>
                  <w:rFonts w:hint="eastAsia" w:ascii="Times New Roman" w:hAnsi="Times New Roman"/>
                  <w:vertAlign w:val="baseline"/>
                  <w:lang w:val="en-US" w:eastAsia="zh-CN"/>
                </w:rPr>
                <w:t>DO4</w:t>
              </w:r>
            </w:ins>
          </w:p>
        </w:tc>
        <w:tc>
          <w:tcPr>
            <w:tcW w:w="475" w:type="pct"/>
            <w:noWrap w:val="0"/>
            <w:vAlign w:val="top"/>
          </w:tcPr>
          <w:p w14:paraId="2593436F">
            <w:pPr>
              <w:jc w:val="center"/>
              <w:rPr>
                <w:ins w:id="2761" w:author="L" w:date="2026-05-22T20:38:46Z"/>
                <w:rFonts w:hint="default" w:ascii="Times New Roman" w:hAnsi="Times New Roman"/>
                <w:vertAlign w:val="baseline"/>
                <w:lang w:val="en-US" w:eastAsia="zh-CN"/>
              </w:rPr>
            </w:pPr>
            <w:ins w:id="2762" w:author="L" w:date="2026-05-22T20:38:46Z">
              <w:r>
                <w:rPr>
                  <w:rFonts w:hint="eastAsia" w:ascii="Times New Roman" w:hAnsi="Times New Roman"/>
                  <w:vertAlign w:val="baseline"/>
                  <w:lang w:val="en-US" w:eastAsia="zh-CN"/>
                </w:rPr>
                <w:t>DO6</w:t>
              </w:r>
            </w:ins>
          </w:p>
        </w:tc>
        <w:tc>
          <w:tcPr>
            <w:tcW w:w="475" w:type="pct"/>
            <w:noWrap w:val="0"/>
            <w:vAlign w:val="top"/>
          </w:tcPr>
          <w:p w14:paraId="2723EC40">
            <w:pPr>
              <w:jc w:val="center"/>
              <w:rPr>
                <w:ins w:id="2763" w:author="L" w:date="2026-05-22T20:38:46Z"/>
                <w:rFonts w:hint="default" w:ascii="Times New Roman" w:hAnsi="Times New Roman"/>
                <w:vertAlign w:val="baseline"/>
                <w:lang w:val="en-US" w:eastAsia="zh-CN"/>
              </w:rPr>
            </w:pPr>
            <w:ins w:id="2764" w:author="L" w:date="2026-05-22T20:38:46Z">
              <w:r>
                <w:rPr>
                  <w:rFonts w:hint="eastAsia" w:ascii="Times New Roman" w:hAnsi="Times New Roman"/>
                  <w:vertAlign w:val="baseline"/>
                  <w:lang w:val="en-US" w:eastAsia="zh-CN"/>
                </w:rPr>
                <w:t>DO8</w:t>
              </w:r>
            </w:ins>
          </w:p>
        </w:tc>
        <w:tc>
          <w:tcPr>
            <w:tcW w:w="475" w:type="pct"/>
            <w:noWrap w:val="0"/>
            <w:vAlign w:val="top"/>
          </w:tcPr>
          <w:p w14:paraId="00C18A8C">
            <w:pPr>
              <w:jc w:val="center"/>
              <w:rPr>
                <w:ins w:id="2765" w:author="L" w:date="2026-05-22T20:38:46Z"/>
                <w:rFonts w:hint="default" w:ascii="Times New Roman" w:hAnsi="Times New Roman"/>
                <w:vertAlign w:val="baseline"/>
                <w:lang w:val="en-US" w:eastAsia="zh-CN"/>
              </w:rPr>
            </w:pPr>
            <w:ins w:id="2766" w:author="L" w:date="2026-05-22T20:38:46Z">
              <w:r>
                <w:rPr>
                  <w:rFonts w:hint="eastAsia" w:ascii="Times New Roman" w:hAnsi="Times New Roman"/>
                  <w:vertAlign w:val="baseline"/>
                  <w:lang w:val="en-US" w:eastAsia="zh-CN"/>
                </w:rPr>
                <w:t>DO10</w:t>
              </w:r>
            </w:ins>
          </w:p>
        </w:tc>
        <w:tc>
          <w:tcPr>
            <w:tcW w:w="475" w:type="pct"/>
            <w:noWrap w:val="0"/>
            <w:vAlign w:val="top"/>
          </w:tcPr>
          <w:p w14:paraId="0C423992">
            <w:pPr>
              <w:jc w:val="center"/>
              <w:rPr>
                <w:ins w:id="2767" w:author="L" w:date="2026-05-22T20:38:46Z"/>
                <w:rFonts w:hint="default" w:ascii="Times New Roman" w:hAnsi="Times New Roman"/>
                <w:vertAlign w:val="baseline"/>
                <w:lang w:val="en-US" w:eastAsia="zh-CN"/>
              </w:rPr>
            </w:pPr>
            <w:ins w:id="2768" w:author="L" w:date="2026-05-22T20:38:46Z">
              <w:r>
                <w:rPr>
                  <w:rFonts w:hint="eastAsia" w:ascii="Times New Roman" w:hAnsi="Times New Roman"/>
                  <w:vertAlign w:val="baseline"/>
                  <w:lang w:val="en-US" w:eastAsia="zh-CN"/>
                </w:rPr>
                <w:t>DO12</w:t>
              </w:r>
            </w:ins>
          </w:p>
        </w:tc>
        <w:tc>
          <w:tcPr>
            <w:tcW w:w="620" w:type="pct"/>
            <w:noWrap w:val="0"/>
            <w:vAlign w:val="top"/>
          </w:tcPr>
          <w:p w14:paraId="1451EDF5">
            <w:pPr>
              <w:jc w:val="center"/>
              <w:rPr>
                <w:ins w:id="2769" w:author="L" w:date="2026-05-22T20:38:46Z"/>
                <w:rFonts w:hint="default" w:ascii="Times New Roman" w:hAnsi="Times New Roman"/>
                <w:vertAlign w:val="baseline"/>
                <w:lang w:val="en-US" w:eastAsia="zh-CN"/>
              </w:rPr>
            </w:pPr>
            <w:ins w:id="2770" w:author="L" w:date="2026-05-22T20:38:46Z">
              <w:r>
                <w:rPr>
                  <w:rFonts w:hint="eastAsia" w:ascii="Times New Roman" w:hAnsi="Times New Roman"/>
                  <w:vertAlign w:val="baseline"/>
                  <w:lang w:val="en-US" w:eastAsia="zh-CN"/>
                </w:rPr>
                <w:t>DO14</w:t>
              </w:r>
            </w:ins>
          </w:p>
        </w:tc>
        <w:tc>
          <w:tcPr>
            <w:tcW w:w="495" w:type="pct"/>
            <w:noWrap w:val="0"/>
            <w:vAlign w:val="top"/>
          </w:tcPr>
          <w:p w14:paraId="1443C715">
            <w:pPr>
              <w:jc w:val="center"/>
              <w:rPr>
                <w:ins w:id="2771" w:author="L" w:date="2026-05-22T20:38:46Z"/>
                <w:rFonts w:hint="default" w:ascii="Times New Roman" w:hAnsi="Times New Roman"/>
                <w:vertAlign w:val="baseline"/>
                <w:lang w:val="en-US" w:eastAsia="zh-CN"/>
              </w:rPr>
            </w:pPr>
            <w:ins w:id="2772" w:author="L" w:date="2026-05-22T20:38:46Z">
              <w:r>
                <w:rPr>
                  <w:rFonts w:hint="eastAsia" w:ascii="Times New Roman" w:hAnsi="Times New Roman"/>
                  <w:vertAlign w:val="baseline"/>
                  <w:lang w:val="en-US" w:eastAsia="zh-CN"/>
                </w:rPr>
                <w:t>COM</w:t>
              </w:r>
            </w:ins>
          </w:p>
        </w:tc>
      </w:tr>
    </w:tbl>
    <w:p w14:paraId="2DFD9313">
      <w:pPr>
        <w:pStyle w:val="12"/>
        <w:ind w:left="0" w:leftChars="0" w:firstLine="0" w:firstLineChars="0"/>
        <w:outlineLvl w:val="9"/>
        <w:rPr>
          <w:ins w:id="2773" w:author="L" w:date="2026-05-22T20:38:46Z"/>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607CF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ins w:id="2774" w:author="L" w:date="2026-05-22T20:38:46Z"/>
        </w:trPr>
        <w:tc>
          <w:tcPr>
            <w:tcW w:w="5000" w:type="pct"/>
            <w:gridSpan w:val="10"/>
            <w:tcBorders>
              <w:top w:val="single" w:color="auto" w:sz="4" w:space="0"/>
            </w:tcBorders>
            <w:noWrap w:val="0"/>
            <w:vAlign w:val="top"/>
          </w:tcPr>
          <w:p w14:paraId="7AA1C0CB">
            <w:pPr>
              <w:pBdr>
                <w:top w:val="none" w:color="auto" w:sz="0" w:space="0"/>
                <w:left w:val="none" w:color="auto" w:sz="0" w:space="0"/>
                <w:bottom w:val="none" w:color="auto" w:sz="0" w:space="0"/>
                <w:right w:val="none" w:color="auto" w:sz="0" w:space="0"/>
                <w:between w:val="none" w:color="auto" w:sz="0" w:space="0"/>
              </w:pBdr>
              <w:jc w:val="center"/>
              <w:rPr>
                <w:ins w:id="2775" w:author="L" w:date="2026-05-22T20:38:46Z"/>
                <w:rFonts w:hint="eastAsia" w:ascii="Times New Roman" w:hAnsi="Times New Roman"/>
                <w:vertAlign w:val="baseline"/>
                <w:lang w:val="en-US" w:eastAsia="zh-CN"/>
              </w:rPr>
            </w:pPr>
            <w:ins w:id="2776" w:author="L" w:date="2026-05-22T20:38:46Z">
              <w:r>
                <w:rPr>
                  <w:rFonts w:hint="eastAsia" w:ascii="Times New Roman" w:hAnsi="Times New Roman"/>
                  <w:vertAlign w:val="baseline"/>
                  <w:lang w:val="en-US" w:eastAsia="zh-CN"/>
                </w:rPr>
                <w:t>N2322模块（NPN）</w:t>
              </w:r>
            </w:ins>
          </w:p>
        </w:tc>
      </w:tr>
      <w:tr w14:paraId="77DB4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777" w:author="L" w:date="2026-05-22T20:38:46Z"/>
        </w:trPr>
        <w:tc>
          <w:tcPr>
            <w:tcW w:w="552" w:type="pct"/>
            <w:tcBorders>
              <w:top w:val="single" w:color="auto" w:sz="4" w:space="0"/>
            </w:tcBorders>
            <w:noWrap w:val="0"/>
            <w:vAlign w:val="top"/>
          </w:tcPr>
          <w:p w14:paraId="3B7634A3">
            <w:pPr>
              <w:jc w:val="center"/>
              <w:rPr>
                <w:ins w:id="2778" w:author="L" w:date="2026-05-22T20:38:46Z"/>
                <w:rFonts w:hint="default" w:ascii="Times New Roman" w:hAnsi="Times New Roman"/>
                <w:vertAlign w:val="baseline"/>
                <w:lang w:val="en-US" w:eastAsia="zh-CN"/>
              </w:rPr>
            </w:pPr>
            <w:ins w:id="2779" w:author="L" w:date="2026-05-22T20:38:46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130CD34E">
            <w:pPr>
              <w:jc w:val="center"/>
              <w:rPr>
                <w:ins w:id="2780" w:author="L" w:date="2026-05-22T20:38:46Z"/>
                <w:rFonts w:hint="default" w:ascii="Times New Roman" w:hAnsi="Times New Roman" w:eastAsiaTheme="minorEastAsia" w:cstheme="minorBidi"/>
                <w:kern w:val="2"/>
                <w:sz w:val="21"/>
                <w:szCs w:val="24"/>
                <w:vertAlign w:val="baseline"/>
                <w:lang w:val="en-US" w:eastAsia="zh-CN" w:bidi="ar-SA"/>
              </w:rPr>
            </w:pPr>
            <w:ins w:id="2781" w:author="L" w:date="2026-05-22T20:38:46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79D9CA2B">
            <w:pPr>
              <w:jc w:val="center"/>
              <w:rPr>
                <w:ins w:id="2782" w:author="L" w:date="2026-05-22T20:38:46Z"/>
                <w:rFonts w:hint="default" w:ascii="Times New Roman" w:hAnsi="Times New Roman" w:eastAsiaTheme="minorEastAsia" w:cstheme="minorBidi"/>
                <w:kern w:val="2"/>
                <w:sz w:val="21"/>
                <w:szCs w:val="24"/>
                <w:vertAlign w:val="baseline"/>
                <w:lang w:val="en-US" w:eastAsia="zh-CN" w:bidi="ar-SA"/>
              </w:rPr>
            </w:pPr>
            <w:ins w:id="2783" w:author="L" w:date="2026-05-22T20:38:46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5CFA2A4E">
            <w:pPr>
              <w:jc w:val="center"/>
              <w:rPr>
                <w:ins w:id="2784" w:author="L" w:date="2026-05-22T20:38:46Z"/>
                <w:rFonts w:hint="default" w:ascii="Times New Roman" w:hAnsi="Times New Roman" w:eastAsiaTheme="minorEastAsia" w:cstheme="minorBidi"/>
                <w:kern w:val="2"/>
                <w:sz w:val="21"/>
                <w:szCs w:val="24"/>
                <w:vertAlign w:val="baseline"/>
                <w:lang w:val="en-US" w:eastAsia="zh-CN" w:bidi="ar-SA"/>
              </w:rPr>
            </w:pPr>
            <w:ins w:id="2785" w:author="L" w:date="2026-05-22T20:38:46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6139BD16">
            <w:pPr>
              <w:jc w:val="center"/>
              <w:rPr>
                <w:ins w:id="2786" w:author="L" w:date="2026-05-22T20:38:46Z"/>
                <w:rFonts w:hint="default" w:ascii="Times New Roman" w:hAnsi="Times New Roman" w:eastAsiaTheme="minorEastAsia" w:cstheme="minorBidi"/>
                <w:kern w:val="2"/>
                <w:sz w:val="21"/>
                <w:szCs w:val="24"/>
                <w:vertAlign w:val="baseline"/>
                <w:lang w:val="en-US" w:eastAsia="zh-CN" w:bidi="ar-SA"/>
              </w:rPr>
            </w:pPr>
            <w:ins w:id="2787" w:author="L" w:date="2026-05-22T20:38:46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4192227C">
            <w:pPr>
              <w:jc w:val="center"/>
              <w:rPr>
                <w:ins w:id="2788" w:author="L" w:date="2026-05-22T20:38:46Z"/>
                <w:rFonts w:hint="default" w:ascii="Times New Roman" w:hAnsi="Times New Roman" w:eastAsiaTheme="minorEastAsia" w:cstheme="minorBidi"/>
                <w:kern w:val="2"/>
                <w:sz w:val="21"/>
                <w:szCs w:val="24"/>
                <w:vertAlign w:val="baseline"/>
                <w:lang w:val="en-US" w:eastAsia="zh-CN" w:bidi="ar-SA"/>
              </w:rPr>
            </w:pPr>
            <w:ins w:id="2789" w:author="L" w:date="2026-05-22T20:38:46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2E72182F">
            <w:pPr>
              <w:jc w:val="center"/>
              <w:rPr>
                <w:ins w:id="2790" w:author="L" w:date="2026-05-22T20:38:46Z"/>
                <w:rFonts w:hint="default" w:ascii="Times New Roman" w:hAnsi="Times New Roman" w:eastAsiaTheme="minorEastAsia" w:cstheme="minorBidi"/>
                <w:kern w:val="2"/>
                <w:sz w:val="21"/>
                <w:szCs w:val="24"/>
                <w:vertAlign w:val="baseline"/>
                <w:lang w:val="en-US" w:eastAsia="zh-CN" w:bidi="ar-SA"/>
              </w:rPr>
            </w:pPr>
            <w:ins w:id="2791" w:author="L" w:date="2026-05-22T20:38:46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43AD2B55">
            <w:pPr>
              <w:jc w:val="center"/>
              <w:rPr>
                <w:ins w:id="2792" w:author="L" w:date="2026-05-22T20:38:46Z"/>
                <w:rFonts w:hint="default" w:ascii="Times New Roman" w:hAnsi="Times New Roman"/>
                <w:vertAlign w:val="baseline"/>
                <w:lang w:val="en-US" w:eastAsia="zh-CN"/>
              </w:rPr>
            </w:pPr>
            <w:ins w:id="2793" w:author="L" w:date="2026-05-22T20:38:46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699B916B">
            <w:pPr>
              <w:jc w:val="center"/>
              <w:rPr>
                <w:ins w:id="2794" w:author="L" w:date="2026-05-22T20:38:46Z"/>
                <w:rFonts w:hint="default" w:ascii="Times New Roman" w:hAnsi="Times New Roman"/>
                <w:vertAlign w:val="baseline"/>
                <w:lang w:val="en-US" w:eastAsia="zh-CN"/>
              </w:rPr>
            </w:pPr>
            <w:ins w:id="2795" w:author="L" w:date="2026-05-22T20:38:46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4650CCB7">
            <w:pPr>
              <w:jc w:val="center"/>
              <w:rPr>
                <w:ins w:id="2796" w:author="L" w:date="2026-05-22T20:38:46Z"/>
                <w:rFonts w:hint="default" w:ascii="Times New Roman" w:hAnsi="Times New Roman"/>
                <w:vertAlign w:val="baseline"/>
                <w:lang w:val="en-US" w:eastAsia="zh-CN"/>
              </w:rPr>
            </w:pPr>
            <w:ins w:id="2797" w:author="L" w:date="2026-05-22T20:38:46Z">
              <w:r>
                <w:rPr>
                  <w:rFonts w:hint="eastAsia" w:ascii="Times New Roman" w:hAnsi="Times New Roman"/>
                  <w:vertAlign w:val="baseline"/>
                  <w:lang w:val="en-US" w:eastAsia="zh-CN"/>
                </w:rPr>
                <w:t>B9</w:t>
              </w:r>
            </w:ins>
          </w:p>
        </w:tc>
      </w:tr>
      <w:tr w14:paraId="6E3B9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798" w:author="L" w:date="2026-05-22T20:38:46Z"/>
        </w:trPr>
        <w:tc>
          <w:tcPr>
            <w:tcW w:w="552" w:type="pct"/>
            <w:noWrap w:val="0"/>
            <w:vAlign w:val="top"/>
          </w:tcPr>
          <w:p w14:paraId="5AD2BBC2">
            <w:pPr>
              <w:jc w:val="center"/>
              <w:rPr>
                <w:ins w:id="2799" w:author="L" w:date="2026-05-22T20:38:46Z"/>
                <w:rFonts w:hint="default" w:ascii="Times New Roman" w:hAnsi="Times New Roman"/>
                <w:vertAlign w:val="baseline"/>
                <w:lang w:val="en-US" w:eastAsia="zh-CN"/>
              </w:rPr>
            </w:pPr>
            <w:ins w:id="2800" w:author="L" w:date="2026-05-22T20:38:46Z">
              <w:r>
                <w:rPr>
                  <w:rFonts w:hint="eastAsia" w:ascii="Times New Roman" w:hAnsi="Times New Roman"/>
                  <w:vertAlign w:val="baseline"/>
                  <w:lang w:val="en-US" w:eastAsia="zh-CN"/>
                </w:rPr>
                <w:t>名称</w:t>
              </w:r>
            </w:ins>
          </w:p>
        </w:tc>
        <w:tc>
          <w:tcPr>
            <w:tcW w:w="475" w:type="pct"/>
            <w:noWrap w:val="0"/>
            <w:vAlign w:val="top"/>
          </w:tcPr>
          <w:p w14:paraId="39F9B8F5">
            <w:pPr>
              <w:jc w:val="center"/>
              <w:rPr>
                <w:ins w:id="2801" w:author="L" w:date="2026-05-22T20:38:46Z"/>
                <w:rFonts w:hint="default" w:ascii="Times New Roman" w:hAnsi="Times New Roman"/>
                <w:vertAlign w:val="baseline"/>
                <w:lang w:val="en-US" w:eastAsia="zh-CN"/>
              </w:rPr>
            </w:pPr>
            <w:ins w:id="2802" w:author="L" w:date="2026-05-22T20:38:46Z">
              <w:r>
                <w:rPr>
                  <w:rFonts w:hint="eastAsia" w:ascii="Times New Roman" w:hAnsi="Times New Roman"/>
                  <w:vertAlign w:val="baseline"/>
                  <w:lang w:val="en-US" w:eastAsia="zh-CN"/>
                </w:rPr>
                <w:t>DO17</w:t>
              </w:r>
            </w:ins>
          </w:p>
        </w:tc>
        <w:tc>
          <w:tcPr>
            <w:tcW w:w="475" w:type="pct"/>
            <w:noWrap w:val="0"/>
            <w:vAlign w:val="top"/>
          </w:tcPr>
          <w:p w14:paraId="66267278">
            <w:pPr>
              <w:jc w:val="center"/>
              <w:rPr>
                <w:ins w:id="2803" w:author="L" w:date="2026-05-22T20:38:46Z"/>
                <w:rFonts w:hint="default" w:ascii="Times New Roman" w:hAnsi="Times New Roman"/>
                <w:vertAlign w:val="baseline"/>
                <w:lang w:val="en-US" w:eastAsia="zh-CN"/>
              </w:rPr>
            </w:pPr>
            <w:ins w:id="2804" w:author="L" w:date="2026-05-22T20:38:46Z">
              <w:r>
                <w:rPr>
                  <w:rFonts w:hint="eastAsia" w:ascii="Times New Roman" w:hAnsi="Times New Roman"/>
                  <w:vertAlign w:val="baseline"/>
                  <w:lang w:val="en-US" w:eastAsia="zh-CN"/>
                </w:rPr>
                <w:t>DO19</w:t>
              </w:r>
            </w:ins>
          </w:p>
        </w:tc>
        <w:tc>
          <w:tcPr>
            <w:tcW w:w="475" w:type="pct"/>
            <w:noWrap w:val="0"/>
            <w:vAlign w:val="top"/>
          </w:tcPr>
          <w:p w14:paraId="6C01BC72">
            <w:pPr>
              <w:jc w:val="center"/>
              <w:rPr>
                <w:ins w:id="2805" w:author="L" w:date="2026-05-22T20:38:46Z"/>
                <w:rFonts w:hint="default" w:ascii="Times New Roman" w:hAnsi="Times New Roman" w:eastAsiaTheme="minorEastAsia" w:cstheme="minorBidi"/>
                <w:kern w:val="2"/>
                <w:sz w:val="21"/>
                <w:szCs w:val="24"/>
                <w:vertAlign w:val="baseline"/>
                <w:lang w:val="en-US" w:eastAsia="zh-CN" w:bidi="ar-SA"/>
              </w:rPr>
            </w:pPr>
            <w:ins w:id="2806" w:author="L" w:date="2026-05-22T20:38:46Z">
              <w:r>
                <w:rPr>
                  <w:rFonts w:hint="eastAsia" w:ascii="Times New Roman" w:hAnsi="Times New Roman"/>
                  <w:vertAlign w:val="baseline"/>
                  <w:lang w:val="en-US" w:eastAsia="zh-CN"/>
                </w:rPr>
                <w:t>DO21</w:t>
              </w:r>
            </w:ins>
          </w:p>
        </w:tc>
        <w:tc>
          <w:tcPr>
            <w:tcW w:w="475" w:type="pct"/>
            <w:noWrap w:val="0"/>
            <w:vAlign w:val="top"/>
          </w:tcPr>
          <w:p w14:paraId="22DD9A27">
            <w:pPr>
              <w:jc w:val="center"/>
              <w:rPr>
                <w:ins w:id="2807" w:author="L" w:date="2026-05-22T20:38:46Z"/>
                <w:rFonts w:hint="default" w:ascii="Times New Roman" w:hAnsi="Times New Roman" w:eastAsiaTheme="minorEastAsia" w:cstheme="minorBidi"/>
                <w:kern w:val="2"/>
                <w:sz w:val="21"/>
                <w:szCs w:val="24"/>
                <w:vertAlign w:val="baseline"/>
                <w:lang w:val="en-US" w:eastAsia="zh-CN" w:bidi="ar-SA"/>
              </w:rPr>
            </w:pPr>
            <w:ins w:id="2808" w:author="L" w:date="2026-05-22T20:38:46Z">
              <w:r>
                <w:rPr>
                  <w:rFonts w:hint="eastAsia" w:ascii="Times New Roman" w:hAnsi="Times New Roman"/>
                  <w:vertAlign w:val="baseline"/>
                  <w:lang w:val="en-US" w:eastAsia="zh-CN"/>
                </w:rPr>
                <w:t>DO23</w:t>
              </w:r>
            </w:ins>
          </w:p>
        </w:tc>
        <w:tc>
          <w:tcPr>
            <w:tcW w:w="475" w:type="pct"/>
            <w:noWrap w:val="0"/>
            <w:vAlign w:val="top"/>
          </w:tcPr>
          <w:p w14:paraId="453CEB36">
            <w:pPr>
              <w:jc w:val="center"/>
              <w:rPr>
                <w:ins w:id="2809" w:author="L" w:date="2026-05-22T20:38:46Z"/>
                <w:rFonts w:hint="default" w:ascii="Times New Roman" w:hAnsi="Times New Roman"/>
                <w:vertAlign w:val="baseline"/>
                <w:lang w:val="en-US" w:eastAsia="zh-CN"/>
              </w:rPr>
            </w:pPr>
            <w:ins w:id="2810" w:author="L" w:date="2026-05-22T20:38:46Z">
              <w:r>
                <w:rPr>
                  <w:rFonts w:hint="eastAsia" w:ascii="Times New Roman" w:hAnsi="Times New Roman"/>
                  <w:vertAlign w:val="baseline"/>
                  <w:lang w:val="en-US" w:eastAsia="zh-CN"/>
                </w:rPr>
                <w:t>DO25</w:t>
              </w:r>
            </w:ins>
          </w:p>
        </w:tc>
        <w:tc>
          <w:tcPr>
            <w:tcW w:w="475" w:type="pct"/>
            <w:noWrap w:val="0"/>
            <w:vAlign w:val="top"/>
          </w:tcPr>
          <w:p w14:paraId="233A3285">
            <w:pPr>
              <w:jc w:val="center"/>
              <w:rPr>
                <w:ins w:id="2811" w:author="L" w:date="2026-05-22T20:38:46Z"/>
                <w:rFonts w:hint="default" w:ascii="Times New Roman" w:hAnsi="Times New Roman"/>
                <w:vertAlign w:val="baseline"/>
                <w:lang w:val="en-US" w:eastAsia="zh-CN"/>
              </w:rPr>
            </w:pPr>
            <w:ins w:id="2812" w:author="L" w:date="2026-05-22T20:38:46Z">
              <w:r>
                <w:rPr>
                  <w:rFonts w:hint="eastAsia" w:ascii="Times New Roman" w:hAnsi="Times New Roman"/>
                  <w:vertAlign w:val="baseline"/>
                  <w:lang w:val="en-US" w:eastAsia="zh-CN"/>
                </w:rPr>
                <w:t>DO27</w:t>
              </w:r>
            </w:ins>
          </w:p>
        </w:tc>
        <w:tc>
          <w:tcPr>
            <w:tcW w:w="475" w:type="pct"/>
            <w:noWrap w:val="0"/>
            <w:vAlign w:val="top"/>
          </w:tcPr>
          <w:p w14:paraId="44524656">
            <w:pPr>
              <w:jc w:val="center"/>
              <w:rPr>
                <w:ins w:id="2813" w:author="L" w:date="2026-05-22T20:38:46Z"/>
                <w:rFonts w:hint="default" w:ascii="Times New Roman" w:hAnsi="Times New Roman"/>
                <w:vertAlign w:val="baseline"/>
                <w:lang w:val="en-US" w:eastAsia="zh-CN"/>
              </w:rPr>
            </w:pPr>
            <w:ins w:id="2814" w:author="L" w:date="2026-05-22T20:38:46Z">
              <w:r>
                <w:rPr>
                  <w:rFonts w:hint="eastAsia" w:ascii="Times New Roman" w:hAnsi="Times New Roman"/>
                  <w:vertAlign w:val="baseline"/>
                  <w:lang w:val="en-US" w:eastAsia="zh-CN"/>
                </w:rPr>
                <w:t>DO29</w:t>
              </w:r>
            </w:ins>
          </w:p>
        </w:tc>
        <w:tc>
          <w:tcPr>
            <w:tcW w:w="620" w:type="pct"/>
            <w:noWrap w:val="0"/>
            <w:vAlign w:val="top"/>
          </w:tcPr>
          <w:p w14:paraId="46B45A27">
            <w:pPr>
              <w:jc w:val="center"/>
              <w:rPr>
                <w:ins w:id="2815" w:author="L" w:date="2026-05-22T20:38:46Z"/>
                <w:rFonts w:hint="default" w:ascii="Times New Roman" w:hAnsi="Times New Roman"/>
                <w:vertAlign w:val="baseline"/>
                <w:lang w:val="en-US" w:eastAsia="zh-CN"/>
              </w:rPr>
            </w:pPr>
            <w:ins w:id="2816" w:author="L" w:date="2026-05-22T20:38:46Z">
              <w:r>
                <w:rPr>
                  <w:rFonts w:hint="eastAsia" w:ascii="Times New Roman" w:hAnsi="Times New Roman"/>
                  <w:vertAlign w:val="baseline"/>
                  <w:lang w:val="en-US" w:eastAsia="zh-CN"/>
                </w:rPr>
                <w:t>DO31</w:t>
              </w:r>
            </w:ins>
          </w:p>
        </w:tc>
        <w:tc>
          <w:tcPr>
            <w:tcW w:w="495" w:type="pct"/>
            <w:noWrap w:val="0"/>
            <w:vAlign w:val="top"/>
          </w:tcPr>
          <w:p w14:paraId="38C00345">
            <w:pPr>
              <w:jc w:val="center"/>
              <w:rPr>
                <w:ins w:id="2817" w:author="L" w:date="2026-05-22T20:38:46Z"/>
                <w:rFonts w:hint="default" w:ascii="Times New Roman" w:hAnsi="Times New Roman"/>
                <w:vertAlign w:val="baseline"/>
                <w:lang w:val="en-US" w:eastAsia="zh-CN"/>
              </w:rPr>
            </w:pPr>
            <w:ins w:id="2818" w:author="L" w:date="2026-05-22T20:38:46Z">
              <w:r>
                <w:rPr>
                  <w:rFonts w:hint="eastAsia" w:ascii="Times New Roman" w:hAnsi="Times New Roman"/>
                  <w:vertAlign w:val="baseline"/>
                  <w:lang w:val="en-US" w:eastAsia="zh-CN"/>
                </w:rPr>
                <w:t>PE</w:t>
              </w:r>
            </w:ins>
          </w:p>
        </w:tc>
      </w:tr>
      <w:tr w14:paraId="7412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19" w:author="L" w:date="2026-05-22T20:38:46Z"/>
        </w:trPr>
        <w:tc>
          <w:tcPr>
            <w:tcW w:w="552" w:type="pct"/>
            <w:noWrap w:val="0"/>
            <w:vAlign w:val="top"/>
          </w:tcPr>
          <w:p w14:paraId="2CA0646C">
            <w:pPr>
              <w:jc w:val="center"/>
              <w:rPr>
                <w:ins w:id="2820" w:author="L" w:date="2026-05-22T20:38:46Z"/>
                <w:rFonts w:hint="default" w:ascii="Times New Roman" w:hAnsi="Times New Roman"/>
                <w:vertAlign w:val="baseline"/>
                <w:lang w:val="en-US" w:eastAsia="zh-CN"/>
              </w:rPr>
            </w:pPr>
            <w:ins w:id="2821" w:author="L" w:date="2026-05-22T20:38:46Z">
              <w:r>
                <w:rPr>
                  <w:rFonts w:hint="eastAsia" w:ascii="Times New Roman" w:hAnsi="Times New Roman"/>
                  <w:vertAlign w:val="baseline"/>
                  <w:lang w:val="en-US" w:eastAsia="zh-CN"/>
                </w:rPr>
                <w:t>端口号</w:t>
              </w:r>
            </w:ins>
          </w:p>
        </w:tc>
        <w:tc>
          <w:tcPr>
            <w:tcW w:w="475" w:type="pct"/>
            <w:noWrap w:val="0"/>
            <w:vAlign w:val="top"/>
          </w:tcPr>
          <w:p w14:paraId="737ECD07">
            <w:pPr>
              <w:jc w:val="center"/>
              <w:rPr>
                <w:ins w:id="2822" w:author="L" w:date="2026-05-22T20:38:46Z"/>
                <w:rFonts w:hint="default" w:ascii="Times New Roman" w:hAnsi="Times New Roman"/>
                <w:vertAlign w:val="baseline"/>
                <w:lang w:val="en-US" w:eastAsia="zh-CN"/>
              </w:rPr>
            </w:pPr>
            <w:ins w:id="2823" w:author="L" w:date="2026-05-22T20:38:46Z">
              <w:r>
                <w:rPr>
                  <w:rFonts w:hint="eastAsia" w:ascii="Times New Roman" w:hAnsi="Times New Roman"/>
                  <w:vertAlign w:val="baseline"/>
                  <w:lang w:val="en-US" w:eastAsia="zh-CN"/>
                </w:rPr>
                <w:t>A1</w:t>
              </w:r>
            </w:ins>
          </w:p>
        </w:tc>
        <w:tc>
          <w:tcPr>
            <w:tcW w:w="475" w:type="pct"/>
            <w:noWrap w:val="0"/>
            <w:vAlign w:val="top"/>
          </w:tcPr>
          <w:p w14:paraId="4A9689DE">
            <w:pPr>
              <w:jc w:val="center"/>
              <w:rPr>
                <w:ins w:id="2824" w:author="L" w:date="2026-05-22T20:38:46Z"/>
                <w:rFonts w:hint="default" w:ascii="Times New Roman" w:hAnsi="Times New Roman"/>
                <w:vertAlign w:val="baseline"/>
                <w:lang w:val="en-US" w:eastAsia="zh-CN"/>
              </w:rPr>
            </w:pPr>
            <w:ins w:id="2825" w:author="L" w:date="2026-05-22T20:38:46Z">
              <w:r>
                <w:rPr>
                  <w:rFonts w:hint="eastAsia" w:ascii="Times New Roman" w:hAnsi="Times New Roman"/>
                  <w:vertAlign w:val="baseline"/>
                  <w:lang w:val="en-US" w:eastAsia="zh-CN"/>
                </w:rPr>
                <w:t>A2</w:t>
              </w:r>
            </w:ins>
          </w:p>
        </w:tc>
        <w:tc>
          <w:tcPr>
            <w:tcW w:w="475" w:type="pct"/>
            <w:noWrap w:val="0"/>
            <w:vAlign w:val="top"/>
          </w:tcPr>
          <w:p w14:paraId="5C765CC9">
            <w:pPr>
              <w:jc w:val="center"/>
              <w:rPr>
                <w:ins w:id="2826" w:author="L" w:date="2026-05-22T20:38:46Z"/>
                <w:rFonts w:hint="default" w:ascii="Times New Roman" w:hAnsi="Times New Roman"/>
                <w:vertAlign w:val="baseline"/>
                <w:lang w:val="en-US" w:eastAsia="zh-CN"/>
              </w:rPr>
            </w:pPr>
            <w:ins w:id="2827" w:author="L" w:date="2026-05-22T20:38:46Z">
              <w:r>
                <w:rPr>
                  <w:rFonts w:hint="eastAsia" w:ascii="Times New Roman" w:hAnsi="Times New Roman"/>
                  <w:vertAlign w:val="baseline"/>
                  <w:lang w:val="en-US" w:eastAsia="zh-CN"/>
                </w:rPr>
                <w:t>A3</w:t>
              </w:r>
            </w:ins>
          </w:p>
        </w:tc>
        <w:tc>
          <w:tcPr>
            <w:tcW w:w="475" w:type="pct"/>
            <w:noWrap w:val="0"/>
            <w:vAlign w:val="top"/>
          </w:tcPr>
          <w:p w14:paraId="63A9F17F">
            <w:pPr>
              <w:jc w:val="center"/>
              <w:rPr>
                <w:ins w:id="2828" w:author="L" w:date="2026-05-22T20:38:46Z"/>
                <w:rFonts w:hint="default" w:ascii="Times New Roman" w:hAnsi="Times New Roman"/>
                <w:vertAlign w:val="baseline"/>
                <w:lang w:val="en-US" w:eastAsia="zh-CN"/>
              </w:rPr>
            </w:pPr>
            <w:ins w:id="2829" w:author="L" w:date="2026-05-22T20:38:46Z">
              <w:r>
                <w:rPr>
                  <w:rFonts w:hint="eastAsia" w:ascii="Times New Roman" w:hAnsi="Times New Roman"/>
                  <w:vertAlign w:val="baseline"/>
                  <w:lang w:val="en-US" w:eastAsia="zh-CN"/>
                </w:rPr>
                <w:t>A4</w:t>
              </w:r>
            </w:ins>
          </w:p>
        </w:tc>
        <w:tc>
          <w:tcPr>
            <w:tcW w:w="475" w:type="pct"/>
            <w:noWrap w:val="0"/>
            <w:vAlign w:val="top"/>
          </w:tcPr>
          <w:p w14:paraId="2E085D3F">
            <w:pPr>
              <w:jc w:val="center"/>
              <w:rPr>
                <w:ins w:id="2830" w:author="L" w:date="2026-05-22T20:38:46Z"/>
                <w:rFonts w:hint="default" w:ascii="Times New Roman" w:hAnsi="Times New Roman"/>
                <w:vertAlign w:val="baseline"/>
                <w:lang w:val="en-US" w:eastAsia="zh-CN"/>
              </w:rPr>
            </w:pPr>
            <w:ins w:id="2831" w:author="L" w:date="2026-05-22T20:38:46Z">
              <w:r>
                <w:rPr>
                  <w:rFonts w:hint="eastAsia" w:ascii="Times New Roman" w:hAnsi="Times New Roman"/>
                  <w:vertAlign w:val="baseline"/>
                  <w:lang w:val="en-US" w:eastAsia="zh-CN"/>
                </w:rPr>
                <w:t>A5</w:t>
              </w:r>
            </w:ins>
          </w:p>
        </w:tc>
        <w:tc>
          <w:tcPr>
            <w:tcW w:w="475" w:type="pct"/>
            <w:noWrap w:val="0"/>
            <w:vAlign w:val="top"/>
          </w:tcPr>
          <w:p w14:paraId="4DFCFE06">
            <w:pPr>
              <w:jc w:val="center"/>
              <w:rPr>
                <w:ins w:id="2832" w:author="L" w:date="2026-05-22T20:38:46Z"/>
                <w:rFonts w:hint="default" w:ascii="Times New Roman" w:hAnsi="Times New Roman"/>
                <w:vertAlign w:val="baseline"/>
                <w:lang w:val="en-US" w:eastAsia="zh-CN"/>
              </w:rPr>
            </w:pPr>
            <w:ins w:id="2833" w:author="L" w:date="2026-05-22T20:38:46Z">
              <w:r>
                <w:rPr>
                  <w:rFonts w:hint="eastAsia" w:ascii="Times New Roman" w:hAnsi="Times New Roman"/>
                  <w:vertAlign w:val="baseline"/>
                  <w:lang w:val="en-US" w:eastAsia="zh-CN"/>
                </w:rPr>
                <w:t>A6</w:t>
              </w:r>
            </w:ins>
          </w:p>
        </w:tc>
        <w:tc>
          <w:tcPr>
            <w:tcW w:w="475" w:type="pct"/>
            <w:noWrap w:val="0"/>
            <w:vAlign w:val="top"/>
          </w:tcPr>
          <w:p w14:paraId="7A622171">
            <w:pPr>
              <w:jc w:val="center"/>
              <w:rPr>
                <w:ins w:id="2834" w:author="L" w:date="2026-05-22T20:38:46Z"/>
                <w:rFonts w:hint="default" w:ascii="Times New Roman" w:hAnsi="Times New Roman"/>
                <w:vertAlign w:val="baseline"/>
                <w:lang w:val="en-US" w:eastAsia="zh-CN"/>
              </w:rPr>
            </w:pPr>
            <w:ins w:id="2835" w:author="L" w:date="2026-05-22T20:38:46Z">
              <w:r>
                <w:rPr>
                  <w:rFonts w:hint="eastAsia" w:ascii="Times New Roman" w:hAnsi="Times New Roman"/>
                  <w:vertAlign w:val="baseline"/>
                  <w:lang w:val="en-US" w:eastAsia="zh-CN"/>
                </w:rPr>
                <w:t>A7</w:t>
              </w:r>
            </w:ins>
          </w:p>
        </w:tc>
        <w:tc>
          <w:tcPr>
            <w:tcW w:w="620" w:type="pct"/>
            <w:noWrap w:val="0"/>
            <w:vAlign w:val="top"/>
          </w:tcPr>
          <w:p w14:paraId="3E53A6D5">
            <w:pPr>
              <w:jc w:val="center"/>
              <w:rPr>
                <w:ins w:id="2836" w:author="L" w:date="2026-05-22T20:38:46Z"/>
                <w:rFonts w:hint="default" w:ascii="Times New Roman" w:hAnsi="Times New Roman"/>
                <w:vertAlign w:val="baseline"/>
                <w:lang w:val="en-US" w:eastAsia="zh-CN"/>
              </w:rPr>
            </w:pPr>
            <w:ins w:id="2837" w:author="L" w:date="2026-05-22T20:38:46Z">
              <w:r>
                <w:rPr>
                  <w:rFonts w:hint="eastAsia" w:ascii="Times New Roman" w:hAnsi="Times New Roman"/>
                  <w:vertAlign w:val="baseline"/>
                  <w:lang w:val="en-US" w:eastAsia="zh-CN"/>
                </w:rPr>
                <w:t>A8</w:t>
              </w:r>
            </w:ins>
          </w:p>
        </w:tc>
        <w:tc>
          <w:tcPr>
            <w:tcW w:w="495" w:type="pct"/>
            <w:noWrap w:val="0"/>
            <w:vAlign w:val="top"/>
          </w:tcPr>
          <w:p w14:paraId="737951C3">
            <w:pPr>
              <w:jc w:val="center"/>
              <w:rPr>
                <w:ins w:id="2838" w:author="L" w:date="2026-05-22T20:38:46Z"/>
                <w:rFonts w:hint="default" w:ascii="Times New Roman" w:hAnsi="Times New Roman"/>
                <w:vertAlign w:val="baseline"/>
                <w:lang w:val="en-US" w:eastAsia="zh-CN"/>
              </w:rPr>
            </w:pPr>
            <w:ins w:id="2839" w:author="L" w:date="2026-05-22T20:38:46Z">
              <w:r>
                <w:rPr>
                  <w:rFonts w:hint="eastAsia" w:ascii="Times New Roman" w:hAnsi="Times New Roman"/>
                  <w:vertAlign w:val="baseline"/>
                  <w:lang w:val="en-US" w:eastAsia="zh-CN"/>
                </w:rPr>
                <w:t>A9</w:t>
              </w:r>
            </w:ins>
          </w:p>
        </w:tc>
      </w:tr>
      <w:tr w14:paraId="4565F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40" w:author="L" w:date="2026-05-22T20:38:46Z"/>
        </w:trPr>
        <w:tc>
          <w:tcPr>
            <w:tcW w:w="552" w:type="pct"/>
            <w:noWrap w:val="0"/>
            <w:vAlign w:val="top"/>
          </w:tcPr>
          <w:p w14:paraId="1C15AAC9">
            <w:pPr>
              <w:jc w:val="center"/>
              <w:rPr>
                <w:ins w:id="2841" w:author="L" w:date="2026-05-22T20:38:46Z"/>
                <w:rFonts w:hint="default" w:ascii="Times New Roman" w:hAnsi="Times New Roman"/>
                <w:vertAlign w:val="baseline"/>
                <w:lang w:val="en-US" w:eastAsia="zh-CN"/>
              </w:rPr>
            </w:pPr>
            <w:ins w:id="2842" w:author="L" w:date="2026-05-22T20:38:46Z">
              <w:r>
                <w:rPr>
                  <w:rFonts w:hint="eastAsia" w:ascii="Times New Roman" w:hAnsi="Times New Roman"/>
                  <w:vertAlign w:val="baseline"/>
                  <w:lang w:val="en-US" w:eastAsia="zh-CN"/>
                </w:rPr>
                <w:t>名称</w:t>
              </w:r>
            </w:ins>
          </w:p>
        </w:tc>
        <w:tc>
          <w:tcPr>
            <w:tcW w:w="475" w:type="pct"/>
            <w:noWrap w:val="0"/>
            <w:vAlign w:val="top"/>
          </w:tcPr>
          <w:p w14:paraId="5236DA7F">
            <w:pPr>
              <w:jc w:val="center"/>
              <w:rPr>
                <w:ins w:id="2843" w:author="L" w:date="2026-05-22T20:38:46Z"/>
                <w:rFonts w:hint="default" w:ascii="Times New Roman" w:hAnsi="Times New Roman"/>
                <w:vertAlign w:val="baseline"/>
                <w:lang w:val="en-US" w:eastAsia="zh-CN"/>
              </w:rPr>
            </w:pPr>
            <w:ins w:id="2844" w:author="L" w:date="2026-05-22T20:38:46Z">
              <w:r>
                <w:rPr>
                  <w:rFonts w:hint="eastAsia" w:ascii="Times New Roman" w:hAnsi="Times New Roman"/>
                  <w:vertAlign w:val="baseline"/>
                  <w:lang w:val="en-US" w:eastAsia="zh-CN"/>
                </w:rPr>
                <w:t>DO16</w:t>
              </w:r>
            </w:ins>
          </w:p>
        </w:tc>
        <w:tc>
          <w:tcPr>
            <w:tcW w:w="475" w:type="pct"/>
            <w:noWrap w:val="0"/>
            <w:vAlign w:val="top"/>
          </w:tcPr>
          <w:p w14:paraId="67EF6B54">
            <w:pPr>
              <w:jc w:val="center"/>
              <w:rPr>
                <w:ins w:id="2845" w:author="L" w:date="2026-05-22T20:38:46Z"/>
                <w:rFonts w:hint="default" w:ascii="Times New Roman" w:hAnsi="Times New Roman"/>
                <w:vertAlign w:val="baseline"/>
                <w:lang w:val="en-US" w:eastAsia="zh-CN"/>
              </w:rPr>
            </w:pPr>
            <w:ins w:id="2846" w:author="L" w:date="2026-05-22T20:38:46Z">
              <w:r>
                <w:rPr>
                  <w:rFonts w:hint="eastAsia" w:ascii="Times New Roman" w:hAnsi="Times New Roman"/>
                  <w:vertAlign w:val="baseline"/>
                  <w:lang w:val="en-US" w:eastAsia="zh-CN"/>
                </w:rPr>
                <w:t>DO18</w:t>
              </w:r>
            </w:ins>
          </w:p>
        </w:tc>
        <w:tc>
          <w:tcPr>
            <w:tcW w:w="475" w:type="pct"/>
            <w:noWrap w:val="0"/>
            <w:vAlign w:val="top"/>
          </w:tcPr>
          <w:p w14:paraId="4D293B38">
            <w:pPr>
              <w:jc w:val="center"/>
              <w:rPr>
                <w:ins w:id="2847" w:author="L" w:date="2026-05-22T20:38:46Z"/>
                <w:rFonts w:hint="default" w:ascii="Times New Roman" w:hAnsi="Times New Roman"/>
                <w:vertAlign w:val="baseline"/>
                <w:lang w:val="en-US" w:eastAsia="zh-CN"/>
              </w:rPr>
            </w:pPr>
            <w:ins w:id="2848" w:author="L" w:date="2026-05-22T20:38:46Z">
              <w:r>
                <w:rPr>
                  <w:rFonts w:hint="eastAsia" w:ascii="Times New Roman" w:hAnsi="Times New Roman"/>
                  <w:vertAlign w:val="baseline"/>
                  <w:lang w:val="en-US" w:eastAsia="zh-CN"/>
                </w:rPr>
                <w:t>DO20</w:t>
              </w:r>
            </w:ins>
          </w:p>
        </w:tc>
        <w:tc>
          <w:tcPr>
            <w:tcW w:w="475" w:type="pct"/>
            <w:noWrap w:val="0"/>
            <w:vAlign w:val="top"/>
          </w:tcPr>
          <w:p w14:paraId="05D8A654">
            <w:pPr>
              <w:jc w:val="center"/>
              <w:rPr>
                <w:ins w:id="2849" w:author="L" w:date="2026-05-22T20:38:46Z"/>
                <w:rFonts w:hint="default" w:ascii="Times New Roman" w:hAnsi="Times New Roman"/>
                <w:vertAlign w:val="baseline"/>
                <w:lang w:val="en-US" w:eastAsia="zh-CN"/>
              </w:rPr>
            </w:pPr>
            <w:ins w:id="2850" w:author="L" w:date="2026-05-22T20:38:46Z">
              <w:r>
                <w:rPr>
                  <w:rFonts w:hint="eastAsia" w:ascii="Times New Roman" w:hAnsi="Times New Roman"/>
                  <w:vertAlign w:val="baseline"/>
                  <w:lang w:val="en-US" w:eastAsia="zh-CN"/>
                </w:rPr>
                <w:t>DO22</w:t>
              </w:r>
            </w:ins>
          </w:p>
        </w:tc>
        <w:tc>
          <w:tcPr>
            <w:tcW w:w="475" w:type="pct"/>
            <w:noWrap w:val="0"/>
            <w:vAlign w:val="top"/>
          </w:tcPr>
          <w:p w14:paraId="246BF7AA">
            <w:pPr>
              <w:jc w:val="center"/>
              <w:rPr>
                <w:ins w:id="2851" w:author="L" w:date="2026-05-22T20:38:46Z"/>
                <w:rFonts w:hint="default" w:ascii="Times New Roman" w:hAnsi="Times New Roman"/>
                <w:vertAlign w:val="baseline"/>
                <w:lang w:val="en-US" w:eastAsia="zh-CN"/>
              </w:rPr>
            </w:pPr>
            <w:ins w:id="2852" w:author="L" w:date="2026-05-22T20:38:46Z">
              <w:r>
                <w:rPr>
                  <w:rFonts w:hint="eastAsia" w:ascii="Times New Roman" w:hAnsi="Times New Roman"/>
                  <w:vertAlign w:val="baseline"/>
                  <w:lang w:val="en-US" w:eastAsia="zh-CN"/>
                </w:rPr>
                <w:t>DO24</w:t>
              </w:r>
            </w:ins>
          </w:p>
        </w:tc>
        <w:tc>
          <w:tcPr>
            <w:tcW w:w="475" w:type="pct"/>
            <w:noWrap w:val="0"/>
            <w:vAlign w:val="top"/>
          </w:tcPr>
          <w:p w14:paraId="3DE40707">
            <w:pPr>
              <w:jc w:val="center"/>
              <w:rPr>
                <w:ins w:id="2853" w:author="L" w:date="2026-05-22T20:38:46Z"/>
                <w:rFonts w:hint="default" w:ascii="Times New Roman" w:hAnsi="Times New Roman"/>
                <w:vertAlign w:val="baseline"/>
                <w:lang w:val="en-US" w:eastAsia="zh-CN"/>
              </w:rPr>
            </w:pPr>
            <w:ins w:id="2854" w:author="L" w:date="2026-05-22T20:38:46Z">
              <w:r>
                <w:rPr>
                  <w:rFonts w:hint="eastAsia" w:ascii="Times New Roman" w:hAnsi="Times New Roman"/>
                  <w:vertAlign w:val="baseline"/>
                  <w:lang w:val="en-US" w:eastAsia="zh-CN"/>
                </w:rPr>
                <w:t>DO26</w:t>
              </w:r>
            </w:ins>
          </w:p>
        </w:tc>
        <w:tc>
          <w:tcPr>
            <w:tcW w:w="475" w:type="pct"/>
            <w:noWrap w:val="0"/>
            <w:vAlign w:val="top"/>
          </w:tcPr>
          <w:p w14:paraId="50BEBDBA">
            <w:pPr>
              <w:jc w:val="center"/>
              <w:rPr>
                <w:ins w:id="2855" w:author="L" w:date="2026-05-22T20:38:46Z"/>
                <w:rFonts w:hint="default" w:ascii="Times New Roman" w:hAnsi="Times New Roman"/>
                <w:vertAlign w:val="baseline"/>
                <w:lang w:val="en-US" w:eastAsia="zh-CN"/>
              </w:rPr>
            </w:pPr>
            <w:ins w:id="2856" w:author="L" w:date="2026-05-22T20:38:46Z">
              <w:r>
                <w:rPr>
                  <w:rFonts w:hint="eastAsia" w:ascii="Times New Roman" w:hAnsi="Times New Roman"/>
                  <w:vertAlign w:val="baseline"/>
                  <w:lang w:val="en-US" w:eastAsia="zh-CN"/>
                </w:rPr>
                <w:t>DO28</w:t>
              </w:r>
            </w:ins>
          </w:p>
        </w:tc>
        <w:tc>
          <w:tcPr>
            <w:tcW w:w="620" w:type="pct"/>
            <w:noWrap w:val="0"/>
            <w:vAlign w:val="top"/>
          </w:tcPr>
          <w:p w14:paraId="10988FEF">
            <w:pPr>
              <w:jc w:val="center"/>
              <w:rPr>
                <w:ins w:id="2857" w:author="L" w:date="2026-05-22T20:38:46Z"/>
                <w:rFonts w:hint="default" w:ascii="Times New Roman" w:hAnsi="Times New Roman"/>
                <w:vertAlign w:val="baseline"/>
                <w:lang w:val="en-US" w:eastAsia="zh-CN"/>
              </w:rPr>
            </w:pPr>
            <w:ins w:id="2858" w:author="L" w:date="2026-05-22T20:38:46Z">
              <w:r>
                <w:rPr>
                  <w:rFonts w:hint="eastAsia" w:ascii="Times New Roman" w:hAnsi="Times New Roman"/>
                  <w:vertAlign w:val="baseline"/>
                  <w:lang w:val="en-US" w:eastAsia="zh-CN"/>
                </w:rPr>
                <w:t>DO30</w:t>
              </w:r>
            </w:ins>
          </w:p>
        </w:tc>
        <w:tc>
          <w:tcPr>
            <w:tcW w:w="495" w:type="pct"/>
            <w:noWrap w:val="0"/>
            <w:vAlign w:val="top"/>
          </w:tcPr>
          <w:p w14:paraId="409410BA">
            <w:pPr>
              <w:jc w:val="center"/>
              <w:rPr>
                <w:ins w:id="2859" w:author="L" w:date="2026-05-22T20:38:46Z"/>
                <w:rFonts w:hint="default" w:ascii="Times New Roman" w:hAnsi="Times New Roman"/>
                <w:vertAlign w:val="baseline"/>
                <w:lang w:val="en-US" w:eastAsia="zh-CN"/>
              </w:rPr>
            </w:pPr>
            <w:ins w:id="2860" w:author="L" w:date="2026-05-22T20:38:46Z">
              <w:r>
                <w:rPr>
                  <w:rFonts w:hint="eastAsia" w:ascii="Times New Roman" w:hAnsi="Times New Roman"/>
                  <w:vertAlign w:val="baseline"/>
                  <w:lang w:val="en-US" w:eastAsia="zh-CN"/>
                </w:rPr>
                <w:t>COM</w:t>
              </w:r>
            </w:ins>
          </w:p>
        </w:tc>
      </w:tr>
      <w:tr w14:paraId="6CB0A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61" w:author="L" w:date="2026-05-22T20:38:46Z"/>
        </w:trPr>
        <w:tc>
          <w:tcPr>
            <w:tcW w:w="552" w:type="pct"/>
            <w:noWrap w:val="0"/>
            <w:vAlign w:val="top"/>
          </w:tcPr>
          <w:p w14:paraId="3A993CA6">
            <w:pPr>
              <w:jc w:val="center"/>
              <w:rPr>
                <w:ins w:id="2862" w:author="L" w:date="2026-05-22T20:38:46Z"/>
                <w:rFonts w:hint="default" w:ascii="Times New Roman" w:hAnsi="Times New Roman"/>
                <w:vertAlign w:val="baseline"/>
                <w:lang w:val="en-US" w:eastAsia="zh-CN"/>
              </w:rPr>
            </w:pPr>
            <w:ins w:id="2863" w:author="L" w:date="2026-05-22T20:38:46Z">
              <w:r>
                <w:rPr>
                  <w:rFonts w:hint="eastAsia" w:ascii="Times New Roman" w:hAnsi="Times New Roman"/>
                  <w:vertAlign w:val="baseline"/>
                  <w:lang w:val="en-US" w:eastAsia="zh-CN"/>
                </w:rPr>
                <w:t>端口号</w:t>
              </w:r>
            </w:ins>
          </w:p>
        </w:tc>
        <w:tc>
          <w:tcPr>
            <w:tcW w:w="475" w:type="pct"/>
            <w:noWrap w:val="0"/>
            <w:vAlign w:val="top"/>
          </w:tcPr>
          <w:p w14:paraId="2A7E3F59">
            <w:pPr>
              <w:jc w:val="center"/>
              <w:rPr>
                <w:ins w:id="2864" w:author="L" w:date="2026-05-22T20:38:46Z"/>
                <w:rFonts w:hint="default" w:ascii="Times New Roman" w:hAnsi="Times New Roman"/>
                <w:vertAlign w:val="baseline"/>
                <w:lang w:val="en-US" w:eastAsia="zh-CN"/>
              </w:rPr>
            </w:pPr>
            <w:ins w:id="2865" w:author="L" w:date="2026-05-22T20:38:46Z">
              <w:r>
                <w:rPr>
                  <w:rFonts w:hint="eastAsia" w:ascii="Times New Roman" w:hAnsi="Times New Roman"/>
                  <w:vertAlign w:val="baseline"/>
                  <w:lang w:val="en-US" w:eastAsia="zh-CN"/>
                </w:rPr>
                <w:t>B1</w:t>
              </w:r>
            </w:ins>
          </w:p>
        </w:tc>
        <w:tc>
          <w:tcPr>
            <w:tcW w:w="475" w:type="pct"/>
            <w:noWrap w:val="0"/>
            <w:vAlign w:val="top"/>
          </w:tcPr>
          <w:p w14:paraId="3A68AA08">
            <w:pPr>
              <w:jc w:val="center"/>
              <w:rPr>
                <w:ins w:id="2866" w:author="L" w:date="2026-05-22T20:38:46Z"/>
                <w:rFonts w:hint="default" w:ascii="Times New Roman" w:hAnsi="Times New Roman"/>
                <w:vertAlign w:val="baseline"/>
                <w:lang w:val="en-US" w:eastAsia="zh-CN"/>
              </w:rPr>
            </w:pPr>
            <w:ins w:id="2867" w:author="L" w:date="2026-05-22T20:38:46Z">
              <w:r>
                <w:rPr>
                  <w:rFonts w:hint="eastAsia" w:ascii="Times New Roman" w:hAnsi="Times New Roman"/>
                  <w:vertAlign w:val="baseline"/>
                  <w:lang w:val="en-US" w:eastAsia="zh-CN"/>
                </w:rPr>
                <w:t>B2</w:t>
              </w:r>
            </w:ins>
          </w:p>
        </w:tc>
        <w:tc>
          <w:tcPr>
            <w:tcW w:w="475" w:type="pct"/>
            <w:noWrap w:val="0"/>
            <w:vAlign w:val="top"/>
          </w:tcPr>
          <w:p w14:paraId="0F0B5CD4">
            <w:pPr>
              <w:jc w:val="center"/>
              <w:rPr>
                <w:ins w:id="2868" w:author="L" w:date="2026-05-22T20:38:46Z"/>
                <w:rFonts w:hint="default" w:ascii="Times New Roman" w:hAnsi="Times New Roman"/>
                <w:vertAlign w:val="baseline"/>
                <w:lang w:val="en-US" w:eastAsia="zh-CN"/>
              </w:rPr>
            </w:pPr>
            <w:ins w:id="2869" w:author="L" w:date="2026-05-22T20:38:46Z">
              <w:r>
                <w:rPr>
                  <w:rFonts w:hint="eastAsia" w:ascii="Times New Roman" w:hAnsi="Times New Roman"/>
                  <w:vertAlign w:val="baseline"/>
                  <w:lang w:val="en-US" w:eastAsia="zh-CN"/>
                </w:rPr>
                <w:t>B3</w:t>
              </w:r>
            </w:ins>
          </w:p>
        </w:tc>
        <w:tc>
          <w:tcPr>
            <w:tcW w:w="475" w:type="pct"/>
            <w:noWrap w:val="0"/>
            <w:vAlign w:val="top"/>
          </w:tcPr>
          <w:p w14:paraId="68E85442">
            <w:pPr>
              <w:jc w:val="center"/>
              <w:rPr>
                <w:ins w:id="2870" w:author="L" w:date="2026-05-22T20:38:46Z"/>
                <w:rFonts w:hint="default" w:ascii="Times New Roman" w:hAnsi="Times New Roman"/>
                <w:vertAlign w:val="baseline"/>
                <w:lang w:val="en-US" w:eastAsia="zh-CN"/>
              </w:rPr>
            </w:pPr>
            <w:ins w:id="2871" w:author="L" w:date="2026-05-22T20:38:46Z">
              <w:r>
                <w:rPr>
                  <w:rFonts w:hint="eastAsia" w:ascii="Times New Roman" w:hAnsi="Times New Roman"/>
                  <w:vertAlign w:val="baseline"/>
                  <w:lang w:val="en-US" w:eastAsia="zh-CN"/>
                </w:rPr>
                <w:t>B4</w:t>
              </w:r>
            </w:ins>
          </w:p>
        </w:tc>
        <w:tc>
          <w:tcPr>
            <w:tcW w:w="475" w:type="pct"/>
            <w:noWrap w:val="0"/>
            <w:vAlign w:val="top"/>
          </w:tcPr>
          <w:p w14:paraId="3D120448">
            <w:pPr>
              <w:jc w:val="center"/>
              <w:rPr>
                <w:ins w:id="2872" w:author="L" w:date="2026-05-22T20:38:46Z"/>
                <w:rFonts w:hint="default" w:ascii="Times New Roman" w:hAnsi="Times New Roman"/>
                <w:vertAlign w:val="baseline"/>
                <w:lang w:val="en-US" w:eastAsia="zh-CN"/>
              </w:rPr>
            </w:pPr>
            <w:ins w:id="2873" w:author="L" w:date="2026-05-22T20:38:46Z">
              <w:r>
                <w:rPr>
                  <w:rFonts w:hint="eastAsia" w:ascii="Times New Roman" w:hAnsi="Times New Roman"/>
                  <w:vertAlign w:val="baseline"/>
                  <w:lang w:val="en-US" w:eastAsia="zh-CN"/>
                </w:rPr>
                <w:t>B5</w:t>
              </w:r>
            </w:ins>
          </w:p>
        </w:tc>
        <w:tc>
          <w:tcPr>
            <w:tcW w:w="475" w:type="pct"/>
            <w:noWrap w:val="0"/>
            <w:vAlign w:val="top"/>
          </w:tcPr>
          <w:p w14:paraId="000A9B44">
            <w:pPr>
              <w:jc w:val="center"/>
              <w:rPr>
                <w:ins w:id="2874" w:author="L" w:date="2026-05-22T20:38:46Z"/>
                <w:rFonts w:hint="default" w:ascii="Times New Roman" w:hAnsi="Times New Roman"/>
                <w:vertAlign w:val="baseline"/>
                <w:lang w:val="en-US" w:eastAsia="zh-CN"/>
              </w:rPr>
            </w:pPr>
            <w:ins w:id="2875" w:author="L" w:date="2026-05-22T20:38:46Z">
              <w:r>
                <w:rPr>
                  <w:rFonts w:hint="eastAsia" w:ascii="Times New Roman" w:hAnsi="Times New Roman"/>
                  <w:vertAlign w:val="baseline"/>
                  <w:lang w:val="en-US" w:eastAsia="zh-CN"/>
                </w:rPr>
                <w:t>B6</w:t>
              </w:r>
            </w:ins>
          </w:p>
        </w:tc>
        <w:tc>
          <w:tcPr>
            <w:tcW w:w="475" w:type="pct"/>
            <w:noWrap w:val="0"/>
            <w:vAlign w:val="top"/>
          </w:tcPr>
          <w:p w14:paraId="755602FD">
            <w:pPr>
              <w:jc w:val="center"/>
              <w:rPr>
                <w:ins w:id="2876" w:author="L" w:date="2026-05-22T20:38:46Z"/>
                <w:rFonts w:hint="default" w:ascii="Times New Roman" w:hAnsi="Times New Roman"/>
                <w:vertAlign w:val="baseline"/>
                <w:lang w:val="en-US" w:eastAsia="zh-CN"/>
              </w:rPr>
            </w:pPr>
            <w:ins w:id="2877" w:author="L" w:date="2026-05-22T20:38:46Z">
              <w:r>
                <w:rPr>
                  <w:rFonts w:hint="eastAsia" w:ascii="Times New Roman" w:hAnsi="Times New Roman"/>
                  <w:vertAlign w:val="baseline"/>
                  <w:lang w:val="en-US" w:eastAsia="zh-CN"/>
                </w:rPr>
                <w:t>B7</w:t>
              </w:r>
            </w:ins>
          </w:p>
        </w:tc>
        <w:tc>
          <w:tcPr>
            <w:tcW w:w="620" w:type="pct"/>
            <w:noWrap w:val="0"/>
            <w:vAlign w:val="top"/>
          </w:tcPr>
          <w:p w14:paraId="1E0F2B00">
            <w:pPr>
              <w:jc w:val="center"/>
              <w:rPr>
                <w:ins w:id="2878" w:author="L" w:date="2026-05-22T20:38:46Z"/>
                <w:rFonts w:hint="default" w:ascii="Times New Roman" w:hAnsi="Times New Roman"/>
                <w:vertAlign w:val="baseline"/>
                <w:lang w:val="en-US" w:eastAsia="zh-CN"/>
              </w:rPr>
            </w:pPr>
            <w:ins w:id="2879" w:author="L" w:date="2026-05-22T20:38:46Z">
              <w:r>
                <w:rPr>
                  <w:rFonts w:hint="eastAsia" w:ascii="Times New Roman" w:hAnsi="Times New Roman"/>
                  <w:vertAlign w:val="baseline"/>
                  <w:lang w:val="en-US" w:eastAsia="zh-CN"/>
                </w:rPr>
                <w:t>B8</w:t>
              </w:r>
            </w:ins>
          </w:p>
        </w:tc>
        <w:tc>
          <w:tcPr>
            <w:tcW w:w="495" w:type="pct"/>
            <w:noWrap w:val="0"/>
            <w:vAlign w:val="top"/>
          </w:tcPr>
          <w:p w14:paraId="4E6CDC6C">
            <w:pPr>
              <w:jc w:val="center"/>
              <w:rPr>
                <w:ins w:id="2880" w:author="L" w:date="2026-05-22T20:38:46Z"/>
                <w:rFonts w:hint="default" w:ascii="Times New Roman" w:hAnsi="Times New Roman"/>
                <w:vertAlign w:val="baseline"/>
                <w:lang w:val="en-US" w:eastAsia="zh-CN"/>
              </w:rPr>
            </w:pPr>
            <w:ins w:id="2881" w:author="L" w:date="2026-05-22T20:38:46Z">
              <w:r>
                <w:rPr>
                  <w:rFonts w:hint="eastAsia" w:ascii="Times New Roman" w:hAnsi="Times New Roman"/>
                  <w:vertAlign w:val="baseline"/>
                  <w:lang w:val="en-US" w:eastAsia="zh-CN"/>
                </w:rPr>
                <w:t>B9</w:t>
              </w:r>
            </w:ins>
          </w:p>
        </w:tc>
      </w:tr>
      <w:tr w14:paraId="44AEF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82" w:author="L" w:date="2026-05-22T20:38:46Z"/>
        </w:trPr>
        <w:tc>
          <w:tcPr>
            <w:tcW w:w="552" w:type="pct"/>
            <w:noWrap w:val="0"/>
            <w:vAlign w:val="top"/>
          </w:tcPr>
          <w:p w14:paraId="039AF52C">
            <w:pPr>
              <w:jc w:val="center"/>
              <w:rPr>
                <w:ins w:id="2883" w:author="L" w:date="2026-05-22T20:38:46Z"/>
                <w:rFonts w:hint="default" w:ascii="Times New Roman" w:hAnsi="Times New Roman"/>
                <w:vertAlign w:val="baseline"/>
                <w:lang w:val="en-US" w:eastAsia="zh-CN"/>
              </w:rPr>
            </w:pPr>
            <w:ins w:id="2884" w:author="L" w:date="2026-05-22T20:38:46Z">
              <w:r>
                <w:rPr>
                  <w:rFonts w:hint="eastAsia" w:ascii="Times New Roman" w:hAnsi="Times New Roman"/>
                  <w:vertAlign w:val="baseline"/>
                  <w:lang w:val="en-US" w:eastAsia="zh-CN"/>
                </w:rPr>
                <w:t>名称</w:t>
              </w:r>
            </w:ins>
          </w:p>
        </w:tc>
        <w:tc>
          <w:tcPr>
            <w:tcW w:w="475" w:type="pct"/>
            <w:noWrap w:val="0"/>
            <w:vAlign w:val="top"/>
          </w:tcPr>
          <w:p w14:paraId="594AA959">
            <w:pPr>
              <w:jc w:val="center"/>
              <w:rPr>
                <w:ins w:id="2885" w:author="L" w:date="2026-05-22T20:38:46Z"/>
                <w:rFonts w:hint="default" w:ascii="Times New Roman" w:hAnsi="Times New Roman"/>
                <w:vertAlign w:val="baseline"/>
                <w:lang w:val="en-US" w:eastAsia="zh-CN"/>
              </w:rPr>
            </w:pPr>
            <w:ins w:id="2886" w:author="L" w:date="2026-05-22T20:38:46Z">
              <w:r>
                <w:rPr>
                  <w:rFonts w:hint="eastAsia" w:ascii="Times New Roman" w:hAnsi="Times New Roman"/>
                  <w:vertAlign w:val="baseline"/>
                  <w:lang w:val="en-US" w:eastAsia="zh-CN"/>
                </w:rPr>
                <w:t>DO1</w:t>
              </w:r>
            </w:ins>
          </w:p>
        </w:tc>
        <w:tc>
          <w:tcPr>
            <w:tcW w:w="475" w:type="pct"/>
            <w:noWrap w:val="0"/>
            <w:vAlign w:val="top"/>
          </w:tcPr>
          <w:p w14:paraId="310A8A77">
            <w:pPr>
              <w:jc w:val="center"/>
              <w:rPr>
                <w:ins w:id="2887" w:author="L" w:date="2026-05-22T20:38:46Z"/>
                <w:rFonts w:hint="default" w:ascii="Times New Roman" w:hAnsi="Times New Roman"/>
                <w:vertAlign w:val="baseline"/>
                <w:lang w:val="en-US" w:eastAsia="zh-CN"/>
              </w:rPr>
            </w:pPr>
            <w:ins w:id="2888" w:author="L" w:date="2026-05-22T20:38:46Z">
              <w:r>
                <w:rPr>
                  <w:rFonts w:hint="eastAsia" w:ascii="Times New Roman" w:hAnsi="Times New Roman"/>
                  <w:vertAlign w:val="baseline"/>
                  <w:lang w:val="en-US" w:eastAsia="zh-CN"/>
                </w:rPr>
                <w:t>DO3</w:t>
              </w:r>
            </w:ins>
          </w:p>
        </w:tc>
        <w:tc>
          <w:tcPr>
            <w:tcW w:w="475" w:type="pct"/>
            <w:noWrap w:val="0"/>
            <w:vAlign w:val="top"/>
          </w:tcPr>
          <w:p w14:paraId="1E14E661">
            <w:pPr>
              <w:jc w:val="center"/>
              <w:rPr>
                <w:ins w:id="2889" w:author="L" w:date="2026-05-22T20:38:46Z"/>
                <w:rFonts w:hint="default" w:ascii="Times New Roman" w:hAnsi="Times New Roman"/>
                <w:vertAlign w:val="baseline"/>
                <w:lang w:val="en-US" w:eastAsia="zh-CN"/>
              </w:rPr>
            </w:pPr>
            <w:ins w:id="2890" w:author="L" w:date="2026-05-22T20:38:46Z">
              <w:r>
                <w:rPr>
                  <w:rFonts w:hint="eastAsia" w:ascii="Times New Roman" w:hAnsi="Times New Roman"/>
                  <w:vertAlign w:val="baseline"/>
                  <w:lang w:val="en-US" w:eastAsia="zh-CN"/>
                </w:rPr>
                <w:t>DO5</w:t>
              </w:r>
            </w:ins>
          </w:p>
        </w:tc>
        <w:tc>
          <w:tcPr>
            <w:tcW w:w="475" w:type="pct"/>
            <w:noWrap w:val="0"/>
            <w:vAlign w:val="top"/>
          </w:tcPr>
          <w:p w14:paraId="24DB1854">
            <w:pPr>
              <w:jc w:val="center"/>
              <w:rPr>
                <w:ins w:id="2891" w:author="L" w:date="2026-05-22T20:38:46Z"/>
                <w:rFonts w:hint="default" w:ascii="Times New Roman" w:hAnsi="Times New Roman"/>
                <w:vertAlign w:val="baseline"/>
                <w:lang w:val="en-US" w:eastAsia="zh-CN"/>
              </w:rPr>
            </w:pPr>
            <w:ins w:id="2892" w:author="L" w:date="2026-05-22T20:38:46Z">
              <w:r>
                <w:rPr>
                  <w:rFonts w:hint="eastAsia" w:ascii="Times New Roman" w:hAnsi="Times New Roman"/>
                  <w:vertAlign w:val="baseline"/>
                  <w:lang w:val="en-US" w:eastAsia="zh-CN"/>
                </w:rPr>
                <w:t>DO7</w:t>
              </w:r>
            </w:ins>
          </w:p>
        </w:tc>
        <w:tc>
          <w:tcPr>
            <w:tcW w:w="475" w:type="pct"/>
            <w:noWrap w:val="0"/>
            <w:vAlign w:val="top"/>
          </w:tcPr>
          <w:p w14:paraId="23714AA8">
            <w:pPr>
              <w:jc w:val="center"/>
              <w:rPr>
                <w:ins w:id="2893" w:author="L" w:date="2026-05-22T20:38:46Z"/>
                <w:rFonts w:hint="default" w:ascii="Times New Roman" w:hAnsi="Times New Roman"/>
                <w:vertAlign w:val="baseline"/>
                <w:lang w:val="en-US" w:eastAsia="zh-CN"/>
              </w:rPr>
            </w:pPr>
            <w:ins w:id="2894" w:author="L" w:date="2026-05-22T20:38:46Z">
              <w:r>
                <w:rPr>
                  <w:rFonts w:hint="eastAsia" w:ascii="Times New Roman" w:hAnsi="Times New Roman"/>
                  <w:vertAlign w:val="baseline"/>
                  <w:lang w:val="en-US" w:eastAsia="zh-CN"/>
                </w:rPr>
                <w:t>DO9</w:t>
              </w:r>
            </w:ins>
          </w:p>
        </w:tc>
        <w:tc>
          <w:tcPr>
            <w:tcW w:w="475" w:type="pct"/>
            <w:noWrap w:val="0"/>
            <w:vAlign w:val="top"/>
          </w:tcPr>
          <w:p w14:paraId="7CFC7B73">
            <w:pPr>
              <w:jc w:val="center"/>
              <w:rPr>
                <w:ins w:id="2895" w:author="L" w:date="2026-05-22T20:38:46Z"/>
                <w:rFonts w:hint="default" w:ascii="Times New Roman" w:hAnsi="Times New Roman"/>
                <w:vertAlign w:val="baseline"/>
                <w:lang w:val="en-US" w:eastAsia="zh-CN"/>
              </w:rPr>
            </w:pPr>
            <w:ins w:id="2896" w:author="L" w:date="2026-05-22T20:38:46Z">
              <w:r>
                <w:rPr>
                  <w:rFonts w:hint="eastAsia" w:ascii="Times New Roman" w:hAnsi="Times New Roman"/>
                  <w:vertAlign w:val="baseline"/>
                  <w:lang w:val="en-US" w:eastAsia="zh-CN"/>
                </w:rPr>
                <w:t>DO11</w:t>
              </w:r>
            </w:ins>
          </w:p>
        </w:tc>
        <w:tc>
          <w:tcPr>
            <w:tcW w:w="475" w:type="pct"/>
            <w:noWrap w:val="0"/>
            <w:vAlign w:val="top"/>
          </w:tcPr>
          <w:p w14:paraId="6D0BA119">
            <w:pPr>
              <w:jc w:val="center"/>
              <w:rPr>
                <w:ins w:id="2897" w:author="L" w:date="2026-05-22T20:38:46Z"/>
                <w:rFonts w:hint="default" w:ascii="Times New Roman" w:hAnsi="Times New Roman"/>
                <w:vertAlign w:val="baseline"/>
                <w:lang w:val="en-US" w:eastAsia="zh-CN"/>
              </w:rPr>
            </w:pPr>
            <w:ins w:id="2898" w:author="L" w:date="2026-05-22T20:38:46Z">
              <w:r>
                <w:rPr>
                  <w:rFonts w:hint="eastAsia" w:ascii="Times New Roman" w:hAnsi="Times New Roman"/>
                  <w:vertAlign w:val="baseline"/>
                  <w:lang w:val="en-US" w:eastAsia="zh-CN"/>
                </w:rPr>
                <w:t>DO13</w:t>
              </w:r>
            </w:ins>
          </w:p>
        </w:tc>
        <w:tc>
          <w:tcPr>
            <w:tcW w:w="620" w:type="pct"/>
            <w:noWrap w:val="0"/>
            <w:vAlign w:val="top"/>
          </w:tcPr>
          <w:p w14:paraId="22DBEB3B">
            <w:pPr>
              <w:jc w:val="center"/>
              <w:rPr>
                <w:ins w:id="2899" w:author="L" w:date="2026-05-22T20:38:46Z"/>
                <w:rFonts w:hint="default" w:ascii="Times New Roman" w:hAnsi="Times New Roman"/>
                <w:vertAlign w:val="baseline"/>
                <w:lang w:val="en-US" w:eastAsia="zh-CN"/>
              </w:rPr>
            </w:pPr>
            <w:ins w:id="2900" w:author="L" w:date="2026-05-22T20:38:46Z">
              <w:r>
                <w:rPr>
                  <w:rFonts w:hint="eastAsia" w:ascii="Times New Roman" w:hAnsi="Times New Roman"/>
                  <w:vertAlign w:val="baseline"/>
                  <w:lang w:val="en-US" w:eastAsia="zh-CN"/>
                </w:rPr>
                <w:t>DO15</w:t>
              </w:r>
            </w:ins>
          </w:p>
        </w:tc>
        <w:tc>
          <w:tcPr>
            <w:tcW w:w="495" w:type="pct"/>
            <w:noWrap w:val="0"/>
            <w:vAlign w:val="top"/>
          </w:tcPr>
          <w:p w14:paraId="65A274E5">
            <w:pPr>
              <w:jc w:val="center"/>
              <w:rPr>
                <w:ins w:id="2901" w:author="L" w:date="2026-05-22T20:38:46Z"/>
                <w:rFonts w:hint="default" w:ascii="Times New Roman" w:hAnsi="Times New Roman"/>
                <w:vertAlign w:val="baseline"/>
                <w:lang w:val="en-US" w:eastAsia="zh-CN"/>
              </w:rPr>
            </w:pPr>
            <w:ins w:id="2902" w:author="L" w:date="2026-05-22T20:38:46Z">
              <w:r>
                <w:rPr>
                  <w:rFonts w:hint="eastAsia" w:ascii="Times New Roman" w:hAnsi="Times New Roman"/>
                  <w:vertAlign w:val="baseline"/>
                  <w:lang w:val="en-US" w:eastAsia="zh-CN"/>
                </w:rPr>
                <w:t>PE</w:t>
              </w:r>
            </w:ins>
          </w:p>
        </w:tc>
      </w:tr>
      <w:tr w14:paraId="1A73A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03" w:author="L" w:date="2026-05-22T20:38:46Z"/>
        </w:trPr>
        <w:tc>
          <w:tcPr>
            <w:tcW w:w="552" w:type="pct"/>
            <w:noWrap w:val="0"/>
            <w:vAlign w:val="top"/>
          </w:tcPr>
          <w:p w14:paraId="0B378BC7">
            <w:pPr>
              <w:jc w:val="center"/>
              <w:rPr>
                <w:ins w:id="2904" w:author="L" w:date="2026-05-22T20:38:46Z"/>
                <w:rFonts w:hint="default" w:ascii="Times New Roman" w:hAnsi="Times New Roman"/>
                <w:vertAlign w:val="baseline"/>
                <w:lang w:val="en-US" w:eastAsia="zh-CN"/>
              </w:rPr>
            </w:pPr>
            <w:ins w:id="2905" w:author="L" w:date="2026-05-22T20:38:46Z">
              <w:r>
                <w:rPr>
                  <w:rFonts w:hint="eastAsia" w:ascii="Times New Roman" w:hAnsi="Times New Roman"/>
                  <w:vertAlign w:val="baseline"/>
                  <w:lang w:val="en-US" w:eastAsia="zh-CN"/>
                </w:rPr>
                <w:t>端口号</w:t>
              </w:r>
            </w:ins>
          </w:p>
        </w:tc>
        <w:tc>
          <w:tcPr>
            <w:tcW w:w="475" w:type="pct"/>
            <w:noWrap w:val="0"/>
            <w:vAlign w:val="top"/>
          </w:tcPr>
          <w:p w14:paraId="38CE96D1">
            <w:pPr>
              <w:jc w:val="center"/>
              <w:rPr>
                <w:ins w:id="2906" w:author="L" w:date="2026-05-22T20:38:46Z"/>
                <w:rFonts w:hint="default" w:ascii="Times New Roman" w:hAnsi="Times New Roman"/>
                <w:vertAlign w:val="baseline"/>
                <w:lang w:val="en-US" w:eastAsia="zh-CN"/>
              </w:rPr>
            </w:pPr>
            <w:ins w:id="2907" w:author="L" w:date="2026-05-22T20:38:46Z">
              <w:r>
                <w:rPr>
                  <w:rFonts w:hint="eastAsia" w:ascii="Times New Roman" w:hAnsi="Times New Roman"/>
                  <w:vertAlign w:val="baseline"/>
                  <w:lang w:val="en-US" w:eastAsia="zh-CN"/>
                </w:rPr>
                <w:t>A1</w:t>
              </w:r>
            </w:ins>
          </w:p>
        </w:tc>
        <w:tc>
          <w:tcPr>
            <w:tcW w:w="475" w:type="pct"/>
            <w:noWrap w:val="0"/>
            <w:vAlign w:val="top"/>
          </w:tcPr>
          <w:p w14:paraId="1C3CA714">
            <w:pPr>
              <w:jc w:val="center"/>
              <w:rPr>
                <w:ins w:id="2908" w:author="L" w:date="2026-05-22T20:38:46Z"/>
                <w:rFonts w:hint="default" w:ascii="Times New Roman" w:hAnsi="Times New Roman"/>
                <w:vertAlign w:val="baseline"/>
                <w:lang w:val="en-US" w:eastAsia="zh-CN"/>
              </w:rPr>
            </w:pPr>
            <w:ins w:id="2909" w:author="L" w:date="2026-05-22T20:38:46Z">
              <w:r>
                <w:rPr>
                  <w:rFonts w:hint="eastAsia" w:ascii="Times New Roman" w:hAnsi="Times New Roman"/>
                  <w:vertAlign w:val="baseline"/>
                  <w:lang w:val="en-US" w:eastAsia="zh-CN"/>
                </w:rPr>
                <w:t>A2</w:t>
              </w:r>
            </w:ins>
          </w:p>
        </w:tc>
        <w:tc>
          <w:tcPr>
            <w:tcW w:w="475" w:type="pct"/>
            <w:noWrap w:val="0"/>
            <w:vAlign w:val="top"/>
          </w:tcPr>
          <w:p w14:paraId="77D7F616">
            <w:pPr>
              <w:jc w:val="center"/>
              <w:rPr>
                <w:ins w:id="2910" w:author="L" w:date="2026-05-22T20:38:46Z"/>
                <w:rFonts w:hint="default" w:ascii="Times New Roman" w:hAnsi="Times New Roman"/>
                <w:vertAlign w:val="baseline"/>
                <w:lang w:val="en-US" w:eastAsia="zh-CN"/>
              </w:rPr>
            </w:pPr>
            <w:ins w:id="2911" w:author="L" w:date="2026-05-22T20:38:46Z">
              <w:r>
                <w:rPr>
                  <w:rFonts w:hint="eastAsia" w:ascii="Times New Roman" w:hAnsi="Times New Roman"/>
                  <w:vertAlign w:val="baseline"/>
                  <w:lang w:val="en-US" w:eastAsia="zh-CN"/>
                </w:rPr>
                <w:t>A3</w:t>
              </w:r>
            </w:ins>
          </w:p>
        </w:tc>
        <w:tc>
          <w:tcPr>
            <w:tcW w:w="475" w:type="pct"/>
            <w:noWrap w:val="0"/>
            <w:vAlign w:val="top"/>
          </w:tcPr>
          <w:p w14:paraId="1453E930">
            <w:pPr>
              <w:jc w:val="center"/>
              <w:rPr>
                <w:ins w:id="2912" w:author="L" w:date="2026-05-22T20:38:46Z"/>
                <w:rFonts w:hint="default" w:ascii="Times New Roman" w:hAnsi="Times New Roman"/>
                <w:vertAlign w:val="baseline"/>
                <w:lang w:val="en-US" w:eastAsia="zh-CN"/>
              </w:rPr>
            </w:pPr>
            <w:ins w:id="2913" w:author="L" w:date="2026-05-22T20:38:46Z">
              <w:r>
                <w:rPr>
                  <w:rFonts w:hint="eastAsia" w:ascii="Times New Roman" w:hAnsi="Times New Roman"/>
                  <w:vertAlign w:val="baseline"/>
                  <w:lang w:val="en-US" w:eastAsia="zh-CN"/>
                </w:rPr>
                <w:t>A4</w:t>
              </w:r>
            </w:ins>
          </w:p>
        </w:tc>
        <w:tc>
          <w:tcPr>
            <w:tcW w:w="475" w:type="pct"/>
            <w:noWrap w:val="0"/>
            <w:vAlign w:val="top"/>
          </w:tcPr>
          <w:p w14:paraId="6C9C34FB">
            <w:pPr>
              <w:jc w:val="center"/>
              <w:rPr>
                <w:ins w:id="2914" w:author="L" w:date="2026-05-22T20:38:46Z"/>
                <w:rFonts w:hint="default" w:ascii="Times New Roman" w:hAnsi="Times New Roman"/>
                <w:vertAlign w:val="baseline"/>
                <w:lang w:val="en-US" w:eastAsia="zh-CN"/>
              </w:rPr>
            </w:pPr>
            <w:ins w:id="2915" w:author="L" w:date="2026-05-22T20:38:46Z">
              <w:r>
                <w:rPr>
                  <w:rFonts w:hint="eastAsia" w:ascii="Times New Roman" w:hAnsi="Times New Roman"/>
                  <w:vertAlign w:val="baseline"/>
                  <w:lang w:val="en-US" w:eastAsia="zh-CN"/>
                </w:rPr>
                <w:t>A5</w:t>
              </w:r>
            </w:ins>
          </w:p>
        </w:tc>
        <w:tc>
          <w:tcPr>
            <w:tcW w:w="475" w:type="pct"/>
            <w:noWrap w:val="0"/>
            <w:vAlign w:val="top"/>
          </w:tcPr>
          <w:p w14:paraId="59678881">
            <w:pPr>
              <w:jc w:val="center"/>
              <w:rPr>
                <w:ins w:id="2916" w:author="L" w:date="2026-05-22T20:38:46Z"/>
                <w:rFonts w:hint="default" w:ascii="Times New Roman" w:hAnsi="Times New Roman"/>
                <w:vertAlign w:val="baseline"/>
                <w:lang w:val="en-US" w:eastAsia="zh-CN"/>
              </w:rPr>
            </w:pPr>
            <w:ins w:id="2917" w:author="L" w:date="2026-05-22T20:38:46Z">
              <w:r>
                <w:rPr>
                  <w:rFonts w:hint="eastAsia" w:ascii="Times New Roman" w:hAnsi="Times New Roman"/>
                  <w:vertAlign w:val="baseline"/>
                  <w:lang w:val="en-US" w:eastAsia="zh-CN"/>
                </w:rPr>
                <w:t>A6</w:t>
              </w:r>
            </w:ins>
          </w:p>
        </w:tc>
        <w:tc>
          <w:tcPr>
            <w:tcW w:w="475" w:type="pct"/>
            <w:noWrap w:val="0"/>
            <w:vAlign w:val="top"/>
          </w:tcPr>
          <w:p w14:paraId="2284DACF">
            <w:pPr>
              <w:jc w:val="center"/>
              <w:rPr>
                <w:ins w:id="2918" w:author="L" w:date="2026-05-22T20:38:46Z"/>
                <w:rFonts w:hint="default" w:ascii="Times New Roman" w:hAnsi="Times New Roman"/>
                <w:vertAlign w:val="baseline"/>
                <w:lang w:val="en-US" w:eastAsia="zh-CN"/>
              </w:rPr>
            </w:pPr>
            <w:ins w:id="2919" w:author="L" w:date="2026-05-22T20:38:46Z">
              <w:r>
                <w:rPr>
                  <w:rFonts w:hint="eastAsia" w:ascii="Times New Roman" w:hAnsi="Times New Roman"/>
                  <w:vertAlign w:val="baseline"/>
                  <w:lang w:val="en-US" w:eastAsia="zh-CN"/>
                </w:rPr>
                <w:t>A7</w:t>
              </w:r>
            </w:ins>
          </w:p>
        </w:tc>
        <w:tc>
          <w:tcPr>
            <w:tcW w:w="620" w:type="pct"/>
            <w:noWrap w:val="0"/>
            <w:vAlign w:val="top"/>
          </w:tcPr>
          <w:p w14:paraId="6A249E64">
            <w:pPr>
              <w:jc w:val="center"/>
              <w:rPr>
                <w:ins w:id="2920" w:author="L" w:date="2026-05-22T20:38:46Z"/>
                <w:rFonts w:hint="default" w:ascii="Times New Roman" w:hAnsi="Times New Roman"/>
                <w:vertAlign w:val="baseline"/>
                <w:lang w:val="en-US" w:eastAsia="zh-CN"/>
              </w:rPr>
            </w:pPr>
            <w:ins w:id="2921" w:author="L" w:date="2026-05-22T20:38:46Z">
              <w:r>
                <w:rPr>
                  <w:rFonts w:hint="eastAsia" w:ascii="Times New Roman" w:hAnsi="Times New Roman"/>
                  <w:vertAlign w:val="baseline"/>
                  <w:lang w:val="en-US" w:eastAsia="zh-CN"/>
                </w:rPr>
                <w:t>A8</w:t>
              </w:r>
            </w:ins>
          </w:p>
        </w:tc>
        <w:tc>
          <w:tcPr>
            <w:tcW w:w="495" w:type="pct"/>
            <w:noWrap w:val="0"/>
            <w:vAlign w:val="top"/>
          </w:tcPr>
          <w:p w14:paraId="31C6A65C">
            <w:pPr>
              <w:jc w:val="center"/>
              <w:rPr>
                <w:ins w:id="2922" w:author="L" w:date="2026-05-22T20:38:46Z"/>
                <w:rFonts w:hint="default" w:ascii="Times New Roman" w:hAnsi="Times New Roman"/>
                <w:vertAlign w:val="baseline"/>
                <w:lang w:val="en-US" w:eastAsia="zh-CN"/>
              </w:rPr>
            </w:pPr>
            <w:ins w:id="2923" w:author="L" w:date="2026-05-22T20:38:46Z">
              <w:r>
                <w:rPr>
                  <w:rFonts w:hint="eastAsia" w:ascii="Times New Roman" w:hAnsi="Times New Roman"/>
                  <w:vertAlign w:val="baseline"/>
                  <w:lang w:val="en-US" w:eastAsia="zh-CN"/>
                </w:rPr>
                <w:t>A9</w:t>
              </w:r>
            </w:ins>
          </w:p>
        </w:tc>
      </w:tr>
      <w:tr w14:paraId="729D7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24" w:author="L" w:date="2026-05-22T20:38:46Z"/>
        </w:trPr>
        <w:tc>
          <w:tcPr>
            <w:tcW w:w="552" w:type="pct"/>
            <w:noWrap w:val="0"/>
            <w:vAlign w:val="top"/>
          </w:tcPr>
          <w:p w14:paraId="750F7E00">
            <w:pPr>
              <w:jc w:val="center"/>
              <w:rPr>
                <w:ins w:id="2925" w:author="L" w:date="2026-05-22T20:38:46Z"/>
                <w:rFonts w:hint="default" w:ascii="Times New Roman" w:hAnsi="Times New Roman"/>
                <w:vertAlign w:val="baseline"/>
                <w:lang w:val="en-US" w:eastAsia="zh-CN"/>
              </w:rPr>
            </w:pPr>
            <w:ins w:id="2926" w:author="L" w:date="2026-05-22T20:38:46Z">
              <w:r>
                <w:rPr>
                  <w:rFonts w:hint="eastAsia" w:ascii="Times New Roman" w:hAnsi="Times New Roman"/>
                  <w:vertAlign w:val="baseline"/>
                  <w:lang w:val="en-US" w:eastAsia="zh-CN"/>
                </w:rPr>
                <w:t>名称</w:t>
              </w:r>
            </w:ins>
          </w:p>
        </w:tc>
        <w:tc>
          <w:tcPr>
            <w:tcW w:w="475" w:type="pct"/>
            <w:noWrap w:val="0"/>
            <w:vAlign w:val="top"/>
          </w:tcPr>
          <w:p w14:paraId="2BA12606">
            <w:pPr>
              <w:jc w:val="center"/>
              <w:rPr>
                <w:ins w:id="2927" w:author="L" w:date="2026-05-22T20:38:46Z"/>
                <w:rFonts w:hint="default" w:ascii="Times New Roman" w:hAnsi="Times New Roman"/>
                <w:vertAlign w:val="baseline"/>
                <w:lang w:val="en-US" w:eastAsia="zh-CN"/>
              </w:rPr>
            </w:pPr>
            <w:ins w:id="2928" w:author="L" w:date="2026-05-22T20:38:46Z">
              <w:r>
                <w:rPr>
                  <w:rFonts w:hint="eastAsia" w:ascii="Times New Roman" w:hAnsi="Times New Roman"/>
                  <w:vertAlign w:val="baseline"/>
                  <w:lang w:val="en-US" w:eastAsia="zh-CN"/>
                </w:rPr>
                <w:t>DO0</w:t>
              </w:r>
            </w:ins>
          </w:p>
        </w:tc>
        <w:tc>
          <w:tcPr>
            <w:tcW w:w="475" w:type="pct"/>
            <w:noWrap w:val="0"/>
            <w:vAlign w:val="top"/>
          </w:tcPr>
          <w:p w14:paraId="405BA408">
            <w:pPr>
              <w:jc w:val="center"/>
              <w:rPr>
                <w:ins w:id="2929" w:author="L" w:date="2026-05-22T20:38:46Z"/>
                <w:rFonts w:hint="default" w:ascii="Times New Roman" w:hAnsi="Times New Roman"/>
                <w:vertAlign w:val="baseline"/>
                <w:lang w:val="en-US" w:eastAsia="zh-CN"/>
              </w:rPr>
            </w:pPr>
            <w:ins w:id="2930" w:author="L" w:date="2026-05-22T20:38:46Z">
              <w:r>
                <w:rPr>
                  <w:rFonts w:hint="eastAsia" w:ascii="Times New Roman" w:hAnsi="Times New Roman"/>
                  <w:vertAlign w:val="baseline"/>
                  <w:lang w:val="en-US" w:eastAsia="zh-CN"/>
                </w:rPr>
                <w:t>DO2</w:t>
              </w:r>
            </w:ins>
          </w:p>
        </w:tc>
        <w:tc>
          <w:tcPr>
            <w:tcW w:w="475" w:type="pct"/>
            <w:noWrap w:val="0"/>
            <w:vAlign w:val="top"/>
          </w:tcPr>
          <w:p w14:paraId="70ADDFCD">
            <w:pPr>
              <w:jc w:val="center"/>
              <w:rPr>
                <w:ins w:id="2931" w:author="L" w:date="2026-05-22T20:38:46Z"/>
                <w:rFonts w:hint="default" w:ascii="Times New Roman" w:hAnsi="Times New Roman"/>
                <w:vertAlign w:val="baseline"/>
                <w:lang w:val="en-US" w:eastAsia="zh-CN"/>
              </w:rPr>
            </w:pPr>
            <w:ins w:id="2932" w:author="L" w:date="2026-05-22T20:38:46Z">
              <w:r>
                <w:rPr>
                  <w:rFonts w:hint="eastAsia" w:ascii="Times New Roman" w:hAnsi="Times New Roman"/>
                  <w:vertAlign w:val="baseline"/>
                  <w:lang w:val="en-US" w:eastAsia="zh-CN"/>
                </w:rPr>
                <w:t>DO4</w:t>
              </w:r>
            </w:ins>
          </w:p>
        </w:tc>
        <w:tc>
          <w:tcPr>
            <w:tcW w:w="475" w:type="pct"/>
            <w:noWrap w:val="0"/>
            <w:vAlign w:val="top"/>
          </w:tcPr>
          <w:p w14:paraId="24FDD2CB">
            <w:pPr>
              <w:jc w:val="center"/>
              <w:rPr>
                <w:ins w:id="2933" w:author="L" w:date="2026-05-22T20:38:46Z"/>
                <w:rFonts w:hint="default" w:ascii="Times New Roman" w:hAnsi="Times New Roman"/>
                <w:vertAlign w:val="baseline"/>
                <w:lang w:val="en-US" w:eastAsia="zh-CN"/>
              </w:rPr>
            </w:pPr>
            <w:ins w:id="2934" w:author="L" w:date="2026-05-22T20:38:46Z">
              <w:r>
                <w:rPr>
                  <w:rFonts w:hint="eastAsia" w:ascii="Times New Roman" w:hAnsi="Times New Roman"/>
                  <w:vertAlign w:val="baseline"/>
                  <w:lang w:val="en-US" w:eastAsia="zh-CN"/>
                </w:rPr>
                <w:t>DO6</w:t>
              </w:r>
            </w:ins>
          </w:p>
        </w:tc>
        <w:tc>
          <w:tcPr>
            <w:tcW w:w="475" w:type="pct"/>
            <w:noWrap w:val="0"/>
            <w:vAlign w:val="top"/>
          </w:tcPr>
          <w:p w14:paraId="18BB356B">
            <w:pPr>
              <w:jc w:val="center"/>
              <w:rPr>
                <w:ins w:id="2935" w:author="L" w:date="2026-05-22T20:38:46Z"/>
                <w:rFonts w:hint="default" w:ascii="Times New Roman" w:hAnsi="Times New Roman"/>
                <w:vertAlign w:val="baseline"/>
                <w:lang w:val="en-US" w:eastAsia="zh-CN"/>
              </w:rPr>
            </w:pPr>
            <w:ins w:id="2936" w:author="L" w:date="2026-05-22T20:38:46Z">
              <w:r>
                <w:rPr>
                  <w:rFonts w:hint="eastAsia" w:ascii="Times New Roman" w:hAnsi="Times New Roman"/>
                  <w:vertAlign w:val="baseline"/>
                  <w:lang w:val="en-US" w:eastAsia="zh-CN"/>
                </w:rPr>
                <w:t>DO8</w:t>
              </w:r>
            </w:ins>
          </w:p>
        </w:tc>
        <w:tc>
          <w:tcPr>
            <w:tcW w:w="475" w:type="pct"/>
            <w:noWrap w:val="0"/>
            <w:vAlign w:val="top"/>
          </w:tcPr>
          <w:p w14:paraId="522A6633">
            <w:pPr>
              <w:jc w:val="center"/>
              <w:rPr>
                <w:ins w:id="2937" w:author="L" w:date="2026-05-22T20:38:46Z"/>
                <w:rFonts w:hint="default" w:ascii="Times New Roman" w:hAnsi="Times New Roman"/>
                <w:vertAlign w:val="baseline"/>
                <w:lang w:val="en-US" w:eastAsia="zh-CN"/>
              </w:rPr>
            </w:pPr>
            <w:ins w:id="2938" w:author="L" w:date="2026-05-22T20:38:46Z">
              <w:r>
                <w:rPr>
                  <w:rFonts w:hint="eastAsia" w:ascii="Times New Roman" w:hAnsi="Times New Roman"/>
                  <w:vertAlign w:val="baseline"/>
                  <w:lang w:val="en-US" w:eastAsia="zh-CN"/>
                </w:rPr>
                <w:t>DO10</w:t>
              </w:r>
            </w:ins>
          </w:p>
        </w:tc>
        <w:tc>
          <w:tcPr>
            <w:tcW w:w="475" w:type="pct"/>
            <w:noWrap w:val="0"/>
            <w:vAlign w:val="top"/>
          </w:tcPr>
          <w:p w14:paraId="166F8E11">
            <w:pPr>
              <w:jc w:val="center"/>
              <w:rPr>
                <w:ins w:id="2939" w:author="L" w:date="2026-05-22T20:38:46Z"/>
                <w:rFonts w:hint="default" w:ascii="Times New Roman" w:hAnsi="Times New Roman"/>
                <w:vertAlign w:val="baseline"/>
                <w:lang w:val="en-US" w:eastAsia="zh-CN"/>
              </w:rPr>
            </w:pPr>
            <w:ins w:id="2940" w:author="L" w:date="2026-05-22T20:38:46Z">
              <w:r>
                <w:rPr>
                  <w:rFonts w:hint="eastAsia" w:ascii="Times New Roman" w:hAnsi="Times New Roman"/>
                  <w:vertAlign w:val="baseline"/>
                  <w:lang w:val="en-US" w:eastAsia="zh-CN"/>
                </w:rPr>
                <w:t>DO12</w:t>
              </w:r>
            </w:ins>
          </w:p>
        </w:tc>
        <w:tc>
          <w:tcPr>
            <w:tcW w:w="620" w:type="pct"/>
            <w:noWrap w:val="0"/>
            <w:vAlign w:val="top"/>
          </w:tcPr>
          <w:p w14:paraId="560BFA8E">
            <w:pPr>
              <w:jc w:val="center"/>
              <w:rPr>
                <w:ins w:id="2941" w:author="L" w:date="2026-05-22T20:38:46Z"/>
                <w:rFonts w:hint="default" w:ascii="Times New Roman" w:hAnsi="Times New Roman"/>
                <w:vertAlign w:val="baseline"/>
                <w:lang w:val="en-US" w:eastAsia="zh-CN"/>
              </w:rPr>
            </w:pPr>
            <w:ins w:id="2942" w:author="L" w:date="2026-05-22T20:38:46Z">
              <w:r>
                <w:rPr>
                  <w:rFonts w:hint="eastAsia" w:ascii="Times New Roman" w:hAnsi="Times New Roman"/>
                  <w:vertAlign w:val="baseline"/>
                  <w:lang w:val="en-US" w:eastAsia="zh-CN"/>
                </w:rPr>
                <w:t>DO14</w:t>
              </w:r>
            </w:ins>
          </w:p>
        </w:tc>
        <w:tc>
          <w:tcPr>
            <w:tcW w:w="495" w:type="pct"/>
            <w:noWrap w:val="0"/>
            <w:vAlign w:val="top"/>
          </w:tcPr>
          <w:p w14:paraId="3DEE76C5">
            <w:pPr>
              <w:jc w:val="center"/>
              <w:rPr>
                <w:ins w:id="2943" w:author="L" w:date="2026-05-22T20:38:46Z"/>
                <w:rFonts w:hint="default" w:ascii="Times New Roman" w:hAnsi="Times New Roman"/>
                <w:vertAlign w:val="baseline"/>
                <w:lang w:val="en-US" w:eastAsia="zh-CN"/>
              </w:rPr>
            </w:pPr>
            <w:ins w:id="2944" w:author="L" w:date="2026-05-22T20:38:46Z">
              <w:r>
                <w:rPr>
                  <w:rFonts w:hint="eastAsia" w:ascii="Times New Roman" w:hAnsi="Times New Roman"/>
                  <w:vertAlign w:val="baseline"/>
                  <w:lang w:val="en-US" w:eastAsia="zh-CN"/>
                </w:rPr>
                <w:t>COM</w:t>
              </w:r>
            </w:ins>
          </w:p>
        </w:tc>
      </w:tr>
    </w:tbl>
    <w:p w14:paraId="0A054922">
      <w:pPr>
        <w:pStyle w:val="12"/>
        <w:ind w:left="0" w:leftChars="0" w:firstLine="0" w:firstLineChars="0"/>
        <w:outlineLvl w:val="9"/>
        <w:rPr>
          <w:ins w:id="2945" w:author="L" w:date="2026-05-22T20:38:46Z"/>
          <w:rFonts w:hint="eastAsia" w:ascii="Times New Roman" w:hAnsi="Times New Roman"/>
          <w:b w:val="0"/>
          <w:bCs w:val="0"/>
          <w:sz w:val="24"/>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86"/>
        <w:gridCol w:w="10"/>
        <w:gridCol w:w="675"/>
        <w:gridCol w:w="804"/>
        <w:gridCol w:w="767"/>
        <w:gridCol w:w="786"/>
        <w:gridCol w:w="10"/>
        <w:gridCol w:w="776"/>
        <w:gridCol w:w="2"/>
        <w:gridCol w:w="784"/>
        <w:gridCol w:w="12"/>
        <w:gridCol w:w="776"/>
        <w:gridCol w:w="810"/>
      </w:tblGrid>
      <w:tr w14:paraId="01D5D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46" w:author="L" w:date="2026-05-22T20:38:46Z"/>
        </w:trPr>
        <w:tc>
          <w:tcPr>
            <w:tcW w:w="5000" w:type="pct"/>
            <w:gridSpan w:val="14"/>
            <w:tcBorders>
              <w:top w:val="single" w:color="auto" w:sz="4" w:space="0"/>
            </w:tcBorders>
            <w:noWrap w:val="0"/>
            <w:vAlign w:val="top"/>
          </w:tcPr>
          <w:p w14:paraId="37E543C2">
            <w:pPr>
              <w:pBdr>
                <w:top w:val="none" w:color="auto" w:sz="0" w:space="0"/>
                <w:left w:val="none" w:color="auto" w:sz="0" w:space="0"/>
                <w:bottom w:val="none" w:color="auto" w:sz="0" w:space="0"/>
                <w:right w:val="none" w:color="auto" w:sz="0" w:space="0"/>
                <w:between w:val="none" w:color="auto" w:sz="0" w:space="0"/>
              </w:pBdr>
              <w:jc w:val="center"/>
              <w:rPr>
                <w:ins w:id="2947" w:author="L" w:date="2026-05-22T20:38:46Z"/>
                <w:rFonts w:hint="eastAsia" w:ascii="Times New Roman" w:hAnsi="Times New Roman"/>
                <w:vertAlign w:val="baseline"/>
                <w:lang w:val="en-US" w:eastAsia="zh-CN"/>
              </w:rPr>
            </w:pPr>
            <w:ins w:id="2948" w:author="L" w:date="2026-05-22T20:38:46Z">
              <w:r>
                <w:rPr>
                  <w:rFonts w:hint="eastAsia" w:ascii="Times New Roman" w:hAnsi="Times New Roman"/>
                  <w:vertAlign w:val="baseline"/>
                  <w:lang w:val="en-US" w:eastAsia="zh-CN"/>
                </w:rPr>
                <w:t>N2084模块（继电器）</w:t>
              </w:r>
            </w:ins>
          </w:p>
        </w:tc>
      </w:tr>
      <w:tr w14:paraId="63C7F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49" w:author="L" w:date="2026-05-22T20:38:46Z"/>
        </w:trPr>
        <w:tc>
          <w:tcPr>
            <w:tcW w:w="836" w:type="pct"/>
            <w:tcBorders>
              <w:top w:val="single" w:color="auto" w:sz="4" w:space="0"/>
            </w:tcBorders>
            <w:noWrap w:val="0"/>
            <w:vAlign w:val="top"/>
          </w:tcPr>
          <w:p w14:paraId="7026FA62">
            <w:pPr>
              <w:jc w:val="center"/>
              <w:rPr>
                <w:ins w:id="2950" w:author="L" w:date="2026-05-22T20:38:46Z"/>
                <w:rFonts w:hint="default" w:ascii="Times New Roman" w:hAnsi="Times New Roman"/>
                <w:vertAlign w:val="baseline"/>
                <w:lang w:val="en-US" w:eastAsia="zh-CN"/>
              </w:rPr>
            </w:pPr>
            <w:ins w:id="2951" w:author="L" w:date="2026-05-22T20:38:46Z">
              <w:r>
                <w:rPr>
                  <w:rFonts w:hint="eastAsia" w:ascii="Times New Roman" w:hAnsi="Times New Roman"/>
                  <w:vertAlign w:val="baseline"/>
                  <w:lang w:val="en-US" w:eastAsia="zh-CN"/>
                </w:rPr>
                <w:t>端口号</w:t>
              </w:r>
            </w:ins>
          </w:p>
        </w:tc>
        <w:tc>
          <w:tcPr>
            <w:tcW w:w="526" w:type="pct"/>
            <w:gridSpan w:val="2"/>
            <w:tcBorders>
              <w:top w:val="single" w:color="auto" w:sz="4" w:space="0"/>
            </w:tcBorders>
            <w:noWrap w:val="0"/>
            <w:vAlign w:val="top"/>
          </w:tcPr>
          <w:p w14:paraId="22686A9F">
            <w:pPr>
              <w:jc w:val="center"/>
              <w:rPr>
                <w:ins w:id="2952" w:author="L" w:date="2026-05-22T20:38:46Z"/>
                <w:rFonts w:hint="default" w:ascii="Times New Roman" w:hAnsi="Times New Roman" w:eastAsiaTheme="minorEastAsia" w:cstheme="minorBidi"/>
                <w:kern w:val="2"/>
                <w:sz w:val="21"/>
                <w:szCs w:val="24"/>
                <w:vertAlign w:val="baseline"/>
                <w:lang w:val="en-US" w:eastAsia="zh-CN" w:bidi="ar-SA"/>
              </w:rPr>
            </w:pPr>
            <w:ins w:id="2953" w:author="L" w:date="2026-05-22T20:38:46Z">
              <w:r>
                <w:rPr>
                  <w:rFonts w:hint="eastAsia" w:ascii="Times New Roman" w:hAnsi="Times New Roman"/>
                  <w:vertAlign w:val="baseline"/>
                  <w:lang w:val="en-US" w:eastAsia="zh-CN"/>
                </w:rPr>
                <w:t>B1</w:t>
              </w:r>
            </w:ins>
          </w:p>
        </w:tc>
        <w:tc>
          <w:tcPr>
            <w:tcW w:w="396" w:type="pct"/>
            <w:tcBorders>
              <w:top w:val="single" w:color="auto" w:sz="4" w:space="0"/>
            </w:tcBorders>
            <w:noWrap w:val="0"/>
            <w:vAlign w:val="top"/>
          </w:tcPr>
          <w:p w14:paraId="268F616D">
            <w:pPr>
              <w:jc w:val="center"/>
              <w:rPr>
                <w:ins w:id="2954" w:author="L" w:date="2026-05-22T20:38:46Z"/>
                <w:rFonts w:hint="default" w:ascii="Times New Roman" w:hAnsi="Times New Roman" w:eastAsiaTheme="minorEastAsia" w:cstheme="minorBidi"/>
                <w:kern w:val="2"/>
                <w:sz w:val="21"/>
                <w:szCs w:val="24"/>
                <w:vertAlign w:val="baseline"/>
                <w:lang w:val="en-US" w:eastAsia="zh-CN" w:bidi="ar-SA"/>
              </w:rPr>
            </w:pPr>
            <w:ins w:id="2955" w:author="L" w:date="2026-05-22T20:38:46Z">
              <w:r>
                <w:rPr>
                  <w:rFonts w:hint="eastAsia" w:ascii="Times New Roman" w:hAnsi="Times New Roman" w:cstheme="minorBidi"/>
                  <w:kern w:val="2"/>
                  <w:sz w:val="21"/>
                  <w:szCs w:val="24"/>
                  <w:vertAlign w:val="baseline"/>
                  <w:lang w:val="en-US" w:eastAsia="zh-CN" w:bidi="ar-SA"/>
                </w:rPr>
                <w:t>B2</w:t>
              </w:r>
            </w:ins>
          </w:p>
        </w:tc>
        <w:tc>
          <w:tcPr>
            <w:tcW w:w="472" w:type="pct"/>
            <w:tcBorders>
              <w:top w:val="single" w:color="auto" w:sz="4" w:space="0"/>
            </w:tcBorders>
            <w:noWrap w:val="0"/>
            <w:vAlign w:val="top"/>
          </w:tcPr>
          <w:p w14:paraId="313302F8">
            <w:pPr>
              <w:jc w:val="center"/>
              <w:rPr>
                <w:ins w:id="2956" w:author="L" w:date="2026-05-22T20:38:46Z"/>
                <w:rFonts w:hint="default" w:ascii="Times New Roman" w:hAnsi="Times New Roman" w:eastAsiaTheme="minorEastAsia" w:cstheme="minorBidi"/>
                <w:kern w:val="2"/>
                <w:sz w:val="21"/>
                <w:szCs w:val="24"/>
                <w:vertAlign w:val="baseline"/>
                <w:lang w:val="en-US" w:eastAsia="zh-CN" w:bidi="ar-SA"/>
              </w:rPr>
            </w:pPr>
            <w:ins w:id="2957" w:author="L" w:date="2026-05-22T20:38:46Z">
              <w:r>
                <w:rPr>
                  <w:rFonts w:hint="eastAsia" w:ascii="Times New Roman" w:hAnsi="Times New Roman" w:cstheme="minorBidi"/>
                  <w:kern w:val="2"/>
                  <w:sz w:val="21"/>
                  <w:szCs w:val="24"/>
                  <w:vertAlign w:val="baseline"/>
                  <w:lang w:val="en-US" w:eastAsia="zh-CN" w:bidi="ar-SA"/>
                </w:rPr>
                <w:t>B3</w:t>
              </w:r>
            </w:ins>
          </w:p>
        </w:tc>
        <w:tc>
          <w:tcPr>
            <w:tcW w:w="450" w:type="pct"/>
            <w:tcBorders>
              <w:top w:val="single" w:color="auto" w:sz="4" w:space="0"/>
            </w:tcBorders>
            <w:noWrap w:val="0"/>
            <w:vAlign w:val="top"/>
          </w:tcPr>
          <w:p w14:paraId="330BC3DC">
            <w:pPr>
              <w:jc w:val="center"/>
              <w:rPr>
                <w:ins w:id="2958" w:author="L" w:date="2026-05-22T20:38:46Z"/>
                <w:rFonts w:hint="default" w:ascii="Times New Roman" w:hAnsi="Times New Roman" w:eastAsiaTheme="minorEastAsia" w:cstheme="minorBidi"/>
                <w:kern w:val="2"/>
                <w:sz w:val="21"/>
                <w:szCs w:val="24"/>
                <w:vertAlign w:val="baseline"/>
                <w:lang w:val="en-US" w:eastAsia="zh-CN" w:bidi="ar-SA"/>
              </w:rPr>
            </w:pPr>
            <w:ins w:id="2959" w:author="L" w:date="2026-05-22T20:38:46Z">
              <w:r>
                <w:rPr>
                  <w:rFonts w:hint="eastAsia" w:ascii="Times New Roman" w:hAnsi="Times New Roman" w:cstheme="minorBidi"/>
                  <w:kern w:val="2"/>
                  <w:sz w:val="21"/>
                  <w:szCs w:val="24"/>
                  <w:vertAlign w:val="baseline"/>
                  <w:lang w:val="en-US" w:eastAsia="zh-CN" w:bidi="ar-SA"/>
                </w:rPr>
                <w:t>B4</w:t>
              </w:r>
            </w:ins>
          </w:p>
        </w:tc>
        <w:tc>
          <w:tcPr>
            <w:tcW w:w="467" w:type="pct"/>
            <w:gridSpan w:val="2"/>
            <w:tcBorders>
              <w:top w:val="single" w:color="auto" w:sz="4" w:space="0"/>
            </w:tcBorders>
            <w:noWrap w:val="0"/>
            <w:vAlign w:val="top"/>
          </w:tcPr>
          <w:p w14:paraId="511F8DB4">
            <w:pPr>
              <w:jc w:val="center"/>
              <w:rPr>
                <w:ins w:id="2960" w:author="L" w:date="2026-05-22T20:38:46Z"/>
                <w:rFonts w:hint="default" w:ascii="Times New Roman" w:hAnsi="Times New Roman" w:eastAsiaTheme="minorEastAsia" w:cstheme="minorBidi"/>
                <w:kern w:val="2"/>
                <w:sz w:val="21"/>
                <w:szCs w:val="24"/>
                <w:vertAlign w:val="baseline"/>
                <w:lang w:val="en-US" w:eastAsia="zh-CN" w:bidi="ar-SA"/>
              </w:rPr>
            </w:pPr>
            <w:ins w:id="2961" w:author="L" w:date="2026-05-22T20:38:46Z">
              <w:r>
                <w:rPr>
                  <w:rFonts w:hint="eastAsia" w:ascii="Times New Roman" w:hAnsi="Times New Roman" w:cstheme="minorBidi"/>
                  <w:kern w:val="2"/>
                  <w:sz w:val="21"/>
                  <w:szCs w:val="24"/>
                  <w:vertAlign w:val="baseline"/>
                  <w:lang w:val="en-US" w:eastAsia="zh-CN" w:bidi="ar-SA"/>
                </w:rPr>
                <w:t>B5</w:t>
              </w:r>
            </w:ins>
          </w:p>
        </w:tc>
        <w:tc>
          <w:tcPr>
            <w:tcW w:w="456" w:type="pct"/>
            <w:gridSpan w:val="2"/>
            <w:tcBorders>
              <w:top w:val="single" w:color="auto" w:sz="4" w:space="0"/>
            </w:tcBorders>
            <w:noWrap w:val="0"/>
            <w:vAlign w:val="top"/>
          </w:tcPr>
          <w:p w14:paraId="7908D661">
            <w:pPr>
              <w:jc w:val="center"/>
              <w:rPr>
                <w:ins w:id="2962" w:author="L" w:date="2026-05-22T20:38:46Z"/>
                <w:rFonts w:hint="default" w:ascii="Times New Roman" w:hAnsi="Times New Roman" w:eastAsiaTheme="minorEastAsia" w:cstheme="minorBidi"/>
                <w:kern w:val="2"/>
                <w:sz w:val="21"/>
                <w:szCs w:val="24"/>
                <w:vertAlign w:val="baseline"/>
                <w:lang w:val="en-US" w:eastAsia="zh-CN" w:bidi="ar-SA"/>
              </w:rPr>
            </w:pPr>
            <w:ins w:id="2963" w:author="L" w:date="2026-05-22T20:38:46Z">
              <w:r>
                <w:rPr>
                  <w:rFonts w:hint="eastAsia" w:ascii="Times New Roman" w:hAnsi="Times New Roman" w:cstheme="minorBidi"/>
                  <w:kern w:val="2"/>
                  <w:sz w:val="21"/>
                  <w:szCs w:val="24"/>
                  <w:vertAlign w:val="baseline"/>
                  <w:lang w:val="en-US" w:eastAsia="zh-CN" w:bidi="ar-SA"/>
                </w:rPr>
                <w:t>B6</w:t>
              </w:r>
            </w:ins>
          </w:p>
        </w:tc>
        <w:tc>
          <w:tcPr>
            <w:tcW w:w="467" w:type="pct"/>
            <w:gridSpan w:val="2"/>
            <w:tcBorders>
              <w:top w:val="single" w:color="auto" w:sz="4" w:space="0"/>
            </w:tcBorders>
            <w:noWrap w:val="0"/>
            <w:vAlign w:val="top"/>
          </w:tcPr>
          <w:p w14:paraId="06E7DA56">
            <w:pPr>
              <w:jc w:val="center"/>
              <w:rPr>
                <w:ins w:id="2964" w:author="L" w:date="2026-05-22T20:38:46Z"/>
                <w:rFonts w:hint="default" w:ascii="Times New Roman" w:hAnsi="Times New Roman"/>
                <w:vertAlign w:val="baseline"/>
                <w:lang w:val="en-US" w:eastAsia="zh-CN"/>
              </w:rPr>
            </w:pPr>
            <w:ins w:id="2965" w:author="L" w:date="2026-05-22T20:38:46Z">
              <w:r>
                <w:rPr>
                  <w:rFonts w:hint="eastAsia" w:ascii="Times New Roman" w:hAnsi="Times New Roman"/>
                  <w:vertAlign w:val="baseline"/>
                  <w:lang w:val="en-US" w:eastAsia="zh-CN"/>
                </w:rPr>
                <w:t>B7</w:t>
              </w:r>
            </w:ins>
          </w:p>
        </w:tc>
        <w:tc>
          <w:tcPr>
            <w:tcW w:w="455" w:type="pct"/>
            <w:tcBorders>
              <w:top w:val="single" w:color="auto" w:sz="4" w:space="0"/>
            </w:tcBorders>
            <w:noWrap w:val="0"/>
            <w:vAlign w:val="top"/>
          </w:tcPr>
          <w:p w14:paraId="4EEF11B7">
            <w:pPr>
              <w:jc w:val="center"/>
              <w:rPr>
                <w:ins w:id="2966" w:author="L" w:date="2026-05-22T20:38:46Z"/>
                <w:rFonts w:hint="default" w:ascii="Times New Roman" w:hAnsi="Times New Roman"/>
                <w:vertAlign w:val="baseline"/>
                <w:lang w:val="en-US" w:eastAsia="zh-CN"/>
              </w:rPr>
            </w:pPr>
            <w:ins w:id="2967" w:author="L" w:date="2026-05-22T20:38:46Z">
              <w:r>
                <w:rPr>
                  <w:rFonts w:hint="eastAsia" w:ascii="Times New Roman" w:hAnsi="Times New Roman"/>
                  <w:vertAlign w:val="baseline"/>
                  <w:lang w:val="en-US" w:eastAsia="zh-CN"/>
                </w:rPr>
                <w:t>B8</w:t>
              </w:r>
            </w:ins>
          </w:p>
        </w:tc>
        <w:tc>
          <w:tcPr>
            <w:tcW w:w="471" w:type="pct"/>
            <w:tcBorders>
              <w:top w:val="single" w:color="auto" w:sz="4" w:space="0"/>
            </w:tcBorders>
            <w:noWrap w:val="0"/>
            <w:vAlign w:val="top"/>
          </w:tcPr>
          <w:p w14:paraId="4FFF655C">
            <w:pPr>
              <w:jc w:val="center"/>
              <w:rPr>
                <w:ins w:id="2968" w:author="L" w:date="2026-05-22T20:38:46Z"/>
                <w:rFonts w:hint="default" w:ascii="Times New Roman" w:hAnsi="Times New Roman"/>
                <w:vertAlign w:val="baseline"/>
                <w:lang w:val="en-US" w:eastAsia="zh-CN"/>
              </w:rPr>
            </w:pPr>
            <w:ins w:id="2969" w:author="L" w:date="2026-05-22T20:38:46Z">
              <w:r>
                <w:rPr>
                  <w:rFonts w:hint="eastAsia" w:ascii="Times New Roman" w:hAnsi="Times New Roman"/>
                  <w:vertAlign w:val="baseline"/>
                  <w:lang w:val="en-US" w:eastAsia="zh-CN"/>
                </w:rPr>
                <w:t>B9</w:t>
              </w:r>
            </w:ins>
          </w:p>
        </w:tc>
      </w:tr>
      <w:tr w14:paraId="4DDD1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70" w:author="L" w:date="2026-05-22T20:38:46Z"/>
        </w:trPr>
        <w:tc>
          <w:tcPr>
            <w:tcW w:w="836" w:type="pct"/>
            <w:noWrap w:val="0"/>
            <w:vAlign w:val="top"/>
          </w:tcPr>
          <w:p w14:paraId="72FE3E83">
            <w:pPr>
              <w:jc w:val="center"/>
              <w:rPr>
                <w:ins w:id="2971" w:author="L" w:date="2026-05-22T20:38:46Z"/>
                <w:rFonts w:hint="default" w:ascii="Times New Roman" w:hAnsi="Times New Roman"/>
                <w:vertAlign w:val="baseline"/>
                <w:lang w:val="en-US" w:eastAsia="zh-CN"/>
              </w:rPr>
            </w:pPr>
            <w:ins w:id="2972" w:author="L" w:date="2026-05-22T20:38:46Z">
              <w:r>
                <w:rPr>
                  <w:rFonts w:hint="eastAsia" w:ascii="Times New Roman" w:hAnsi="Times New Roman"/>
                  <w:vertAlign w:val="baseline"/>
                  <w:lang w:val="en-US" w:eastAsia="zh-CN"/>
                </w:rPr>
                <w:t>名称</w:t>
              </w:r>
            </w:ins>
          </w:p>
        </w:tc>
        <w:tc>
          <w:tcPr>
            <w:tcW w:w="526" w:type="pct"/>
            <w:gridSpan w:val="2"/>
            <w:noWrap w:val="0"/>
            <w:vAlign w:val="top"/>
          </w:tcPr>
          <w:p w14:paraId="79A2F72D">
            <w:pPr>
              <w:jc w:val="center"/>
              <w:rPr>
                <w:ins w:id="2973" w:author="L" w:date="2026-05-22T20:38:46Z"/>
                <w:rFonts w:hint="default" w:ascii="Times New Roman" w:hAnsi="Times New Roman"/>
                <w:vertAlign w:val="baseline"/>
                <w:lang w:val="en-US" w:eastAsia="zh-CN"/>
              </w:rPr>
            </w:pPr>
            <w:ins w:id="2974" w:author="L" w:date="2026-05-22T20:38:46Z">
              <w:r>
                <w:rPr>
                  <w:rFonts w:hint="eastAsia" w:ascii="Times New Roman" w:hAnsi="Times New Roman"/>
                  <w:vertAlign w:val="baseline"/>
                  <w:lang w:val="en-US" w:eastAsia="zh-CN"/>
                </w:rPr>
                <w:t>SW1</w:t>
              </w:r>
            </w:ins>
          </w:p>
        </w:tc>
        <w:tc>
          <w:tcPr>
            <w:tcW w:w="396" w:type="pct"/>
            <w:noWrap w:val="0"/>
            <w:vAlign w:val="top"/>
          </w:tcPr>
          <w:p w14:paraId="30BDC7E9">
            <w:pPr>
              <w:jc w:val="center"/>
              <w:rPr>
                <w:ins w:id="2975" w:author="L" w:date="2026-05-22T20:38:46Z"/>
                <w:rFonts w:hint="default" w:ascii="Times New Roman" w:hAnsi="Times New Roman"/>
                <w:vertAlign w:val="baseline"/>
                <w:lang w:val="en-US" w:eastAsia="zh-CN"/>
              </w:rPr>
            </w:pPr>
            <w:ins w:id="2976" w:author="L" w:date="2026-05-22T20:38:46Z">
              <w:r>
                <w:rPr>
                  <w:rFonts w:hint="eastAsia" w:ascii="Times New Roman" w:hAnsi="Times New Roman"/>
                  <w:vertAlign w:val="baseline"/>
                  <w:lang w:val="en-US" w:eastAsia="zh-CN"/>
                </w:rPr>
                <w:t>SW2</w:t>
              </w:r>
            </w:ins>
          </w:p>
        </w:tc>
        <w:tc>
          <w:tcPr>
            <w:tcW w:w="472" w:type="pct"/>
            <w:noWrap w:val="0"/>
            <w:vAlign w:val="top"/>
          </w:tcPr>
          <w:p w14:paraId="3607E1D4">
            <w:pPr>
              <w:jc w:val="center"/>
              <w:rPr>
                <w:ins w:id="2977" w:author="L" w:date="2026-05-22T20:38:46Z"/>
                <w:rFonts w:hint="default" w:ascii="Times New Roman" w:hAnsi="Times New Roman" w:eastAsiaTheme="minorEastAsia" w:cstheme="minorBidi"/>
                <w:kern w:val="2"/>
                <w:sz w:val="21"/>
                <w:szCs w:val="24"/>
                <w:vertAlign w:val="baseline"/>
                <w:lang w:val="en-US" w:eastAsia="zh-CN" w:bidi="ar-SA"/>
              </w:rPr>
            </w:pPr>
            <w:ins w:id="2978" w:author="L" w:date="2026-05-22T20:38:46Z">
              <w:r>
                <w:rPr>
                  <w:rFonts w:hint="eastAsia" w:ascii="Times New Roman" w:hAnsi="Times New Roman"/>
                  <w:vertAlign w:val="baseline"/>
                  <w:lang w:val="en-US" w:eastAsia="zh-CN"/>
                </w:rPr>
                <w:t>SW3</w:t>
              </w:r>
            </w:ins>
          </w:p>
        </w:tc>
        <w:tc>
          <w:tcPr>
            <w:tcW w:w="450" w:type="pct"/>
            <w:noWrap w:val="0"/>
            <w:vAlign w:val="top"/>
          </w:tcPr>
          <w:p w14:paraId="2E2D91D0">
            <w:pPr>
              <w:jc w:val="center"/>
              <w:rPr>
                <w:ins w:id="2979" w:author="L" w:date="2026-05-22T20:38:46Z"/>
                <w:rFonts w:hint="default" w:ascii="Times New Roman" w:hAnsi="Times New Roman"/>
                <w:vertAlign w:val="baseline"/>
                <w:lang w:val="en-US" w:eastAsia="zh-CN"/>
              </w:rPr>
            </w:pPr>
            <w:ins w:id="2980" w:author="L" w:date="2026-05-22T20:38:46Z">
              <w:r>
                <w:rPr>
                  <w:rFonts w:hint="eastAsia" w:ascii="Times New Roman" w:hAnsi="Times New Roman"/>
                  <w:vertAlign w:val="baseline"/>
                  <w:lang w:val="en-US" w:eastAsia="zh-CN"/>
                </w:rPr>
                <w:t>SW4</w:t>
              </w:r>
            </w:ins>
          </w:p>
        </w:tc>
        <w:tc>
          <w:tcPr>
            <w:tcW w:w="461" w:type="pct"/>
            <w:noWrap w:val="0"/>
            <w:vAlign w:val="top"/>
          </w:tcPr>
          <w:p w14:paraId="3DBBC6C8">
            <w:pPr>
              <w:jc w:val="center"/>
              <w:rPr>
                <w:ins w:id="2981" w:author="L" w:date="2026-05-22T20:38:46Z"/>
                <w:rFonts w:hint="default" w:ascii="Times New Roman" w:hAnsi="Times New Roman"/>
                <w:vertAlign w:val="baseline"/>
                <w:lang w:val="en-US" w:eastAsia="zh-CN"/>
              </w:rPr>
            </w:pPr>
            <w:ins w:id="2982" w:author="L" w:date="2026-05-22T20:38:46Z">
              <w:r>
                <w:rPr>
                  <w:rFonts w:hint="eastAsia" w:ascii="Times New Roman" w:hAnsi="Times New Roman"/>
                  <w:vertAlign w:val="baseline"/>
                  <w:lang w:val="en-US" w:eastAsia="zh-CN"/>
                </w:rPr>
                <w:t>SW5</w:t>
              </w:r>
            </w:ins>
          </w:p>
        </w:tc>
        <w:tc>
          <w:tcPr>
            <w:tcW w:w="461" w:type="pct"/>
            <w:gridSpan w:val="2"/>
            <w:noWrap w:val="0"/>
            <w:vAlign w:val="top"/>
          </w:tcPr>
          <w:p w14:paraId="2F1B445D">
            <w:pPr>
              <w:jc w:val="center"/>
              <w:rPr>
                <w:ins w:id="2983" w:author="L" w:date="2026-05-22T20:38:46Z"/>
                <w:rFonts w:hint="default" w:ascii="Times New Roman" w:hAnsi="Times New Roman"/>
                <w:vertAlign w:val="baseline"/>
                <w:lang w:val="en-US" w:eastAsia="zh-CN"/>
              </w:rPr>
            </w:pPr>
            <w:ins w:id="2984" w:author="L" w:date="2026-05-22T20:38:46Z">
              <w:r>
                <w:rPr>
                  <w:rFonts w:hint="eastAsia" w:ascii="Times New Roman" w:hAnsi="Times New Roman"/>
                  <w:vertAlign w:val="baseline"/>
                  <w:lang w:val="en-US" w:eastAsia="zh-CN"/>
                </w:rPr>
                <w:t>SW6</w:t>
              </w:r>
            </w:ins>
          </w:p>
        </w:tc>
        <w:tc>
          <w:tcPr>
            <w:tcW w:w="461" w:type="pct"/>
            <w:gridSpan w:val="2"/>
            <w:noWrap w:val="0"/>
            <w:vAlign w:val="top"/>
          </w:tcPr>
          <w:p w14:paraId="1EE9E5FA">
            <w:pPr>
              <w:jc w:val="center"/>
              <w:rPr>
                <w:ins w:id="2985" w:author="L" w:date="2026-05-22T20:38:46Z"/>
                <w:rFonts w:hint="default" w:ascii="Times New Roman" w:hAnsi="Times New Roman"/>
                <w:vertAlign w:val="baseline"/>
                <w:lang w:val="en-US" w:eastAsia="zh-CN"/>
              </w:rPr>
            </w:pPr>
            <w:ins w:id="2986" w:author="L" w:date="2026-05-22T20:38:46Z">
              <w:r>
                <w:rPr>
                  <w:rFonts w:hint="eastAsia" w:ascii="Times New Roman" w:hAnsi="Times New Roman"/>
                  <w:vertAlign w:val="baseline"/>
                  <w:lang w:val="en-US" w:eastAsia="zh-CN"/>
                </w:rPr>
                <w:t>SW7</w:t>
              </w:r>
            </w:ins>
          </w:p>
        </w:tc>
        <w:tc>
          <w:tcPr>
            <w:tcW w:w="462" w:type="pct"/>
            <w:gridSpan w:val="2"/>
            <w:noWrap w:val="0"/>
            <w:vAlign w:val="top"/>
          </w:tcPr>
          <w:p w14:paraId="2D3CB001">
            <w:pPr>
              <w:jc w:val="center"/>
              <w:rPr>
                <w:ins w:id="2987" w:author="L" w:date="2026-05-22T20:38:46Z"/>
                <w:rFonts w:hint="default" w:ascii="Times New Roman" w:hAnsi="Times New Roman"/>
                <w:vertAlign w:val="baseline"/>
                <w:lang w:val="en-US" w:eastAsia="zh-CN"/>
              </w:rPr>
            </w:pPr>
            <w:ins w:id="2988" w:author="L" w:date="2026-05-22T20:38:46Z">
              <w:r>
                <w:rPr>
                  <w:rFonts w:hint="eastAsia" w:ascii="Times New Roman" w:hAnsi="Times New Roman"/>
                  <w:vertAlign w:val="baseline"/>
                  <w:lang w:val="en-US" w:eastAsia="zh-CN"/>
                </w:rPr>
                <w:t>SW8</w:t>
              </w:r>
            </w:ins>
          </w:p>
        </w:tc>
        <w:tc>
          <w:tcPr>
            <w:tcW w:w="471" w:type="pct"/>
            <w:noWrap w:val="0"/>
            <w:vAlign w:val="top"/>
          </w:tcPr>
          <w:p w14:paraId="5FBF6378">
            <w:pPr>
              <w:jc w:val="center"/>
              <w:rPr>
                <w:ins w:id="2989" w:author="L" w:date="2026-05-22T20:38:46Z"/>
                <w:rFonts w:hint="default" w:ascii="Times New Roman" w:hAnsi="Times New Roman"/>
                <w:vertAlign w:val="baseline"/>
                <w:lang w:val="en-US" w:eastAsia="zh-CN"/>
              </w:rPr>
            </w:pPr>
            <w:ins w:id="2990" w:author="L" w:date="2026-05-22T20:38:46Z">
              <w:r>
                <w:rPr>
                  <w:rFonts w:hint="eastAsia" w:ascii="Times New Roman" w:hAnsi="Times New Roman"/>
                  <w:vertAlign w:val="baseline"/>
                  <w:lang w:val="en-US" w:eastAsia="zh-CN"/>
                </w:rPr>
                <w:t>PE</w:t>
              </w:r>
            </w:ins>
          </w:p>
        </w:tc>
      </w:tr>
      <w:tr w14:paraId="0DD6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91" w:author="L" w:date="2026-05-22T20:38:46Z"/>
        </w:trPr>
        <w:tc>
          <w:tcPr>
            <w:tcW w:w="836" w:type="pct"/>
            <w:noWrap w:val="0"/>
            <w:vAlign w:val="top"/>
          </w:tcPr>
          <w:p w14:paraId="79DF72EF">
            <w:pPr>
              <w:jc w:val="center"/>
              <w:rPr>
                <w:ins w:id="2992" w:author="L" w:date="2026-05-22T20:38:46Z"/>
                <w:rFonts w:hint="default" w:ascii="Times New Roman" w:hAnsi="Times New Roman"/>
                <w:vertAlign w:val="baseline"/>
                <w:lang w:val="en-US" w:eastAsia="zh-CN"/>
              </w:rPr>
            </w:pPr>
            <w:ins w:id="2993" w:author="L" w:date="2026-05-22T20:38:46Z">
              <w:r>
                <w:rPr>
                  <w:rFonts w:hint="eastAsia" w:ascii="Times New Roman" w:hAnsi="Times New Roman"/>
                  <w:vertAlign w:val="baseline"/>
                  <w:lang w:val="en-US" w:eastAsia="zh-CN"/>
                </w:rPr>
                <w:t>端口号</w:t>
              </w:r>
            </w:ins>
          </w:p>
        </w:tc>
        <w:tc>
          <w:tcPr>
            <w:tcW w:w="526" w:type="pct"/>
            <w:gridSpan w:val="2"/>
            <w:noWrap w:val="0"/>
            <w:vAlign w:val="top"/>
          </w:tcPr>
          <w:p w14:paraId="6A49B84B">
            <w:pPr>
              <w:jc w:val="center"/>
              <w:rPr>
                <w:ins w:id="2994" w:author="L" w:date="2026-05-22T20:38:46Z"/>
                <w:rFonts w:hint="default" w:ascii="Times New Roman" w:hAnsi="Times New Roman"/>
                <w:vertAlign w:val="baseline"/>
                <w:lang w:val="en-US" w:eastAsia="zh-CN"/>
              </w:rPr>
            </w:pPr>
            <w:ins w:id="2995" w:author="L" w:date="2026-05-22T20:38:46Z">
              <w:r>
                <w:rPr>
                  <w:rFonts w:hint="eastAsia" w:ascii="Times New Roman" w:hAnsi="Times New Roman"/>
                  <w:vertAlign w:val="baseline"/>
                  <w:lang w:val="en-US" w:eastAsia="zh-CN"/>
                </w:rPr>
                <w:t>A1</w:t>
              </w:r>
            </w:ins>
          </w:p>
        </w:tc>
        <w:tc>
          <w:tcPr>
            <w:tcW w:w="396" w:type="pct"/>
            <w:noWrap w:val="0"/>
            <w:vAlign w:val="top"/>
          </w:tcPr>
          <w:p w14:paraId="48D74483">
            <w:pPr>
              <w:jc w:val="center"/>
              <w:rPr>
                <w:ins w:id="2996" w:author="L" w:date="2026-05-22T20:38:46Z"/>
                <w:rFonts w:hint="default" w:ascii="Times New Roman" w:hAnsi="Times New Roman"/>
                <w:vertAlign w:val="baseline"/>
                <w:lang w:val="en-US" w:eastAsia="zh-CN"/>
              </w:rPr>
            </w:pPr>
            <w:ins w:id="2997" w:author="L" w:date="2026-05-22T20:38:46Z">
              <w:r>
                <w:rPr>
                  <w:rFonts w:hint="eastAsia" w:ascii="Times New Roman" w:hAnsi="Times New Roman"/>
                  <w:vertAlign w:val="baseline"/>
                  <w:lang w:val="en-US" w:eastAsia="zh-CN"/>
                </w:rPr>
                <w:t>A2</w:t>
              </w:r>
            </w:ins>
          </w:p>
        </w:tc>
        <w:tc>
          <w:tcPr>
            <w:tcW w:w="472" w:type="pct"/>
            <w:noWrap w:val="0"/>
            <w:vAlign w:val="top"/>
          </w:tcPr>
          <w:p w14:paraId="23DE2C89">
            <w:pPr>
              <w:jc w:val="center"/>
              <w:rPr>
                <w:ins w:id="2998" w:author="L" w:date="2026-05-22T20:38:46Z"/>
                <w:rFonts w:hint="default" w:ascii="Times New Roman" w:hAnsi="Times New Roman"/>
                <w:vertAlign w:val="baseline"/>
                <w:lang w:val="en-US" w:eastAsia="zh-CN"/>
              </w:rPr>
            </w:pPr>
            <w:ins w:id="2999" w:author="L" w:date="2026-05-22T20:38:46Z">
              <w:r>
                <w:rPr>
                  <w:rFonts w:hint="eastAsia" w:ascii="Times New Roman" w:hAnsi="Times New Roman"/>
                  <w:vertAlign w:val="baseline"/>
                  <w:lang w:val="en-US" w:eastAsia="zh-CN"/>
                </w:rPr>
                <w:t>A3</w:t>
              </w:r>
            </w:ins>
          </w:p>
        </w:tc>
        <w:tc>
          <w:tcPr>
            <w:tcW w:w="450" w:type="pct"/>
            <w:noWrap w:val="0"/>
            <w:vAlign w:val="top"/>
          </w:tcPr>
          <w:p w14:paraId="7DDC2132">
            <w:pPr>
              <w:jc w:val="center"/>
              <w:rPr>
                <w:ins w:id="3000" w:author="L" w:date="2026-05-22T20:38:46Z"/>
                <w:rFonts w:hint="default" w:ascii="Times New Roman" w:hAnsi="Times New Roman"/>
                <w:vertAlign w:val="baseline"/>
                <w:lang w:val="en-US" w:eastAsia="zh-CN"/>
              </w:rPr>
            </w:pPr>
            <w:ins w:id="3001" w:author="L" w:date="2026-05-22T20:38:46Z">
              <w:r>
                <w:rPr>
                  <w:rFonts w:hint="eastAsia" w:ascii="Times New Roman" w:hAnsi="Times New Roman"/>
                  <w:vertAlign w:val="baseline"/>
                  <w:lang w:val="en-US" w:eastAsia="zh-CN"/>
                </w:rPr>
                <w:t>A4</w:t>
              </w:r>
            </w:ins>
          </w:p>
        </w:tc>
        <w:tc>
          <w:tcPr>
            <w:tcW w:w="467" w:type="pct"/>
            <w:gridSpan w:val="2"/>
            <w:noWrap w:val="0"/>
            <w:vAlign w:val="top"/>
          </w:tcPr>
          <w:p w14:paraId="0A4461E7">
            <w:pPr>
              <w:jc w:val="center"/>
              <w:rPr>
                <w:ins w:id="3002" w:author="L" w:date="2026-05-22T20:38:46Z"/>
                <w:rFonts w:hint="default" w:ascii="Times New Roman" w:hAnsi="Times New Roman"/>
                <w:vertAlign w:val="baseline"/>
                <w:lang w:val="en-US" w:eastAsia="zh-CN"/>
              </w:rPr>
            </w:pPr>
            <w:ins w:id="3003" w:author="L" w:date="2026-05-22T20:38:46Z">
              <w:r>
                <w:rPr>
                  <w:rFonts w:hint="eastAsia" w:ascii="Times New Roman" w:hAnsi="Times New Roman"/>
                  <w:vertAlign w:val="baseline"/>
                  <w:lang w:val="en-US" w:eastAsia="zh-CN"/>
                </w:rPr>
                <w:t>A5</w:t>
              </w:r>
            </w:ins>
          </w:p>
        </w:tc>
        <w:tc>
          <w:tcPr>
            <w:tcW w:w="456" w:type="pct"/>
            <w:gridSpan w:val="2"/>
            <w:noWrap w:val="0"/>
            <w:vAlign w:val="top"/>
          </w:tcPr>
          <w:p w14:paraId="1AE573C6">
            <w:pPr>
              <w:jc w:val="center"/>
              <w:rPr>
                <w:ins w:id="3004" w:author="L" w:date="2026-05-22T20:38:46Z"/>
                <w:rFonts w:hint="default" w:ascii="Times New Roman" w:hAnsi="Times New Roman"/>
                <w:vertAlign w:val="baseline"/>
                <w:lang w:val="en-US" w:eastAsia="zh-CN"/>
              </w:rPr>
            </w:pPr>
            <w:ins w:id="3005" w:author="L" w:date="2026-05-22T20:38:46Z">
              <w:r>
                <w:rPr>
                  <w:rFonts w:hint="eastAsia" w:ascii="Times New Roman" w:hAnsi="Times New Roman"/>
                  <w:vertAlign w:val="baseline"/>
                  <w:lang w:val="en-US" w:eastAsia="zh-CN"/>
                </w:rPr>
                <w:t>A6</w:t>
              </w:r>
            </w:ins>
          </w:p>
        </w:tc>
        <w:tc>
          <w:tcPr>
            <w:tcW w:w="467" w:type="pct"/>
            <w:gridSpan w:val="2"/>
            <w:noWrap w:val="0"/>
            <w:vAlign w:val="top"/>
          </w:tcPr>
          <w:p w14:paraId="2A695795">
            <w:pPr>
              <w:jc w:val="center"/>
              <w:rPr>
                <w:ins w:id="3006" w:author="L" w:date="2026-05-22T20:38:46Z"/>
                <w:rFonts w:hint="default" w:ascii="Times New Roman" w:hAnsi="Times New Roman"/>
                <w:vertAlign w:val="baseline"/>
                <w:lang w:val="en-US" w:eastAsia="zh-CN"/>
              </w:rPr>
            </w:pPr>
            <w:ins w:id="3007" w:author="L" w:date="2026-05-22T20:38:46Z">
              <w:r>
                <w:rPr>
                  <w:rFonts w:hint="eastAsia" w:ascii="Times New Roman" w:hAnsi="Times New Roman"/>
                  <w:vertAlign w:val="baseline"/>
                  <w:lang w:val="en-US" w:eastAsia="zh-CN"/>
                </w:rPr>
                <w:t>A7</w:t>
              </w:r>
            </w:ins>
          </w:p>
        </w:tc>
        <w:tc>
          <w:tcPr>
            <w:tcW w:w="455" w:type="pct"/>
            <w:noWrap w:val="0"/>
            <w:vAlign w:val="top"/>
          </w:tcPr>
          <w:p w14:paraId="56743F6F">
            <w:pPr>
              <w:jc w:val="center"/>
              <w:rPr>
                <w:ins w:id="3008" w:author="L" w:date="2026-05-22T20:38:46Z"/>
                <w:rFonts w:hint="default" w:ascii="Times New Roman" w:hAnsi="Times New Roman"/>
                <w:vertAlign w:val="baseline"/>
                <w:lang w:val="en-US" w:eastAsia="zh-CN"/>
              </w:rPr>
            </w:pPr>
            <w:ins w:id="3009" w:author="L" w:date="2026-05-22T20:38:46Z">
              <w:r>
                <w:rPr>
                  <w:rFonts w:hint="eastAsia" w:ascii="Times New Roman" w:hAnsi="Times New Roman"/>
                  <w:vertAlign w:val="baseline"/>
                  <w:lang w:val="en-US" w:eastAsia="zh-CN"/>
                </w:rPr>
                <w:t>A8</w:t>
              </w:r>
            </w:ins>
          </w:p>
        </w:tc>
        <w:tc>
          <w:tcPr>
            <w:tcW w:w="471" w:type="pct"/>
            <w:noWrap w:val="0"/>
            <w:vAlign w:val="top"/>
          </w:tcPr>
          <w:p w14:paraId="7850F767">
            <w:pPr>
              <w:jc w:val="center"/>
              <w:rPr>
                <w:ins w:id="3010" w:author="L" w:date="2026-05-22T20:38:46Z"/>
                <w:rFonts w:hint="default" w:ascii="Times New Roman" w:hAnsi="Times New Roman"/>
                <w:vertAlign w:val="baseline"/>
                <w:lang w:val="en-US" w:eastAsia="zh-CN"/>
              </w:rPr>
            </w:pPr>
            <w:ins w:id="3011" w:author="L" w:date="2026-05-22T20:38:46Z">
              <w:r>
                <w:rPr>
                  <w:rFonts w:hint="eastAsia" w:ascii="Times New Roman" w:hAnsi="Times New Roman"/>
                  <w:vertAlign w:val="baseline"/>
                  <w:lang w:val="en-US" w:eastAsia="zh-CN"/>
                </w:rPr>
                <w:t>A9</w:t>
              </w:r>
            </w:ins>
          </w:p>
        </w:tc>
      </w:tr>
      <w:tr w14:paraId="40A3C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12" w:author="L" w:date="2026-05-22T20:38:46Z"/>
        </w:trPr>
        <w:tc>
          <w:tcPr>
            <w:tcW w:w="836" w:type="pct"/>
            <w:noWrap w:val="0"/>
            <w:vAlign w:val="top"/>
          </w:tcPr>
          <w:p w14:paraId="0900CFED">
            <w:pPr>
              <w:jc w:val="center"/>
              <w:rPr>
                <w:ins w:id="3013" w:author="L" w:date="2026-05-22T20:38:46Z"/>
                <w:rFonts w:hint="default" w:ascii="Times New Roman" w:hAnsi="Times New Roman"/>
                <w:vertAlign w:val="baseline"/>
                <w:lang w:val="en-US" w:eastAsia="zh-CN"/>
              </w:rPr>
            </w:pPr>
            <w:ins w:id="3014" w:author="L" w:date="2026-05-22T20:38:46Z">
              <w:r>
                <w:rPr>
                  <w:rFonts w:hint="eastAsia" w:ascii="Times New Roman" w:hAnsi="Times New Roman"/>
                  <w:vertAlign w:val="baseline"/>
                  <w:lang w:val="en-US" w:eastAsia="zh-CN"/>
                </w:rPr>
                <w:t>名称</w:t>
              </w:r>
            </w:ins>
          </w:p>
        </w:tc>
        <w:tc>
          <w:tcPr>
            <w:tcW w:w="520" w:type="pct"/>
            <w:noWrap w:val="0"/>
            <w:vAlign w:val="top"/>
          </w:tcPr>
          <w:p w14:paraId="24068C4A">
            <w:pPr>
              <w:jc w:val="center"/>
              <w:rPr>
                <w:ins w:id="3015" w:author="L" w:date="2026-05-22T20:38:46Z"/>
                <w:rFonts w:hint="default" w:ascii="Times New Roman" w:hAnsi="Times New Roman"/>
                <w:vertAlign w:val="baseline"/>
                <w:lang w:val="en-US" w:eastAsia="zh-CN"/>
              </w:rPr>
            </w:pPr>
            <w:ins w:id="3016" w:author="L" w:date="2026-05-22T20:38:46Z">
              <w:r>
                <w:rPr>
                  <w:rFonts w:hint="eastAsia" w:ascii="Times New Roman" w:hAnsi="Times New Roman"/>
                  <w:vertAlign w:val="baseline"/>
                  <w:lang w:val="en-US" w:eastAsia="zh-CN"/>
                </w:rPr>
                <w:t>SW1</w:t>
              </w:r>
            </w:ins>
          </w:p>
        </w:tc>
        <w:tc>
          <w:tcPr>
            <w:tcW w:w="402" w:type="pct"/>
            <w:gridSpan w:val="2"/>
            <w:noWrap w:val="0"/>
            <w:vAlign w:val="top"/>
          </w:tcPr>
          <w:p w14:paraId="34F6FEC9">
            <w:pPr>
              <w:jc w:val="center"/>
              <w:rPr>
                <w:ins w:id="3017" w:author="L" w:date="2026-05-22T20:38:46Z"/>
                <w:rFonts w:hint="default" w:ascii="Times New Roman" w:hAnsi="Times New Roman"/>
                <w:vertAlign w:val="baseline"/>
                <w:lang w:val="en-US" w:eastAsia="zh-CN"/>
              </w:rPr>
            </w:pPr>
            <w:ins w:id="3018" w:author="L" w:date="2026-05-22T20:38:46Z">
              <w:r>
                <w:rPr>
                  <w:rFonts w:hint="eastAsia" w:ascii="Times New Roman" w:hAnsi="Times New Roman"/>
                  <w:vertAlign w:val="baseline"/>
                  <w:lang w:val="en-US" w:eastAsia="zh-CN"/>
                </w:rPr>
                <w:t>SW2</w:t>
              </w:r>
            </w:ins>
          </w:p>
        </w:tc>
        <w:tc>
          <w:tcPr>
            <w:tcW w:w="472" w:type="pct"/>
            <w:noWrap w:val="0"/>
            <w:vAlign w:val="top"/>
          </w:tcPr>
          <w:p w14:paraId="77007D5B">
            <w:pPr>
              <w:jc w:val="center"/>
              <w:rPr>
                <w:ins w:id="3019" w:author="L" w:date="2026-05-22T20:38:46Z"/>
                <w:rFonts w:hint="default" w:ascii="Times New Roman" w:hAnsi="Times New Roman"/>
                <w:vertAlign w:val="baseline"/>
                <w:lang w:val="en-US" w:eastAsia="zh-CN"/>
              </w:rPr>
            </w:pPr>
            <w:ins w:id="3020" w:author="L" w:date="2026-05-22T20:38:46Z">
              <w:r>
                <w:rPr>
                  <w:rFonts w:hint="eastAsia" w:ascii="Times New Roman" w:hAnsi="Times New Roman"/>
                  <w:vertAlign w:val="baseline"/>
                  <w:lang w:val="en-US" w:eastAsia="zh-CN"/>
                </w:rPr>
                <w:t>SW3</w:t>
              </w:r>
            </w:ins>
          </w:p>
        </w:tc>
        <w:tc>
          <w:tcPr>
            <w:tcW w:w="450" w:type="pct"/>
            <w:noWrap w:val="0"/>
            <w:vAlign w:val="top"/>
          </w:tcPr>
          <w:p w14:paraId="0EBCE468">
            <w:pPr>
              <w:jc w:val="center"/>
              <w:rPr>
                <w:ins w:id="3021" w:author="L" w:date="2026-05-22T20:38:46Z"/>
                <w:rFonts w:hint="default" w:ascii="Times New Roman" w:hAnsi="Times New Roman"/>
                <w:vertAlign w:val="baseline"/>
                <w:lang w:val="en-US" w:eastAsia="zh-CN"/>
              </w:rPr>
            </w:pPr>
            <w:ins w:id="3022" w:author="L" w:date="2026-05-22T20:38:46Z">
              <w:r>
                <w:rPr>
                  <w:rFonts w:hint="eastAsia" w:ascii="Times New Roman" w:hAnsi="Times New Roman"/>
                  <w:vertAlign w:val="baseline"/>
                  <w:lang w:val="en-US" w:eastAsia="zh-CN"/>
                </w:rPr>
                <w:t>SW4</w:t>
              </w:r>
            </w:ins>
          </w:p>
        </w:tc>
        <w:tc>
          <w:tcPr>
            <w:tcW w:w="467" w:type="pct"/>
            <w:gridSpan w:val="2"/>
            <w:noWrap w:val="0"/>
            <w:vAlign w:val="top"/>
          </w:tcPr>
          <w:p w14:paraId="51928CB3">
            <w:pPr>
              <w:jc w:val="center"/>
              <w:rPr>
                <w:ins w:id="3023" w:author="L" w:date="2026-05-22T20:38:46Z"/>
                <w:rFonts w:hint="default" w:ascii="Times New Roman" w:hAnsi="Times New Roman"/>
                <w:vertAlign w:val="baseline"/>
                <w:lang w:val="en-US" w:eastAsia="zh-CN"/>
              </w:rPr>
            </w:pPr>
            <w:ins w:id="3024" w:author="L" w:date="2026-05-22T20:38:46Z">
              <w:r>
                <w:rPr>
                  <w:rFonts w:hint="eastAsia" w:ascii="Times New Roman" w:hAnsi="Times New Roman"/>
                  <w:vertAlign w:val="baseline"/>
                  <w:lang w:val="en-US" w:eastAsia="zh-CN"/>
                </w:rPr>
                <w:t>SW5</w:t>
              </w:r>
            </w:ins>
          </w:p>
        </w:tc>
        <w:tc>
          <w:tcPr>
            <w:tcW w:w="456" w:type="pct"/>
            <w:gridSpan w:val="2"/>
            <w:noWrap w:val="0"/>
            <w:vAlign w:val="top"/>
          </w:tcPr>
          <w:p w14:paraId="61433794">
            <w:pPr>
              <w:jc w:val="center"/>
              <w:rPr>
                <w:ins w:id="3025" w:author="L" w:date="2026-05-22T20:38:46Z"/>
                <w:rFonts w:hint="default" w:ascii="Times New Roman" w:hAnsi="Times New Roman"/>
                <w:vertAlign w:val="baseline"/>
                <w:lang w:val="en-US" w:eastAsia="zh-CN"/>
              </w:rPr>
            </w:pPr>
            <w:ins w:id="3026" w:author="L" w:date="2026-05-22T20:38:46Z">
              <w:r>
                <w:rPr>
                  <w:rFonts w:hint="eastAsia" w:ascii="Times New Roman" w:hAnsi="Times New Roman"/>
                  <w:vertAlign w:val="baseline"/>
                  <w:lang w:val="en-US" w:eastAsia="zh-CN"/>
                </w:rPr>
                <w:t>SW6</w:t>
              </w:r>
            </w:ins>
          </w:p>
        </w:tc>
        <w:tc>
          <w:tcPr>
            <w:tcW w:w="467" w:type="pct"/>
            <w:gridSpan w:val="2"/>
            <w:noWrap w:val="0"/>
            <w:vAlign w:val="top"/>
          </w:tcPr>
          <w:p w14:paraId="0D248508">
            <w:pPr>
              <w:jc w:val="center"/>
              <w:rPr>
                <w:ins w:id="3027" w:author="L" w:date="2026-05-22T20:38:46Z"/>
                <w:rFonts w:hint="default" w:ascii="Times New Roman" w:hAnsi="Times New Roman"/>
                <w:vertAlign w:val="baseline"/>
                <w:lang w:val="en-US" w:eastAsia="zh-CN"/>
              </w:rPr>
            </w:pPr>
            <w:ins w:id="3028" w:author="L" w:date="2026-05-22T20:38:46Z">
              <w:r>
                <w:rPr>
                  <w:rFonts w:hint="eastAsia" w:ascii="Times New Roman" w:hAnsi="Times New Roman"/>
                  <w:vertAlign w:val="baseline"/>
                  <w:lang w:val="en-US" w:eastAsia="zh-CN"/>
                </w:rPr>
                <w:t>SW7</w:t>
              </w:r>
            </w:ins>
          </w:p>
        </w:tc>
        <w:tc>
          <w:tcPr>
            <w:tcW w:w="455" w:type="pct"/>
            <w:noWrap w:val="0"/>
            <w:vAlign w:val="top"/>
          </w:tcPr>
          <w:p w14:paraId="202CDB30">
            <w:pPr>
              <w:jc w:val="center"/>
              <w:rPr>
                <w:ins w:id="3029" w:author="L" w:date="2026-05-22T20:38:46Z"/>
                <w:rFonts w:hint="default" w:ascii="Times New Roman" w:hAnsi="Times New Roman"/>
                <w:vertAlign w:val="baseline"/>
                <w:lang w:val="en-US" w:eastAsia="zh-CN"/>
              </w:rPr>
            </w:pPr>
            <w:ins w:id="3030" w:author="L" w:date="2026-05-22T20:38:46Z">
              <w:r>
                <w:rPr>
                  <w:rFonts w:hint="eastAsia" w:ascii="Times New Roman" w:hAnsi="Times New Roman"/>
                  <w:vertAlign w:val="baseline"/>
                  <w:lang w:val="en-US" w:eastAsia="zh-CN"/>
                </w:rPr>
                <w:t>SW8</w:t>
              </w:r>
            </w:ins>
          </w:p>
        </w:tc>
        <w:tc>
          <w:tcPr>
            <w:tcW w:w="471" w:type="pct"/>
            <w:noWrap w:val="0"/>
            <w:vAlign w:val="top"/>
          </w:tcPr>
          <w:p w14:paraId="7F5F84DE">
            <w:pPr>
              <w:jc w:val="center"/>
              <w:rPr>
                <w:ins w:id="3031" w:author="L" w:date="2026-05-22T20:38:46Z"/>
                <w:rFonts w:hint="default" w:ascii="Times New Roman" w:hAnsi="Times New Roman"/>
                <w:vertAlign w:val="baseline"/>
                <w:lang w:val="en-US" w:eastAsia="zh-CN"/>
              </w:rPr>
            </w:pPr>
            <w:ins w:id="3032" w:author="L" w:date="2026-05-22T20:38:46Z">
              <w:r>
                <w:rPr>
                  <w:rFonts w:hint="eastAsia" w:ascii="Times New Roman" w:hAnsi="Times New Roman"/>
                  <w:vertAlign w:val="baseline"/>
                  <w:lang w:val="en-US" w:eastAsia="zh-CN"/>
                </w:rPr>
                <w:t>PE</w:t>
              </w:r>
            </w:ins>
          </w:p>
        </w:tc>
      </w:tr>
    </w:tbl>
    <w:p w14:paraId="63665443">
      <w:pPr>
        <w:pStyle w:val="12"/>
        <w:ind w:left="0" w:leftChars="0" w:firstLine="0" w:firstLineChars="0"/>
        <w:outlineLvl w:val="9"/>
        <w:rPr>
          <w:rFonts w:hint="eastAsia" w:ascii="Times New Roman" w:hAnsi="Times New Roman"/>
          <w:b w:val="0"/>
          <w:bCs w:val="0"/>
          <w:sz w:val="24"/>
          <w:szCs w:val="24"/>
          <w:lang w:val="en-US" w:eastAsia="zh-CN"/>
        </w:rPr>
      </w:pPr>
    </w:p>
    <w:p w14:paraId="257EB82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75" w:name="_Toc7603"/>
      <w:bookmarkStart w:id="76" w:name="_Toc9066"/>
      <w:bookmarkStart w:id="77" w:name="_Toc13106"/>
      <w:bookmarkStart w:id="78" w:name="_Toc14939"/>
      <w:r>
        <w:rPr>
          <w:rFonts w:hint="eastAsia" w:ascii="Times New Roman" w:hAnsi="Times New Roman" w:cstheme="minorBidi"/>
          <w:b/>
          <w:bCs/>
          <w:kern w:val="2"/>
          <w:sz w:val="28"/>
          <w:szCs w:val="28"/>
          <w:lang w:val="en-US" w:eastAsia="zh-CN" w:bidi="ar-SA"/>
        </w:rPr>
        <w:t>2.3.</w:t>
      </w:r>
      <w:ins w:id="3033" w:author="L" w:date="2026-08-31T15:21:32Z">
        <w:r>
          <w:rPr>
            <w:rFonts w:hint="eastAsia" w:ascii="Times New Roman" w:hAnsi="Times New Roman" w:cstheme="minorBidi"/>
            <w:b/>
            <w:bCs/>
            <w:kern w:val="2"/>
            <w:sz w:val="28"/>
            <w:szCs w:val="28"/>
            <w:lang w:val="en-US" w:eastAsia="zh-CN" w:bidi="ar-SA"/>
          </w:rPr>
          <w:t>5</w:t>
        </w:r>
      </w:ins>
      <w:del w:id="3034" w:author="L" w:date="2026-08-31T15:21:32Z">
        <w:r>
          <w:rPr>
            <w:rFonts w:hint="eastAsia" w:ascii="Times New Roman" w:hAnsi="Times New Roman" w:cstheme="minorBidi"/>
            <w:b/>
            <w:bCs/>
            <w:kern w:val="2"/>
            <w:sz w:val="28"/>
            <w:szCs w:val="28"/>
            <w:lang w:val="en-US" w:eastAsia="zh-CN" w:bidi="ar-SA"/>
          </w:rPr>
          <w:delText>4</w:delText>
        </w:r>
      </w:del>
      <w:r>
        <w:rPr>
          <w:rFonts w:hint="eastAsia" w:ascii="Times New Roman" w:hAnsi="Times New Roman" w:cstheme="minorBidi"/>
          <w:b/>
          <w:bCs/>
          <w:kern w:val="2"/>
          <w:sz w:val="28"/>
          <w:szCs w:val="28"/>
          <w:lang w:val="en-US" w:eastAsia="zh-CN" w:bidi="ar-SA"/>
        </w:rPr>
        <w:t xml:space="preserve"> AO模块</w:t>
      </w:r>
      <w:bookmarkEnd w:id="75"/>
      <w:bookmarkEnd w:id="76"/>
      <w:bookmarkEnd w:id="77"/>
      <w:bookmarkEnd w:id="78"/>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832"/>
        <w:gridCol w:w="822"/>
        <w:gridCol w:w="832"/>
        <w:gridCol w:w="832"/>
        <w:gridCol w:w="832"/>
        <w:gridCol w:w="832"/>
        <w:gridCol w:w="833"/>
        <w:gridCol w:w="895"/>
        <w:gridCol w:w="726"/>
      </w:tblGrid>
      <w:tr w14:paraId="1421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35" w:author="L" w:date="2026-05-22T20:39:51Z"/>
        </w:trPr>
        <w:tc>
          <w:tcPr>
            <w:tcW w:w="5000" w:type="pct"/>
            <w:gridSpan w:val="10"/>
            <w:tcBorders>
              <w:top w:val="single" w:color="auto" w:sz="4" w:space="0"/>
            </w:tcBorders>
            <w:noWrap w:val="0"/>
            <w:vAlign w:val="top"/>
          </w:tcPr>
          <w:p w14:paraId="5439406A">
            <w:pPr>
              <w:jc w:val="center"/>
              <w:rPr>
                <w:ins w:id="3036" w:author="L" w:date="2026-05-22T20:39:51Z"/>
                <w:rFonts w:hint="default" w:ascii="Times New Roman" w:hAnsi="Times New Roman"/>
                <w:vertAlign w:val="baseline"/>
                <w:lang w:val="en-US" w:eastAsia="zh-CN"/>
              </w:rPr>
            </w:pPr>
            <w:ins w:id="3037" w:author="L" w:date="2026-05-22T20:39:51Z">
              <w:r>
                <w:rPr>
                  <w:rFonts w:hint="eastAsia" w:ascii="Times New Roman" w:hAnsi="Times New Roman"/>
                  <w:vertAlign w:val="baseline"/>
                  <w:lang w:val="en-US" w:eastAsia="zh-CN"/>
                </w:rPr>
                <w:t>N4081模块（0/4~20mA）</w:t>
              </w:r>
            </w:ins>
            <w:ins w:id="3038" w:author="LKY" w:date="2026-06-04T18:47:27Z">
              <w:r>
                <w:rPr>
                  <w:rFonts w:hint="eastAsia" w:ascii="Times New Roman" w:hAnsi="Times New Roman"/>
                  <w:vertAlign w:val="baseline"/>
                  <w:lang w:val="en-US" w:eastAsia="zh-CN"/>
                </w:rPr>
                <w:t>（</w:t>
              </w:r>
            </w:ins>
            <w:ins w:id="3039" w:author="L" w:date="2026-06-15T15:39:26Z">
              <w:r>
                <w:rPr>
                  <w:rFonts w:hint="eastAsia" w:ascii="Times New Roman" w:hAnsi="Times New Roman"/>
                  <w:vertAlign w:val="baseline"/>
                  <w:lang w:val="en-US" w:eastAsia="zh-CN"/>
                </w:rPr>
                <w:t>±</w:t>
              </w:r>
            </w:ins>
            <w:ins w:id="3040" w:author="L" w:date="2026-06-15T15:39:30Z">
              <w:r>
                <w:rPr>
                  <w:rFonts w:hint="eastAsia" w:ascii="Times New Roman" w:hAnsi="Times New Roman"/>
                  <w:vertAlign w:val="baseline"/>
                  <w:lang w:val="en-US" w:eastAsia="zh-CN"/>
                </w:rPr>
                <w:t>0.1</w:t>
              </w:r>
            </w:ins>
            <w:ins w:id="3041" w:author="LKY" w:date="2026-06-04T18:48:03Z">
              <w:r>
                <w:rPr>
                  <w:rFonts w:hint="eastAsia" w:ascii="Times New Roman" w:hAnsi="Times New Roman"/>
                  <w:vertAlign w:val="baseline"/>
                  <w:lang w:val="en-US" w:eastAsia="zh-CN"/>
                </w:rPr>
                <w:t>误差</w:t>
              </w:r>
            </w:ins>
            <w:ins w:id="3042" w:author="LKY" w:date="2026-06-04T18:47:28Z">
              <w:r>
                <w:rPr>
                  <w:rFonts w:hint="eastAsia" w:ascii="Times New Roman" w:hAnsi="Times New Roman"/>
                  <w:vertAlign w:val="baseline"/>
                  <w:lang w:val="en-US" w:eastAsia="zh-CN"/>
                </w:rPr>
                <w:t>）</w:t>
              </w:r>
            </w:ins>
          </w:p>
        </w:tc>
      </w:tr>
      <w:tr w14:paraId="7ECB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43" w:author="L" w:date="2026-05-22T20:39:51Z"/>
        </w:trPr>
        <w:tc>
          <w:tcPr>
            <w:tcW w:w="638" w:type="pct"/>
            <w:tcBorders>
              <w:top w:val="single" w:color="auto" w:sz="4" w:space="0"/>
            </w:tcBorders>
            <w:noWrap w:val="0"/>
            <w:vAlign w:val="top"/>
          </w:tcPr>
          <w:p w14:paraId="1F0ADE6F">
            <w:pPr>
              <w:jc w:val="center"/>
              <w:rPr>
                <w:ins w:id="3044" w:author="L" w:date="2026-05-22T20:39:51Z"/>
                <w:rFonts w:hint="default" w:ascii="Times New Roman" w:hAnsi="Times New Roman"/>
                <w:vertAlign w:val="baseline"/>
                <w:lang w:val="en-US" w:eastAsia="zh-CN"/>
              </w:rPr>
            </w:pPr>
            <w:ins w:id="3045" w:author="L" w:date="2026-05-22T20:39:51Z">
              <w:r>
                <w:rPr>
                  <w:rFonts w:hint="eastAsia" w:ascii="Times New Roman" w:hAnsi="Times New Roman"/>
                  <w:vertAlign w:val="baseline"/>
                  <w:lang w:val="en-US" w:eastAsia="zh-CN"/>
                </w:rPr>
                <w:t>端口号</w:t>
              </w:r>
            </w:ins>
          </w:p>
        </w:tc>
        <w:tc>
          <w:tcPr>
            <w:tcW w:w="488" w:type="pct"/>
            <w:tcBorders>
              <w:top w:val="single" w:color="auto" w:sz="4" w:space="0"/>
            </w:tcBorders>
            <w:noWrap w:val="0"/>
            <w:vAlign w:val="top"/>
          </w:tcPr>
          <w:p w14:paraId="4107E144">
            <w:pPr>
              <w:jc w:val="center"/>
              <w:rPr>
                <w:ins w:id="3046" w:author="L" w:date="2026-05-22T20:39:51Z"/>
                <w:rFonts w:hint="default" w:ascii="Times New Roman" w:hAnsi="Times New Roman" w:eastAsiaTheme="minorEastAsia" w:cstheme="minorBidi"/>
                <w:kern w:val="2"/>
                <w:sz w:val="21"/>
                <w:szCs w:val="24"/>
                <w:vertAlign w:val="baseline"/>
                <w:lang w:val="en-US" w:eastAsia="zh-CN" w:bidi="ar-SA"/>
              </w:rPr>
            </w:pPr>
            <w:ins w:id="3047" w:author="L" w:date="2026-05-22T20:39:51Z">
              <w:r>
                <w:rPr>
                  <w:rFonts w:hint="eastAsia" w:ascii="Times New Roman" w:hAnsi="Times New Roman"/>
                  <w:vertAlign w:val="baseline"/>
                  <w:lang w:val="en-US" w:eastAsia="zh-CN"/>
                </w:rPr>
                <w:t>B1</w:t>
              </w:r>
            </w:ins>
          </w:p>
        </w:tc>
        <w:tc>
          <w:tcPr>
            <w:tcW w:w="482" w:type="pct"/>
            <w:tcBorders>
              <w:top w:val="single" w:color="auto" w:sz="4" w:space="0"/>
            </w:tcBorders>
            <w:noWrap w:val="0"/>
            <w:vAlign w:val="top"/>
          </w:tcPr>
          <w:p w14:paraId="585A1769">
            <w:pPr>
              <w:jc w:val="center"/>
              <w:rPr>
                <w:ins w:id="3048" w:author="L" w:date="2026-05-22T20:39:51Z"/>
                <w:rFonts w:hint="default" w:ascii="Times New Roman" w:hAnsi="Times New Roman" w:eastAsiaTheme="minorEastAsia" w:cstheme="minorBidi"/>
                <w:kern w:val="2"/>
                <w:sz w:val="21"/>
                <w:szCs w:val="24"/>
                <w:vertAlign w:val="baseline"/>
                <w:lang w:val="en-US" w:eastAsia="zh-CN" w:bidi="ar-SA"/>
              </w:rPr>
            </w:pPr>
            <w:ins w:id="3049" w:author="L" w:date="2026-05-22T20:39:51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tcBorders>
            <w:noWrap w:val="0"/>
            <w:vAlign w:val="top"/>
          </w:tcPr>
          <w:p w14:paraId="031D5FF1">
            <w:pPr>
              <w:jc w:val="center"/>
              <w:rPr>
                <w:ins w:id="3050" w:author="L" w:date="2026-05-22T20:39:51Z"/>
                <w:rFonts w:hint="default" w:ascii="Times New Roman" w:hAnsi="Times New Roman" w:eastAsiaTheme="minorEastAsia" w:cstheme="minorBidi"/>
                <w:kern w:val="2"/>
                <w:sz w:val="21"/>
                <w:szCs w:val="24"/>
                <w:vertAlign w:val="baseline"/>
                <w:lang w:val="en-US" w:eastAsia="zh-CN" w:bidi="ar-SA"/>
              </w:rPr>
            </w:pPr>
            <w:ins w:id="3051" w:author="L" w:date="2026-05-22T20:39:51Z">
              <w:r>
                <w:rPr>
                  <w:rFonts w:hint="eastAsia" w:ascii="Times New Roman" w:hAnsi="Times New Roman"/>
                  <w:sz w:val="21"/>
                  <w:vertAlign w:val="baseline"/>
                  <w:lang w:val="en-US" w:eastAsia="zh-CN" w:bidi="ar-SA"/>
                </w:rPr>
                <w:t>B3</w:t>
              </w:r>
            </w:ins>
          </w:p>
        </w:tc>
        <w:tc>
          <w:tcPr>
            <w:tcW w:w="488" w:type="pct"/>
            <w:tcBorders>
              <w:top w:val="single" w:color="auto" w:sz="4" w:space="0"/>
            </w:tcBorders>
            <w:noWrap w:val="0"/>
            <w:vAlign w:val="top"/>
          </w:tcPr>
          <w:p w14:paraId="24C3364F">
            <w:pPr>
              <w:jc w:val="center"/>
              <w:rPr>
                <w:ins w:id="3052" w:author="L" w:date="2026-05-22T20:39:51Z"/>
                <w:rFonts w:hint="default" w:ascii="Times New Roman" w:hAnsi="Times New Roman" w:eastAsiaTheme="minorEastAsia" w:cstheme="minorBidi"/>
                <w:kern w:val="2"/>
                <w:sz w:val="21"/>
                <w:szCs w:val="24"/>
                <w:vertAlign w:val="baseline"/>
                <w:lang w:val="en-US" w:eastAsia="zh-CN" w:bidi="ar-SA"/>
              </w:rPr>
            </w:pPr>
            <w:ins w:id="3053" w:author="L" w:date="2026-05-22T20:39:51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tcBorders>
            <w:noWrap w:val="0"/>
            <w:vAlign w:val="top"/>
          </w:tcPr>
          <w:p w14:paraId="7DC3972A">
            <w:pPr>
              <w:jc w:val="center"/>
              <w:rPr>
                <w:ins w:id="3054" w:author="L" w:date="2026-05-22T20:39:51Z"/>
                <w:rFonts w:hint="default" w:ascii="Times New Roman" w:hAnsi="Times New Roman" w:eastAsiaTheme="minorEastAsia" w:cstheme="minorBidi"/>
                <w:kern w:val="2"/>
                <w:sz w:val="21"/>
                <w:szCs w:val="24"/>
                <w:vertAlign w:val="baseline"/>
                <w:lang w:val="en-US" w:eastAsia="zh-CN" w:bidi="ar-SA"/>
              </w:rPr>
            </w:pPr>
            <w:ins w:id="3055" w:author="L" w:date="2026-05-22T20:39:51Z">
              <w:r>
                <w:rPr>
                  <w:rFonts w:hint="eastAsia" w:ascii="Times New Roman" w:hAnsi="Times New Roman"/>
                  <w:vertAlign w:val="baseline"/>
                  <w:lang w:val="en-US" w:eastAsia="zh-CN"/>
                </w:rPr>
                <w:t>B5</w:t>
              </w:r>
            </w:ins>
          </w:p>
        </w:tc>
        <w:tc>
          <w:tcPr>
            <w:tcW w:w="488" w:type="pct"/>
            <w:tcBorders>
              <w:top w:val="single" w:color="auto" w:sz="4" w:space="0"/>
            </w:tcBorders>
            <w:noWrap w:val="0"/>
            <w:vAlign w:val="top"/>
          </w:tcPr>
          <w:p w14:paraId="5CE9EE86">
            <w:pPr>
              <w:jc w:val="center"/>
              <w:rPr>
                <w:ins w:id="3056" w:author="L" w:date="2026-05-22T20:39:51Z"/>
                <w:rFonts w:hint="default" w:ascii="Times New Roman" w:hAnsi="Times New Roman" w:eastAsiaTheme="minorEastAsia" w:cstheme="minorBidi"/>
                <w:kern w:val="2"/>
                <w:sz w:val="21"/>
                <w:szCs w:val="24"/>
                <w:vertAlign w:val="baseline"/>
                <w:lang w:val="en-US" w:eastAsia="zh-CN" w:bidi="ar-SA"/>
              </w:rPr>
            </w:pPr>
            <w:ins w:id="3057" w:author="L" w:date="2026-05-22T20:39:51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4C02FE6B">
            <w:pPr>
              <w:jc w:val="center"/>
              <w:rPr>
                <w:ins w:id="3058" w:author="L" w:date="2026-05-22T20:39:51Z"/>
                <w:rFonts w:hint="default" w:ascii="Times New Roman" w:hAnsi="Times New Roman"/>
                <w:vertAlign w:val="baseline"/>
                <w:lang w:val="en-US" w:eastAsia="zh-CN"/>
              </w:rPr>
            </w:pPr>
            <w:ins w:id="3059" w:author="L" w:date="2026-05-22T20:39:51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646332D2">
            <w:pPr>
              <w:jc w:val="center"/>
              <w:rPr>
                <w:ins w:id="3060" w:author="L" w:date="2026-05-22T20:39:51Z"/>
                <w:rFonts w:hint="default" w:ascii="Times New Roman" w:hAnsi="Times New Roman"/>
                <w:vertAlign w:val="baseline"/>
                <w:lang w:val="en-US" w:eastAsia="zh-CN"/>
              </w:rPr>
            </w:pPr>
            <w:ins w:id="3061" w:author="L" w:date="2026-05-22T20:39:51Z">
              <w:r>
                <w:rPr>
                  <w:rFonts w:hint="eastAsia" w:ascii="Times New Roman" w:hAnsi="Times New Roman"/>
                  <w:vertAlign w:val="baseline"/>
                  <w:lang w:val="en-US" w:eastAsia="zh-CN"/>
                </w:rPr>
                <w:t>B8</w:t>
              </w:r>
            </w:ins>
          </w:p>
        </w:tc>
        <w:tc>
          <w:tcPr>
            <w:tcW w:w="419" w:type="pct"/>
            <w:tcBorders>
              <w:top w:val="single" w:color="auto" w:sz="4" w:space="0"/>
            </w:tcBorders>
            <w:noWrap w:val="0"/>
            <w:vAlign w:val="top"/>
          </w:tcPr>
          <w:p w14:paraId="104F11F6">
            <w:pPr>
              <w:jc w:val="center"/>
              <w:rPr>
                <w:ins w:id="3062" w:author="L" w:date="2026-05-22T20:39:51Z"/>
                <w:rFonts w:hint="default" w:ascii="Times New Roman" w:hAnsi="Times New Roman"/>
                <w:vertAlign w:val="baseline"/>
                <w:lang w:val="en-US" w:eastAsia="zh-CN"/>
              </w:rPr>
            </w:pPr>
            <w:ins w:id="3063" w:author="L" w:date="2026-05-22T20:39:51Z">
              <w:r>
                <w:rPr>
                  <w:rFonts w:hint="eastAsia" w:ascii="Times New Roman" w:hAnsi="Times New Roman"/>
                  <w:vertAlign w:val="baseline"/>
                  <w:lang w:val="en-US" w:eastAsia="zh-CN"/>
                </w:rPr>
                <w:t>B9</w:t>
              </w:r>
            </w:ins>
          </w:p>
        </w:tc>
      </w:tr>
      <w:tr w14:paraId="069C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64" w:author="L" w:date="2026-05-22T20:39:51Z"/>
        </w:trPr>
        <w:tc>
          <w:tcPr>
            <w:tcW w:w="638" w:type="pct"/>
            <w:noWrap w:val="0"/>
            <w:vAlign w:val="top"/>
          </w:tcPr>
          <w:p w14:paraId="725CF44B">
            <w:pPr>
              <w:jc w:val="center"/>
              <w:rPr>
                <w:ins w:id="3065" w:author="L" w:date="2026-05-22T20:39:51Z"/>
                <w:rFonts w:hint="default" w:ascii="Times New Roman" w:hAnsi="Times New Roman"/>
                <w:vertAlign w:val="baseline"/>
                <w:lang w:val="en-US" w:eastAsia="zh-CN"/>
              </w:rPr>
            </w:pPr>
            <w:ins w:id="3066" w:author="L" w:date="2026-05-22T20:39:51Z">
              <w:r>
                <w:rPr>
                  <w:rFonts w:hint="eastAsia" w:ascii="Times New Roman" w:hAnsi="Times New Roman"/>
                  <w:vertAlign w:val="baseline"/>
                  <w:lang w:val="en-US" w:eastAsia="zh-CN"/>
                </w:rPr>
                <w:t>名称</w:t>
              </w:r>
            </w:ins>
          </w:p>
        </w:tc>
        <w:tc>
          <w:tcPr>
            <w:tcW w:w="488" w:type="pct"/>
            <w:noWrap w:val="0"/>
            <w:vAlign w:val="top"/>
          </w:tcPr>
          <w:p w14:paraId="3701719C">
            <w:pPr>
              <w:jc w:val="center"/>
              <w:rPr>
                <w:ins w:id="3067" w:author="L" w:date="2026-05-22T20:39:51Z"/>
                <w:rFonts w:hint="default" w:ascii="Times New Roman" w:hAnsi="Times New Roman"/>
                <w:vertAlign w:val="baseline"/>
                <w:lang w:val="en-US" w:eastAsia="zh-CN"/>
              </w:rPr>
            </w:pPr>
            <w:ins w:id="3068" w:author="L" w:date="2026-05-22T20:39:51Z">
              <w:r>
                <w:rPr>
                  <w:rFonts w:hint="eastAsia" w:ascii="Times New Roman" w:hAnsi="Times New Roman"/>
                  <w:vertAlign w:val="baseline"/>
                  <w:lang w:val="en-US" w:eastAsia="zh-CN"/>
                </w:rPr>
                <w:t>A1+</w:t>
              </w:r>
            </w:ins>
          </w:p>
        </w:tc>
        <w:tc>
          <w:tcPr>
            <w:tcW w:w="482" w:type="pct"/>
            <w:noWrap w:val="0"/>
            <w:vAlign w:val="top"/>
          </w:tcPr>
          <w:p w14:paraId="7C40F49E">
            <w:pPr>
              <w:jc w:val="center"/>
              <w:rPr>
                <w:ins w:id="3069" w:author="L" w:date="2026-05-22T20:39:51Z"/>
                <w:rFonts w:hint="default" w:ascii="Times New Roman" w:hAnsi="Times New Roman"/>
                <w:vertAlign w:val="baseline"/>
                <w:lang w:val="en-US" w:eastAsia="zh-CN"/>
              </w:rPr>
            </w:pPr>
            <w:ins w:id="3070" w:author="L" w:date="2026-05-22T20:39:51Z">
              <w:r>
                <w:rPr>
                  <w:rFonts w:hint="eastAsia" w:ascii="Times New Roman" w:hAnsi="Times New Roman"/>
                  <w:vertAlign w:val="baseline"/>
                  <w:lang w:val="en-US" w:eastAsia="zh-CN"/>
                </w:rPr>
                <w:t>A2+</w:t>
              </w:r>
            </w:ins>
          </w:p>
        </w:tc>
        <w:tc>
          <w:tcPr>
            <w:tcW w:w="488" w:type="pct"/>
            <w:noWrap w:val="0"/>
            <w:vAlign w:val="top"/>
          </w:tcPr>
          <w:p w14:paraId="54A26DEC">
            <w:pPr>
              <w:jc w:val="center"/>
              <w:rPr>
                <w:ins w:id="3071" w:author="L" w:date="2026-05-22T20:39:51Z"/>
                <w:rFonts w:hint="default" w:ascii="Times New Roman" w:hAnsi="Times New Roman" w:eastAsiaTheme="minorEastAsia" w:cstheme="minorBidi"/>
                <w:kern w:val="2"/>
                <w:sz w:val="21"/>
                <w:szCs w:val="24"/>
                <w:vertAlign w:val="baseline"/>
                <w:lang w:val="en-US" w:eastAsia="zh-CN" w:bidi="ar-SA"/>
              </w:rPr>
            </w:pPr>
            <w:ins w:id="3072" w:author="L" w:date="2026-05-22T20:39:51Z">
              <w:r>
                <w:rPr>
                  <w:rFonts w:hint="eastAsia" w:ascii="Times New Roman" w:hAnsi="Times New Roman"/>
                  <w:vertAlign w:val="baseline"/>
                  <w:lang w:val="en-US" w:eastAsia="zh-CN"/>
                </w:rPr>
                <w:t>A3+</w:t>
              </w:r>
            </w:ins>
          </w:p>
        </w:tc>
        <w:tc>
          <w:tcPr>
            <w:tcW w:w="488" w:type="pct"/>
            <w:noWrap w:val="0"/>
            <w:vAlign w:val="top"/>
          </w:tcPr>
          <w:p w14:paraId="63CC6347">
            <w:pPr>
              <w:jc w:val="center"/>
              <w:rPr>
                <w:ins w:id="3073" w:author="L" w:date="2026-05-22T20:39:51Z"/>
                <w:rFonts w:hint="default" w:ascii="Times New Roman" w:hAnsi="Times New Roman" w:eastAsiaTheme="minorEastAsia" w:cstheme="minorBidi"/>
                <w:kern w:val="2"/>
                <w:sz w:val="21"/>
                <w:szCs w:val="24"/>
                <w:vertAlign w:val="baseline"/>
                <w:lang w:val="en-US" w:eastAsia="zh-CN" w:bidi="ar-SA"/>
              </w:rPr>
            </w:pPr>
            <w:ins w:id="3074" w:author="L" w:date="2026-05-22T20:39:51Z">
              <w:r>
                <w:rPr>
                  <w:rFonts w:hint="eastAsia" w:ascii="Times New Roman" w:hAnsi="Times New Roman"/>
                  <w:vertAlign w:val="baseline"/>
                  <w:lang w:val="en-US" w:eastAsia="zh-CN"/>
                </w:rPr>
                <w:t>A4+</w:t>
              </w:r>
            </w:ins>
          </w:p>
        </w:tc>
        <w:tc>
          <w:tcPr>
            <w:tcW w:w="488" w:type="pct"/>
            <w:noWrap w:val="0"/>
            <w:vAlign w:val="top"/>
          </w:tcPr>
          <w:p w14:paraId="4F1B56D7">
            <w:pPr>
              <w:jc w:val="center"/>
              <w:rPr>
                <w:ins w:id="3075" w:author="L" w:date="2026-05-22T20:39:51Z"/>
                <w:rFonts w:hint="default" w:ascii="Times New Roman" w:hAnsi="Times New Roman"/>
                <w:vertAlign w:val="baseline"/>
                <w:lang w:val="en-US" w:eastAsia="zh-CN"/>
              </w:rPr>
            </w:pPr>
            <w:ins w:id="3076" w:author="L" w:date="2026-05-22T20:39:51Z">
              <w:r>
                <w:rPr>
                  <w:rFonts w:hint="eastAsia" w:ascii="Times New Roman" w:hAnsi="Times New Roman"/>
                  <w:vertAlign w:val="baseline"/>
                  <w:lang w:val="en-US" w:eastAsia="zh-CN"/>
                </w:rPr>
                <w:t>A5+</w:t>
              </w:r>
            </w:ins>
          </w:p>
        </w:tc>
        <w:tc>
          <w:tcPr>
            <w:tcW w:w="488" w:type="pct"/>
            <w:noWrap w:val="0"/>
            <w:vAlign w:val="top"/>
          </w:tcPr>
          <w:p w14:paraId="7ECF7224">
            <w:pPr>
              <w:jc w:val="center"/>
              <w:rPr>
                <w:ins w:id="3077" w:author="L" w:date="2026-05-22T20:39:51Z"/>
                <w:rFonts w:hint="default" w:ascii="Times New Roman" w:hAnsi="Times New Roman"/>
                <w:vertAlign w:val="baseline"/>
                <w:lang w:val="en-US" w:eastAsia="zh-CN"/>
              </w:rPr>
            </w:pPr>
            <w:ins w:id="3078" w:author="L" w:date="2026-05-22T20:39:51Z">
              <w:r>
                <w:rPr>
                  <w:rFonts w:hint="eastAsia" w:ascii="Times New Roman" w:hAnsi="Times New Roman"/>
                  <w:vertAlign w:val="baseline"/>
                  <w:lang w:val="en-US" w:eastAsia="zh-CN"/>
                </w:rPr>
                <w:t>A6+</w:t>
              </w:r>
            </w:ins>
          </w:p>
        </w:tc>
        <w:tc>
          <w:tcPr>
            <w:tcW w:w="489" w:type="pct"/>
            <w:noWrap w:val="0"/>
            <w:vAlign w:val="top"/>
          </w:tcPr>
          <w:p w14:paraId="0F4FDA2A">
            <w:pPr>
              <w:jc w:val="center"/>
              <w:rPr>
                <w:ins w:id="3079" w:author="L" w:date="2026-05-22T20:39:51Z"/>
                <w:rFonts w:hint="default" w:ascii="Times New Roman" w:hAnsi="Times New Roman"/>
                <w:vertAlign w:val="baseline"/>
                <w:lang w:val="en-US" w:eastAsia="zh-CN"/>
              </w:rPr>
            </w:pPr>
            <w:ins w:id="3080" w:author="L" w:date="2026-05-22T20:39:51Z">
              <w:r>
                <w:rPr>
                  <w:rFonts w:hint="eastAsia" w:ascii="Times New Roman" w:hAnsi="Times New Roman"/>
                  <w:vertAlign w:val="baseline"/>
                  <w:lang w:val="en-US" w:eastAsia="zh-CN"/>
                </w:rPr>
                <w:t>A7+</w:t>
              </w:r>
            </w:ins>
          </w:p>
        </w:tc>
        <w:tc>
          <w:tcPr>
            <w:tcW w:w="525" w:type="pct"/>
            <w:noWrap w:val="0"/>
            <w:vAlign w:val="top"/>
          </w:tcPr>
          <w:p w14:paraId="7FF20C0B">
            <w:pPr>
              <w:jc w:val="center"/>
              <w:rPr>
                <w:ins w:id="3081" w:author="L" w:date="2026-05-22T20:39:51Z"/>
                <w:rFonts w:hint="default" w:ascii="Times New Roman" w:hAnsi="Times New Roman"/>
                <w:vertAlign w:val="baseline"/>
                <w:lang w:val="en-US" w:eastAsia="zh-CN"/>
              </w:rPr>
            </w:pPr>
            <w:ins w:id="3082" w:author="L" w:date="2026-05-22T20:39:51Z">
              <w:r>
                <w:rPr>
                  <w:rFonts w:hint="eastAsia" w:ascii="Times New Roman" w:hAnsi="Times New Roman"/>
                  <w:vertAlign w:val="baseline"/>
                  <w:lang w:val="en-US" w:eastAsia="zh-CN"/>
                </w:rPr>
                <w:t>A8+</w:t>
              </w:r>
            </w:ins>
          </w:p>
        </w:tc>
        <w:tc>
          <w:tcPr>
            <w:tcW w:w="419" w:type="pct"/>
            <w:noWrap w:val="0"/>
            <w:vAlign w:val="top"/>
          </w:tcPr>
          <w:p w14:paraId="7C74DCEA">
            <w:pPr>
              <w:jc w:val="center"/>
              <w:rPr>
                <w:ins w:id="3083" w:author="L" w:date="2026-05-22T20:39:51Z"/>
                <w:rFonts w:hint="default" w:ascii="Times New Roman" w:hAnsi="Times New Roman"/>
                <w:vertAlign w:val="baseline"/>
                <w:lang w:val="en-US" w:eastAsia="zh-CN"/>
              </w:rPr>
            </w:pPr>
            <w:ins w:id="3084" w:author="L" w:date="2026-05-22T20:39:51Z">
              <w:r>
                <w:rPr>
                  <w:rFonts w:hint="eastAsia" w:ascii="Times New Roman" w:hAnsi="Times New Roman"/>
                  <w:vertAlign w:val="baseline"/>
                  <w:lang w:val="en-US" w:eastAsia="zh-CN"/>
                </w:rPr>
                <w:t>PE</w:t>
              </w:r>
            </w:ins>
          </w:p>
        </w:tc>
      </w:tr>
      <w:tr w14:paraId="5065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85" w:author="L" w:date="2026-05-22T20:39:51Z"/>
        </w:trPr>
        <w:tc>
          <w:tcPr>
            <w:tcW w:w="638" w:type="pct"/>
            <w:noWrap w:val="0"/>
            <w:vAlign w:val="top"/>
          </w:tcPr>
          <w:p w14:paraId="09F7C86E">
            <w:pPr>
              <w:jc w:val="center"/>
              <w:rPr>
                <w:ins w:id="3086" w:author="L" w:date="2026-05-22T20:39:51Z"/>
                <w:rFonts w:hint="default" w:ascii="Times New Roman" w:hAnsi="Times New Roman"/>
                <w:vertAlign w:val="baseline"/>
                <w:lang w:val="en-US" w:eastAsia="zh-CN"/>
              </w:rPr>
            </w:pPr>
            <w:ins w:id="3087" w:author="L" w:date="2026-05-22T20:39:51Z">
              <w:r>
                <w:rPr>
                  <w:rFonts w:hint="eastAsia" w:ascii="Times New Roman" w:hAnsi="Times New Roman"/>
                  <w:vertAlign w:val="baseline"/>
                  <w:lang w:val="en-US" w:eastAsia="zh-CN"/>
                </w:rPr>
                <w:t>端口号</w:t>
              </w:r>
            </w:ins>
          </w:p>
        </w:tc>
        <w:tc>
          <w:tcPr>
            <w:tcW w:w="488" w:type="pct"/>
            <w:noWrap w:val="0"/>
            <w:vAlign w:val="top"/>
          </w:tcPr>
          <w:p w14:paraId="5E9449E5">
            <w:pPr>
              <w:jc w:val="center"/>
              <w:rPr>
                <w:ins w:id="3088" w:author="L" w:date="2026-05-22T20:39:51Z"/>
                <w:rFonts w:hint="default" w:ascii="Times New Roman" w:hAnsi="Times New Roman"/>
                <w:vertAlign w:val="baseline"/>
                <w:lang w:val="en-US" w:eastAsia="zh-CN"/>
              </w:rPr>
            </w:pPr>
            <w:ins w:id="3089" w:author="L" w:date="2026-05-22T20:39:51Z">
              <w:r>
                <w:rPr>
                  <w:rFonts w:hint="eastAsia" w:ascii="Times New Roman" w:hAnsi="Times New Roman"/>
                  <w:vertAlign w:val="baseline"/>
                  <w:lang w:val="en-US" w:eastAsia="zh-CN"/>
                </w:rPr>
                <w:t>A1</w:t>
              </w:r>
            </w:ins>
          </w:p>
        </w:tc>
        <w:tc>
          <w:tcPr>
            <w:tcW w:w="482" w:type="pct"/>
            <w:noWrap w:val="0"/>
            <w:vAlign w:val="top"/>
          </w:tcPr>
          <w:p w14:paraId="2FA1D85D">
            <w:pPr>
              <w:jc w:val="center"/>
              <w:rPr>
                <w:ins w:id="3090" w:author="L" w:date="2026-05-22T20:39:51Z"/>
                <w:rFonts w:hint="default" w:ascii="Times New Roman" w:hAnsi="Times New Roman"/>
                <w:vertAlign w:val="baseline"/>
                <w:lang w:val="en-US" w:eastAsia="zh-CN"/>
              </w:rPr>
            </w:pPr>
            <w:ins w:id="3091" w:author="L" w:date="2026-05-22T20:39:51Z">
              <w:r>
                <w:rPr>
                  <w:rFonts w:hint="eastAsia" w:ascii="Times New Roman" w:hAnsi="Times New Roman"/>
                  <w:vertAlign w:val="baseline"/>
                  <w:lang w:val="en-US" w:eastAsia="zh-CN"/>
                </w:rPr>
                <w:t>A2</w:t>
              </w:r>
            </w:ins>
          </w:p>
        </w:tc>
        <w:tc>
          <w:tcPr>
            <w:tcW w:w="488" w:type="pct"/>
            <w:noWrap w:val="0"/>
            <w:vAlign w:val="top"/>
          </w:tcPr>
          <w:p w14:paraId="31CAFCCA">
            <w:pPr>
              <w:jc w:val="center"/>
              <w:rPr>
                <w:ins w:id="3092" w:author="L" w:date="2026-05-22T20:39:51Z"/>
                <w:rFonts w:hint="default" w:ascii="Times New Roman" w:hAnsi="Times New Roman"/>
                <w:vertAlign w:val="baseline"/>
                <w:lang w:val="en-US" w:eastAsia="zh-CN"/>
              </w:rPr>
            </w:pPr>
            <w:ins w:id="3093" w:author="L" w:date="2026-05-22T20:39:51Z">
              <w:r>
                <w:rPr>
                  <w:rFonts w:hint="eastAsia" w:ascii="Times New Roman" w:hAnsi="Times New Roman"/>
                  <w:vertAlign w:val="baseline"/>
                  <w:lang w:val="en-US" w:eastAsia="zh-CN"/>
                </w:rPr>
                <w:t>A3</w:t>
              </w:r>
            </w:ins>
          </w:p>
        </w:tc>
        <w:tc>
          <w:tcPr>
            <w:tcW w:w="488" w:type="pct"/>
            <w:noWrap w:val="0"/>
            <w:vAlign w:val="top"/>
          </w:tcPr>
          <w:p w14:paraId="1E8AAAA8">
            <w:pPr>
              <w:jc w:val="center"/>
              <w:rPr>
                <w:ins w:id="3094" w:author="L" w:date="2026-05-22T20:39:51Z"/>
                <w:rFonts w:hint="default" w:ascii="Times New Roman" w:hAnsi="Times New Roman"/>
                <w:vertAlign w:val="baseline"/>
                <w:lang w:val="en-US" w:eastAsia="zh-CN"/>
              </w:rPr>
            </w:pPr>
            <w:ins w:id="3095" w:author="L" w:date="2026-05-22T20:39:51Z">
              <w:r>
                <w:rPr>
                  <w:rFonts w:hint="eastAsia" w:ascii="Times New Roman" w:hAnsi="Times New Roman"/>
                  <w:vertAlign w:val="baseline"/>
                  <w:lang w:val="en-US" w:eastAsia="zh-CN"/>
                </w:rPr>
                <w:t>A4</w:t>
              </w:r>
            </w:ins>
          </w:p>
        </w:tc>
        <w:tc>
          <w:tcPr>
            <w:tcW w:w="488" w:type="pct"/>
            <w:noWrap w:val="0"/>
            <w:vAlign w:val="top"/>
          </w:tcPr>
          <w:p w14:paraId="1F287BC6">
            <w:pPr>
              <w:jc w:val="center"/>
              <w:rPr>
                <w:ins w:id="3096" w:author="L" w:date="2026-05-22T20:39:51Z"/>
                <w:rFonts w:hint="default" w:ascii="Times New Roman" w:hAnsi="Times New Roman"/>
                <w:vertAlign w:val="baseline"/>
                <w:lang w:val="en-US" w:eastAsia="zh-CN"/>
              </w:rPr>
            </w:pPr>
            <w:ins w:id="3097" w:author="L" w:date="2026-05-22T20:39:51Z">
              <w:r>
                <w:rPr>
                  <w:rFonts w:hint="eastAsia" w:ascii="Times New Roman" w:hAnsi="Times New Roman"/>
                  <w:vertAlign w:val="baseline"/>
                  <w:lang w:val="en-US" w:eastAsia="zh-CN"/>
                </w:rPr>
                <w:t>A5</w:t>
              </w:r>
            </w:ins>
          </w:p>
        </w:tc>
        <w:tc>
          <w:tcPr>
            <w:tcW w:w="488" w:type="pct"/>
            <w:noWrap w:val="0"/>
            <w:vAlign w:val="top"/>
          </w:tcPr>
          <w:p w14:paraId="31AC40BF">
            <w:pPr>
              <w:jc w:val="center"/>
              <w:rPr>
                <w:ins w:id="3098" w:author="L" w:date="2026-05-22T20:39:51Z"/>
                <w:rFonts w:hint="default" w:ascii="Times New Roman" w:hAnsi="Times New Roman"/>
                <w:vertAlign w:val="baseline"/>
                <w:lang w:val="en-US" w:eastAsia="zh-CN"/>
              </w:rPr>
            </w:pPr>
            <w:ins w:id="3099" w:author="L" w:date="2026-05-22T20:39:51Z">
              <w:r>
                <w:rPr>
                  <w:rFonts w:hint="eastAsia" w:ascii="Times New Roman" w:hAnsi="Times New Roman"/>
                  <w:vertAlign w:val="baseline"/>
                  <w:lang w:val="en-US" w:eastAsia="zh-CN"/>
                </w:rPr>
                <w:t>A6</w:t>
              </w:r>
            </w:ins>
          </w:p>
        </w:tc>
        <w:tc>
          <w:tcPr>
            <w:tcW w:w="489" w:type="pct"/>
            <w:noWrap w:val="0"/>
            <w:vAlign w:val="top"/>
          </w:tcPr>
          <w:p w14:paraId="53C2009E">
            <w:pPr>
              <w:jc w:val="center"/>
              <w:rPr>
                <w:ins w:id="3100" w:author="L" w:date="2026-05-22T20:39:51Z"/>
                <w:rFonts w:hint="default" w:ascii="Times New Roman" w:hAnsi="Times New Roman"/>
                <w:vertAlign w:val="baseline"/>
                <w:lang w:val="en-US" w:eastAsia="zh-CN"/>
              </w:rPr>
            </w:pPr>
            <w:ins w:id="3101" w:author="L" w:date="2026-05-22T20:39:51Z">
              <w:r>
                <w:rPr>
                  <w:rFonts w:hint="eastAsia" w:ascii="Times New Roman" w:hAnsi="Times New Roman"/>
                  <w:vertAlign w:val="baseline"/>
                  <w:lang w:val="en-US" w:eastAsia="zh-CN"/>
                </w:rPr>
                <w:t>A7</w:t>
              </w:r>
            </w:ins>
          </w:p>
        </w:tc>
        <w:tc>
          <w:tcPr>
            <w:tcW w:w="525" w:type="pct"/>
            <w:noWrap w:val="0"/>
            <w:vAlign w:val="top"/>
          </w:tcPr>
          <w:p w14:paraId="5729BF4A">
            <w:pPr>
              <w:jc w:val="center"/>
              <w:rPr>
                <w:ins w:id="3102" w:author="L" w:date="2026-05-22T20:39:51Z"/>
                <w:rFonts w:hint="default" w:ascii="Times New Roman" w:hAnsi="Times New Roman"/>
                <w:vertAlign w:val="baseline"/>
                <w:lang w:val="en-US" w:eastAsia="zh-CN"/>
              </w:rPr>
            </w:pPr>
            <w:ins w:id="3103" w:author="L" w:date="2026-05-22T20:39:51Z">
              <w:r>
                <w:rPr>
                  <w:rFonts w:hint="eastAsia" w:ascii="Times New Roman" w:hAnsi="Times New Roman"/>
                  <w:vertAlign w:val="baseline"/>
                  <w:lang w:val="en-US" w:eastAsia="zh-CN"/>
                </w:rPr>
                <w:t>A8</w:t>
              </w:r>
            </w:ins>
          </w:p>
        </w:tc>
        <w:tc>
          <w:tcPr>
            <w:tcW w:w="419" w:type="pct"/>
            <w:noWrap w:val="0"/>
            <w:vAlign w:val="top"/>
          </w:tcPr>
          <w:p w14:paraId="05548746">
            <w:pPr>
              <w:jc w:val="center"/>
              <w:rPr>
                <w:ins w:id="3104" w:author="L" w:date="2026-05-22T20:39:51Z"/>
                <w:rFonts w:hint="default" w:ascii="Times New Roman" w:hAnsi="Times New Roman"/>
                <w:vertAlign w:val="baseline"/>
                <w:lang w:val="en-US" w:eastAsia="zh-CN"/>
              </w:rPr>
            </w:pPr>
            <w:ins w:id="3105" w:author="L" w:date="2026-05-22T20:39:51Z">
              <w:r>
                <w:rPr>
                  <w:rFonts w:hint="eastAsia" w:ascii="Times New Roman" w:hAnsi="Times New Roman"/>
                  <w:vertAlign w:val="baseline"/>
                  <w:lang w:val="en-US" w:eastAsia="zh-CN"/>
                </w:rPr>
                <w:t>A9</w:t>
              </w:r>
            </w:ins>
          </w:p>
        </w:tc>
      </w:tr>
      <w:tr w14:paraId="5A60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06" w:author="L" w:date="2026-05-22T20:39:51Z"/>
        </w:trPr>
        <w:tc>
          <w:tcPr>
            <w:tcW w:w="638" w:type="pct"/>
            <w:noWrap w:val="0"/>
            <w:vAlign w:val="top"/>
          </w:tcPr>
          <w:p w14:paraId="43FCBD55">
            <w:pPr>
              <w:jc w:val="center"/>
              <w:rPr>
                <w:ins w:id="3107" w:author="L" w:date="2026-05-22T20:39:51Z"/>
                <w:rFonts w:hint="default" w:ascii="Times New Roman" w:hAnsi="Times New Roman"/>
                <w:vertAlign w:val="baseline"/>
                <w:lang w:val="en-US" w:eastAsia="zh-CN"/>
              </w:rPr>
            </w:pPr>
            <w:ins w:id="3108" w:author="L" w:date="2026-05-22T20:39:51Z">
              <w:r>
                <w:rPr>
                  <w:rFonts w:hint="eastAsia" w:ascii="Times New Roman" w:hAnsi="Times New Roman"/>
                  <w:vertAlign w:val="baseline"/>
                  <w:lang w:val="en-US" w:eastAsia="zh-CN"/>
                </w:rPr>
                <w:t>名称</w:t>
              </w:r>
            </w:ins>
          </w:p>
        </w:tc>
        <w:tc>
          <w:tcPr>
            <w:tcW w:w="488" w:type="pct"/>
            <w:noWrap w:val="0"/>
            <w:vAlign w:val="top"/>
          </w:tcPr>
          <w:p w14:paraId="6CF8C5DB">
            <w:pPr>
              <w:jc w:val="center"/>
              <w:rPr>
                <w:ins w:id="3109" w:author="L" w:date="2026-05-22T20:39:51Z"/>
                <w:rFonts w:hint="default" w:ascii="Times New Roman" w:hAnsi="Times New Roman"/>
                <w:vertAlign w:val="baseline"/>
                <w:lang w:val="en-US" w:eastAsia="zh-CN"/>
              </w:rPr>
            </w:pPr>
            <w:ins w:id="3110" w:author="L" w:date="2026-05-22T20:39:51Z">
              <w:r>
                <w:rPr>
                  <w:rFonts w:hint="eastAsia" w:ascii="Times New Roman" w:hAnsi="Times New Roman"/>
                  <w:vertAlign w:val="baseline"/>
                  <w:lang w:val="en-US" w:eastAsia="zh-CN"/>
                </w:rPr>
                <w:t>A1-</w:t>
              </w:r>
            </w:ins>
          </w:p>
        </w:tc>
        <w:tc>
          <w:tcPr>
            <w:tcW w:w="482" w:type="pct"/>
            <w:noWrap w:val="0"/>
            <w:vAlign w:val="top"/>
          </w:tcPr>
          <w:p w14:paraId="06CE8505">
            <w:pPr>
              <w:jc w:val="center"/>
              <w:rPr>
                <w:ins w:id="3111" w:author="L" w:date="2026-05-22T20:39:51Z"/>
                <w:rFonts w:hint="default" w:ascii="Times New Roman" w:hAnsi="Times New Roman"/>
                <w:vertAlign w:val="baseline"/>
                <w:lang w:val="en-US" w:eastAsia="zh-CN"/>
              </w:rPr>
            </w:pPr>
            <w:ins w:id="3112" w:author="L" w:date="2026-05-22T20:39:51Z">
              <w:r>
                <w:rPr>
                  <w:rFonts w:hint="eastAsia" w:ascii="Times New Roman" w:hAnsi="Times New Roman"/>
                  <w:vertAlign w:val="baseline"/>
                  <w:lang w:val="en-US" w:eastAsia="zh-CN"/>
                </w:rPr>
                <w:t>A2-</w:t>
              </w:r>
            </w:ins>
          </w:p>
        </w:tc>
        <w:tc>
          <w:tcPr>
            <w:tcW w:w="488" w:type="pct"/>
            <w:noWrap w:val="0"/>
            <w:vAlign w:val="top"/>
          </w:tcPr>
          <w:p w14:paraId="08B26D78">
            <w:pPr>
              <w:jc w:val="center"/>
              <w:rPr>
                <w:ins w:id="3113" w:author="L" w:date="2026-05-22T20:39:51Z"/>
                <w:rFonts w:hint="default" w:ascii="Times New Roman" w:hAnsi="Times New Roman"/>
                <w:vertAlign w:val="baseline"/>
                <w:lang w:val="en-US" w:eastAsia="zh-CN"/>
              </w:rPr>
            </w:pPr>
            <w:ins w:id="3114" w:author="L" w:date="2026-05-22T20:39:51Z">
              <w:r>
                <w:rPr>
                  <w:rFonts w:hint="eastAsia" w:ascii="Times New Roman" w:hAnsi="Times New Roman"/>
                  <w:vertAlign w:val="baseline"/>
                  <w:lang w:val="en-US" w:eastAsia="zh-CN"/>
                </w:rPr>
                <w:t>A3-</w:t>
              </w:r>
            </w:ins>
          </w:p>
        </w:tc>
        <w:tc>
          <w:tcPr>
            <w:tcW w:w="488" w:type="pct"/>
            <w:noWrap w:val="0"/>
            <w:vAlign w:val="top"/>
          </w:tcPr>
          <w:p w14:paraId="2E3DA717">
            <w:pPr>
              <w:jc w:val="center"/>
              <w:rPr>
                <w:ins w:id="3115" w:author="L" w:date="2026-05-22T20:39:51Z"/>
                <w:rFonts w:hint="default" w:ascii="Times New Roman" w:hAnsi="Times New Roman"/>
                <w:vertAlign w:val="baseline"/>
                <w:lang w:val="en-US" w:eastAsia="zh-CN"/>
              </w:rPr>
            </w:pPr>
            <w:ins w:id="3116" w:author="L" w:date="2026-05-22T20:39:51Z">
              <w:r>
                <w:rPr>
                  <w:rFonts w:hint="eastAsia" w:ascii="Times New Roman" w:hAnsi="Times New Roman"/>
                  <w:vertAlign w:val="baseline"/>
                  <w:lang w:val="en-US" w:eastAsia="zh-CN"/>
                </w:rPr>
                <w:t>A4-</w:t>
              </w:r>
            </w:ins>
          </w:p>
        </w:tc>
        <w:tc>
          <w:tcPr>
            <w:tcW w:w="488" w:type="pct"/>
            <w:noWrap w:val="0"/>
            <w:vAlign w:val="top"/>
          </w:tcPr>
          <w:p w14:paraId="4A3132D3">
            <w:pPr>
              <w:jc w:val="center"/>
              <w:rPr>
                <w:ins w:id="3117" w:author="L" w:date="2026-05-22T20:39:51Z"/>
                <w:rFonts w:hint="default" w:ascii="Times New Roman" w:hAnsi="Times New Roman"/>
                <w:vertAlign w:val="baseline"/>
                <w:lang w:val="en-US" w:eastAsia="zh-CN"/>
              </w:rPr>
            </w:pPr>
            <w:ins w:id="3118" w:author="L" w:date="2026-05-22T20:39:51Z">
              <w:r>
                <w:rPr>
                  <w:rFonts w:hint="eastAsia" w:ascii="Times New Roman" w:hAnsi="Times New Roman"/>
                  <w:vertAlign w:val="baseline"/>
                  <w:lang w:val="en-US" w:eastAsia="zh-CN"/>
                </w:rPr>
                <w:t>A5-</w:t>
              </w:r>
            </w:ins>
          </w:p>
        </w:tc>
        <w:tc>
          <w:tcPr>
            <w:tcW w:w="488" w:type="pct"/>
            <w:noWrap w:val="0"/>
            <w:vAlign w:val="top"/>
          </w:tcPr>
          <w:p w14:paraId="4408E82A">
            <w:pPr>
              <w:jc w:val="center"/>
              <w:rPr>
                <w:ins w:id="3119" w:author="L" w:date="2026-05-22T20:39:51Z"/>
                <w:rFonts w:hint="default" w:ascii="Times New Roman" w:hAnsi="Times New Roman"/>
                <w:vertAlign w:val="baseline"/>
                <w:lang w:val="en-US" w:eastAsia="zh-CN"/>
              </w:rPr>
            </w:pPr>
            <w:ins w:id="3120" w:author="L" w:date="2026-05-22T20:39:51Z">
              <w:r>
                <w:rPr>
                  <w:rFonts w:hint="eastAsia" w:ascii="Times New Roman" w:hAnsi="Times New Roman"/>
                  <w:vertAlign w:val="baseline"/>
                  <w:lang w:val="en-US" w:eastAsia="zh-CN"/>
                </w:rPr>
                <w:t>A6-</w:t>
              </w:r>
            </w:ins>
          </w:p>
        </w:tc>
        <w:tc>
          <w:tcPr>
            <w:tcW w:w="489" w:type="pct"/>
            <w:noWrap w:val="0"/>
            <w:vAlign w:val="top"/>
          </w:tcPr>
          <w:p w14:paraId="21F7E557">
            <w:pPr>
              <w:jc w:val="center"/>
              <w:rPr>
                <w:ins w:id="3121" w:author="L" w:date="2026-05-22T20:39:51Z"/>
                <w:rFonts w:hint="default" w:ascii="Times New Roman" w:hAnsi="Times New Roman"/>
                <w:vertAlign w:val="baseline"/>
                <w:lang w:val="en-US" w:eastAsia="zh-CN"/>
              </w:rPr>
            </w:pPr>
            <w:ins w:id="3122" w:author="L" w:date="2026-05-22T20:39:51Z">
              <w:r>
                <w:rPr>
                  <w:rFonts w:hint="eastAsia" w:ascii="Times New Roman" w:hAnsi="Times New Roman"/>
                  <w:vertAlign w:val="baseline"/>
                  <w:lang w:val="en-US" w:eastAsia="zh-CN"/>
                </w:rPr>
                <w:t>A7-</w:t>
              </w:r>
            </w:ins>
          </w:p>
        </w:tc>
        <w:tc>
          <w:tcPr>
            <w:tcW w:w="525" w:type="pct"/>
            <w:noWrap w:val="0"/>
            <w:vAlign w:val="top"/>
          </w:tcPr>
          <w:p w14:paraId="753F6CD9">
            <w:pPr>
              <w:jc w:val="center"/>
              <w:rPr>
                <w:ins w:id="3123" w:author="L" w:date="2026-05-22T20:39:51Z"/>
                <w:rFonts w:hint="default" w:ascii="Times New Roman" w:hAnsi="Times New Roman"/>
                <w:vertAlign w:val="baseline"/>
                <w:lang w:val="en-US" w:eastAsia="zh-CN"/>
              </w:rPr>
            </w:pPr>
            <w:ins w:id="3124" w:author="L" w:date="2026-05-22T20:39:51Z">
              <w:r>
                <w:rPr>
                  <w:rFonts w:hint="eastAsia" w:ascii="Times New Roman" w:hAnsi="Times New Roman"/>
                  <w:vertAlign w:val="baseline"/>
                  <w:lang w:val="en-US" w:eastAsia="zh-CN"/>
                </w:rPr>
                <w:t>A8-</w:t>
              </w:r>
            </w:ins>
          </w:p>
        </w:tc>
        <w:tc>
          <w:tcPr>
            <w:tcW w:w="419" w:type="pct"/>
            <w:noWrap w:val="0"/>
            <w:vAlign w:val="top"/>
          </w:tcPr>
          <w:p w14:paraId="60ECF564">
            <w:pPr>
              <w:jc w:val="center"/>
              <w:rPr>
                <w:ins w:id="3125" w:author="L" w:date="2026-05-22T20:39:51Z"/>
                <w:rFonts w:hint="default" w:ascii="Times New Roman" w:hAnsi="Times New Roman"/>
                <w:vertAlign w:val="baseline"/>
                <w:lang w:val="en-US" w:eastAsia="zh-CN"/>
              </w:rPr>
            </w:pPr>
            <w:ins w:id="3126" w:author="L" w:date="2026-05-22T20:39:51Z">
              <w:r>
                <w:rPr>
                  <w:rFonts w:hint="eastAsia" w:ascii="Times New Roman" w:hAnsi="Times New Roman"/>
                  <w:vertAlign w:val="baseline"/>
                  <w:lang w:val="en-US" w:eastAsia="zh-CN"/>
                </w:rPr>
                <w:t>PE</w:t>
              </w:r>
            </w:ins>
          </w:p>
        </w:tc>
      </w:tr>
    </w:tbl>
    <w:p w14:paraId="6290794D">
      <w:pPr>
        <w:rPr>
          <w:ins w:id="3127" w:author="L" w:date="2026-05-22T20:39:51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255C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28" w:author="L" w:date="2026-05-22T20:39:51Z"/>
        </w:trPr>
        <w:tc>
          <w:tcPr>
            <w:tcW w:w="5000" w:type="pct"/>
            <w:gridSpan w:val="10"/>
            <w:tcBorders>
              <w:top w:val="single" w:color="auto" w:sz="4" w:space="0"/>
            </w:tcBorders>
            <w:noWrap w:val="0"/>
            <w:vAlign w:val="top"/>
          </w:tcPr>
          <w:p w14:paraId="25F4BECE">
            <w:pPr>
              <w:jc w:val="center"/>
              <w:rPr>
                <w:ins w:id="3129" w:author="L" w:date="2026-05-22T20:39:51Z"/>
                <w:rFonts w:hint="default" w:ascii="Times New Roman" w:hAnsi="Times New Roman"/>
                <w:vertAlign w:val="baseline"/>
                <w:lang w:val="en-US" w:eastAsia="zh-CN"/>
              </w:rPr>
            </w:pPr>
            <w:ins w:id="3130" w:author="L" w:date="2026-05-22T20:39:51Z">
              <w:r>
                <w:rPr>
                  <w:rFonts w:hint="eastAsia" w:ascii="Times New Roman" w:hAnsi="Times New Roman"/>
                  <w:vertAlign w:val="baseline"/>
                  <w:lang w:val="en-US" w:eastAsia="zh-CN"/>
                </w:rPr>
                <w:t>N4086模块（±5V/±10V）</w:t>
              </w:r>
            </w:ins>
            <w:ins w:id="3131" w:author="LKY" w:date="2026-06-04T18:47:27Z">
              <w:r>
                <w:rPr>
                  <w:rFonts w:hint="eastAsia" w:ascii="Times New Roman" w:hAnsi="Times New Roman"/>
                  <w:vertAlign w:val="baseline"/>
                  <w:lang w:val="en-US" w:eastAsia="zh-CN"/>
                </w:rPr>
                <w:t>（</w:t>
              </w:r>
            </w:ins>
            <w:ins w:id="3132" w:author="L" w:date="2026-06-15T15:39:26Z">
              <w:r>
                <w:rPr>
                  <w:rFonts w:hint="eastAsia" w:ascii="Times New Roman" w:hAnsi="Times New Roman"/>
                  <w:vertAlign w:val="baseline"/>
                  <w:lang w:val="en-US" w:eastAsia="zh-CN"/>
                </w:rPr>
                <w:t>±</w:t>
              </w:r>
            </w:ins>
            <w:ins w:id="3133" w:author="L" w:date="2026-06-15T15:39:30Z">
              <w:r>
                <w:rPr>
                  <w:rFonts w:hint="eastAsia" w:ascii="Times New Roman" w:hAnsi="Times New Roman"/>
                  <w:vertAlign w:val="baseline"/>
                  <w:lang w:val="en-US" w:eastAsia="zh-CN"/>
                </w:rPr>
                <w:t>0.1</w:t>
              </w:r>
            </w:ins>
            <w:ins w:id="3134" w:author="LKY" w:date="2026-06-04T18:48:03Z">
              <w:r>
                <w:rPr>
                  <w:rFonts w:hint="eastAsia" w:ascii="Times New Roman" w:hAnsi="Times New Roman"/>
                  <w:vertAlign w:val="baseline"/>
                  <w:lang w:val="en-US" w:eastAsia="zh-CN"/>
                </w:rPr>
                <w:t>误差</w:t>
              </w:r>
            </w:ins>
            <w:ins w:id="3135" w:author="LKY" w:date="2026-06-04T18:47:28Z">
              <w:r>
                <w:rPr>
                  <w:rFonts w:hint="eastAsia" w:ascii="Times New Roman" w:hAnsi="Times New Roman"/>
                  <w:vertAlign w:val="baseline"/>
                  <w:lang w:val="en-US" w:eastAsia="zh-CN"/>
                </w:rPr>
                <w:t>）</w:t>
              </w:r>
            </w:ins>
          </w:p>
        </w:tc>
      </w:tr>
      <w:tr w14:paraId="2EE8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36" w:author="L" w:date="2026-05-22T20:39:51Z"/>
        </w:trPr>
        <w:tc>
          <w:tcPr>
            <w:tcW w:w="639" w:type="pct"/>
            <w:tcBorders>
              <w:top w:val="single" w:color="auto" w:sz="4" w:space="0"/>
            </w:tcBorders>
            <w:noWrap w:val="0"/>
            <w:vAlign w:val="top"/>
          </w:tcPr>
          <w:p w14:paraId="2F90B07C">
            <w:pPr>
              <w:jc w:val="center"/>
              <w:rPr>
                <w:ins w:id="3137" w:author="L" w:date="2026-05-22T20:39:51Z"/>
                <w:rFonts w:hint="default" w:ascii="Times New Roman" w:hAnsi="Times New Roman"/>
                <w:vertAlign w:val="baseline"/>
                <w:lang w:val="en-US" w:eastAsia="zh-CN"/>
              </w:rPr>
            </w:pPr>
            <w:ins w:id="3138" w:author="L" w:date="2026-05-22T20:39:51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52D8A29A">
            <w:pPr>
              <w:jc w:val="center"/>
              <w:rPr>
                <w:ins w:id="3139" w:author="L" w:date="2026-05-22T20:39:51Z"/>
                <w:rFonts w:hint="default" w:ascii="Times New Roman" w:hAnsi="Times New Roman" w:eastAsiaTheme="minorEastAsia" w:cstheme="minorBidi"/>
                <w:kern w:val="2"/>
                <w:sz w:val="21"/>
                <w:szCs w:val="24"/>
                <w:vertAlign w:val="baseline"/>
                <w:lang w:val="en-US" w:eastAsia="zh-CN" w:bidi="ar-SA"/>
              </w:rPr>
            </w:pPr>
            <w:ins w:id="3140" w:author="L" w:date="2026-05-22T20:39:51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6127E8C5">
            <w:pPr>
              <w:jc w:val="center"/>
              <w:rPr>
                <w:ins w:id="3141" w:author="L" w:date="2026-05-22T20:39:51Z"/>
                <w:rFonts w:hint="default" w:ascii="Times New Roman" w:hAnsi="Times New Roman" w:eastAsiaTheme="minorEastAsia" w:cstheme="minorBidi"/>
                <w:kern w:val="2"/>
                <w:sz w:val="21"/>
                <w:szCs w:val="24"/>
                <w:vertAlign w:val="baseline"/>
                <w:lang w:val="en-US" w:eastAsia="zh-CN" w:bidi="ar-SA"/>
              </w:rPr>
            </w:pPr>
            <w:ins w:id="3142" w:author="L" w:date="2026-05-22T20:39:51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6827735C">
            <w:pPr>
              <w:jc w:val="center"/>
              <w:rPr>
                <w:ins w:id="3143" w:author="L" w:date="2026-05-22T20:39:51Z"/>
                <w:rFonts w:hint="default" w:ascii="Times New Roman" w:hAnsi="Times New Roman" w:eastAsiaTheme="minorEastAsia" w:cstheme="minorBidi"/>
                <w:kern w:val="2"/>
                <w:sz w:val="21"/>
                <w:szCs w:val="24"/>
                <w:vertAlign w:val="baseline"/>
                <w:lang w:val="en-US" w:eastAsia="zh-CN" w:bidi="ar-SA"/>
              </w:rPr>
            </w:pPr>
            <w:ins w:id="3144" w:author="L" w:date="2026-05-22T20:39:51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479CE6C">
            <w:pPr>
              <w:jc w:val="center"/>
              <w:rPr>
                <w:ins w:id="3145" w:author="L" w:date="2026-05-22T20:39:51Z"/>
                <w:rFonts w:hint="default" w:ascii="Times New Roman" w:hAnsi="Times New Roman" w:eastAsiaTheme="minorEastAsia" w:cstheme="minorBidi"/>
                <w:kern w:val="2"/>
                <w:sz w:val="21"/>
                <w:szCs w:val="24"/>
                <w:vertAlign w:val="baseline"/>
                <w:lang w:val="en-US" w:eastAsia="zh-CN" w:bidi="ar-SA"/>
              </w:rPr>
            </w:pPr>
            <w:ins w:id="3146" w:author="L" w:date="2026-05-22T20:39:51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530F5998">
            <w:pPr>
              <w:jc w:val="center"/>
              <w:rPr>
                <w:ins w:id="3147" w:author="L" w:date="2026-05-22T20:39:51Z"/>
                <w:rFonts w:hint="default" w:ascii="Times New Roman" w:hAnsi="Times New Roman" w:eastAsiaTheme="minorEastAsia" w:cstheme="minorBidi"/>
                <w:kern w:val="2"/>
                <w:sz w:val="21"/>
                <w:szCs w:val="24"/>
                <w:vertAlign w:val="baseline"/>
                <w:lang w:val="en-US" w:eastAsia="zh-CN" w:bidi="ar-SA"/>
              </w:rPr>
            </w:pPr>
            <w:ins w:id="3148" w:author="L" w:date="2026-05-22T20:39:51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53C39DC6">
            <w:pPr>
              <w:jc w:val="center"/>
              <w:rPr>
                <w:ins w:id="3149" w:author="L" w:date="2026-05-22T20:39:51Z"/>
                <w:rFonts w:hint="default" w:ascii="Times New Roman" w:hAnsi="Times New Roman" w:eastAsiaTheme="minorEastAsia" w:cstheme="minorBidi"/>
                <w:kern w:val="2"/>
                <w:sz w:val="21"/>
                <w:szCs w:val="24"/>
                <w:vertAlign w:val="baseline"/>
                <w:lang w:val="en-US" w:eastAsia="zh-CN" w:bidi="ar-SA"/>
              </w:rPr>
            </w:pPr>
            <w:ins w:id="3150" w:author="L" w:date="2026-05-22T20:39:51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2E92D221">
            <w:pPr>
              <w:jc w:val="center"/>
              <w:rPr>
                <w:ins w:id="3151" w:author="L" w:date="2026-05-22T20:39:51Z"/>
                <w:rFonts w:hint="default" w:ascii="Times New Roman" w:hAnsi="Times New Roman"/>
                <w:vertAlign w:val="baseline"/>
                <w:lang w:val="en-US" w:eastAsia="zh-CN"/>
              </w:rPr>
            </w:pPr>
            <w:ins w:id="3152" w:author="L" w:date="2026-05-22T20:39:51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3D841E7">
            <w:pPr>
              <w:jc w:val="center"/>
              <w:rPr>
                <w:ins w:id="3153" w:author="L" w:date="2026-05-22T20:39:51Z"/>
                <w:rFonts w:hint="default" w:ascii="Times New Roman" w:hAnsi="Times New Roman"/>
                <w:vertAlign w:val="baseline"/>
                <w:lang w:val="en-US" w:eastAsia="zh-CN"/>
              </w:rPr>
            </w:pPr>
            <w:ins w:id="3154" w:author="L" w:date="2026-05-22T20:39:51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6D8BB79A">
            <w:pPr>
              <w:jc w:val="center"/>
              <w:rPr>
                <w:ins w:id="3155" w:author="L" w:date="2026-05-22T20:39:51Z"/>
                <w:rFonts w:hint="default" w:ascii="Times New Roman" w:hAnsi="Times New Roman"/>
                <w:vertAlign w:val="baseline"/>
                <w:lang w:val="en-US" w:eastAsia="zh-CN"/>
              </w:rPr>
            </w:pPr>
            <w:ins w:id="3156" w:author="L" w:date="2026-05-22T20:39:51Z">
              <w:r>
                <w:rPr>
                  <w:rFonts w:hint="eastAsia" w:ascii="Times New Roman" w:hAnsi="Times New Roman"/>
                  <w:vertAlign w:val="baseline"/>
                  <w:lang w:val="en-US" w:eastAsia="zh-CN"/>
                </w:rPr>
                <w:t>B9</w:t>
              </w:r>
            </w:ins>
          </w:p>
        </w:tc>
      </w:tr>
      <w:tr w14:paraId="779D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57" w:author="L" w:date="2026-05-22T20:39:51Z"/>
        </w:trPr>
        <w:tc>
          <w:tcPr>
            <w:tcW w:w="639" w:type="pct"/>
            <w:noWrap w:val="0"/>
            <w:vAlign w:val="top"/>
          </w:tcPr>
          <w:p w14:paraId="33547B4A">
            <w:pPr>
              <w:jc w:val="center"/>
              <w:rPr>
                <w:ins w:id="3158" w:author="L" w:date="2026-05-22T20:39:51Z"/>
                <w:rFonts w:hint="default" w:ascii="Times New Roman" w:hAnsi="Times New Roman"/>
                <w:vertAlign w:val="baseline"/>
                <w:lang w:val="en-US" w:eastAsia="zh-CN"/>
              </w:rPr>
            </w:pPr>
            <w:ins w:id="3159" w:author="L" w:date="2026-05-22T20:39:51Z">
              <w:r>
                <w:rPr>
                  <w:rFonts w:hint="eastAsia" w:ascii="Times New Roman" w:hAnsi="Times New Roman"/>
                  <w:vertAlign w:val="baseline"/>
                  <w:lang w:val="en-US" w:eastAsia="zh-CN"/>
                </w:rPr>
                <w:t>名称</w:t>
              </w:r>
            </w:ins>
          </w:p>
        </w:tc>
        <w:tc>
          <w:tcPr>
            <w:tcW w:w="489" w:type="pct"/>
            <w:noWrap w:val="0"/>
            <w:vAlign w:val="top"/>
          </w:tcPr>
          <w:p w14:paraId="50E8C74B">
            <w:pPr>
              <w:jc w:val="center"/>
              <w:rPr>
                <w:ins w:id="3160" w:author="L" w:date="2026-05-22T20:39:51Z"/>
                <w:rFonts w:hint="default" w:ascii="Times New Roman" w:hAnsi="Times New Roman"/>
                <w:vertAlign w:val="baseline"/>
                <w:lang w:val="en-US" w:eastAsia="zh-CN"/>
              </w:rPr>
            </w:pPr>
            <w:ins w:id="3161" w:author="L" w:date="2026-05-22T20:39:51Z">
              <w:r>
                <w:rPr>
                  <w:rFonts w:hint="eastAsia" w:ascii="Times New Roman" w:hAnsi="Times New Roman"/>
                  <w:vertAlign w:val="baseline"/>
                  <w:lang w:val="en-US" w:eastAsia="zh-CN"/>
                </w:rPr>
                <w:t>AO1</w:t>
              </w:r>
            </w:ins>
          </w:p>
        </w:tc>
        <w:tc>
          <w:tcPr>
            <w:tcW w:w="483" w:type="pct"/>
            <w:noWrap w:val="0"/>
            <w:vAlign w:val="top"/>
          </w:tcPr>
          <w:p w14:paraId="612B6C64">
            <w:pPr>
              <w:jc w:val="center"/>
              <w:rPr>
                <w:ins w:id="3162" w:author="L" w:date="2026-05-22T20:39:51Z"/>
                <w:rFonts w:hint="default" w:ascii="Times New Roman" w:hAnsi="Times New Roman"/>
                <w:vertAlign w:val="baseline"/>
                <w:lang w:val="en-US" w:eastAsia="zh-CN"/>
              </w:rPr>
            </w:pPr>
            <w:ins w:id="3163" w:author="L" w:date="2026-05-22T20:39:51Z">
              <w:r>
                <w:rPr>
                  <w:rFonts w:hint="eastAsia" w:ascii="Times New Roman" w:hAnsi="Times New Roman"/>
                  <w:vertAlign w:val="baseline"/>
                  <w:lang w:val="en-US" w:eastAsia="zh-CN"/>
                </w:rPr>
                <w:t>AO2</w:t>
              </w:r>
            </w:ins>
          </w:p>
        </w:tc>
        <w:tc>
          <w:tcPr>
            <w:tcW w:w="489" w:type="pct"/>
            <w:noWrap w:val="0"/>
            <w:vAlign w:val="top"/>
          </w:tcPr>
          <w:p w14:paraId="636630FF">
            <w:pPr>
              <w:jc w:val="center"/>
              <w:rPr>
                <w:ins w:id="3164" w:author="L" w:date="2026-05-22T20:39:51Z"/>
                <w:rFonts w:hint="default" w:ascii="Times New Roman" w:hAnsi="Times New Roman" w:eastAsiaTheme="minorEastAsia" w:cstheme="minorBidi"/>
                <w:kern w:val="2"/>
                <w:sz w:val="21"/>
                <w:szCs w:val="24"/>
                <w:vertAlign w:val="baseline"/>
                <w:lang w:val="en-US" w:eastAsia="zh-CN" w:bidi="ar-SA"/>
              </w:rPr>
            </w:pPr>
            <w:ins w:id="3165" w:author="L" w:date="2026-05-22T20:39:51Z">
              <w:r>
                <w:rPr>
                  <w:rFonts w:hint="eastAsia" w:ascii="Times New Roman" w:hAnsi="Times New Roman"/>
                  <w:vertAlign w:val="baseline"/>
                  <w:lang w:val="en-US" w:eastAsia="zh-CN"/>
                </w:rPr>
                <w:t>AO3</w:t>
              </w:r>
            </w:ins>
          </w:p>
        </w:tc>
        <w:tc>
          <w:tcPr>
            <w:tcW w:w="489" w:type="pct"/>
            <w:noWrap w:val="0"/>
            <w:vAlign w:val="top"/>
          </w:tcPr>
          <w:p w14:paraId="55F4987A">
            <w:pPr>
              <w:jc w:val="center"/>
              <w:rPr>
                <w:ins w:id="3166" w:author="L" w:date="2026-05-22T20:39:51Z"/>
                <w:rFonts w:hint="default" w:ascii="Times New Roman" w:hAnsi="Times New Roman" w:eastAsiaTheme="minorEastAsia" w:cstheme="minorBidi"/>
                <w:kern w:val="2"/>
                <w:sz w:val="21"/>
                <w:szCs w:val="24"/>
                <w:vertAlign w:val="baseline"/>
                <w:lang w:val="en-US" w:eastAsia="zh-CN" w:bidi="ar-SA"/>
              </w:rPr>
            </w:pPr>
            <w:ins w:id="3167" w:author="L" w:date="2026-05-22T20:39:51Z">
              <w:r>
                <w:rPr>
                  <w:rFonts w:hint="eastAsia" w:ascii="Times New Roman" w:hAnsi="Times New Roman"/>
                  <w:vertAlign w:val="baseline"/>
                  <w:lang w:val="en-US" w:eastAsia="zh-CN"/>
                </w:rPr>
                <w:t>AO4</w:t>
              </w:r>
            </w:ins>
          </w:p>
        </w:tc>
        <w:tc>
          <w:tcPr>
            <w:tcW w:w="489" w:type="pct"/>
            <w:noWrap w:val="0"/>
            <w:vAlign w:val="top"/>
          </w:tcPr>
          <w:p w14:paraId="2564FE13">
            <w:pPr>
              <w:jc w:val="center"/>
              <w:rPr>
                <w:ins w:id="3168" w:author="L" w:date="2026-05-22T20:39:51Z"/>
                <w:rFonts w:hint="default" w:ascii="Times New Roman" w:hAnsi="Times New Roman"/>
                <w:vertAlign w:val="baseline"/>
                <w:lang w:val="en-US" w:eastAsia="zh-CN"/>
              </w:rPr>
            </w:pPr>
            <w:ins w:id="3169" w:author="L" w:date="2026-05-22T20:39:51Z">
              <w:r>
                <w:rPr>
                  <w:rFonts w:hint="eastAsia" w:ascii="Times New Roman" w:hAnsi="Times New Roman"/>
                  <w:vertAlign w:val="baseline"/>
                  <w:lang w:val="en-US" w:eastAsia="zh-CN"/>
                </w:rPr>
                <w:t>AO5</w:t>
              </w:r>
            </w:ins>
          </w:p>
        </w:tc>
        <w:tc>
          <w:tcPr>
            <w:tcW w:w="489" w:type="pct"/>
            <w:noWrap w:val="0"/>
            <w:vAlign w:val="top"/>
          </w:tcPr>
          <w:p w14:paraId="5A80DA81">
            <w:pPr>
              <w:jc w:val="center"/>
              <w:rPr>
                <w:ins w:id="3170" w:author="L" w:date="2026-05-22T20:39:51Z"/>
                <w:rFonts w:hint="default" w:ascii="Times New Roman" w:hAnsi="Times New Roman"/>
                <w:vertAlign w:val="baseline"/>
                <w:lang w:val="en-US" w:eastAsia="zh-CN"/>
              </w:rPr>
            </w:pPr>
            <w:ins w:id="3171" w:author="L" w:date="2026-05-22T20:39:51Z">
              <w:r>
                <w:rPr>
                  <w:rFonts w:hint="eastAsia" w:ascii="Times New Roman" w:hAnsi="Times New Roman"/>
                  <w:vertAlign w:val="baseline"/>
                  <w:lang w:val="en-US" w:eastAsia="zh-CN"/>
                </w:rPr>
                <w:t>AO6</w:t>
              </w:r>
            </w:ins>
          </w:p>
        </w:tc>
        <w:tc>
          <w:tcPr>
            <w:tcW w:w="489" w:type="pct"/>
            <w:noWrap w:val="0"/>
            <w:vAlign w:val="top"/>
          </w:tcPr>
          <w:p w14:paraId="5AB5F109">
            <w:pPr>
              <w:jc w:val="center"/>
              <w:rPr>
                <w:ins w:id="3172" w:author="L" w:date="2026-05-22T20:39:51Z"/>
                <w:rFonts w:hint="default" w:ascii="Times New Roman" w:hAnsi="Times New Roman"/>
                <w:vertAlign w:val="baseline"/>
                <w:lang w:val="en-US" w:eastAsia="zh-CN"/>
              </w:rPr>
            </w:pPr>
            <w:ins w:id="3173" w:author="L" w:date="2026-05-22T20:39:51Z">
              <w:r>
                <w:rPr>
                  <w:rFonts w:hint="eastAsia" w:ascii="Times New Roman" w:hAnsi="Times New Roman"/>
                  <w:vertAlign w:val="baseline"/>
                  <w:lang w:val="en-US" w:eastAsia="zh-CN"/>
                </w:rPr>
                <w:t>AO7</w:t>
              </w:r>
            </w:ins>
          </w:p>
        </w:tc>
        <w:tc>
          <w:tcPr>
            <w:tcW w:w="525" w:type="pct"/>
            <w:noWrap w:val="0"/>
            <w:vAlign w:val="top"/>
          </w:tcPr>
          <w:p w14:paraId="0827D3A6">
            <w:pPr>
              <w:jc w:val="center"/>
              <w:rPr>
                <w:ins w:id="3174" w:author="L" w:date="2026-05-22T20:39:51Z"/>
                <w:rFonts w:hint="default" w:ascii="Times New Roman" w:hAnsi="Times New Roman"/>
                <w:vertAlign w:val="baseline"/>
                <w:lang w:val="en-US" w:eastAsia="zh-CN"/>
              </w:rPr>
            </w:pPr>
            <w:ins w:id="3175" w:author="L" w:date="2026-05-22T20:39:51Z">
              <w:r>
                <w:rPr>
                  <w:rFonts w:hint="eastAsia" w:ascii="Times New Roman" w:hAnsi="Times New Roman"/>
                  <w:vertAlign w:val="baseline"/>
                  <w:lang w:val="en-US" w:eastAsia="zh-CN"/>
                </w:rPr>
                <w:t>AO8</w:t>
              </w:r>
            </w:ins>
          </w:p>
        </w:tc>
        <w:tc>
          <w:tcPr>
            <w:tcW w:w="412" w:type="pct"/>
            <w:noWrap w:val="0"/>
            <w:vAlign w:val="top"/>
          </w:tcPr>
          <w:p w14:paraId="76570E99">
            <w:pPr>
              <w:jc w:val="center"/>
              <w:rPr>
                <w:ins w:id="3176" w:author="L" w:date="2026-05-22T20:39:51Z"/>
                <w:rFonts w:hint="default" w:ascii="Times New Roman" w:hAnsi="Times New Roman"/>
                <w:vertAlign w:val="baseline"/>
                <w:lang w:val="en-US" w:eastAsia="zh-CN"/>
              </w:rPr>
            </w:pPr>
            <w:ins w:id="3177" w:author="L" w:date="2026-05-22T20:39:51Z">
              <w:r>
                <w:rPr>
                  <w:rFonts w:hint="eastAsia" w:ascii="Times New Roman" w:hAnsi="Times New Roman"/>
                  <w:vertAlign w:val="baseline"/>
                  <w:lang w:val="en-US" w:eastAsia="zh-CN"/>
                </w:rPr>
                <w:t>PE</w:t>
              </w:r>
            </w:ins>
          </w:p>
        </w:tc>
      </w:tr>
      <w:tr w14:paraId="42B2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78" w:author="L" w:date="2026-05-22T20:39:51Z"/>
        </w:trPr>
        <w:tc>
          <w:tcPr>
            <w:tcW w:w="639" w:type="pct"/>
            <w:noWrap w:val="0"/>
            <w:vAlign w:val="top"/>
          </w:tcPr>
          <w:p w14:paraId="755C8E31">
            <w:pPr>
              <w:jc w:val="center"/>
              <w:rPr>
                <w:ins w:id="3179" w:author="L" w:date="2026-05-22T20:39:51Z"/>
                <w:rFonts w:hint="default" w:ascii="Times New Roman" w:hAnsi="Times New Roman"/>
                <w:vertAlign w:val="baseline"/>
                <w:lang w:val="en-US" w:eastAsia="zh-CN"/>
              </w:rPr>
            </w:pPr>
            <w:ins w:id="3180" w:author="L" w:date="2026-05-22T20:39:51Z">
              <w:r>
                <w:rPr>
                  <w:rFonts w:hint="eastAsia" w:ascii="Times New Roman" w:hAnsi="Times New Roman"/>
                  <w:vertAlign w:val="baseline"/>
                  <w:lang w:val="en-US" w:eastAsia="zh-CN"/>
                </w:rPr>
                <w:t>端口号</w:t>
              </w:r>
            </w:ins>
          </w:p>
        </w:tc>
        <w:tc>
          <w:tcPr>
            <w:tcW w:w="489" w:type="pct"/>
            <w:noWrap w:val="0"/>
            <w:vAlign w:val="top"/>
          </w:tcPr>
          <w:p w14:paraId="26DD7297">
            <w:pPr>
              <w:jc w:val="center"/>
              <w:rPr>
                <w:ins w:id="3181" w:author="L" w:date="2026-05-22T20:39:51Z"/>
                <w:rFonts w:hint="default" w:ascii="Times New Roman" w:hAnsi="Times New Roman"/>
                <w:vertAlign w:val="baseline"/>
                <w:lang w:val="en-US" w:eastAsia="zh-CN"/>
              </w:rPr>
            </w:pPr>
            <w:ins w:id="3182" w:author="L" w:date="2026-05-22T20:39:51Z">
              <w:r>
                <w:rPr>
                  <w:rFonts w:hint="eastAsia" w:ascii="Times New Roman" w:hAnsi="Times New Roman"/>
                  <w:vertAlign w:val="baseline"/>
                  <w:lang w:val="en-US" w:eastAsia="zh-CN"/>
                </w:rPr>
                <w:t>A1</w:t>
              </w:r>
            </w:ins>
          </w:p>
        </w:tc>
        <w:tc>
          <w:tcPr>
            <w:tcW w:w="483" w:type="pct"/>
            <w:noWrap w:val="0"/>
            <w:vAlign w:val="top"/>
          </w:tcPr>
          <w:p w14:paraId="5871F70F">
            <w:pPr>
              <w:jc w:val="center"/>
              <w:rPr>
                <w:ins w:id="3183" w:author="L" w:date="2026-05-22T20:39:51Z"/>
                <w:rFonts w:hint="default" w:ascii="Times New Roman" w:hAnsi="Times New Roman"/>
                <w:vertAlign w:val="baseline"/>
                <w:lang w:val="en-US" w:eastAsia="zh-CN"/>
              </w:rPr>
            </w:pPr>
            <w:ins w:id="3184" w:author="L" w:date="2026-05-22T20:39:51Z">
              <w:r>
                <w:rPr>
                  <w:rFonts w:hint="eastAsia" w:ascii="Times New Roman" w:hAnsi="Times New Roman"/>
                  <w:vertAlign w:val="baseline"/>
                  <w:lang w:val="en-US" w:eastAsia="zh-CN"/>
                </w:rPr>
                <w:t>A2</w:t>
              </w:r>
            </w:ins>
          </w:p>
        </w:tc>
        <w:tc>
          <w:tcPr>
            <w:tcW w:w="489" w:type="pct"/>
            <w:noWrap w:val="0"/>
            <w:vAlign w:val="top"/>
          </w:tcPr>
          <w:p w14:paraId="7124BCD9">
            <w:pPr>
              <w:jc w:val="center"/>
              <w:rPr>
                <w:ins w:id="3185" w:author="L" w:date="2026-05-22T20:39:51Z"/>
                <w:rFonts w:hint="default" w:ascii="Times New Roman" w:hAnsi="Times New Roman"/>
                <w:vertAlign w:val="baseline"/>
                <w:lang w:val="en-US" w:eastAsia="zh-CN"/>
              </w:rPr>
            </w:pPr>
            <w:ins w:id="3186" w:author="L" w:date="2026-05-22T20:39:51Z">
              <w:r>
                <w:rPr>
                  <w:rFonts w:hint="eastAsia" w:ascii="Times New Roman" w:hAnsi="Times New Roman"/>
                  <w:vertAlign w:val="baseline"/>
                  <w:lang w:val="en-US" w:eastAsia="zh-CN"/>
                </w:rPr>
                <w:t>A3</w:t>
              </w:r>
            </w:ins>
          </w:p>
        </w:tc>
        <w:tc>
          <w:tcPr>
            <w:tcW w:w="489" w:type="pct"/>
            <w:noWrap w:val="0"/>
            <w:vAlign w:val="top"/>
          </w:tcPr>
          <w:p w14:paraId="3B369910">
            <w:pPr>
              <w:jc w:val="center"/>
              <w:rPr>
                <w:ins w:id="3187" w:author="L" w:date="2026-05-22T20:39:51Z"/>
                <w:rFonts w:hint="default" w:ascii="Times New Roman" w:hAnsi="Times New Roman"/>
                <w:vertAlign w:val="baseline"/>
                <w:lang w:val="en-US" w:eastAsia="zh-CN"/>
              </w:rPr>
            </w:pPr>
            <w:ins w:id="3188" w:author="L" w:date="2026-05-22T20:39:51Z">
              <w:r>
                <w:rPr>
                  <w:rFonts w:hint="eastAsia" w:ascii="Times New Roman" w:hAnsi="Times New Roman"/>
                  <w:vertAlign w:val="baseline"/>
                  <w:lang w:val="en-US" w:eastAsia="zh-CN"/>
                </w:rPr>
                <w:t>A4</w:t>
              </w:r>
            </w:ins>
          </w:p>
        </w:tc>
        <w:tc>
          <w:tcPr>
            <w:tcW w:w="489" w:type="pct"/>
            <w:noWrap w:val="0"/>
            <w:vAlign w:val="top"/>
          </w:tcPr>
          <w:p w14:paraId="283FAA61">
            <w:pPr>
              <w:jc w:val="center"/>
              <w:rPr>
                <w:ins w:id="3189" w:author="L" w:date="2026-05-22T20:39:51Z"/>
                <w:rFonts w:hint="default" w:ascii="Times New Roman" w:hAnsi="Times New Roman"/>
                <w:vertAlign w:val="baseline"/>
                <w:lang w:val="en-US" w:eastAsia="zh-CN"/>
              </w:rPr>
            </w:pPr>
            <w:ins w:id="3190" w:author="L" w:date="2026-05-22T20:39:51Z">
              <w:r>
                <w:rPr>
                  <w:rFonts w:hint="eastAsia" w:ascii="Times New Roman" w:hAnsi="Times New Roman"/>
                  <w:vertAlign w:val="baseline"/>
                  <w:lang w:val="en-US" w:eastAsia="zh-CN"/>
                </w:rPr>
                <w:t>A5</w:t>
              </w:r>
            </w:ins>
          </w:p>
        </w:tc>
        <w:tc>
          <w:tcPr>
            <w:tcW w:w="489" w:type="pct"/>
            <w:noWrap w:val="0"/>
            <w:vAlign w:val="top"/>
          </w:tcPr>
          <w:p w14:paraId="0F599773">
            <w:pPr>
              <w:jc w:val="center"/>
              <w:rPr>
                <w:ins w:id="3191" w:author="L" w:date="2026-05-22T20:39:51Z"/>
                <w:rFonts w:hint="default" w:ascii="Times New Roman" w:hAnsi="Times New Roman"/>
                <w:vertAlign w:val="baseline"/>
                <w:lang w:val="en-US" w:eastAsia="zh-CN"/>
              </w:rPr>
            </w:pPr>
            <w:ins w:id="3192" w:author="L" w:date="2026-05-22T20:39:51Z">
              <w:r>
                <w:rPr>
                  <w:rFonts w:hint="eastAsia" w:ascii="Times New Roman" w:hAnsi="Times New Roman"/>
                  <w:vertAlign w:val="baseline"/>
                  <w:lang w:val="en-US" w:eastAsia="zh-CN"/>
                </w:rPr>
                <w:t>A6</w:t>
              </w:r>
            </w:ins>
          </w:p>
        </w:tc>
        <w:tc>
          <w:tcPr>
            <w:tcW w:w="489" w:type="pct"/>
            <w:noWrap w:val="0"/>
            <w:vAlign w:val="top"/>
          </w:tcPr>
          <w:p w14:paraId="07C9A6EF">
            <w:pPr>
              <w:jc w:val="center"/>
              <w:rPr>
                <w:ins w:id="3193" w:author="L" w:date="2026-05-22T20:39:51Z"/>
                <w:rFonts w:hint="default" w:ascii="Times New Roman" w:hAnsi="Times New Roman"/>
                <w:vertAlign w:val="baseline"/>
                <w:lang w:val="en-US" w:eastAsia="zh-CN"/>
              </w:rPr>
            </w:pPr>
            <w:ins w:id="3194" w:author="L" w:date="2026-05-22T20:39:51Z">
              <w:r>
                <w:rPr>
                  <w:rFonts w:hint="eastAsia" w:ascii="Times New Roman" w:hAnsi="Times New Roman"/>
                  <w:vertAlign w:val="baseline"/>
                  <w:lang w:val="en-US" w:eastAsia="zh-CN"/>
                </w:rPr>
                <w:t>A7</w:t>
              </w:r>
            </w:ins>
          </w:p>
        </w:tc>
        <w:tc>
          <w:tcPr>
            <w:tcW w:w="525" w:type="pct"/>
            <w:noWrap w:val="0"/>
            <w:vAlign w:val="top"/>
          </w:tcPr>
          <w:p w14:paraId="5D1814B0">
            <w:pPr>
              <w:jc w:val="center"/>
              <w:rPr>
                <w:ins w:id="3195" w:author="L" w:date="2026-05-22T20:39:51Z"/>
                <w:rFonts w:hint="default" w:ascii="Times New Roman" w:hAnsi="Times New Roman"/>
                <w:vertAlign w:val="baseline"/>
                <w:lang w:val="en-US" w:eastAsia="zh-CN"/>
              </w:rPr>
            </w:pPr>
            <w:ins w:id="3196" w:author="L" w:date="2026-05-22T20:39:51Z">
              <w:r>
                <w:rPr>
                  <w:rFonts w:hint="eastAsia" w:ascii="Times New Roman" w:hAnsi="Times New Roman"/>
                  <w:vertAlign w:val="baseline"/>
                  <w:lang w:val="en-US" w:eastAsia="zh-CN"/>
                </w:rPr>
                <w:t>A8</w:t>
              </w:r>
            </w:ins>
          </w:p>
        </w:tc>
        <w:tc>
          <w:tcPr>
            <w:tcW w:w="412" w:type="pct"/>
            <w:noWrap w:val="0"/>
            <w:vAlign w:val="top"/>
          </w:tcPr>
          <w:p w14:paraId="15BDE381">
            <w:pPr>
              <w:jc w:val="center"/>
              <w:rPr>
                <w:ins w:id="3197" w:author="L" w:date="2026-05-22T20:39:51Z"/>
                <w:rFonts w:hint="default" w:ascii="Times New Roman" w:hAnsi="Times New Roman"/>
                <w:vertAlign w:val="baseline"/>
                <w:lang w:val="en-US" w:eastAsia="zh-CN"/>
              </w:rPr>
            </w:pPr>
            <w:ins w:id="3198" w:author="L" w:date="2026-05-22T20:39:51Z">
              <w:r>
                <w:rPr>
                  <w:rFonts w:hint="eastAsia" w:ascii="Times New Roman" w:hAnsi="Times New Roman"/>
                  <w:vertAlign w:val="baseline"/>
                  <w:lang w:val="en-US" w:eastAsia="zh-CN"/>
                </w:rPr>
                <w:t>A9</w:t>
              </w:r>
            </w:ins>
          </w:p>
        </w:tc>
      </w:tr>
      <w:tr w14:paraId="749E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99" w:author="L" w:date="2026-05-22T20:39:51Z"/>
        </w:trPr>
        <w:tc>
          <w:tcPr>
            <w:tcW w:w="639" w:type="pct"/>
            <w:noWrap w:val="0"/>
            <w:vAlign w:val="top"/>
          </w:tcPr>
          <w:p w14:paraId="762335E5">
            <w:pPr>
              <w:jc w:val="center"/>
              <w:rPr>
                <w:ins w:id="3200" w:author="L" w:date="2026-05-22T20:39:51Z"/>
                <w:rFonts w:hint="default" w:ascii="Times New Roman" w:hAnsi="Times New Roman"/>
                <w:vertAlign w:val="baseline"/>
                <w:lang w:val="en-US" w:eastAsia="zh-CN"/>
              </w:rPr>
            </w:pPr>
            <w:ins w:id="3201" w:author="L" w:date="2026-05-22T20:39:51Z">
              <w:r>
                <w:rPr>
                  <w:rFonts w:hint="eastAsia" w:ascii="Times New Roman" w:hAnsi="Times New Roman"/>
                  <w:vertAlign w:val="baseline"/>
                  <w:lang w:val="en-US" w:eastAsia="zh-CN"/>
                </w:rPr>
                <w:t>名称</w:t>
              </w:r>
            </w:ins>
          </w:p>
        </w:tc>
        <w:tc>
          <w:tcPr>
            <w:tcW w:w="489" w:type="pct"/>
            <w:noWrap w:val="0"/>
            <w:vAlign w:val="top"/>
          </w:tcPr>
          <w:p w14:paraId="7A7F9800">
            <w:pPr>
              <w:jc w:val="center"/>
              <w:rPr>
                <w:ins w:id="3202" w:author="L" w:date="2026-05-22T20:39:51Z"/>
                <w:rFonts w:hint="default" w:ascii="Times New Roman" w:hAnsi="Times New Roman"/>
                <w:vertAlign w:val="baseline"/>
                <w:lang w:val="en-US" w:eastAsia="zh-CN"/>
              </w:rPr>
            </w:pPr>
            <w:ins w:id="3203" w:author="L" w:date="2026-05-22T20:39:51Z">
              <w:r>
                <w:rPr>
                  <w:rFonts w:hint="eastAsia" w:ascii="Times New Roman" w:hAnsi="Times New Roman"/>
                  <w:vertAlign w:val="baseline"/>
                  <w:lang w:val="en-US" w:eastAsia="zh-CN"/>
                </w:rPr>
                <w:t>GND</w:t>
              </w:r>
            </w:ins>
          </w:p>
        </w:tc>
        <w:tc>
          <w:tcPr>
            <w:tcW w:w="483" w:type="pct"/>
            <w:noWrap w:val="0"/>
            <w:vAlign w:val="top"/>
          </w:tcPr>
          <w:p w14:paraId="43046F47">
            <w:pPr>
              <w:jc w:val="center"/>
              <w:rPr>
                <w:ins w:id="3204" w:author="L" w:date="2026-05-22T20:39:51Z"/>
                <w:rFonts w:hint="default" w:ascii="Times New Roman" w:hAnsi="Times New Roman"/>
                <w:vertAlign w:val="baseline"/>
                <w:lang w:val="en-US" w:eastAsia="zh-CN"/>
              </w:rPr>
            </w:pPr>
            <w:ins w:id="3205" w:author="L" w:date="2026-05-22T20:39:51Z">
              <w:r>
                <w:rPr>
                  <w:rFonts w:hint="eastAsia" w:ascii="Times New Roman" w:hAnsi="Times New Roman"/>
                  <w:vertAlign w:val="baseline"/>
                  <w:lang w:val="en-US" w:eastAsia="zh-CN"/>
                </w:rPr>
                <w:t>GND</w:t>
              </w:r>
            </w:ins>
          </w:p>
        </w:tc>
        <w:tc>
          <w:tcPr>
            <w:tcW w:w="489" w:type="pct"/>
            <w:noWrap w:val="0"/>
            <w:vAlign w:val="top"/>
          </w:tcPr>
          <w:p w14:paraId="5712BD2D">
            <w:pPr>
              <w:jc w:val="center"/>
              <w:rPr>
                <w:ins w:id="3206" w:author="L" w:date="2026-05-22T20:39:51Z"/>
                <w:rFonts w:hint="default" w:ascii="Times New Roman" w:hAnsi="Times New Roman"/>
                <w:vertAlign w:val="baseline"/>
                <w:lang w:val="en-US" w:eastAsia="zh-CN"/>
              </w:rPr>
            </w:pPr>
            <w:ins w:id="3207" w:author="L" w:date="2026-05-22T20:39:51Z">
              <w:r>
                <w:rPr>
                  <w:rFonts w:hint="eastAsia" w:ascii="Times New Roman" w:hAnsi="Times New Roman"/>
                  <w:vertAlign w:val="baseline"/>
                  <w:lang w:val="en-US" w:eastAsia="zh-CN"/>
                </w:rPr>
                <w:t>GND</w:t>
              </w:r>
            </w:ins>
          </w:p>
        </w:tc>
        <w:tc>
          <w:tcPr>
            <w:tcW w:w="489" w:type="pct"/>
            <w:noWrap w:val="0"/>
            <w:vAlign w:val="top"/>
          </w:tcPr>
          <w:p w14:paraId="4CF5CC4F">
            <w:pPr>
              <w:jc w:val="center"/>
              <w:rPr>
                <w:ins w:id="3208" w:author="L" w:date="2026-05-22T20:39:51Z"/>
                <w:rFonts w:hint="default" w:ascii="Times New Roman" w:hAnsi="Times New Roman"/>
                <w:vertAlign w:val="baseline"/>
                <w:lang w:val="en-US" w:eastAsia="zh-CN"/>
              </w:rPr>
            </w:pPr>
            <w:ins w:id="3209" w:author="L" w:date="2026-05-22T20:39:51Z">
              <w:r>
                <w:rPr>
                  <w:rFonts w:hint="eastAsia" w:ascii="Times New Roman" w:hAnsi="Times New Roman"/>
                  <w:vertAlign w:val="baseline"/>
                  <w:lang w:val="en-US" w:eastAsia="zh-CN"/>
                </w:rPr>
                <w:t>GND</w:t>
              </w:r>
            </w:ins>
          </w:p>
        </w:tc>
        <w:tc>
          <w:tcPr>
            <w:tcW w:w="489" w:type="pct"/>
            <w:noWrap w:val="0"/>
            <w:vAlign w:val="top"/>
          </w:tcPr>
          <w:p w14:paraId="2900D802">
            <w:pPr>
              <w:jc w:val="center"/>
              <w:rPr>
                <w:ins w:id="3210" w:author="L" w:date="2026-05-22T20:39:51Z"/>
                <w:rFonts w:hint="default" w:ascii="Times New Roman" w:hAnsi="Times New Roman"/>
                <w:vertAlign w:val="baseline"/>
                <w:lang w:val="en-US" w:eastAsia="zh-CN"/>
              </w:rPr>
            </w:pPr>
            <w:ins w:id="3211" w:author="L" w:date="2026-05-22T20:39:51Z">
              <w:r>
                <w:rPr>
                  <w:rFonts w:hint="eastAsia" w:ascii="Times New Roman" w:hAnsi="Times New Roman"/>
                  <w:vertAlign w:val="baseline"/>
                  <w:lang w:val="en-US" w:eastAsia="zh-CN"/>
                </w:rPr>
                <w:t>GND</w:t>
              </w:r>
            </w:ins>
          </w:p>
        </w:tc>
        <w:tc>
          <w:tcPr>
            <w:tcW w:w="489" w:type="pct"/>
            <w:noWrap w:val="0"/>
            <w:vAlign w:val="top"/>
          </w:tcPr>
          <w:p w14:paraId="7BD3201B">
            <w:pPr>
              <w:jc w:val="center"/>
              <w:rPr>
                <w:ins w:id="3212" w:author="L" w:date="2026-05-22T20:39:51Z"/>
                <w:rFonts w:hint="default" w:ascii="Times New Roman" w:hAnsi="Times New Roman"/>
                <w:vertAlign w:val="baseline"/>
                <w:lang w:val="en-US" w:eastAsia="zh-CN"/>
              </w:rPr>
            </w:pPr>
            <w:ins w:id="3213" w:author="L" w:date="2026-05-22T20:39:51Z">
              <w:r>
                <w:rPr>
                  <w:rFonts w:hint="eastAsia" w:ascii="Times New Roman" w:hAnsi="Times New Roman"/>
                  <w:vertAlign w:val="baseline"/>
                  <w:lang w:val="en-US" w:eastAsia="zh-CN"/>
                </w:rPr>
                <w:t>GND</w:t>
              </w:r>
            </w:ins>
          </w:p>
        </w:tc>
        <w:tc>
          <w:tcPr>
            <w:tcW w:w="489" w:type="pct"/>
            <w:noWrap w:val="0"/>
            <w:vAlign w:val="top"/>
          </w:tcPr>
          <w:p w14:paraId="4BEC0084">
            <w:pPr>
              <w:jc w:val="center"/>
              <w:rPr>
                <w:ins w:id="3214" w:author="L" w:date="2026-05-22T20:39:51Z"/>
                <w:rFonts w:hint="default" w:ascii="Times New Roman" w:hAnsi="Times New Roman"/>
                <w:vertAlign w:val="baseline"/>
                <w:lang w:val="en-US" w:eastAsia="zh-CN"/>
              </w:rPr>
            </w:pPr>
            <w:ins w:id="3215" w:author="L" w:date="2026-05-22T20:39:51Z">
              <w:r>
                <w:rPr>
                  <w:rFonts w:hint="eastAsia" w:ascii="Times New Roman" w:hAnsi="Times New Roman"/>
                  <w:vertAlign w:val="baseline"/>
                  <w:lang w:val="en-US" w:eastAsia="zh-CN"/>
                </w:rPr>
                <w:t>GND</w:t>
              </w:r>
            </w:ins>
          </w:p>
        </w:tc>
        <w:tc>
          <w:tcPr>
            <w:tcW w:w="525" w:type="pct"/>
            <w:noWrap w:val="0"/>
            <w:vAlign w:val="top"/>
          </w:tcPr>
          <w:p w14:paraId="3D541D12">
            <w:pPr>
              <w:jc w:val="center"/>
              <w:rPr>
                <w:ins w:id="3216" w:author="L" w:date="2026-05-22T20:39:51Z"/>
                <w:rFonts w:hint="default" w:ascii="Times New Roman" w:hAnsi="Times New Roman"/>
                <w:vertAlign w:val="baseline"/>
                <w:lang w:val="en-US" w:eastAsia="zh-CN"/>
              </w:rPr>
            </w:pPr>
            <w:ins w:id="3217" w:author="L" w:date="2026-05-22T20:39:51Z">
              <w:r>
                <w:rPr>
                  <w:rFonts w:hint="eastAsia" w:ascii="Times New Roman" w:hAnsi="Times New Roman"/>
                  <w:vertAlign w:val="baseline"/>
                  <w:lang w:val="en-US" w:eastAsia="zh-CN"/>
                </w:rPr>
                <w:t>GND</w:t>
              </w:r>
            </w:ins>
          </w:p>
        </w:tc>
        <w:tc>
          <w:tcPr>
            <w:tcW w:w="412" w:type="pct"/>
            <w:noWrap w:val="0"/>
            <w:vAlign w:val="top"/>
          </w:tcPr>
          <w:p w14:paraId="46DABA2E">
            <w:pPr>
              <w:jc w:val="center"/>
              <w:rPr>
                <w:ins w:id="3218" w:author="L" w:date="2026-05-22T20:39:51Z"/>
                <w:rFonts w:hint="default" w:ascii="Times New Roman" w:hAnsi="Times New Roman"/>
                <w:vertAlign w:val="baseline"/>
                <w:lang w:val="en-US" w:eastAsia="zh-CN"/>
              </w:rPr>
            </w:pPr>
            <w:ins w:id="3219" w:author="L" w:date="2026-05-22T20:39:51Z">
              <w:r>
                <w:rPr>
                  <w:rFonts w:hint="eastAsia" w:ascii="Times New Roman" w:hAnsi="Times New Roman"/>
                  <w:vertAlign w:val="baseline"/>
                  <w:lang w:val="en-US" w:eastAsia="zh-CN"/>
                </w:rPr>
                <w:t>PE</w:t>
              </w:r>
            </w:ins>
          </w:p>
        </w:tc>
      </w:tr>
    </w:tbl>
    <w:p w14:paraId="1FC59522">
      <w:pPr>
        <w:rPr>
          <w:rFonts w:hint="default"/>
          <w:lang w:val="en-US" w:eastAsia="zh-CN"/>
        </w:rPr>
      </w:pPr>
    </w:p>
    <w:p w14:paraId="762C51A7">
      <w:pPr>
        <w:rPr>
          <w:ins w:id="3220" w:author="L" w:date="2026-06-30T11:18:11Z"/>
          <w:rFonts w:hint="default"/>
          <w:lang w:val="en-US" w:eastAsia="zh-CN"/>
        </w:rPr>
      </w:pPr>
      <w:ins w:id="3221" w:author="L" w:date="2026-06-30T11:18:11Z">
        <w:r>
          <w:rPr>
            <w:rFonts w:hint="eastAsia" w:ascii="Times New Roman" w:hAnsi="Times New Roman" w:eastAsia="宋体" w:cs="宋体"/>
            <w:b w:val="0"/>
            <w:bCs w:val="0"/>
            <w:iCs/>
            <w:color w:val="FF0000"/>
            <w:kern w:val="2"/>
            <w:sz w:val="24"/>
            <w:szCs w:val="24"/>
            <w:lang w:val="en-US" w:eastAsia="zh-CN" w:bidi="ar-SA"/>
          </w:rPr>
          <w:t>注意：</w:t>
        </w:r>
      </w:ins>
      <w:ins w:id="3222" w:author="L" w:date="2026-06-30T11:21:48Z">
        <w:r>
          <w:rPr>
            <w:rFonts w:hint="eastAsia" w:ascii="Times New Roman" w:hAnsi="Times New Roman" w:eastAsia="宋体" w:cs="宋体"/>
            <w:b w:val="0"/>
            <w:bCs w:val="0"/>
            <w:iCs/>
            <w:color w:val="FF0000"/>
            <w:kern w:val="2"/>
            <w:sz w:val="24"/>
            <w:szCs w:val="24"/>
            <w:lang w:val="en-US" w:eastAsia="zh-CN" w:bidi="ar-SA"/>
          </w:rPr>
          <w:t>采用 24V DC 直流电源供电</w:t>
        </w:r>
      </w:ins>
      <w:ins w:id="3223" w:author="L" w:date="2026-06-30T11:18:11Z">
        <w:r>
          <w:rPr>
            <w:rFonts w:hint="eastAsia" w:ascii="Times New Roman" w:hAnsi="Times New Roman" w:eastAsia="宋体" w:cs="宋体"/>
            <w:b w:val="0"/>
            <w:bCs w:val="0"/>
            <w:iCs/>
            <w:color w:val="FF0000"/>
            <w:kern w:val="2"/>
            <w:sz w:val="24"/>
            <w:szCs w:val="24"/>
            <w:lang w:val="en-US" w:eastAsia="zh-CN" w:bidi="ar-SA"/>
          </w:rPr>
          <w:t>。</w:t>
        </w:r>
      </w:ins>
    </w:p>
    <w:p w14:paraId="4644ADA9">
      <w:pPr>
        <w:rPr>
          <w:rFonts w:hint="default"/>
          <w:lang w:val="en-US" w:eastAsia="zh-CN"/>
        </w:rPr>
      </w:pPr>
    </w:p>
    <w:p w14:paraId="068BA76A">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79" w:name="_Toc30598"/>
      <w:bookmarkStart w:id="80" w:name="_Toc23396"/>
      <w:bookmarkStart w:id="81" w:name="_Toc32511"/>
      <w:bookmarkStart w:id="82" w:name="_Toc30917"/>
      <w:r>
        <w:rPr>
          <w:rFonts w:hint="eastAsia" w:ascii="Times New Roman" w:hAnsi="Times New Roman" w:cstheme="minorBidi"/>
          <w:b/>
          <w:bCs/>
          <w:kern w:val="2"/>
          <w:sz w:val="28"/>
          <w:szCs w:val="28"/>
          <w:lang w:val="en-US" w:eastAsia="zh-CN" w:bidi="ar-SA"/>
        </w:rPr>
        <w:t>2.3.</w:t>
      </w:r>
      <w:ins w:id="3224" w:author="L" w:date="2026-08-31T15:21:35Z">
        <w:r>
          <w:rPr>
            <w:rFonts w:hint="eastAsia" w:ascii="Times New Roman" w:hAnsi="Times New Roman" w:cstheme="minorBidi"/>
            <w:b/>
            <w:bCs/>
            <w:kern w:val="2"/>
            <w:sz w:val="28"/>
            <w:szCs w:val="28"/>
            <w:lang w:val="en-US" w:eastAsia="zh-CN" w:bidi="ar-SA"/>
          </w:rPr>
          <w:t>6</w:t>
        </w:r>
      </w:ins>
      <w:del w:id="3225" w:author="L" w:date="2026-08-31T15:21:34Z">
        <w:r>
          <w:rPr>
            <w:rFonts w:hint="eastAsia" w:ascii="Times New Roman" w:hAnsi="Times New Roman" w:cstheme="minorBidi"/>
            <w:b/>
            <w:bCs/>
            <w:kern w:val="2"/>
            <w:sz w:val="28"/>
            <w:szCs w:val="28"/>
            <w:lang w:val="en-US" w:eastAsia="zh-CN" w:bidi="ar-SA"/>
          </w:rPr>
          <w:delText>5</w:delText>
        </w:r>
      </w:del>
      <w:r>
        <w:rPr>
          <w:rFonts w:hint="eastAsia" w:ascii="Times New Roman" w:hAnsi="Times New Roman" w:cstheme="minorBidi"/>
          <w:b/>
          <w:bCs/>
          <w:kern w:val="2"/>
          <w:sz w:val="28"/>
          <w:szCs w:val="28"/>
          <w:lang w:val="en-US" w:eastAsia="zh-CN" w:bidi="ar-SA"/>
        </w:rPr>
        <w:t xml:space="preserve"> AI模块</w:t>
      </w:r>
      <w:bookmarkEnd w:id="79"/>
      <w:bookmarkEnd w:id="80"/>
      <w:bookmarkEnd w:id="81"/>
      <w:bookmarkEnd w:id="82"/>
    </w:p>
    <w:p w14:paraId="296DA4C2">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7E64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26" w:author="L" w:date="2026-05-22T20:40:14Z"/>
        </w:trPr>
        <w:tc>
          <w:tcPr>
            <w:tcW w:w="5000" w:type="pct"/>
            <w:gridSpan w:val="10"/>
            <w:tcBorders>
              <w:top w:val="single" w:color="auto" w:sz="4" w:space="0"/>
            </w:tcBorders>
            <w:noWrap w:val="0"/>
            <w:vAlign w:val="top"/>
          </w:tcPr>
          <w:p w14:paraId="77A57453">
            <w:pPr>
              <w:jc w:val="center"/>
              <w:rPr>
                <w:ins w:id="3227" w:author="L" w:date="2026-05-22T20:40:14Z"/>
                <w:rFonts w:hint="default" w:ascii="Times New Roman" w:hAnsi="Times New Roman"/>
                <w:vertAlign w:val="baseline"/>
                <w:lang w:val="en-US" w:eastAsia="zh-CN"/>
              </w:rPr>
            </w:pPr>
            <w:ins w:id="3228" w:author="L" w:date="2026-05-22T20:40:14Z">
              <w:r>
                <w:rPr>
                  <w:rFonts w:hint="eastAsia" w:ascii="Times New Roman" w:hAnsi="Times New Roman"/>
                  <w:vertAlign w:val="baseline"/>
                  <w:lang w:val="en-US" w:eastAsia="zh-CN"/>
                </w:rPr>
                <w:t>N3081/N3083模块</w:t>
              </w:r>
            </w:ins>
            <w:ins w:id="3229" w:author="LKY" w:date="2026-06-04T18:47:27Z">
              <w:r>
                <w:rPr>
                  <w:rFonts w:hint="eastAsia" w:ascii="Times New Roman" w:hAnsi="Times New Roman"/>
                  <w:vertAlign w:val="baseline"/>
                  <w:lang w:val="en-US" w:eastAsia="zh-CN"/>
                </w:rPr>
                <w:t>（</w:t>
              </w:r>
            </w:ins>
            <w:ins w:id="3230" w:author="L" w:date="2026-06-15T15:39:26Z">
              <w:r>
                <w:rPr>
                  <w:rFonts w:hint="eastAsia" w:ascii="Times New Roman" w:hAnsi="Times New Roman"/>
                  <w:vertAlign w:val="baseline"/>
                  <w:lang w:val="en-US" w:eastAsia="zh-CN"/>
                </w:rPr>
                <w:t>±</w:t>
              </w:r>
            </w:ins>
            <w:ins w:id="3231" w:author="L" w:date="2026-06-15T15:39:30Z">
              <w:r>
                <w:rPr>
                  <w:rFonts w:hint="eastAsia" w:ascii="Times New Roman" w:hAnsi="Times New Roman"/>
                  <w:vertAlign w:val="baseline"/>
                  <w:lang w:val="en-US" w:eastAsia="zh-CN"/>
                </w:rPr>
                <w:t>0.1</w:t>
              </w:r>
            </w:ins>
            <w:ins w:id="3232" w:author="LKY" w:date="2026-06-04T18:48:03Z">
              <w:r>
                <w:rPr>
                  <w:rFonts w:hint="eastAsia" w:ascii="Times New Roman" w:hAnsi="Times New Roman"/>
                  <w:vertAlign w:val="baseline"/>
                  <w:lang w:val="en-US" w:eastAsia="zh-CN"/>
                </w:rPr>
                <w:t>误差</w:t>
              </w:r>
            </w:ins>
            <w:ins w:id="3233" w:author="LKY" w:date="2026-06-04T18:47:28Z">
              <w:r>
                <w:rPr>
                  <w:rFonts w:hint="eastAsia" w:ascii="Times New Roman" w:hAnsi="Times New Roman"/>
                  <w:vertAlign w:val="baseline"/>
                  <w:lang w:val="en-US" w:eastAsia="zh-CN"/>
                </w:rPr>
                <w:t>）</w:t>
              </w:r>
            </w:ins>
          </w:p>
        </w:tc>
      </w:tr>
      <w:tr w14:paraId="6DC1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34" w:author="L" w:date="2026-05-22T20:40:14Z"/>
        </w:trPr>
        <w:tc>
          <w:tcPr>
            <w:tcW w:w="639" w:type="pct"/>
            <w:tcBorders>
              <w:top w:val="single" w:color="auto" w:sz="4" w:space="0"/>
            </w:tcBorders>
            <w:noWrap w:val="0"/>
            <w:vAlign w:val="top"/>
          </w:tcPr>
          <w:p w14:paraId="11FAB3BE">
            <w:pPr>
              <w:jc w:val="center"/>
              <w:rPr>
                <w:ins w:id="3235" w:author="L" w:date="2026-05-22T20:40:14Z"/>
                <w:rFonts w:hint="default" w:ascii="Times New Roman" w:hAnsi="Times New Roman"/>
                <w:vertAlign w:val="baseline"/>
                <w:lang w:val="en-US" w:eastAsia="zh-CN"/>
              </w:rPr>
            </w:pPr>
            <w:ins w:id="3236" w:author="L" w:date="2026-05-22T20:40:14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B9C25BC">
            <w:pPr>
              <w:jc w:val="center"/>
              <w:rPr>
                <w:ins w:id="3237" w:author="L" w:date="2026-05-22T20:40:14Z"/>
                <w:rFonts w:hint="default" w:ascii="Times New Roman" w:hAnsi="Times New Roman" w:eastAsiaTheme="minorEastAsia" w:cstheme="minorBidi"/>
                <w:kern w:val="2"/>
                <w:sz w:val="21"/>
                <w:szCs w:val="24"/>
                <w:vertAlign w:val="baseline"/>
                <w:lang w:val="en-US" w:eastAsia="zh-CN" w:bidi="ar-SA"/>
              </w:rPr>
            </w:pPr>
            <w:ins w:id="3238" w:author="L" w:date="2026-05-22T20:40:14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E20F9E4">
            <w:pPr>
              <w:jc w:val="center"/>
              <w:rPr>
                <w:ins w:id="3239" w:author="L" w:date="2026-05-22T20:40:14Z"/>
                <w:rFonts w:hint="default" w:ascii="Times New Roman" w:hAnsi="Times New Roman" w:eastAsiaTheme="minorEastAsia" w:cstheme="minorBidi"/>
                <w:kern w:val="2"/>
                <w:sz w:val="21"/>
                <w:szCs w:val="24"/>
                <w:vertAlign w:val="baseline"/>
                <w:lang w:val="en-US" w:eastAsia="zh-CN" w:bidi="ar-SA"/>
              </w:rPr>
            </w:pPr>
            <w:ins w:id="3240" w:author="L" w:date="2026-05-22T20:40:14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5ACAC23C">
            <w:pPr>
              <w:jc w:val="center"/>
              <w:rPr>
                <w:ins w:id="3241" w:author="L" w:date="2026-05-22T20:40:14Z"/>
                <w:rFonts w:hint="default" w:ascii="Times New Roman" w:hAnsi="Times New Roman" w:eastAsiaTheme="minorEastAsia" w:cstheme="minorBidi"/>
                <w:kern w:val="2"/>
                <w:sz w:val="21"/>
                <w:szCs w:val="24"/>
                <w:vertAlign w:val="baseline"/>
                <w:lang w:val="en-US" w:eastAsia="zh-CN" w:bidi="ar-SA"/>
              </w:rPr>
            </w:pPr>
            <w:ins w:id="3242" w:author="L" w:date="2026-05-22T20:40:14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3BB9ECC">
            <w:pPr>
              <w:jc w:val="center"/>
              <w:rPr>
                <w:ins w:id="3243" w:author="L" w:date="2026-05-22T20:40:14Z"/>
                <w:rFonts w:hint="default" w:ascii="Times New Roman" w:hAnsi="Times New Roman" w:eastAsiaTheme="minorEastAsia" w:cstheme="minorBidi"/>
                <w:kern w:val="2"/>
                <w:sz w:val="21"/>
                <w:szCs w:val="24"/>
                <w:vertAlign w:val="baseline"/>
                <w:lang w:val="en-US" w:eastAsia="zh-CN" w:bidi="ar-SA"/>
              </w:rPr>
            </w:pPr>
            <w:ins w:id="3244" w:author="L" w:date="2026-05-22T20:40:14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25161271">
            <w:pPr>
              <w:jc w:val="center"/>
              <w:rPr>
                <w:ins w:id="3245" w:author="L" w:date="2026-05-22T20:40:14Z"/>
                <w:rFonts w:hint="default" w:ascii="Times New Roman" w:hAnsi="Times New Roman" w:eastAsiaTheme="minorEastAsia" w:cstheme="minorBidi"/>
                <w:kern w:val="2"/>
                <w:sz w:val="21"/>
                <w:szCs w:val="24"/>
                <w:vertAlign w:val="baseline"/>
                <w:lang w:val="en-US" w:eastAsia="zh-CN" w:bidi="ar-SA"/>
              </w:rPr>
            </w:pPr>
            <w:ins w:id="3246" w:author="L" w:date="2026-05-22T20:40:14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6EE59821">
            <w:pPr>
              <w:jc w:val="center"/>
              <w:rPr>
                <w:ins w:id="3247" w:author="L" w:date="2026-05-22T20:40:14Z"/>
                <w:rFonts w:hint="default" w:ascii="Times New Roman" w:hAnsi="Times New Roman" w:eastAsiaTheme="minorEastAsia" w:cstheme="minorBidi"/>
                <w:kern w:val="2"/>
                <w:sz w:val="21"/>
                <w:szCs w:val="24"/>
                <w:vertAlign w:val="baseline"/>
                <w:lang w:val="en-US" w:eastAsia="zh-CN" w:bidi="ar-SA"/>
              </w:rPr>
            </w:pPr>
            <w:ins w:id="3248" w:author="L" w:date="2026-05-22T20:40:14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6E7DB3B0">
            <w:pPr>
              <w:jc w:val="center"/>
              <w:rPr>
                <w:ins w:id="3249" w:author="L" w:date="2026-05-22T20:40:14Z"/>
                <w:rFonts w:hint="default" w:ascii="Times New Roman" w:hAnsi="Times New Roman"/>
                <w:vertAlign w:val="baseline"/>
                <w:lang w:val="en-US" w:eastAsia="zh-CN"/>
              </w:rPr>
            </w:pPr>
            <w:ins w:id="3250" w:author="L" w:date="2026-05-22T20:40:14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460EF945">
            <w:pPr>
              <w:jc w:val="center"/>
              <w:rPr>
                <w:ins w:id="3251" w:author="L" w:date="2026-05-22T20:40:14Z"/>
                <w:rFonts w:hint="default" w:ascii="Times New Roman" w:hAnsi="Times New Roman"/>
                <w:vertAlign w:val="baseline"/>
                <w:lang w:val="en-US" w:eastAsia="zh-CN"/>
              </w:rPr>
            </w:pPr>
            <w:ins w:id="3252" w:author="L" w:date="2026-05-22T20:40:14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60FA8C7B">
            <w:pPr>
              <w:jc w:val="center"/>
              <w:rPr>
                <w:ins w:id="3253" w:author="L" w:date="2026-05-22T20:40:14Z"/>
                <w:rFonts w:hint="default" w:ascii="Times New Roman" w:hAnsi="Times New Roman"/>
                <w:vertAlign w:val="baseline"/>
                <w:lang w:val="en-US" w:eastAsia="zh-CN"/>
              </w:rPr>
            </w:pPr>
            <w:ins w:id="3254" w:author="L" w:date="2026-05-22T20:40:14Z">
              <w:r>
                <w:rPr>
                  <w:rFonts w:hint="eastAsia" w:ascii="Times New Roman" w:hAnsi="Times New Roman"/>
                  <w:vertAlign w:val="baseline"/>
                  <w:lang w:val="en-US" w:eastAsia="zh-CN"/>
                </w:rPr>
                <w:t>B9</w:t>
              </w:r>
            </w:ins>
          </w:p>
        </w:tc>
      </w:tr>
      <w:tr w14:paraId="609F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55" w:author="L" w:date="2026-05-22T20:40:14Z"/>
        </w:trPr>
        <w:tc>
          <w:tcPr>
            <w:tcW w:w="639" w:type="pct"/>
            <w:noWrap w:val="0"/>
            <w:vAlign w:val="top"/>
          </w:tcPr>
          <w:p w14:paraId="1A84D6C7">
            <w:pPr>
              <w:jc w:val="center"/>
              <w:rPr>
                <w:ins w:id="3256" w:author="L" w:date="2026-05-22T20:40:14Z"/>
                <w:rFonts w:hint="default" w:ascii="Times New Roman" w:hAnsi="Times New Roman"/>
                <w:vertAlign w:val="baseline"/>
                <w:lang w:val="en-US" w:eastAsia="zh-CN"/>
              </w:rPr>
            </w:pPr>
            <w:ins w:id="3257" w:author="L" w:date="2026-05-22T20:40:14Z">
              <w:r>
                <w:rPr>
                  <w:rFonts w:hint="eastAsia" w:ascii="Times New Roman" w:hAnsi="Times New Roman"/>
                  <w:vertAlign w:val="baseline"/>
                  <w:lang w:val="en-US" w:eastAsia="zh-CN"/>
                </w:rPr>
                <w:t>名称</w:t>
              </w:r>
            </w:ins>
          </w:p>
        </w:tc>
        <w:tc>
          <w:tcPr>
            <w:tcW w:w="489" w:type="pct"/>
            <w:noWrap w:val="0"/>
            <w:vAlign w:val="top"/>
          </w:tcPr>
          <w:p w14:paraId="4CB7E72A">
            <w:pPr>
              <w:jc w:val="center"/>
              <w:rPr>
                <w:ins w:id="3258" w:author="L" w:date="2026-05-22T20:40:14Z"/>
                <w:rFonts w:hint="default" w:ascii="Times New Roman" w:hAnsi="Times New Roman"/>
                <w:vertAlign w:val="baseline"/>
                <w:lang w:val="en-US" w:eastAsia="zh-CN"/>
              </w:rPr>
            </w:pPr>
            <w:ins w:id="3259" w:author="L" w:date="2026-05-22T20:40:14Z">
              <w:r>
                <w:rPr>
                  <w:rFonts w:hint="eastAsia" w:ascii="Times New Roman" w:hAnsi="Times New Roman"/>
                  <w:vertAlign w:val="baseline"/>
                  <w:lang w:val="en-US" w:eastAsia="zh-CN"/>
                </w:rPr>
                <w:t>AI1-</w:t>
              </w:r>
            </w:ins>
          </w:p>
        </w:tc>
        <w:tc>
          <w:tcPr>
            <w:tcW w:w="483" w:type="pct"/>
            <w:noWrap w:val="0"/>
            <w:vAlign w:val="top"/>
          </w:tcPr>
          <w:p w14:paraId="4A803B74">
            <w:pPr>
              <w:jc w:val="center"/>
              <w:rPr>
                <w:ins w:id="3260" w:author="L" w:date="2026-05-22T20:40:14Z"/>
                <w:rFonts w:hint="default" w:ascii="Times New Roman" w:hAnsi="Times New Roman"/>
                <w:vertAlign w:val="baseline"/>
                <w:lang w:val="en-US" w:eastAsia="zh-CN"/>
              </w:rPr>
            </w:pPr>
            <w:ins w:id="3261" w:author="L" w:date="2026-05-22T20:40:14Z">
              <w:r>
                <w:rPr>
                  <w:rFonts w:hint="eastAsia" w:ascii="Times New Roman" w:hAnsi="Times New Roman"/>
                  <w:vertAlign w:val="baseline"/>
                  <w:lang w:val="en-US" w:eastAsia="zh-CN"/>
                </w:rPr>
                <w:t>AI2-</w:t>
              </w:r>
            </w:ins>
          </w:p>
        </w:tc>
        <w:tc>
          <w:tcPr>
            <w:tcW w:w="489" w:type="pct"/>
            <w:noWrap w:val="0"/>
            <w:vAlign w:val="top"/>
          </w:tcPr>
          <w:p w14:paraId="42B35BB6">
            <w:pPr>
              <w:jc w:val="center"/>
              <w:rPr>
                <w:ins w:id="3262" w:author="L" w:date="2026-05-22T20:40:14Z"/>
                <w:rFonts w:hint="default" w:ascii="Times New Roman" w:hAnsi="Times New Roman" w:eastAsiaTheme="minorEastAsia" w:cstheme="minorBidi"/>
                <w:kern w:val="2"/>
                <w:sz w:val="21"/>
                <w:szCs w:val="24"/>
                <w:vertAlign w:val="baseline"/>
                <w:lang w:val="en-US" w:eastAsia="zh-CN" w:bidi="ar-SA"/>
              </w:rPr>
            </w:pPr>
            <w:ins w:id="3263" w:author="L" w:date="2026-05-22T20:40:14Z">
              <w:r>
                <w:rPr>
                  <w:rFonts w:hint="eastAsia" w:ascii="Times New Roman" w:hAnsi="Times New Roman"/>
                  <w:vertAlign w:val="baseline"/>
                  <w:lang w:val="en-US" w:eastAsia="zh-CN"/>
                </w:rPr>
                <w:t>AI3-</w:t>
              </w:r>
            </w:ins>
          </w:p>
        </w:tc>
        <w:tc>
          <w:tcPr>
            <w:tcW w:w="489" w:type="pct"/>
            <w:noWrap w:val="0"/>
            <w:vAlign w:val="top"/>
          </w:tcPr>
          <w:p w14:paraId="3E275DCA">
            <w:pPr>
              <w:jc w:val="center"/>
              <w:rPr>
                <w:ins w:id="3264" w:author="L" w:date="2026-05-22T20:40:14Z"/>
                <w:rFonts w:hint="default" w:ascii="Times New Roman" w:hAnsi="Times New Roman" w:eastAsiaTheme="minorEastAsia" w:cstheme="minorBidi"/>
                <w:kern w:val="2"/>
                <w:sz w:val="21"/>
                <w:szCs w:val="24"/>
                <w:vertAlign w:val="baseline"/>
                <w:lang w:val="en-US" w:eastAsia="zh-CN" w:bidi="ar-SA"/>
              </w:rPr>
            </w:pPr>
            <w:ins w:id="3265" w:author="L" w:date="2026-05-22T20:40:14Z">
              <w:r>
                <w:rPr>
                  <w:rFonts w:hint="eastAsia" w:ascii="Times New Roman" w:hAnsi="Times New Roman"/>
                  <w:vertAlign w:val="baseline"/>
                  <w:lang w:val="en-US" w:eastAsia="zh-CN"/>
                </w:rPr>
                <w:t>AI4-</w:t>
              </w:r>
            </w:ins>
          </w:p>
        </w:tc>
        <w:tc>
          <w:tcPr>
            <w:tcW w:w="489" w:type="pct"/>
            <w:noWrap w:val="0"/>
            <w:vAlign w:val="top"/>
          </w:tcPr>
          <w:p w14:paraId="2891E657">
            <w:pPr>
              <w:jc w:val="center"/>
              <w:rPr>
                <w:ins w:id="3266" w:author="L" w:date="2026-05-22T20:40:14Z"/>
                <w:rFonts w:hint="default" w:ascii="Times New Roman" w:hAnsi="Times New Roman"/>
                <w:vertAlign w:val="baseline"/>
                <w:lang w:val="en-US" w:eastAsia="zh-CN"/>
              </w:rPr>
            </w:pPr>
            <w:ins w:id="3267" w:author="L" w:date="2026-05-22T20:40:14Z">
              <w:r>
                <w:rPr>
                  <w:rFonts w:hint="eastAsia" w:ascii="Times New Roman" w:hAnsi="Times New Roman"/>
                  <w:vertAlign w:val="baseline"/>
                  <w:lang w:val="en-US" w:eastAsia="zh-CN"/>
                </w:rPr>
                <w:t>AI5-</w:t>
              </w:r>
            </w:ins>
          </w:p>
        </w:tc>
        <w:tc>
          <w:tcPr>
            <w:tcW w:w="489" w:type="pct"/>
            <w:noWrap w:val="0"/>
            <w:vAlign w:val="top"/>
          </w:tcPr>
          <w:p w14:paraId="4896372C">
            <w:pPr>
              <w:jc w:val="center"/>
              <w:rPr>
                <w:ins w:id="3268" w:author="L" w:date="2026-05-22T20:40:14Z"/>
                <w:rFonts w:hint="default" w:ascii="Times New Roman" w:hAnsi="Times New Roman"/>
                <w:vertAlign w:val="baseline"/>
                <w:lang w:val="en-US" w:eastAsia="zh-CN"/>
              </w:rPr>
            </w:pPr>
            <w:ins w:id="3269" w:author="L" w:date="2026-05-22T20:40:14Z">
              <w:r>
                <w:rPr>
                  <w:rFonts w:hint="eastAsia" w:ascii="Times New Roman" w:hAnsi="Times New Roman"/>
                  <w:vertAlign w:val="baseline"/>
                  <w:lang w:val="en-US" w:eastAsia="zh-CN"/>
                </w:rPr>
                <w:t>AI6-</w:t>
              </w:r>
            </w:ins>
          </w:p>
        </w:tc>
        <w:tc>
          <w:tcPr>
            <w:tcW w:w="489" w:type="pct"/>
            <w:noWrap w:val="0"/>
            <w:vAlign w:val="top"/>
          </w:tcPr>
          <w:p w14:paraId="618856E3">
            <w:pPr>
              <w:jc w:val="center"/>
              <w:rPr>
                <w:ins w:id="3270" w:author="L" w:date="2026-05-22T20:40:14Z"/>
                <w:rFonts w:hint="default" w:ascii="Times New Roman" w:hAnsi="Times New Roman"/>
                <w:vertAlign w:val="baseline"/>
                <w:lang w:val="en-US" w:eastAsia="zh-CN"/>
              </w:rPr>
            </w:pPr>
            <w:ins w:id="3271" w:author="L" w:date="2026-05-22T20:40:14Z">
              <w:r>
                <w:rPr>
                  <w:rFonts w:hint="eastAsia" w:ascii="Times New Roman" w:hAnsi="Times New Roman"/>
                  <w:vertAlign w:val="baseline"/>
                  <w:lang w:val="en-US" w:eastAsia="zh-CN"/>
                </w:rPr>
                <w:t>AI7-</w:t>
              </w:r>
            </w:ins>
          </w:p>
        </w:tc>
        <w:tc>
          <w:tcPr>
            <w:tcW w:w="525" w:type="pct"/>
            <w:noWrap w:val="0"/>
            <w:vAlign w:val="top"/>
          </w:tcPr>
          <w:p w14:paraId="091C6BAF">
            <w:pPr>
              <w:jc w:val="center"/>
              <w:rPr>
                <w:ins w:id="3272" w:author="L" w:date="2026-05-22T20:40:14Z"/>
                <w:rFonts w:hint="default" w:ascii="Times New Roman" w:hAnsi="Times New Roman"/>
                <w:vertAlign w:val="baseline"/>
                <w:lang w:val="en-US" w:eastAsia="zh-CN"/>
              </w:rPr>
            </w:pPr>
            <w:ins w:id="3273" w:author="L" w:date="2026-05-22T20:40:14Z">
              <w:r>
                <w:rPr>
                  <w:rFonts w:hint="eastAsia" w:ascii="Times New Roman" w:hAnsi="Times New Roman"/>
                  <w:vertAlign w:val="baseline"/>
                  <w:lang w:val="en-US" w:eastAsia="zh-CN"/>
                </w:rPr>
                <w:t>AI8-</w:t>
              </w:r>
            </w:ins>
          </w:p>
        </w:tc>
        <w:tc>
          <w:tcPr>
            <w:tcW w:w="412" w:type="pct"/>
            <w:noWrap w:val="0"/>
            <w:vAlign w:val="top"/>
          </w:tcPr>
          <w:p w14:paraId="571BD37D">
            <w:pPr>
              <w:jc w:val="center"/>
              <w:rPr>
                <w:ins w:id="3274" w:author="L" w:date="2026-05-22T20:40:14Z"/>
                <w:rFonts w:hint="default" w:ascii="Times New Roman" w:hAnsi="Times New Roman"/>
                <w:vertAlign w:val="baseline"/>
                <w:lang w:val="en-US" w:eastAsia="zh-CN"/>
              </w:rPr>
            </w:pPr>
            <w:ins w:id="3275" w:author="L" w:date="2026-05-22T20:40:14Z">
              <w:r>
                <w:rPr>
                  <w:rFonts w:hint="eastAsia" w:ascii="Times New Roman" w:hAnsi="Times New Roman"/>
                  <w:vertAlign w:val="baseline"/>
                  <w:lang w:val="en-US" w:eastAsia="zh-CN"/>
                </w:rPr>
                <w:t>PE</w:t>
              </w:r>
            </w:ins>
          </w:p>
        </w:tc>
      </w:tr>
      <w:tr w14:paraId="3E81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76" w:author="L" w:date="2026-05-22T20:40:14Z"/>
        </w:trPr>
        <w:tc>
          <w:tcPr>
            <w:tcW w:w="639" w:type="pct"/>
            <w:noWrap w:val="0"/>
            <w:vAlign w:val="top"/>
          </w:tcPr>
          <w:p w14:paraId="3C372320">
            <w:pPr>
              <w:jc w:val="center"/>
              <w:rPr>
                <w:ins w:id="3277" w:author="L" w:date="2026-05-22T20:40:14Z"/>
                <w:rFonts w:hint="default" w:ascii="Times New Roman" w:hAnsi="Times New Roman"/>
                <w:vertAlign w:val="baseline"/>
                <w:lang w:val="en-US" w:eastAsia="zh-CN"/>
              </w:rPr>
            </w:pPr>
            <w:ins w:id="3278" w:author="L" w:date="2026-05-22T20:40:14Z">
              <w:r>
                <w:rPr>
                  <w:rFonts w:hint="eastAsia" w:ascii="Times New Roman" w:hAnsi="Times New Roman"/>
                  <w:vertAlign w:val="baseline"/>
                  <w:lang w:val="en-US" w:eastAsia="zh-CN"/>
                </w:rPr>
                <w:t>端口号</w:t>
              </w:r>
            </w:ins>
          </w:p>
        </w:tc>
        <w:tc>
          <w:tcPr>
            <w:tcW w:w="489" w:type="pct"/>
            <w:noWrap w:val="0"/>
            <w:vAlign w:val="top"/>
          </w:tcPr>
          <w:p w14:paraId="23F243B0">
            <w:pPr>
              <w:jc w:val="center"/>
              <w:rPr>
                <w:ins w:id="3279" w:author="L" w:date="2026-05-22T20:40:14Z"/>
                <w:rFonts w:hint="default" w:ascii="Times New Roman" w:hAnsi="Times New Roman"/>
                <w:vertAlign w:val="baseline"/>
                <w:lang w:val="en-US" w:eastAsia="zh-CN"/>
              </w:rPr>
            </w:pPr>
            <w:ins w:id="3280" w:author="L" w:date="2026-05-22T20:40:14Z">
              <w:r>
                <w:rPr>
                  <w:rFonts w:hint="eastAsia" w:ascii="Times New Roman" w:hAnsi="Times New Roman"/>
                  <w:vertAlign w:val="baseline"/>
                  <w:lang w:val="en-US" w:eastAsia="zh-CN"/>
                </w:rPr>
                <w:t>A1</w:t>
              </w:r>
            </w:ins>
          </w:p>
        </w:tc>
        <w:tc>
          <w:tcPr>
            <w:tcW w:w="483" w:type="pct"/>
            <w:noWrap w:val="0"/>
            <w:vAlign w:val="top"/>
          </w:tcPr>
          <w:p w14:paraId="4C746411">
            <w:pPr>
              <w:jc w:val="center"/>
              <w:rPr>
                <w:ins w:id="3281" w:author="L" w:date="2026-05-22T20:40:14Z"/>
                <w:rFonts w:hint="default" w:ascii="Times New Roman" w:hAnsi="Times New Roman"/>
                <w:vertAlign w:val="baseline"/>
                <w:lang w:val="en-US" w:eastAsia="zh-CN"/>
              </w:rPr>
            </w:pPr>
            <w:ins w:id="3282" w:author="L" w:date="2026-05-22T20:40:14Z">
              <w:r>
                <w:rPr>
                  <w:rFonts w:hint="eastAsia" w:ascii="Times New Roman" w:hAnsi="Times New Roman"/>
                  <w:vertAlign w:val="baseline"/>
                  <w:lang w:val="en-US" w:eastAsia="zh-CN"/>
                </w:rPr>
                <w:t>A2</w:t>
              </w:r>
            </w:ins>
          </w:p>
        </w:tc>
        <w:tc>
          <w:tcPr>
            <w:tcW w:w="489" w:type="pct"/>
            <w:noWrap w:val="0"/>
            <w:vAlign w:val="top"/>
          </w:tcPr>
          <w:p w14:paraId="0EA3E057">
            <w:pPr>
              <w:jc w:val="center"/>
              <w:rPr>
                <w:ins w:id="3283" w:author="L" w:date="2026-05-22T20:40:14Z"/>
                <w:rFonts w:hint="default" w:ascii="Times New Roman" w:hAnsi="Times New Roman"/>
                <w:vertAlign w:val="baseline"/>
                <w:lang w:val="en-US" w:eastAsia="zh-CN"/>
              </w:rPr>
            </w:pPr>
            <w:ins w:id="3284" w:author="L" w:date="2026-05-22T20:40:14Z">
              <w:r>
                <w:rPr>
                  <w:rFonts w:hint="eastAsia" w:ascii="Times New Roman" w:hAnsi="Times New Roman"/>
                  <w:vertAlign w:val="baseline"/>
                  <w:lang w:val="en-US" w:eastAsia="zh-CN"/>
                </w:rPr>
                <w:t>A3</w:t>
              </w:r>
            </w:ins>
          </w:p>
        </w:tc>
        <w:tc>
          <w:tcPr>
            <w:tcW w:w="489" w:type="pct"/>
            <w:noWrap w:val="0"/>
            <w:vAlign w:val="top"/>
          </w:tcPr>
          <w:p w14:paraId="20AFE8E6">
            <w:pPr>
              <w:jc w:val="center"/>
              <w:rPr>
                <w:ins w:id="3285" w:author="L" w:date="2026-05-22T20:40:14Z"/>
                <w:rFonts w:hint="default" w:ascii="Times New Roman" w:hAnsi="Times New Roman"/>
                <w:vertAlign w:val="baseline"/>
                <w:lang w:val="en-US" w:eastAsia="zh-CN"/>
              </w:rPr>
            </w:pPr>
            <w:ins w:id="3286" w:author="L" w:date="2026-05-22T20:40:14Z">
              <w:r>
                <w:rPr>
                  <w:rFonts w:hint="eastAsia" w:ascii="Times New Roman" w:hAnsi="Times New Roman"/>
                  <w:vertAlign w:val="baseline"/>
                  <w:lang w:val="en-US" w:eastAsia="zh-CN"/>
                </w:rPr>
                <w:t>A4</w:t>
              </w:r>
            </w:ins>
          </w:p>
        </w:tc>
        <w:tc>
          <w:tcPr>
            <w:tcW w:w="489" w:type="pct"/>
            <w:noWrap w:val="0"/>
            <w:vAlign w:val="top"/>
          </w:tcPr>
          <w:p w14:paraId="3E0657E4">
            <w:pPr>
              <w:jc w:val="center"/>
              <w:rPr>
                <w:ins w:id="3287" w:author="L" w:date="2026-05-22T20:40:14Z"/>
                <w:rFonts w:hint="default" w:ascii="Times New Roman" w:hAnsi="Times New Roman"/>
                <w:vertAlign w:val="baseline"/>
                <w:lang w:val="en-US" w:eastAsia="zh-CN"/>
              </w:rPr>
            </w:pPr>
            <w:ins w:id="3288" w:author="L" w:date="2026-05-22T20:40:14Z">
              <w:r>
                <w:rPr>
                  <w:rFonts w:hint="eastAsia" w:ascii="Times New Roman" w:hAnsi="Times New Roman"/>
                  <w:vertAlign w:val="baseline"/>
                  <w:lang w:val="en-US" w:eastAsia="zh-CN"/>
                </w:rPr>
                <w:t>A5</w:t>
              </w:r>
            </w:ins>
          </w:p>
        </w:tc>
        <w:tc>
          <w:tcPr>
            <w:tcW w:w="489" w:type="pct"/>
            <w:noWrap w:val="0"/>
            <w:vAlign w:val="top"/>
          </w:tcPr>
          <w:p w14:paraId="53C85695">
            <w:pPr>
              <w:jc w:val="center"/>
              <w:rPr>
                <w:ins w:id="3289" w:author="L" w:date="2026-05-22T20:40:14Z"/>
                <w:rFonts w:hint="default" w:ascii="Times New Roman" w:hAnsi="Times New Roman"/>
                <w:vertAlign w:val="baseline"/>
                <w:lang w:val="en-US" w:eastAsia="zh-CN"/>
              </w:rPr>
            </w:pPr>
            <w:ins w:id="3290" w:author="L" w:date="2026-05-22T20:40:14Z">
              <w:r>
                <w:rPr>
                  <w:rFonts w:hint="eastAsia" w:ascii="Times New Roman" w:hAnsi="Times New Roman"/>
                  <w:vertAlign w:val="baseline"/>
                  <w:lang w:val="en-US" w:eastAsia="zh-CN"/>
                </w:rPr>
                <w:t>A6</w:t>
              </w:r>
            </w:ins>
          </w:p>
        </w:tc>
        <w:tc>
          <w:tcPr>
            <w:tcW w:w="489" w:type="pct"/>
            <w:noWrap w:val="0"/>
            <w:vAlign w:val="top"/>
          </w:tcPr>
          <w:p w14:paraId="23047F9E">
            <w:pPr>
              <w:jc w:val="center"/>
              <w:rPr>
                <w:ins w:id="3291" w:author="L" w:date="2026-05-22T20:40:14Z"/>
                <w:rFonts w:hint="default" w:ascii="Times New Roman" w:hAnsi="Times New Roman"/>
                <w:vertAlign w:val="baseline"/>
                <w:lang w:val="en-US" w:eastAsia="zh-CN"/>
              </w:rPr>
            </w:pPr>
            <w:ins w:id="3292" w:author="L" w:date="2026-05-22T20:40:14Z">
              <w:r>
                <w:rPr>
                  <w:rFonts w:hint="eastAsia" w:ascii="Times New Roman" w:hAnsi="Times New Roman"/>
                  <w:vertAlign w:val="baseline"/>
                  <w:lang w:val="en-US" w:eastAsia="zh-CN"/>
                </w:rPr>
                <w:t>A7</w:t>
              </w:r>
            </w:ins>
          </w:p>
        </w:tc>
        <w:tc>
          <w:tcPr>
            <w:tcW w:w="525" w:type="pct"/>
            <w:noWrap w:val="0"/>
            <w:vAlign w:val="top"/>
          </w:tcPr>
          <w:p w14:paraId="668B1CDD">
            <w:pPr>
              <w:jc w:val="center"/>
              <w:rPr>
                <w:ins w:id="3293" w:author="L" w:date="2026-05-22T20:40:14Z"/>
                <w:rFonts w:hint="default" w:ascii="Times New Roman" w:hAnsi="Times New Roman"/>
                <w:vertAlign w:val="baseline"/>
                <w:lang w:val="en-US" w:eastAsia="zh-CN"/>
              </w:rPr>
            </w:pPr>
            <w:ins w:id="3294" w:author="L" w:date="2026-05-22T20:40:14Z">
              <w:r>
                <w:rPr>
                  <w:rFonts w:hint="eastAsia" w:ascii="Times New Roman" w:hAnsi="Times New Roman"/>
                  <w:vertAlign w:val="baseline"/>
                  <w:lang w:val="en-US" w:eastAsia="zh-CN"/>
                </w:rPr>
                <w:t>A8</w:t>
              </w:r>
            </w:ins>
          </w:p>
        </w:tc>
        <w:tc>
          <w:tcPr>
            <w:tcW w:w="412" w:type="pct"/>
            <w:noWrap w:val="0"/>
            <w:vAlign w:val="top"/>
          </w:tcPr>
          <w:p w14:paraId="36D06A67">
            <w:pPr>
              <w:jc w:val="center"/>
              <w:rPr>
                <w:ins w:id="3295" w:author="L" w:date="2026-05-22T20:40:14Z"/>
                <w:rFonts w:hint="default" w:ascii="Times New Roman" w:hAnsi="Times New Roman"/>
                <w:vertAlign w:val="baseline"/>
                <w:lang w:val="en-US" w:eastAsia="zh-CN"/>
              </w:rPr>
            </w:pPr>
            <w:ins w:id="3296" w:author="L" w:date="2026-05-22T20:40:14Z">
              <w:r>
                <w:rPr>
                  <w:rFonts w:hint="eastAsia" w:ascii="Times New Roman" w:hAnsi="Times New Roman"/>
                  <w:vertAlign w:val="baseline"/>
                  <w:lang w:val="en-US" w:eastAsia="zh-CN"/>
                </w:rPr>
                <w:t>A9</w:t>
              </w:r>
            </w:ins>
          </w:p>
        </w:tc>
      </w:tr>
      <w:tr w14:paraId="408E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97" w:author="L" w:date="2026-05-22T20:40:14Z"/>
        </w:trPr>
        <w:tc>
          <w:tcPr>
            <w:tcW w:w="639" w:type="pct"/>
            <w:noWrap w:val="0"/>
            <w:vAlign w:val="top"/>
          </w:tcPr>
          <w:p w14:paraId="3A9D7ABD">
            <w:pPr>
              <w:jc w:val="center"/>
              <w:rPr>
                <w:ins w:id="3298" w:author="L" w:date="2026-05-22T20:40:14Z"/>
                <w:rFonts w:hint="default" w:ascii="Times New Roman" w:hAnsi="Times New Roman"/>
                <w:vertAlign w:val="baseline"/>
                <w:lang w:val="en-US" w:eastAsia="zh-CN"/>
              </w:rPr>
            </w:pPr>
            <w:ins w:id="3299" w:author="L" w:date="2026-05-22T20:40:14Z">
              <w:r>
                <w:rPr>
                  <w:rFonts w:hint="eastAsia" w:ascii="Times New Roman" w:hAnsi="Times New Roman"/>
                  <w:vertAlign w:val="baseline"/>
                  <w:lang w:val="en-US" w:eastAsia="zh-CN"/>
                </w:rPr>
                <w:t>名称</w:t>
              </w:r>
            </w:ins>
          </w:p>
        </w:tc>
        <w:tc>
          <w:tcPr>
            <w:tcW w:w="489" w:type="pct"/>
            <w:noWrap w:val="0"/>
            <w:vAlign w:val="top"/>
          </w:tcPr>
          <w:p w14:paraId="0FF5479C">
            <w:pPr>
              <w:jc w:val="center"/>
              <w:rPr>
                <w:ins w:id="3300" w:author="L" w:date="2026-05-22T20:40:14Z"/>
                <w:rFonts w:hint="default" w:ascii="Times New Roman" w:hAnsi="Times New Roman"/>
                <w:vertAlign w:val="baseline"/>
                <w:lang w:val="en-US" w:eastAsia="zh-CN"/>
              </w:rPr>
            </w:pPr>
            <w:ins w:id="3301" w:author="L" w:date="2026-05-22T20:40:14Z">
              <w:r>
                <w:rPr>
                  <w:rFonts w:hint="eastAsia" w:ascii="Times New Roman" w:hAnsi="Times New Roman"/>
                  <w:vertAlign w:val="baseline"/>
                  <w:lang w:val="en-US" w:eastAsia="zh-CN"/>
                </w:rPr>
                <w:t>AI1+</w:t>
              </w:r>
            </w:ins>
          </w:p>
        </w:tc>
        <w:tc>
          <w:tcPr>
            <w:tcW w:w="483" w:type="pct"/>
            <w:noWrap w:val="0"/>
            <w:vAlign w:val="top"/>
          </w:tcPr>
          <w:p w14:paraId="18D055E4">
            <w:pPr>
              <w:jc w:val="center"/>
              <w:rPr>
                <w:ins w:id="3302" w:author="L" w:date="2026-05-22T20:40:14Z"/>
                <w:rFonts w:hint="default" w:ascii="Times New Roman" w:hAnsi="Times New Roman"/>
                <w:vertAlign w:val="baseline"/>
                <w:lang w:val="en-US" w:eastAsia="zh-CN"/>
              </w:rPr>
            </w:pPr>
            <w:ins w:id="3303" w:author="L" w:date="2026-05-22T20:40:14Z">
              <w:r>
                <w:rPr>
                  <w:rFonts w:hint="eastAsia" w:ascii="Times New Roman" w:hAnsi="Times New Roman"/>
                  <w:vertAlign w:val="baseline"/>
                  <w:lang w:val="en-US" w:eastAsia="zh-CN"/>
                </w:rPr>
                <w:t>AI2+</w:t>
              </w:r>
            </w:ins>
          </w:p>
        </w:tc>
        <w:tc>
          <w:tcPr>
            <w:tcW w:w="489" w:type="pct"/>
            <w:noWrap w:val="0"/>
            <w:vAlign w:val="top"/>
          </w:tcPr>
          <w:p w14:paraId="6B85F452">
            <w:pPr>
              <w:jc w:val="center"/>
              <w:rPr>
                <w:ins w:id="3304" w:author="L" w:date="2026-05-22T20:40:14Z"/>
                <w:rFonts w:hint="default" w:ascii="Times New Roman" w:hAnsi="Times New Roman"/>
                <w:vertAlign w:val="baseline"/>
                <w:lang w:val="en-US" w:eastAsia="zh-CN"/>
              </w:rPr>
            </w:pPr>
            <w:ins w:id="3305" w:author="L" w:date="2026-05-22T20:40:14Z">
              <w:r>
                <w:rPr>
                  <w:rFonts w:hint="eastAsia" w:ascii="Times New Roman" w:hAnsi="Times New Roman"/>
                  <w:vertAlign w:val="baseline"/>
                  <w:lang w:val="en-US" w:eastAsia="zh-CN"/>
                </w:rPr>
                <w:t>AI3+</w:t>
              </w:r>
            </w:ins>
          </w:p>
        </w:tc>
        <w:tc>
          <w:tcPr>
            <w:tcW w:w="489" w:type="pct"/>
            <w:noWrap w:val="0"/>
            <w:vAlign w:val="top"/>
          </w:tcPr>
          <w:p w14:paraId="495410E9">
            <w:pPr>
              <w:jc w:val="center"/>
              <w:rPr>
                <w:ins w:id="3306" w:author="L" w:date="2026-05-22T20:40:14Z"/>
                <w:rFonts w:hint="default" w:ascii="Times New Roman" w:hAnsi="Times New Roman"/>
                <w:vertAlign w:val="baseline"/>
                <w:lang w:val="en-US" w:eastAsia="zh-CN"/>
              </w:rPr>
            </w:pPr>
            <w:ins w:id="3307" w:author="L" w:date="2026-05-22T20:40:14Z">
              <w:r>
                <w:rPr>
                  <w:rFonts w:hint="eastAsia" w:ascii="Times New Roman" w:hAnsi="Times New Roman"/>
                  <w:vertAlign w:val="baseline"/>
                  <w:lang w:val="en-US" w:eastAsia="zh-CN"/>
                </w:rPr>
                <w:t>AI4+</w:t>
              </w:r>
            </w:ins>
          </w:p>
        </w:tc>
        <w:tc>
          <w:tcPr>
            <w:tcW w:w="489" w:type="pct"/>
            <w:noWrap w:val="0"/>
            <w:vAlign w:val="top"/>
          </w:tcPr>
          <w:p w14:paraId="6B3EF711">
            <w:pPr>
              <w:jc w:val="center"/>
              <w:rPr>
                <w:ins w:id="3308" w:author="L" w:date="2026-05-22T20:40:14Z"/>
                <w:rFonts w:hint="default" w:ascii="Times New Roman" w:hAnsi="Times New Roman"/>
                <w:vertAlign w:val="baseline"/>
                <w:lang w:val="en-US" w:eastAsia="zh-CN"/>
              </w:rPr>
            </w:pPr>
            <w:ins w:id="3309" w:author="L" w:date="2026-05-22T20:40:14Z">
              <w:r>
                <w:rPr>
                  <w:rFonts w:hint="eastAsia" w:ascii="Times New Roman" w:hAnsi="Times New Roman"/>
                  <w:vertAlign w:val="baseline"/>
                  <w:lang w:val="en-US" w:eastAsia="zh-CN"/>
                </w:rPr>
                <w:t>AI5+</w:t>
              </w:r>
            </w:ins>
          </w:p>
        </w:tc>
        <w:tc>
          <w:tcPr>
            <w:tcW w:w="489" w:type="pct"/>
            <w:noWrap w:val="0"/>
            <w:vAlign w:val="top"/>
          </w:tcPr>
          <w:p w14:paraId="16609771">
            <w:pPr>
              <w:jc w:val="center"/>
              <w:rPr>
                <w:ins w:id="3310" w:author="L" w:date="2026-05-22T20:40:14Z"/>
                <w:rFonts w:hint="default" w:ascii="Times New Roman" w:hAnsi="Times New Roman"/>
                <w:vertAlign w:val="baseline"/>
                <w:lang w:val="en-US" w:eastAsia="zh-CN"/>
              </w:rPr>
            </w:pPr>
            <w:ins w:id="3311" w:author="L" w:date="2026-05-22T20:40:14Z">
              <w:r>
                <w:rPr>
                  <w:rFonts w:hint="eastAsia" w:ascii="Times New Roman" w:hAnsi="Times New Roman"/>
                  <w:vertAlign w:val="baseline"/>
                  <w:lang w:val="en-US" w:eastAsia="zh-CN"/>
                </w:rPr>
                <w:t>AI6+</w:t>
              </w:r>
            </w:ins>
          </w:p>
        </w:tc>
        <w:tc>
          <w:tcPr>
            <w:tcW w:w="489" w:type="pct"/>
            <w:noWrap w:val="0"/>
            <w:vAlign w:val="top"/>
          </w:tcPr>
          <w:p w14:paraId="7D52EF50">
            <w:pPr>
              <w:jc w:val="center"/>
              <w:rPr>
                <w:ins w:id="3312" w:author="L" w:date="2026-05-22T20:40:14Z"/>
                <w:rFonts w:hint="default" w:ascii="Times New Roman" w:hAnsi="Times New Roman"/>
                <w:vertAlign w:val="baseline"/>
                <w:lang w:val="en-US" w:eastAsia="zh-CN"/>
              </w:rPr>
            </w:pPr>
            <w:ins w:id="3313" w:author="L" w:date="2026-05-22T20:40:14Z">
              <w:r>
                <w:rPr>
                  <w:rFonts w:hint="eastAsia" w:ascii="Times New Roman" w:hAnsi="Times New Roman"/>
                  <w:vertAlign w:val="baseline"/>
                  <w:lang w:val="en-US" w:eastAsia="zh-CN"/>
                </w:rPr>
                <w:t>AI7+</w:t>
              </w:r>
            </w:ins>
          </w:p>
        </w:tc>
        <w:tc>
          <w:tcPr>
            <w:tcW w:w="525" w:type="pct"/>
            <w:noWrap w:val="0"/>
            <w:vAlign w:val="top"/>
          </w:tcPr>
          <w:p w14:paraId="58AF95EB">
            <w:pPr>
              <w:jc w:val="center"/>
              <w:rPr>
                <w:ins w:id="3314" w:author="L" w:date="2026-05-22T20:40:14Z"/>
                <w:rFonts w:hint="default" w:ascii="Times New Roman" w:hAnsi="Times New Roman"/>
                <w:vertAlign w:val="baseline"/>
                <w:lang w:val="en-US" w:eastAsia="zh-CN"/>
              </w:rPr>
            </w:pPr>
            <w:ins w:id="3315" w:author="L" w:date="2026-05-22T20:40:14Z">
              <w:r>
                <w:rPr>
                  <w:rFonts w:hint="eastAsia" w:ascii="Times New Roman" w:hAnsi="Times New Roman"/>
                  <w:vertAlign w:val="baseline"/>
                  <w:lang w:val="en-US" w:eastAsia="zh-CN"/>
                </w:rPr>
                <w:t>AI8+</w:t>
              </w:r>
            </w:ins>
          </w:p>
        </w:tc>
        <w:tc>
          <w:tcPr>
            <w:tcW w:w="412" w:type="pct"/>
            <w:noWrap w:val="0"/>
            <w:vAlign w:val="top"/>
          </w:tcPr>
          <w:p w14:paraId="49D6F3E1">
            <w:pPr>
              <w:jc w:val="center"/>
              <w:rPr>
                <w:ins w:id="3316" w:author="L" w:date="2026-05-22T20:40:14Z"/>
                <w:rFonts w:hint="default" w:ascii="Times New Roman" w:hAnsi="Times New Roman"/>
                <w:vertAlign w:val="baseline"/>
                <w:lang w:val="en-US" w:eastAsia="zh-CN"/>
              </w:rPr>
            </w:pPr>
            <w:ins w:id="3317" w:author="L" w:date="2026-05-22T20:40:14Z">
              <w:r>
                <w:rPr>
                  <w:rFonts w:hint="eastAsia" w:ascii="Times New Roman" w:hAnsi="Times New Roman"/>
                  <w:vertAlign w:val="baseline"/>
                  <w:lang w:val="en-US" w:eastAsia="zh-CN"/>
                </w:rPr>
                <w:t>PE</w:t>
              </w:r>
            </w:ins>
          </w:p>
        </w:tc>
      </w:tr>
    </w:tbl>
    <w:p w14:paraId="4B3D096F">
      <w:pPr>
        <w:rPr>
          <w:ins w:id="3318" w:author="L" w:date="2026-05-22T20:40:14Z"/>
          <w:rFonts w:hint="default" w:asciiTheme="minorHAnsi" w:hAnsiTheme="minorHAnsi" w:cstheme="minorBidi"/>
          <w:b w:val="0"/>
          <w:bCs w:val="0"/>
          <w:kern w:val="2"/>
          <w:sz w:val="21"/>
          <w:szCs w:val="24"/>
          <w:lang w:val="en-US" w:eastAsia="zh-CN" w:bidi="ar-SA"/>
        </w:rPr>
      </w:pPr>
    </w:p>
    <w:p w14:paraId="45B7709B">
      <w:pPr>
        <w:rPr>
          <w:ins w:id="3319" w:author="L" w:date="2026-05-22T20:40:14Z"/>
          <w:rFonts w:hint="default"/>
          <w:lang w:val="en-US" w:eastAsia="zh-CN"/>
        </w:rPr>
      </w:pPr>
    </w:p>
    <w:p w14:paraId="78B0850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3320" w:author="L" w:date="2026-05-22T20:40:14Z"/>
          <w:rFonts w:hint="eastAsia" w:ascii="Times New Roman" w:hAnsi="Times New Roman" w:eastAsia="宋体" w:cs="宋体"/>
          <w:b w:val="0"/>
          <w:bCs w:val="0"/>
          <w:iCs/>
          <w:color w:val="FF0000"/>
          <w:kern w:val="2"/>
          <w:sz w:val="24"/>
          <w:szCs w:val="24"/>
          <w:lang w:val="en-US" w:eastAsia="zh-CN" w:bidi="ar-SA"/>
        </w:rPr>
      </w:pPr>
      <w:ins w:id="3321" w:author="L" w:date="2026-05-22T20:40:14Z">
        <w:r>
          <w:rPr>
            <w:rFonts w:hint="eastAsia" w:ascii="Times New Roman" w:hAnsi="Times New Roman" w:eastAsia="宋体" w:cs="宋体"/>
            <w:b w:val="0"/>
            <w:bCs w:val="0"/>
            <w:iCs/>
            <w:color w:val="FF0000"/>
            <w:kern w:val="2"/>
            <w:sz w:val="24"/>
            <w:szCs w:val="24"/>
            <w:lang w:val="en-US" w:eastAsia="zh-CN" w:bidi="ar-SA"/>
          </w:rPr>
          <w:t>注意：上述AI模块采用共板形式，分别对应单端0/4~20mA、单端输入0~5V/10V</w:t>
        </w:r>
      </w:ins>
      <w:r>
        <w:rPr>
          <w:rFonts w:hint="eastAsia" w:ascii="Times New Roman" w:hAnsi="Times New Roman" w:eastAsia="宋体" w:cs="宋体"/>
          <w:b w:val="0"/>
          <w:bCs w:val="0"/>
          <w:iCs/>
          <w:color w:val="FF0000"/>
          <w:kern w:val="2"/>
          <w:sz w:val="24"/>
          <w:szCs w:val="24"/>
          <w:lang w:val="en-US" w:eastAsia="zh-CN" w:bidi="ar-SA"/>
        </w:rPr>
        <w:t>，</w:t>
      </w:r>
      <w:ins w:id="3322" w:author="L" w:date="2026-06-30T11:22:07Z">
        <w:r>
          <w:rPr>
            <w:rFonts w:hint="eastAsia" w:ascii="Times New Roman" w:hAnsi="Times New Roman" w:eastAsia="宋体" w:cs="宋体"/>
            <w:b w:val="0"/>
            <w:bCs w:val="0"/>
            <w:iCs/>
            <w:color w:val="FF0000"/>
            <w:kern w:val="2"/>
            <w:sz w:val="24"/>
            <w:szCs w:val="24"/>
            <w:lang w:val="en-US" w:eastAsia="zh-CN" w:bidi="ar-SA"/>
          </w:rPr>
          <w:t>采用 24V DC 直流电源供电</w:t>
        </w:r>
      </w:ins>
      <w:ins w:id="3323" w:author="L" w:date="2026-06-15T15:40:14Z">
        <w:r>
          <w:rPr>
            <w:rFonts w:hint="eastAsia" w:ascii="Times New Roman" w:hAnsi="Times New Roman" w:eastAsia="宋体" w:cs="宋体"/>
            <w:b w:val="0"/>
            <w:bCs w:val="0"/>
            <w:iCs/>
            <w:color w:val="FF0000"/>
            <w:kern w:val="2"/>
            <w:sz w:val="24"/>
            <w:szCs w:val="24"/>
            <w:lang w:val="en-US" w:eastAsia="zh-CN" w:bidi="ar-SA"/>
          </w:rPr>
          <w:t>。</w:t>
        </w:r>
      </w:ins>
    </w:p>
    <w:p w14:paraId="08203ECD">
      <w:pPr>
        <w:rPr>
          <w:ins w:id="3324" w:author="L" w:date="2026-05-22T20:40:14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1384"/>
        <w:gridCol w:w="1367"/>
        <w:gridCol w:w="1384"/>
        <w:gridCol w:w="1384"/>
        <w:gridCol w:w="1195"/>
      </w:tblGrid>
      <w:tr w14:paraId="4F81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25" w:author="L" w:date="2026-05-22T20:40:14Z"/>
        </w:trPr>
        <w:tc>
          <w:tcPr>
            <w:tcW w:w="5000" w:type="pct"/>
            <w:gridSpan w:val="6"/>
            <w:tcBorders>
              <w:top w:val="single" w:color="auto" w:sz="4" w:space="0"/>
            </w:tcBorders>
            <w:noWrap w:val="0"/>
            <w:vAlign w:val="top"/>
          </w:tcPr>
          <w:p w14:paraId="485ECFD0">
            <w:pPr>
              <w:jc w:val="center"/>
              <w:rPr>
                <w:ins w:id="3326" w:author="L" w:date="2026-05-22T20:40:14Z"/>
                <w:rFonts w:hint="default" w:ascii="Times New Roman" w:hAnsi="Times New Roman"/>
                <w:vertAlign w:val="baseline"/>
                <w:lang w:val="en-US" w:eastAsia="zh-CN"/>
              </w:rPr>
            </w:pPr>
            <w:ins w:id="3327" w:author="L" w:date="2026-05-22T20:40:14Z">
              <w:r>
                <w:rPr>
                  <w:rFonts w:hint="eastAsia" w:ascii="Times New Roman" w:hAnsi="Times New Roman"/>
                  <w:vertAlign w:val="baseline"/>
                  <w:lang w:val="en-US" w:eastAsia="zh-CN"/>
                </w:rPr>
                <w:t>N3046模块（±5V/±10V）</w:t>
              </w:r>
            </w:ins>
          </w:p>
        </w:tc>
      </w:tr>
      <w:tr w14:paraId="208B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28" w:author="L" w:date="2026-05-22T20:40:14Z"/>
        </w:trPr>
        <w:tc>
          <w:tcPr>
            <w:tcW w:w="1061" w:type="pct"/>
            <w:tcBorders>
              <w:top w:val="single" w:color="auto" w:sz="4" w:space="0"/>
              <w:left w:val="single" w:color="auto" w:sz="4" w:space="0"/>
              <w:bottom w:val="single" w:color="auto" w:sz="4" w:space="0"/>
              <w:right w:val="single" w:color="auto" w:sz="4" w:space="0"/>
            </w:tcBorders>
            <w:noWrap w:val="0"/>
            <w:vAlign w:val="top"/>
          </w:tcPr>
          <w:p w14:paraId="4498F3B1">
            <w:pPr>
              <w:jc w:val="center"/>
              <w:rPr>
                <w:ins w:id="3329" w:author="L" w:date="2026-05-22T20:40:14Z"/>
                <w:rFonts w:hint="default" w:ascii="Times New Roman" w:hAnsi="Times New Roman"/>
                <w:vertAlign w:val="baseline"/>
                <w:lang w:val="en-US" w:eastAsia="zh-CN"/>
              </w:rPr>
            </w:pPr>
            <w:ins w:id="3330" w:author="L" w:date="2026-05-22T20:40:14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331A328">
            <w:pPr>
              <w:jc w:val="center"/>
              <w:rPr>
                <w:ins w:id="3331" w:author="L" w:date="2026-05-22T20:40:14Z"/>
                <w:rFonts w:hint="default" w:ascii="Times New Roman" w:hAnsi="Times New Roman" w:eastAsiaTheme="minorEastAsia" w:cstheme="minorBidi"/>
                <w:kern w:val="2"/>
                <w:sz w:val="21"/>
                <w:szCs w:val="24"/>
                <w:vertAlign w:val="baseline"/>
                <w:lang w:val="en-US" w:eastAsia="zh-CN" w:bidi="ar-SA"/>
              </w:rPr>
            </w:pPr>
            <w:ins w:id="3332" w:author="L" w:date="2026-05-22T20:40:14Z">
              <w:r>
                <w:rPr>
                  <w:rFonts w:hint="eastAsia" w:ascii="Times New Roman" w:hAnsi="Times New Roman"/>
                  <w:vertAlign w:val="baseline"/>
                  <w:lang w:val="en-US" w:eastAsia="zh-CN"/>
                </w:rPr>
                <w:t>B1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72132EA9">
            <w:pPr>
              <w:jc w:val="center"/>
              <w:rPr>
                <w:ins w:id="3333" w:author="L" w:date="2026-05-22T20:40:14Z"/>
                <w:rFonts w:hint="default" w:ascii="Times New Roman" w:hAnsi="Times New Roman" w:eastAsiaTheme="minorEastAsia" w:cstheme="minorBidi"/>
                <w:kern w:val="2"/>
                <w:sz w:val="21"/>
                <w:szCs w:val="24"/>
                <w:vertAlign w:val="baseline"/>
                <w:lang w:val="en-US" w:eastAsia="zh-CN" w:bidi="ar-SA"/>
              </w:rPr>
            </w:pPr>
            <w:ins w:id="3334" w:author="L" w:date="2026-05-22T20:40:14Z">
              <w:r>
                <w:rPr>
                  <w:rFonts w:hint="eastAsia" w:ascii="Times New Roman" w:hAnsi="Times New Roman" w:cstheme="minorBidi"/>
                  <w:kern w:val="2"/>
                  <w:sz w:val="21"/>
                  <w:szCs w:val="24"/>
                  <w:vertAlign w:val="baseline"/>
                  <w:lang w:val="en-US" w:eastAsia="zh-CN" w:bidi="ar-SA"/>
                </w:rPr>
                <w:t>B2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212B750E">
            <w:pPr>
              <w:jc w:val="center"/>
              <w:rPr>
                <w:ins w:id="3335" w:author="L" w:date="2026-05-22T20:40:14Z"/>
                <w:rFonts w:hint="default" w:ascii="Times New Roman" w:hAnsi="Times New Roman" w:eastAsiaTheme="minorEastAsia" w:cstheme="minorBidi"/>
                <w:kern w:val="2"/>
                <w:sz w:val="21"/>
                <w:szCs w:val="24"/>
                <w:vertAlign w:val="baseline"/>
                <w:lang w:val="en-US" w:eastAsia="zh-CN" w:bidi="ar-SA"/>
              </w:rPr>
            </w:pPr>
            <w:ins w:id="3336" w:author="L" w:date="2026-05-22T20:40:14Z">
              <w:r>
                <w:rPr>
                  <w:rFonts w:hint="eastAsia" w:ascii="Times New Roman" w:hAnsi="Times New Roman"/>
                  <w:sz w:val="21"/>
                  <w:vertAlign w:val="baseline"/>
                  <w:lang w:val="en-US" w:eastAsia="zh-CN" w:bidi="ar-SA"/>
                </w:rPr>
                <w:t>B3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07DEF485">
            <w:pPr>
              <w:jc w:val="center"/>
              <w:rPr>
                <w:ins w:id="3337" w:author="L" w:date="2026-05-22T20:40:14Z"/>
                <w:rFonts w:hint="default" w:ascii="Times New Roman" w:hAnsi="Times New Roman" w:eastAsiaTheme="minorEastAsia" w:cstheme="minorBidi"/>
                <w:kern w:val="2"/>
                <w:sz w:val="21"/>
                <w:szCs w:val="24"/>
                <w:vertAlign w:val="baseline"/>
                <w:lang w:val="en-US" w:eastAsia="zh-CN" w:bidi="ar-SA"/>
              </w:rPr>
            </w:pPr>
            <w:ins w:id="3338" w:author="L" w:date="2026-05-22T20:40:14Z">
              <w:r>
                <w:rPr>
                  <w:rFonts w:hint="eastAsia" w:ascii="Times New Roman" w:hAnsi="Times New Roman" w:cstheme="minorBidi"/>
                  <w:kern w:val="2"/>
                  <w:sz w:val="21"/>
                  <w:szCs w:val="24"/>
                  <w:vertAlign w:val="baseline"/>
                  <w:lang w:val="en-US" w:eastAsia="zh-CN" w:bidi="ar-SA"/>
                </w:rPr>
                <w:t>B4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2C0B84E8">
            <w:pPr>
              <w:jc w:val="center"/>
              <w:rPr>
                <w:ins w:id="3339" w:author="L" w:date="2026-05-22T20:40:14Z"/>
                <w:rFonts w:hint="default" w:ascii="Times New Roman" w:hAnsi="Times New Roman"/>
                <w:vertAlign w:val="baseline"/>
                <w:lang w:val="en-US" w:eastAsia="zh-CN"/>
              </w:rPr>
            </w:pPr>
            <w:ins w:id="3340" w:author="L" w:date="2026-05-22T20:40:14Z">
              <w:r>
                <w:rPr>
                  <w:rFonts w:hint="eastAsia" w:ascii="Times New Roman" w:hAnsi="Times New Roman"/>
                  <w:vertAlign w:val="baseline"/>
                  <w:lang w:val="en-US" w:eastAsia="zh-CN"/>
                </w:rPr>
                <w:t>B9</w:t>
              </w:r>
            </w:ins>
          </w:p>
        </w:tc>
      </w:tr>
      <w:tr w14:paraId="1BB2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41" w:author="L" w:date="2026-05-22T20:40:14Z"/>
        </w:trPr>
        <w:tc>
          <w:tcPr>
            <w:tcW w:w="1061" w:type="pct"/>
            <w:tcBorders>
              <w:top w:val="single" w:color="auto" w:sz="4" w:space="0"/>
              <w:left w:val="single" w:color="auto" w:sz="4" w:space="0"/>
              <w:bottom w:val="single" w:color="auto" w:sz="4" w:space="0"/>
              <w:right w:val="single" w:color="auto" w:sz="4" w:space="0"/>
            </w:tcBorders>
            <w:noWrap w:val="0"/>
            <w:vAlign w:val="top"/>
          </w:tcPr>
          <w:p w14:paraId="15B47453">
            <w:pPr>
              <w:jc w:val="center"/>
              <w:rPr>
                <w:ins w:id="3342" w:author="L" w:date="2026-05-22T20:40:14Z"/>
                <w:rFonts w:hint="default" w:ascii="Times New Roman" w:hAnsi="Times New Roman"/>
                <w:vertAlign w:val="baseline"/>
                <w:lang w:val="en-US" w:eastAsia="zh-CN"/>
              </w:rPr>
            </w:pPr>
            <w:ins w:id="3343" w:author="L" w:date="2026-05-22T20:40:14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DC843D5">
            <w:pPr>
              <w:jc w:val="center"/>
              <w:rPr>
                <w:ins w:id="3344" w:author="L" w:date="2026-05-22T20:40:14Z"/>
                <w:rFonts w:hint="default" w:ascii="Times New Roman" w:hAnsi="Times New Roman"/>
                <w:vertAlign w:val="baseline"/>
                <w:lang w:val="en-US" w:eastAsia="zh-CN"/>
              </w:rPr>
            </w:pPr>
            <w:ins w:id="3345" w:author="L" w:date="2026-05-22T20:40:14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29084903">
            <w:pPr>
              <w:jc w:val="center"/>
              <w:rPr>
                <w:ins w:id="3346" w:author="L" w:date="2026-05-22T20:40:14Z"/>
                <w:rFonts w:hint="default" w:ascii="Times New Roman" w:hAnsi="Times New Roman"/>
                <w:vertAlign w:val="baseline"/>
                <w:lang w:val="en-US" w:eastAsia="zh-CN"/>
              </w:rPr>
            </w:pPr>
            <w:ins w:id="3347" w:author="L" w:date="2026-05-22T20:40:14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78A0CDC">
            <w:pPr>
              <w:jc w:val="center"/>
              <w:rPr>
                <w:ins w:id="3348" w:author="L" w:date="2026-05-22T20:40:14Z"/>
                <w:rFonts w:hint="default" w:ascii="Times New Roman" w:hAnsi="Times New Roman" w:eastAsiaTheme="minorEastAsia" w:cstheme="minorBidi"/>
                <w:kern w:val="2"/>
                <w:sz w:val="21"/>
                <w:szCs w:val="24"/>
                <w:vertAlign w:val="baseline"/>
                <w:lang w:val="en-US" w:eastAsia="zh-CN" w:bidi="ar-SA"/>
              </w:rPr>
            </w:pPr>
            <w:ins w:id="3349" w:author="L" w:date="2026-05-22T20:40:14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D0EC546">
            <w:pPr>
              <w:jc w:val="center"/>
              <w:rPr>
                <w:ins w:id="3350" w:author="L" w:date="2026-05-22T20:40:14Z"/>
                <w:rFonts w:hint="default" w:ascii="Times New Roman" w:hAnsi="Times New Roman" w:eastAsiaTheme="minorEastAsia" w:cstheme="minorBidi"/>
                <w:kern w:val="2"/>
                <w:sz w:val="21"/>
                <w:szCs w:val="24"/>
                <w:vertAlign w:val="baseline"/>
                <w:lang w:val="en-US" w:eastAsia="zh-CN" w:bidi="ar-SA"/>
              </w:rPr>
            </w:pPr>
            <w:ins w:id="3351" w:author="L" w:date="2026-05-22T20:40:14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376DAFC3">
            <w:pPr>
              <w:jc w:val="center"/>
              <w:rPr>
                <w:ins w:id="3352" w:author="L" w:date="2026-05-22T20:40:14Z"/>
                <w:rFonts w:hint="default" w:ascii="Times New Roman" w:hAnsi="Times New Roman"/>
                <w:vertAlign w:val="baseline"/>
                <w:lang w:val="en-US" w:eastAsia="zh-CN"/>
              </w:rPr>
            </w:pPr>
            <w:ins w:id="3353" w:author="L" w:date="2026-05-22T20:40:14Z">
              <w:r>
                <w:rPr>
                  <w:rFonts w:hint="eastAsia" w:ascii="Times New Roman" w:hAnsi="Times New Roman"/>
                  <w:vertAlign w:val="baseline"/>
                  <w:lang w:val="en-US" w:eastAsia="zh-CN"/>
                </w:rPr>
                <w:t>PE</w:t>
              </w:r>
            </w:ins>
          </w:p>
        </w:tc>
      </w:tr>
      <w:tr w14:paraId="4771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54" w:author="L" w:date="2026-05-22T20:40:14Z"/>
        </w:trPr>
        <w:tc>
          <w:tcPr>
            <w:tcW w:w="1061" w:type="pct"/>
            <w:tcBorders>
              <w:top w:val="single" w:color="auto" w:sz="4" w:space="0"/>
              <w:left w:val="single" w:color="auto" w:sz="4" w:space="0"/>
              <w:bottom w:val="single" w:color="auto" w:sz="4" w:space="0"/>
              <w:right w:val="single" w:color="auto" w:sz="4" w:space="0"/>
            </w:tcBorders>
            <w:noWrap w:val="0"/>
            <w:vAlign w:val="top"/>
          </w:tcPr>
          <w:p w14:paraId="46595C0E">
            <w:pPr>
              <w:jc w:val="center"/>
              <w:rPr>
                <w:ins w:id="3355" w:author="L" w:date="2026-05-22T20:40:14Z"/>
                <w:rFonts w:hint="default" w:ascii="Times New Roman" w:hAnsi="Times New Roman"/>
                <w:vertAlign w:val="baseline"/>
                <w:lang w:val="en-US" w:eastAsia="zh-CN"/>
              </w:rPr>
            </w:pPr>
            <w:ins w:id="3356" w:author="L" w:date="2026-05-22T20:40:14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01CC7E80">
            <w:pPr>
              <w:jc w:val="center"/>
              <w:rPr>
                <w:ins w:id="3357" w:author="L" w:date="2026-05-22T20:40:14Z"/>
                <w:rFonts w:hint="default" w:ascii="Times New Roman" w:hAnsi="Times New Roman"/>
                <w:vertAlign w:val="baseline"/>
                <w:lang w:val="en-US" w:eastAsia="zh-CN"/>
              </w:rPr>
            </w:pPr>
            <w:ins w:id="3358" w:author="L" w:date="2026-05-22T20:40:14Z">
              <w:r>
                <w:rPr>
                  <w:rFonts w:hint="eastAsia" w:ascii="Times New Roman" w:hAnsi="Times New Roman"/>
                  <w:vertAlign w:val="baseline"/>
                  <w:lang w:val="en-US" w:eastAsia="zh-CN"/>
                </w:rPr>
                <w:t>A1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502B07F9">
            <w:pPr>
              <w:jc w:val="center"/>
              <w:rPr>
                <w:ins w:id="3359" w:author="L" w:date="2026-05-22T20:40:14Z"/>
                <w:rFonts w:hint="default" w:ascii="Times New Roman" w:hAnsi="Times New Roman"/>
                <w:vertAlign w:val="baseline"/>
                <w:lang w:val="en-US" w:eastAsia="zh-CN"/>
              </w:rPr>
            </w:pPr>
            <w:ins w:id="3360" w:author="L" w:date="2026-05-22T20:40:14Z">
              <w:r>
                <w:rPr>
                  <w:rFonts w:hint="eastAsia" w:ascii="Times New Roman" w:hAnsi="Times New Roman"/>
                  <w:vertAlign w:val="baseline"/>
                  <w:lang w:val="en-US" w:eastAsia="zh-CN"/>
                </w:rPr>
                <w:t>A2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804F1CE">
            <w:pPr>
              <w:jc w:val="center"/>
              <w:rPr>
                <w:ins w:id="3361" w:author="L" w:date="2026-05-22T20:40:14Z"/>
                <w:rFonts w:hint="default" w:ascii="Times New Roman" w:hAnsi="Times New Roman"/>
                <w:vertAlign w:val="baseline"/>
                <w:lang w:val="en-US" w:eastAsia="zh-CN"/>
              </w:rPr>
            </w:pPr>
            <w:ins w:id="3362" w:author="L" w:date="2026-05-22T20:40:14Z">
              <w:r>
                <w:rPr>
                  <w:rFonts w:hint="eastAsia" w:ascii="Times New Roman" w:hAnsi="Times New Roman"/>
                  <w:vertAlign w:val="baseline"/>
                  <w:lang w:val="en-US" w:eastAsia="zh-CN"/>
                </w:rPr>
                <w:t>A3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880A024">
            <w:pPr>
              <w:jc w:val="center"/>
              <w:rPr>
                <w:ins w:id="3363" w:author="L" w:date="2026-05-22T20:40:14Z"/>
                <w:rFonts w:hint="default" w:ascii="Times New Roman" w:hAnsi="Times New Roman"/>
                <w:vertAlign w:val="baseline"/>
                <w:lang w:val="en-US" w:eastAsia="zh-CN"/>
              </w:rPr>
            </w:pPr>
            <w:ins w:id="3364" w:author="L" w:date="2026-05-22T20:40:14Z">
              <w:r>
                <w:rPr>
                  <w:rFonts w:hint="eastAsia" w:ascii="Times New Roman" w:hAnsi="Times New Roman"/>
                  <w:vertAlign w:val="baseline"/>
                  <w:lang w:val="en-US" w:eastAsia="zh-CN"/>
                </w:rPr>
                <w:t>A4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6E55BC3B">
            <w:pPr>
              <w:jc w:val="center"/>
              <w:rPr>
                <w:ins w:id="3365" w:author="L" w:date="2026-05-22T20:40:14Z"/>
                <w:rFonts w:hint="default" w:ascii="Times New Roman" w:hAnsi="Times New Roman"/>
                <w:vertAlign w:val="baseline"/>
                <w:lang w:val="en-US" w:eastAsia="zh-CN"/>
              </w:rPr>
            </w:pPr>
            <w:ins w:id="3366" w:author="L" w:date="2026-05-22T20:40:14Z">
              <w:r>
                <w:rPr>
                  <w:rFonts w:hint="eastAsia" w:ascii="Times New Roman" w:hAnsi="Times New Roman"/>
                  <w:vertAlign w:val="baseline"/>
                  <w:lang w:val="en-US" w:eastAsia="zh-CN"/>
                </w:rPr>
                <w:t>A9</w:t>
              </w:r>
            </w:ins>
          </w:p>
        </w:tc>
      </w:tr>
      <w:tr w14:paraId="1013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67" w:author="L" w:date="2026-05-22T20:40:14Z"/>
        </w:trPr>
        <w:tc>
          <w:tcPr>
            <w:tcW w:w="1061" w:type="pct"/>
            <w:tcBorders>
              <w:top w:val="single" w:color="auto" w:sz="4" w:space="0"/>
              <w:left w:val="single" w:color="auto" w:sz="4" w:space="0"/>
              <w:bottom w:val="single" w:color="auto" w:sz="4" w:space="0"/>
              <w:right w:val="single" w:color="auto" w:sz="4" w:space="0"/>
            </w:tcBorders>
            <w:noWrap w:val="0"/>
            <w:vAlign w:val="top"/>
          </w:tcPr>
          <w:p w14:paraId="075CFCBF">
            <w:pPr>
              <w:jc w:val="center"/>
              <w:rPr>
                <w:ins w:id="3368" w:author="L" w:date="2026-05-22T20:40:14Z"/>
                <w:rFonts w:hint="default" w:ascii="Times New Roman" w:hAnsi="Times New Roman"/>
                <w:vertAlign w:val="baseline"/>
                <w:lang w:val="en-US" w:eastAsia="zh-CN"/>
              </w:rPr>
            </w:pPr>
            <w:ins w:id="3369" w:author="L" w:date="2026-05-22T20:40:14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8618543">
            <w:pPr>
              <w:jc w:val="center"/>
              <w:rPr>
                <w:ins w:id="3370" w:author="L" w:date="2026-05-22T20:40:14Z"/>
                <w:rFonts w:hint="default" w:ascii="Times New Roman" w:hAnsi="Times New Roman"/>
                <w:vertAlign w:val="baseline"/>
                <w:lang w:val="en-US" w:eastAsia="zh-CN"/>
              </w:rPr>
            </w:pPr>
            <w:ins w:id="3371" w:author="L" w:date="2026-05-22T20:40:14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29695E41">
            <w:pPr>
              <w:jc w:val="center"/>
              <w:rPr>
                <w:ins w:id="3372" w:author="L" w:date="2026-05-22T20:40:14Z"/>
                <w:rFonts w:hint="default" w:ascii="Times New Roman" w:hAnsi="Times New Roman"/>
                <w:vertAlign w:val="baseline"/>
                <w:lang w:val="en-US" w:eastAsia="zh-CN"/>
              </w:rPr>
            </w:pPr>
            <w:ins w:id="3373" w:author="L" w:date="2026-05-22T20:40:14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BAB2391">
            <w:pPr>
              <w:jc w:val="center"/>
              <w:rPr>
                <w:ins w:id="3374" w:author="L" w:date="2026-05-22T20:40:14Z"/>
                <w:rFonts w:hint="default" w:ascii="Times New Roman" w:hAnsi="Times New Roman"/>
                <w:vertAlign w:val="baseline"/>
                <w:lang w:val="en-US" w:eastAsia="zh-CN"/>
              </w:rPr>
            </w:pPr>
            <w:ins w:id="3375" w:author="L" w:date="2026-05-22T20:40:14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1C05F93">
            <w:pPr>
              <w:jc w:val="center"/>
              <w:rPr>
                <w:ins w:id="3376" w:author="L" w:date="2026-05-22T20:40:14Z"/>
                <w:rFonts w:hint="default" w:ascii="Times New Roman" w:hAnsi="Times New Roman"/>
                <w:vertAlign w:val="baseline"/>
                <w:lang w:val="en-US" w:eastAsia="zh-CN"/>
              </w:rPr>
            </w:pPr>
            <w:ins w:id="3377" w:author="L" w:date="2026-05-22T20:40:14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4A613DD5">
            <w:pPr>
              <w:jc w:val="center"/>
              <w:rPr>
                <w:ins w:id="3378" w:author="L" w:date="2026-05-22T20:40:14Z"/>
                <w:rFonts w:hint="default" w:ascii="Times New Roman" w:hAnsi="Times New Roman"/>
                <w:vertAlign w:val="baseline"/>
                <w:lang w:val="en-US" w:eastAsia="zh-CN"/>
              </w:rPr>
            </w:pPr>
            <w:ins w:id="3379" w:author="L" w:date="2026-05-22T20:40:14Z">
              <w:r>
                <w:rPr>
                  <w:rFonts w:hint="eastAsia" w:ascii="Times New Roman" w:hAnsi="Times New Roman"/>
                  <w:vertAlign w:val="baseline"/>
                  <w:lang w:val="en-US" w:eastAsia="zh-CN"/>
                </w:rPr>
                <w:t>PE</w:t>
              </w:r>
            </w:ins>
          </w:p>
        </w:tc>
      </w:tr>
    </w:tbl>
    <w:p w14:paraId="6FB008FA">
      <w:pPr>
        <w:pStyle w:val="12"/>
        <w:ind w:left="0" w:leftChars="0" w:firstLine="0" w:firstLineChars="0"/>
        <w:outlineLvl w:val="2"/>
        <w:rPr>
          <w:rFonts w:hint="eastAsia" w:ascii="Times New Roman" w:hAnsi="Times New Roman"/>
          <w:b/>
          <w:bCs/>
          <w:sz w:val="28"/>
          <w:szCs w:val="28"/>
          <w:lang w:val="en-US" w:eastAsia="zh-CN"/>
        </w:rPr>
      </w:pPr>
      <w:bookmarkStart w:id="83" w:name="_Toc451"/>
      <w:bookmarkStart w:id="84" w:name="_Toc613"/>
      <w:bookmarkStart w:id="85" w:name="_Toc4292"/>
      <w:bookmarkStart w:id="86" w:name="_Toc21382"/>
      <w:r>
        <w:rPr>
          <w:rFonts w:hint="eastAsia" w:ascii="Times New Roman" w:hAnsi="Times New Roman"/>
          <w:b/>
          <w:bCs/>
          <w:sz w:val="28"/>
          <w:szCs w:val="28"/>
          <w:lang w:val="en-US" w:eastAsia="zh-CN"/>
        </w:rPr>
        <w:t>2.3.</w:t>
      </w:r>
      <w:ins w:id="3380" w:author="L" w:date="2026-08-31T15:21:39Z">
        <w:r>
          <w:rPr>
            <w:rFonts w:hint="eastAsia" w:ascii="Times New Roman" w:hAnsi="Times New Roman"/>
            <w:b/>
            <w:bCs/>
            <w:sz w:val="28"/>
            <w:szCs w:val="28"/>
            <w:lang w:val="en-US" w:eastAsia="zh-CN"/>
          </w:rPr>
          <w:t>7</w:t>
        </w:r>
      </w:ins>
      <w:del w:id="3381" w:author="L" w:date="2026-08-31T15:21:38Z">
        <w:r>
          <w:rPr>
            <w:rFonts w:hint="eastAsia" w:ascii="Times New Roman" w:hAnsi="Times New Roman"/>
            <w:b/>
            <w:bCs/>
            <w:sz w:val="28"/>
            <w:szCs w:val="28"/>
            <w:lang w:val="en-US" w:eastAsia="zh-CN"/>
          </w:rPr>
          <w:delText>6</w:delText>
        </w:r>
      </w:del>
      <w:r>
        <w:rPr>
          <w:rFonts w:hint="eastAsia" w:ascii="Times New Roman" w:hAnsi="Times New Roman"/>
          <w:b/>
          <w:bCs/>
          <w:sz w:val="28"/>
          <w:szCs w:val="28"/>
          <w:lang w:val="en-US" w:eastAsia="zh-CN"/>
        </w:rPr>
        <w:t xml:space="preserve"> </w:t>
      </w:r>
      <w:r>
        <w:rPr>
          <w:rFonts w:hint="default" w:ascii="Times New Roman" w:hAnsi="Times New Roman"/>
          <w:b/>
          <w:bCs/>
          <w:sz w:val="28"/>
          <w:szCs w:val="28"/>
          <w:lang w:val="en-US" w:eastAsia="zh-CN"/>
        </w:rPr>
        <w:t>RTD</w:t>
      </w:r>
      <w:r>
        <w:rPr>
          <w:rFonts w:hint="eastAsia" w:ascii="Times New Roman" w:hAnsi="Times New Roman"/>
          <w:b/>
          <w:bCs/>
          <w:sz w:val="28"/>
          <w:szCs w:val="28"/>
          <w:lang w:val="en-US" w:eastAsia="zh-CN"/>
        </w:rPr>
        <w:t>模块</w:t>
      </w:r>
      <w:bookmarkEnd w:id="83"/>
      <w:bookmarkEnd w:id="84"/>
      <w:bookmarkEnd w:id="85"/>
      <w:bookmarkEnd w:id="86"/>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7"/>
        <w:gridCol w:w="850"/>
        <w:gridCol w:w="851"/>
        <w:gridCol w:w="851"/>
        <w:gridCol w:w="851"/>
        <w:gridCol w:w="851"/>
        <w:gridCol w:w="851"/>
        <w:gridCol w:w="851"/>
        <w:gridCol w:w="864"/>
      </w:tblGrid>
      <w:tr w14:paraId="3A3F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82" w:author="L" w:date="2026-05-22T20:41:24Z"/>
        </w:trPr>
        <w:tc>
          <w:tcPr>
            <w:tcW w:w="5000" w:type="pct"/>
            <w:gridSpan w:val="10"/>
            <w:tcBorders>
              <w:top w:val="single" w:color="auto" w:sz="4" w:space="0"/>
            </w:tcBorders>
            <w:noWrap w:val="0"/>
            <w:vAlign w:val="top"/>
          </w:tcPr>
          <w:p w14:paraId="195EDAE2">
            <w:pPr>
              <w:pBdr>
                <w:top w:val="none" w:color="auto" w:sz="0" w:space="0"/>
                <w:left w:val="none" w:color="auto" w:sz="0" w:space="0"/>
                <w:bottom w:val="none" w:color="auto" w:sz="0" w:space="0"/>
                <w:right w:val="none" w:color="auto" w:sz="0" w:space="0"/>
                <w:between w:val="none" w:color="auto" w:sz="0" w:space="0"/>
              </w:pBdr>
              <w:jc w:val="center"/>
              <w:rPr>
                <w:ins w:id="3383" w:author="L" w:date="2026-05-22T20:41:24Z"/>
                <w:rFonts w:hint="eastAsia" w:ascii="Times New Roman" w:hAnsi="Times New Roman"/>
                <w:vertAlign w:val="baseline"/>
                <w:lang w:val="en-US" w:eastAsia="zh-CN"/>
              </w:rPr>
            </w:pPr>
            <w:ins w:id="3384" w:author="L" w:date="2026-05-22T20:41:24Z">
              <w:r>
                <w:rPr>
                  <w:rFonts w:hint="eastAsia" w:ascii="Times New Roman" w:hAnsi="Times New Roman"/>
                  <w:vertAlign w:val="baseline"/>
                  <w:lang w:val="en-US" w:eastAsia="zh-CN"/>
                </w:rPr>
                <w:t>N5041/N5042/N5043/N5044模块</w:t>
              </w:r>
            </w:ins>
            <w:ins w:id="3385" w:author="L" w:date="2026-06-15T15:40:42Z">
              <w:r>
                <w:rPr>
                  <w:rFonts w:hint="eastAsia" w:ascii="Times New Roman" w:hAnsi="Times New Roman"/>
                  <w:vertAlign w:val="baseline"/>
                  <w:lang w:val="en-US" w:eastAsia="zh-CN"/>
                </w:rPr>
                <w:t>（±0.</w:t>
              </w:r>
            </w:ins>
            <w:ins w:id="3386" w:author="L" w:date="2026-06-15T15:40:48Z">
              <w:r>
                <w:rPr>
                  <w:rFonts w:hint="eastAsia" w:ascii="Times New Roman" w:hAnsi="Times New Roman"/>
                  <w:vertAlign w:val="baseline"/>
                  <w:lang w:val="en-US" w:eastAsia="zh-CN"/>
                </w:rPr>
                <w:t>5</w:t>
              </w:r>
            </w:ins>
            <w:ins w:id="3387" w:author="L" w:date="2026-06-15T15:40:42Z">
              <w:r>
                <w:rPr>
                  <w:rFonts w:hint="eastAsia" w:ascii="Times New Roman" w:hAnsi="Times New Roman"/>
                  <w:vertAlign w:val="baseline"/>
                  <w:lang w:val="en-US" w:eastAsia="zh-CN"/>
                </w:rPr>
                <w:t>误差）</w:t>
              </w:r>
            </w:ins>
          </w:p>
        </w:tc>
      </w:tr>
      <w:tr w14:paraId="54C3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88" w:author="L" w:date="2026-05-22T20:41:24Z"/>
        </w:trPr>
        <w:tc>
          <w:tcPr>
            <w:tcW w:w="497" w:type="pct"/>
            <w:tcBorders>
              <w:top w:val="single" w:color="auto" w:sz="4" w:space="0"/>
            </w:tcBorders>
            <w:noWrap w:val="0"/>
            <w:vAlign w:val="top"/>
          </w:tcPr>
          <w:p w14:paraId="69275ECC">
            <w:pPr>
              <w:jc w:val="center"/>
              <w:rPr>
                <w:ins w:id="3389" w:author="L" w:date="2026-05-22T20:41:24Z"/>
                <w:rFonts w:hint="default" w:ascii="Times New Roman" w:hAnsi="Times New Roman"/>
                <w:vertAlign w:val="baseline"/>
                <w:lang w:val="en-US" w:eastAsia="zh-CN"/>
              </w:rPr>
            </w:pPr>
            <w:ins w:id="3390" w:author="L" w:date="2026-05-22T20:41:24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5C15A8CC">
            <w:pPr>
              <w:jc w:val="center"/>
              <w:rPr>
                <w:ins w:id="3391" w:author="L" w:date="2026-05-22T20:41:24Z"/>
                <w:rFonts w:hint="default" w:ascii="Times New Roman" w:hAnsi="Times New Roman" w:eastAsiaTheme="minorEastAsia" w:cstheme="minorBidi"/>
                <w:kern w:val="2"/>
                <w:sz w:val="21"/>
                <w:szCs w:val="24"/>
                <w:vertAlign w:val="baseline"/>
                <w:lang w:val="en-US" w:eastAsia="zh-CN" w:bidi="ar-SA"/>
              </w:rPr>
            </w:pPr>
            <w:ins w:id="3392" w:author="L" w:date="2026-05-22T20:41:24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0DAED4AE">
            <w:pPr>
              <w:jc w:val="center"/>
              <w:rPr>
                <w:ins w:id="3393" w:author="L" w:date="2026-05-22T20:41:24Z"/>
                <w:rFonts w:hint="default" w:ascii="Times New Roman" w:hAnsi="Times New Roman" w:eastAsiaTheme="minorEastAsia" w:cstheme="minorBidi"/>
                <w:kern w:val="2"/>
                <w:sz w:val="21"/>
                <w:szCs w:val="24"/>
                <w:vertAlign w:val="baseline"/>
                <w:lang w:val="en-US" w:eastAsia="zh-CN" w:bidi="ar-SA"/>
              </w:rPr>
            </w:pPr>
            <w:ins w:id="3394" w:author="L" w:date="2026-05-22T20:41:24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6B7BBF4E">
            <w:pPr>
              <w:jc w:val="center"/>
              <w:rPr>
                <w:ins w:id="3395" w:author="L" w:date="2026-05-22T20:41:24Z"/>
                <w:rFonts w:hint="default" w:ascii="Times New Roman" w:hAnsi="Times New Roman" w:eastAsiaTheme="minorEastAsia" w:cstheme="minorBidi"/>
                <w:kern w:val="2"/>
                <w:sz w:val="21"/>
                <w:szCs w:val="24"/>
                <w:vertAlign w:val="baseline"/>
                <w:lang w:val="en-US" w:eastAsia="zh-CN" w:bidi="ar-SA"/>
              </w:rPr>
            </w:pPr>
            <w:ins w:id="3396" w:author="L" w:date="2026-05-22T20:41:24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55AFB239">
            <w:pPr>
              <w:jc w:val="center"/>
              <w:rPr>
                <w:ins w:id="3397" w:author="L" w:date="2026-05-22T20:41:24Z"/>
                <w:rFonts w:hint="default" w:ascii="Times New Roman" w:hAnsi="Times New Roman" w:eastAsiaTheme="minorEastAsia" w:cstheme="minorBidi"/>
                <w:kern w:val="2"/>
                <w:sz w:val="21"/>
                <w:szCs w:val="24"/>
                <w:vertAlign w:val="baseline"/>
                <w:lang w:val="en-US" w:eastAsia="zh-CN" w:bidi="ar-SA"/>
              </w:rPr>
            </w:pPr>
            <w:ins w:id="3398" w:author="L" w:date="2026-05-22T20:41:24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764E7063">
            <w:pPr>
              <w:jc w:val="center"/>
              <w:rPr>
                <w:ins w:id="3399" w:author="L" w:date="2026-05-22T20:41:24Z"/>
                <w:rFonts w:hint="default" w:ascii="Times New Roman" w:hAnsi="Times New Roman" w:eastAsiaTheme="minorEastAsia" w:cstheme="minorBidi"/>
                <w:kern w:val="2"/>
                <w:sz w:val="21"/>
                <w:szCs w:val="24"/>
                <w:vertAlign w:val="baseline"/>
                <w:lang w:val="en-US" w:eastAsia="zh-CN" w:bidi="ar-SA"/>
              </w:rPr>
            </w:pPr>
            <w:ins w:id="3400" w:author="L" w:date="2026-05-22T20:41:24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4D36270F">
            <w:pPr>
              <w:jc w:val="center"/>
              <w:rPr>
                <w:ins w:id="3401" w:author="L" w:date="2026-05-22T20:41:24Z"/>
                <w:rFonts w:hint="default" w:ascii="Times New Roman" w:hAnsi="Times New Roman" w:eastAsiaTheme="minorEastAsia" w:cstheme="minorBidi"/>
                <w:kern w:val="2"/>
                <w:sz w:val="21"/>
                <w:szCs w:val="24"/>
                <w:vertAlign w:val="baseline"/>
                <w:lang w:val="en-US" w:eastAsia="zh-CN" w:bidi="ar-SA"/>
              </w:rPr>
            </w:pPr>
            <w:ins w:id="3402" w:author="L" w:date="2026-05-22T20:41:24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3174620F">
            <w:pPr>
              <w:jc w:val="center"/>
              <w:rPr>
                <w:ins w:id="3403" w:author="L" w:date="2026-05-22T20:41:24Z"/>
                <w:rFonts w:hint="default" w:ascii="Times New Roman" w:hAnsi="Times New Roman"/>
                <w:vertAlign w:val="baseline"/>
                <w:lang w:val="en-US" w:eastAsia="zh-CN"/>
              </w:rPr>
            </w:pPr>
            <w:ins w:id="3404" w:author="L" w:date="2026-05-22T20:41:24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2461429D">
            <w:pPr>
              <w:jc w:val="center"/>
              <w:rPr>
                <w:ins w:id="3405" w:author="L" w:date="2026-05-22T20:41:24Z"/>
                <w:rFonts w:hint="default" w:ascii="Times New Roman" w:hAnsi="Times New Roman"/>
                <w:vertAlign w:val="baseline"/>
                <w:lang w:val="en-US" w:eastAsia="zh-CN"/>
              </w:rPr>
            </w:pPr>
            <w:ins w:id="3406" w:author="L" w:date="2026-05-22T20:41:24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60BFA092">
            <w:pPr>
              <w:jc w:val="center"/>
              <w:rPr>
                <w:ins w:id="3407" w:author="L" w:date="2026-05-22T20:41:24Z"/>
                <w:rFonts w:hint="default" w:ascii="Times New Roman" w:hAnsi="Times New Roman"/>
                <w:vertAlign w:val="baseline"/>
                <w:lang w:val="en-US" w:eastAsia="zh-CN"/>
              </w:rPr>
            </w:pPr>
            <w:ins w:id="3408" w:author="L" w:date="2026-05-22T20:41:24Z">
              <w:r>
                <w:rPr>
                  <w:rFonts w:hint="eastAsia" w:ascii="Times New Roman" w:hAnsi="Times New Roman"/>
                  <w:vertAlign w:val="baseline"/>
                  <w:lang w:val="en-US" w:eastAsia="zh-CN"/>
                </w:rPr>
                <w:t>B9</w:t>
              </w:r>
            </w:ins>
          </w:p>
        </w:tc>
      </w:tr>
      <w:tr w14:paraId="3C27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09" w:author="L" w:date="2026-05-22T20:41:24Z"/>
        </w:trPr>
        <w:tc>
          <w:tcPr>
            <w:tcW w:w="497" w:type="pct"/>
            <w:noWrap w:val="0"/>
            <w:vAlign w:val="top"/>
          </w:tcPr>
          <w:p w14:paraId="19E4D193">
            <w:pPr>
              <w:jc w:val="center"/>
              <w:rPr>
                <w:ins w:id="3410" w:author="L" w:date="2026-05-22T20:41:24Z"/>
                <w:rFonts w:hint="default" w:ascii="Times New Roman" w:hAnsi="Times New Roman"/>
                <w:vertAlign w:val="baseline"/>
                <w:lang w:val="en-US" w:eastAsia="zh-CN"/>
              </w:rPr>
            </w:pPr>
            <w:ins w:id="3411" w:author="L" w:date="2026-05-22T20:41:24Z">
              <w:r>
                <w:rPr>
                  <w:rFonts w:hint="eastAsia" w:ascii="Times New Roman" w:hAnsi="Times New Roman"/>
                  <w:vertAlign w:val="baseline"/>
                  <w:lang w:val="en-US" w:eastAsia="zh-CN"/>
                </w:rPr>
                <w:t>名称</w:t>
              </w:r>
            </w:ins>
          </w:p>
        </w:tc>
        <w:tc>
          <w:tcPr>
            <w:tcW w:w="497" w:type="pct"/>
            <w:noWrap w:val="0"/>
            <w:vAlign w:val="top"/>
          </w:tcPr>
          <w:p w14:paraId="51D058E1">
            <w:pPr>
              <w:jc w:val="center"/>
              <w:rPr>
                <w:ins w:id="3412" w:author="L" w:date="2026-05-22T20:41:24Z"/>
                <w:rFonts w:hint="default" w:ascii="Times New Roman" w:hAnsi="Times New Roman"/>
                <w:vertAlign w:val="baseline"/>
                <w:lang w:val="en-US" w:eastAsia="zh-CN"/>
              </w:rPr>
            </w:pPr>
            <w:ins w:id="3413" w:author="L" w:date="2026-05-22T20:41:24Z">
              <w:r>
                <w:rPr>
                  <w:rFonts w:hint="eastAsia" w:ascii="Times New Roman" w:hAnsi="Times New Roman"/>
                  <w:vertAlign w:val="baseline"/>
                  <w:lang w:val="en-US" w:eastAsia="zh-CN"/>
                </w:rPr>
                <w:t>RTD1+</w:t>
              </w:r>
            </w:ins>
          </w:p>
        </w:tc>
        <w:tc>
          <w:tcPr>
            <w:tcW w:w="499" w:type="pct"/>
            <w:noWrap w:val="0"/>
            <w:vAlign w:val="top"/>
          </w:tcPr>
          <w:p w14:paraId="7E863234">
            <w:pPr>
              <w:jc w:val="center"/>
              <w:rPr>
                <w:ins w:id="3414" w:author="L" w:date="2026-05-22T20:41:24Z"/>
                <w:rFonts w:hint="default" w:ascii="Times New Roman" w:hAnsi="Times New Roman"/>
                <w:vertAlign w:val="baseline"/>
                <w:lang w:val="en-US" w:eastAsia="zh-CN"/>
              </w:rPr>
            </w:pPr>
            <w:ins w:id="3415" w:author="L" w:date="2026-05-22T20:41:24Z">
              <w:r>
                <w:rPr>
                  <w:rFonts w:hint="eastAsia" w:ascii="Times New Roman" w:hAnsi="Times New Roman"/>
                  <w:vertAlign w:val="baseline"/>
                  <w:lang w:val="en-US" w:eastAsia="zh-CN"/>
                </w:rPr>
                <w:t>1+</w:t>
              </w:r>
            </w:ins>
          </w:p>
        </w:tc>
        <w:tc>
          <w:tcPr>
            <w:tcW w:w="500" w:type="pct"/>
            <w:noWrap w:val="0"/>
            <w:vAlign w:val="top"/>
          </w:tcPr>
          <w:p w14:paraId="00AA7849">
            <w:pPr>
              <w:jc w:val="center"/>
              <w:rPr>
                <w:ins w:id="3416" w:author="L" w:date="2026-05-22T20:41:24Z"/>
                <w:rFonts w:hint="default" w:ascii="Times New Roman" w:hAnsi="Times New Roman" w:eastAsiaTheme="minorEastAsia" w:cstheme="minorBidi"/>
                <w:kern w:val="2"/>
                <w:sz w:val="21"/>
                <w:szCs w:val="24"/>
                <w:vertAlign w:val="baseline"/>
                <w:lang w:val="en-US" w:eastAsia="zh-CN" w:bidi="ar-SA"/>
              </w:rPr>
            </w:pPr>
            <w:ins w:id="3417" w:author="L" w:date="2026-05-22T20:41:24Z">
              <w:r>
                <w:rPr>
                  <w:rFonts w:hint="eastAsia" w:ascii="Times New Roman" w:hAnsi="Times New Roman" w:cstheme="minorBidi"/>
                  <w:kern w:val="2"/>
                  <w:sz w:val="21"/>
                  <w:szCs w:val="24"/>
                  <w:vertAlign w:val="baseline"/>
                  <w:lang w:val="en-US" w:eastAsia="zh-CN" w:bidi="ar-SA"/>
                </w:rPr>
                <w:t>1-</w:t>
              </w:r>
            </w:ins>
          </w:p>
        </w:tc>
        <w:tc>
          <w:tcPr>
            <w:tcW w:w="500" w:type="pct"/>
            <w:noWrap w:val="0"/>
            <w:vAlign w:val="top"/>
          </w:tcPr>
          <w:p w14:paraId="4B051A94">
            <w:pPr>
              <w:jc w:val="center"/>
              <w:rPr>
                <w:ins w:id="3418" w:author="L" w:date="2026-05-22T20:41:24Z"/>
                <w:rFonts w:hint="default" w:ascii="Times New Roman" w:hAnsi="Times New Roman" w:eastAsiaTheme="minorEastAsia" w:cstheme="minorBidi"/>
                <w:kern w:val="2"/>
                <w:sz w:val="21"/>
                <w:szCs w:val="24"/>
                <w:vertAlign w:val="baseline"/>
                <w:lang w:val="en-US" w:eastAsia="zh-CN" w:bidi="ar-SA"/>
              </w:rPr>
            </w:pPr>
            <w:ins w:id="3419" w:author="L" w:date="2026-05-22T20:41:24Z">
              <w:r>
                <w:rPr>
                  <w:rFonts w:hint="eastAsia" w:ascii="Times New Roman" w:hAnsi="Times New Roman" w:cstheme="minorBidi"/>
                  <w:kern w:val="2"/>
                  <w:sz w:val="21"/>
                  <w:szCs w:val="24"/>
                  <w:vertAlign w:val="baseline"/>
                  <w:lang w:val="en-US" w:eastAsia="zh-CN" w:bidi="ar-SA"/>
                </w:rPr>
                <w:t>RTD1-</w:t>
              </w:r>
            </w:ins>
          </w:p>
        </w:tc>
        <w:tc>
          <w:tcPr>
            <w:tcW w:w="500" w:type="pct"/>
            <w:noWrap w:val="0"/>
            <w:vAlign w:val="top"/>
          </w:tcPr>
          <w:p w14:paraId="16E1BDB2">
            <w:pPr>
              <w:jc w:val="center"/>
              <w:rPr>
                <w:ins w:id="3420" w:author="L" w:date="2026-05-22T20:41:24Z"/>
                <w:rFonts w:hint="default" w:ascii="Times New Roman" w:hAnsi="Times New Roman"/>
                <w:vertAlign w:val="baseline"/>
                <w:lang w:val="en-US" w:eastAsia="zh-CN"/>
              </w:rPr>
            </w:pPr>
            <w:ins w:id="3421" w:author="L" w:date="2026-05-22T20:41:24Z">
              <w:r>
                <w:rPr>
                  <w:rFonts w:hint="eastAsia" w:ascii="Times New Roman" w:hAnsi="Times New Roman"/>
                  <w:vertAlign w:val="baseline"/>
                  <w:lang w:val="en-US" w:eastAsia="zh-CN"/>
                </w:rPr>
                <w:t>RTD3+</w:t>
              </w:r>
            </w:ins>
          </w:p>
        </w:tc>
        <w:tc>
          <w:tcPr>
            <w:tcW w:w="500" w:type="pct"/>
            <w:noWrap w:val="0"/>
            <w:vAlign w:val="top"/>
          </w:tcPr>
          <w:p w14:paraId="219548A5">
            <w:pPr>
              <w:jc w:val="center"/>
              <w:rPr>
                <w:ins w:id="3422" w:author="L" w:date="2026-05-22T20:41:24Z"/>
                <w:rFonts w:hint="default" w:ascii="Times New Roman" w:hAnsi="Times New Roman"/>
                <w:vertAlign w:val="baseline"/>
                <w:lang w:val="en-US" w:eastAsia="zh-CN"/>
              </w:rPr>
            </w:pPr>
            <w:ins w:id="3423" w:author="L" w:date="2026-05-22T20:41:24Z">
              <w:r>
                <w:rPr>
                  <w:rFonts w:hint="eastAsia" w:ascii="Times New Roman" w:hAnsi="Times New Roman"/>
                  <w:vertAlign w:val="baseline"/>
                  <w:lang w:val="en-US" w:eastAsia="zh-CN"/>
                </w:rPr>
                <w:t>3+</w:t>
              </w:r>
            </w:ins>
          </w:p>
        </w:tc>
        <w:tc>
          <w:tcPr>
            <w:tcW w:w="500" w:type="pct"/>
            <w:noWrap w:val="0"/>
            <w:vAlign w:val="top"/>
          </w:tcPr>
          <w:p w14:paraId="0A308FBB">
            <w:pPr>
              <w:jc w:val="center"/>
              <w:rPr>
                <w:ins w:id="3424" w:author="L" w:date="2026-05-22T20:41:24Z"/>
                <w:rFonts w:hint="default" w:ascii="Times New Roman" w:hAnsi="Times New Roman"/>
                <w:vertAlign w:val="baseline"/>
                <w:lang w:val="en-US" w:eastAsia="zh-CN"/>
              </w:rPr>
            </w:pPr>
            <w:ins w:id="3425" w:author="L" w:date="2026-05-22T20:41:24Z">
              <w:r>
                <w:rPr>
                  <w:rFonts w:hint="eastAsia" w:ascii="Times New Roman" w:hAnsi="Times New Roman"/>
                  <w:vertAlign w:val="baseline"/>
                  <w:lang w:val="en-US" w:eastAsia="zh-CN"/>
                </w:rPr>
                <w:t>3-</w:t>
              </w:r>
            </w:ins>
          </w:p>
        </w:tc>
        <w:tc>
          <w:tcPr>
            <w:tcW w:w="500" w:type="pct"/>
            <w:noWrap w:val="0"/>
            <w:vAlign w:val="top"/>
          </w:tcPr>
          <w:p w14:paraId="58186FDB">
            <w:pPr>
              <w:jc w:val="center"/>
              <w:rPr>
                <w:ins w:id="3426" w:author="L" w:date="2026-05-22T20:41:24Z"/>
                <w:rFonts w:hint="default" w:ascii="Times New Roman" w:hAnsi="Times New Roman"/>
                <w:vertAlign w:val="baseline"/>
                <w:lang w:val="en-US" w:eastAsia="zh-CN"/>
              </w:rPr>
            </w:pPr>
            <w:ins w:id="3427" w:author="L" w:date="2026-05-22T20:41:24Z">
              <w:r>
                <w:rPr>
                  <w:rFonts w:hint="eastAsia" w:ascii="Times New Roman" w:hAnsi="Times New Roman"/>
                  <w:vertAlign w:val="baseline"/>
                  <w:lang w:val="en-US" w:eastAsia="zh-CN"/>
                </w:rPr>
                <w:t>RTD3-</w:t>
              </w:r>
            </w:ins>
          </w:p>
        </w:tc>
        <w:tc>
          <w:tcPr>
            <w:tcW w:w="499" w:type="pct"/>
            <w:noWrap w:val="0"/>
            <w:vAlign w:val="top"/>
          </w:tcPr>
          <w:p w14:paraId="1F16889B">
            <w:pPr>
              <w:jc w:val="center"/>
              <w:rPr>
                <w:ins w:id="3428" w:author="L" w:date="2026-05-22T20:41:24Z"/>
                <w:rFonts w:hint="default" w:ascii="Times New Roman" w:hAnsi="Times New Roman"/>
                <w:vertAlign w:val="baseline"/>
                <w:lang w:val="en-US" w:eastAsia="zh-CN"/>
              </w:rPr>
            </w:pPr>
            <w:ins w:id="3429" w:author="L" w:date="2026-05-22T20:41:24Z">
              <w:r>
                <w:rPr>
                  <w:rFonts w:hint="eastAsia" w:ascii="Times New Roman" w:hAnsi="Times New Roman"/>
                  <w:vertAlign w:val="baseline"/>
                  <w:lang w:val="en-US" w:eastAsia="zh-CN"/>
                </w:rPr>
                <w:t>PE</w:t>
              </w:r>
            </w:ins>
          </w:p>
        </w:tc>
      </w:tr>
      <w:tr w14:paraId="40D1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30" w:author="L" w:date="2026-05-22T20:41:24Z"/>
        </w:trPr>
        <w:tc>
          <w:tcPr>
            <w:tcW w:w="497" w:type="pct"/>
            <w:noWrap w:val="0"/>
            <w:vAlign w:val="top"/>
          </w:tcPr>
          <w:p w14:paraId="1F0FF0AE">
            <w:pPr>
              <w:jc w:val="center"/>
              <w:rPr>
                <w:ins w:id="3431" w:author="L" w:date="2026-05-22T20:41:24Z"/>
                <w:rFonts w:hint="default" w:ascii="Times New Roman" w:hAnsi="Times New Roman"/>
                <w:vertAlign w:val="baseline"/>
                <w:lang w:val="en-US" w:eastAsia="zh-CN"/>
              </w:rPr>
            </w:pPr>
            <w:ins w:id="3432" w:author="L" w:date="2026-05-22T20:41:24Z">
              <w:r>
                <w:rPr>
                  <w:rFonts w:hint="eastAsia" w:ascii="Times New Roman" w:hAnsi="Times New Roman"/>
                  <w:vertAlign w:val="baseline"/>
                  <w:lang w:val="en-US" w:eastAsia="zh-CN"/>
                </w:rPr>
                <w:t>端口号</w:t>
              </w:r>
            </w:ins>
          </w:p>
        </w:tc>
        <w:tc>
          <w:tcPr>
            <w:tcW w:w="497" w:type="pct"/>
            <w:noWrap w:val="0"/>
            <w:vAlign w:val="top"/>
          </w:tcPr>
          <w:p w14:paraId="25F4A1A2">
            <w:pPr>
              <w:jc w:val="center"/>
              <w:rPr>
                <w:ins w:id="3433" w:author="L" w:date="2026-05-22T20:41:24Z"/>
                <w:rFonts w:hint="default" w:ascii="Times New Roman" w:hAnsi="Times New Roman"/>
                <w:vertAlign w:val="baseline"/>
                <w:lang w:val="en-US" w:eastAsia="zh-CN"/>
              </w:rPr>
            </w:pPr>
            <w:ins w:id="3434" w:author="L" w:date="2026-05-22T20:41:24Z">
              <w:r>
                <w:rPr>
                  <w:rFonts w:hint="eastAsia" w:ascii="Times New Roman" w:hAnsi="Times New Roman"/>
                  <w:vertAlign w:val="baseline"/>
                  <w:lang w:val="en-US" w:eastAsia="zh-CN"/>
                </w:rPr>
                <w:t>A1</w:t>
              </w:r>
            </w:ins>
          </w:p>
        </w:tc>
        <w:tc>
          <w:tcPr>
            <w:tcW w:w="499" w:type="pct"/>
            <w:noWrap w:val="0"/>
            <w:vAlign w:val="top"/>
          </w:tcPr>
          <w:p w14:paraId="733F6DFA">
            <w:pPr>
              <w:jc w:val="center"/>
              <w:rPr>
                <w:ins w:id="3435" w:author="L" w:date="2026-05-22T20:41:24Z"/>
                <w:rFonts w:hint="default" w:ascii="Times New Roman" w:hAnsi="Times New Roman"/>
                <w:vertAlign w:val="baseline"/>
                <w:lang w:val="en-US" w:eastAsia="zh-CN"/>
              </w:rPr>
            </w:pPr>
            <w:ins w:id="3436" w:author="L" w:date="2026-05-22T20:41:24Z">
              <w:r>
                <w:rPr>
                  <w:rFonts w:hint="eastAsia" w:ascii="Times New Roman" w:hAnsi="Times New Roman"/>
                  <w:vertAlign w:val="baseline"/>
                  <w:lang w:val="en-US" w:eastAsia="zh-CN"/>
                </w:rPr>
                <w:t>A2</w:t>
              </w:r>
            </w:ins>
          </w:p>
        </w:tc>
        <w:tc>
          <w:tcPr>
            <w:tcW w:w="500" w:type="pct"/>
            <w:noWrap w:val="0"/>
            <w:vAlign w:val="top"/>
          </w:tcPr>
          <w:p w14:paraId="355C612D">
            <w:pPr>
              <w:jc w:val="center"/>
              <w:rPr>
                <w:ins w:id="3437" w:author="L" w:date="2026-05-22T20:41:24Z"/>
                <w:rFonts w:hint="default" w:ascii="Times New Roman" w:hAnsi="Times New Roman"/>
                <w:vertAlign w:val="baseline"/>
                <w:lang w:val="en-US" w:eastAsia="zh-CN"/>
              </w:rPr>
            </w:pPr>
            <w:ins w:id="3438" w:author="L" w:date="2026-05-22T20:41:24Z">
              <w:r>
                <w:rPr>
                  <w:rFonts w:hint="eastAsia" w:ascii="Times New Roman" w:hAnsi="Times New Roman"/>
                  <w:vertAlign w:val="baseline"/>
                  <w:lang w:val="en-US" w:eastAsia="zh-CN"/>
                </w:rPr>
                <w:t>A3</w:t>
              </w:r>
            </w:ins>
          </w:p>
        </w:tc>
        <w:tc>
          <w:tcPr>
            <w:tcW w:w="500" w:type="pct"/>
            <w:noWrap w:val="0"/>
            <w:vAlign w:val="top"/>
          </w:tcPr>
          <w:p w14:paraId="4E36B0FF">
            <w:pPr>
              <w:jc w:val="center"/>
              <w:rPr>
                <w:ins w:id="3439" w:author="L" w:date="2026-05-22T20:41:24Z"/>
                <w:rFonts w:hint="default" w:ascii="Times New Roman" w:hAnsi="Times New Roman"/>
                <w:vertAlign w:val="baseline"/>
                <w:lang w:val="en-US" w:eastAsia="zh-CN"/>
              </w:rPr>
            </w:pPr>
            <w:ins w:id="3440" w:author="L" w:date="2026-05-22T20:41:24Z">
              <w:r>
                <w:rPr>
                  <w:rFonts w:hint="eastAsia" w:ascii="Times New Roman" w:hAnsi="Times New Roman"/>
                  <w:vertAlign w:val="baseline"/>
                  <w:lang w:val="en-US" w:eastAsia="zh-CN"/>
                </w:rPr>
                <w:t>A4</w:t>
              </w:r>
            </w:ins>
          </w:p>
        </w:tc>
        <w:tc>
          <w:tcPr>
            <w:tcW w:w="500" w:type="pct"/>
            <w:noWrap w:val="0"/>
            <w:vAlign w:val="top"/>
          </w:tcPr>
          <w:p w14:paraId="160DE9B2">
            <w:pPr>
              <w:jc w:val="center"/>
              <w:rPr>
                <w:ins w:id="3441" w:author="L" w:date="2026-05-22T20:41:24Z"/>
                <w:rFonts w:hint="default" w:ascii="Times New Roman" w:hAnsi="Times New Roman"/>
                <w:vertAlign w:val="baseline"/>
                <w:lang w:val="en-US" w:eastAsia="zh-CN"/>
              </w:rPr>
            </w:pPr>
            <w:ins w:id="3442" w:author="L" w:date="2026-05-22T20:41:24Z">
              <w:r>
                <w:rPr>
                  <w:rFonts w:hint="eastAsia" w:ascii="Times New Roman" w:hAnsi="Times New Roman"/>
                  <w:vertAlign w:val="baseline"/>
                  <w:lang w:val="en-US" w:eastAsia="zh-CN"/>
                </w:rPr>
                <w:t>A5</w:t>
              </w:r>
            </w:ins>
          </w:p>
        </w:tc>
        <w:tc>
          <w:tcPr>
            <w:tcW w:w="500" w:type="pct"/>
            <w:noWrap w:val="0"/>
            <w:vAlign w:val="top"/>
          </w:tcPr>
          <w:p w14:paraId="43463DC7">
            <w:pPr>
              <w:jc w:val="center"/>
              <w:rPr>
                <w:ins w:id="3443" w:author="L" w:date="2026-05-22T20:41:24Z"/>
                <w:rFonts w:hint="default" w:ascii="Times New Roman" w:hAnsi="Times New Roman"/>
                <w:vertAlign w:val="baseline"/>
                <w:lang w:val="en-US" w:eastAsia="zh-CN"/>
              </w:rPr>
            </w:pPr>
            <w:ins w:id="3444" w:author="L" w:date="2026-05-22T20:41:24Z">
              <w:r>
                <w:rPr>
                  <w:rFonts w:hint="eastAsia" w:ascii="Times New Roman" w:hAnsi="Times New Roman"/>
                  <w:vertAlign w:val="baseline"/>
                  <w:lang w:val="en-US" w:eastAsia="zh-CN"/>
                </w:rPr>
                <w:t>A6</w:t>
              </w:r>
            </w:ins>
          </w:p>
        </w:tc>
        <w:tc>
          <w:tcPr>
            <w:tcW w:w="500" w:type="pct"/>
            <w:noWrap w:val="0"/>
            <w:vAlign w:val="top"/>
          </w:tcPr>
          <w:p w14:paraId="042751BD">
            <w:pPr>
              <w:jc w:val="center"/>
              <w:rPr>
                <w:ins w:id="3445" w:author="L" w:date="2026-05-22T20:41:24Z"/>
                <w:rFonts w:hint="default" w:ascii="Times New Roman" w:hAnsi="Times New Roman"/>
                <w:vertAlign w:val="baseline"/>
                <w:lang w:val="en-US" w:eastAsia="zh-CN"/>
              </w:rPr>
            </w:pPr>
            <w:ins w:id="3446" w:author="L" w:date="2026-05-22T20:41:24Z">
              <w:r>
                <w:rPr>
                  <w:rFonts w:hint="eastAsia" w:ascii="Times New Roman" w:hAnsi="Times New Roman"/>
                  <w:vertAlign w:val="baseline"/>
                  <w:lang w:val="en-US" w:eastAsia="zh-CN"/>
                </w:rPr>
                <w:t>A7</w:t>
              </w:r>
            </w:ins>
          </w:p>
        </w:tc>
        <w:tc>
          <w:tcPr>
            <w:tcW w:w="500" w:type="pct"/>
            <w:noWrap w:val="0"/>
            <w:vAlign w:val="top"/>
          </w:tcPr>
          <w:p w14:paraId="1A345D3F">
            <w:pPr>
              <w:jc w:val="center"/>
              <w:rPr>
                <w:ins w:id="3447" w:author="L" w:date="2026-05-22T20:41:24Z"/>
                <w:rFonts w:hint="default" w:ascii="Times New Roman" w:hAnsi="Times New Roman"/>
                <w:vertAlign w:val="baseline"/>
                <w:lang w:val="en-US" w:eastAsia="zh-CN"/>
              </w:rPr>
            </w:pPr>
            <w:ins w:id="3448" w:author="L" w:date="2026-05-22T20:41:24Z">
              <w:r>
                <w:rPr>
                  <w:rFonts w:hint="eastAsia" w:ascii="Times New Roman" w:hAnsi="Times New Roman"/>
                  <w:vertAlign w:val="baseline"/>
                  <w:lang w:val="en-US" w:eastAsia="zh-CN"/>
                </w:rPr>
                <w:t>A8</w:t>
              </w:r>
            </w:ins>
          </w:p>
        </w:tc>
        <w:tc>
          <w:tcPr>
            <w:tcW w:w="499" w:type="pct"/>
            <w:noWrap w:val="0"/>
            <w:vAlign w:val="top"/>
          </w:tcPr>
          <w:p w14:paraId="382F6617">
            <w:pPr>
              <w:jc w:val="center"/>
              <w:rPr>
                <w:ins w:id="3449" w:author="L" w:date="2026-05-22T20:41:24Z"/>
                <w:rFonts w:hint="default" w:ascii="Times New Roman" w:hAnsi="Times New Roman"/>
                <w:vertAlign w:val="baseline"/>
                <w:lang w:val="en-US" w:eastAsia="zh-CN"/>
              </w:rPr>
            </w:pPr>
            <w:ins w:id="3450" w:author="L" w:date="2026-05-22T20:41:24Z">
              <w:r>
                <w:rPr>
                  <w:rFonts w:hint="eastAsia" w:ascii="Times New Roman" w:hAnsi="Times New Roman"/>
                  <w:vertAlign w:val="baseline"/>
                  <w:lang w:val="en-US" w:eastAsia="zh-CN"/>
                </w:rPr>
                <w:t>A9</w:t>
              </w:r>
            </w:ins>
          </w:p>
        </w:tc>
      </w:tr>
      <w:tr w14:paraId="0020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51" w:author="L" w:date="2026-05-22T20:41:24Z"/>
        </w:trPr>
        <w:tc>
          <w:tcPr>
            <w:tcW w:w="497" w:type="pct"/>
            <w:noWrap w:val="0"/>
            <w:vAlign w:val="top"/>
          </w:tcPr>
          <w:p w14:paraId="4D67745C">
            <w:pPr>
              <w:jc w:val="center"/>
              <w:rPr>
                <w:ins w:id="3452" w:author="L" w:date="2026-05-22T20:41:24Z"/>
                <w:rFonts w:hint="default" w:ascii="Times New Roman" w:hAnsi="Times New Roman"/>
                <w:vertAlign w:val="baseline"/>
                <w:lang w:val="en-US" w:eastAsia="zh-CN"/>
              </w:rPr>
            </w:pPr>
            <w:ins w:id="3453" w:author="L" w:date="2026-05-22T20:41:24Z">
              <w:r>
                <w:rPr>
                  <w:rFonts w:hint="eastAsia" w:ascii="Times New Roman" w:hAnsi="Times New Roman"/>
                  <w:vertAlign w:val="baseline"/>
                  <w:lang w:val="en-US" w:eastAsia="zh-CN"/>
                </w:rPr>
                <w:t>名称</w:t>
              </w:r>
            </w:ins>
          </w:p>
        </w:tc>
        <w:tc>
          <w:tcPr>
            <w:tcW w:w="497" w:type="pct"/>
            <w:noWrap w:val="0"/>
            <w:vAlign w:val="top"/>
          </w:tcPr>
          <w:p w14:paraId="2745C6D6">
            <w:pPr>
              <w:jc w:val="center"/>
              <w:rPr>
                <w:ins w:id="3454" w:author="L" w:date="2026-05-22T20:41:24Z"/>
                <w:rFonts w:hint="default" w:ascii="Times New Roman" w:hAnsi="Times New Roman"/>
                <w:vertAlign w:val="baseline"/>
                <w:lang w:val="en-US" w:eastAsia="zh-CN"/>
              </w:rPr>
            </w:pPr>
            <w:ins w:id="3455" w:author="L" w:date="2026-05-22T20:41:24Z">
              <w:r>
                <w:rPr>
                  <w:rFonts w:hint="eastAsia" w:ascii="Times New Roman" w:hAnsi="Times New Roman"/>
                  <w:vertAlign w:val="baseline"/>
                  <w:lang w:val="en-US" w:eastAsia="zh-CN"/>
                </w:rPr>
                <w:t>RTD2+</w:t>
              </w:r>
            </w:ins>
          </w:p>
        </w:tc>
        <w:tc>
          <w:tcPr>
            <w:tcW w:w="499" w:type="pct"/>
            <w:noWrap w:val="0"/>
            <w:vAlign w:val="top"/>
          </w:tcPr>
          <w:p w14:paraId="363E9E81">
            <w:pPr>
              <w:jc w:val="center"/>
              <w:rPr>
                <w:ins w:id="3456" w:author="L" w:date="2026-05-22T20:41:24Z"/>
                <w:rFonts w:hint="default" w:ascii="Times New Roman" w:hAnsi="Times New Roman"/>
                <w:vertAlign w:val="baseline"/>
                <w:lang w:val="en-US" w:eastAsia="zh-CN"/>
              </w:rPr>
            </w:pPr>
            <w:ins w:id="3457" w:author="L" w:date="2026-05-22T20:41:24Z">
              <w:r>
                <w:rPr>
                  <w:rFonts w:hint="eastAsia" w:ascii="Times New Roman" w:hAnsi="Times New Roman"/>
                  <w:vertAlign w:val="baseline"/>
                  <w:lang w:val="en-US" w:eastAsia="zh-CN"/>
                </w:rPr>
                <w:t>2+</w:t>
              </w:r>
            </w:ins>
          </w:p>
        </w:tc>
        <w:tc>
          <w:tcPr>
            <w:tcW w:w="500" w:type="pct"/>
            <w:noWrap w:val="0"/>
            <w:vAlign w:val="top"/>
          </w:tcPr>
          <w:p w14:paraId="5FD851CD">
            <w:pPr>
              <w:jc w:val="center"/>
              <w:rPr>
                <w:ins w:id="3458" w:author="L" w:date="2026-05-22T20:41:24Z"/>
                <w:rFonts w:hint="default" w:ascii="Times New Roman" w:hAnsi="Times New Roman"/>
                <w:vertAlign w:val="baseline"/>
                <w:lang w:val="en-US" w:eastAsia="zh-CN"/>
              </w:rPr>
            </w:pPr>
            <w:ins w:id="3459" w:author="L" w:date="2026-05-22T20:41:24Z">
              <w:r>
                <w:rPr>
                  <w:rFonts w:hint="eastAsia" w:ascii="Times New Roman" w:hAnsi="Times New Roman"/>
                  <w:vertAlign w:val="baseline"/>
                  <w:lang w:val="en-US" w:eastAsia="zh-CN"/>
                </w:rPr>
                <w:t>2-</w:t>
              </w:r>
            </w:ins>
          </w:p>
        </w:tc>
        <w:tc>
          <w:tcPr>
            <w:tcW w:w="500" w:type="pct"/>
            <w:noWrap w:val="0"/>
            <w:vAlign w:val="top"/>
          </w:tcPr>
          <w:p w14:paraId="38905132">
            <w:pPr>
              <w:jc w:val="center"/>
              <w:rPr>
                <w:ins w:id="3460" w:author="L" w:date="2026-05-22T20:41:24Z"/>
                <w:rFonts w:hint="default" w:ascii="Times New Roman" w:hAnsi="Times New Roman"/>
                <w:vertAlign w:val="baseline"/>
                <w:lang w:val="en-US" w:eastAsia="zh-CN"/>
              </w:rPr>
            </w:pPr>
            <w:ins w:id="3461" w:author="L" w:date="2026-05-22T20:41:24Z">
              <w:r>
                <w:rPr>
                  <w:rFonts w:hint="eastAsia" w:ascii="Times New Roman" w:hAnsi="Times New Roman"/>
                  <w:vertAlign w:val="baseline"/>
                  <w:lang w:val="en-US" w:eastAsia="zh-CN"/>
                </w:rPr>
                <w:t>RTD2-</w:t>
              </w:r>
            </w:ins>
          </w:p>
        </w:tc>
        <w:tc>
          <w:tcPr>
            <w:tcW w:w="500" w:type="pct"/>
            <w:noWrap w:val="0"/>
            <w:vAlign w:val="top"/>
          </w:tcPr>
          <w:p w14:paraId="3042CF53">
            <w:pPr>
              <w:jc w:val="center"/>
              <w:rPr>
                <w:ins w:id="3462" w:author="L" w:date="2026-05-22T20:41:24Z"/>
                <w:rFonts w:hint="default" w:ascii="Times New Roman" w:hAnsi="Times New Roman"/>
                <w:vertAlign w:val="baseline"/>
                <w:lang w:val="en-US" w:eastAsia="zh-CN"/>
              </w:rPr>
            </w:pPr>
            <w:ins w:id="3463" w:author="L" w:date="2026-05-22T20:41:24Z">
              <w:r>
                <w:rPr>
                  <w:rFonts w:hint="eastAsia" w:ascii="Times New Roman" w:hAnsi="Times New Roman"/>
                  <w:vertAlign w:val="baseline"/>
                  <w:lang w:val="en-US" w:eastAsia="zh-CN"/>
                </w:rPr>
                <w:t>RTD4+</w:t>
              </w:r>
            </w:ins>
          </w:p>
        </w:tc>
        <w:tc>
          <w:tcPr>
            <w:tcW w:w="500" w:type="pct"/>
            <w:noWrap w:val="0"/>
            <w:vAlign w:val="top"/>
          </w:tcPr>
          <w:p w14:paraId="7054BEF6">
            <w:pPr>
              <w:jc w:val="center"/>
              <w:rPr>
                <w:ins w:id="3464" w:author="L" w:date="2026-05-22T20:41:24Z"/>
                <w:rFonts w:hint="default" w:ascii="Times New Roman" w:hAnsi="Times New Roman"/>
                <w:vertAlign w:val="baseline"/>
                <w:lang w:val="en-US" w:eastAsia="zh-CN"/>
              </w:rPr>
            </w:pPr>
            <w:ins w:id="3465" w:author="L" w:date="2026-05-22T20:41:24Z">
              <w:r>
                <w:rPr>
                  <w:rFonts w:hint="eastAsia" w:ascii="Times New Roman" w:hAnsi="Times New Roman"/>
                  <w:vertAlign w:val="baseline"/>
                  <w:lang w:val="en-US" w:eastAsia="zh-CN"/>
                </w:rPr>
                <w:t>4+</w:t>
              </w:r>
            </w:ins>
          </w:p>
        </w:tc>
        <w:tc>
          <w:tcPr>
            <w:tcW w:w="500" w:type="pct"/>
            <w:noWrap w:val="0"/>
            <w:vAlign w:val="top"/>
          </w:tcPr>
          <w:p w14:paraId="254F786F">
            <w:pPr>
              <w:jc w:val="center"/>
              <w:rPr>
                <w:ins w:id="3466" w:author="L" w:date="2026-05-22T20:41:24Z"/>
                <w:rFonts w:hint="default" w:ascii="Times New Roman" w:hAnsi="Times New Roman"/>
                <w:vertAlign w:val="baseline"/>
                <w:lang w:val="en-US" w:eastAsia="zh-CN"/>
              </w:rPr>
            </w:pPr>
            <w:ins w:id="3467" w:author="L" w:date="2026-05-22T20:41:24Z">
              <w:r>
                <w:rPr>
                  <w:rFonts w:hint="eastAsia" w:ascii="Times New Roman" w:hAnsi="Times New Roman"/>
                  <w:vertAlign w:val="baseline"/>
                  <w:lang w:val="en-US" w:eastAsia="zh-CN"/>
                </w:rPr>
                <w:t>4-</w:t>
              </w:r>
            </w:ins>
          </w:p>
        </w:tc>
        <w:tc>
          <w:tcPr>
            <w:tcW w:w="500" w:type="pct"/>
            <w:noWrap w:val="0"/>
            <w:vAlign w:val="top"/>
          </w:tcPr>
          <w:p w14:paraId="07ECCE98">
            <w:pPr>
              <w:jc w:val="center"/>
              <w:rPr>
                <w:ins w:id="3468" w:author="L" w:date="2026-05-22T20:41:24Z"/>
                <w:rFonts w:hint="default" w:ascii="Times New Roman" w:hAnsi="Times New Roman"/>
                <w:vertAlign w:val="baseline"/>
                <w:lang w:val="en-US" w:eastAsia="zh-CN"/>
              </w:rPr>
            </w:pPr>
            <w:ins w:id="3469" w:author="L" w:date="2026-05-22T20:41:24Z">
              <w:r>
                <w:rPr>
                  <w:rFonts w:hint="eastAsia" w:ascii="Times New Roman" w:hAnsi="Times New Roman"/>
                  <w:vertAlign w:val="baseline"/>
                  <w:lang w:val="en-US" w:eastAsia="zh-CN"/>
                </w:rPr>
                <w:t>RTD4-</w:t>
              </w:r>
            </w:ins>
          </w:p>
        </w:tc>
        <w:tc>
          <w:tcPr>
            <w:tcW w:w="499" w:type="pct"/>
            <w:noWrap w:val="0"/>
            <w:vAlign w:val="top"/>
          </w:tcPr>
          <w:p w14:paraId="139997CD">
            <w:pPr>
              <w:jc w:val="center"/>
              <w:rPr>
                <w:ins w:id="3470" w:author="L" w:date="2026-05-22T20:41:24Z"/>
                <w:rFonts w:hint="default" w:ascii="Times New Roman" w:hAnsi="Times New Roman"/>
                <w:vertAlign w:val="baseline"/>
                <w:lang w:val="en-US" w:eastAsia="zh-CN"/>
              </w:rPr>
            </w:pPr>
            <w:ins w:id="3471" w:author="L" w:date="2026-05-22T20:41:24Z">
              <w:r>
                <w:rPr>
                  <w:rFonts w:hint="eastAsia" w:ascii="Times New Roman" w:hAnsi="Times New Roman"/>
                  <w:vertAlign w:val="baseline"/>
                  <w:lang w:val="en-US" w:eastAsia="zh-CN"/>
                </w:rPr>
                <w:t>PE</w:t>
              </w:r>
            </w:ins>
          </w:p>
        </w:tc>
      </w:tr>
    </w:tbl>
    <w:p w14:paraId="46D3567B">
      <w:pPr>
        <w:rPr>
          <w:ins w:id="3472" w:author="L" w:date="2026-05-22T20:41:24Z"/>
          <w:rFonts w:hint="default"/>
          <w:lang w:val="en-US" w:eastAsia="zh-CN"/>
        </w:rPr>
      </w:pPr>
    </w:p>
    <w:p w14:paraId="79A211B2">
      <w:pPr>
        <w:rPr>
          <w:ins w:id="3473" w:author="L" w:date="2026-05-22T20:41:24Z"/>
          <w:rFonts w:hint="default"/>
          <w:lang w:val="en-US" w:eastAsia="zh-CN"/>
        </w:rPr>
      </w:pPr>
    </w:p>
    <w:p w14:paraId="0AD6C1B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FF0000"/>
          <w:kern w:val="2"/>
          <w:sz w:val="24"/>
          <w:szCs w:val="24"/>
          <w:lang w:val="en-US" w:eastAsia="zh-CN" w:bidi="ar-SA"/>
        </w:rPr>
      </w:pPr>
      <w:ins w:id="3474" w:author="L" w:date="2026-05-22T20:41:24Z">
        <w:r>
          <w:rPr>
            <w:rFonts w:hint="eastAsia" w:ascii="Times New Roman" w:hAnsi="Times New Roman" w:eastAsia="宋体" w:cs="宋体"/>
            <w:b w:val="0"/>
            <w:bCs w:val="0"/>
            <w:iCs/>
            <w:color w:val="FF0000"/>
            <w:kern w:val="2"/>
            <w:sz w:val="24"/>
            <w:szCs w:val="24"/>
            <w:lang w:val="en-US" w:eastAsia="zh-CN" w:bidi="ar-SA"/>
          </w:rPr>
          <w:t>注意：上述RTD模块采用共板形式，分别对应三线PT100电阻、三线PT1000电阻、四线PT100电阻、四线PT1000电阻。</w:t>
        </w:r>
      </w:ins>
    </w:p>
    <w:p w14:paraId="7F912702">
      <w:pPr>
        <w:rPr>
          <w:rFonts w:hint="default"/>
          <w:lang w:val="en-US" w:eastAsia="zh-CN"/>
        </w:rPr>
      </w:pPr>
    </w:p>
    <w:p w14:paraId="54CB14EB">
      <w:pPr>
        <w:pStyle w:val="12"/>
        <w:ind w:left="0" w:leftChars="0" w:firstLine="0" w:firstLineChars="0"/>
        <w:outlineLvl w:val="2"/>
        <w:rPr>
          <w:rFonts w:hint="eastAsia" w:ascii="Times New Roman" w:hAnsi="Times New Roman"/>
          <w:b/>
          <w:bCs/>
          <w:sz w:val="28"/>
          <w:szCs w:val="28"/>
          <w:lang w:val="en-US" w:eastAsia="zh-CN"/>
        </w:rPr>
      </w:pPr>
      <w:bookmarkStart w:id="87" w:name="_Toc21773"/>
      <w:bookmarkStart w:id="88" w:name="_Toc2558"/>
      <w:bookmarkStart w:id="89" w:name="_Toc28595"/>
      <w:bookmarkStart w:id="90" w:name="_Toc21044"/>
      <w:r>
        <w:rPr>
          <w:rFonts w:hint="default" w:ascii="Times New Roman" w:hAnsi="Times New Roman"/>
          <w:b/>
          <w:bCs/>
          <w:sz w:val="28"/>
          <w:szCs w:val="28"/>
          <w:lang w:val="en-US" w:eastAsia="zh-CN"/>
        </w:rPr>
        <w:t>2.</w:t>
      </w:r>
      <w:r>
        <w:rPr>
          <w:rFonts w:hint="eastAsia" w:ascii="Times New Roman" w:hAnsi="Times New Roman"/>
          <w:b/>
          <w:bCs/>
          <w:sz w:val="28"/>
          <w:szCs w:val="28"/>
          <w:lang w:val="en-US" w:eastAsia="zh-CN"/>
        </w:rPr>
        <w:t>3</w:t>
      </w:r>
      <w:r>
        <w:rPr>
          <w:rFonts w:hint="default" w:ascii="Times New Roman" w:hAnsi="Times New Roman"/>
          <w:b/>
          <w:bCs/>
          <w:sz w:val="28"/>
          <w:szCs w:val="28"/>
          <w:lang w:val="en-US" w:eastAsia="zh-CN"/>
        </w:rPr>
        <w:t>.</w:t>
      </w:r>
      <w:ins w:id="3475" w:author="L" w:date="2026-08-31T15:21:41Z">
        <w:r>
          <w:rPr>
            <w:rFonts w:hint="eastAsia" w:ascii="Times New Roman" w:hAnsi="Times New Roman"/>
            <w:b/>
            <w:bCs/>
            <w:sz w:val="28"/>
            <w:szCs w:val="28"/>
            <w:lang w:val="en-US" w:eastAsia="zh-CN"/>
          </w:rPr>
          <w:t>8</w:t>
        </w:r>
      </w:ins>
      <w:del w:id="3476" w:author="L" w:date="2026-08-31T15:21:40Z">
        <w:r>
          <w:rPr>
            <w:rFonts w:hint="default" w:ascii="Times New Roman" w:hAnsi="Times New Roman"/>
            <w:b/>
            <w:bCs/>
            <w:sz w:val="28"/>
            <w:szCs w:val="28"/>
            <w:lang w:val="en-US" w:eastAsia="zh-CN"/>
          </w:rPr>
          <w:delText>7</w:delText>
        </w:r>
      </w:del>
      <w:r>
        <w:rPr>
          <w:rFonts w:hint="eastAsia" w:ascii="Times New Roman" w:hAnsi="Times New Roman"/>
          <w:b/>
          <w:bCs/>
          <w:sz w:val="28"/>
          <w:szCs w:val="28"/>
          <w:lang w:val="en-US" w:eastAsia="zh-CN"/>
        </w:rPr>
        <w:t xml:space="preserve"> TC模块</w:t>
      </w:r>
      <w:bookmarkEnd w:id="87"/>
      <w:bookmarkEnd w:id="88"/>
      <w:bookmarkEnd w:id="89"/>
      <w:bookmarkEnd w:id="90"/>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6"/>
        <w:gridCol w:w="850"/>
        <w:gridCol w:w="851"/>
        <w:gridCol w:w="851"/>
        <w:gridCol w:w="851"/>
        <w:gridCol w:w="851"/>
        <w:gridCol w:w="851"/>
        <w:gridCol w:w="852"/>
        <w:gridCol w:w="864"/>
      </w:tblGrid>
      <w:tr w14:paraId="3981B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77" w:author="L" w:date="2026-05-22T20:41:37Z"/>
        </w:trPr>
        <w:tc>
          <w:tcPr>
            <w:tcW w:w="5000" w:type="pct"/>
            <w:gridSpan w:val="10"/>
            <w:tcBorders>
              <w:top w:val="single" w:color="auto" w:sz="4" w:space="0"/>
            </w:tcBorders>
            <w:noWrap w:val="0"/>
            <w:vAlign w:val="top"/>
          </w:tcPr>
          <w:p w14:paraId="18657F2C">
            <w:pPr>
              <w:pBdr>
                <w:top w:val="none" w:color="auto" w:sz="0" w:space="0"/>
                <w:left w:val="none" w:color="auto" w:sz="0" w:space="0"/>
                <w:bottom w:val="none" w:color="auto" w:sz="0" w:space="0"/>
                <w:right w:val="none" w:color="auto" w:sz="0" w:space="0"/>
                <w:between w:val="none" w:color="auto" w:sz="0" w:space="0"/>
              </w:pBdr>
              <w:jc w:val="center"/>
              <w:rPr>
                <w:ins w:id="3478" w:author="L" w:date="2026-05-22T20:41:37Z"/>
                <w:rFonts w:hint="default" w:ascii="Times New Roman" w:hAnsi="Times New Roman"/>
                <w:vertAlign w:val="baseline"/>
                <w:lang w:val="en-US" w:eastAsia="zh-CN"/>
              </w:rPr>
            </w:pPr>
            <w:ins w:id="3479" w:author="L" w:date="2026-05-22T20:41:37Z">
              <w:r>
                <w:rPr>
                  <w:rFonts w:hint="eastAsia" w:ascii="Times New Roman" w:hAnsi="Times New Roman"/>
                  <w:vertAlign w:val="baseline"/>
                  <w:lang w:val="en-US" w:eastAsia="zh-CN"/>
                </w:rPr>
                <w:t>N5088模块</w:t>
              </w:r>
            </w:ins>
          </w:p>
        </w:tc>
      </w:tr>
      <w:tr w14:paraId="10A0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80" w:author="L" w:date="2026-05-22T20:41:37Z"/>
        </w:trPr>
        <w:tc>
          <w:tcPr>
            <w:tcW w:w="497" w:type="pct"/>
            <w:tcBorders>
              <w:top w:val="single" w:color="auto" w:sz="4" w:space="0"/>
            </w:tcBorders>
            <w:noWrap w:val="0"/>
            <w:vAlign w:val="top"/>
          </w:tcPr>
          <w:p w14:paraId="0830306C">
            <w:pPr>
              <w:jc w:val="center"/>
              <w:rPr>
                <w:ins w:id="3481" w:author="L" w:date="2026-05-22T20:41:37Z"/>
                <w:rFonts w:hint="default" w:ascii="Times New Roman" w:hAnsi="Times New Roman"/>
                <w:vertAlign w:val="baseline"/>
                <w:lang w:val="en-US" w:eastAsia="zh-CN"/>
              </w:rPr>
            </w:pPr>
            <w:ins w:id="3482" w:author="L" w:date="2026-05-22T20:41:37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77146291">
            <w:pPr>
              <w:jc w:val="center"/>
              <w:rPr>
                <w:ins w:id="3483" w:author="L" w:date="2026-05-22T20:41:37Z"/>
                <w:rFonts w:hint="default" w:ascii="Times New Roman" w:hAnsi="Times New Roman" w:eastAsiaTheme="minorEastAsia" w:cstheme="minorBidi"/>
                <w:kern w:val="2"/>
                <w:sz w:val="21"/>
                <w:szCs w:val="24"/>
                <w:vertAlign w:val="baseline"/>
                <w:lang w:val="en-US" w:eastAsia="zh-CN" w:bidi="ar-SA"/>
              </w:rPr>
            </w:pPr>
            <w:ins w:id="3484" w:author="L" w:date="2026-05-22T20:41:37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575B9076">
            <w:pPr>
              <w:jc w:val="center"/>
              <w:rPr>
                <w:ins w:id="3485" w:author="L" w:date="2026-05-22T20:41:37Z"/>
                <w:rFonts w:hint="default" w:ascii="Times New Roman" w:hAnsi="Times New Roman" w:eastAsiaTheme="minorEastAsia" w:cstheme="minorBidi"/>
                <w:kern w:val="2"/>
                <w:sz w:val="21"/>
                <w:szCs w:val="24"/>
                <w:vertAlign w:val="baseline"/>
                <w:lang w:val="en-US" w:eastAsia="zh-CN" w:bidi="ar-SA"/>
              </w:rPr>
            </w:pPr>
            <w:ins w:id="3486" w:author="L" w:date="2026-05-22T20:41:37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4CAB2197">
            <w:pPr>
              <w:jc w:val="center"/>
              <w:rPr>
                <w:ins w:id="3487" w:author="L" w:date="2026-05-22T20:41:37Z"/>
                <w:rFonts w:hint="default" w:ascii="Times New Roman" w:hAnsi="Times New Roman" w:eastAsiaTheme="minorEastAsia" w:cstheme="minorBidi"/>
                <w:kern w:val="2"/>
                <w:sz w:val="21"/>
                <w:szCs w:val="24"/>
                <w:vertAlign w:val="baseline"/>
                <w:lang w:val="en-US" w:eastAsia="zh-CN" w:bidi="ar-SA"/>
              </w:rPr>
            </w:pPr>
            <w:ins w:id="3488" w:author="L" w:date="2026-05-22T20:41:37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770DAB9D">
            <w:pPr>
              <w:jc w:val="center"/>
              <w:rPr>
                <w:ins w:id="3489" w:author="L" w:date="2026-05-22T20:41:37Z"/>
                <w:rFonts w:hint="default" w:ascii="Times New Roman" w:hAnsi="Times New Roman" w:eastAsiaTheme="minorEastAsia" w:cstheme="minorBidi"/>
                <w:kern w:val="2"/>
                <w:sz w:val="21"/>
                <w:szCs w:val="24"/>
                <w:vertAlign w:val="baseline"/>
                <w:lang w:val="en-US" w:eastAsia="zh-CN" w:bidi="ar-SA"/>
              </w:rPr>
            </w:pPr>
            <w:ins w:id="3490" w:author="L" w:date="2026-05-22T20:41:37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3824F6A8">
            <w:pPr>
              <w:jc w:val="center"/>
              <w:rPr>
                <w:ins w:id="3491" w:author="L" w:date="2026-05-22T20:41:37Z"/>
                <w:rFonts w:hint="default" w:ascii="Times New Roman" w:hAnsi="Times New Roman" w:eastAsiaTheme="minorEastAsia" w:cstheme="minorBidi"/>
                <w:kern w:val="2"/>
                <w:sz w:val="21"/>
                <w:szCs w:val="24"/>
                <w:vertAlign w:val="baseline"/>
                <w:lang w:val="en-US" w:eastAsia="zh-CN" w:bidi="ar-SA"/>
              </w:rPr>
            </w:pPr>
            <w:ins w:id="3492" w:author="L" w:date="2026-05-22T20:41:37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57771B65">
            <w:pPr>
              <w:jc w:val="center"/>
              <w:rPr>
                <w:ins w:id="3493" w:author="L" w:date="2026-05-22T20:41:37Z"/>
                <w:rFonts w:hint="default" w:ascii="Times New Roman" w:hAnsi="Times New Roman" w:eastAsiaTheme="minorEastAsia" w:cstheme="minorBidi"/>
                <w:kern w:val="2"/>
                <w:sz w:val="21"/>
                <w:szCs w:val="24"/>
                <w:vertAlign w:val="baseline"/>
                <w:lang w:val="en-US" w:eastAsia="zh-CN" w:bidi="ar-SA"/>
              </w:rPr>
            </w:pPr>
            <w:ins w:id="3494" w:author="L" w:date="2026-05-22T20:41:37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5CD44631">
            <w:pPr>
              <w:jc w:val="center"/>
              <w:rPr>
                <w:ins w:id="3495" w:author="L" w:date="2026-05-22T20:41:37Z"/>
                <w:rFonts w:hint="default" w:ascii="Times New Roman" w:hAnsi="Times New Roman"/>
                <w:vertAlign w:val="baseline"/>
                <w:lang w:val="en-US" w:eastAsia="zh-CN"/>
              </w:rPr>
            </w:pPr>
            <w:ins w:id="3496" w:author="L" w:date="2026-05-22T20:41:37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10014860">
            <w:pPr>
              <w:jc w:val="center"/>
              <w:rPr>
                <w:ins w:id="3497" w:author="L" w:date="2026-05-22T20:41:37Z"/>
                <w:rFonts w:hint="default" w:ascii="Times New Roman" w:hAnsi="Times New Roman"/>
                <w:vertAlign w:val="baseline"/>
                <w:lang w:val="en-US" w:eastAsia="zh-CN"/>
              </w:rPr>
            </w:pPr>
            <w:ins w:id="3498" w:author="L" w:date="2026-05-22T20:41:37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7D667B8F">
            <w:pPr>
              <w:jc w:val="center"/>
              <w:rPr>
                <w:ins w:id="3499" w:author="L" w:date="2026-05-22T20:41:37Z"/>
                <w:rFonts w:hint="default" w:ascii="Times New Roman" w:hAnsi="Times New Roman"/>
                <w:vertAlign w:val="baseline"/>
                <w:lang w:val="en-US" w:eastAsia="zh-CN"/>
              </w:rPr>
            </w:pPr>
            <w:ins w:id="3500" w:author="L" w:date="2026-05-22T20:41:37Z">
              <w:r>
                <w:rPr>
                  <w:rFonts w:hint="eastAsia" w:ascii="Times New Roman" w:hAnsi="Times New Roman"/>
                  <w:vertAlign w:val="baseline"/>
                  <w:lang w:val="en-US" w:eastAsia="zh-CN"/>
                </w:rPr>
                <w:t>B9</w:t>
              </w:r>
            </w:ins>
          </w:p>
        </w:tc>
      </w:tr>
      <w:tr w14:paraId="5DBC7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01" w:author="L" w:date="2026-05-22T20:41:37Z"/>
        </w:trPr>
        <w:tc>
          <w:tcPr>
            <w:tcW w:w="497" w:type="pct"/>
            <w:noWrap w:val="0"/>
            <w:vAlign w:val="top"/>
          </w:tcPr>
          <w:p w14:paraId="4580FAAA">
            <w:pPr>
              <w:jc w:val="center"/>
              <w:rPr>
                <w:ins w:id="3502" w:author="L" w:date="2026-05-22T20:41:37Z"/>
                <w:rFonts w:hint="default" w:ascii="Times New Roman" w:hAnsi="Times New Roman"/>
                <w:vertAlign w:val="baseline"/>
                <w:lang w:val="en-US" w:eastAsia="zh-CN"/>
              </w:rPr>
            </w:pPr>
            <w:ins w:id="3503" w:author="L" w:date="2026-05-22T20:41:37Z">
              <w:r>
                <w:rPr>
                  <w:rFonts w:hint="eastAsia" w:ascii="Times New Roman" w:hAnsi="Times New Roman"/>
                  <w:vertAlign w:val="baseline"/>
                  <w:lang w:val="en-US" w:eastAsia="zh-CN"/>
                </w:rPr>
                <w:t>名称</w:t>
              </w:r>
            </w:ins>
          </w:p>
        </w:tc>
        <w:tc>
          <w:tcPr>
            <w:tcW w:w="497" w:type="pct"/>
            <w:noWrap w:val="0"/>
            <w:vAlign w:val="top"/>
          </w:tcPr>
          <w:p w14:paraId="12C0856D">
            <w:pPr>
              <w:jc w:val="center"/>
              <w:rPr>
                <w:ins w:id="3504" w:author="L" w:date="2026-05-22T20:41:37Z"/>
                <w:rFonts w:hint="default" w:ascii="Times New Roman" w:hAnsi="Times New Roman"/>
                <w:vertAlign w:val="baseline"/>
                <w:lang w:val="en-US" w:eastAsia="zh-CN"/>
              </w:rPr>
            </w:pPr>
            <w:ins w:id="3505" w:author="L" w:date="2026-05-22T20:41:37Z">
              <w:r>
                <w:rPr>
                  <w:rFonts w:hint="eastAsia" w:ascii="Times New Roman" w:hAnsi="Times New Roman"/>
                  <w:vertAlign w:val="baseline"/>
                  <w:lang w:val="en-US" w:eastAsia="zh-CN"/>
                </w:rPr>
                <w:t>T1+</w:t>
              </w:r>
            </w:ins>
          </w:p>
        </w:tc>
        <w:tc>
          <w:tcPr>
            <w:tcW w:w="499" w:type="pct"/>
            <w:noWrap w:val="0"/>
            <w:vAlign w:val="top"/>
          </w:tcPr>
          <w:p w14:paraId="4FD627E2">
            <w:pPr>
              <w:jc w:val="center"/>
              <w:rPr>
                <w:ins w:id="3506" w:author="L" w:date="2026-05-22T20:41:37Z"/>
                <w:rFonts w:hint="default" w:ascii="Times New Roman" w:hAnsi="Times New Roman"/>
                <w:vertAlign w:val="baseline"/>
                <w:lang w:val="en-US" w:eastAsia="zh-CN"/>
              </w:rPr>
            </w:pPr>
            <w:ins w:id="3507" w:author="L" w:date="2026-05-22T20:41:37Z">
              <w:r>
                <w:rPr>
                  <w:rFonts w:hint="eastAsia" w:ascii="Times New Roman" w:hAnsi="Times New Roman"/>
                  <w:vertAlign w:val="baseline"/>
                  <w:lang w:val="en-US" w:eastAsia="zh-CN"/>
                </w:rPr>
                <w:t>T2+</w:t>
              </w:r>
            </w:ins>
          </w:p>
        </w:tc>
        <w:tc>
          <w:tcPr>
            <w:tcW w:w="500" w:type="pct"/>
            <w:noWrap w:val="0"/>
            <w:vAlign w:val="top"/>
          </w:tcPr>
          <w:p w14:paraId="388DE300">
            <w:pPr>
              <w:jc w:val="center"/>
              <w:rPr>
                <w:ins w:id="3508" w:author="L" w:date="2026-05-22T20:41:37Z"/>
                <w:rFonts w:hint="default" w:ascii="Times New Roman" w:hAnsi="Times New Roman" w:eastAsiaTheme="minorEastAsia" w:cstheme="minorBidi"/>
                <w:kern w:val="2"/>
                <w:sz w:val="21"/>
                <w:szCs w:val="24"/>
                <w:vertAlign w:val="baseline"/>
                <w:lang w:val="en-US" w:eastAsia="zh-CN" w:bidi="ar-SA"/>
              </w:rPr>
            </w:pPr>
            <w:ins w:id="3509" w:author="L" w:date="2026-05-22T20:41:37Z">
              <w:r>
                <w:rPr>
                  <w:rFonts w:hint="eastAsia" w:ascii="Times New Roman" w:hAnsi="Times New Roman" w:cstheme="minorBidi"/>
                  <w:kern w:val="2"/>
                  <w:sz w:val="21"/>
                  <w:szCs w:val="24"/>
                  <w:vertAlign w:val="baseline"/>
                  <w:lang w:val="en-US" w:eastAsia="zh-CN" w:bidi="ar-SA"/>
                </w:rPr>
                <w:t>T3+</w:t>
              </w:r>
            </w:ins>
          </w:p>
        </w:tc>
        <w:tc>
          <w:tcPr>
            <w:tcW w:w="500" w:type="pct"/>
            <w:noWrap w:val="0"/>
            <w:vAlign w:val="top"/>
          </w:tcPr>
          <w:p w14:paraId="7A42AFB2">
            <w:pPr>
              <w:jc w:val="center"/>
              <w:rPr>
                <w:ins w:id="3510" w:author="L" w:date="2026-05-22T20:41:37Z"/>
                <w:rFonts w:hint="default" w:ascii="Times New Roman" w:hAnsi="Times New Roman" w:eastAsiaTheme="minorEastAsia" w:cstheme="minorBidi"/>
                <w:kern w:val="2"/>
                <w:sz w:val="21"/>
                <w:szCs w:val="24"/>
                <w:vertAlign w:val="baseline"/>
                <w:lang w:val="en-US" w:eastAsia="zh-CN" w:bidi="ar-SA"/>
              </w:rPr>
            </w:pPr>
            <w:ins w:id="3511" w:author="L" w:date="2026-05-22T20:41:37Z">
              <w:r>
                <w:rPr>
                  <w:rFonts w:hint="eastAsia" w:ascii="Times New Roman" w:hAnsi="Times New Roman" w:cstheme="minorBidi"/>
                  <w:kern w:val="2"/>
                  <w:sz w:val="21"/>
                  <w:szCs w:val="24"/>
                  <w:vertAlign w:val="baseline"/>
                  <w:lang w:val="en-US" w:eastAsia="zh-CN" w:bidi="ar-SA"/>
                </w:rPr>
                <w:t>T4+</w:t>
              </w:r>
            </w:ins>
          </w:p>
        </w:tc>
        <w:tc>
          <w:tcPr>
            <w:tcW w:w="500" w:type="pct"/>
            <w:noWrap w:val="0"/>
            <w:vAlign w:val="top"/>
          </w:tcPr>
          <w:p w14:paraId="07A82078">
            <w:pPr>
              <w:jc w:val="center"/>
              <w:rPr>
                <w:ins w:id="3512" w:author="L" w:date="2026-05-22T20:41:37Z"/>
                <w:rFonts w:hint="default" w:ascii="Times New Roman" w:hAnsi="Times New Roman"/>
                <w:vertAlign w:val="baseline"/>
                <w:lang w:val="en-US" w:eastAsia="zh-CN"/>
              </w:rPr>
            </w:pPr>
            <w:ins w:id="3513" w:author="L" w:date="2026-05-22T20:41:37Z">
              <w:r>
                <w:rPr>
                  <w:rFonts w:hint="eastAsia" w:ascii="Times New Roman" w:hAnsi="Times New Roman"/>
                  <w:vertAlign w:val="baseline"/>
                  <w:lang w:val="en-US" w:eastAsia="zh-CN"/>
                </w:rPr>
                <w:t>T5+</w:t>
              </w:r>
            </w:ins>
          </w:p>
        </w:tc>
        <w:tc>
          <w:tcPr>
            <w:tcW w:w="500" w:type="pct"/>
            <w:noWrap w:val="0"/>
            <w:vAlign w:val="top"/>
          </w:tcPr>
          <w:p w14:paraId="7D6AE0F5">
            <w:pPr>
              <w:jc w:val="center"/>
              <w:rPr>
                <w:ins w:id="3514" w:author="L" w:date="2026-05-22T20:41:37Z"/>
                <w:rFonts w:hint="default" w:ascii="Times New Roman" w:hAnsi="Times New Roman"/>
                <w:vertAlign w:val="baseline"/>
                <w:lang w:val="en-US" w:eastAsia="zh-CN"/>
              </w:rPr>
            </w:pPr>
            <w:ins w:id="3515" w:author="L" w:date="2026-05-22T20:41:37Z">
              <w:r>
                <w:rPr>
                  <w:rFonts w:hint="eastAsia" w:ascii="Times New Roman" w:hAnsi="Times New Roman"/>
                  <w:vertAlign w:val="baseline"/>
                  <w:lang w:val="en-US" w:eastAsia="zh-CN"/>
                </w:rPr>
                <w:t>T6+</w:t>
              </w:r>
            </w:ins>
          </w:p>
        </w:tc>
        <w:tc>
          <w:tcPr>
            <w:tcW w:w="500" w:type="pct"/>
            <w:noWrap w:val="0"/>
            <w:vAlign w:val="top"/>
          </w:tcPr>
          <w:p w14:paraId="4AD6168B">
            <w:pPr>
              <w:jc w:val="center"/>
              <w:rPr>
                <w:ins w:id="3516" w:author="L" w:date="2026-05-22T20:41:37Z"/>
                <w:rFonts w:hint="default" w:ascii="Times New Roman" w:hAnsi="Times New Roman"/>
                <w:vertAlign w:val="baseline"/>
                <w:lang w:val="en-US" w:eastAsia="zh-CN"/>
              </w:rPr>
            </w:pPr>
            <w:ins w:id="3517" w:author="L" w:date="2026-05-22T20:41:37Z">
              <w:r>
                <w:rPr>
                  <w:rFonts w:hint="eastAsia" w:ascii="Times New Roman" w:hAnsi="Times New Roman"/>
                  <w:vertAlign w:val="baseline"/>
                  <w:lang w:val="en-US" w:eastAsia="zh-CN"/>
                </w:rPr>
                <w:t>T7+</w:t>
              </w:r>
            </w:ins>
          </w:p>
        </w:tc>
        <w:tc>
          <w:tcPr>
            <w:tcW w:w="500" w:type="pct"/>
            <w:noWrap w:val="0"/>
            <w:vAlign w:val="top"/>
          </w:tcPr>
          <w:p w14:paraId="6CDF1756">
            <w:pPr>
              <w:jc w:val="center"/>
              <w:rPr>
                <w:ins w:id="3518" w:author="L" w:date="2026-05-22T20:41:37Z"/>
                <w:rFonts w:hint="default" w:ascii="Times New Roman" w:hAnsi="Times New Roman"/>
                <w:vertAlign w:val="baseline"/>
                <w:lang w:val="en-US" w:eastAsia="zh-CN"/>
              </w:rPr>
            </w:pPr>
            <w:ins w:id="3519" w:author="L" w:date="2026-05-22T20:41:37Z">
              <w:r>
                <w:rPr>
                  <w:rFonts w:hint="eastAsia" w:ascii="Times New Roman" w:hAnsi="Times New Roman"/>
                  <w:vertAlign w:val="baseline"/>
                  <w:lang w:val="en-US" w:eastAsia="zh-CN"/>
                </w:rPr>
                <w:t>T8+</w:t>
              </w:r>
            </w:ins>
          </w:p>
        </w:tc>
        <w:tc>
          <w:tcPr>
            <w:tcW w:w="499" w:type="pct"/>
            <w:noWrap w:val="0"/>
            <w:vAlign w:val="top"/>
          </w:tcPr>
          <w:p w14:paraId="7FBB29ED">
            <w:pPr>
              <w:jc w:val="center"/>
              <w:rPr>
                <w:ins w:id="3520" w:author="L" w:date="2026-05-22T20:41:37Z"/>
                <w:rFonts w:hint="default" w:ascii="Times New Roman" w:hAnsi="Times New Roman"/>
                <w:vertAlign w:val="baseline"/>
                <w:lang w:val="en-US" w:eastAsia="zh-CN"/>
              </w:rPr>
            </w:pPr>
            <w:ins w:id="3521" w:author="L" w:date="2026-05-22T20:41:37Z">
              <w:r>
                <w:rPr>
                  <w:rFonts w:hint="eastAsia" w:ascii="Times New Roman" w:hAnsi="Times New Roman"/>
                  <w:vertAlign w:val="baseline"/>
                  <w:lang w:val="en-US" w:eastAsia="zh-CN"/>
                </w:rPr>
                <w:t>PE</w:t>
              </w:r>
            </w:ins>
          </w:p>
        </w:tc>
      </w:tr>
      <w:tr w14:paraId="1C4F7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22" w:author="L" w:date="2026-05-22T20:41:37Z"/>
        </w:trPr>
        <w:tc>
          <w:tcPr>
            <w:tcW w:w="497" w:type="pct"/>
            <w:noWrap w:val="0"/>
            <w:vAlign w:val="top"/>
          </w:tcPr>
          <w:p w14:paraId="6B9A8FBD">
            <w:pPr>
              <w:jc w:val="center"/>
              <w:rPr>
                <w:ins w:id="3523" w:author="L" w:date="2026-05-22T20:41:37Z"/>
                <w:rFonts w:hint="default" w:ascii="Times New Roman" w:hAnsi="Times New Roman"/>
                <w:vertAlign w:val="baseline"/>
                <w:lang w:val="en-US" w:eastAsia="zh-CN"/>
              </w:rPr>
            </w:pPr>
            <w:ins w:id="3524" w:author="L" w:date="2026-05-22T20:41:37Z">
              <w:r>
                <w:rPr>
                  <w:rFonts w:hint="eastAsia" w:ascii="Times New Roman" w:hAnsi="Times New Roman"/>
                  <w:vertAlign w:val="baseline"/>
                  <w:lang w:val="en-US" w:eastAsia="zh-CN"/>
                </w:rPr>
                <w:t>端口号</w:t>
              </w:r>
            </w:ins>
          </w:p>
        </w:tc>
        <w:tc>
          <w:tcPr>
            <w:tcW w:w="497" w:type="pct"/>
            <w:noWrap w:val="0"/>
            <w:vAlign w:val="top"/>
          </w:tcPr>
          <w:p w14:paraId="6A30A726">
            <w:pPr>
              <w:jc w:val="center"/>
              <w:rPr>
                <w:ins w:id="3525" w:author="L" w:date="2026-05-22T20:41:37Z"/>
                <w:rFonts w:hint="default" w:ascii="Times New Roman" w:hAnsi="Times New Roman"/>
                <w:vertAlign w:val="baseline"/>
                <w:lang w:val="en-US" w:eastAsia="zh-CN"/>
              </w:rPr>
            </w:pPr>
            <w:ins w:id="3526" w:author="L" w:date="2026-05-22T20:41:37Z">
              <w:r>
                <w:rPr>
                  <w:rFonts w:hint="eastAsia" w:ascii="Times New Roman" w:hAnsi="Times New Roman"/>
                  <w:vertAlign w:val="baseline"/>
                  <w:lang w:val="en-US" w:eastAsia="zh-CN"/>
                </w:rPr>
                <w:t>A1</w:t>
              </w:r>
            </w:ins>
          </w:p>
        </w:tc>
        <w:tc>
          <w:tcPr>
            <w:tcW w:w="499" w:type="pct"/>
            <w:noWrap w:val="0"/>
            <w:vAlign w:val="top"/>
          </w:tcPr>
          <w:p w14:paraId="0CC227B4">
            <w:pPr>
              <w:jc w:val="center"/>
              <w:rPr>
                <w:ins w:id="3527" w:author="L" w:date="2026-05-22T20:41:37Z"/>
                <w:rFonts w:hint="default" w:ascii="Times New Roman" w:hAnsi="Times New Roman"/>
                <w:vertAlign w:val="baseline"/>
                <w:lang w:val="en-US" w:eastAsia="zh-CN"/>
              </w:rPr>
            </w:pPr>
            <w:ins w:id="3528" w:author="L" w:date="2026-05-22T20:41:37Z">
              <w:r>
                <w:rPr>
                  <w:rFonts w:hint="eastAsia" w:ascii="Times New Roman" w:hAnsi="Times New Roman"/>
                  <w:vertAlign w:val="baseline"/>
                  <w:lang w:val="en-US" w:eastAsia="zh-CN"/>
                </w:rPr>
                <w:t>A2</w:t>
              </w:r>
            </w:ins>
          </w:p>
        </w:tc>
        <w:tc>
          <w:tcPr>
            <w:tcW w:w="500" w:type="pct"/>
            <w:noWrap w:val="0"/>
            <w:vAlign w:val="top"/>
          </w:tcPr>
          <w:p w14:paraId="6322BE90">
            <w:pPr>
              <w:jc w:val="center"/>
              <w:rPr>
                <w:ins w:id="3529" w:author="L" w:date="2026-05-22T20:41:37Z"/>
                <w:rFonts w:hint="default" w:ascii="Times New Roman" w:hAnsi="Times New Roman"/>
                <w:vertAlign w:val="baseline"/>
                <w:lang w:val="en-US" w:eastAsia="zh-CN"/>
              </w:rPr>
            </w:pPr>
            <w:ins w:id="3530" w:author="L" w:date="2026-05-22T20:41:37Z">
              <w:r>
                <w:rPr>
                  <w:rFonts w:hint="eastAsia" w:ascii="Times New Roman" w:hAnsi="Times New Roman"/>
                  <w:vertAlign w:val="baseline"/>
                  <w:lang w:val="en-US" w:eastAsia="zh-CN"/>
                </w:rPr>
                <w:t>A3</w:t>
              </w:r>
            </w:ins>
          </w:p>
        </w:tc>
        <w:tc>
          <w:tcPr>
            <w:tcW w:w="500" w:type="pct"/>
            <w:noWrap w:val="0"/>
            <w:vAlign w:val="top"/>
          </w:tcPr>
          <w:p w14:paraId="093D703C">
            <w:pPr>
              <w:jc w:val="center"/>
              <w:rPr>
                <w:ins w:id="3531" w:author="L" w:date="2026-05-22T20:41:37Z"/>
                <w:rFonts w:hint="default" w:ascii="Times New Roman" w:hAnsi="Times New Roman"/>
                <w:vertAlign w:val="baseline"/>
                <w:lang w:val="en-US" w:eastAsia="zh-CN"/>
              </w:rPr>
            </w:pPr>
            <w:ins w:id="3532" w:author="L" w:date="2026-05-22T20:41:37Z">
              <w:r>
                <w:rPr>
                  <w:rFonts w:hint="eastAsia" w:ascii="Times New Roman" w:hAnsi="Times New Roman"/>
                  <w:vertAlign w:val="baseline"/>
                  <w:lang w:val="en-US" w:eastAsia="zh-CN"/>
                </w:rPr>
                <w:t>A4</w:t>
              </w:r>
            </w:ins>
          </w:p>
        </w:tc>
        <w:tc>
          <w:tcPr>
            <w:tcW w:w="500" w:type="pct"/>
            <w:noWrap w:val="0"/>
            <w:vAlign w:val="top"/>
          </w:tcPr>
          <w:p w14:paraId="00CBCB61">
            <w:pPr>
              <w:jc w:val="center"/>
              <w:rPr>
                <w:ins w:id="3533" w:author="L" w:date="2026-05-22T20:41:37Z"/>
                <w:rFonts w:hint="default" w:ascii="Times New Roman" w:hAnsi="Times New Roman"/>
                <w:vertAlign w:val="baseline"/>
                <w:lang w:val="en-US" w:eastAsia="zh-CN"/>
              </w:rPr>
            </w:pPr>
            <w:ins w:id="3534" w:author="L" w:date="2026-05-22T20:41:37Z">
              <w:r>
                <w:rPr>
                  <w:rFonts w:hint="eastAsia" w:ascii="Times New Roman" w:hAnsi="Times New Roman"/>
                  <w:vertAlign w:val="baseline"/>
                  <w:lang w:val="en-US" w:eastAsia="zh-CN"/>
                </w:rPr>
                <w:t>A5</w:t>
              </w:r>
            </w:ins>
          </w:p>
        </w:tc>
        <w:tc>
          <w:tcPr>
            <w:tcW w:w="500" w:type="pct"/>
            <w:noWrap w:val="0"/>
            <w:vAlign w:val="top"/>
          </w:tcPr>
          <w:p w14:paraId="7E26C15E">
            <w:pPr>
              <w:jc w:val="center"/>
              <w:rPr>
                <w:ins w:id="3535" w:author="L" w:date="2026-05-22T20:41:37Z"/>
                <w:rFonts w:hint="default" w:ascii="Times New Roman" w:hAnsi="Times New Roman"/>
                <w:vertAlign w:val="baseline"/>
                <w:lang w:val="en-US" w:eastAsia="zh-CN"/>
              </w:rPr>
            </w:pPr>
            <w:ins w:id="3536" w:author="L" w:date="2026-05-22T20:41:37Z">
              <w:r>
                <w:rPr>
                  <w:rFonts w:hint="eastAsia" w:ascii="Times New Roman" w:hAnsi="Times New Roman"/>
                  <w:vertAlign w:val="baseline"/>
                  <w:lang w:val="en-US" w:eastAsia="zh-CN"/>
                </w:rPr>
                <w:t>A6</w:t>
              </w:r>
            </w:ins>
          </w:p>
        </w:tc>
        <w:tc>
          <w:tcPr>
            <w:tcW w:w="500" w:type="pct"/>
            <w:noWrap w:val="0"/>
            <w:vAlign w:val="top"/>
          </w:tcPr>
          <w:p w14:paraId="080D83BC">
            <w:pPr>
              <w:jc w:val="center"/>
              <w:rPr>
                <w:ins w:id="3537" w:author="L" w:date="2026-05-22T20:41:37Z"/>
                <w:rFonts w:hint="default" w:ascii="Times New Roman" w:hAnsi="Times New Roman"/>
                <w:vertAlign w:val="baseline"/>
                <w:lang w:val="en-US" w:eastAsia="zh-CN"/>
              </w:rPr>
            </w:pPr>
            <w:ins w:id="3538" w:author="L" w:date="2026-05-22T20:41:37Z">
              <w:r>
                <w:rPr>
                  <w:rFonts w:hint="eastAsia" w:ascii="Times New Roman" w:hAnsi="Times New Roman"/>
                  <w:vertAlign w:val="baseline"/>
                  <w:lang w:val="en-US" w:eastAsia="zh-CN"/>
                </w:rPr>
                <w:t>A7</w:t>
              </w:r>
            </w:ins>
          </w:p>
        </w:tc>
        <w:tc>
          <w:tcPr>
            <w:tcW w:w="500" w:type="pct"/>
            <w:noWrap w:val="0"/>
            <w:vAlign w:val="top"/>
          </w:tcPr>
          <w:p w14:paraId="41D0F547">
            <w:pPr>
              <w:jc w:val="center"/>
              <w:rPr>
                <w:ins w:id="3539" w:author="L" w:date="2026-05-22T20:41:37Z"/>
                <w:rFonts w:hint="default" w:ascii="Times New Roman" w:hAnsi="Times New Roman"/>
                <w:vertAlign w:val="baseline"/>
                <w:lang w:val="en-US" w:eastAsia="zh-CN"/>
              </w:rPr>
            </w:pPr>
            <w:ins w:id="3540" w:author="L" w:date="2026-05-22T20:41:37Z">
              <w:r>
                <w:rPr>
                  <w:rFonts w:hint="eastAsia" w:ascii="Times New Roman" w:hAnsi="Times New Roman"/>
                  <w:vertAlign w:val="baseline"/>
                  <w:lang w:val="en-US" w:eastAsia="zh-CN"/>
                </w:rPr>
                <w:t>A8</w:t>
              </w:r>
            </w:ins>
          </w:p>
        </w:tc>
        <w:tc>
          <w:tcPr>
            <w:tcW w:w="499" w:type="pct"/>
            <w:noWrap w:val="0"/>
            <w:vAlign w:val="top"/>
          </w:tcPr>
          <w:p w14:paraId="1B700CCF">
            <w:pPr>
              <w:jc w:val="center"/>
              <w:rPr>
                <w:ins w:id="3541" w:author="L" w:date="2026-05-22T20:41:37Z"/>
                <w:rFonts w:hint="default" w:ascii="Times New Roman" w:hAnsi="Times New Roman"/>
                <w:vertAlign w:val="baseline"/>
                <w:lang w:val="en-US" w:eastAsia="zh-CN"/>
              </w:rPr>
            </w:pPr>
            <w:ins w:id="3542" w:author="L" w:date="2026-05-22T20:41:37Z">
              <w:r>
                <w:rPr>
                  <w:rFonts w:hint="eastAsia" w:ascii="Times New Roman" w:hAnsi="Times New Roman"/>
                  <w:vertAlign w:val="baseline"/>
                  <w:lang w:val="en-US" w:eastAsia="zh-CN"/>
                </w:rPr>
                <w:t>A9</w:t>
              </w:r>
            </w:ins>
          </w:p>
        </w:tc>
      </w:tr>
      <w:tr w14:paraId="0B6DF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43" w:author="L" w:date="2026-05-22T20:41:37Z"/>
        </w:trPr>
        <w:tc>
          <w:tcPr>
            <w:tcW w:w="497" w:type="pct"/>
            <w:noWrap w:val="0"/>
            <w:vAlign w:val="top"/>
          </w:tcPr>
          <w:p w14:paraId="7F95FC49">
            <w:pPr>
              <w:jc w:val="center"/>
              <w:rPr>
                <w:ins w:id="3544" w:author="L" w:date="2026-05-22T20:41:37Z"/>
                <w:rFonts w:hint="default" w:ascii="Times New Roman" w:hAnsi="Times New Roman"/>
                <w:vertAlign w:val="baseline"/>
                <w:lang w:val="en-US" w:eastAsia="zh-CN"/>
              </w:rPr>
            </w:pPr>
            <w:ins w:id="3545" w:author="L" w:date="2026-05-22T20:41:37Z">
              <w:r>
                <w:rPr>
                  <w:rFonts w:hint="eastAsia" w:ascii="Times New Roman" w:hAnsi="Times New Roman"/>
                  <w:vertAlign w:val="baseline"/>
                  <w:lang w:val="en-US" w:eastAsia="zh-CN"/>
                </w:rPr>
                <w:t>名称</w:t>
              </w:r>
            </w:ins>
          </w:p>
        </w:tc>
        <w:tc>
          <w:tcPr>
            <w:tcW w:w="497" w:type="pct"/>
            <w:noWrap w:val="0"/>
            <w:vAlign w:val="top"/>
          </w:tcPr>
          <w:p w14:paraId="08BB8A49">
            <w:pPr>
              <w:jc w:val="center"/>
              <w:rPr>
                <w:ins w:id="3546" w:author="L" w:date="2026-05-22T20:41:37Z"/>
                <w:rFonts w:hint="default" w:ascii="Times New Roman" w:hAnsi="Times New Roman"/>
                <w:vertAlign w:val="baseline"/>
                <w:lang w:val="en-US" w:eastAsia="zh-CN"/>
              </w:rPr>
            </w:pPr>
            <w:ins w:id="3547" w:author="L" w:date="2026-05-22T20:41:37Z">
              <w:r>
                <w:rPr>
                  <w:rFonts w:hint="eastAsia" w:ascii="Times New Roman" w:hAnsi="Times New Roman"/>
                  <w:vertAlign w:val="baseline"/>
                  <w:lang w:val="en-US" w:eastAsia="zh-CN"/>
                </w:rPr>
                <w:t>T1-</w:t>
              </w:r>
            </w:ins>
          </w:p>
        </w:tc>
        <w:tc>
          <w:tcPr>
            <w:tcW w:w="499" w:type="pct"/>
            <w:noWrap w:val="0"/>
            <w:vAlign w:val="top"/>
          </w:tcPr>
          <w:p w14:paraId="5BB577D1">
            <w:pPr>
              <w:jc w:val="center"/>
              <w:rPr>
                <w:ins w:id="3548" w:author="L" w:date="2026-05-22T20:41:37Z"/>
                <w:rFonts w:hint="default" w:ascii="Times New Roman" w:hAnsi="Times New Roman"/>
                <w:vertAlign w:val="baseline"/>
                <w:lang w:val="en-US" w:eastAsia="zh-CN"/>
              </w:rPr>
            </w:pPr>
            <w:ins w:id="3549" w:author="L" w:date="2026-05-22T20:41:37Z">
              <w:r>
                <w:rPr>
                  <w:rFonts w:hint="eastAsia" w:ascii="Times New Roman" w:hAnsi="Times New Roman"/>
                  <w:vertAlign w:val="baseline"/>
                  <w:lang w:val="en-US" w:eastAsia="zh-CN"/>
                </w:rPr>
                <w:t>T2-</w:t>
              </w:r>
            </w:ins>
          </w:p>
        </w:tc>
        <w:tc>
          <w:tcPr>
            <w:tcW w:w="500" w:type="pct"/>
            <w:noWrap w:val="0"/>
            <w:vAlign w:val="top"/>
          </w:tcPr>
          <w:p w14:paraId="57593FC5">
            <w:pPr>
              <w:jc w:val="center"/>
              <w:rPr>
                <w:ins w:id="3550" w:author="L" w:date="2026-05-22T20:41:37Z"/>
                <w:rFonts w:hint="default" w:ascii="Times New Roman" w:hAnsi="Times New Roman"/>
                <w:vertAlign w:val="baseline"/>
                <w:lang w:val="en-US" w:eastAsia="zh-CN"/>
              </w:rPr>
            </w:pPr>
            <w:ins w:id="3551" w:author="L" w:date="2026-05-22T20:41:37Z">
              <w:r>
                <w:rPr>
                  <w:rFonts w:hint="eastAsia" w:ascii="Times New Roman" w:hAnsi="Times New Roman"/>
                  <w:vertAlign w:val="baseline"/>
                  <w:lang w:val="en-US" w:eastAsia="zh-CN"/>
                </w:rPr>
                <w:t>T3-</w:t>
              </w:r>
            </w:ins>
          </w:p>
        </w:tc>
        <w:tc>
          <w:tcPr>
            <w:tcW w:w="500" w:type="pct"/>
            <w:noWrap w:val="0"/>
            <w:vAlign w:val="top"/>
          </w:tcPr>
          <w:p w14:paraId="56AA72DD">
            <w:pPr>
              <w:jc w:val="center"/>
              <w:rPr>
                <w:ins w:id="3552" w:author="L" w:date="2026-05-22T20:41:37Z"/>
                <w:rFonts w:hint="default" w:ascii="Times New Roman" w:hAnsi="Times New Roman"/>
                <w:vertAlign w:val="baseline"/>
                <w:lang w:val="en-US" w:eastAsia="zh-CN"/>
              </w:rPr>
            </w:pPr>
            <w:ins w:id="3553" w:author="L" w:date="2026-05-22T20:41:37Z">
              <w:r>
                <w:rPr>
                  <w:rFonts w:hint="eastAsia" w:ascii="Times New Roman" w:hAnsi="Times New Roman"/>
                  <w:vertAlign w:val="baseline"/>
                  <w:lang w:val="en-US" w:eastAsia="zh-CN"/>
                </w:rPr>
                <w:t>T4-</w:t>
              </w:r>
            </w:ins>
          </w:p>
        </w:tc>
        <w:tc>
          <w:tcPr>
            <w:tcW w:w="500" w:type="pct"/>
            <w:noWrap w:val="0"/>
            <w:vAlign w:val="top"/>
          </w:tcPr>
          <w:p w14:paraId="61A31495">
            <w:pPr>
              <w:jc w:val="center"/>
              <w:rPr>
                <w:ins w:id="3554" w:author="L" w:date="2026-05-22T20:41:37Z"/>
                <w:rFonts w:hint="default" w:ascii="Times New Roman" w:hAnsi="Times New Roman"/>
                <w:vertAlign w:val="baseline"/>
                <w:lang w:val="en-US" w:eastAsia="zh-CN"/>
              </w:rPr>
            </w:pPr>
            <w:ins w:id="3555" w:author="L" w:date="2026-05-22T20:41:37Z">
              <w:r>
                <w:rPr>
                  <w:rFonts w:hint="eastAsia" w:ascii="Times New Roman" w:hAnsi="Times New Roman"/>
                  <w:vertAlign w:val="baseline"/>
                  <w:lang w:val="en-US" w:eastAsia="zh-CN"/>
                </w:rPr>
                <w:t>T5-</w:t>
              </w:r>
            </w:ins>
          </w:p>
        </w:tc>
        <w:tc>
          <w:tcPr>
            <w:tcW w:w="500" w:type="pct"/>
            <w:noWrap w:val="0"/>
            <w:vAlign w:val="top"/>
          </w:tcPr>
          <w:p w14:paraId="273CD34F">
            <w:pPr>
              <w:jc w:val="center"/>
              <w:rPr>
                <w:ins w:id="3556" w:author="L" w:date="2026-05-22T20:41:37Z"/>
                <w:rFonts w:hint="default" w:ascii="Times New Roman" w:hAnsi="Times New Roman"/>
                <w:vertAlign w:val="baseline"/>
                <w:lang w:val="en-US" w:eastAsia="zh-CN"/>
              </w:rPr>
            </w:pPr>
            <w:ins w:id="3557" w:author="L" w:date="2026-05-22T20:41:37Z">
              <w:r>
                <w:rPr>
                  <w:rFonts w:hint="eastAsia" w:ascii="Times New Roman" w:hAnsi="Times New Roman"/>
                  <w:vertAlign w:val="baseline"/>
                  <w:lang w:val="en-US" w:eastAsia="zh-CN"/>
                </w:rPr>
                <w:t>T6-</w:t>
              </w:r>
            </w:ins>
          </w:p>
        </w:tc>
        <w:tc>
          <w:tcPr>
            <w:tcW w:w="500" w:type="pct"/>
            <w:noWrap w:val="0"/>
            <w:vAlign w:val="top"/>
          </w:tcPr>
          <w:p w14:paraId="2AB2183A">
            <w:pPr>
              <w:jc w:val="center"/>
              <w:rPr>
                <w:ins w:id="3558" w:author="L" w:date="2026-05-22T20:41:37Z"/>
                <w:rFonts w:hint="default" w:ascii="Times New Roman" w:hAnsi="Times New Roman"/>
                <w:vertAlign w:val="baseline"/>
                <w:lang w:val="en-US" w:eastAsia="zh-CN"/>
              </w:rPr>
            </w:pPr>
            <w:ins w:id="3559" w:author="L" w:date="2026-05-22T20:41:37Z">
              <w:r>
                <w:rPr>
                  <w:rFonts w:hint="eastAsia" w:ascii="Times New Roman" w:hAnsi="Times New Roman"/>
                  <w:vertAlign w:val="baseline"/>
                  <w:lang w:val="en-US" w:eastAsia="zh-CN"/>
                </w:rPr>
                <w:t>T7-</w:t>
              </w:r>
            </w:ins>
          </w:p>
        </w:tc>
        <w:tc>
          <w:tcPr>
            <w:tcW w:w="500" w:type="pct"/>
            <w:noWrap w:val="0"/>
            <w:vAlign w:val="top"/>
          </w:tcPr>
          <w:p w14:paraId="4239111E">
            <w:pPr>
              <w:jc w:val="center"/>
              <w:rPr>
                <w:ins w:id="3560" w:author="L" w:date="2026-05-22T20:41:37Z"/>
                <w:rFonts w:hint="default" w:ascii="Times New Roman" w:hAnsi="Times New Roman"/>
                <w:vertAlign w:val="baseline"/>
                <w:lang w:val="en-US" w:eastAsia="zh-CN"/>
              </w:rPr>
            </w:pPr>
            <w:ins w:id="3561" w:author="L" w:date="2026-05-22T20:41:37Z">
              <w:r>
                <w:rPr>
                  <w:rFonts w:hint="eastAsia" w:ascii="Times New Roman" w:hAnsi="Times New Roman"/>
                  <w:vertAlign w:val="baseline"/>
                  <w:lang w:val="en-US" w:eastAsia="zh-CN"/>
                </w:rPr>
                <w:t>T8-</w:t>
              </w:r>
            </w:ins>
          </w:p>
        </w:tc>
        <w:tc>
          <w:tcPr>
            <w:tcW w:w="499" w:type="pct"/>
            <w:noWrap w:val="0"/>
            <w:vAlign w:val="top"/>
          </w:tcPr>
          <w:p w14:paraId="66033C94">
            <w:pPr>
              <w:jc w:val="center"/>
              <w:rPr>
                <w:ins w:id="3562" w:author="L" w:date="2026-05-22T20:41:37Z"/>
                <w:rFonts w:hint="default" w:ascii="Times New Roman" w:hAnsi="Times New Roman"/>
                <w:vertAlign w:val="baseline"/>
                <w:lang w:val="en-US" w:eastAsia="zh-CN"/>
              </w:rPr>
            </w:pPr>
            <w:ins w:id="3563" w:author="L" w:date="2026-05-22T20:41:37Z">
              <w:r>
                <w:rPr>
                  <w:rFonts w:hint="eastAsia" w:ascii="Times New Roman" w:hAnsi="Times New Roman"/>
                  <w:vertAlign w:val="baseline"/>
                  <w:lang w:val="en-US" w:eastAsia="zh-CN"/>
                </w:rPr>
                <w:t>PE</w:t>
              </w:r>
            </w:ins>
          </w:p>
        </w:tc>
      </w:tr>
    </w:tbl>
    <w:p w14:paraId="23F2B585">
      <w:pPr>
        <w:rPr>
          <w:ins w:id="3564" w:author="LKY" w:date="2026-09-15T17:07:49Z"/>
          <w:rFonts w:hint="default"/>
          <w:lang w:val="en-US" w:eastAsia="zh-CN"/>
        </w:rPr>
      </w:pPr>
    </w:p>
    <w:p w14:paraId="7F17FD04">
      <w:pPr>
        <w:pStyle w:val="4"/>
        <w:ind w:left="720" w:leftChars="0" w:hanging="720" w:firstLineChars="0"/>
        <w:outlineLvl w:val="2"/>
        <w:rPr>
          <w:ins w:id="3565" w:author="LKY" w:date="2026-09-15T17:07:55Z"/>
          <w:rFonts w:hint="eastAsia"/>
          <w:lang w:val="en-US" w:eastAsia="zh-CN"/>
        </w:rPr>
      </w:pPr>
      <w:ins w:id="3566" w:author="LKY" w:date="2026-09-15T17:07:55Z">
        <w:bookmarkStart w:id="91" w:name="_Toc12501"/>
        <w:bookmarkStart w:id="92" w:name="_Toc30341"/>
        <w:r>
          <w:rPr>
            <w:rFonts w:hint="default" w:ascii="Times New Roman" w:hAnsi="Times New Roman"/>
            <w:b/>
            <w:bCs/>
            <w:sz w:val="28"/>
            <w:szCs w:val="28"/>
            <w:lang w:val="en-US" w:eastAsia="zh-CN"/>
          </w:rPr>
          <w:t>2.</w:t>
        </w:r>
      </w:ins>
      <w:ins w:id="3567" w:author="LKY" w:date="2026-09-15T17:07:55Z">
        <w:r>
          <w:rPr>
            <w:rFonts w:hint="eastAsia" w:ascii="Times New Roman" w:hAnsi="Times New Roman"/>
            <w:b/>
            <w:bCs/>
            <w:sz w:val="28"/>
            <w:szCs w:val="28"/>
            <w:lang w:val="en-US" w:eastAsia="zh-CN"/>
          </w:rPr>
          <w:t>3</w:t>
        </w:r>
      </w:ins>
      <w:ins w:id="3568" w:author="LKY" w:date="2026-09-15T17:07:55Z">
        <w:r>
          <w:rPr>
            <w:rFonts w:hint="default" w:ascii="Times New Roman" w:hAnsi="Times New Roman"/>
            <w:b/>
            <w:bCs/>
            <w:sz w:val="28"/>
            <w:szCs w:val="28"/>
            <w:lang w:val="en-US" w:eastAsia="zh-CN"/>
          </w:rPr>
          <w:t>.</w:t>
        </w:r>
      </w:ins>
      <w:ins w:id="3569" w:author="LKY" w:date="2026-09-15T17:07:55Z">
        <w:r>
          <w:rPr>
            <w:rFonts w:hint="eastAsia" w:ascii="Times New Roman" w:hAnsi="Times New Roman"/>
            <w:b/>
            <w:bCs/>
            <w:sz w:val="28"/>
            <w:szCs w:val="28"/>
            <w:lang w:val="en-US" w:eastAsia="zh-CN"/>
          </w:rPr>
          <w:t xml:space="preserve">9 </w:t>
        </w:r>
      </w:ins>
      <w:ins w:id="3570" w:author="LKY" w:date="2026-09-15T17:07:55Z">
        <w:r>
          <w:rPr>
            <w:rFonts w:hint="default" w:ascii="Times New Roman" w:hAnsi="Times New Roman" w:cs="Times New Roman"/>
            <w:sz w:val="28"/>
            <w:szCs w:val="28"/>
            <w:lang w:val="en-US" w:eastAsia="zh-CN"/>
          </w:rPr>
          <w:t>NTC</w:t>
        </w:r>
      </w:ins>
      <w:ins w:id="3571" w:author="LKY" w:date="2026-09-15T17:07:55Z">
        <w:r>
          <w:rPr>
            <w:rFonts w:hint="eastAsia"/>
            <w:sz w:val="28"/>
            <w:szCs w:val="28"/>
            <w:lang w:val="en-US" w:eastAsia="zh-CN"/>
          </w:rPr>
          <w:t>模块</w:t>
        </w:r>
        <w:bookmarkEnd w:id="91"/>
        <w:bookmarkEnd w:id="92"/>
      </w:ins>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891"/>
        <w:gridCol w:w="891"/>
        <w:gridCol w:w="891"/>
        <w:gridCol w:w="891"/>
        <w:gridCol w:w="891"/>
        <w:gridCol w:w="891"/>
        <w:gridCol w:w="892"/>
        <w:gridCol w:w="892"/>
        <w:gridCol w:w="514"/>
      </w:tblGrid>
      <w:tr w14:paraId="55D5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72" w:author="LKY" w:date="2026-09-15T17:07:55Z"/>
        </w:trPr>
        <w:tc>
          <w:tcPr>
            <w:tcW w:w="5000" w:type="pct"/>
            <w:gridSpan w:val="10"/>
            <w:tcBorders>
              <w:top w:val="single" w:color="auto" w:sz="4" w:space="0"/>
            </w:tcBorders>
            <w:noWrap w:val="0"/>
            <w:vAlign w:val="top"/>
          </w:tcPr>
          <w:p w14:paraId="0CA71E21">
            <w:pPr>
              <w:pBdr>
                <w:top w:val="none" w:color="auto" w:sz="0" w:space="0"/>
                <w:left w:val="none" w:color="auto" w:sz="0" w:space="0"/>
                <w:bottom w:val="none" w:color="auto" w:sz="0" w:space="0"/>
                <w:right w:val="none" w:color="auto" w:sz="0" w:space="0"/>
                <w:between w:val="none" w:color="auto" w:sz="0" w:space="0"/>
              </w:pBdr>
              <w:jc w:val="center"/>
              <w:rPr>
                <w:ins w:id="3573" w:author="LKY" w:date="2026-09-15T17:07:55Z"/>
                <w:rFonts w:hint="default" w:ascii="Times New Roman" w:hAnsi="Times New Roman"/>
                <w:vertAlign w:val="baseline"/>
                <w:lang w:val="en-US" w:eastAsia="zh-CN"/>
              </w:rPr>
            </w:pPr>
            <w:ins w:id="3574" w:author="LKY" w:date="2026-09-15T17:07:55Z">
              <w:r>
                <w:rPr>
                  <w:rFonts w:hint="eastAsia" w:ascii="Times New Roman" w:hAnsi="Times New Roman"/>
                  <w:vertAlign w:val="baseline"/>
                  <w:lang w:val="en-US" w:eastAsia="zh-CN"/>
                </w:rPr>
                <w:t>N3087模块</w:t>
              </w:r>
            </w:ins>
          </w:p>
        </w:tc>
      </w:tr>
      <w:tr w14:paraId="59FB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75" w:author="LKY" w:date="2026-09-15T17:07:55Z"/>
        </w:trPr>
        <w:tc>
          <w:tcPr>
            <w:tcW w:w="515" w:type="pct"/>
            <w:tcBorders>
              <w:top w:val="single" w:color="auto" w:sz="4" w:space="0"/>
            </w:tcBorders>
            <w:noWrap w:val="0"/>
            <w:vAlign w:val="top"/>
          </w:tcPr>
          <w:p w14:paraId="4ECF0876">
            <w:pPr>
              <w:jc w:val="center"/>
              <w:rPr>
                <w:ins w:id="3576" w:author="LKY" w:date="2026-09-15T17:07:55Z"/>
                <w:rFonts w:hint="default" w:ascii="Times New Roman" w:hAnsi="Times New Roman"/>
                <w:vertAlign w:val="baseline"/>
                <w:lang w:val="en-US" w:eastAsia="zh-CN"/>
              </w:rPr>
            </w:pPr>
            <w:ins w:id="3577" w:author="LKY" w:date="2026-09-15T17:07:55Z">
              <w:r>
                <w:rPr>
                  <w:rFonts w:hint="eastAsia" w:ascii="Times New Roman" w:hAnsi="Times New Roman"/>
                  <w:vertAlign w:val="baseline"/>
                  <w:lang w:val="en-US" w:eastAsia="zh-CN"/>
                </w:rPr>
                <w:t>端口号</w:t>
              </w:r>
            </w:ins>
          </w:p>
        </w:tc>
        <w:tc>
          <w:tcPr>
            <w:tcW w:w="523" w:type="pct"/>
            <w:tcBorders>
              <w:top w:val="single" w:color="auto" w:sz="4" w:space="0"/>
            </w:tcBorders>
            <w:noWrap w:val="0"/>
            <w:vAlign w:val="top"/>
          </w:tcPr>
          <w:p w14:paraId="31FC598A">
            <w:pPr>
              <w:jc w:val="center"/>
              <w:rPr>
                <w:ins w:id="3578" w:author="LKY" w:date="2026-09-15T17:07:55Z"/>
                <w:rFonts w:hint="default" w:ascii="Times New Roman" w:hAnsi="Times New Roman" w:eastAsiaTheme="minorEastAsia" w:cstheme="minorBidi"/>
                <w:kern w:val="2"/>
                <w:sz w:val="21"/>
                <w:szCs w:val="24"/>
                <w:vertAlign w:val="baseline"/>
                <w:lang w:val="en-US" w:eastAsia="zh-CN" w:bidi="ar-SA"/>
              </w:rPr>
            </w:pPr>
            <w:ins w:id="3579" w:author="LKY" w:date="2026-09-15T17:07:55Z">
              <w:r>
                <w:rPr>
                  <w:rFonts w:hint="eastAsia" w:ascii="Times New Roman" w:hAnsi="Times New Roman" w:cstheme="minorBidi"/>
                  <w:kern w:val="2"/>
                  <w:sz w:val="21"/>
                  <w:szCs w:val="24"/>
                  <w:vertAlign w:val="baseline"/>
                  <w:lang w:val="en-US" w:eastAsia="zh-CN" w:bidi="ar-SA"/>
                </w:rPr>
                <w:t>B1</w:t>
              </w:r>
            </w:ins>
          </w:p>
        </w:tc>
        <w:tc>
          <w:tcPr>
            <w:tcW w:w="523" w:type="pct"/>
            <w:tcBorders>
              <w:top w:val="single" w:color="auto" w:sz="4" w:space="0"/>
            </w:tcBorders>
            <w:noWrap w:val="0"/>
            <w:vAlign w:val="top"/>
          </w:tcPr>
          <w:p w14:paraId="65C86839">
            <w:pPr>
              <w:jc w:val="center"/>
              <w:rPr>
                <w:ins w:id="3580" w:author="LKY" w:date="2026-09-15T17:07:55Z"/>
                <w:rFonts w:hint="default" w:ascii="Times New Roman" w:hAnsi="Times New Roman" w:eastAsiaTheme="minorEastAsia" w:cstheme="minorBidi"/>
                <w:kern w:val="2"/>
                <w:sz w:val="21"/>
                <w:szCs w:val="24"/>
                <w:vertAlign w:val="baseline"/>
                <w:lang w:val="en-US" w:eastAsia="zh-CN" w:bidi="ar-SA"/>
              </w:rPr>
            </w:pPr>
            <w:ins w:id="3581" w:author="LKY" w:date="2026-09-15T17:07:55Z">
              <w:r>
                <w:rPr>
                  <w:rFonts w:hint="eastAsia" w:ascii="Times New Roman" w:hAnsi="Times New Roman" w:cstheme="minorBidi"/>
                  <w:kern w:val="2"/>
                  <w:sz w:val="21"/>
                  <w:szCs w:val="24"/>
                  <w:vertAlign w:val="baseline"/>
                  <w:lang w:val="en-US" w:eastAsia="zh-CN" w:bidi="ar-SA"/>
                </w:rPr>
                <w:t>B2</w:t>
              </w:r>
            </w:ins>
          </w:p>
        </w:tc>
        <w:tc>
          <w:tcPr>
            <w:tcW w:w="523" w:type="pct"/>
            <w:tcBorders>
              <w:top w:val="single" w:color="auto" w:sz="4" w:space="0"/>
            </w:tcBorders>
            <w:noWrap w:val="0"/>
            <w:vAlign w:val="top"/>
          </w:tcPr>
          <w:p w14:paraId="60226E74">
            <w:pPr>
              <w:jc w:val="center"/>
              <w:rPr>
                <w:ins w:id="3582" w:author="LKY" w:date="2026-09-15T17:07:55Z"/>
                <w:rFonts w:hint="default" w:ascii="Times New Roman" w:hAnsi="Times New Roman" w:eastAsiaTheme="minorEastAsia" w:cstheme="minorBidi"/>
                <w:kern w:val="2"/>
                <w:sz w:val="21"/>
                <w:szCs w:val="24"/>
                <w:vertAlign w:val="baseline"/>
                <w:lang w:val="en-US" w:eastAsia="zh-CN" w:bidi="ar-SA"/>
              </w:rPr>
            </w:pPr>
            <w:ins w:id="3583" w:author="LKY" w:date="2026-09-15T17:07:55Z">
              <w:r>
                <w:rPr>
                  <w:rFonts w:hint="eastAsia" w:ascii="Times New Roman" w:hAnsi="Times New Roman" w:cstheme="minorBidi"/>
                  <w:kern w:val="2"/>
                  <w:sz w:val="21"/>
                  <w:szCs w:val="24"/>
                  <w:vertAlign w:val="baseline"/>
                  <w:lang w:val="en-US" w:eastAsia="zh-CN" w:bidi="ar-SA"/>
                </w:rPr>
                <w:t>B3</w:t>
              </w:r>
            </w:ins>
          </w:p>
        </w:tc>
        <w:tc>
          <w:tcPr>
            <w:tcW w:w="523" w:type="pct"/>
            <w:tcBorders>
              <w:top w:val="single" w:color="auto" w:sz="4" w:space="0"/>
            </w:tcBorders>
            <w:noWrap w:val="0"/>
            <w:vAlign w:val="top"/>
          </w:tcPr>
          <w:p w14:paraId="69B9A484">
            <w:pPr>
              <w:jc w:val="center"/>
              <w:rPr>
                <w:ins w:id="3584" w:author="LKY" w:date="2026-09-15T17:07:55Z"/>
                <w:rFonts w:hint="default" w:ascii="Times New Roman" w:hAnsi="Times New Roman" w:eastAsiaTheme="minorEastAsia" w:cstheme="minorBidi"/>
                <w:kern w:val="2"/>
                <w:sz w:val="21"/>
                <w:szCs w:val="24"/>
                <w:vertAlign w:val="baseline"/>
                <w:lang w:val="en-US" w:eastAsia="zh-CN" w:bidi="ar-SA"/>
              </w:rPr>
            </w:pPr>
            <w:ins w:id="3585" w:author="LKY" w:date="2026-09-15T17:07:55Z">
              <w:r>
                <w:rPr>
                  <w:rFonts w:hint="eastAsia" w:ascii="Times New Roman" w:hAnsi="Times New Roman" w:cstheme="minorBidi"/>
                  <w:kern w:val="2"/>
                  <w:sz w:val="21"/>
                  <w:szCs w:val="24"/>
                  <w:vertAlign w:val="baseline"/>
                  <w:lang w:val="en-US" w:eastAsia="zh-CN" w:bidi="ar-SA"/>
                </w:rPr>
                <w:t>B4</w:t>
              </w:r>
            </w:ins>
          </w:p>
        </w:tc>
        <w:tc>
          <w:tcPr>
            <w:tcW w:w="523" w:type="pct"/>
            <w:tcBorders>
              <w:top w:val="single" w:color="auto" w:sz="4" w:space="0"/>
            </w:tcBorders>
            <w:noWrap w:val="0"/>
            <w:vAlign w:val="top"/>
          </w:tcPr>
          <w:p w14:paraId="51B363B0">
            <w:pPr>
              <w:jc w:val="center"/>
              <w:rPr>
                <w:ins w:id="3586" w:author="LKY" w:date="2026-09-15T17:07:55Z"/>
                <w:rFonts w:hint="default" w:ascii="Times New Roman" w:hAnsi="Times New Roman" w:eastAsiaTheme="minorEastAsia" w:cstheme="minorBidi"/>
                <w:kern w:val="2"/>
                <w:sz w:val="21"/>
                <w:szCs w:val="24"/>
                <w:vertAlign w:val="baseline"/>
                <w:lang w:val="en-US" w:eastAsia="zh-CN" w:bidi="ar-SA"/>
              </w:rPr>
            </w:pPr>
            <w:ins w:id="3587" w:author="LKY" w:date="2026-09-15T17:07:55Z">
              <w:r>
                <w:rPr>
                  <w:rFonts w:hint="eastAsia" w:ascii="Times New Roman" w:hAnsi="Times New Roman" w:cstheme="minorBidi"/>
                  <w:kern w:val="2"/>
                  <w:sz w:val="21"/>
                  <w:szCs w:val="24"/>
                  <w:vertAlign w:val="baseline"/>
                  <w:lang w:val="en-US" w:eastAsia="zh-CN" w:bidi="ar-SA"/>
                </w:rPr>
                <w:t>B5</w:t>
              </w:r>
            </w:ins>
          </w:p>
        </w:tc>
        <w:tc>
          <w:tcPr>
            <w:tcW w:w="523" w:type="pct"/>
            <w:tcBorders>
              <w:top w:val="single" w:color="auto" w:sz="4" w:space="0"/>
            </w:tcBorders>
            <w:noWrap w:val="0"/>
            <w:vAlign w:val="top"/>
          </w:tcPr>
          <w:p w14:paraId="46433EB5">
            <w:pPr>
              <w:jc w:val="center"/>
              <w:rPr>
                <w:ins w:id="3588" w:author="LKY" w:date="2026-09-15T17:07:55Z"/>
                <w:rFonts w:hint="default" w:ascii="Times New Roman" w:hAnsi="Times New Roman" w:eastAsiaTheme="minorEastAsia" w:cstheme="minorBidi"/>
                <w:kern w:val="2"/>
                <w:sz w:val="21"/>
                <w:szCs w:val="24"/>
                <w:vertAlign w:val="baseline"/>
                <w:lang w:val="en-US" w:eastAsia="zh-CN" w:bidi="ar-SA"/>
              </w:rPr>
            </w:pPr>
            <w:ins w:id="3589" w:author="LKY" w:date="2026-09-15T17:07:55Z">
              <w:r>
                <w:rPr>
                  <w:rFonts w:hint="eastAsia" w:ascii="Times New Roman" w:hAnsi="Times New Roman" w:cstheme="minorBidi"/>
                  <w:kern w:val="2"/>
                  <w:sz w:val="21"/>
                  <w:szCs w:val="24"/>
                  <w:vertAlign w:val="baseline"/>
                  <w:lang w:val="en-US" w:eastAsia="zh-CN" w:bidi="ar-SA"/>
                </w:rPr>
                <w:t>B6</w:t>
              </w:r>
            </w:ins>
          </w:p>
        </w:tc>
        <w:tc>
          <w:tcPr>
            <w:tcW w:w="523" w:type="pct"/>
            <w:tcBorders>
              <w:top w:val="single" w:color="auto" w:sz="4" w:space="0"/>
            </w:tcBorders>
            <w:noWrap w:val="0"/>
            <w:vAlign w:val="top"/>
          </w:tcPr>
          <w:p w14:paraId="3C169D48">
            <w:pPr>
              <w:jc w:val="center"/>
              <w:rPr>
                <w:ins w:id="3590" w:author="LKY" w:date="2026-09-15T17:07:55Z"/>
                <w:rFonts w:hint="default" w:ascii="Times New Roman" w:hAnsi="Times New Roman"/>
                <w:vertAlign w:val="baseline"/>
                <w:lang w:val="en-US" w:eastAsia="zh-CN"/>
              </w:rPr>
            </w:pPr>
            <w:ins w:id="3591" w:author="LKY" w:date="2026-09-15T17:07:55Z">
              <w:r>
                <w:rPr>
                  <w:rFonts w:hint="eastAsia" w:ascii="Times New Roman" w:hAnsi="Times New Roman"/>
                  <w:vertAlign w:val="baseline"/>
                  <w:lang w:val="en-US" w:eastAsia="zh-CN"/>
                </w:rPr>
                <w:t>B7</w:t>
              </w:r>
            </w:ins>
          </w:p>
        </w:tc>
        <w:tc>
          <w:tcPr>
            <w:tcW w:w="523" w:type="pct"/>
            <w:tcBorders>
              <w:top w:val="single" w:color="auto" w:sz="4" w:space="0"/>
            </w:tcBorders>
            <w:noWrap w:val="0"/>
            <w:vAlign w:val="top"/>
          </w:tcPr>
          <w:p w14:paraId="5D10A688">
            <w:pPr>
              <w:jc w:val="center"/>
              <w:rPr>
                <w:ins w:id="3592" w:author="LKY" w:date="2026-09-15T17:07:55Z"/>
                <w:rFonts w:hint="default" w:ascii="Times New Roman" w:hAnsi="Times New Roman"/>
                <w:vertAlign w:val="baseline"/>
                <w:lang w:val="en-US" w:eastAsia="zh-CN"/>
              </w:rPr>
            </w:pPr>
            <w:ins w:id="3593" w:author="LKY" w:date="2026-09-15T17:07:55Z">
              <w:r>
                <w:rPr>
                  <w:rFonts w:hint="eastAsia" w:ascii="Times New Roman" w:hAnsi="Times New Roman"/>
                  <w:vertAlign w:val="baseline"/>
                  <w:lang w:val="en-US" w:eastAsia="zh-CN"/>
                </w:rPr>
                <w:t>B8</w:t>
              </w:r>
            </w:ins>
          </w:p>
        </w:tc>
        <w:tc>
          <w:tcPr>
            <w:tcW w:w="292" w:type="pct"/>
            <w:tcBorders>
              <w:top w:val="single" w:color="auto" w:sz="4" w:space="0"/>
            </w:tcBorders>
            <w:noWrap w:val="0"/>
            <w:vAlign w:val="top"/>
          </w:tcPr>
          <w:p w14:paraId="4D31AAA2">
            <w:pPr>
              <w:jc w:val="center"/>
              <w:rPr>
                <w:ins w:id="3594" w:author="LKY" w:date="2026-09-15T17:07:55Z"/>
                <w:rFonts w:hint="default" w:ascii="Times New Roman" w:hAnsi="Times New Roman"/>
                <w:vertAlign w:val="baseline"/>
                <w:lang w:val="en-US" w:eastAsia="zh-CN"/>
              </w:rPr>
            </w:pPr>
            <w:ins w:id="3595" w:author="LKY" w:date="2026-09-15T17:07:55Z">
              <w:r>
                <w:rPr>
                  <w:rFonts w:hint="eastAsia" w:ascii="Times New Roman" w:hAnsi="Times New Roman"/>
                  <w:vertAlign w:val="baseline"/>
                  <w:lang w:val="en-US" w:eastAsia="zh-CN"/>
                </w:rPr>
                <w:t>B9</w:t>
              </w:r>
            </w:ins>
          </w:p>
        </w:tc>
      </w:tr>
      <w:tr w14:paraId="0D27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96" w:author="LKY" w:date="2026-09-15T17:07:55Z"/>
        </w:trPr>
        <w:tc>
          <w:tcPr>
            <w:tcW w:w="515" w:type="pct"/>
            <w:noWrap w:val="0"/>
            <w:vAlign w:val="top"/>
          </w:tcPr>
          <w:p w14:paraId="58919F7F">
            <w:pPr>
              <w:jc w:val="center"/>
              <w:rPr>
                <w:ins w:id="3597" w:author="LKY" w:date="2026-09-15T17:07:55Z"/>
                <w:rFonts w:hint="default" w:ascii="Times New Roman" w:hAnsi="Times New Roman"/>
                <w:vertAlign w:val="baseline"/>
                <w:lang w:val="en-US" w:eastAsia="zh-CN"/>
              </w:rPr>
            </w:pPr>
            <w:ins w:id="3598" w:author="LKY" w:date="2026-09-15T17:07:55Z">
              <w:r>
                <w:rPr>
                  <w:rFonts w:hint="eastAsia" w:ascii="Times New Roman" w:hAnsi="Times New Roman"/>
                  <w:vertAlign w:val="baseline"/>
                  <w:lang w:val="en-US" w:eastAsia="zh-CN"/>
                </w:rPr>
                <w:t>名称</w:t>
              </w:r>
            </w:ins>
          </w:p>
        </w:tc>
        <w:tc>
          <w:tcPr>
            <w:tcW w:w="523" w:type="pct"/>
            <w:noWrap w:val="0"/>
            <w:vAlign w:val="top"/>
          </w:tcPr>
          <w:p w14:paraId="69B2BE29">
            <w:pPr>
              <w:jc w:val="center"/>
              <w:rPr>
                <w:ins w:id="3599" w:author="LKY" w:date="2026-09-15T17:07:55Z"/>
                <w:rFonts w:hint="default" w:ascii="Times New Roman" w:hAnsi="Times New Roman"/>
                <w:vertAlign w:val="baseline"/>
                <w:lang w:val="en-US" w:eastAsia="zh-CN"/>
              </w:rPr>
            </w:pPr>
            <w:ins w:id="3600" w:author="LKY" w:date="2026-09-15T17:07:55Z">
              <w:r>
                <w:rPr>
                  <w:rFonts w:hint="eastAsia" w:ascii="Times New Roman" w:hAnsi="Times New Roman"/>
                  <w:vertAlign w:val="baseline"/>
                  <w:lang w:val="en-US" w:eastAsia="zh-CN"/>
                </w:rPr>
                <w:t>NTC1-</w:t>
              </w:r>
            </w:ins>
          </w:p>
        </w:tc>
        <w:tc>
          <w:tcPr>
            <w:tcW w:w="523" w:type="pct"/>
            <w:shd w:val="clear" w:color="auto" w:fill="auto"/>
            <w:noWrap w:val="0"/>
            <w:vAlign w:val="top"/>
          </w:tcPr>
          <w:p w14:paraId="1DC076AF">
            <w:pPr>
              <w:jc w:val="center"/>
              <w:rPr>
                <w:ins w:id="3601" w:author="LKY" w:date="2026-09-15T17:07:55Z"/>
                <w:rFonts w:hint="default" w:ascii="Times New Roman" w:hAnsi="Times New Roman" w:eastAsiaTheme="minorEastAsia" w:cstheme="minorBidi"/>
                <w:kern w:val="2"/>
                <w:sz w:val="21"/>
                <w:szCs w:val="24"/>
                <w:vertAlign w:val="baseline"/>
                <w:lang w:val="en-US" w:eastAsia="zh-CN" w:bidi="ar-SA"/>
              </w:rPr>
            </w:pPr>
            <w:ins w:id="3602" w:author="LKY" w:date="2026-09-15T17:07:55Z">
              <w:r>
                <w:rPr>
                  <w:rFonts w:hint="eastAsia" w:ascii="Times New Roman" w:hAnsi="Times New Roman"/>
                  <w:vertAlign w:val="baseline"/>
                  <w:lang w:val="en-US" w:eastAsia="zh-CN"/>
                </w:rPr>
                <w:t>NTC2-</w:t>
              </w:r>
            </w:ins>
          </w:p>
        </w:tc>
        <w:tc>
          <w:tcPr>
            <w:tcW w:w="523" w:type="pct"/>
            <w:shd w:val="clear" w:color="auto" w:fill="auto"/>
            <w:noWrap w:val="0"/>
            <w:vAlign w:val="top"/>
          </w:tcPr>
          <w:p w14:paraId="65E09959">
            <w:pPr>
              <w:jc w:val="center"/>
              <w:rPr>
                <w:ins w:id="3603" w:author="LKY" w:date="2026-09-15T17:07:55Z"/>
                <w:rFonts w:hint="default" w:ascii="Times New Roman" w:hAnsi="Times New Roman" w:eastAsiaTheme="minorEastAsia" w:cstheme="minorBidi"/>
                <w:kern w:val="2"/>
                <w:sz w:val="21"/>
                <w:szCs w:val="24"/>
                <w:vertAlign w:val="baseline"/>
                <w:lang w:val="en-US" w:eastAsia="zh-CN" w:bidi="ar-SA"/>
              </w:rPr>
            </w:pPr>
            <w:ins w:id="3604" w:author="LKY" w:date="2026-09-15T17:07:55Z">
              <w:r>
                <w:rPr>
                  <w:rFonts w:hint="eastAsia" w:ascii="Times New Roman" w:hAnsi="Times New Roman"/>
                  <w:vertAlign w:val="baseline"/>
                  <w:lang w:val="en-US" w:eastAsia="zh-CN"/>
                </w:rPr>
                <w:t>NTC3-</w:t>
              </w:r>
            </w:ins>
          </w:p>
        </w:tc>
        <w:tc>
          <w:tcPr>
            <w:tcW w:w="523" w:type="pct"/>
            <w:shd w:val="clear" w:color="auto" w:fill="auto"/>
            <w:noWrap w:val="0"/>
            <w:vAlign w:val="top"/>
          </w:tcPr>
          <w:p w14:paraId="7611D9B8">
            <w:pPr>
              <w:jc w:val="center"/>
              <w:rPr>
                <w:ins w:id="3605" w:author="LKY" w:date="2026-09-15T17:07:55Z"/>
                <w:rFonts w:hint="default" w:ascii="Times New Roman" w:hAnsi="Times New Roman" w:eastAsiaTheme="minorEastAsia" w:cstheme="minorBidi"/>
                <w:kern w:val="2"/>
                <w:sz w:val="21"/>
                <w:szCs w:val="24"/>
                <w:vertAlign w:val="baseline"/>
                <w:lang w:val="en-US" w:eastAsia="zh-CN" w:bidi="ar-SA"/>
              </w:rPr>
            </w:pPr>
            <w:ins w:id="3606" w:author="LKY" w:date="2026-09-15T17:07:55Z">
              <w:r>
                <w:rPr>
                  <w:rFonts w:hint="eastAsia" w:ascii="Times New Roman" w:hAnsi="Times New Roman"/>
                  <w:vertAlign w:val="baseline"/>
                  <w:lang w:val="en-US" w:eastAsia="zh-CN"/>
                </w:rPr>
                <w:t>NTC4-</w:t>
              </w:r>
            </w:ins>
          </w:p>
        </w:tc>
        <w:tc>
          <w:tcPr>
            <w:tcW w:w="523" w:type="pct"/>
            <w:shd w:val="clear" w:color="auto" w:fill="auto"/>
            <w:noWrap w:val="0"/>
            <w:vAlign w:val="top"/>
          </w:tcPr>
          <w:p w14:paraId="040E5D28">
            <w:pPr>
              <w:jc w:val="center"/>
              <w:rPr>
                <w:ins w:id="3607" w:author="LKY" w:date="2026-09-15T17:07:55Z"/>
                <w:rFonts w:hint="default" w:ascii="Times New Roman" w:hAnsi="Times New Roman" w:eastAsiaTheme="minorEastAsia" w:cstheme="minorBidi"/>
                <w:kern w:val="2"/>
                <w:sz w:val="21"/>
                <w:szCs w:val="24"/>
                <w:vertAlign w:val="baseline"/>
                <w:lang w:val="en-US" w:eastAsia="zh-CN" w:bidi="ar-SA"/>
              </w:rPr>
            </w:pPr>
            <w:ins w:id="3608" w:author="LKY" w:date="2026-09-15T17:07:55Z">
              <w:r>
                <w:rPr>
                  <w:rFonts w:hint="eastAsia" w:ascii="Times New Roman" w:hAnsi="Times New Roman"/>
                  <w:vertAlign w:val="baseline"/>
                  <w:lang w:val="en-US" w:eastAsia="zh-CN"/>
                </w:rPr>
                <w:t>NTC5-</w:t>
              </w:r>
            </w:ins>
          </w:p>
        </w:tc>
        <w:tc>
          <w:tcPr>
            <w:tcW w:w="523" w:type="pct"/>
            <w:shd w:val="clear" w:color="auto" w:fill="auto"/>
            <w:noWrap w:val="0"/>
            <w:vAlign w:val="top"/>
          </w:tcPr>
          <w:p w14:paraId="71A7399B">
            <w:pPr>
              <w:jc w:val="center"/>
              <w:rPr>
                <w:ins w:id="3609" w:author="LKY" w:date="2026-09-15T17:07:55Z"/>
                <w:rFonts w:hint="default" w:ascii="Times New Roman" w:hAnsi="Times New Roman" w:eastAsiaTheme="minorEastAsia" w:cstheme="minorBidi"/>
                <w:kern w:val="2"/>
                <w:sz w:val="21"/>
                <w:szCs w:val="24"/>
                <w:vertAlign w:val="baseline"/>
                <w:lang w:val="en-US" w:eastAsia="zh-CN" w:bidi="ar-SA"/>
              </w:rPr>
            </w:pPr>
            <w:ins w:id="3610" w:author="LKY" w:date="2026-09-15T17:07:55Z">
              <w:r>
                <w:rPr>
                  <w:rFonts w:hint="eastAsia" w:ascii="Times New Roman" w:hAnsi="Times New Roman"/>
                  <w:vertAlign w:val="baseline"/>
                  <w:lang w:val="en-US" w:eastAsia="zh-CN"/>
                </w:rPr>
                <w:t>NTC6-</w:t>
              </w:r>
            </w:ins>
          </w:p>
        </w:tc>
        <w:tc>
          <w:tcPr>
            <w:tcW w:w="523" w:type="pct"/>
            <w:shd w:val="clear" w:color="auto" w:fill="auto"/>
            <w:noWrap w:val="0"/>
            <w:vAlign w:val="top"/>
          </w:tcPr>
          <w:p w14:paraId="5DD2837B">
            <w:pPr>
              <w:jc w:val="center"/>
              <w:rPr>
                <w:ins w:id="3611" w:author="LKY" w:date="2026-09-15T17:07:55Z"/>
                <w:rFonts w:hint="default" w:ascii="Times New Roman" w:hAnsi="Times New Roman" w:eastAsiaTheme="minorEastAsia" w:cstheme="minorBidi"/>
                <w:kern w:val="2"/>
                <w:sz w:val="21"/>
                <w:szCs w:val="24"/>
                <w:vertAlign w:val="baseline"/>
                <w:lang w:val="en-US" w:eastAsia="zh-CN" w:bidi="ar-SA"/>
              </w:rPr>
            </w:pPr>
            <w:ins w:id="3612" w:author="LKY" w:date="2026-09-15T17:07:55Z">
              <w:r>
                <w:rPr>
                  <w:rFonts w:hint="eastAsia" w:ascii="Times New Roman" w:hAnsi="Times New Roman"/>
                  <w:vertAlign w:val="baseline"/>
                  <w:lang w:val="en-US" w:eastAsia="zh-CN"/>
                </w:rPr>
                <w:t>NTC7-</w:t>
              </w:r>
            </w:ins>
          </w:p>
        </w:tc>
        <w:tc>
          <w:tcPr>
            <w:tcW w:w="523" w:type="pct"/>
            <w:noWrap w:val="0"/>
            <w:vAlign w:val="top"/>
          </w:tcPr>
          <w:p w14:paraId="1A01D49F">
            <w:pPr>
              <w:jc w:val="center"/>
              <w:rPr>
                <w:ins w:id="3613" w:author="LKY" w:date="2026-09-15T17:07:55Z"/>
                <w:rFonts w:hint="default" w:ascii="Times New Roman" w:hAnsi="Times New Roman"/>
                <w:vertAlign w:val="baseline"/>
                <w:lang w:val="en-US" w:eastAsia="zh-CN"/>
              </w:rPr>
            </w:pPr>
            <w:ins w:id="3614" w:author="LKY" w:date="2026-09-15T17:07:55Z">
              <w:r>
                <w:rPr>
                  <w:rFonts w:hint="eastAsia" w:ascii="Times New Roman" w:hAnsi="Times New Roman"/>
                  <w:vertAlign w:val="baseline"/>
                  <w:lang w:val="en-US" w:eastAsia="zh-CN"/>
                </w:rPr>
                <w:t>NTC8-</w:t>
              </w:r>
            </w:ins>
          </w:p>
        </w:tc>
        <w:tc>
          <w:tcPr>
            <w:tcW w:w="292" w:type="pct"/>
            <w:noWrap w:val="0"/>
            <w:vAlign w:val="top"/>
          </w:tcPr>
          <w:p w14:paraId="4B3BA7F9">
            <w:pPr>
              <w:jc w:val="center"/>
              <w:rPr>
                <w:ins w:id="3615" w:author="LKY" w:date="2026-09-15T17:07:55Z"/>
                <w:rFonts w:hint="default" w:ascii="Times New Roman" w:hAnsi="Times New Roman"/>
                <w:vertAlign w:val="baseline"/>
                <w:lang w:val="en-US" w:eastAsia="zh-CN"/>
              </w:rPr>
            </w:pPr>
            <w:ins w:id="3616" w:author="LKY" w:date="2026-09-15T17:07:55Z">
              <w:r>
                <w:rPr>
                  <w:rFonts w:hint="eastAsia" w:ascii="Times New Roman" w:hAnsi="Times New Roman"/>
                  <w:vertAlign w:val="baseline"/>
                  <w:lang w:val="en-US" w:eastAsia="zh-CN"/>
                </w:rPr>
                <w:t>PE</w:t>
              </w:r>
            </w:ins>
          </w:p>
        </w:tc>
      </w:tr>
      <w:tr w14:paraId="3C99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17" w:author="LKY" w:date="2026-09-15T17:07:55Z"/>
        </w:trPr>
        <w:tc>
          <w:tcPr>
            <w:tcW w:w="515" w:type="pct"/>
            <w:noWrap w:val="0"/>
            <w:vAlign w:val="top"/>
          </w:tcPr>
          <w:p w14:paraId="16CF5943">
            <w:pPr>
              <w:jc w:val="center"/>
              <w:rPr>
                <w:ins w:id="3618" w:author="LKY" w:date="2026-09-15T17:07:55Z"/>
                <w:rFonts w:hint="default" w:ascii="Times New Roman" w:hAnsi="Times New Roman"/>
                <w:vertAlign w:val="baseline"/>
                <w:lang w:val="en-US" w:eastAsia="zh-CN"/>
              </w:rPr>
            </w:pPr>
            <w:ins w:id="3619" w:author="LKY" w:date="2026-09-15T17:07:55Z">
              <w:r>
                <w:rPr>
                  <w:rFonts w:hint="eastAsia" w:ascii="Times New Roman" w:hAnsi="Times New Roman"/>
                  <w:vertAlign w:val="baseline"/>
                  <w:lang w:val="en-US" w:eastAsia="zh-CN"/>
                </w:rPr>
                <w:t>端口号</w:t>
              </w:r>
            </w:ins>
          </w:p>
        </w:tc>
        <w:tc>
          <w:tcPr>
            <w:tcW w:w="523" w:type="pct"/>
            <w:noWrap w:val="0"/>
            <w:vAlign w:val="top"/>
          </w:tcPr>
          <w:p w14:paraId="44730BCB">
            <w:pPr>
              <w:jc w:val="center"/>
              <w:rPr>
                <w:ins w:id="3620" w:author="LKY" w:date="2026-09-15T17:07:55Z"/>
                <w:rFonts w:hint="default" w:ascii="Times New Roman" w:hAnsi="Times New Roman"/>
                <w:vertAlign w:val="baseline"/>
                <w:lang w:val="en-US" w:eastAsia="zh-CN"/>
              </w:rPr>
            </w:pPr>
            <w:ins w:id="3621" w:author="LKY" w:date="2026-09-15T17:07:55Z">
              <w:r>
                <w:rPr>
                  <w:rFonts w:hint="eastAsia" w:ascii="Times New Roman" w:hAnsi="Times New Roman"/>
                  <w:vertAlign w:val="baseline"/>
                  <w:lang w:val="en-US" w:eastAsia="zh-CN"/>
                </w:rPr>
                <w:t>A1</w:t>
              </w:r>
            </w:ins>
          </w:p>
        </w:tc>
        <w:tc>
          <w:tcPr>
            <w:tcW w:w="523" w:type="pct"/>
            <w:noWrap w:val="0"/>
            <w:vAlign w:val="top"/>
          </w:tcPr>
          <w:p w14:paraId="11E613B3">
            <w:pPr>
              <w:jc w:val="center"/>
              <w:rPr>
                <w:ins w:id="3622" w:author="LKY" w:date="2026-09-15T17:07:55Z"/>
                <w:rFonts w:hint="default" w:ascii="Times New Roman" w:hAnsi="Times New Roman"/>
                <w:vertAlign w:val="baseline"/>
                <w:lang w:val="en-US" w:eastAsia="zh-CN"/>
              </w:rPr>
            </w:pPr>
            <w:ins w:id="3623" w:author="LKY" w:date="2026-09-15T17:07:55Z">
              <w:r>
                <w:rPr>
                  <w:rFonts w:hint="eastAsia" w:ascii="Times New Roman" w:hAnsi="Times New Roman"/>
                  <w:vertAlign w:val="baseline"/>
                  <w:lang w:val="en-US" w:eastAsia="zh-CN"/>
                </w:rPr>
                <w:t>A2</w:t>
              </w:r>
            </w:ins>
          </w:p>
        </w:tc>
        <w:tc>
          <w:tcPr>
            <w:tcW w:w="523" w:type="pct"/>
            <w:noWrap w:val="0"/>
            <w:vAlign w:val="top"/>
          </w:tcPr>
          <w:p w14:paraId="018EDDB2">
            <w:pPr>
              <w:jc w:val="center"/>
              <w:rPr>
                <w:ins w:id="3624" w:author="LKY" w:date="2026-09-15T17:07:55Z"/>
                <w:rFonts w:hint="default" w:ascii="Times New Roman" w:hAnsi="Times New Roman"/>
                <w:vertAlign w:val="baseline"/>
                <w:lang w:val="en-US" w:eastAsia="zh-CN"/>
              </w:rPr>
            </w:pPr>
            <w:ins w:id="3625" w:author="LKY" w:date="2026-09-15T17:07:55Z">
              <w:r>
                <w:rPr>
                  <w:rFonts w:hint="eastAsia" w:ascii="Times New Roman" w:hAnsi="Times New Roman"/>
                  <w:vertAlign w:val="baseline"/>
                  <w:lang w:val="en-US" w:eastAsia="zh-CN"/>
                </w:rPr>
                <w:t>A3</w:t>
              </w:r>
            </w:ins>
          </w:p>
        </w:tc>
        <w:tc>
          <w:tcPr>
            <w:tcW w:w="523" w:type="pct"/>
            <w:noWrap w:val="0"/>
            <w:vAlign w:val="top"/>
          </w:tcPr>
          <w:p w14:paraId="000D695D">
            <w:pPr>
              <w:jc w:val="center"/>
              <w:rPr>
                <w:ins w:id="3626" w:author="LKY" w:date="2026-09-15T17:07:55Z"/>
                <w:rFonts w:hint="default" w:ascii="Times New Roman" w:hAnsi="Times New Roman"/>
                <w:vertAlign w:val="baseline"/>
                <w:lang w:val="en-US" w:eastAsia="zh-CN"/>
              </w:rPr>
            </w:pPr>
            <w:ins w:id="3627" w:author="LKY" w:date="2026-09-15T17:07:55Z">
              <w:r>
                <w:rPr>
                  <w:rFonts w:hint="eastAsia" w:ascii="Times New Roman" w:hAnsi="Times New Roman"/>
                  <w:vertAlign w:val="baseline"/>
                  <w:lang w:val="en-US" w:eastAsia="zh-CN"/>
                </w:rPr>
                <w:t>A4</w:t>
              </w:r>
            </w:ins>
          </w:p>
        </w:tc>
        <w:tc>
          <w:tcPr>
            <w:tcW w:w="523" w:type="pct"/>
            <w:noWrap w:val="0"/>
            <w:vAlign w:val="top"/>
          </w:tcPr>
          <w:p w14:paraId="4105107E">
            <w:pPr>
              <w:jc w:val="center"/>
              <w:rPr>
                <w:ins w:id="3628" w:author="LKY" w:date="2026-09-15T17:07:55Z"/>
                <w:rFonts w:hint="default" w:ascii="Times New Roman" w:hAnsi="Times New Roman"/>
                <w:vertAlign w:val="baseline"/>
                <w:lang w:val="en-US" w:eastAsia="zh-CN"/>
              </w:rPr>
            </w:pPr>
            <w:ins w:id="3629" w:author="LKY" w:date="2026-09-15T17:07:55Z">
              <w:r>
                <w:rPr>
                  <w:rFonts w:hint="eastAsia" w:ascii="Times New Roman" w:hAnsi="Times New Roman"/>
                  <w:vertAlign w:val="baseline"/>
                  <w:lang w:val="en-US" w:eastAsia="zh-CN"/>
                </w:rPr>
                <w:t>A5</w:t>
              </w:r>
            </w:ins>
          </w:p>
        </w:tc>
        <w:tc>
          <w:tcPr>
            <w:tcW w:w="523" w:type="pct"/>
            <w:noWrap w:val="0"/>
            <w:vAlign w:val="top"/>
          </w:tcPr>
          <w:p w14:paraId="7D3EC3B3">
            <w:pPr>
              <w:jc w:val="center"/>
              <w:rPr>
                <w:ins w:id="3630" w:author="LKY" w:date="2026-09-15T17:07:55Z"/>
                <w:rFonts w:hint="default" w:ascii="Times New Roman" w:hAnsi="Times New Roman"/>
                <w:vertAlign w:val="baseline"/>
                <w:lang w:val="en-US" w:eastAsia="zh-CN"/>
              </w:rPr>
            </w:pPr>
            <w:ins w:id="3631" w:author="LKY" w:date="2026-09-15T17:07:55Z">
              <w:r>
                <w:rPr>
                  <w:rFonts w:hint="eastAsia" w:ascii="Times New Roman" w:hAnsi="Times New Roman"/>
                  <w:vertAlign w:val="baseline"/>
                  <w:lang w:val="en-US" w:eastAsia="zh-CN"/>
                </w:rPr>
                <w:t>A6</w:t>
              </w:r>
            </w:ins>
          </w:p>
        </w:tc>
        <w:tc>
          <w:tcPr>
            <w:tcW w:w="523" w:type="pct"/>
            <w:noWrap w:val="0"/>
            <w:vAlign w:val="top"/>
          </w:tcPr>
          <w:p w14:paraId="331A0D42">
            <w:pPr>
              <w:jc w:val="center"/>
              <w:rPr>
                <w:ins w:id="3632" w:author="LKY" w:date="2026-09-15T17:07:55Z"/>
                <w:rFonts w:hint="default" w:ascii="Times New Roman" w:hAnsi="Times New Roman"/>
                <w:vertAlign w:val="baseline"/>
                <w:lang w:val="en-US" w:eastAsia="zh-CN"/>
              </w:rPr>
            </w:pPr>
            <w:ins w:id="3633" w:author="LKY" w:date="2026-09-15T17:07:55Z">
              <w:r>
                <w:rPr>
                  <w:rFonts w:hint="eastAsia" w:ascii="Times New Roman" w:hAnsi="Times New Roman"/>
                  <w:vertAlign w:val="baseline"/>
                  <w:lang w:val="en-US" w:eastAsia="zh-CN"/>
                </w:rPr>
                <w:t>A7</w:t>
              </w:r>
            </w:ins>
          </w:p>
        </w:tc>
        <w:tc>
          <w:tcPr>
            <w:tcW w:w="523" w:type="pct"/>
            <w:noWrap w:val="0"/>
            <w:vAlign w:val="top"/>
          </w:tcPr>
          <w:p w14:paraId="4F705AA5">
            <w:pPr>
              <w:jc w:val="center"/>
              <w:rPr>
                <w:ins w:id="3634" w:author="LKY" w:date="2026-09-15T17:07:55Z"/>
                <w:rFonts w:hint="default" w:ascii="Times New Roman" w:hAnsi="Times New Roman"/>
                <w:vertAlign w:val="baseline"/>
                <w:lang w:val="en-US" w:eastAsia="zh-CN"/>
              </w:rPr>
            </w:pPr>
            <w:ins w:id="3635" w:author="LKY" w:date="2026-09-15T17:07:55Z">
              <w:r>
                <w:rPr>
                  <w:rFonts w:hint="eastAsia" w:ascii="Times New Roman" w:hAnsi="Times New Roman"/>
                  <w:vertAlign w:val="baseline"/>
                  <w:lang w:val="en-US" w:eastAsia="zh-CN"/>
                </w:rPr>
                <w:t>A8</w:t>
              </w:r>
            </w:ins>
          </w:p>
        </w:tc>
        <w:tc>
          <w:tcPr>
            <w:tcW w:w="292" w:type="pct"/>
            <w:noWrap w:val="0"/>
            <w:vAlign w:val="top"/>
          </w:tcPr>
          <w:p w14:paraId="00CE1CBA">
            <w:pPr>
              <w:jc w:val="center"/>
              <w:rPr>
                <w:ins w:id="3636" w:author="LKY" w:date="2026-09-15T17:07:55Z"/>
                <w:rFonts w:hint="default" w:ascii="Times New Roman" w:hAnsi="Times New Roman"/>
                <w:vertAlign w:val="baseline"/>
                <w:lang w:val="en-US" w:eastAsia="zh-CN"/>
              </w:rPr>
            </w:pPr>
            <w:ins w:id="3637" w:author="LKY" w:date="2026-09-15T17:07:55Z">
              <w:r>
                <w:rPr>
                  <w:rFonts w:hint="eastAsia" w:ascii="Times New Roman" w:hAnsi="Times New Roman"/>
                  <w:vertAlign w:val="baseline"/>
                  <w:lang w:val="en-US" w:eastAsia="zh-CN"/>
                </w:rPr>
                <w:t>A9</w:t>
              </w:r>
            </w:ins>
          </w:p>
        </w:tc>
      </w:tr>
      <w:tr w14:paraId="0611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38" w:author="LKY" w:date="2026-09-15T17:07:55Z"/>
        </w:trPr>
        <w:tc>
          <w:tcPr>
            <w:tcW w:w="515" w:type="pct"/>
            <w:noWrap w:val="0"/>
            <w:vAlign w:val="top"/>
          </w:tcPr>
          <w:p w14:paraId="2BCB1935">
            <w:pPr>
              <w:jc w:val="center"/>
              <w:rPr>
                <w:ins w:id="3639" w:author="LKY" w:date="2026-09-15T17:07:55Z"/>
                <w:rFonts w:hint="default" w:ascii="Times New Roman" w:hAnsi="Times New Roman"/>
                <w:vertAlign w:val="baseline"/>
                <w:lang w:val="en-US" w:eastAsia="zh-CN"/>
              </w:rPr>
            </w:pPr>
            <w:ins w:id="3640" w:author="LKY" w:date="2026-09-15T17:07:55Z">
              <w:r>
                <w:rPr>
                  <w:rFonts w:hint="eastAsia" w:ascii="Times New Roman" w:hAnsi="Times New Roman"/>
                  <w:vertAlign w:val="baseline"/>
                  <w:lang w:val="en-US" w:eastAsia="zh-CN"/>
                </w:rPr>
                <w:t>名称</w:t>
              </w:r>
            </w:ins>
          </w:p>
        </w:tc>
        <w:tc>
          <w:tcPr>
            <w:tcW w:w="523" w:type="pct"/>
            <w:noWrap w:val="0"/>
            <w:vAlign w:val="top"/>
          </w:tcPr>
          <w:p w14:paraId="6C84F2B3">
            <w:pPr>
              <w:jc w:val="center"/>
              <w:rPr>
                <w:ins w:id="3641" w:author="LKY" w:date="2026-09-15T17:07:55Z"/>
                <w:rFonts w:hint="default" w:ascii="Times New Roman" w:hAnsi="Times New Roman"/>
                <w:vertAlign w:val="baseline"/>
                <w:lang w:val="en-US" w:eastAsia="zh-CN"/>
              </w:rPr>
            </w:pPr>
            <w:ins w:id="3642" w:author="LKY" w:date="2026-09-15T17:07:55Z">
              <w:r>
                <w:rPr>
                  <w:rFonts w:hint="eastAsia" w:ascii="Times New Roman" w:hAnsi="Times New Roman"/>
                  <w:vertAlign w:val="baseline"/>
                  <w:lang w:val="en-US" w:eastAsia="zh-CN"/>
                </w:rPr>
                <w:t>NTC1+</w:t>
              </w:r>
            </w:ins>
          </w:p>
        </w:tc>
        <w:tc>
          <w:tcPr>
            <w:tcW w:w="523" w:type="pct"/>
            <w:noWrap w:val="0"/>
            <w:vAlign w:val="top"/>
          </w:tcPr>
          <w:p w14:paraId="01C6CA23">
            <w:pPr>
              <w:jc w:val="center"/>
              <w:rPr>
                <w:ins w:id="3643" w:author="LKY" w:date="2026-09-15T17:07:55Z"/>
                <w:rFonts w:hint="default" w:ascii="Times New Roman" w:hAnsi="Times New Roman"/>
                <w:vertAlign w:val="baseline"/>
                <w:lang w:val="en-US" w:eastAsia="zh-CN"/>
              </w:rPr>
            </w:pPr>
            <w:ins w:id="3644" w:author="LKY" w:date="2026-09-15T17:07:55Z">
              <w:r>
                <w:rPr>
                  <w:rFonts w:hint="eastAsia" w:ascii="Times New Roman" w:hAnsi="Times New Roman"/>
                  <w:vertAlign w:val="baseline"/>
                  <w:lang w:val="en-US" w:eastAsia="zh-CN"/>
                </w:rPr>
                <w:t>NTC2+</w:t>
              </w:r>
            </w:ins>
          </w:p>
        </w:tc>
        <w:tc>
          <w:tcPr>
            <w:tcW w:w="523" w:type="pct"/>
            <w:noWrap w:val="0"/>
            <w:vAlign w:val="top"/>
          </w:tcPr>
          <w:p w14:paraId="5D4518C0">
            <w:pPr>
              <w:jc w:val="center"/>
              <w:rPr>
                <w:ins w:id="3645" w:author="LKY" w:date="2026-09-15T17:07:55Z"/>
                <w:rFonts w:hint="default" w:ascii="Times New Roman" w:hAnsi="Times New Roman"/>
                <w:vertAlign w:val="baseline"/>
                <w:lang w:val="en-US" w:eastAsia="zh-CN"/>
              </w:rPr>
            </w:pPr>
            <w:ins w:id="3646" w:author="LKY" w:date="2026-09-15T17:07:55Z">
              <w:r>
                <w:rPr>
                  <w:rFonts w:hint="eastAsia" w:ascii="Times New Roman" w:hAnsi="Times New Roman"/>
                  <w:vertAlign w:val="baseline"/>
                  <w:lang w:val="en-US" w:eastAsia="zh-CN"/>
                </w:rPr>
                <w:t>NTC3+</w:t>
              </w:r>
            </w:ins>
          </w:p>
        </w:tc>
        <w:tc>
          <w:tcPr>
            <w:tcW w:w="523" w:type="pct"/>
            <w:noWrap w:val="0"/>
            <w:vAlign w:val="top"/>
          </w:tcPr>
          <w:p w14:paraId="42355023">
            <w:pPr>
              <w:jc w:val="center"/>
              <w:rPr>
                <w:ins w:id="3647" w:author="LKY" w:date="2026-09-15T17:07:55Z"/>
                <w:rFonts w:hint="default" w:ascii="Times New Roman" w:hAnsi="Times New Roman"/>
                <w:vertAlign w:val="baseline"/>
                <w:lang w:val="en-US" w:eastAsia="zh-CN"/>
              </w:rPr>
            </w:pPr>
            <w:ins w:id="3648" w:author="LKY" w:date="2026-09-15T17:07:55Z">
              <w:r>
                <w:rPr>
                  <w:rFonts w:hint="eastAsia" w:ascii="Times New Roman" w:hAnsi="Times New Roman"/>
                  <w:vertAlign w:val="baseline"/>
                  <w:lang w:val="en-US" w:eastAsia="zh-CN"/>
                </w:rPr>
                <w:t>NTC4+</w:t>
              </w:r>
            </w:ins>
          </w:p>
        </w:tc>
        <w:tc>
          <w:tcPr>
            <w:tcW w:w="523" w:type="pct"/>
            <w:noWrap w:val="0"/>
            <w:vAlign w:val="top"/>
          </w:tcPr>
          <w:p w14:paraId="7C42CE04">
            <w:pPr>
              <w:jc w:val="center"/>
              <w:rPr>
                <w:ins w:id="3649" w:author="LKY" w:date="2026-09-15T17:07:55Z"/>
                <w:rFonts w:hint="default" w:ascii="Times New Roman" w:hAnsi="Times New Roman"/>
                <w:vertAlign w:val="baseline"/>
                <w:lang w:val="en-US" w:eastAsia="zh-CN"/>
              </w:rPr>
            </w:pPr>
            <w:ins w:id="3650" w:author="LKY" w:date="2026-09-15T17:07:55Z">
              <w:r>
                <w:rPr>
                  <w:rFonts w:hint="eastAsia" w:ascii="Times New Roman" w:hAnsi="Times New Roman"/>
                  <w:vertAlign w:val="baseline"/>
                  <w:lang w:val="en-US" w:eastAsia="zh-CN"/>
                </w:rPr>
                <w:t>NTC5+</w:t>
              </w:r>
            </w:ins>
          </w:p>
        </w:tc>
        <w:tc>
          <w:tcPr>
            <w:tcW w:w="523" w:type="pct"/>
            <w:noWrap w:val="0"/>
            <w:vAlign w:val="top"/>
          </w:tcPr>
          <w:p w14:paraId="30CEA0BC">
            <w:pPr>
              <w:jc w:val="center"/>
              <w:rPr>
                <w:ins w:id="3651" w:author="LKY" w:date="2026-09-15T17:07:55Z"/>
                <w:rFonts w:hint="default" w:ascii="Times New Roman" w:hAnsi="Times New Roman"/>
                <w:vertAlign w:val="baseline"/>
                <w:lang w:val="en-US" w:eastAsia="zh-CN"/>
              </w:rPr>
            </w:pPr>
            <w:ins w:id="3652" w:author="LKY" w:date="2026-09-15T17:07:55Z">
              <w:r>
                <w:rPr>
                  <w:rFonts w:hint="eastAsia" w:ascii="Times New Roman" w:hAnsi="Times New Roman"/>
                  <w:vertAlign w:val="baseline"/>
                  <w:lang w:val="en-US" w:eastAsia="zh-CN"/>
                </w:rPr>
                <w:t>NTC6+</w:t>
              </w:r>
            </w:ins>
          </w:p>
        </w:tc>
        <w:tc>
          <w:tcPr>
            <w:tcW w:w="523" w:type="pct"/>
            <w:noWrap w:val="0"/>
            <w:vAlign w:val="top"/>
          </w:tcPr>
          <w:p w14:paraId="588C0EF7">
            <w:pPr>
              <w:jc w:val="center"/>
              <w:rPr>
                <w:ins w:id="3653" w:author="LKY" w:date="2026-09-15T17:07:55Z"/>
                <w:rFonts w:hint="default" w:ascii="Times New Roman" w:hAnsi="Times New Roman"/>
                <w:vertAlign w:val="baseline"/>
                <w:lang w:val="en-US" w:eastAsia="zh-CN"/>
              </w:rPr>
            </w:pPr>
            <w:ins w:id="3654" w:author="LKY" w:date="2026-09-15T17:07:55Z">
              <w:r>
                <w:rPr>
                  <w:rFonts w:hint="eastAsia" w:ascii="Times New Roman" w:hAnsi="Times New Roman"/>
                  <w:vertAlign w:val="baseline"/>
                  <w:lang w:val="en-US" w:eastAsia="zh-CN"/>
                </w:rPr>
                <w:t>NTC7+</w:t>
              </w:r>
            </w:ins>
          </w:p>
        </w:tc>
        <w:tc>
          <w:tcPr>
            <w:tcW w:w="523" w:type="pct"/>
            <w:noWrap w:val="0"/>
            <w:vAlign w:val="top"/>
          </w:tcPr>
          <w:p w14:paraId="76AF9B35">
            <w:pPr>
              <w:jc w:val="center"/>
              <w:rPr>
                <w:ins w:id="3655" w:author="LKY" w:date="2026-09-15T17:07:55Z"/>
                <w:rFonts w:hint="default" w:ascii="Times New Roman" w:hAnsi="Times New Roman"/>
                <w:vertAlign w:val="baseline"/>
                <w:lang w:val="en-US" w:eastAsia="zh-CN"/>
              </w:rPr>
            </w:pPr>
            <w:ins w:id="3656" w:author="LKY" w:date="2026-09-15T17:07:55Z">
              <w:r>
                <w:rPr>
                  <w:rFonts w:hint="eastAsia" w:ascii="Times New Roman" w:hAnsi="Times New Roman"/>
                  <w:vertAlign w:val="baseline"/>
                  <w:lang w:val="en-US" w:eastAsia="zh-CN"/>
                </w:rPr>
                <w:t>NTC8+</w:t>
              </w:r>
            </w:ins>
          </w:p>
        </w:tc>
        <w:tc>
          <w:tcPr>
            <w:tcW w:w="292" w:type="pct"/>
            <w:noWrap w:val="0"/>
            <w:vAlign w:val="top"/>
          </w:tcPr>
          <w:p w14:paraId="5C047491">
            <w:pPr>
              <w:jc w:val="center"/>
              <w:rPr>
                <w:ins w:id="3657" w:author="LKY" w:date="2026-09-15T17:07:55Z"/>
                <w:rFonts w:hint="default" w:ascii="Times New Roman" w:hAnsi="Times New Roman"/>
                <w:vertAlign w:val="baseline"/>
                <w:lang w:val="en-US" w:eastAsia="zh-CN"/>
              </w:rPr>
            </w:pPr>
            <w:ins w:id="3658" w:author="LKY" w:date="2026-09-15T17:07:55Z">
              <w:r>
                <w:rPr>
                  <w:rFonts w:hint="eastAsia" w:ascii="Times New Roman" w:hAnsi="Times New Roman"/>
                  <w:vertAlign w:val="baseline"/>
                  <w:lang w:val="en-US" w:eastAsia="zh-CN"/>
                </w:rPr>
                <w:t>PE</w:t>
              </w:r>
            </w:ins>
          </w:p>
        </w:tc>
      </w:tr>
    </w:tbl>
    <w:p w14:paraId="403DB69A">
      <w:pPr>
        <w:rPr>
          <w:rFonts w:hint="default"/>
          <w:lang w:val="en-US" w:eastAsia="zh-CN"/>
        </w:rPr>
      </w:pPr>
    </w:p>
    <w:p w14:paraId="059897E2">
      <w:pPr>
        <w:pStyle w:val="12"/>
        <w:ind w:left="0" w:leftChars="0" w:firstLine="0" w:firstLineChars="0"/>
        <w:outlineLvl w:val="2"/>
        <w:rPr>
          <w:rFonts w:ascii="宋体" w:hAnsi="宋体" w:eastAsia="宋体" w:cs="宋体"/>
          <w:sz w:val="24"/>
          <w:szCs w:val="24"/>
        </w:rPr>
      </w:pPr>
      <w:bookmarkStart w:id="93" w:name="_Toc21371"/>
      <w:bookmarkStart w:id="94" w:name="_Toc24091"/>
      <w:bookmarkStart w:id="95" w:name="_Toc25646"/>
      <w:bookmarkStart w:id="96" w:name="_Toc241"/>
      <w:r>
        <w:rPr>
          <w:rFonts w:hint="eastAsia" w:ascii="Times New Roman" w:hAnsi="Times New Roman"/>
          <w:b/>
          <w:bCs/>
          <w:sz w:val="28"/>
          <w:szCs w:val="28"/>
          <w:lang w:val="en-US" w:eastAsia="zh-CN"/>
        </w:rPr>
        <w:t>2.3.</w:t>
      </w:r>
      <w:ins w:id="3659" w:author="LKY" w:date="2026-09-15T17:08:18Z">
        <w:r>
          <w:rPr>
            <w:rFonts w:hint="eastAsia" w:ascii="Times New Roman" w:hAnsi="Times New Roman"/>
            <w:b/>
            <w:bCs/>
            <w:sz w:val="28"/>
            <w:szCs w:val="28"/>
            <w:lang w:val="en-US" w:eastAsia="zh-CN"/>
          </w:rPr>
          <w:t>10</w:t>
        </w:r>
      </w:ins>
      <w:ins w:id="3660" w:author="L" w:date="2026-08-31T15:21:43Z">
        <w:del w:id="3661" w:author="LKY" w:date="2026-09-15T17:08:18Z">
          <w:r>
            <w:rPr>
              <w:rFonts w:hint="eastAsia" w:ascii="Times New Roman" w:hAnsi="Times New Roman"/>
              <w:b/>
              <w:bCs/>
              <w:sz w:val="28"/>
              <w:szCs w:val="28"/>
              <w:lang w:val="en-US" w:eastAsia="zh-CN"/>
            </w:rPr>
            <w:delText>9</w:delText>
          </w:r>
        </w:del>
      </w:ins>
      <w:del w:id="3662" w:author="L" w:date="2026-08-31T15:21:42Z">
        <w:r>
          <w:rPr>
            <w:rFonts w:hint="eastAsia" w:ascii="Times New Roman" w:hAnsi="Times New Roman"/>
            <w:b/>
            <w:bCs/>
            <w:sz w:val="28"/>
            <w:szCs w:val="28"/>
            <w:lang w:val="en-US" w:eastAsia="zh-CN"/>
          </w:rPr>
          <w:delText>8</w:delText>
        </w:r>
      </w:del>
      <w:r>
        <w:rPr>
          <w:rFonts w:hint="eastAsia" w:ascii="Times New Roman" w:hAnsi="Times New Roman"/>
          <w:b/>
          <w:bCs/>
          <w:sz w:val="28"/>
          <w:szCs w:val="28"/>
          <w:lang w:val="en-US" w:eastAsia="zh-CN"/>
        </w:rPr>
        <w:t xml:space="preserve"> RS485使用</w:t>
      </w:r>
      <w:bookmarkEnd w:id="93"/>
      <w:bookmarkEnd w:id="94"/>
      <w:bookmarkEnd w:id="95"/>
      <w:bookmarkEnd w:id="96"/>
    </w:p>
    <w:p w14:paraId="0966B3B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以X90为例，6PIN端口：</w:t>
      </w:r>
    </w:p>
    <w:p w14:paraId="18C91A1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RS</w:t>
      </w:r>
      <w:del w:id="3663" w:author="L" w:date="2026-08-31T15:21:56Z">
        <w:r>
          <w:rPr>
            <w:rFonts w:hint="eastAsia" w:ascii="Times New Roman" w:hAnsi="Times New Roman"/>
            <w:b w:val="0"/>
            <w:bCs w:val="0"/>
            <w:sz w:val="24"/>
            <w:szCs w:val="24"/>
            <w:lang w:val="en-US" w:eastAsia="zh-CN"/>
          </w:rPr>
          <w:delText>2</w:delText>
        </w:r>
      </w:del>
      <w:del w:id="3664" w:author="L" w:date="2026-08-31T15:21:55Z">
        <w:r>
          <w:rPr>
            <w:rFonts w:hint="eastAsia" w:ascii="Times New Roman" w:hAnsi="Times New Roman"/>
            <w:b w:val="0"/>
            <w:bCs w:val="0"/>
            <w:sz w:val="24"/>
            <w:szCs w:val="24"/>
            <w:lang w:val="en-US" w:eastAsia="zh-CN"/>
          </w:rPr>
          <w:delText>32/</w:delText>
        </w:r>
      </w:del>
      <w:r>
        <w:rPr>
          <w:rFonts w:hint="eastAsia" w:ascii="Times New Roman" w:hAnsi="Times New Roman"/>
          <w:b w:val="0"/>
          <w:bCs w:val="0"/>
          <w:sz w:val="24"/>
          <w:szCs w:val="24"/>
          <w:lang w:val="en-US" w:eastAsia="zh-CN"/>
        </w:rPr>
        <w:t>485传输</w:t>
      </w:r>
    </w:p>
    <w:p w14:paraId="11C0827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使用RS</w:t>
      </w:r>
      <w:del w:id="3665" w:author="L" w:date="2026-08-31T15:21:57Z">
        <w:r>
          <w:rPr>
            <w:rFonts w:hint="eastAsia" w:ascii="Times New Roman" w:hAnsi="Times New Roman" w:eastAsia="宋体" w:cs="宋体"/>
            <w:b w:val="0"/>
            <w:bCs/>
            <w:color w:val="auto"/>
            <w:kern w:val="0"/>
            <w:sz w:val="24"/>
            <w:szCs w:val="24"/>
            <w:lang w:val="en-US" w:eastAsia="zh-CN" w:bidi="en-US"/>
          </w:rPr>
          <w:delText>232/</w:delText>
        </w:r>
      </w:del>
      <w:r>
        <w:rPr>
          <w:rFonts w:hint="eastAsia" w:ascii="Times New Roman" w:hAnsi="Times New Roman" w:eastAsia="宋体" w:cs="宋体"/>
          <w:b w:val="0"/>
          <w:bCs/>
          <w:color w:val="auto"/>
          <w:kern w:val="0"/>
          <w:sz w:val="24"/>
          <w:szCs w:val="24"/>
          <w:lang w:val="en-US" w:eastAsia="zh-CN" w:bidi="en-US"/>
        </w:rPr>
        <w:t>485串口时，将RS</w:t>
      </w:r>
      <w:del w:id="3666" w:author="L" w:date="2026-08-31T15:22:00Z">
        <w:r>
          <w:rPr>
            <w:rFonts w:hint="eastAsia" w:ascii="Times New Roman" w:hAnsi="Times New Roman" w:eastAsia="宋体" w:cs="宋体"/>
            <w:b w:val="0"/>
            <w:bCs/>
            <w:color w:val="auto"/>
            <w:kern w:val="0"/>
            <w:sz w:val="24"/>
            <w:szCs w:val="24"/>
            <w:lang w:val="en-US" w:eastAsia="zh-CN" w:bidi="en-US"/>
          </w:rPr>
          <w:delText>2</w:delText>
        </w:r>
      </w:del>
      <w:del w:id="3667" w:author="L" w:date="2026-08-31T15:21:59Z">
        <w:r>
          <w:rPr>
            <w:rFonts w:hint="eastAsia" w:ascii="Times New Roman" w:hAnsi="Times New Roman" w:eastAsia="宋体" w:cs="宋体"/>
            <w:b w:val="0"/>
            <w:bCs/>
            <w:color w:val="auto"/>
            <w:kern w:val="0"/>
            <w:sz w:val="24"/>
            <w:szCs w:val="24"/>
            <w:lang w:val="en-US" w:eastAsia="zh-CN" w:bidi="en-US"/>
          </w:rPr>
          <w:delText>32/</w:delText>
        </w:r>
      </w:del>
      <w:r>
        <w:rPr>
          <w:rFonts w:hint="eastAsia" w:ascii="Times New Roman" w:hAnsi="Times New Roman" w:eastAsia="宋体" w:cs="宋体"/>
          <w:b w:val="0"/>
          <w:bCs/>
          <w:color w:val="auto"/>
          <w:kern w:val="0"/>
          <w:sz w:val="24"/>
          <w:szCs w:val="24"/>
          <w:lang w:val="en-US" w:eastAsia="zh-CN" w:bidi="en-US"/>
        </w:rPr>
        <w:t>485线接至端口上（ttl转485），打开sscom5和mobaxterm对接收发，如RS485-1端口（x90模块），其设备文件为/dev/ttyS4；设置其波特率设为 115200，8N1，无校验位。</w:t>
      </w:r>
    </w:p>
    <w:p w14:paraId="4A89CAF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FF"/>
          <w:kern w:val="2"/>
          <w:sz w:val="24"/>
          <w:szCs w:val="32"/>
          <w:lang w:val="en-US" w:eastAsia="zh-CN" w:bidi="ar-SA"/>
        </w:rPr>
      </w:pPr>
      <w:r>
        <w:rPr>
          <w:rFonts w:hint="default" w:ascii="Times New Roman" w:hAnsi="Times New Roman" w:eastAsia="宋体" w:cs="宋体"/>
          <w:color w:val="0000FF"/>
          <w:kern w:val="2"/>
          <w:sz w:val="24"/>
          <w:szCs w:val="32"/>
          <w:lang w:val="en-US" w:eastAsia="zh-CN" w:bidi="ar-SA"/>
        </w:rPr>
        <w:t>stty -F /dev/tty</w:t>
      </w:r>
      <w:r>
        <w:rPr>
          <w:rFonts w:hint="eastAsia" w:ascii="Times New Roman" w:hAnsi="Times New Roman" w:eastAsia="宋体" w:cs="宋体"/>
          <w:color w:val="0000FF"/>
          <w:kern w:val="2"/>
          <w:sz w:val="24"/>
          <w:szCs w:val="32"/>
          <w:lang w:val="en-US" w:eastAsia="zh-CN" w:bidi="ar-SA"/>
        </w:rPr>
        <w:t>S4</w:t>
      </w:r>
      <w:r>
        <w:rPr>
          <w:rFonts w:hint="default" w:ascii="Times New Roman" w:hAnsi="Times New Roman" w:eastAsia="宋体" w:cs="宋体"/>
          <w:color w:val="0000FF"/>
          <w:kern w:val="2"/>
          <w:sz w:val="24"/>
          <w:szCs w:val="32"/>
          <w:lang w:val="en-US" w:eastAsia="zh-CN" w:bidi="ar-SA"/>
        </w:rPr>
        <w:t xml:space="preserve"> ispeed 115200 ospeed 115200 cs8</w:t>
      </w:r>
    </w:p>
    <w:p w14:paraId="6D991131">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auto"/>
          <w:kern w:val="2"/>
          <w:sz w:val="24"/>
          <w:szCs w:val="32"/>
          <w:lang w:val="en-US" w:eastAsia="zh-CN" w:bidi="ar-SA"/>
        </w:rPr>
      </w:pPr>
      <w:r>
        <w:rPr>
          <w:rFonts w:hint="eastAsia" w:ascii="Times New Roman" w:hAnsi="Times New Roman" w:eastAsia="宋体" w:cs="宋体"/>
          <w:color w:val="0000FF"/>
          <w:kern w:val="2"/>
          <w:sz w:val="24"/>
          <w:szCs w:val="32"/>
          <w:lang w:val="en-US" w:eastAsia="zh-CN" w:bidi="ar-SA"/>
        </w:rPr>
        <w:t xml:space="preserve">echo 12345 &gt; /dev/ttyS4    </w:t>
      </w:r>
      <w:r>
        <w:rPr>
          <w:rFonts w:hint="eastAsia" w:ascii="Times New Roman" w:hAnsi="Times New Roman" w:eastAsia="宋体" w:cs="宋体"/>
          <w:color w:val="auto"/>
          <w:kern w:val="2"/>
          <w:sz w:val="24"/>
          <w:szCs w:val="32"/>
          <w:lang w:val="en-US" w:eastAsia="zh-CN" w:bidi="ar-SA"/>
        </w:rPr>
        <w:t>//通过RS485-1端口发送数据</w:t>
      </w:r>
    </w:p>
    <w:p w14:paraId="3BA77AAA">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pPr>
      <w:r>
        <w:rPr>
          <w:rFonts w:hint="eastAsia" w:ascii="Times New Roman" w:hAnsi="Times New Roman" w:eastAsia="宋体" w:cs="宋体"/>
          <w:color w:val="0000FF"/>
          <w:kern w:val="2"/>
          <w:sz w:val="24"/>
          <w:szCs w:val="32"/>
          <w:lang w:val="en-US" w:eastAsia="zh-CN" w:bidi="ar-SA"/>
        </w:rPr>
        <w:t>cat /dev/ttyS4</w:t>
      </w:r>
      <w:r>
        <w:rPr>
          <w:rFonts w:hint="eastAsia" w:ascii="Times New Roman" w:hAnsi="Times New Roman" w:eastAsia="宋体" w:cs="宋体"/>
          <w:color w:val="auto"/>
          <w:kern w:val="2"/>
          <w:sz w:val="24"/>
          <w:szCs w:val="32"/>
          <w:lang w:val="en-US" w:eastAsia="zh-CN" w:bidi="ar-SA"/>
        </w:rPr>
        <w:t xml:space="preserve">        //等待查看接收到的数据</w:t>
      </w:r>
    </w:p>
    <w:p w14:paraId="38C10869">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rFonts w:hint="default" w:eastAsia="宋体"/>
          <w:sz w:val="24"/>
          <w:szCs w:val="24"/>
          <w:lang w:val="en-US" w:eastAsia="zh-CN"/>
        </w:rPr>
      </w:pPr>
      <w:r>
        <w:rPr>
          <w:rFonts w:hint="eastAsia"/>
          <w:sz w:val="24"/>
          <w:szCs w:val="24"/>
          <w:lang w:val="en-US" w:eastAsia="zh-CN"/>
        </w:rPr>
        <w:t>串口助手收到数据</w:t>
      </w:r>
    </w:p>
    <w:p w14:paraId="437C197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pPr>
      <w:r>
        <w:drawing>
          <wp:inline distT="0" distB="0" distL="114300" distR="114300">
            <wp:extent cx="5277485" cy="207645"/>
            <wp:effectExtent l="0" t="0" r="1841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rcRect r="14933" b="-5825"/>
                    <a:stretch>
                      <a:fillRect/>
                    </a:stretch>
                  </pic:blipFill>
                  <pic:spPr>
                    <a:xfrm>
                      <a:off x="0" y="0"/>
                      <a:ext cx="5277485" cy="207645"/>
                    </a:xfrm>
                    <a:prstGeom prst="rect">
                      <a:avLst/>
                    </a:prstGeom>
                    <a:noFill/>
                    <a:ln>
                      <a:noFill/>
                    </a:ln>
                  </pic:spPr>
                </pic:pic>
              </a:graphicData>
            </a:graphic>
          </wp:inline>
        </w:drawing>
      </w:r>
    </w:p>
    <w:p w14:paraId="6D98A978">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rFonts w:hint="eastAsia"/>
          <w:sz w:val="24"/>
          <w:szCs w:val="24"/>
          <w:lang w:val="en-US" w:eastAsia="zh-CN"/>
        </w:rPr>
      </w:pPr>
      <w:r>
        <w:rPr>
          <w:rFonts w:hint="eastAsia"/>
          <w:sz w:val="24"/>
          <w:szCs w:val="24"/>
          <w:lang w:val="en-US" w:eastAsia="zh-CN"/>
        </w:rPr>
        <w:t>串口助手发送数据</w:t>
      </w:r>
    </w:p>
    <w:p w14:paraId="5C90D2A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default"/>
          <w:lang w:val="en-US" w:eastAsia="zh-CN"/>
        </w:rPr>
      </w:pPr>
      <w:r>
        <w:drawing>
          <wp:inline distT="0" distB="0" distL="114300" distR="114300">
            <wp:extent cx="5277485" cy="484505"/>
            <wp:effectExtent l="0" t="0" r="18415" b="10795"/>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15"/>
                    <a:srcRect r="14960"/>
                    <a:stretch>
                      <a:fillRect/>
                    </a:stretch>
                  </pic:blipFill>
                  <pic:spPr>
                    <a:xfrm>
                      <a:off x="0" y="0"/>
                      <a:ext cx="5277485" cy="484505"/>
                    </a:xfrm>
                    <a:prstGeom prst="rect">
                      <a:avLst/>
                    </a:prstGeom>
                    <a:noFill/>
                    <a:ln>
                      <a:noFill/>
                    </a:ln>
                  </pic:spPr>
                </pic:pic>
              </a:graphicData>
            </a:graphic>
          </wp:inline>
        </w:drawing>
      </w:r>
    </w:p>
    <w:p w14:paraId="57425877">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sz w:val="24"/>
          <w:szCs w:val="24"/>
        </w:rPr>
      </w:pPr>
      <w:r>
        <w:rPr>
          <w:rFonts w:hint="eastAsia"/>
          <w:sz w:val="24"/>
          <w:szCs w:val="24"/>
          <w:lang w:val="en-US" w:eastAsia="zh-CN"/>
        </w:rPr>
        <w:t>终端界面收到数据</w:t>
      </w:r>
    </w:p>
    <w:p w14:paraId="7C9D811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eastAsia"/>
          <w:lang w:val="en-US" w:eastAsia="zh-CN"/>
        </w:rPr>
      </w:pPr>
      <w:ins w:id="3668" w:author="L" w:date="2026-05-21T17:36:38Z">
        <w:r>
          <w:rPr/>
          <w:drawing>
            <wp:inline distT="0" distB="0" distL="114300" distR="114300">
              <wp:extent cx="5269230" cy="570230"/>
              <wp:effectExtent l="0" t="0" r="7620" b="1270"/>
              <wp:docPr id="11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4"/>
                      <pic:cNvPicPr>
                        <a:picLocks noChangeAspect="1"/>
                      </pic:cNvPicPr>
                    </pic:nvPicPr>
                    <pic:blipFill>
                      <a:blip r:embed="rId16"/>
                      <a:stretch>
                        <a:fillRect/>
                      </a:stretch>
                    </pic:blipFill>
                    <pic:spPr>
                      <a:xfrm>
                        <a:off x="0" y="0"/>
                        <a:ext cx="5269230" cy="570230"/>
                      </a:xfrm>
                      <a:prstGeom prst="rect">
                        <a:avLst/>
                      </a:prstGeom>
                      <a:noFill/>
                      <a:ln>
                        <a:noFill/>
                      </a:ln>
                    </pic:spPr>
                  </pic:pic>
                </a:graphicData>
              </a:graphic>
            </wp:inline>
          </w:drawing>
        </w:r>
      </w:ins>
      <w:del w:id="3670" w:author="L" w:date="2026-05-21T17:36:37Z">
        <w:r>
          <w:rPr/>
          <w:drawing>
            <wp:inline distT="0" distB="0" distL="114300" distR="114300">
              <wp:extent cx="5273040" cy="579755"/>
              <wp:effectExtent l="0" t="0" r="3810" b="10795"/>
              <wp:docPr id="10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4"/>
                      <pic:cNvPicPr>
                        <a:picLocks noChangeAspect="1"/>
                      </pic:cNvPicPr>
                    </pic:nvPicPr>
                    <pic:blipFill>
                      <a:blip r:embed="rId17"/>
                      <a:stretch>
                        <a:fillRect/>
                      </a:stretch>
                    </pic:blipFill>
                    <pic:spPr>
                      <a:xfrm>
                        <a:off x="0" y="0"/>
                        <a:ext cx="5273040" cy="579755"/>
                      </a:xfrm>
                      <a:prstGeom prst="rect">
                        <a:avLst/>
                      </a:prstGeom>
                      <a:noFill/>
                      <a:ln>
                        <a:noFill/>
                      </a:ln>
                    </pic:spPr>
                  </pic:pic>
                </a:graphicData>
              </a:graphic>
            </wp:inline>
          </w:drawing>
        </w:r>
      </w:del>
    </w:p>
    <w:p w14:paraId="18D76BA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按“Ctrl+C”停止。</w:t>
      </w:r>
    </w:p>
    <w:p w14:paraId="6A28435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ins w:id="3672" w:author="L" w:date="2026-08-31T15:23:39Z"/>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然后更换x90另外一个ttyS7口继续测试。</w:t>
      </w:r>
    </w:p>
    <w:p w14:paraId="31BEEE43">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ins w:id="3673" w:author="L" w:date="2026-08-31T15:23:39Z"/>
          <w:rFonts w:hint="eastAsia" w:ascii="Times New Roman" w:hAnsi="Times New Roman"/>
          <w:b w:val="0"/>
          <w:bCs w:val="0"/>
          <w:sz w:val="24"/>
          <w:szCs w:val="24"/>
          <w:lang w:val="en-US" w:eastAsia="zh-CN"/>
        </w:rPr>
      </w:pPr>
    </w:p>
    <w:p w14:paraId="2D281F7D">
      <w:pPr>
        <w:pStyle w:val="12"/>
        <w:ind w:left="0" w:leftChars="0" w:firstLine="0" w:firstLineChars="0"/>
        <w:outlineLvl w:val="2"/>
        <w:rPr>
          <w:ins w:id="3674" w:author="L" w:date="2026-08-31T15:23:43Z"/>
          <w:rFonts w:ascii="宋体" w:hAnsi="宋体" w:eastAsia="宋体" w:cs="宋体"/>
          <w:sz w:val="24"/>
          <w:szCs w:val="24"/>
        </w:rPr>
      </w:pPr>
      <w:ins w:id="3675" w:author="L" w:date="2026-08-31T15:23:43Z">
        <w:bookmarkStart w:id="97" w:name="_Toc16182"/>
        <w:bookmarkStart w:id="98" w:name="_Toc28510"/>
        <w:bookmarkStart w:id="99" w:name="_Toc11898"/>
        <w:bookmarkStart w:id="100" w:name="_Toc12867"/>
        <w:r>
          <w:rPr>
            <w:rFonts w:hint="eastAsia" w:ascii="Times New Roman" w:hAnsi="Times New Roman"/>
            <w:b/>
            <w:bCs/>
            <w:sz w:val="28"/>
            <w:szCs w:val="28"/>
            <w:lang w:val="en-US" w:eastAsia="zh-CN"/>
          </w:rPr>
          <w:t>2.3.1</w:t>
        </w:r>
      </w:ins>
      <w:ins w:id="3676" w:author="LKY" w:date="2026-09-15T17:08:23Z">
        <w:r>
          <w:rPr>
            <w:rFonts w:hint="eastAsia" w:ascii="Times New Roman" w:hAnsi="Times New Roman"/>
            <w:b/>
            <w:bCs/>
            <w:sz w:val="28"/>
            <w:szCs w:val="28"/>
            <w:lang w:val="en-US" w:eastAsia="zh-CN"/>
          </w:rPr>
          <w:t>1</w:t>
        </w:r>
      </w:ins>
      <w:ins w:id="3677" w:author="L" w:date="2026-08-31T15:23:43Z">
        <w:del w:id="3678" w:author="LKY" w:date="2026-09-15T17:08:22Z">
          <w:r>
            <w:rPr>
              <w:rFonts w:hint="eastAsia" w:ascii="Times New Roman" w:hAnsi="Times New Roman"/>
              <w:b/>
              <w:bCs/>
              <w:sz w:val="28"/>
              <w:szCs w:val="28"/>
              <w:lang w:val="en-US" w:eastAsia="zh-CN"/>
            </w:rPr>
            <w:delText>0</w:delText>
          </w:r>
        </w:del>
      </w:ins>
      <w:ins w:id="3679" w:author="L" w:date="2026-08-31T15:23:43Z">
        <w:r>
          <w:rPr>
            <w:rFonts w:hint="eastAsia" w:ascii="Times New Roman" w:hAnsi="Times New Roman"/>
            <w:b/>
            <w:bCs/>
            <w:sz w:val="28"/>
            <w:szCs w:val="28"/>
            <w:lang w:val="en-US" w:eastAsia="zh-CN"/>
          </w:rPr>
          <w:t xml:space="preserve"> CAN使用</w:t>
        </w:r>
        <w:bookmarkEnd w:id="97"/>
        <w:bookmarkEnd w:id="98"/>
        <w:bookmarkEnd w:id="99"/>
        <w:bookmarkEnd w:id="100"/>
      </w:ins>
    </w:p>
    <w:p w14:paraId="79C43E7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3680" w:author="L" w:date="2026-08-31T15:23:43Z"/>
          <w:rFonts w:hint="eastAsia" w:ascii="Times New Roman" w:hAnsi="Times New Roman"/>
          <w:b w:val="0"/>
          <w:bCs w:val="0"/>
          <w:sz w:val="24"/>
          <w:szCs w:val="24"/>
          <w:lang w:val="en-US" w:eastAsia="zh-CN"/>
        </w:rPr>
      </w:pPr>
      <w:ins w:id="3681" w:author="L" w:date="2026-08-31T15:23:43Z">
        <w:r>
          <w:rPr>
            <w:rFonts w:hint="eastAsia" w:ascii="Times New Roman" w:hAnsi="Times New Roman"/>
            <w:b w:val="0"/>
            <w:bCs w:val="0"/>
            <w:sz w:val="24"/>
            <w:szCs w:val="24"/>
            <w:lang w:val="en-US" w:eastAsia="zh-CN"/>
          </w:rPr>
          <w:t>在进行 CAN 通信测试前，需先关闭目标接口，配置目标比特率，随后重新启动接口。以配置 CAN0 总线比特率为 1Mbps 为例，请在终端依次执行以下命令：</w:t>
        </w:r>
      </w:ins>
    </w:p>
    <w:p w14:paraId="41BBC26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3682" w:author="L" w:date="2026-08-31T15:23:43Z"/>
          <w:rFonts w:hint="default" w:ascii="Times New Roman" w:hAnsi="Times New Roman"/>
          <w:b w:val="0"/>
          <w:bCs w:val="0"/>
          <w:sz w:val="24"/>
          <w:szCs w:val="24"/>
          <w:lang w:val="en-US" w:eastAsia="zh-CN"/>
        </w:rPr>
      </w:pPr>
      <w:ins w:id="3683" w:author="L" w:date="2026-08-31T15:23:43Z">
        <w:r>
          <w:rPr>
            <w:rFonts w:hint="default" w:ascii="Times New Roman" w:hAnsi="Times New Roman"/>
            <w:b w:val="0"/>
            <w:bCs w:val="0"/>
            <w:sz w:val="24"/>
            <w:szCs w:val="24"/>
            <w:lang w:val="en-US" w:eastAsia="zh-CN"/>
          </w:rPr>
          <w:t xml:space="preserve">root@bliiot:~# </w:t>
        </w:r>
      </w:ins>
      <w:ins w:id="3684" w:author="L" w:date="2026-08-31T15:23:43Z">
        <w:r>
          <w:rPr>
            <w:rFonts w:hint="default" w:ascii="Times New Roman" w:hAnsi="Times New Roman"/>
            <w:b w:val="0"/>
            <w:bCs w:val="0"/>
            <w:color w:val="0000FF"/>
            <w:sz w:val="24"/>
            <w:szCs w:val="24"/>
            <w:lang w:val="en-US" w:eastAsia="zh-CN"/>
          </w:rPr>
          <w:t>ifconfig can0 down</w:t>
        </w:r>
      </w:ins>
    </w:p>
    <w:p w14:paraId="4DAFEA9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3685" w:author="L" w:date="2026-08-31T15:23:43Z"/>
          <w:rFonts w:hint="default" w:ascii="Times New Roman" w:hAnsi="Times New Roman"/>
          <w:b w:val="0"/>
          <w:bCs w:val="0"/>
          <w:color w:val="0000FF"/>
          <w:sz w:val="24"/>
          <w:szCs w:val="24"/>
          <w:lang w:val="en-US" w:eastAsia="zh-CN"/>
        </w:rPr>
      </w:pPr>
      <w:ins w:id="3686" w:author="L" w:date="2026-08-31T15:23:43Z">
        <w:r>
          <w:rPr>
            <w:rFonts w:hint="default" w:ascii="Times New Roman" w:hAnsi="Times New Roman"/>
            <w:b w:val="0"/>
            <w:bCs w:val="0"/>
            <w:sz w:val="24"/>
            <w:szCs w:val="24"/>
            <w:lang w:val="en-US" w:eastAsia="zh-CN"/>
          </w:rPr>
          <w:t xml:space="preserve">root@bliiot:~# </w:t>
        </w:r>
      </w:ins>
      <w:ins w:id="3687" w:author="L" w:date="2026-08-31T15:23:43Z">
        <w:r>
          <w:rPr>
            <w:rFonts w:hint="default" w:ascii="Times New Roman" w:hAnsi="Times New Roman"/>
            <w:b w:val="0"/>
            <w:bCs w:val="0"/>
            <w:color w:val="0000FF"/>
            <w:sz w:val="24"/>
            <w:szCs w:val="24"/>
            <w:lang w:val="en-US" w:eastAsia="zh-CN"/>
          </w:rPr>
          <w:t>ip link set can0 type can bitrate 1000000</w:t>
        </w:r>
      </w:ins>
    </w:p>
    <w:p w14:paraId="586716A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3688" w:author="L" w:date="2026-08-31T15:23:43Z"/>
          <w:rFonts w:hint="default" w:ascii="Times New Roman" w:hAnsi="Times New Roman"/>
          <w:b w:val="0"/>
          <w:bCs w:val="0"/>
          <w:color w:val="0000FF"/>
          <w:sz w:val="24"/>
          <w:szCs w:val="24"/>
          <w:lang w:val="en-US" w:eastAsia="zh-CN"/>
        </w:rPr>
      </w:pPr>
      <w:ins w:id="3689" w:author="L" w:date="2026-08-31T15:23:43Z">
        <w:r>
          <w:rPr>
            <w:rFonts w:hint="default" w:ascii="Times New Roman" w:hAnsi="Times New Roman"/>
            <w:b w:val="0"/>
            <w:bCs w:val="0"/>
            <w:sz w:val="24"/>
            <w:szCs w:val="24"/>
            <w:lang w:val="en-US" w:eastAsia="zh-CN"/>
          </w:rPr>
          <w:t xml:space="preserve">root@bliiot:~# </w:t>
        </w:r>
      </w:ins>
      <w:ins w:id="3690" w:author="L" w:date="2026-08-31T15:23:43Z">
        <w:r>
          <w:rPr>
            <w:rFonts w:hint="default" w:ascii="Times New Roman" w:hAnsi="Times New Roman"/>
            <w:b w:val="0"/>
            <w:bCs w:val="0"/>
            <w:color w:val="0000FF"/>
            <w:sz w:val="24"/>
            <w:szCs w:val="24"/>
            <w:lang w:val="en-US" w:eastAsia="zh-CN"/>
          </w:rPr>
          <w:t>ifconfig can0 up</w:t>
        </w:r>
      </w:ins>
    </w:p>
    <w:p w14:paraId="04705EBD">
      <w:pPr>
        <w:rPr>
          <w:ins w:id="3691" w:author="L" w:date="2026-08-31T15:23:43Z"/>
          <w:rFonts w:hint="default" w:asciiTheme="minorHAnsi" w:hAnsiTheme="minorHAnsi"/>
          <w:b w:val="0"/>
          <w:bCs w:val="0"/>
          <w:sz w:val="21"/>
          <w:szCs w:val="24"/>
          <w:lang w:val="en-US" w:eastAsia="zh-CN"/>
        </w:rPr>
      </w:pPr>
      <w:ins w:id="3692" w:author="L" w:date="2026-08-31T15:29:33Z">
        <w:r>
          <w:rPr/>
          <w:drawing>
            <wp:inline distT="0" distB="0" distL="114300" distR="114300">
              <wp:extent cx="5267960" cy="1492250"/>
              <wp:effectExtent l="0" t="0" r="8890" b="12700"/>
              <wp:docPr id="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
                      <pic:cNvPicPr>
                        <a:picLocks noChangeAspect="1"/>
                      </pic:cNvPicPr>
                    </pic:nvPicPr>
                    <pic:blipFill>
                      <a:blip r:embed="rId18"/>
                      <a:stretch>
                        <a:fillRect/>
                      </a:stretch>
                    </pic:blipFill>
                    <pic:spPr>
                      <a:xfrm>
                        <a:off x="0" y="0"/>
                        <a:ext cx="5267960" cy="1492250"/>
                      </a:xfrm>
                      <a:prstGeom prst="rect">
                        <a:avLst/>
                      </a:prstGeom>
                      <a:noFill/>
                      <a:ln>
                        <a:noFill/>
                      </a:ln>
                    </pic:spPr>
                  </pic:pic>
                </a:graphicData>
              </a:graphic>
            </wp:inline>
          </w:drawing>
        </w:r>
      </w:ins>
    </w:p>
    <w:p w14:paraId="48D8B6F7">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3694" w:author="L" w:date="2026-08-31T15:23:43Z"/>
          <w:rFonts w:hint="eastAsia" w:ascii="Times New Roman" w:hAnsi="Times New Roman"/>
          <w:b w:val="0"/>
          <w:bCs w:val="0"/>
          <w:sz w:val="24"/>
          <w:szCs w:val="24"/>
          <w:lang w:val="en-US" w:eastAsia="zh-CN"/>
        </w:rPr>
      </w:pPr>
      <w:ins w:id="3695" w:author="L" w:date="2026-08-31T15:23:43Z">
        <w:r>
          <w:rPr>
            <w:rFonts w:hint="eastAsia" w:ascii="Times New Roman" w:hAnsi="Times New Roman"/>
            <w:b w:val="0"/>
            <w:bCs w:val="0"/>
            <w:sz w:val="24"/>
            <w:szCs w:val="24"/>
            <w:lang w:val="en-US" w:eastAsia="zh-CN"/>
          </w:rPr>
          <w:t>接口启动后，可使用 cansend 工具向 CAN 总线发送测试数据帧。以下命令将发送 ID 为 123、数据长度为 8 字节的标准帧：</w:t>
        </w:r>
      </w:ins>
    </w:p>
    <w:p w14:paraId="22D21127">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3696" w:author="L" w:date="2026-08-31T15:23:43Z"/>
          <w:rFonts w:hint="default" w:ascii="Times New Roman" w:hAnsi="Times New Roman"/>
          <w:b w:val="0"/>
          <w:bCs w:val="0"/>
          <w:sz w:val="24"/>
          <w:szCs w:val="24"/>
          <w:lang w:val="en-US" w:eastAsia="zh-CN"/>
        </w:rPr>
      </w:pPr>
      <w:ins w:id="3697" w:author="L" w:date="2026-08-31T15:23:43Z">
        <w:r>
          <w:rPr>
            <w:rFonts w:hint="default" w:ascii="Times New Roman" w:hAnsi="Times New Roman"/>
            <w:b w:val="0"/>
            <w:bCs w:val="0"/>
            <w:sz w:val="24"/>
            <w:szCs w:val="24"/>
            <w:lang w:val="en-US" w:eastAsia="zh-CN"/>
          </w:rPr>
          <w:t xml:space="preserve">root@bliiot:~# </w:t>
        </w:r>
      </w:ins>
      <w:ins w:id="3698" w:author="L" w:date="2026-08-31T15:23:43Z">
        <w:r>
          <w:rPr>
            <w:rFonts w:hint="default" w:ascii="Times New Roman" w:hAnsi="Times New Roman"/>
            <w:b w:val="0"/>
            <w:bCs w:val="0"/>
            <w:color w:val="0000FF"/>
            <w:sz w:val="24"/>
            <w:szCs w:val="24"/>
            <w:lang w:val="en-US" w:eastAsia="zh-CN"/>
            <w:rPrChange w:id="3699" w:author="L" w:date="2026-09-01T16:35:56Z">
              <w:rPr>
                <w:rFonts w:hint="default" w:ascii="Times New Roman" w:hAnsi="Times New Roman"/>
                <w:b w:val="0"/>
                <w:bCs w:val="0"/>
                <w:sz w:val="24"/>
                <w:szCs w:val="24"/>
                <w:lang w:val="en-US" w:eastAsia="zh-CN"/>
              </w:rPr>
            </w:rPrChange>
          </w:rPr>
          <w:t>cansend can0 123#1122334455667788</w:t>
        </w:r>
      </w:ins>
    </w:p>
    <w:p w14:paraId="576BB22D">
      <w:pPr>
        <w:pStyle w:val="12"/>
        <w:spacing w:after="0" w:line="360" w:lineRule="auto"/>
        <w:ind w:left="0" w:leftChars="0" w:firstLine="0" w:firstLineChars="0"/>
        <w:outlineLvl w:val="9"/>
        <w:rPr>
          <w:ins w:id="3700" w:author="L" w:date="2026-08-31T15:23:43Z"/>
          <w:rFonts w:hint="eastAsia" w:ascii="Times New Roman" w:hAnsi="Times New Roman"/>
          <w:b w:val="0"/>
          <w:bCs w:val="0"/>
          <w:sz w:val="24"/>
          <w:szCs w:val="24"/>
          <w:lang w:val="en-US" w:eastAsia="zh-CN"/>
        </w:rPr>
      </w:pPr>
      <w:ins w:id="3701" w:author="L" w:date="2026-08-31T15:30:04Z">
        <w:r>
          <w:rPr/>
          <w:drawing>
            <wp:inline distT="0" distB="0" distL="114300" distR="114300">
              <wp:extent cx="5272405" cy="290830"/>
              <wp:effectExtent l="0" t="0" r="4445" b="13970"/>
              <wp:docPr id="1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2"/>
                      <pic:cNvPicPr>
                        <a:picLocks noChangeAspect="1"/>
                      </pic:cNvPicPr>
                    </pic:nvPicPr>
                    <pic:blipFill>
                      <a:blip r:embed="rId19"/>
                      <a:stretch>
                        <a:fillRect/>
                      </a:stretch>
                    </pic:blipFill>
                    <pic:spPr>
                      <a:xfrm>
                        <a:off x="0" y="0"/>
                        <a:ext cx="5272405" cy="290830"/>
                      </a:xfrm>
                      <a:prstGeom prst="rect">
                        <a:avLst/>
                      </a:prstGeom>
                      <a:noFill/>
                      <a:ln>
                        <a:noFill/>
                      </a:ln>
                    </pic:spPr>
                  </pic:pic>
                </a:graphicData>
              </a:graphic>
            </wp:inline>
          </w:drawing>
        </w:r>
      </w:ins>
    </w:p>
    <w:p w14:paraId="2B2A77FF">
      <w:pPr>
        <w:pStyle w:val="12"/>
        <w:spacing w:after="0" w:line="360" w:lineRule="auto"/>
        <w:ind w:left="0" w:leftChars="0" w:firstLine="480" w:firstLineChars="200"/>
        <w:outlineLvl w:val="9"/>
        <w:rPr>
          <w:ins w:id="3703" w:author="L" w:date="2026-08-31T15:23:43Z"/>
          <w:rFonts w:hint="eastAsia" w:ascii="Times New Roman" w:hAnsi="Times New Roman" w:eastAsiaTheme="minorEastAsia"/>
          <w:sz w:val="24"/>
          <w:lang w:val="en-US" w:eastAsia="zh-CN"/>
        </w:rPr>
      </w:pPr>
      <w:ins w:id="3704" w:author="L" w:date="2026-08-31T15:23:43Z">
        <w:r>
          <w:rPr>
            <w:rFonts w:hint="eastAsia" w:ascii="Times New Roman" w:hAnsi="Times New Roman"/>
            <w:sz w:val="24"/>
          </w:rPr>
          <w:t>Cangaroo</w:t>
        </w:r>
      </w:ins>
      <w:ins w:id="3705" w:author="L" w:date="2026-08-31T15:23:43Z">
        <w:r>
          <w:rPr>
            <w:rFonts w:hint="eastAsia" w:ascii="Times New Roman" w:hAnsi="Times New Roman"/>
            <w:sz w:val="24"/>
            <w:lang w:val="en-US" w:eastAsia="zh-CN"/>
          </w:rPr>
          <w:t>工具收到数据</w:t>
        </w:r>
      </w:ins>
    </w:p>
    <w:p w14:paraId="29E0B253">
      <w:pPr>
        <w:pStyle w:val="12"/>
        <w:spacing w:after="0" w:line="360" w:lineRule="auto"/>
        <w:ind w:left="0" w:leftChars="0" w:firstLine="0" w:firstLineChars="0"/>
        <w:outlineLvl w:val="9"/>
        <w:rPr>
          <w:ins w:id="3706" w:author="L" w:date="2026-08-31T15:23:43Z"/>
          <w:rFonts w:hint="eastAsia" w:ascii="Times New Roman" w:hAnsi="Times New Roman"/>
          <w:b w:val="0"/>
          <w:bCs w:val="0"/>
          <w:sz w:val="24"/>
          <w:szCs w:val="24"/>
          <w:lang w:val="en-US" w:eastAsia="zh-CN"/>
        </w:rPr>
      </w:pPr>
      <w:ins w:id="3707" w:author="L" w:date="2026-08-31T15:23:43Z">
        <w:r>
          <w:rPr/>
          <w:drawing>
            <wp:inline distT="0" distB="0" distL="114300" distR="114300">
              <wp:extent cx="5269230" cy="262255"/>
              <wp:effectExtent l="0" t="0" r="7620" b="4445"/>
              <wp:docPr id="1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3"/>
                      <pic:cNvPicPr>
                        <a:picLocks noChangeAspect="1"/>
                      </pic:cNvPicPr>
                    </pic:nvPicPr>
                    <pic:blipFill>
                      <a:blip r:embed="rId20"/>
                      <a:stretch>
                        <a:fillRect/>
                      </a:stretch>
                    </pic:blipFill>
                    <pic:spPr>
                      <a:xfrm>
                        <a:off x="0" y="0"/>
                        <a:ext cx="5269230" cy="262255"/>
                      </a:xfrm>
                      <a:prstGeom prst="rect">
                        <a:avLst/>
                      </a:prstGeom>
                      <a:noFill/>
                      <a:ln>
                        <a:noFill/>
                      </a:ln>
                    </pic:spPr>
                  </pic:pic>
                </a:graphicData>
              </a:graphic>
            </wp:inline>
          </w:drawing>
        </w:r>
      </w:ins>
    </w:p>
    <w:p w14:paraId="55BE26D2">
      <w:pPr>
        <w:pStyle w:val="12"/>
        <w:spacing w:after="0" w:line="360" w:lineRule="auto"/>
        <w:ind w:left="0" w:leftChars="0" w:firstLine="480" w:firstLineChars="200"/>
        <w:outlineLvl w:val="9"/>
        <w:rPr>
          <w:ins w:id="3709" w:author="L" w:date="2026-08-31T15:23:43Z"/>
          <w:rFonts w:hint="eastAsia" w:ascii="Times New Roman" w:hAnsi="Times New Roman"/>
          <w:b w:val="0"/>
          <w:bCs w:val="0"/>
          <w:sz w:val="24"/>
          <w:szCs w:val="24"/>
          <w:lang w:val="en-US" w:eastAsia="zh-CN"/>
        </w:rPr>
      </w:pPr>
      <w:ins w:id="3710" w:author="L" w:date="2026-08-31T15:23:43Z">
        <w:r>
          <w:rPr>
            <w:rFonts w:hint="eastAsia" w:ascii="Times New Roman" w:hAnsi="Times New Roman"/>
            <w:b w:val="0"/>
            <w:bCs w:val="0"/>
            <w:sz w:val="24"/>
            <w:szCs w:val="24"/>
            <w:lang w:val="en-US" w:eastAsia="zh-CN"/>
          </w:rPr>
          <w:t>使用 candump 工具可实时监听并显示 CAN 总线上的接收数据。</w:t>
        </w:r>
      </w:ins>
    </w:p>
    <w:p w14:paraId="1F94FDE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3711" w:author="L" w:date="2026-08-31T15:23:43Z"/>
          <w:rFonts w:hint="default" w:ascii="Times New Roman" w:hAnsi="Times New Roman"/>
          <w:b w:val="0"/>
          <w:bCs w:val="0"/>
          <w:sz w:val="24"/>
          <w:szCs w:val="24"/>
          <w:lang w:val="en-US" w:eastAsia="zh-CN"/>
        </w:rPr>
      </w:pPr>
      <w:ins w:id="3712" w:author="L" w:date="2026-08-31T15:23:43Z">
        <w:r>
          <w:rPr>
            <w:rFonts w:hint="default" w:ascii="Times New Roman" w:hAnsi="Times New Roman"/>
            <w:b w:val="0"/>
            <w:bCs w:val="0"/>
            <w:sz w:val="24"/>
            <w:szCs w:val="24"/>
            <w:lang w:val="en-US" w:eastAsia="zh-CN"/>
          </w:rPr>
          <w:t>root@bliiot:~#</w:t>
        </w:r>
      </w:ins>
      <w:ins w:id="3713" w:author="L" w:date="2026-08-31T15:23:43Z">
        <w:r>
          <w:rPr>
            <w:rFonts w:hint="default" w:ascii="Times New Roman" w:hAnsi="Times New Roman"/>
            <w:b w:val="0"/>
            <w:bCs w:val="0"/>
            <w:color w:val="0000FF"/>
            <w:sz w:val="24"/>
            <w:szCs w:val="24"/>
            <w:lang w:val="en-US" w:eastAsia="zh-CN"/>
            <w:rPrChange w:id="3714" w:author="L" w:date="2026-09-01T16:35:59Z">
              <w:rPr>
                <w:rFonts w:hint="default" w:ascii="Times New Roman" w:hAnsi="Times New Roman"/>
                <w:b w:val="0"/>
                <w:bCs w:val="0"/>
                <w:sz w:val="24"/>
                <w:szCs w:val="24"/>
                <w:lang w:val="en-US" w:eastAsia="zh-CN"/>
              </w:rPr>
            </w:rPrChange>
          </w:rPr>
          <w:t xml:space="preserve"> candump can0</w:t>
        </w:r>
      </w:ins>
    </w:p>
    <w:p w14:paraId="4AE70EEB">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ins w:id="3715" w:author="L" w:date="2026-08-31T15:23:43Z"/>
          <w:rFonts w:hint="eastAsia" w:ascii="Times New Roman" w:hAnsi="Times New Roman"/>
          <w:b w:val="0"/>
          <w:bCs w:val="0"/>
          <w:sz w:val="24"/>
          <w:szCs w:val="24"/>
          <w:lang w:val="en-US" w:eastAsia="zh-CN"/>
        </w:rPr>
      </w:pPr>
      <w:ins w:id="3716" w:author="L" w:date="2026-08-31T15:30:31Z">
        <w:r>
          <w:rPr/>
          <w:drawing>
            <wp:inline distT="0" distB="0" distL="114300" distR="114300">
              <wp:extent cx="5269230" cy="309245"/>
              <wp:effectExtent l="0" t="0" r="7620" b="14605"/>
              <wp:docPr id="13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3"/>
                      <pic:cNvPicPr>
                        <a:picLocks noChangeAspect="1"/>
                      </pic:cNvPicPr>
                    </pic:nvPicPr>
                    <pic:blipFill>
                      <a:blip r:embed="rId21"/>
                      <a:stretch>
                        <a:fillRect/>
                      </a:stretch>
                    </pic:blipFill>
                    <pic:spPr>
                      <a:xfrm>
                        <a:off x="0" y="0"/>
                        <a:ext cx="5269230" cy="309245"/>
                      </a:xfrm>
                      <a:prstGeom prst="rect">
                        <a:avLst/>
                      </a:prstGeom>
                      <a:noFill/>
                      <a:ln>
                        <a:noFill/>
                      </a:ln>
                    </pic:spPr>
                  </pic:pic>
                </a:graphicData>
              </a:graphic>
            </wp:inline>
          </w:drawing>
        </w:r>
      </w:ins>
    </w:p>
    <w:p w14:paraId="49F94F7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3718" w:author="L" w:date="2026-08-31T15:23:43Z"/>
          <w:rFonts w:hint="default" w:ascii="Times New Roman" w:hAnsi="Times New Roman"/>
          <w:b w:val="0"/>
          <w:bCs w:val="0"/>
          <w:sz w:val="24"/>
          <w:szCs w:val="24"/>
          <w:lang w:val="en-US" w:eastAsia="zh-CN"/>
        </w:rPr>
      </w:pPr>
      <w:ins w:id="3719" w:author="L" w:date="2026-08-31T15:23:43Z">
        <w:r>
          <w:rPr>
            <w:rFonts w:hint="eastAsia" w:ascii="Times New Roman" w:hAnsi="Times New Roman"/>
            <w:b w:val="0"/>
            <w:bCs w:val="0"/>
            <w:sz w:val="24"/>
            <w:szCs w:val="24"/>
            <w:lang w:val="en-US" w:eastAsia="zh-CN"/>
          </w:rPr>
          <w:t>若CAN0接收正常，用其它设备发送该数据则应收到</w:t>
        </w:r>
      </w:ins>
    </w:p>
    <w:p w14:paraId="0B4E3004">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3720" w:author="L" w:date="2026-08-31T15:23:43Z"/>
          <w:rFonts w:hint="default" w:ascii="Times New Roman" w:hAnsi="Times New Roman"/>
          <w:b w:val="0"/>
          <w:bCs w:val="0"/>
          <w:sz w:val="24"/>
          <w:szCs w:val="24"/>
          <w:lang w:val="en-US" w:eastAsia="zh-CN"/>
        </w:rPr>
      </w:pPr>
      <w:ins w:id="3721" w:author="L" w:date="2026-08-31T15:23:43Z">
        <w:r>
          <w:rPr>
            <w:rFonts w:hint="default" w:ascii="Times New Roman" w:hAnsi="Times New Roman"/>
            <w:b w:val="0"/>
            <w:bCs w:val="0"/>
            <w:sz w:val="24"/>
            <w:szCs w:val="24"/>
            <w:lang w:val="en-US" w:eastAsia="zh-CN"/>
          </w:rPr>
          <w:t xml:space="preserve">root@bliiot:~# </w:t>
        </w:r>
      </w:ins>
      <w:ins w:id="3722" w:author="L" w:date="2026-08-31T15:23:43Z">
        <w:r>
          <w:rPr>
            <w:rFonts w:hint="default" w:ascii="Times New Roman" w:hAnsi="Times New Roman"/>
            <w:b w:val="0"/>
            <w:bCs w:val="0"/>
            <w:color w:val="0000FF"/>
            <w:sz w:val="24"/>
            <w:szCs w:val="24"/>
            <w:lang w:val="en-US" w:eastAsia="zh-CN"/>
            <w:rPrChange w:id="3723" w:author="L" w:date="2026-09-01T16:36:02Z">
              <w:rPr>
                <w:rFonts w:hint="default" w:ascii="Times New Roman" w:hAnsi="Times New Roman"/>
                <w:b w:val="0"/>
                <w:bCs w:val="0"/>
                <w:sz w:val="24"/>
                <w:szCs w:val="24"/>
                <w:lang w:val="en-US" w:eastAsia="zh-CN"/>
              </w:rPr>
            </w:rPrChange>
          </w:rPr>
          <w:t>candump can0</w:t>
        </w:r>
      </w:ins>
    </w:p>
    <w:p w14:paraId="4C7D24D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3724" w:author="L" w:date="2026-08-31T15:23:43Z"/>
          <w:rFonts w:hint="default" w:ascii="Times New Roman" w:hAnsi="Times New Roman"/>
          <w:b w:val="0"/>
          <w:bCs w:val="0"/>
          <w:sz w:val="24"/>
          <w:szCs w:val="24"/>
          <w:lang w:val="en-US" w:eastAsia="zh-CN"/>
        </w:rPr>
      </w:pPr>
      <w:ins w:id="3725" w:author="L" w:date="2026-08-31T15:23:43Z">
        <w:r>
          <w:rPr>
            <w:rFonts w:hint="default" w:ascii="Times New Roman" w:hAnsi="Times New Roman"/>
            <w:b w:val="0"/>
            <w:bCs w:val="0"/>
            <w:sz w:val="24"/>
            <w:szCs w:val="24"/>
            <w:lang w:val="en-US" w:eastAsia="zh-CN"/>
          </w:rPr>
          <w:t xml:space="preserve">  can0  123   [8]  11 22 33 44 55 66 77 88</w:t>
        </w:r>
      </w:ins>
    </w:p>
    <w:p w14:paraId="301941E3">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del w:id="3726" w:author="LKY" w:date="2026-09-08T16:48:42Z"/>
          <w:rFonts w:hint="default" w:ascii="Times New Roman" w:hAnsi="Times New Roman"/>
          <w:b w:val="0"/>
          <w:bCs w:val="0"/>
          <w:sz w:val="24"/>
          <w:szCs w:val="24"/>
          <w:lang w:val="en-US" w:eastAsia="zh-CN"/>
        </w:rPr>
      </w:pPr>
      <w:ins w:id="3727" w:author="L" w:date="2026-08-31T15:31:15Z">
        <w:r>
          <w:rPr/>
          <w:drawing>
            <wp:inline distT="0" distB="0" distL="114300" distR="114300">
              <wp:extent cx="5268595" cy="445770"/>
              <wp:effectExtent l="0" t="0" r="8255" b="11430"/>
              <wp:docPr id="13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4"/>
                      <pic:cNvPicPr>
                        <a:picLocks noChangeAspect="1"/>
                      </pic:cNvPicPr>
                    </pic:nvPicPr>
                    <pic:blipFill>
                      <a:blip r:embed="rId22"/>
                      <a:stretch>
                        <a:fillRect/>
                      </a:stretch>
                    </pic:blipFill>
                    <pic:spPr>
                      <a:xfrm>
                        <a:off x="0" y="0"/>
                        <a:ext cx="5268595" cy="445770"/>
                      </a:xfrm>
                      <a:prstGeom prst="rect">
                        <a:avLst/>
                      </a:prstGeom>
                      <a:noFill/>
                      <a:ln>
                        <a:noFill/>
                      </a:ln>
                    </pic:spPr>
                  </pic:pic>
                </a:graphicData>
              </a:graphic>
            </wp:inline>
          </w:drawing>
        </w:r>
      </w:ins>
    </w:p>
    <w:p w14:paraId="4B13BE85">
      <w:pPr>
        <w:pStyle w:val="12"/>
        <w:spacing w:after="0" w:line="360" w:lineRule="auto"/>
        <w:ind w:left="0" w:leftChars="0" w:firstLine="0" w:firstLineChars="0"/>
        <w:outlineLvl w:val="9"/>
        <w:rPr>
          <w:ins w:id="3730" w:author="LKY" w:date="2026-09-08T16:47:50Z"/>
          <w:rFonts w:hint="eastAsia" w:ascii="Times New Roman" w:hAnsi="Times New Roman" w:cstheme="minorBidi"/>
          <w:b/>
          <w:bCs/>
          <w:kern w:val="2"/>
          <w:sz w:val="28"/>
          <w:szCs w:val="28"/>
          <w:lang w:val="en-US" w:eastAsia="zh-CN" w:bidi="ar-SA"/>
        </w:rPr>
        <w:pPrChange w:id="3729" w:author="LKY" w:date="2026-09-08T16:48:42Z">
          <w:pPr>
            <w:pStyle w:val="12"/>
            <w:ind w:left="0" w:leftChars="0" w:firstLine="0" w:firstLineChars="0"/>
            <w:outlineLvl w:val="2"/>
          </w:pPr>
        </w:pPrChange>
      </w:pPr>
      <w:bookmarkStart w:id="101" w:name="_Toc3638"/>
    </w:p>
    <w:p w14:paraId="67D4054B">
      <w:pPr>
        <w:pStyle w:val="4"/>
        <w:ind w:left="720" w:leftChars="0" w:hanging="720" w:firstLineChars="0"/>
        <w:outlineLvl w:val="2"/>
        <w:rPr>
          <w:ins w:id="3731" w:author="LKY" w:date="2026-09-08T16:48:08Z"/>
          <w:rFonts w:hint="eastAsia"/>
          <w:lang w:val="en-US" w:eastAsia="zh-CN"/>
        </w:rPr>
      </w:pPr>
      <w:ins w:id="3732" w:author="LKY" w:date="2026-09-08T16:48:36Z">
        <w:bookmarkStart w:id="102" w:name="_Toc11821"/>
        <w:bookmarkStart w:id="103" w:name="_Toc22205"/>
        <w:bookmarkStart w:id="104" w:name="_Toc18556"/>
        <w:r>
          <w:rPr>
            <w:rFonts w:hint="eastAsia"/>
            <w:lang w:val="en-US" w:eastAsia="zh-CN"/>
          </w:rPr>
          <w:t>2.</w:t>
        </w:r>
      </w:ins>
      <w:ins w:id="3733" w:author="LKY" w:date="2026-09-08T16:48:37Z">
        <w:r>
          <w:rPr>
            <w:rFonts w:hint="eastAsia"/>
            <w:lang w:val="en-US" w:eastAsia="zh-CN"/>
          </w:rPr>
          <w:t>3.</w:t>
        </w:r>
      </w:ins>
      <w:ins w:id="3734" w:author="LKY" w:date="2026-09-08T16:48:38Z">
        <w:r>
          <w:rPr>
            <w:rFonts w:hint="eastAsia"/>
            <w:lang w:val="en-US" w:eastAsia="zh-CN"/>
          </w:rPr>
          <w:t>1</w:t>
        </w:r>
      </w:ins>
      <w:ins w:id="3735" w:author="LKY" w:date="2026-09-15T17:08:28Z">
        <w:r>
          <w:rPr>
            <w:rFonts w:hint="eastAsia"/>
            <w:lang w:val="en-US" w:eastAsia="zh-CN"/>
          </w:rPr>
          <w:t>2</w:t>
        </w:r>
      </w:ins>
      <w:ins w:id="3736" w:author="LKY" w:date="2026-09-08T16:48:39Z">
        <w:r>
          <w:rPr>
            <w:rFonts w:hint="eastAsia"/>
            <w:lang w:val="en-US" w:eastAsia="zh-CN"/>
          </w:rPr>
          <w:t xml:space="preserve"> </w:t>
        </w:r>
      </w:ins>
      <w:ins w:id="3737" w:author="LKY" w:date="2026-09-08T16:48:08Z">
        <w:r>
          <w:rPr>
            <w:rFonts w:hint="eastAsia"/>
            <w:lang w:val="en-US" w:eastAsia="zh-CN"/>
          </w:rPr>
          <w:t>N板端口使用</w:t>
        </w:r>
        <w:bookmarkEnd w:id="102"/>
        <w:bookmarkEnd w:id="103"/>
        <w:bookmarkEnd w:id="104"/>
      </w:ins>
    </w:p>
    <w:p w14:paraId="598A5865">
      <w:pPr>
        <w:pStyle w:val="12"/>
        <w:widowControl/>
        <w:numPr>
          <w:ilvl w:val="0"/>
          <w:numId w:val="3"/>
        </w:numPr>
        <w:ind w:left="425" w:leftChars="0" w:hanging="425" w:firstLineChars="0"/>
        <w:outlineLvl w:val="3"/>
        <w:rPr>
          <w:ins w:id="3738" w:author="LKY" w:date="2026-09-08T16:48:08Z"/>
          <w:rFonts w:hint="eastAsia" w:ascii="Times New Roman" w:hAnsi="Times New Roman" w:eastAsia="宋体" w:cs="宋体"/>
          <w:b/>
          <w:bCs w:val="0"/>
          <w:color w:val="auto"/>
          <w:kern w:val="2"/>
          <w:sz w:val="24"/>
          <w:szCs w:val="24"/>
          <w:lang w:val="en-US" w:eastAsia="zh-CN" w:bidi="en-US"/>
        </w:rPr>
      </w:pPr>
      <w:ins w:id="3739" w:author="LKY" w:date="2026-09-08T16:48:08Z">
        <w:r>
          <w:rPr>
            <w:rFonts w:hint="eastAsia" w:ascii="Times New Roman" w:hAnsi="Times New Roman" w:eastAsia="宋体" w:cs="宋体"/>
            <w:b/>
            <w:bCs w:val="0"/>
            <w:color w:val="auto"/>
            <w:kern w:val="2"/>
            <w:sz w:val="24"/>
            <w:szCs w:val="24"/>
            <w:lang w:val="en-US" w:eastAsia="zh-CN" w:bidi="en-US"/>
          </w:rPr>
          <w:t>软件安装</w:t>
        </w:r>
      </w:ins>
    </w:p>
    <w:p w14:paraId="1AAE921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740" w:author="LKY" w:date="2026-09-08T16:48:08Z"/>
          <w:rFonts w:hint="eastAsia" w:ascii="Times New Roman" w:hAnsi="Times New Roman"/>
          <w:b w:val="0"/>
          <w:bCs w:val="0"/>
          <w:sz w:val="24"/>
          <w:szCs w:val="24"/>
          <w:lang w:val="en-US" w:eastAsia="zh-CN"/>
        </w:rPr>
      </w:pPr>
      <w:ins w:id="3741" w:author="LKY" w:date="2026-09-08T16:48:08Z">
        <w:r>
          <w:rPr>
            <w:rFonts w:hint="eastAsia" w:ascii="Times New Roman" w:hAnsi="Times New Roman"/>
            <w:b w:val="0"/>
            <w:bCs w:val="0"/>
            <w:sz w:val="24"/>
            <w:szCs w:val="24"/>
            <w:lang w:val="en-US" w:eastAsia="zh-CN"/>
          </w:rPr>
          <w:t>对应文件位置位于</w:t>
        </w:r>
      </w:ins>
      <w:ins w:id="3742" w:author="LKY" w:date="2026-09-08T16:48:08Z">
        <w:r>
          <w:rPr>
            <w:rFonts w:hint="eastAsia" w:ascii="Times New Roman" w:hAnsi="Times New Roman"/>
            <w:b/>
            <w:bCs/>
            <w:sz w:val="24"/>
            <w:szCs w:val="24"/>
            <w:lang w:val="en-US" w:eastAsia="zh-CN"/>
          </w:rPr>
          <w:t>/ion</w:t>
        </w:r>
      </w:ins>
      <w:ins w:id="3743" w:author="LKY" w:date="2026-09-08T16:48:08Z">
        <w:r>
          <w:rPr>
            <w:rFonts w:hint="eastAsia" w:ascii="Times New Roman" w:hAnsi="Times New Roman"/>
            <w:b w:val="0"/>
            <w:bCs w:val="0"/>
            <w:sz w:val="24"/>
            <w:szCs w:val="24"/>
            <w:lang w:val="en-US" w:eastAsia="zh-CN"/>
          </w:rPr>
          <w:t>文件夹下。实际目录请以文件为准。</w:t>
        </w:r>
      </w:ins>
    </w:p>
    <w:p w14:paraId="6AF54EC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744" w:author="LKY" w:date="2026-09-08T16:48:08Z"/>
          <w:rFonts w:hint="eastAsia" w:ascii="Times New Roman" w:hAnsi="Times New Roman"/>
          <w:b w:val="0"/>
          <w:bCs w:val="0"/>
          <w:sz w:val="24"/>
          <w:szCs w:val="24"/>
          <w:lang w:val="en-US" w:eastAsia="zh-CN"/>
        </w:rPr>
      </w:pPr>
      <w:ins w:id="3745" w:author="LKY" w:date="2026-09-08T16:48:08Z">
        <w:r>
          <w:rPr>
            <w:rFonts w:hint="eastAsia" w:ascii="Times New Roman" w:hAnsi="Times New Roman"/>
            <w:b w:val="0"/>
            <w:bCs w:val="0"/>
            <w:sz w:val="24"/>
            <w:szCs w:val="24"/>
            <w:lang w:val="en-US" w:eastAsia="zh-CN"/>
          </w:rPr>
          <w:t>插上网线写入</w:t>
        </w:r>
      </w:ins>
      <w:ins w:id="3746" w:author="LKY" w:date="2026-09-08T16:48:08Z">
        <w:r>
          <w:rPr>
            <w:rFonts w:hint="eastAsia" w:ascii="Times New Roman" w:hAnsi="Times New Roman"/>
            <w:b w:val="0"/>
            <w:bCs w:val="0"/>
            <w:color w:val="0000FF"/>
            <w:sz w:val="24"/>
            <w:szCs w:val="24"/>
            <w:lang w:val="en-US" w:eastAsia="zh-CN"/>
          </w:rPr>
          <w:t>ifconfig</w:t>
        </w:r>
      </w:ins>
      <w:ins w:id="3747" w:author="LKY" w:date="2026-09-08T16:48:08Z">
        <w:r>
          <w:rPr>
            <w:rFonts w:hint="eastAsia" w:ascii="Times New Roman" w:hAnsi="Times New Roman"/>
            <w:b w:val="0"/>
            <w:bCs w:val="0"/>
            <w:sz w:val="24"/>
            <w:szCs w:val="24"/>
            <w:lang w:val="en-US" w:eastAsia="zh-CN"/>
          </w:rPr>
          <w:t>指令获取IP，通过SSH登录</w:t>
        </w:r>
      </w:ins>
    </w:p>
    <w:p w14:paraId="333E9A95">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ins w:id="3748" w:author="LKY" w:date="2026-09-08T16:48:08Z"/>
          <w:rFonts w:hint="eastAsia" w:ascii="Times New Roman" w:hAnsi="Times New Roman"/>
          <w:b w:val="0"/>
          <w:bCs w:val="0"/>
          <w:sz w:val="24"/>
          <w:szCs w:val="24"/>
          <w:lang w:val="en-US" w:eastAsia="zh-CN"/>
        </w:rPr>
      </w:pPr>
      <w:ins w:id="3749" w:author="LKY" w:date="2026-09-08T16:56:51Z">
        <w:r>
          <w:rPr/>
          <w:drawing>
            <wp:inline distT="0" distB="0" distL="114300" distR="114300">
              <wp:extent cx="5269230" cy="775970"/>
              <wp:effectExtent l="0" t="0" r="7620" b="5080"/>
              <wp:docPr id="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
                      <pic:cNvPicPr>
                        <a:picLocks noChangeAspect="1"/>
                      </pic:cNvPicPr>
                    </pic:nvPicPr>
                    <pic:blipFill>
                      <a:blip r:embed="rId23"/>
                      <a:stretch>
                        <a:fillRect/>
                      </a:stretch>
                    </pic:blipFill>
                    <pic:spPr>
                      <a:xfrm>
                        <a:off x="0" y="0"/>
                        <a:ext cx="5269230" cy="775970"/>
                      </a:xfrm>
                      <a:prstGeom prst="rect">
                        <a:avLst/>
                      </a:prstGeom>
                      <a:noFill/>
                      <a:ln>
                        <a:noFill/>
                      </a:ln>
                    </pic:spPr>
                  </pic:pic>
                </a:graphicData>
              </a:graphic>
            </wp:inline>
          </w:drawing>
        </w:r>
      </w:ins>
    </w:p>
    <w:p w14:paraId="3659BE4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ins w:id="3751" w:author="LKY" w:date="2026-09-08T16:48:08Z"/>
          <w:rFonts w:hint="default" w:ascii="Times New Roman" w:hAnsi="Times New Roman"/>
          <w:b w:val="0"/>
          <w:bCs w:val="0"/>
          <w:sz w:val="24"/>
          <w:szCs w:val="24"/>
          <w:lang w:val="en-US" w:eastAsia="zh-CN"/>
        </w:rPr>
      </w:pPr>
      <w:ins w:id="3752" w:author="LKY" w:date="2026-09-08T16:57:25Z">
        <w:r>
          <w:rPr/>
          <w:drawing>
            <wp:inline distT="0" distB="0" distL="114300" distR="114300">
              <wp:extent cx="5271135" cy="3390265"/>
              <wp:effectExtent l="0" t="0" r="5715" b="635"/>
              <wp:docPr id="1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2"/>
                      <pic:cNvPicPr>
                        <a:picLocks noChangeAspect="1"/>
                      </pic:cNvPicPr>
                    </pic:nvPicPr>
                    <pic:blipFill>
                      <a:blip r:embed="rId24"/>
                      <a:stretch>
                        <a:fillRect/>
                      </a:stretch>
                    </pic:blipFill>
                    <pic:spPr>
                      <a:xfrm>
                        <a:off x="0" y="0"/>
                        <a:ext cx="5271135" cy="3390265"/>
                      </a:xfrm>
                      <a:prstGeom prst="rect">
                        <a:avLst/>
                      </a:prstGeom>
                      <a:noFill/>
                      <a:ln>
                        <a:noFill/>
                      </a:ln>
                    </pic:spPr>
                  </pic:pic>
                </a:graphicData>
              </a:graphic>
            </wp:inline>
          </w:drawing>
        </w:r>
      </w:ins>
    </w:p>
    <w:p w14:paraId="4EB8D62C">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754" w:author="LKY" w:date="2026-09-08T16:48:08Z"/>
          <w:rFonts w:hint="eastAsia" w:ascii="Times New Roman" w:hAnsi="Times New Roman" w:cstheme="minorBidi"/>
          <w:i w:val="0"/>
          <w:iCs w:val="0"/>
          <w:caps w:val="0"/>
          <w:spacing w:val="0"/>
          <w:sz w:val="24"/>
          <w:szCs w:val="24"/>
          <w:lang w:val="en-US" w:eastAsia="zh-CN"/>
        </w:rPr>
      </w:pPr>
      <w:ins w:id="3755" w:author="LKY" w:date="2026-09-08T16:48:08Z">
        <w:r>
          <w:rPr>
            <w:rFonts w:hint="eastAsia" w:ascii="Times New Roman" w:hAnsi="Times New Roman"/>
            <w:b w:val="0"/>
            <w:bCs w:val="0"/>
            <w:sz w:val="24"/>
            <w:szCs w:val="24"/>
            <w:lang w:val="en-US" w:eastAsia="zh-CN"/>
          </w:rPr>
          <w:t>通过左边文件夹页面在usr/demo/文件夹下，新建ion文件夹，</w:t>
        </w:r>
      </w:ins>
      <w:ins w:id="3756" w:author="LKY" w:date="2026-09-08T16:48:08Z">
        <w:r>
          <w:rPr>
            <w:rFonts w:hint="eastAsia" w:ascii="Times New Roman" w:hAnsi="Times New Roman" w:cstheme="minorBidi"/>
            <w:i w:val="0"/>
            <w:iCs w:val="0"/>
            <w:caps w:val="0"/>
            <w:spacing w:val="0"/>
            <w:sz w:val="24"/>
            <w:szCs w:val="24"/>
            <w:lang w:val="en-US" w:eastAsia="zh-CN"/>
          </w:rPr>
          <w:t>把N板识别文件复制进去</w:t>
        </w:r>
      </w:ins>
    </w:p>
    <w:p w14:paraId="2453BC9E">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ins w:id="3757" w:author="LKY" w:date="2026-09-08T16:48:08Z"/>
          <w:rFonts w:hint="default" w:ascii="Times New Roman" w:hAnsi="Times New Roman" w:cstheme="minorBidi"/>
          <w:i w:val="0"/>
          <w:iCs w:val="0"/>
          <w:caps w:val="0"/>
          <w:spacing w:val="0"/>
          <w:sz w:val="24"/>
          <w:szCs w:val="24"/>
          <w:lang w:val="en-US" w:eastAsia="zh-CN"/>
        </w:rPr>
      </w:pPr>
      <w:ins w:id="3758" w:author="LKY" w:date="2026-09-08T16:59:57Z">
        <w:r>
          <w:rPr/>
          <w:drawing>
            <wp:inline distT="0" distB="0" distL="114300" distR="114300">
              <wp:extent cx="5262880" cy="1777365"/>
              <wp:effectExtent l="0" t="0" r="13970" b="13335"/>
              <wp:docPr id="1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3"/>
                      <pic:cNvPicPr>
                        <a:picLocks noChangeAspect="1"/>
                      </pic:cNvPicPr>
                    </pic:nvPicPr>
                    <pic:blipFill>
                      <a:blip r:embed="rId25"/>
                      <a:stretch>
                        <a:fillRect/>
                      </a:stretch>
                    </pic:blipFill>
                    <pic:spPr>
                      <a:xfrm>
                        <a:off x="0" y="0"/>
                        <a:ext cx="5262880" cy="1777365"/>
                      </a:xfrm>
                      <a:prstGeom prst="rect">
                        <a:avLst/>
                      </a:prstGeom>
                      <a:noFill/>
                      <a:ln>
                        <a:noFill/>
                      </a:ln>
                    </pic:spPr>
                  </pic:pic>
                </a:graphicData>
              </a:graphic>
            </wp:inline>
          </w:drawing>
        </w:r>
      </w:ins>
    </w:p>
    <w:p w14:paraId="6714371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760" w:author="LKY" w:date="2026-09-08T16:48:08Z"/>
          <w:rFonts w:hint="eastAsia" w:ascii="Times New Roman" w:hAnsi="Times New Roman"/>
          <w:b w:val="0"/>
          <w:bCs w:val="0"/>
          <w:sz w:val="24"/>
          <w:szCs w:val="24"/>
          <w:lang w:val="en-US" w:eastAsia="zh-CN"/>
        </w:rPr>
      </w:pPr>
      <w:ins w:id="3761" w:author="LKY" w:date="2026-09-08T16:48:08Z">
        <w:r>
          <w:rPr>
            <w:rFonts w:hint="eastAsia" w:ascii="Times New Roman" w:hAnsi="Times New Roman"/>
            <w:b w:val="0"/>
            <w:bCs w:val="0"/>
            <w:sz w:val="24"/>
            <w:szCs w:val="24"/>
            <w:lang w:val="en-US" w:eastAsia="zh-CN"/>
          </w:rPr>
          <w:t>对BEILAI_N_PLC_23</w:t>
        </w:r>
      </w:ins>
      <w:ins w:id="3762" w:author="LKY" w:date="2026-09-08T17:00:03Z">
        <w:r>
          <w:rPr>
            <w:rFonts w:hint="eastAsia" w:ascii="Times New Roman" w:hAnsi="Times New Roman"/>
            <w:b w:val="0"/>
            <w:bCs w:val="0"/>
            <w:sz w:val="24"/>
            <w:szCs w:val="24"/>
            <w:lang w:val="en-US" w:eastAsia="zh-CN"/>
          </w:rPr>
          <w:t>5</w:t>
        </w:r>
      </w:ins>
      <w:ins w:id="3763" w:author="LKY" w:date="2026-09-08T16:48:08Z">
        <w:r>
          <w:rPr>
            <w:rFonts w:hint="eastAsia" w:ascii="Times New Roman" w:hAnsi="Times New Roman"/>
            <w:b w:val="0"/>
            <w:bCs w:val="0"/>
            <w:sz w:val="24"/>
            <w:szCs w:val="24"/>
            <w:lang w:val="en-US" w:eastAsia="zh-CN"/>
          </w:rPr>
          <w:t>_V1.0_20260</w:t>
        </w:r>
      </w:ins>
      <w:ins w:id="3764" w:author="LKY" w:date="2026-09-08T17:00:57Z">
        <w:r>
          <w:rPr>
            <w:rFonts w:hint="eastAsia" w:ascii="Times New Roman" w:hAnsi="Times New Roman"/>
            <w:b w:val="0"/>
            <w:bCs w:val="0"/>
            <w:sz w:val="24"/>
            <w:szCs w:val="24"/>
            <w:lang w:val="en-US" w:eastAsia="zh-CN"/>
          </w:rPr>
          <w:t>8</w:t>
        </w:r>
      </w:ins>
      <w:ins w:id="3765" w:author="LKY" w:date="2026-09-08T16:48:08Z">
        <w:r>
          <w:rPr>
            <w:rFonts w:hint="eastAsia" w:ascii="Times New Roman" w:hAnsi="Times New Roman"/>
            <w:b w:val="0"/>
            <w:bCs w:val="0"/>
            <w:sz w:val="24"/>
            <w:szCs w:val="24"/>
            <w:lang w:val="en-US" w:eastAsia="zh-CN"/>
          </w:rPr>
          <w:t>2</w:t>
        </w:r>
      </w:ins>
      <w:ins w:id="3766" w:author="LKY" w:date="2026-09-08T17:00:56Z">
        <w:r>
          <w:rPr>
            <w:rFonts w:hint="eastAsia" w:ascii="Times New Roman" w:hAnsi="Times New Roman"/>
            <w:b w:val="0"/>
            <w:bCs w:val="0"/>
            <w:sz w:val="24"/>
            <w:szCs w:val="24"/>
            <w:lang w:val="en-US" w:eastAsia="zh-CN"/>
          </w:rPr>
          <w:t>4</w:t>
        </w:r>
      </w:ins>
      <w:ins w:id="3767" w:author="LKY" w:date="2026-09-08T16:48:08Z">
        <w:r>
          <w:rPr>
            <w:rFonts w:hint="eastAsia" w:ascii="Times New Roman" w:hAnsi="Times New Roman"/>
            <w:b w:val="0"/>
            <w:bCs w:val="0"/>
            <w:sz w:val="24"/>
            <w:szCs w:val="24"/>
            <w:lang w:val="en-US" w:eastAsia="zh-CN"/>
          </w:rPr>
          <w:t>.bin执行chmod +x  BEILAI_N_PLC_23</w:t>
        </w:r>
      </w:ins>
      <w:ins w:id="3768" w:author="LKY" w:date="2026-09-08T17:00:07Z">
        <w:r>
          <w:rPr>
            <w:rFonts w:hint="eastAsia" w:ascii="Times New Roman" w:hAnsi="Times New Roman"/>
            <w:b w:val="0"/>
            <w:bCs w:val="0"/>
            <w:sz w:val="24"/>
            <w:szCs w:val="24"/>
            <w:lang w:val="en-US" w:eastAsia="zh-CN"/>
          </w:rPr>
          <w:t>5</w:t>
        </w:r>
      </w:ins>
      <w:ins w:id="3769" w:author="LKY" w:date="2026-09-08T16:48:08Z">
        <w:r>
          <w:rPr>
            <w:rFonts w:hint="eastAsia" w:ascii="Times New Roman" w:hAnsi="Times New Roman"/>
            <w:b w:val="0"/>
            <w:bCs w:val="0"/>
            <w:sz w:val="24"/>
            <w:szCs w:val="24"/>
            <w:lang w:val="en-US" w:eastAsia="zh-CN"/>
          </w:rPr>
          <w:t>_V1.0_20260</w:t>
        </w:r>
      </w:ins>
      <w:ins w:id="3770" w:author="LKY" w:date="2026-09-08T17:00:52Z">
        <w:r>
          <w:rPr>
            <w:rFonts w:hint="eastAsia" w:ascii="Times New Roman" w:hAnsi="Times New Roman"/>
            <w:b w:val="0"/>
            <w:bCs w:val="0"/>
            <w:sz w:val="24"/>
            <w:szCs w:val="24"/>
            <w:lang w:val="en-US" w:eastAsia="zh-CN"/>
          </w:rPr>
          <w:t>8</w:t>
        </w:r>
      </w:ins>
      <w:ins w:id="3771" w:author="LKY" w:date="2026-09-08T16:48:08Z">
        <w:r>
          <w:rPr>
            <w:rFonts w:hint="eastAsia" w:ascii="Times New Roman" w:hAnsi="Times New Roman"/>
            <w:b w:val="0"/>
            <w:bCs w:val="0"/>
            <w:sz w:val="24"/>
            <w:szCs w:val="24"/>
            <w:lang w:val="en-US" w:eastAsia="zh-CN"/>
          </w:rPr>
          <w:t>2</w:t>
        </w:r>
      </w:ins>
      <w:ins w:id="3772" w:author="LKY" w:date="2026-09-08T17:00:49Z">
        <w:r>
          <w:rPr>
            <w:rFonts w:hint="eastAsia" w:ascii="Times New Roman" w:hAnsi="Times New Roman"/>
            <w:b w:val="0"/>
            <w:bCs w:val="0"/>
            <w:sz w:val="24"/>
            <w:szCs w:val="24"/>
            <w:lang w:val="en-US" w:eastAsia="zh-CN"/>
          </w:rPr>
          <w:t>4</w:t>
        </w:r>
      </w:ins>
      <w:ins w:id="3773" w:author="LKY" w:date="2026-09-08T16:48:08Z">
        <w:r>
          <w:rPr>
            <w:rFonts w:hint="eastAsia" w:ascii="Times New Roman" w:hAnsi="Times New Roman"/>
            <w:b w:val="0"/>
            <w:bCs w:val="0"/>
            <w:sz w:val="24"/>
            <w:szCs w:val="24"/>
            <w:lang w:val="en-US" w:eastAsia="zh-CN"/>
          </w:rPr>
          <w:t>.bin。然后安装软件。</w:t>
        </w:r>
      </w:ins>
    </w:p>
    <w:p w14:paraId="4C1691A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ins w:id="3774" w:author="LKY" w:date="2026-09-08T16:48:08Z"/>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ins w:id="3775" w:author="LKY" w:date="2026-09-08T16:48:08Z">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ins>
      <w:ins w:id="3776" w:author="LKY" w:date="2026-09-08T16:48:08Z">
        <w:r>
          <w:rPr>
            <w:rFonts w:hint="eastAsia" w:ascii="Times New Roman" w:hAnsi="Times New Roman" w:eastAsia="宋体" w:cs="宋体"/>
            <w:color w:val="0000FF"/>
            <w:kern w:val="2"/>
            <w:sz w:val="24"/>
            <w:szCs w:val="32"/>
            <w:lang w:val="en-US" w:eastAsia="zh-CN" w:bidi="ar-SA"/>
          </w:rPr>
          <w:t xml:space="preserve"> </w:t>
        </w:r>
      </w:ins>
      <w:ins w:id="3777" w:author="LKY" w:date="2026-09-08T16:48:08Z">
        <w:r>
          <w:rPr>
            <w:rFonts w:hint="eastAsia" w:ascii="Times New Roman" w:hAnsi="Times New Roman" w:eastAsia="宋体" w:cs="宋体"/>
            <w:color w:val="0000FF"/>
            <w:kern w:val="2"/>
            <w:sz w:val="24"/>
            <w:szCs w:val="24"/>
            <w:lang w:val="en-US" w:eastAsia="zh-CN" w:bidi="ar-SA"/>
          </w:rPr>
          <w:t>cd /usr/demo/ion</w:t>
        </w:r>
      </w:ins>
    </w:p>
    <w:p w14:paraId="25A7DF0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ins w:id="3778" w:author="LKY" w:date="2026-09-08T16:48:08Z"/>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ins w:id="3779" w:author="LKY" w:date="2026-09-08T16:48:08Z">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ins>
      <w:ins w:id="3780" w:author="LKY" w:date="2026-09-08T16:48:08Z">
        <w:r>
          <w:rPr>
            <w:rFonts w:hint="eastAsia" w:ascii="Times New Roman" w:hAnsi="Times New Roman" w:eastAsia="宋体" w:cs="宋体"/>
            <w:color w:val="0000FF"/>
            <w:kern w:val="2"/>
            <w:sz w:val="24"/>
            <w:szCs w:val="32"/>
            <w:lang w:val="en-US" w:eastAsia="zh-CN" w:bidi="ar-SA"/>
          </w:rPr>
          <w:t xml:space="preserve"> chmod +x BEILAI_N_PLC_23</w:t>
        </w:r>
      </w:ins>
      <w:ins w:id="3781" w:author="LKY" w:date="2026-09-08T17:00:11Z">
        <w:r>
          <w:rPr>
            <w:rFonts w:hint="eastAsia" w:ascii="Times New Roman" w:hAnsi="Times New Roman" w:eastAsia="宋体" w:cs="宋体"/>
            <w:color w:val="0000FF"/>
            <w:kern w:val="2"/>
            <w:sz w:val="24"/>
            <w:szCs w:val="32"/>
            <w:lang w:val="en-US" w:eastAsia="zh-CN" w:bidi="ar-SA"/>
          </w:rPr>
          <w:t>5</w:t>
        </w:r>
      </w:ins>
      <w:ins w:id="3782" w:author="LKY" w:date="2026-09-08T16:48:08Z">
        <w:r>
          <w:rPr>
            <w:rFonts w:hint="eastAsia" w:ascii="Times New Roman" w:hAnsi="Times New Roman" w:eastAsia="宋体" w:cs="宋体"/>
            <w:color w:val="0000FF"/>
            <w:kern w:val="2"/>
            <w:sz w:val="24"/>
            <w:szCs w:val="32"/>
            <w:lang w:val="en-US" w:eastAsia="zh-CN" w:bidi="ar-SA"/>
          </w:rPr>
          <w:t>_V1.</w:t>
        </w:r>
      </w:ins>
      <w:ins w:id="3783" w:author="LKY" w:date="2026-09-08T17:00:44Z">
        <w:r>
          <w:rPr>
            <w:rFonts w:hint="eastAsia" w:ascii="Times New Roman" w:hAnsi="Times New Roman" w:eastAsia="宋体" w:cs="宋体"/>
            <w:color w:val="0000FF"/>
            <w:kern w:val="2"/>
            <w:sz w:val="24"/>
            <w:szCs w:val="32"/>
            <w:lang w:val="en-US" w:eastAsia="zh-CN" w:bidi="ar-SA"/>
          </w:rPr>
          <w:t>5</w:t>
        </w:r>
      </w:ins>
      <w:ins w:id="3784" w:author="LKY" w:date="2026-09-08T16:48:08Z">
        <w:r>
          <w:rPr>
            <w:rFonts w:hint="eastAsia" w:ascii="Times New Roman" w:hAnsi="Times New Roman" w:eastAsia="宋体" w:cs="宋体"/>
            <w:color w:val="0000FF"/>
            <w:kern w:val="2"/>
            <w:sz w:val="24"/>
            <w:szCs w:val="32"/>
            <w:lang w:val="en-US" w:eastAsia="zh-CN" w:bidi="ar-SA"/>
          </w:rPr>
          <w:t>_20260</w:t>
        </w:r>
      </w:ins>
      <w:ins w:id="3785" w:author="LKY" w:date="2026-09-08T17:00:35Z">
        <w:r>
          <w:rPr>
            <w:rFonts w:hint="eastAsia" w:ascii="Times New Roman" w:hAnsi="Times New Roman" w:eastAsia="宋体" w:cs="宋体"/>
            <w:color w:val="0000FF"/>
            <w:kern w:val="2"/>
            <w:sz w:val="24"/>
            <w:szCs w:val="32"/>
            <w:lang w:val="en-US" w:eastAsia="zh-CN" w:bidi="ar-SA"/>
          </w:rPr>
          <w:t>8</w:t>
        </w:r>
      </w:ins>
      <w:ins w:id="3786" w:author="LKY" w:date="2026-09-08T16:48:08Z">
        <w:r>
          <w:rPr>
            <w:rFonts w:hint="eastAsia" w:ascii="Times New Roman" w:hAnsi="Times New Roman" w:eastAsia="宋体" w:cs="宋体"/>
            <w:color w:val="0000FF"/>
            <w:kern w:val="2"/>
            <w:sz w:val="24"/>
            <w:szCs w:val="32"/>
            <w:lang w:val="en-US" w:eastAsia="zh-CN" w:bidi="ar-SA"/>
          </w:rPr>
          <w:t>2</w:t>
        </w:r>
      </w:ins>
      <w:ins w:id="3787" w:author="LKY" w:date="2026-09-08T17:00:33Z">
        <w:r>
          <w:rPr>
            <w:rFonts w:hint="eastAsia" w:ascii="Times New Roman" w:hAnsi="Times New Roman" w:eastAsia="宋体" w:cs="宋体"/>
            <w:color w:val="0000FF"/>
            <w:kern w:val="2"/>
            <w:sz w:val="24"/>
            <w:szCs w:val="32"/>
            <w:lang w:val="en-US" w:eastAsia="zh-CN" w:bidi="ar-SA"/>
          </w:rPr>
          <w:t>4</w:t>
        </w:r>
      </w:ins>
      <w:ins w:id="3788" w:author="LKY" w:date="2026-09-08T16:48:08Z">
        <w:r>
          <w:rPr>
            <w:rFonts w:hint="eastAsia" w:ascii="Times New Roman" w:hAnsi="Times New Roman" w:eastAsia="宋体" w:cs="宋体"/>
            <w:color w:val="0000FF"/>
            <w:kern w:val="2"/>
            <w:sz w:val="24"/>
            <w:szCs w:val="32"/>
            <w:lang w:val="en-US" w:eastAsia="zh-CN" w:bidi="ar-SA"/>
          </w:rPr>
          <w:t xml:space="preserve">.bin </w:t>
        </w:r>
      </w:ins>
    </w:p>
    <w:p w14:paraId="085251E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ins w:id="3789" w:author="LKY" w:date="2026-09-08T16:48:08Z"/>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ins w:id="3790" w:author="LKY" w:date="2026-09-08T16:48:08Z">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 xml:space="preserve">root@bliiot:/# </w:t>
        </w:r>
      </w:ins>
      <w:ins w:id="3791" w:author="LKY" w:date="2026-09-08T16:48:08Z">
        <w:r>
          <w:rPr>
            <w:rFonts w:hint="eastAsia" w:ascii="Times New Roman" w:hAnsi="Times New Roman" w:eastAsia="宋体" w:cs="宋体"/>
            <w:color w:val="0000FF"/>
            <w:kern w:val="2"/>
            <w:sz w:val="24"/>
            <w:szCs w:val="32"/>
            <w:lang w:val="en-US" w:eastAsia="zh-CN" w:bidi="ar-SA"/>
          </w:rPr>
          <w:t>./BEILAI_N_PLC_23</w:t>
        </w:r>
      </w:ins>
      <w:ins w:id="3792" w:author="LKY" w:date="2026-09-08T17:00:14Z">
        <w:r>
          <w:rPr>
            <w:rFonts w:hint="eastAsia" w:ascii="Times New Roman" w:hAnsi="Times New Roman" w:eastAsia="宋体" w:cs="宋体"/>
            <w:color w:val="0000FF"/>
            <w:kern w:val="2"/>
            <w:sz w:val="24"/>
            <w:szCs w:val="32"/>
            <w:lang w:val="en-US" w:eastAsia="zh-CN" w:bidi="ar-SA"/>
          </w:rPr>
          <w:t>5</w:t>
        </w:r>
      </w:ins>
      <w:ins w:id="3793" w:author="LKY" w:date="2026-09-08T16:48:08Z">
        <w:r>
          <w:rPr>
            <w:rFonts w:hint="eastAsia" w:ascii="Times New Roman" w:hAnsi="Times New Roman" w:eastAsia="宋体" w:cs="宋体"/>
            <w:color w:val="0000FF"/>
            <w:kern w:val="2"/>
            <w:sz w:val="24"/>
            <w:szCs w:val="32"/>
            <w:lang w:val="en-US" w:eastAsia="zh-CN" w:bidi="ar-SA"/>
          </w:rPr>
          <w:t>_V1.</w:t>
        </w:r>
      </w:ins>
      <w:ins w:id="3794" w:author="LKY" w:date="2026-09-08T17:00:19Z">
        <w:r>
          <w:rPr>
            <w:rFonts w:hint="eastAsia" w:ascii="Times New Roman" w:hAnsi="Times New Roman" w:eastAsia="宋体" w:cs="宋体"/>
            <w:color w:val="0000FF"/>
            <w:kern w:val="2"/>
            <w:sz w:val="24"/>
            <w:szCs w:val="32"/>
            <w:lang w:val="en-US" w:eastAsia="zh-CN" w:bidi="ar-SA"/>
          </w:rPr>
          <w:t>5</w:t>
        </w:r>
      </w:ins>
      <w:ins w:id="3795" w:author="LKY" w:date="2026-09-08T16:48:08Z">
        <w:r>
          <w:rPr>
            <w:rFonts w:hint="eastAsia" w:ascii="Times New Roman" w:hAnsi="Times New Roman" w:eastAsia="宋体" w:cs="宋体"/>
            <w:color w:val="0000FF"/>
            <w:kern w:val="2"/>
            <w:sz w:val="24"/>
            <w:szCs w:val="32"/>
            <w:lang w:val="en-US" w:eastAsia="zh-CN" w:bidi="ar-SA"/>
          </w:rPr>
          <w:t>_20260</w:t>
        </w:r>
      </w:ins>
      <w:ins w:id="3796" w:author="LKY" w:date="2026-09-08T17:00:39Z">
        <w:r>
          <w:rPr>
            <w:rFonts w:hint="eastAsia" w:ascii="Times New Roman" w:hAnsi="Times New Roman" w:eastAsia="宋体" w:cs="宋体"/>
            <w:color w:val="0000FF"/>
            <w:kern w:val="2"/>
            <w:sz w:val="24"/>
            <w:szCs w:val="32"/>
            <w:lang w:val="en-US" w:eastAsia="zh-CN" w:bidi="ar-SA"/>
          </w:rPr>
          <w:t>8</w:t>
        </w:r>
      </w:ins>
      <w:ins w:id="3797" w:author="LKY" w:date="2026-09-08T16:48:08Z">
        <w:r>
          <w:rPr>
            <w:rFonts w:hint="eastAsia" w:ascii="Times New Roman" w:hAnsi="Times New Roman" w:eastAsia="宋体" w:cs="宋体"/>
            <w:color w:val="0000FF"/>
            <w:kern w:val="2"/>
            <w:sz w:val="24"/>
            <w:szCs w:val="32"/>
            <w:lang w:val="en-US" w:eastAsia="zh-CN" w:bidi="ar-SA"/>
          </w:rPr>
          <w:t>2</w:t>
        </w:r>
      </w:ins>
      <w:ins w:id="3798" w:author="LKY" w:date="2026-09-08T17:00:37Z">
        <w:r>
          <w:rPr>
            <w:rFonts w:hint="eastAsia" w:ascii="Times New Roman" w:hAnsi="Times New Roman" w:eastAsia="宋体" w:cs="宋体"/>
            <w:color w:val="0000FF"/>
            <w:kern w:val="2"/>
            <w:sz w:val="24"/>
            <w:szCs w:val="32"/>
            <w:lang w:val="en-US" w:eastAsia="zh-CN" w:bidi="ar-SA"/>
          </w:rPr>
          <w:t>4</w:t>
        </w:r>
      </w:ins>
      <w:ins w:id="3799" w:author="LKY" w:date="2026-09-08T16:48:08Z">
        <w:r>
          <w:rPr>
            <w:rFonts w:hint="eastAsia" w:ascii="Times New Roman" w:hAnsi="Times New Roman" w:eastAsia="宋体" w:cs="宋体"/>
            <w:color w:val="0000FF"/>
            <w:kern w:val="2"/>
            <w:sz w:val="24"/>
            <w:szCs w:val="32"/>
            <w:lang w:val="en-US" w:eastAsia="zh-CN" w:bidi="ar-SA"/>
          </w:rPr>
          <w:t xml:space="preserve">.bin </w:t>
        </w:r>
      </w:ins>
    </w:p>
    <w:p w14:paraId="7B0F88F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ins w:id="3800" w:author="LKY" w:date="2026-09-08T16:48:08Z"/>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ins w:id="3801" w:author="LKY" w:date="2026-09-08T16:48:08Z">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Md5 verify pass!</w:t>
        </w:r>
      </w:ins>
    </w:p>
    <w:p w14:paraId="116D42C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ins w:id="3802" w:author="LKY" w:date="2026-09-08T16:48:08Z"/>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ins w:id="3803" w:author="LKY" w:date="2026-09-08T16:48:08Z">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Created symlink /etc/systemd/system/multi-user.target.wants/iolib.service → /etc/systemd/system/iolib.service.</w:t>
        </w:r>
      </w:ins>
    </w:p>
    <w:p w14:paraId="4B7685E6">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ins w:id="3804" w:author="LKY" w:date="2026-09-08T16:48:08Z"/>
          <w:rFonts w:hint="eastAsia" w:ascii="Times New Roman" w:hAnsi="Times New Roman" w:eastAsia="宋体" w:cs="宋体"/>
          <w:bCs/>
          <w:color w:val="auto"/>
          <w:kern w:val="2"/>
          <w:sz w:val="24"/>
          <w:szCs w:val="24"/>
          <w:lang w:val="en-US" w:eastAsia="zh-CN" w:bidi="en-US"/>
        </w:rPr>
      </w:pPr>
      <w:ins w:id="3805" w:author="LKY" w:date="2026-09-08T16:48:08Z">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Install complete!</w:t>
        </w:r>
      </w:ins>
    </w:p>
    <w:p w14:paraId="0B14A8AE">
      <w:pPr>
        <w:rPr>
          <w:ins w:id="3806" w:author="LKY" w:date="2026-09-08T16:48:08Z"/>
          <w:rFonts w:hint="default" w:asciiTheme="minorHAnsi" w:hAnsiTheme="minorHAnsi" w:eastAsiaTheme="minorEastAsia" w:cstheme="minorBidi"/>
          <w:b w:val="0"/>
          <w:bCs w:val="0"/>
          <w:kern w:val="2"/>
          <w:sz w:val="21"/>
          <w:szCs w:val="24"/>
          <w:lang w:val="en-US" w:eastAsia="zh-CN" w:bidi="en-US"/>
        </w:rPr>
      </w:pPr>
    </w:p>
    <w:p w14:paraId="2C8EAF8B">
      <w:pPr>
        <w:pStyle w:val="12"/>
        <w:widowControl/>
        <w:numPr>
          <w:ilvl w:val="0"/>
          <w:numId w:val="3"/>
        </w:numPr>
        <w:ind w:left="425" w:leftChars="0" w:hanging="425" w:firstLineChars="0"/>
        <w:outlineLvl w:val="3"/>
        <w:rPr>
          <w:ins w:id="3807" w:author="LKY" w:date="2026-09-08T16:48:08Z"/>
          <w:rFonts w:hint="eastAsia" w:ascii="Times New Roman" w:hAnsi="Times New Roman" w:eastAsia="宋体" w:cs="宋体"/>
          <w:b/>
          <w:bCs w:val="0"/>
          <w:color w:val="auto"/>
          <w:kern w:val="2"/>
          <w:sz w:val="24"/>
          <w:szCs w:val="24"/>
          <w:lang w:val="en-US" w:eastAsia="zh-CN" w:bidi="en-US"/>
        </w:rPr>
      </w:pPr>
      <w:ins w:id="3808" w:author="LKY" w:date="2026-09-08T16:48:08Z">
        <w:r>
          <w:rPr>
            <w:rFonts w:hint="eastAsia" w:ascii="Times New Roman" w:hAnsi="Times New Roman" w:eastAsia="宋体" w:cs="宋体"/>
            <w:b/>
            <w:bCs w:val="0"/>
            <w:color w:val="auto"/>
            <w:kern w:val="2"/>
            <w:sz w:val="24"/>
            <w:szCs w:val="24"/>
            <w:lang w:val="en-US" w:eastAsia="zh-CN" w:bidi="en-US"/>
          </w:rPr>
          <w:t>端口使用</w:t>
        </w:r>
      </w:ins>
    </w:p>
    <w:p w14:paraId="27DA1479">
      <w:pPr>
        <w:pStyle w:val="12"/>
        <w:numPr>
          <w:ilvl w:val="0"/>
          <w:numId w:val="4"/>
        </w:numPr>
        <w:ind w:left="425" w:leftChars="0" w:hanging="425" w:firstLineChars="0"/>
        <w:outlineLvl w:val="4"/>
        <w:rPr>
          <w:ins w:id="3809" w:author="LKY" w:date="2026-09-08T16:48:08Z"/>
          <w:rFonts w:hint="eastAsia" w:ascii="Times New Roman" w:hAnsi="Times New Roman" w:cstheme="minorBidi"/>
          <w:b/>
          <w:bCs/>
          <w:kern w:val="2"/>
          <w:sz w:val="24"/>
          <w:szCs w:val="24"/>
          <w:lang w:val="en-US" w:eastAsia="zh-CN" w:bidi="ar-SA"/>
        </w:rPr>
      </w:pPr>
      <w:ins w:id="3810" w:author="LKY" w:date="2026-09-08T16:48:08Z">
        <w:r>
          <w:rPr>
            <w:rFonts w:hint="default" w:ascii="Times New Roman" w:hAnsi="Times New Roman" w:cstheme="minorBidi"/>
            <w:b/>
            <w:bCs/>
            <w:kern w:val="2"/>
            <w:sz w:val="24"/>
            <w:szCs w:val="24"/>
            <w:lang w:val="en-US" w:eastAsia="zh-CN" w:bidi="ar-SA"/>
          </w:rPr>
          <w:t>DO使用</w:t>
        </w:r>
      </w:ins>
    </w:p>
    <w:p w14:paraId="1300375E">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11" w:author="LKY" w:date="2026-09-08T16:48:08Z"/>
          <w:rFonts w:hint="eastAsia" w:ascii="Times New Roman" w:hAnsi="Times New Roman"/>
          <w:b w:val="0"/>
          <w:bCs w:val="0"/>
          <w:sz w:val="24"/>
          <w:szCs w:val="24"/>
          <w:lang w:val="en-US" w:eastAsia="zh-CN"/>
        </w:rPr>
      </w:pPr>
      <w:ins w:id="3812" w:author="LKY" w:date="2026-09-08T16:48:08Z">
        <w:r>
          <w:rPr>
            <w:rFonts w:hint="eastAsia" w:ascii="Times New Roman" w:hAnsi="Times New Roman"/>
            <w:b w:val="0"/>
            <w:bCs w:val="0"/>
            <w:color w:val="000000" w:themeColor="text1"/>
            <w:sz w:val="24"/>
            <w:szCs w:val="24"/>
            <w:lang w:val="en-US" w:eastAsia="zh-CN"/>
            <w14:textFill>
              <w14:solidFill>
                <w14:schemeClr w14:val="tx1"/>
              </w14:solidFill>
            </w14:textFill>
          </w:rPr>
          <w:t>这里以N2161为准（16路DO模块pnp）</w:t>
        </w:r>
      </w:ins>
      <w:ins w:id="3813" w:author="LKY" w:date="2026-09-08T16:48:08Z">
        <w:r>
          <w:rPr>
            <w:rFonts w:hint="eastAsia" w:ascii="Times New Roman" w:hAnsi="Times New Roman"/>
            <w:b w:val="0"/>
            <w:bCs w:val="0"/>
            <w:color w:val="0000FF"/>
            <w:sz w:val="24"/>
            <w:szCs w:val="24"/>
            <w:lang w:val="en-US" w:eastAsia="zh-CN"/>
          </w:rPr>
          <w:t>，ion show</w:t>
        </w:r>
      </w:ins>
      <w:ins w:id="3814" w:author="LKY" w:date="2026-09-08T16:48:08Z">
        <w:r>
          <w:rPr>
            <w:rFonts w:hint="eastAsia" w:ascii="Times New Roman" w:hAnsi="Times New Roman"/>
            <w:b w:val="0"/>
            <w:bCs w:val="0"/>
            <w:sz w:val="24"/>
            <w:szCs w:val="24"/>
            <w:lang w:val="en-US" w:eastAsia="zh-CN"/>
          </w:rPr>
          <w:t>查看IO板信息。</w:t>
        </w:r>
      </w:ins>
      <w:ins w:id="3815" w:author="LKY" w:date="2026-09-08T16:48:08Z">
        <w:r>
          <w:rPr>
            <w:rFonts w:hint="eastAsia" w:ascii="Times New Roman" w:hAnsi="Times New Roman"/>
            <w:b w:val="0"/>
            <w:bCs w:val="0"/>
            <w:color w:val="0000FF"/>
            <w:sz w:val="24"/>
            <w:szCs w:val="24"/>
            <w:lang w:val="en-US" w:eastAsia="zh-CN"/>
          </w:rPr>
          <w:t>ion help</w:t>
        </w:r>
      </w:ins>
      <w:ins w:id="3816" w:author="LKY" w:date="2026-09-08T16:48:08Z">
        <w:r>
          <w:rPr>
            <w:rFonts w:hint="eastAsia" w:ascii="Times New Roman" w:hAnsi="Times New Roman"/>
            <w:b w:val="0"/>
            <w:bCs w:val="0"/>
            <w:sz w:val="24"/>
            <w:szCs w:val="24"/>
            <w:lang w:val="en-US" w:eastAsia="zh-CN"/>
          </w:rPr>
          <w:t>查看命令帮助。</w:t>
        </w:r>
      </w:ins>
    </w:p>
    <w:p w14:paraId="354A31B5">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17" w:author="LKY" w:date="2026-09-08T16:48:08Z"/>
          <w:rFonts w:hint="default" w:ascii="Times New Roman" w:hAnsi="Times New Roman"/>
          <w:b w:val="0"/>
          <w:bCs w:val="0"/>
          <w:sz w:val="24"/>
          <w:szCs w:val="24"/>
          <w:lang w:val="en-US" w:eastAsia="zh-CN"/>
        </w:rPr>
      </w:pPr>
      <w:ins w:id="3818" w:author="LKY" w:date="2026-09-08T16:48:08Z">
        <w:r>
          <w:rPr>
            <w:rFonts w:hint="default" w:ascii="Times New Roman" w:hAnsi="Times New Roman"/>
            <w:b w:val="0"/>
            <w:bCs w:val="0"/>
            <w:sz w:val="24"/>
            <w:szCs w:val="24"/>
            <w:shd w:val="clear" w:color="auto" w:fill="auto"/>
            <w:lang w:val="en-US" w:eastAsia="zh-CN"/>
          </w:rPr>
          <w:t>root@</w:t>
        </w:r>
      </w:ins>
      <w:ins w:id="3819" w:author="LKY" w:date="2026-09-08T16:48:08Z">
        <w:r>
          <w:rPr>
            <w:rFonts w:hint="eastAsia" w:ascii="Times New Roman" w:hAnsi="Times New Roman"/>
            <w:b w:val="0"/>
            <w:bCs w:val="0"/>
            <w:sz w:val="24"/>
            <w:szCs w:val="24"/>
            <w:shd w:val="clear" w:color="auto" w:fill="auto"/>
            <w:lang w:val="en-US" w:eastAsia="zh-CN"/>
          </w:rPr>
          <w:t>bliiot</w:t>
        </w:r>
      </w:ins>
      <w:ins w:id="3820" w:author="LKY" w:date="2026-09-08T16:48:08Z">
        <w:r>
          <w:rPr>
            <w:rFonts w:hint="default" w:ascii="Times New Roman" w:hAnsi="Times New Roman"/>
            <w:b w:val="0"/>
            <w:bCs w:val="0"/>
            <w:sz w:val="24"/>
            <w:szCs w:val="24"/>
            <w:shd w:val="clear" w:color="auto" w:fill="auto"/>
            <w:lang w:val="en-US" w:eastAsia="zh-CN"/>
          </w:rPr>
          <w:t xml:space="preserve">:/# </w:t>
        </w:r>
      </w:ins>
      <w:ins w:id="3821" w:author="LKY" w:date="2026-09-08T16:48:08Z">
        <w:r>
          <w:rPr>
            <w:rFonts w:hint="eastAsia" w:ascii="Times New Roman" w:hAnsi="Times New Roman"/>
            <w:b w:val="0"/>
            <w:bCs w:val="0"/>
            <w:color w:val="0000FF"/>
            <w:sz w:val="24"/>
            <w:szCs w:val="24"/>
            <w:shd w:val="clear" w:color="auto" w:fill="auto"/>
            <w:lang w:val="en-US" w:eastAsia="zh-CN"/>
          </w:rPr>
          <w:t xml:space="preserve">ion help  </w:t>
        </w:r>
      </w:ins>
    </w:p>
    <w:p w14:paraId="02105739">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22" w:author="LKY" w:date="2026-09-08T16:48:08Z"/>
        </w:rPr>
      </w:pPr>
      <w:ins w:id="3823" w:author="LKY" w:date="2026-09-08T16:48:08Z">
        <w:r>
          <w:rPr>
            <w:rFonts w:hint="eastAsia" w:ascii="Times New Roman" w:hAnsi="Times New Roman"/>
            <w:b w:val="0"/>
            <w:bCs w:val="0"/>
            <w:sz w:val="24"/>
            <w:szCs w:val="24"/>
            <w:lang w:val="en-US" w:eastAsia="zh-CN"/>
          </w:rPr>
          <w:t>输入</w:t>
        </w:r>
      </w:ins>
      <w:ins w:id="3824" w:author="LKY" w:date="2026-09-08T16:48:08Z">
        <w:r>
          <w:rPr>
            <w:rFonts w:hint="eastAsia" w:ascii="Times New Roman" w:hAnsi="Times New Roman"/>
            <w:b w:val="0"/>
            <w:bCs w:val="0"/>
            <w:color w:val="0000FF"/>
            <w:sz w:val="24"/>
            <w:szCs w:val="24"/>
            <w:lang w:val="en-US" w:eastAsia="zh-CN"/>
          </w:rPr>
          <w:t>ion show</w:t>
        </w:r>
      </w:ins>
      <w:ins w:id="3825" w:author="LKY" w:date="2026-09-08T16:48:08Z">
        <w:r>
          <w:rPr>
            <w:rFonts w:hint="eastAsia" w:ascii="Times New Roman" w:hAnsi="Times New Roman"/>
            <w:b w:val="0"/>
            <w:bCs w:val="0"/>
            <w:sz w:val="24"/>
            <w:szCs w:val="24"/>
            <w:lang w:val="en-US" w:eastAsia="zh-CN"/>
          </w:rPr>
          <w:t>查看信息。</w:t>
        </w:r>
      </w:ins>
    </w:p>
    <w:p w14:paraId="23311E53">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3826" w:author="LKY" w:date="2026-09-08T16:48:08Z"/>
        </w:rPr>
      </w:pPr>
      <w:ins w:id="3827" w:author="LKY" w:date="2026-09-08T17:01:41Z">
        <w:r>
          <w:rPr/>
          <w:drawing>
            <wp:inline distT="0" distB="0" distL="114300" distR="114300">
              <wp:extent cx="5266690" cy="985520"/>
              <wp:effectExtent l="0" t="0" r="10160" b="5080"/>
              <wp:docPr id="17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4"/>
                      <pic:cNvPicPr>
                        <a:picLocks noChangeAspect="1"/>
                      </pic:cNvPicPr>
                    </pic:nvPicPr>
                    <pic:blipFill>
                      <a:blip r:embed="rId26"/>
                      <a:stretch>
                        <a:fillRect/>
                      </a:stretch>
                    </pic:blipFill>
                    <pic:spPr>
                      <a:xfrm>
                        <a:off x="0" y="0"/>
                        <a:ext cx="5266690" cy="985520"/>
                      </a:xfrm>
                      <a:prstGeom prst="rect">
                        <a:avLst/>
                      </a:prstGeom>
                      <a:noFill/>
                      <a:ln>
                        <a:noFill/>
                      </a:ln>
                    </pic:spPr>
                  </pic:pic>
                </a:graphicData>
              </a:graphic>
            </wp:inline>
          </w:drawing>
        </w:r>
      </w:ins>
    </w:p>
    <w:p w14:paraId="2F9060AE">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3829" w:author="LKY" w:date="2026-09-08T16:48:08Z"/>
        </w:rPr>
      </w:pPr>
      <w:ins w:id="3830" w:author="LKY" w:date="2026-09-08T17:08:29Z">
        <w:r>
          <w:rPr/>
          <w:drawing>
            <wp:inline distT="0" distB="0" distL="114300" distR="114300">
              <wp:extent cx="5267960" cy="1848485"/>
              <wp:effectExtent l="0" t="0" r="8890" b="18415"/>
              <wp:docPr id="1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5"/>
                      <pic:cNvPicPr>
                        <a:picLocks noChangeAspect="1"/>
                      </pic:cNvPicPr>
                    </pic:nvPicPr>
                    <pic:blipFill>
                      <a:blip r:embed="rId27"/>
                      <a:stretch>
                        <a:fillRect/>
                      </a:stretch>
                    </pic:blipFill>
                    <pic:spPr>
                      <a:xfrm>
                        <a:off x="0" y="0"/>
                        <a:ext cx="5267960" cy="1848485"/>
                      </a:xfrm>
                      <a:prstGeom prst="rect">
                        <a:avLst/>
                      </a:prstGeom>
                      <a:noFill/>
                      <a:ln>
                        <a:noFill/>
                      </a:ln>
                    </pic:spPr>
                  </pic:pic>
                </a:graphicData>
              </a:graphic>
            </wp:inline>
          </w:drawing>
        </w:r>
      </w:ins>
    </w:p>
    <w:p w14:paraId="02E821C5">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32" w:author="LKY" w:date="2026-09-08T16:48:08Z"/>
          <w:rFonts w:hint="eastAsia" w:ascii="Times New Roman" w:hAnsi="Times New Roman"/>
          <w:b w:val="0"/>
          <w:bCs w:val="0"/>
          <w:sz w:val="24"/>
          <w:szCs w:val="24"/>
          <w:lang w:val="en-US" w:eastAsia="zh-CN"/>
        </w:rPr>
      </w:pPr>
      <w:ins w:id="3833" w:author="LKY" w:date="2026-09-08T16:48:08Z">
        <w:r>
          <w:rPr>
            <w:rFonts w:hint="eastAsia" w:ascii="Times New Roman" w:hAnsi="Times New Roman"/>
            <w:b w:val="0"/>
            <w:bCs w:val="0"/>
            <w:sz w:val="24"/>
            <w:szCs w:val="24"/>
            <w:lang w:val="en-US" w:eastAsia="zh-CN"/>
          </w:rPr>
          <w:t>也可通过get命令获取通道值：</w:t>
        </w:r>
      </w:ins>
    </w:p>
    <w:p w14:paraId="3FF58195">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34" w:author="LKY" w:date="2026-09-08T16:48:08Z"/>
          <w:rFonts w:hint="default" w:ascii="Times New Roman" w:hAnsi="Times New Roman"/>
          <w:b w:val="0"/>
          <w:bCs w:val="0"/>
          <w:sz w:val="24"/>
          <w:szCs w:val="24"/>
          <w:lang w:val="en-US" w:eastAsia="zh-CN"/>
        </w:rPr>
      </w:pPr>
      <w:ins w:id="3835" w:author="LKY" w:date="2026-09-08T16:48:08Z">
        <w:r>
          <w:rPr>
            <w:rFonts w:hint="default" w:ascii="Times New Roman" w:hAnsi="Times New Roman"/>
            <w:b w:val="0"/>
            <w:bCs w:val="0"/>
            <w:sz w:val="24"/>
            <w:szCs w:val="24"/>
            <w:lang w:val="en-US" w:eastAsia="zh-CN"/>
          </w:rPr>
          <w:t>root@</w:t>
        </w:r>
      </w:ins>
      <w:ins w:id="3836" w:author="LKY" w:date="2026-09-08T16:48:08Z">
        <w:r>
          <w:rPr>
            <w:rFonts w:hint="eastAsia" w:ascii="Times New Roman" w:hAnsi="Times New Roman"/>
            <w:b w:val="0"/>
            <w:bCs w:val="0"/>
            <w:sz w:val="24"/>
            <w:szCs w:val="24"/>
            <w:lang w:val="en-US" w:eastAsia="zh-CN"/>
          </w:rPr>
          <w:t>bliiot</w:t>
        </w:r>
      </w:ins>
      <w:ins w:id="3837" w:author="LKY" w:date="2026-09-08T16:48:08Z">
        <w:r>
          <w:rPr>
            <w:rFonts w:hint="default" w:ascii="Times New Roman" w:hAnsi="Times New Roman"/>
            <w:b w:val="0"/>
            <w:bCs w:val="0"/>
            <w:sz w:val="24"/>
            <w:szCs w:val="24"/>
            <w:lang w:val="en-US" w:eastAsia="zh-CN"/>
          </w:rPr>
          <w:t xml:space="preserve">:/# </w:t>
        </w:r>
      </w:ins>
      <w:ins w:id="3838" w:author="LKY" w:date="2026-09-08T16:48:08Z">
        <w:r>
          <w:rPr>
            <w:rFonts w:hint="eastAsia" w:ascii="Times New Roman" w:hAnsi="Times New Roman"/>
            <w:b w:val="0"/>
            <w:bCs w:val="0"/>
            <w:color w:val="0000FF"/>
            <w:sz w:val="24"/>
            <w:szCs w:val="24"/>
            <w:lang w:val="en-US" w:eastAsia="zh-CN"/>
          </w:rPr>
          <w:t>ion</w:t>
        </w:r>
      </w:ins>
      <w:ins w:id="3839" w:author="LKY" w:date="2026-09-08T16:48:08Z">
        <w:r>
          <w:rPr>
            <w:rFonts w:hint="default" w:ascii="Times New Roman" w:hAnsi="Times New Roman"/>
            <w:b w:val="0"/>
            <w:bCs w:val="0"/>
            <w:color w:val="0000FF"/>
            <w:sz w:val="24"/>
            <w:szCs w:val="24"/>
            <w:lang w:val="en-US" w:eastAsia="zh-CN"/>
          </w:rPr>
          <w:t xml:space="preserve"> get </w:t>
        </w:r>
      </w:ins>
      <w:ins w:id="3840" w:author="LKY" w:date="2026-09-08T16:48:08Z">
        <w:r>
          <w:rPr>
            <w:rFonts w:hint="eastAsia" w:ascii="Times New Roman" w:hAnsi="Times New Roman"/>
            <w:b w:val="0"/>
            <w:bCs w:val="0"/>
            <w:color w:val="0000FF"/>
            <w:sz w:val="24"/>
            <w:szCs w:val="24"/>
            <w:lang w:val="en-US" w:eastAsia="zh-CN"/>
          </w:rPr>
          <w:t>1014    //</w:t>
        </w:r>
      </w:ins>
      <w:ins w:id="3841" w:author="LKY" w:date="2026-09-08T16:48:08Z">
        <w:r>
          <w:rPr>
            <w:rFonts w:hint="eastAsia" w:ascii="Times New Roman" w:hAnsi="Times New Roman"/>
            <w:b w:val="0"/>
            <w:bCs w:val="0"/>
            <w:color w:val="auto"/>
            <w:sz w:val="24"/>
            <w:szCs w:val="24"/>
            <w:lang w:val="en-US" w:eastAsia="zh-CN"/>
          </w:rPr>
          <w:t>通过address查看</w:t>
        </w:r>
      </w:ins>
    </w:p>
    <w:p w14:paraId="2E873842">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42" w:author="LKY" w:date="2026-09-08T16:48:08Z"/>
          <w:rFonts w:hint="eastAsia" w:ascii="Times New Roman" w:hAnsi="Times New Roman"/>
          <w:b w:val="0"/>
          <w:bCs w:val="0"/>
          <w:sz w:val="24"/>
          <w:szCs w:val="24"/>
          <w:lang w:val="en-US" w:eastAsia="zh-CN"/>
        </w:rPr>
      </w:pPr>
      <w:ins w:id="3843" w:author="LKY" w:date="2026-09-08T16:48:08Z">
        <w:r>
          <w:rPr>
            <w:rFonts w:hint="default" w:ascii="Times New Roman" w:hAnsi="Times New Roman"/>
            <w:b w:val="0"/>
            <w:bCs w:val="0"/>
            <w:sz w:val="24"/>
            <w:szCs w:val="24"/>
            <w:lang w:val="en-US" w:eastAsia="zh-CN"/>
          </w:rPr>
          <w:t xml:space="preserve">address </w:t>
        </w:r>
      </w:ins>
      <w:ins w:id="3844" w:author="LKY" w:date="2026-09-08T16:48:08Z">
        <w:r>
          <w:rPr>
            <w:rFonts w:hint="eastAsia" w:ascii="Times New Roman" w:hAnsi="Times New Roman"/>
            <w:b w:val="0"/>
            <w:bCs w:val="0"/>
            <w:sz w:val="24"/>
            <w:szCs w:val="24"/>
            <w:lang w:val="en-US" w:eastAsia="zh-CN"/>
          </w:rPr>
          <w:t>1014</w:t>
        </w:r>
      </w:ins>
      <w:ins w:id="3845" w:author="LKY" w:date="2026-09-08T16:48:08Z">
        <w:r>
          <w:rPr>
            <w:rFonts w:hint="default" w:ascii="Times New Roman" w:hAnsi="Times New Roman"/>
            <w:b w:val="0"/>
            <w:bCs w:val="0"/>
            <w:sz w:val="24"/>
            <w:szCs w:val="24"/>
            <w:lang w:val="en-US" w:eastAsia="zh-CN"/>
          </w:rPr>
          <w:t xml:space="preserve"> value </w:t>
        </w:r>
      </w:ins>
      <w:ins w:id="3846" w:author="LKY" w:date="2026-09-08T16:48:08Z">
        <w:r>
          <w:rPr>
            <w:rFonts w:hint="eastAsia" w:ascii="Times New Roman" w:hAnsi="Times New Roman"/>
            <w:b w:val="0"/>
            <w:bCs w:val="0"/>
            <w:sz w:val="24"/>
            <w:szCs w:val="24"/>
            <w:lang w:val="en-US" w:eastAsia="zh-CN"/>
          </w:rPr>
          <w:t>0</w:t>
        </w:r>
      </w:ins>
    </w:p>
    <w:p w14:paraId="6107E2C8">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3847" w:author="LKY" w:date="2026-09-08T16:48:08Z"/>
        </w:rPr>
      </w:pPr>
      <w:ins w:id="3848" w:author="LKY" w:date="2026-09-08T17:10:36Z">
        <w:r>
          <w:rPr/>
          <w:drawing>
            <wp:inline distT="0" distB="0" distL="114300" distR="114300">
              <wp:extent cx="5269230" cy="399415"/>
              <wp:effectExtent l="0" t="0" r="7620" b="635"/>
              <wp:docPr id="1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8"/>
                      <pic:cNvPicPr>
                        <a:picLocks noChangeAspect="1"/>
                      </pic:cNvPicPr>
                    </pic:nvPicPr>
                    <pic:blipFill>
                      <a:blip r:embed="rId28"/>
                      <a:stretch>
                        <a:fillRect/>
                      </a:stretch>
                    </pic:blipFill>
                    <pic:spPr>
                      <a:xfrm>
                        <a:off x="0" y="0"/>
                        <a:ext cx="5269230" cy="399415"/>
                      </a:xfrm>
                      <a:prstGeom prst="rect">
                        <a:avLst/>
                      </a:prstGeom>
                      <a:noFill/>
                      <a:ln>
                        <a:noFill/>
                      </a:ln>
                    </pic:spPr>
                  </pic:pic>
                </a:graphicData>
              </a:graphic>
            </wp:inline>
          </w:drawing>
        </w:r>
      </w:ins>
    </w:p>
    <w:p w14:paraId="61C8C814">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50" w:author="LKY" w:date="2026-09-08T16:48:08Z"/>
          <w:rFonts w:hint="eastAsia" w:ascii="Times New Roman" w:hAnsi="Times New Roman"/>
          <w:b w:val="0"/>
          <w:bCs w:val="0"/>
          <w:color w:val="auto"/>
          <w:sz w:val="24"/>
          <w:szCs w:val="24"/>
          <w:lang w:val="en-US" w:eastAsia="zh-CN"/>
        </w:rPr>
      </w:pPr>
      <w:ins w:id="3851" w:author="LKY" w:date="2026-09-08T16:48:08Z">
        <w:r>
          <w:rPr>
            <w:rFonts w:hint="default" w:ascii="Times New Roman" w:hAnsi="Times New Roman"/>
            <w:b w:val="0"/>
            <w:bCs w:val="0"/>
            <w:sz w:val="24"/>
            <w:szCs w:val="24"/>
            <w:lang w:val="en-US" w:eastAsia="zh-CN"/>
          </w:rPr>
          <w:t>root@</w:t>
        </w:r>
      </w:ins>
      <w:ins w:id="3852" w:author="LKY" w:date="2026-09-08T16:48:08Z">
        <w:r>
          <w:rPr>
            <w:rFonts w:hint="eastAsia" w:ascii="Times New Roman" w:hAnsi="Times New Roman"/>
            <w:b w:val="0"/>
            <w:bCs w:val="0"/>
            <w:sz w:val="24"/>
            <w:szCs w:val="24"/>
            <w:lang w:val="en-US" w:eastAsia="zh-CN"/>
          </w:rPr>
          <w:t>bliiot</w:t>
        </w:r>
      </w:ins>
      <w:ins w:id="3853" w:author="LKY" w:date="2026-09-08T16:48:08Z">
        <w:r>
          <w:rPr>
            <w:rFonts w:hint="default" w:ascii="Times New Roman" w:hAnsi="Times New Roman"/>
            <w:b w:val="0"/>
            <w:bCs w:val="0"/>
            <w:sz w:val="24"/>
            <w:szCs w:val="24"/>
            <w:lang w:val="en-US" w:eastAsia="zh-CN"/>
          </w:rPr>
          <w:t xml:space="preserve">:/# </w:t>
        </w:r>
      </w:ins>
      <w:ins w:id="3854" w:author="LKY" w:date="2026-09-08T16:48:08Z">
        <w:r>
          <w:rPr>
            <w:rFonts w:hint="eastAsia" w:ascii="Times New Roman" w:hAnsi="Times New Roman"/>
            <w:b w:val="0"/>
            <w:bCs w:val="0"/>
            <w:color w:val="0000FF"/>
            <w:sz w:val="24"/>
            <w:szCs w:val="24"/>
            <w:lang w:val="en-US" w:eastAsia="zh-CN"/>
          </w:rPr>
          <w:t>ion</w:t>
        </w:r>
      </w:ins>
      <w:ins w:id="3855" w:author="LKY" w:date="2026-09-08T16:48:08Z">
        <w:r>
          <w:rPr>
            <w:rFonts w:hint="default" w:ascii="Times New Roman" w:hAnsi="Times New Roman"/>
            <w:b w:val="0"/>
            <w:bCs w:val="0"/>
            <w:color w:val="0000FF"/>
            <w:sz w:val="24"/>
            <w:szCs w:val="24"/>
            <w:lang w:val="en-US" w:eastAsia="zh-CN"/>
          </w:rPr>
          <w:t xml:space="preserve"> </w:t>
        </w:r>
      </w:ins>
      <w:ins w:id="3856" w:author="LKY" w:date="2026-09-08T16:48:08Z">
        <w:r>
          <w:rPr>
            <w:rFonts w:hint="eastAsia" w:ascii="Times New Roman" w:hAnsi="Times New Roman"/>
            <w:b w:val="0"/>
            <w:bCs w:val="0"/>
            <w:color w:val="0000FF"/>
            <w:sz w:val="24"/>
            <w:szCs w:val="24"/>
            <w:lang w:val="en-US" w:eastAsia="zh-CN"/>
          </w:rPr>
          <w:t>s</w:t>
        </w:r>
      </w:ins>
      <w:ins w:id="3857" w:author="LKY" w:date="2026-09-08T16:48:08Z">
        <w:r>
          <w:rPr>
            <w:rFonts w:hint="default" w:ascii="Times New Roman" w:hAnsi="Times New Roman"/>
            <w:b w:val="0"/>
            <w:bCs w:val="0"/>
            <w:color w:val="0000FF"/>
            <w:sz w:val="24"/>
            <w:szCs w:val="24"/>
            <w:lang w:val="en-US" w:eastAsia="zh-CN"/>
          </w:rPr>
          <w:t xml:space="preserve">et </w:t>
        </w:r>
      </w:ins>
      <w:ins w:id="3858" w:author="LKY" w:date="2026-09-08T16:48:08Z">
        <w:r>
          <w:rPr>
            <w:rFonts w:hint="eastAsia" w:ascii="Times New Roman" w:hAnsi="Times New Roman"/>
            <w:b w:val="0"/>
            <w:bCs w:val="0"/>
            <w:color w:val="0000FF"/>
            <w:sz w:val="24"/>
            <w:szCs w:val="24"/>
            <w:lang w:val="en-US" w:eastAsia="zh-CN"/>
          </w:rPr>
          <w:t>1000 1    //</w:t>
        </w:r>
      </w:ins>
      <w:ins w:id="3859" w:author="LKY" w:date="2026-09-08T16:48:08Z">
        <w:r>
          <w:rPr>
            <w:rFonts w:hint="eastAsia" w:ascii="Times New Roman" w:hAnsi="Times New Roman"/>
            <w:b w:val="0"/>
            <w:bCs w:val="0"/>
            <w:color w:val="auto"/>
            <w:sz w:val="24"/>
            <w:szCs w:val="24"/>
            <w:lang w:val="en-US" w:eastAsia="zh-CN"/>
          </w:rPr>
          <w:t>通过address设置输出1</w:t>
        </w:r>
      </w:ins>
    </w:p>
    <w:p w14:paraId="5993C029">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60" w:author="LKY" w:date="2026-09-08T16:48:08Z"/>
          <w:rFonts w:hint="default" w:ascii="Times New Roman" w:hAnsi="Times New Roman"/>
          <w:b w:val="0"/>
          <w:bCs w:val="0"/>
          <w:color w:val="auto"/>
          <w:sz w:val="24"/>
          <w:szCs w:val="24"/>
          <w:lang w:val="en-US" w:eastAsia="zh-CN"/>
        </w:rPr>
      </w:pPr>
      <w:ins w:id="3861" w:author="LKY" w:date="2026-09-08T16:48:08Z">
        <w:r>
          <w:rPr>
            <w:rFonts w:hint="default" w:ascii="Times New Roman" w:hAnsi="Times New Roman"/>
            <w:b w:val="0"/>
            <w:bCs w:val="0"/>
            <w:sz w:val="24"/>
            <w:szCs w:val="24"/>
            <w:lang w:val="en-US" w:eastAsia="zh-CN"/>
          </w:rPr>
          <w:t>root@</w:t>
        </w:r>
      </w:ins>
      <w:ins w:id="3862" w:author="LKY" w:date="2026-09-08T16:48:08Z">
        <w:r>
          <w:rPr>
            <w:rFonts w:hint="eastAsia" w:ascii="Times New Roman" w:hAnsi="Times New Roman"/>
            <w:b w:val="0"/>
            <w:bCs w:val="0"/>
            <w:sz w:val="24"/>
            <w:szCs w:val="24"/>
            <w:lang w:val="en-US" w:eastAsia="zh-CN"/>
          </w:rPr>
          <w:t>bliiot</w:t>
        </w:r>
      </w:ins>
      <w:ins w:id="3863" w:author="LKY" w:date="2026-09-08T16:48:08Z">
        <w:r>
          <w:rPr>
            <w:rFonts w:hint="default" w:ascii="Times New Roman" w:hAnsi="Times New Roman"/>
            <w:b w:val="0"/>
            <w:bCs w:val="0"/>
            <w:sz w:val="24"/>
            <w:szCs w:val="24"/>
            <w:lang w:val="en-US" w:eastAsia="zh-CN"/>
          </w:rPr>
          <w:t xml:space="preserve">:/# </w:t>
        </w:r>
      </w:ins>
      <w:ins w:id="3864" w:author="LKY" w:date="2026-09-08T16:48:08Z">
        <w:r>
          <w:rPr>
            <w:rFonts w:hint="eastAsia" w:ascii="Times New Roman" w:hAnsi="Times New Roman"/>
            <w:b w:val="0"/>
            <w:bCs w:val="0"/>
            <w:color w:val="0000FF"/>
            <w:sz w:val="24"/>
            <w:szCs w:val="24"/>
            <w:lang w:val="en-US" w:eastAsia="zh-CN"/>
          </w:rPr>
          <w:t>ion</w:t>
        </w:r>
      </w:ins>
      <w:ins w:id="3865" w:author="LKY" w:date="2026-09-08T16:48:08Z">
        <w:r>
          <w:rPr>
            <w:rFonts w:hint="default" w:ascii="Times New Roman" w:hAnsi="Times New Roman"/>
            <w:b w:val="0"/>
            <w:bCs w:val="0"/>
            <w:color w:val="0000FF"/>
            <w:sz w:val="24"/>
            <w:szCs w:val="24"/>
            <w:lang w:val="en-US" w:eastAsia="zh-CN"/>
          </w:rPr>
          <w:t xml:space="preserve"> get </w:t>
        </w:r>
      </w:ins>
      <w:ins w:id="3866" w:author="LKY" w:date="2026-09-08T16:48:08Z">
        <w:r>
          <w:rPr>
            <w:rFonts w:hint="eastAsia" w:ascii="Times New Roman" w:hAnsi="Times New Roman"/>
            <w:b w:val="0"/>
            <w:bCs w:val="0"/>
            <w:color w:val="0000FF"/>
            <w:sz w:val="24"/>
            <w:szCs w:val="24"/>
            <w:lang w:val="en-US" w:eastAsia="zh-CN"/>
          </w:rPr>
          <w:t>1000    //</w:t>
        </w:r>
      </w:ins>
      <w:ins w:id="3867" w:author="LKY" w:date="2026-09-08T16:48:08Z">
        <w:r>
          <w:rPr>
            <w:rFonts w:hint="eastAsia" w:ascii="Times New Roman" w:hAnsi="Times New Roman"/>
            <w:b w:val="0"/>
            <w:bCs w:val="0"/>
            <w:color w:val="auto"/>
            <w:sz w:val="24"/>
            <w:szCs w:val="24"/>
            <w:lang w:val="en-US" w:eastAsia="zh-CN"/>
          </w:rPr>
          <w:t>通过address查看</w:t>
        </w:r>
      </w:ins>
    </w:p>
    <w:p w14:paraId="4B4B392F">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3868" w:author="LKY" w:date="2026-09-08T16:48:08Z"/>
          <w:rFonts w:hint="default"/>
          <w:lang w:val="en-US" w:eastAsia="zh-CN"/>
        </w:rPr>
      </w:pPr>
      <w:ins w:id="3869" w:author="LKY" w:date="2026-09-08T17:16:16Z">
        <w:r>
          <w:rPr/>
          <w:drawing>
            <wp:inline distT="0" distB="0" distL="114300" distR="114300">
              <wp:extent cx="5271135" cy="511175"/>
              <wp:effectExtent l="0" t="0" r="5715" b="3175"/>
              <wp:docPr id="18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9"/>
                      <pic:cNvPicPr>
                        <a:picLocks noChangeAspect="1"/>
                      </pic:cNvPicPr>
                    </pic:nvPicPr>
                    <pic:blipFill>
                      <a:blip r:embed="rId29"/>
                      <a:stretch>
                        <a:fillRect/>
                      </a:stretch>
                    </pic:blipFill>
                    <pic:spPr>
                      <a:xfrm>
                        <a:off x="0" y="0"/>
                        <a:ext cx="5271135" cy="511175"/>
                      </a:xfrm>
                      <a:prstGeom prst="rect">
                        <a:avLst/>
                      </a:prstGeom>
                      <a:noFill/>
                      <a:ln>
                        <a:noFill/>
                      </a:ln>
                    </pic:spPr>
                  </pic:pic>
                </a:graphicData>
              </a:graphic>
            </wp:inline>
          </w:drawing>
        </w:r>
      </w:ins>
    </w:p>
    <w:p w14:paraId="73040D8E">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71" w:author="LKY" w:date="2026-09-08T16:48:08Z"/>
          <w:rFonts w:hint="eastAsia" w:ascii="Times New Roman" w:hAnsi="Times New Roman"/>
          <w:b w:val="0"/>
          <w:bCs w:val="0"/>
          <w:sz w:val="24"/>
          <w:szCs w:val="24"/>
          <w:lang w:val="en-US" w:eastAsia="zh-CN"/>
        </w:rPr>
      </w:pPr>
      <w:ins w:id="3872" w:author="LKY" w:date="2026-09-08T16:48:08Z">
        <w:r>
          <w:rPr>
            <w:rFonts w:hint="eastAsia" w:ascii="Times New Roman" w:hAnsi="Times New Roman"/>
            <w:b w:val="0"/>
            <w:bCs w:val="0"/>
            <w:sz w:val="24"/>
            <w:szCs w:val="24"/>
            <w:lang w:val="en-US" w:eastAsia="zh-CN"/>
          </w:rPr>
          <w:t>设置通道值有信号量会亮灯</w:t>
        </w:r>
      </w:ins>
    </w:p>
    <w:p w14:paraId="1370FE41">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73" w:author="LKY" w:date="2026-09-08T16:48:08Z"/>
          <w:rFonts w:hint="eastAsia" w:ascii="Times New Roman" w:hAnsi="Times New Roman"/>
          <w:b w:val="0"/>
          <w:bCs w:val="0"/>
          <w:sz w:val="24"/>
          <w:szCs w:val="24"/>
          <w:lang w:val="en-US" w:eastAsia="zh-CN"/>
        </w:rPr>
      </w:pPr>
      <w:ins w:id="3874" w:author="LKY" w:date="2026-09-08T16:48:08Z">
        <w:r>
          <w:rPr>
            <w:rFonts w:hint="eastAsia" w:ascii="Times New Roman" w:hAnsi="Times New Roman"/>
            <w:b w:val="0"/>
            <w:bCs w:val="0"/>
            <w:sz w:val="24"/>
            <w:szCs w:val="24"/>
            <w:lang w:val="en-US" w:eastAsia="zh-CN"/>
          </w:rPr>
          <w:t>对应的N2321、N2322、N2162、N2084类似。</w:t>
        </w:r>
      </w:ins>
    </w:p>
    <w:p w14:paraId="5D63672C">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75" w:author="LKY" w:date="2026-09-08T16:48:08Z"/>
          <w:rFonts w:hint="default" w:ascii="Times New Roman" w:hAnsi="Times New Roman"/>
          <w:b w:val="0"/>
          <w:bCs w:val="0"/>
          <w:sz w:val="24"/>
          <w:szCs w:val="24"/>
          <w:lang w:val="en-US" w:eastAsia="zh-CN"/>
        </w:rPr>
      </w:pPr>
    </w:p>
    <w:p w14:paraId="3E7C545C">
      <w:pPr>
        <w:pStyle w:val="12"/>
        <w:keepNext w:val="0"/>
        <w:keepLines w:val="0"/>
        <w:pageBreakBefore w:val="0"/>
        <w:widowControl w:val="0"/>
        <w:numPr>
          <w:ilvl w:val="0"/>
          <w:numId w:val="4"/>
        </w:numPr>
        <w:kinsoku/>
        <w:wordWrap w:val="0"/>
        <w:overflowPunct/>
        <w:topLinePunct w:val="0"/>
        <w:autoSpaceDE/>
        <w:autoSpaceDN/>
        <w:bidi w:val="0"/>
        <w:adjustRightInd/>
        <w:snapToGrid/>
        <w:spacing w:after="0"/>
        <w:ind w:left="425" w:leftChars="0" w:hanging="425" w:firstLineChars="0"/>
        <w:jc w:val="left"/>
        <w:textAlignment w:val="auto"/>
        <w:outlineLvl w:val="4"/>
        <w:rPr>
          <w:ins w:id="3876" w:author="LKY" w:date="2026-09-08T16:48:08Z"/>
          <w:rFonts w:hint="eastAsia" w:ascii="宋体" w:hAnsi="宋体" w:eastAsia="宋体" w:cs="宋体"/>
          <w:b/>
          <w:bCs/>
          <w:sz w:val="24"/>
          <w:szCs w:val="24"/>
          <w:lang w:val="en-US" w:eastAsia="zh-CN"/>
        </w:rPr>
      </w:pPr>
      <w:ins w:id="3877" w:author="LKY" w:date="2026-09-08T16:48:08Z">
        <w:r>
          <w:rPr>
            <w:rFonts w:hint="default" w:ascii="Times New Roman" w:hAnsi="Times New Roman" w:eastAsia="宋体" w:cs="Times New Roman"/>
            <w:b/>
            <w:bCs/>
            <w:sz w:val="24"/>
            <w:szCs w:val="24"/>
            <w:lang w:val="en-US" w:eastAsia="zh-CN"/>
          </w:rPr>
          <w:t>DI</w:t>
        </w:r>
      </w:ins>
      <w:ins w:id="3878" w:author="LKY" w:date="2026-09-08T16:48:08Z">
        <w:r>
          <w:rPr>
            <w:rFonts w:hint="eastAsia" w:ascii="宋体" w:hAnsi="宋体" w:eastAsia="宋体" w:cs="宋体"/>
            <w:b/>
            <w:bCs/>
            <w:sz w:val="24"/>
            <w:szCs w:val="24"/>
            <w:lang w:val="en-US" w:eastAsia="zh-CN"/>
          </w:rPr>
          <w:t>使用</w:t>
        </w:r>
      </w:ins>
    </w:p>
    <w:p w14:paraId="7FAF7A8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79" w:author="LKY" w:date="2026-09-08T16:48:08Z"/>
          <w:rFonts w:hint="default" w:ascii="Times New Roman" w:hAnsi="Times New Roman"/>
          <w:b w:val="0"/>
          <w:bCs w:val="0"/>
          <w:sz w:val="24"/>
          <w:szCs w:val="24"/>
          <w:lang w:val="en-US" w:eastAsia="zh-CN"/>
        </w:rPr>
      </w:pPr>
      <w:ins w:id="3880" w:author="LKY" w:date="2026-09-08T16:48:08Z">
        <w:r>
          <w:rPr>
            <w:rFonts w:hint="eastAsia" w:ascii="Times New Roman" w:hAnsi="Times New Roman"/>
            <w:b w:val="0"/>
            <w:bCs w:val="0"/>
            <w:sz w:val="24"/>
            <w:szCs w:val="24"/>
            <w:lang w:val="en-US" w:eastAsia="zh-CN"/>
          </w:rPr>
          <w:t>以N1</w:t>
        </w:r>
      </w:ins>
      <w:ins w:id="3881" w:author="L" w:date="2026-09-08T17:49:38Z">
        <w:r>
          <w:rPr>
            <w:rFonts w:hint="eastAsia" w:ascii="Times New Roman" w:hAnsi="Times New Roman"/>
            <w:b w:val="0"/>
            <w:bCs w:val="0"/>
            <w:sz w:val="24"/>
            <w:szCs w:val="24"/>
            <w:lang w:val="en-US" w:eastAsia="zh-CN"/>
          </w:rPr>
          <w:t>3</w:t>
        </w:r>
      </w:ins>
      <w:ins w:id="3882" w:author="L" w:date="2026-09-08T17:49:39Z">
        <w:r>
          <w:rPr>
            <w:rFonts w:hint="eastAsia" w:ascii="Times New Roman" w:hAnsi="Times New Roman"/>
            <w:b w:val="0"/>
            <w:bCs w:val="0"/>
            <w:sz w:val="24"/>
            <w:szCs w:val="24"/>
            <w:lang w:val="en-US" w:eastAsia="zh-CN"/>
          </w:rPr>
          <w:t>23</w:t>
        </w:r>
      </w:ins>
      <w:ins w:id="3883" w:author="LKY" w:date="2026-09-08T17:18:49Z">
        <w:del w:id="3884" w:author="L" w:date="2026-09-08T17:49:37Z">
          <w:r>
            <w:rPr>
              <w:rFonts w:hint="eastAsia" w:ascii="Times New Roman" w:hAnsi="Times New Roman"/>
              <w:b w:val="0"/>
              <w:bCs w:val="0"/>
              <w:sz w:val="24"/>
              <w:szCs w:val="24"/>
              <w:lang w:val="en-US" w:eastAsia="zh-CN"/>
            </w:rPr>
            <w:delText>161</w:delText>
          </w:r>
        </w:del>
      </w:ins>
      <w:ins w:id="3885" w:author="LKY" w:date="2026-09-08T16:48:08Z">
        <w:r>
          <w:rPr>
            <w:rFonts w:hint="eastAsia" w:ascii="Times New Roman" w:hAnsi="Times New Roman"/>
            <w:b w:val="0"/>
            <w:bCs w:val="0"/>
            <w:sz w:val="24"/>
            <w:szCs w:val="24"/>
            <w:lang w:val="en-US" w:eastAsia="zh-CN"/>
          </w:rPr>
          <w:t>为例（</w:t>
        </w:r>
      </w:ins>
      <w:ins w:id="3886" w:author="L" w:date="2026-09-08T17:49:42Z">
        <w:r>
          <w:rPr>
            <w:rFonts w:hint="eastAsia" w:ascii="Times New Roman" w:hAnsi="Times New Roman"/>
            <w:b w:val="0"/>
            <w:bCs w:val="0"/>
            <w:sz w:val="24"/>
            <w:szCs w:val="24"/>
            <w:lang w:val="en-US" w:eastAsia="zh-CN"/>
          </w:rPr>
          <w:t>3</w:t>
        </w:r>
      </w:ins>
      <w:ins w:id="3887" w:author="L" w:date="2026-09-08T17:49:43Z">
        <w:r>
          <w:rPr>
            <w:rFonts w:hint="eastAsia" w:ascii="Times New Roman" w:hAnsi="Times New Roman"/>
            <w:b w:val="0"/>
            <w:bCs w:val="0"/>
            <w:sz w:val="24"/>
            <w:szCs w:val="24"/>
            <w:lang w:val="en-US" w:eastAsia="zh-CN"/>
          </w:rPr>
          <w:t>2</w:t>
        </w:r>
      </w:ins>
      <w:ins w:id="3888" w:author="LKY" w:date="2026-09-08T17:18:53Z">
        <w:del w:id="3889" w:author="L" w:date="2026-09-08T17:49:42Z">
          <w:r>
            <w:rPr>
              <w:rFonts w:hint="eastAsia" w:ascii="Times New Roman" w:hAnsi="Times New Roman"/>
              <w:b w:val="0"/>
              <w:bCs w:val="0"/>
              <w:sz w:val="24"/>
              <w:szCs w:val="24"/>
              <w:lang w:val="en-US" w:eastAsia="zh-CN"/>
            </w:rPr>
            <w:delText>16</w:delText>
          </w:r>
        </w:del>
      </w:ins>
      <w:ins w:id="3890" w:author="LKY" w:date="2026-09-08T16:48:08Z">
        <w:r>
          <w:rPr>
            <w:rFonts w:hint="eastAsia" w:ascii="Times New Roman" w:hAnsi="Times New Roman"/>
            <w:b w:val="0"/>
            <w:bCs w:val="0"/>
            <w:sz w:val="24"/>
            <w:szCs w:val="24"/>
            <w:lang w:val="en-US" w:eastAsia="zh-CN"/>
          </w:rPr>
          <w:t>路DI模块</w:t>
        </w:r>
      </w:ins>
      <w:ins w:id="3891" w:author="L" w:date="2026-09-08T17:49:48Z">
        <w:r>
          <w:rPr>
            <w:rFonts w:hint="eastAsia" w:ascii="Times New Roman" w:hAnsi="Times New Roman"/>
            <w:b w:val="0"/>
            <w:bCs w:val="0"/>
            <w:sz w:val="24"/>
            <w:szCs w:val="24"/>
            <w:lang w:val="en-US" w:eastAsia="zh-CN"/>
          </w:rPr>
          <w:t>干</w:t>
        </w:r>
      </w:ins>
      <w:ins w:id="3892" w:author="LKY" w:date="2026-09-08T16:48:08Z">
        <w:r>
          <w:rPr>
            <w:rFonts w:hint="eastAsia" w:ascii="Times New Roman" w:hAnsi="Times New Roman"/>
            <w:b w:val="0"/>
            <w:bCs w:val="0"/>
            <w:sz w:val="24"/>
            <w:szCs w:val="24"/>
            <w:lang w:val="en-US" w:eastAsia="zh-CN"/>
          </w:rPr>
          <w:t>接点），DI模块为例，输入</w:t>
        </w:r>
      </w:ins>
      <w:ins w:id="3893" w:author="LKY" w:date="2026-09-08T16:48:08Z">
        <w:r>
          <w:rPr>
            <w:rFonts w:hint="eastAsia" w:ascii="Times New Roman" w:hAnsi="Times New Roman"/>
            <w:b w:val="0"/>
            <w:bCs w:val="0"/>
            <w:color w:val="0000FF"/>
            <w:sz w:val="24"/>
            <w:szCs w:val="24"/>
            <w:lang w:val="en-US" w:eastAsia="zh-CN"/>
          </w:rPr>
          <w:t>ion show</w:t>
        </w:r>
      </w:ins>
      <w:ins w:id="3894" w:author="LKY" w:date="2026-09-08T16:48:08Z">
        <w:r>
          <w:rPr>
            <w:rFonts w:hint="eastAsia" w:ascii="Times New Roman" w:hAnsi="Times New Roman"/>
            <w:b w:val="0"/>
            <w:bCs w:val="0"/>
            <w:sz w:val="24"/>
            <w:szCs w:val="24"/>
            <w:lang w:val="en-US" w:eastAsia="zh-CN"/>
          </w:rPr>
          <w:t>查看信息。这边以17-32路端口单板为例。</w:t>
        </w:r>
      </w:ins>
    </w:p>
    <w:p w14:paraId="013D6286">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3895" w:author="LKY" w:date="2026-09-08T16:48:08Z"/>
        </w:rPr>
      </w:pPr>
      <w:ins w:id="3896" w:author="L" w:date="2026-09-08T17:59:11Z">
        <w:r>
          <w:rPr/>
          <w:drawing>
            <wp:inline distT="0" distB="0" distL="114300" distR="114300">
              <wp:extent cx="5270500" cy="4011930"/>
              <wp:effectExtent l="0" t="0" r="6350" b="7620"/>
              <wp:docPr id="1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6"/>
                      <pic:cNvPicPr>
                        <a:picLocks noChangeAspect="1"/>
                      </pic:cNvPicPr>
                    </pic:nvPicPr>
                    <pic:blipFill>
                      <a:blip r:embed="rId30"/>
                      <a:stretch>
                        <a:fillRect/>
                      </a:stretch>
                    </pic:blipFill>
                    <pic:spPr>
                      <a:xfrm>
                        <a:off x="0" y="0"/>
                        <a:ext cx="5270500" cy="4011930"/>
                      </a:xfrm>
                      <a:prstGeom prst="rect">
                        <a:avLst/>
                      </a:prstGeom>
                      <a:noFill/>
                      <a:ln>
                        <a:noFill/>
                      </a:ln>
                    </pic:spPr>
                  </pic:pic>
                </a:graphicData>
              </a:graphic>
            </wp:inline>
          </w:drawing>
        </w:r>
      </w:ins>
    </w:p>
    <w:p w14:paraId="5320FA74">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898" w:author="LKY" w:date="2026-09-08T16:48:08Z"/>
          <w:del w:id="3899" w:author="L" w:date="2026-09-08T17:50:55Z"/>
          <w:rFonts w:hint="default" w:eastAsiaTheme="minorEastAsia"/>
          <w:lang w:val="en-US" w:eastAsia="zh-CN"/>
        </w:rPr>
      </w:pPr>
      <w:ins w:id="3900" w:author="LKY" w:date="2026-09-08T16:48:08Z">
        <w:del w:id="3901" w:author="L" w:date="2026-09-08T17:50:55Z">
          <w:r>
            <w:rPr>
              <w:rFonts w:hint="eastAsia"/>
              <w:lang w:val="en-US" w:eastAsia="zh-CN"/>
            </w:rPr>
            <w:delText>使用</w:delText>
          </w:r>
        </w:del>
      </w:ins>
      <w:ins w:id="3902" w:author="LKY" w:date="2026-09-08T16:48:08Z">
        <w:del w:id="3903" w:author="L" w:date="2026-09-08T17:50:55Z">
          <w:r>
            <w:rPr>
              <w:rFonts w:hint="eastAsia" w:ascii="Times New Roman" w:hAnsi="Times New Roman"/>
              <w:b w:val="0"/>
              <w:bCs w:val="0"/>
              <w:color w:val="0000FF"/>
              <w:sz w:val="24"/>
              <w:szCs w:val="24"/>
              <w:lang w:val="en-US" w:eastAsia="zh-CN"/>
            </w:rPr>
            <w:delText>ion help指令，</w:delText>
          </w:r>
        </w:del>
      </w:ins>
      <w:ins w:id="3904" w:author="LKY" w:date="2026-09-08T16:48:08Z">
        <w:del w:id="3905" w:author="L" w:date="2026-09-08T17:50:55Z">
          <w:r>
            <w:rPr>
              <w:rFonts w:hint="eastAsia" w:ascii="Times New Roman" w:hAnsi="Times New Roman"/>
              <w:b w:val="0"/>
              <w:bCs w:val="0"/>
              <w:sz w:val="24"/>
              <w:szCs w:val="24"/>
              <w:lang w:val="en-US" w:eastAsia="zh-CN"/>
            </w:rPr>
            <w:delText>发现量程是不可设置的，和DO类似</w:delText>
          </w:r>
        </w:del>
      </w:ins>
    </w:p>
    <w:p w14:paraId="0693B711">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906" w:author="LKY" w:date="2026-09-08T16:48:08Z"/>
          <w:rFonts w:hint="default" w:ascii="Times New Roman" w:hAnsi="Times New Roman"/>
          <w:b w:val="0"/>
          <w:bCs w:val="0"/>
          <w:sz w:val="24"/>
          <w:szCs w:val="24"/>
          <w:lang w:val="en-US" w:eastAsia="zh-CN"/>
        </w:rPr>
      </w:pPr>
      <w:ins w:id="3907" w:author="LKY" w:date="2026-09-08T16:48:08Z">
        <w:r>
          <w:rPr>
            <w:rFonts w:hint="eastAsia" w:ascii="Times New Roman" w:hAnsi="Times New Roman"/>
            <w:b w:val="0"/>
            <w:bCs w:val="0"/>
            <w:sz w:val="24"/>
            <w:szCs w:val="24"/>
            <w:lang w:val="en-US" w:eastAsia="zh-CN"/>
          </w:rPr>
          <w:t>通过get命令获取通道值以及</w:t>
        </w:r>
      </w:ins>
      <w:ins w:id="3908" w:author="LKY" w:date="2026-09-08T16:48:08Z">
        <w:r>
          <w:rPr>
            <w:rFonts w:hint="eastAsia" w:ascii="Times New Roman" w:hAnsi="Times New Roman"/>
            <w:b w:val="0"/>
            <w:bCs w:val="0"/>
            <w:color w:val="0000FF"/>
            <w:sz w:val="24"/>
            <w:szCs w:val="24"/>
            <w:lang w:val="en-US" w:eastAsia="zh-CN"/>
          </w:rPr>
          <w:t>ion show</w:t>
        </w:r>
      </w:ins>
      <w:ins w:id="3909" w:author="LKY" w:date="2026-09-08T16:48:08Z">
        <w:r>
          <w:rPr>
            <w:rFonts w:hint="eastAsia" w:ascii="Times New Roman" w:hAnsi="Times New Roman"/>
            <w:b w:val="0"/>
            <w:bCs w:val="0"/>
            <w:sz w:val="24"/>
            <w:szCs w:val="24"/>
            <w:lang w:val="en-US" w:eastAsia="zh-CN"/>
          </w:rPr>
          <w:t>查看信息</w:t>
        </w:r>
      </w:ins>
    </w:p>
    <w:p w14:paraId="09E47960">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910" w:author="LKY" w:date="2026-09-08T16:48:08Z"/>
          <w:rFonts w:hint="eastAsia" w:ascii="Times New Roman" w:hAnsi="Times New Roman"/>
          <w:b w:val="0"/>
          <w:bCs w:val="0"/>
          <w:color w:val="auto"/>
          <w:sz w:val="24"/>
          <w:szCs w:val="24"/>
          <w:lang w:val="en-US" w:eastAsia="zh-CN"/>
        </w:rPr>
      </w:pPr>
      <w:ins w:id="3911" w:author="LKY" w:date="2026-09-08T16:48:08Z">
        <w:r>
          <w:rPr>
            <w:rFonts w:hint="default" w:ascii="Times New Roman" w:hAnsi="Times New Roman"/>
            <w:b w:val="0"/>
            <w:bCs w:val="0"/>
            <w:sz w:val="24"/>
            <w:szCs w:val="24"/>
            <w:lang w:val="en-US" w:eastAsia="zh-CN"/>
          </w:rPr>
          <w:t>root@</w:t>
        </w:r>
      </w:ins>
      <w:ins w:id="3912" w:author="LKY" w:date="2026-09-08T16:48:08Z">
        <w:r>
          <w:rPr>
            <w:rFonts w:hint="eastAsia" w:ascii="Times New Roman" w:hAnsi="Times New Roman"/>
            <w:b w:val="0"/>
            <w:bCs w:val="0"/>
            <w:sz w:val="24"/>
            <w:szCs w:val="24"/>
            <w:lang w:val="en-US" w:eastAsia="zh-CN"/>
          </w:rPr>
          <w:t>bliiot</w:t>
        </w:r>
      </w:ins>
      <w:ins w:id="3913" w:author="LKY" w:date="2026-09-08T16:48:08Z">
        <w:r>
          <w:rPr>
            <w:rFonts w:hint="default" w:ascii="Times New Roman" w:hAnsi="Times New Roman"/>
            <w:b w:val="0"/>
            <w:bCs w:val="0"/>
            <w:sz w:val="24"/>
            <w:szCs w:val="24"/>
            <w:lang w:val="en-US" w:eastAsia="zh-CN"/>
          </w:rPr>
          <w:t xml:space="preserve">:/# </w:t>
        </w:r>
      </w:ins>
      <w:ins w:id="3914" w:author="LKY" w:date="2026-09-08T16:48:08Z">
        <w:r>
          <w:rPr>
            <w:rFonts w:hint="eastAsia" w:ascii="Times New Roman" w:hAnsi="Times New Roman"/>
            <w:b w:val="0"/>
            <w:bCs w:val="0"/>
            <w:color w:val="0000FF"/>
            <w:sz w:val="24"/>
            <w:szCs w:val="24"/>
            <w:lang w:val="en-US" w:eastAsia="zh-CN"/>
          </w:rPr>
          <w:t>ion</w:t>
        </w:r>
      </w:ins>
      <w:ins w:id="3915" w:author="LKY" w:date="2026-09-08T16:48:08Z">
        <w:r>
          <w:rPr>
            <w:rFonts w:hint="default" w:ascii="Times New Roman" w:hAnsi="Times New Roman"/>
            <w:b w:val="0"/>
            <w:bCs w:val="0"/>
            <w:color w:val="0000FF"/>
            <w:sz w:val="24"/>
            <w:szCs w:val="24"/>
            <w:lang w:val="en-US" w:eastAsia="zh-CN"/>
          </w:rPr>
          <w:t xml:space="preserve"> get </w:t>
        </w:r>
      </w:ins>
      <w:ins w:id="3916" w:author="LKY" w:date="2026-09-08T16:48:08Z">
        <w:r>
          <w:rPr>
            <w:rFonts w:hint="eastAsia" w:ascii="Times New Roman" w:hAnsi="Times New Roman"/>
            <w:b w:val="0"/>
            <w:bCs w:val="0"/>
            <w:color w:val="0000FF"/>
            <w:sz w:val="24"/>
            <w:szCs w:val="24"/>
            <w:lang w:val="en-US" w:eastAsia="zh-CN"/>
          </w:rPr>
          <w:t>2024   //</w:t>
        </w:r>
      </w:ins>
      <w:ins w:id="3917" w:author="LKY" w:date="2026-09-08T16:48:08Z">
        <w:r>
          <w:rPr>
            <w:rFonts w:hint="eastAsia" w:ascii="Times New Roman" w:hAnsi="Times New Roman"/>
            <w:b w:val="0"/>
            <w:bCs w:val="0"/>
            <w:color w:val="auto"/>
            <w:sz w:val="24"/>
            <w:szCs w:val="24"/>
            <w:lang w:val="en-US" w:eastAsia="zh-CN"/>
          </w:rPr>
          <w:t>通过address查看</w:t>
        </w:r>
      </w:ins>
    </w:p>
    <w:p w14:paraId="6CF69967">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918" w:author="LKY" w:date="2026-09-08T16:48:08Z"/>
        </w:rPr>
      </w:pPr>
      <w:ins w:id="3919" w:author="LKY" w:date="2026-09-08T16:48:08Z">
        <w:r>
          <w:rPr>
            <w:rFonts w:hint="default" w:ascii="Times New Roman" w:hAnsi="Times New Roman"/>
            <w:b w:val="0"/>
            <w:bCs w:val="0"/>
            <w:sz w:val="24"/>
            <w:szCs w:val="24"/>
            <w:lang w:val="en-US" w:eastAsia="zh-CN"/>
          </w:rPr>
          <w:t>address 20</w:t>
        </w:r>
      </w:ins>
      <w:ins w:id="3920" w:author="LKY" w:date="2026-09-08T16:48:08Z">
        <w:r>
          <w:rPr>
            <w:rFonts w:hint="eastAsia" w:ascii="Times New Roman" w:hAnsi="Times New Roman"/>
            <w:b w:val="0"/>
            <w:bCs w:val="0"/>
            <w:sz w:val="24"/>
            <w:szCs w:val="24"/>
            <w:lang w:val="en-US" w:eastAsia="zh-CN"/>
          </w:rPr>
          <w:t>24</w:t>
        </w:r>
      </w:ins>
      <w:ins w:id="3921" w:author="LKY" w:date="2026-09-08T16:48:08Z">
        <w:r>
          <w:rPr>
            <w:rFonts w:hint="default" w:ascii="Times New Roman" w:hAnsi="Times New Roman"/>
            <w:b w:val="0"/>
            <w:bCs w:val="0"/>
            <w:sz w:val="24"/>
            <w:szCs w:val="24"/>
            <w:lang w:val="en-US" w:eastAsia="zh-CN"/>
          </w:rPr>
          <w:t xml:space="preserve"> value </w:t>
        </w:r>
      </w:ins>
      <w:ins w:id="3922" w:author="LKY" w:date="2026-09-08T16:48:08Z">
        <w:r>
          <w:rPr>
            <w:rFonts w:hint="eastAsia" w:ascii="Times New Roman" w:hAnsi="Times New Roman"/>
            <w:b w:val="0"/>
            <w:bCs w:val="0"/>
            <w:sz w:val="24"/>
            <w:szCs w:val="24"/>
            <w:lang w:val="en-US" w:eastAsia="zh-CN"/>
          </w:rPr>
          <w:t xml:space="preserve">0        </w:t>
        </w:r>
      </w:ins>
    </w:p>
    <w:p w14:paraId="1A6AF201">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3923" w:author="LKY" w:date="2026-09-08T16:48:08Z"/>
        </w:rPr>
      </w:pPr>
      <w:ins w:id="3924" w:author="L" w:date="2026-09-08T17:51:36Z">
        <w:r>
          <w:rPr/>
          <w:drawing>
            <wp:inline distT="0" distB="0" distL="114300" distR="114300">
              <wp:extent cx="5273040" cy="455930"/>
              <wp:effectExtent l="0" t="0" r="3810" b="1270"/>
              <wp:docPr id="1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4"/>
                      <pic:cNvPicPr>
                        <a:picLocks noChangeAspect="1"/>
                      </pic:cNvPicPr>
                    </pic:nvPicPr>
                    <pic:blipFill>
                      <a:blip r:embed="rId31"/>
                      <a:stretch>
                        <a:fillRect/>
                      </a:stretch>
                    </pic:blipFill>
                    <pic:spPr>
                      <a:xfrm>
                        <a:off x="0" y="0"/>
                        <a:ext cx="5273040" cy="455930"/>
                      </a:xfrm>
                      <a:prstGeom prst="rect">
                        <a:avLst/>
                      </a:prstGeom>
                      <a:noFill/>
                      <a:ln>
                        <a:noFill/>
                      </a:ln>
                    </pic:spPr>
                  </pic:pic>
                </a:graphicData>
              </a:graphic>
            </wp:inline>
          </w:drawing>
        </w:r>
      </w:ins>
      <w:ins w:id="3926" w:author="LKY" w:date="2026-09-08T16:48:08Z">
        <w:del w:id="3927" w:author="L" w:date="2026-09-08T17:51:31Z">
          <w:r>
            <w:rPr/>
            <w:drawing>
              <wp:inline distT="0" distB="0" distL="114300" distR="114300">
                <wp:extent cx="5267960" cy="478790"/>
                <wp:effectExtent l="0" t="0" r="8890" b="16510"/>
                <wp:docPr id="1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6"/>
                        <pic:cNvPicPr>
                          <a:picLocks noChangeAspect="1"/>
                        </pic:cNvPicPr>
                      </pic:nvPicPr>
                      <pic:blipFill>
                        <a:blip r:embed="rId32"/>
                        <a:stretch>
                          <a:fillRect/>
                        </a:stretch>
                      </pic:blipFill>
                      <pic:spPr>
                        <a:xfrm>
                          <a:off x="0" y="0"/>
                          <a:ext cx="5267960" cy="478790"/>
                        </a:xfrm>
                        <a:prstGeom prst="rect">
                          <a:avLst/>
                        </a:prstGeom>
                        <a:noFill/>
                        <a:ln>
                          <a:noFill/>
                        </a:ln>
                      </pic:spPr>
                    </pic:pic>
                  </a:graphicData>
                </a:graphic>
              </wp:inline>
            </w:drawing>
          </w:r>
        </w:del>
      </w:ins>
    </w:p>
    <w:p w14:paraId="4183C7D9">
      <w:pPr>
        <w:pStyle w:val="12"/>
        <w:keepNext w:val="0"/>
        <w:keepLines w:val="0"/>
        <w:pageBreakBefore w:val="0"/>
        <w:widowControl w:val="0"/>
        <w:kinsoku/>
        <w:wordWrap w:val="0"/>
        <w:overflowPunct/>
        <w:topLinePunct w:val="0"/>
        <w:autoSpaceDE/>
        <w:autoSpaceDN/>
        <w:bidi w:val="0"/>
        <w:adjustRightInd/>
        <w:snapToGrid/>
        <w:spacing w:after="0"/>
        <w:ind w:left="0" w:leftChars="0" w:firstLine="480" w:firstLineChars="200"/>
        <w:jc w:val="left"/>
        <w:textAlignment w:val="auto"/>
        <w:outlineLvl w:val="9"/>
        <w:rPr>
          <w:ins w:id="3930" w:author="LKY" w:date="2026-09-08T16:48:08Z"/>
          <w:rFonts w:hint="default" w:eastAsiaTheme="minorEastAsia"/>
          <w:lang w:val="en-US" w:eastAsia="zh-CN"/>
        </w:rPr>
      </w:pPr>
      <w:ins w:id="3931" w:author="LKY" w:date="2026-09-08T16:48:08Z">
        <w:r>
          <w:rPr>
            <w:rFonts w:hint="eastAsia" w:ascii="Times New Roman" w:hAnsi="Times New Roman"/>
            <w:b w:val="0"/>
            <w:bCs w:val="0"/>
            <w:sz w:val="24"/>
            <w:szCs w:val="24"/>
            <w:lang w:val="en-US" w:eastAsia="zh-CN"/>
          </w:rPr>
          <w:t>将DI24（即为24通道）短接</w:t>
        </w:r>
      </w:ins>
    </w:p>
    <w:p w14:paraId="3BDFB963">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3932" w:author="LKY" w:date="2026-09-08T16:48:08Z"/>
        </w:rPr>
      </w:pPr>
      <w:ins w:id="3933" w:author="L" w:date="2026-09-08T17:55:55Z">
        <w:r>
          <w:rPr/>
          <w:drawing>
            <wp:inline distT="0" distB="0" distL="114300" distR="114300">
              <wp:extent cx="5269865" cy="1268095"/>
              <wp:effectExtent l="0" t="0" r="6985" b="8255"/>
              <wp:docPr id="1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5"/>
                      <pic:cNvPicPr>
                        <a:picLocks noChangeAspect="1"/>
                      </pic:cNvPicPr>
                    </pic:nvPicPr>
                    <pic:blipFill>
                      <a:blip r:embed="rId33"/>
                      <a:stretch>
                        <a:fillRect/>
                      </a:stretch>
                    </pic:blipFill>
                    <pic:spPr>
                      <a:xfrm>
                        <a:off x="0" y="0"/>
                        <a:ext cx="5269865" cy="1268095"/>
                      </a:xfrm>
                      <a:prstGeom prst="rect">
                        <a:avLst/>
                      </a:prstGeom>
                      <a:noFill/>
                      <a:ln>
                        <a:noFill/>
                      </a:ln>
                    </pic:spPr>
                  </pic:pic>
                </a:graphicData>
              </a:graphic>
            </wp:inline>
          </w:drawing>
        </w:r>
      </w:ins>
      <w:ins w:id="3935" w:author="LKY" w:date="2026-09-08T16:48:08Z">
        <w:del w:id="3936" w:author="L" w:date="2026-09-08T17:55:54Z">
          <w:r>
            <w:rPr/>
            <w:drawing>
              <wp:inline distT="0" distB="0" distL="114300" distR="114300">
                <wp:extent cx="5269865" cy="1417955"/>
                <wp:effectExtent l="0" t="0" r="6985" b="10795"/>
                <wp:docPr id="1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7"/>
                        <pic:cNvPicPr>
                          <a:picLocks noChangeAspect="1"/>
                        </pic:cNvPicPr>
                      </pic:nvPicPr>
                      <pic:blipFill>
                        <a:blip r:embed="rId34"/>
                        <a:stretch>
                          <a:fillRect/>
                        </a:stretch>
                      </pic:blipFill>
                      <pic:spPr>
                        <a:xfrm>
                          <a:off x="0" y="0"/>
                          <a:ext cx="5269865" cy="1417955"/>
                        </a:xfrm>
                        <a:prstGeom prst="rect">
                          <a:avLst/>
                        </a:prstGeom>
                        <a:noFill/>
                        <a:ln>
                          <a:noFill/>
                        </a:ln>
                      </pic:spPr>
                    </pic:pic>
                  </a:graphicData>
                </a:graphic>
              </wp:inline>
            </w:drawing>
          </w:r>
        </w:del>
      </w:ins>
    </w:p>
    <w:p w14:paraId="7DD3041A">
      <w:pPr>
        <w:pStyle w:val="12"/>
        <w:keepNext w:val="0"/>
        <w:keepLines w:val="0"/>
        <w:pageBreakBefore w:val="0"/>
        <w:widowControl w:val="0"/>
        <w:kinsoku/>
        <w:wordWrap w:val="0"/>
        <w:overflowPunct/>
        <w:topLinePunct w:val="0"/>
        <w:autoSpaceDE/>
        <w:autoSpaceDN/>
        <w:bidi w:val="0"/>
        <w:adjustRightInd/>
        <w:snapToGrid/>
        <w:spacing w:after="0"/>
        <w:jc w:val="left"/>
        <w:textAlignment w:val="auto"/>
        <w:outlineLvl w:val="9"/>
        <w:rPr>
          <w:ins w:id="3939" w:author="LKY" w:date="2026-09-08T16:48:08Z"/>
          <w:rFonts w:hint="default"/>
          <w:lang w:val="en-US" w:eastAsia="zh-CN"/>
        </w:rPr>
      </w:pPr>
    </w:p>
    <w:p w14:paraId="268A522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3940" w:author="LKY" w:date="2026-09-08T16:48:08Z"/>
          <w:rFonts w:hint="eastAsia" w:asciiTheme="minorEastAsia" w:hAnsiTheme="minorEastAsia" w:eastAsiaTheme="minorEastAsia" w:cstheme="minorEastAsia"/>
          <w:sz w:val="24"/>
          <w:szCs w:val="24"/>
          <w:lang w:val="en-US" w:eastAsia="zh-CN"/>
        </w:rPr>
      </w:pPr>
      <w:ins w:id="3941" w:author="LKY" w:date="2026-09-08T16:48:08Z">
        <w:r>
          <w:rPr>
            <w:rFonts w:hint="eastAsia" w:asciiTheme="minorEastAsia" w:hAnsiTheme="minorEastAsia" w:eastAsiaTheme="minorEastAsia" w:cstheme="minorEastAsia"/>
            <w:sz w:val="24"/>
            <w:szCs w:val="24"/>
            <w:lang w:val="en-US" w:eastAsia="zh-CN"/>
          </w:rPr>
          <w:t>观察N板灯亮情况，对应DI短接形成回路灯亮。对应的N1163类似。</w:t>
        </w:r>
      </w:ins>
    </w:p>
    <w:p w14:paraId="66966A36">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3942" w:author="LKY" w:date="2026-09-08T16:48:08Z"/>
          <w:rFonts w:hint="eastAsia" w:asciiTheme="minorEastAsia" w:hAnsiTheme="minorEastAsia" w:eastAsiaTheme="minorEastAsia" w:cstheme="minorEastAsia"/>
          <w:sz w:val="24"/>
          <w:szCs w:val="24"/>
          <w:lang w:val="en-US" w:eastAsia="zh-CN"/>
        </w:rPr>
      </w:pPr>
      <w:ins w:id="3943" w:author="LKY" w:date="2026-09-08T16:48:08Z">
        <w:r>
          <w:rPr>
            <w:rFonts w:hint="eastAsia" w:asciiTheme="minorEastAsia" w:hAnsiTheme="minorEastAsia" w:eastAsiaTheme="minorEastAsia" w:cstheme="minorEastAsia"/>
            <w:sz w:val="24"/>
            <w:szCs w:val="24"/>
            <w:lang w:val="en-US" w:eastAsia="zh-CN"/>
          </w:rPr>
          <w:t>湿节点测试(带电干结点)：以</w:t>
        </w:r>
      </w:ins>
      <w:ins w:id="3944" w:author="LKY" w:date="2026-09-08T16:48:08Z">
        <w:r>
          <w:rPr>
            <w:rFonts w:hint="default" w:ascii="Times New Roman" w:hAnsi="Times New Roman" w:cs="Times New Roman" w:eastAsiaTheme="minorEastAsia"/>
            <w:sz w:val="24"/>
            <w:szCs w:val="24"/>
            <w:lang w:val="en-US" w:eastAsia="zh-CN"/>
          </w:rPr>
          <w:t>N1161</w:t>
        </w:r>
      </w:ins>
      <w:ins w:id="3945" w:author="LKY" w:date="2026-09-08T16:48:08Z">
        <w:r>
          <w:rPr>
            <w:rFonts w:hint="eastAsia" w:asciiTheme="minorEastAsia" w:hAnsiTheme="minorEastAsia" w:eastAsiaTheme="minorEastAsia" w:cstheme="minorEastAsia"/>
            <w:sz w:val="24"/>
            <w:szCs w:val="24"/>
            <w:lang w:val="en-US" w:eastAsia="zh-CN"/>
          </w:rPr>
          <w:t>为例（</w:t>
        </w:r>
      </w:ins>
      <w:ins w:id="3946" w:author="LKY" w:date="2026-09-08T16:48:08Z">
        <w:r>
          <w:rPr>
            <w:rFonts w:hint="eastAsia" w:asciiTheme="minorEastAsia" w:hAnsiTheme="minorEastAsia" w:cstheme="minorEastAsia"/>
            <w:sz w:val="24"/>
            <w:szCs w:val="24"/>
            <w:lang w:val="en-US" w:eastAsia="zh-CN"/>
          </w:rPr>
          <w:t>NPN型</w:t>
        </w:r>
      </w:ins>
      <w:ins w:id="3947" w:author="LKY" w:date="2026-09-08T16:48:08Z">
        <w:r>
          <w:rPr>
            <w:rFonts w:hint="eastAsia" w:asciiTheme="minorEastAsia" w:hAnsiTheme="minorEastAsia" w:eastAsiaTheme="minorEastAsia" w:cstheme="minorEastAsia"/>
            <w:sz w:val="24"/>
            <w:szCs w:val="24"/>
            <w:lang w:val="en-US" w:eastAsia="zh-CN"/>
          </w:rPr>
          <w:t>）</w:t>
        </w:r>
      </w:ins>
    </w:p>
    <w:p w14:paraId="39097552">
      <w:pPr>
        <w:keepNext w:val="0"/>
        <w:keepLines w:val="0"/>
        <w:pageBreakBefore w:val="0"/>
        <w:widowControl w:val="0"/>
        <w:kinsoku/>
        <w:overflowPunct/>
        <w:topLinePunct w:val="0"/>
        <w:autoSpaceDE/>
        <w:autoSpaceDN/>
        <w:bidi w:val="0"/>
        <w:adjustRightInd/>
        <w:snapToGrid/>
        <w:spacing w:line="360" w:lineRule="auto"/>
        <w:textAlignment w:val="auto"/>
        <w:rPr>
          <w:ins w:id="3948" w:author="LKY" w:date="2026-09-08T16:48:08Z"/>
          <w:rFonts w:hint="eastAsia" w:asciiTheme="minorEastAsia" w:hAnsiTheme="minorEastAsia" w:eastAsiaTheme="minorEastAsia" w:cstheme="minorEastAsia"/>
          <w:sz w:val="24"/>
          <w:szCs w:val="24"/>
          <w:lang w:val="en-US" w:eastAsia="zh-CN"/>
        </w:rPr>
      </w:pPr>
      <w:ins w:id="3949" w:author="LKY" w:date="2026-09-08T16:48:08Z">
        <w:r>
          <w:rPr>
            <w:rFonts w:hint="eastAsia" w:asciiTheme="minorEastAsia" w:hAnsiTheme="minorEastAsia" w:eastAsiaTheme="minorEastAsia" w:cstheme="minorEastAsia"/>
            <w:sz w:val="24"/>
            <w:szCs w:val="24"/>
            <w:lang w:val="en-US" w:eastAsia="zh-CN"/>
          </w:rPr>
          <w:t>1、外接电源：将外接电源的正负极接到电源两端，电源的</w:t>
        </w:r>
      </w:ins>
      <w:ins w:id="3950" w:author="LKY" w:date="2026-09-08T16:48:08Z">
        <w:r>
          <w:rPr>
            <w:rFonts w:hint="eastAsia" w:asciiTheme="minorEastAsia" w:hAnsiTheme="minorEastAsia" w:cstheme="minorEastAsia"/>
            <w:sz w:val="24"/>
            <w:szCs w:val="24"/>
            <w:lang w:val="en-US" w:eastAsia="zh-CN"/>
          </w:rPr>
          <w:t>正极</w:t>
        </w:r>
      </w:ins>
      <w:ins w:id="3951" w:author="LKY" w:date="2026-09-08T16:48:08Z">
        <w:r>
          <w:rPr>
            <w:rFonts w:hint="eastAsia" w:asciiTheme="minorEastAsia" w:hAnsiTheme="minorEastAsia" w:eastAsiaTheme="minorEastAsia" w:cstheme="minorEastAsia"/>
            <w:sz w:val="24"/>
            <w:szCs w:val="24"/>
            <w:lang w:val="en-US" w:eastAsia="zh-CN"/>
          </w:rPr>
          <w:t>接到模块的公共端（</w:t>
        </w:r>
      </w:ins>
      <w:ins w:id="3952" w:author="LKY" w:date="2026-09-08T16:48:08Z">
        <w:r>
          <w:rPr>
            <w:rFonts w:hint="default" w:ascii="Times New Roman" w:hAnsi="Times New Roman" w:cs="Times New Roman" w:eastAsiaTheme="minorEastAsia"/>
            <w:sz w:val="24"/>
            <w:szCs w:val="24"/>
            <w:lang w:val="en-US" w:eastAsia="zh-CN"/>
          </w:rPr>
          <w:t>COM/0V</w:t>
        </w:r>
      </w:ins>
      <w:ins w:id="3953" w:author="LKY" w:date="2026-09-08T16:48:08Z">
        <w:r>
          <w:rPr>
            <w:rFonts w:hint="eastAsia" w:asciiTheme="minorEastAsia" w:hAnsiTheme="minorEastAsia" w:eastAsiaTheme="minorEastAsia" w:cstheme="minorEastAsia"/>
            <w:sz w:val="24"/>
            <w:szCs w:val="24"/>
            <w:lang w:val="en-US" w:eastAsia="zh-CN"/>
          </w:rPr>
          <w:t>），</w:t>
        </w:r>
      </w:ins>
      <w:ins w:id="3954" w:author="LKY" w:date="2026-09-08T16:48:08Z">
        <w:r>
          <w:rPr>
            <w:rFonts w:hint="eastAsia" w:asciiTheme="minorEastAsia" w:hAnsiTheme="minorEastAsia" w:cstheme="minorEastAsia"/>
            <w:sz w:val="24"/>
            <w:szCs w:val="24"/>
            <w:lang w:val="en-US" w:eastAsia="zh-CN"/>
          </w:rPr>
          <w:t>负极</w:t>
        </w:r>
      </w:ins>
      <w:ins w:id="3955" w:author="LKY" w:date="2026-09-08T16:48:08Z">
        <w:r>
          <w:rPr>
            <w:rFonts w:hint="eastAsia" w:asciiTheme="minorEastAsia" w:hAnsiTheme="minorEastAsia" w:eastAsiaTheme="minorEastAsia" w:cstheme="minorEastAsia"/>
            <w:sz w:val="24"/>
            <w:szCs w:val="24"/>
            <w:lang w:val="en-US" w:eastAsia="zh-CN"/>
          </w:rPr>
          <w:t xml:space="preserve">接到模块的 </w:t>
        </w:r>
      </w:ins>
      <w:ins w:id="3956" w:author="LKY" w:date="2026-09-08T16:48:08Z">
        <w:r>
          <w:rPr>
            <w:rFonts w:hint="default" w:ascii="Times New Roman" w:hAnsi="Times New Roman" w:cs="Times New Roman" w:eastAsiaTheme="minorEastAsia"/>
            <w:sz w:val="24"/>
            <w:szCs w:val="24"/>
            <w:lang w:val="en-US" w:eastAsia="zh-CN"/>
          </w:rPr>
          <w:t>D</w:t>
        </w:r>
      </w:ins>
      <w:ins w:id="3957" w:author="LKY" w:date="2026-09-08T16:48:08Z">
        <w:r>
          <w:rPr>
            <w:rFonts w:hint="eastAsia" w:ascii="Times New Roman" w:hAnsi="Times New Roman" w:cs="Times New Roman"/>
            <w:sz w:val="24"/>
            <w:szCs w:val="24"/>
            <w:lang w:val="en-US" w:eastAsia="zh-CN"/>
          </w:rPr>
          <w:t>I</w:t>
        </w:r>
      </w:ins>
      <w:ins w:id="3958" w:author="LKY" w:date="2026-09-08T16:48:08Z">
        <w:r>
          <w:rPr>
            <w:rFonts w:hint="eastAsia" w:asciiTheme="minorEastAsia" w:hAnsiTheme="minorEastAsia" w:eastAsiaTheme="minorEastAsia" w:cstheme="minorEastAsia"/>
            <w:sz w:val="24"/>
            <w:szCs w:val="24"/>
            <w:lang w:val="en-US" w:eastAsia="zh-CN"/>
          </w:rPr>
          <w:t xml:space="preserve"> </w:t>
        </w:r>
      </w:ins>
      <w:ins w:id="3959" w:author="LKY" w:date="2026-09-08T16:48:08Z">
        <w:r>
          <w:rPr>
            <w:rFonts w:hint="eastAsia" w:asciiTheme="minorEastAsia" w:hAnsiTheme="minorEastAsia" w:cstheme="minorEastAsia"/>
            <w:sz w:val="24"/>
            <w:szCs w:val="24"/>
            <w:lang w:val="en-US" w:eastAsia="zh-CN"/>
          </w:rPr>
          <w:t>输入</w:t>
        </w:r>
      </w:ins>
      <w:ins w:id="3960" w:author="LKY" w:date="2026-09-08T16:48:08Z">
        <w:r>
          <w:rPr>
            <w:rFonts w:hint="eastAsia" w:asciiTheme="minorEastAsia" w:hAnsiTheme="minorEastAsia" w:eastAsiaTheme="minorEastAsia" w:cstheme="minorEastAsia"/>
            <w:sz w:val="24"/>
            <w:szCs w:val="24"/>
            <w:lang w:val="en-US" w:eastAsia="zh-CN"/>
          </w:rPr>
          <w:t>端子。</w:t>
        </w:r>
      </w:ins>
    </w:p>
    <w:p w14:paraId="5A0601EC">
      <w:pPr>
        <w:keepNext w:val="0"/>
        <w:keepLines w:val="0"/>
        <w:pageBreakBefore w:val="0"/>
        <w:widowControl w:val="0"/>
        <w:kinsoku/>
        <w:overflowPunct/>
        <w:topLinePunct w:val="0"/>
        <w:autoSpaceDE/>
        <w:autoSpaceDN/>
        <w:bidi w:val="0"/>
        <w:adjustRightInd/>
        <w:snapToGrid/>
        <w:spacing w:line="360" w:lineRule="auto"/>
        <w:textAlignment w:val="auto"/>
        <w:rPr>
          <w:ins w:id="3961" w:author="LKY" w:date="2026-09-08T16:48:08Z"/>
          <w:rFonts w:hint="eastAsia" w:asciiTheme="minorEastAsia" w:hAnsiTheme="minorEastAsia" w:eastAsiaTheme="minorEastAsia" w:cstheme="minorEastAsia"/>
          <w:sz w:val="24"/>
          <w:szCs w:val="24"/>
          <w:lang w:val="en-US" w:eastAsia="zh-CN"/>
        </w:rPr>
      </w:pPr>
      <w:ins w:id="3962" w:author="LKY" w:date="2026-09-08T16:48:08Z">
        <w:r>
          <w:rPr>
            <w:rFonts w:hint="eastAsia" w:asciiTheme="minorEastAsia" w:hAnsiTheme="minorEastAsia" w:eastAsiaTheme="minorEastAsia" w:cstheme="minorEastAsia"/>
            <w:sz w:val="24"/>
            <w:szCs w:val="24"/>
            <w:lang w:val="en-US" w:eastAsia="zh-CN"/>
          </w:rPr>
          <w:t>2、灯亮，终端输入</w:t>
        </w:r>
      </w:ins>
      <w:ins w:id="3963" w:author="LKY" w:date="2026-09-08T16:48:08Z">
        <w:r>
          <w:rPr>
            <w:rFonts w:hint="eastAsia" w:ascii="Times New Roman" w:hAnsi="Times New Roman" w:cstheme="minorBidi"/>
            <w:b w:val="0"/>
            <w:bCs w:val="0"/>
            <w:color w:val="0000FF"/>
            <w:kern w:val="2"/>
            <w:sz w:val="24"/>
            <w:szCs w:val="24"/>
            <w:lang w:val="en-US" w:eastAsia="zh-CN" w:bidi="ar-SA"/>
          </w:rPr>
          <w:t>ion</w:t>
        </w:r>
      </w:ins>
      <w:ins w:id="3964" w:author="LKY" w:date="2026-09-08T16:48:08Z">
        <w:r>
          <w:rPr>
            <w:rFonts w:hint="default" w:ascii="Times New Roman" w:hAnsi="Times New Roman" w:eastAsiaTheme="minorEastAsia" w:cstheme="minorBidi"/>
            <w:b w:val="0"/>
            <w:bCs w:val="0"/>
            <w:color w:val="0000FF"/>
            <w:kern w:val="2"/>
            <w:sz w:val="24"/>
            <w:szCs w:val="24"/>
            <w:lang w:val="en-US" w:eastAsia="zh-CN" w:bidi="ar-SA"/>
          </w:rPr>
          <w:t xml:space="preserve"> show</w:t>
        </w:r>
      </w:ins>
      <w:ins w:id="3965" w:author="LKY" w:date="2026-09-08T16:48:08Z">
        <w:r>
          <w:rPr>
            <w:rFonts w:hint="eastAsia" w:asciiTheme="minorEastAsia" w:hAnsiTheme="minorEastAsia" w:eastAsiaTheme="minorEastAsia" w:cstheme="minorEastAsia"/>
            <w:sz w:val="24"/>
            <w:szCs w:val="24"/>
            <w:lang w:val="en-US" w:eastAsia="zh-CN"/>
          </w:rPr>
          <w:t>查看已闭合。</w:t>
        </w:r>
      </w:ins>
    </w:p>
    <w:p w14:paraId="69061767">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3966" w:author="LKY" w:date="2026-09-08T16:48:08Z"/>
          <w:rFonts w:hint="eastAsia" w:asciiTheme="minorEastAsia" w:hAnsiTheme="minorEastAsia" w:eastAsiaTheme="minorEastAsia" w:cstheme="minorEastAsia"/>
          <w:sz w:val="24"/>
          <w:szCs w:val="24"/>
          <w:lang w:val="en-US" w:eastAsia="zh-CN"/>
        </w:rPr>
      </w:pPr>
      <w:ins w:id="3967" w:author="LKY" w:date="2026-09-08T16:48:08Z">
        <w:r>
          <w:rPr>
            <w:rFonts w:hint="eastAsia" w:ascii="Times New Roman" w:hAnsi="Times New Roman" w:cs="Times New Roman"/>
            <w:sz w:val="24"/>
            <w:szCs w:val="24"/>
            <w:lang w:val="en-US" w:eastAsia="zh-CN"/>
          </w:rPr>
          <w:t>PNP型</w:t>
        </w:r>
      </w:ins>
      <w:ins w:id="3968" w:author="LKY" w:date="2026-09-08T16:48:08Z">
        <w:r>
          <w:rPr>
            <w:rFonts w:hint="eastAsia" w:asciiTheme="minorEastAsia" w:hAnsiTheme="minorEastAsia" w:eastAsiaTheme="minorEastAsia" w:cstheme="minorEastAsia"/>
            <w:sz w:val="24"/>
            <w:szCs w:val="24"/>
            <w:lang w:val="en-US" w:eastAsia="zh-CN"/>
          </w:rPr>
          <w:t>则公共端接</w:t>
        </w:r>
      </w:ins>
      <w:ins w:id="3969" w:author="LKY" w:date="2026-09-08T16:48:08Z">
        <w:r>
          <w:rPr>
            <w:rFonts w:hint="eastAsia" w:asciiTheme="minorEastAsia" w:hAnsiTheme="minorEastAsia" w:cstheme="minorEastAsia"/>
            <w:sz w:val="24"/>
            <w:szCs w:val="24"/>
            <w:lang w:val="en-US" w:eastAsia="zh-CN"/>
          </w:rPr>
          <w:t>负极</w:t>
        </w:r>
      </w:ins>
      <w:ins w:id="3970" w:author="LKY" w:date="2026-09-08T16:48:08Z">
        <w:r>
          <w:rPr>
            <w:rFonts w:hint="eastAsia" w:asciiTheme="minorEastAsia" w:hAnsiTheme="minorEastAsia" w:eastAsiaTheme="minorEastAsia" w:cstheme="minorEastAsia"/>
            <w:sz w:val="24"/>
            <w:szCs w:val="24"/>
            <w:lang w:val="en-US" w:eastAsia="zh-CN"/>
          </w:rPr>
          <w:t>，</w:t>
        </w:r>
      </w:ins>
      <w:ins w:id="3971" w:author="LKY" w:date="2026-09-08T16:48:08Z">
        <w:r>
          <w:rPr>
            <w:rFonts w:hint="eastAsia" w:asciiTheme="minorEastAsia" w:hAnsiTheme="minorEastAsia" w:cstheme="minorEastAsia"/>
            <w:sz w:val="24"/>
            <w:szCs w:val="24"/>
            <w:lang w:val="en-US" w:eastAsia="zh-CN"/>
          </w:rPr>
          <w:t>输入</w:t>
        </w:r>
      </w:ins>
      <w:ins w:id="3972" w:author="LKY" w:date="2026-09-08T16:48:08Z">
        <w:r>
          <w:rPr>
            <w:rFonts w:hint="eastAsia" w:asciiTheme="minorEastAsia" w:hAnsiTheme="minorEastAsia" w:eastAsiaTheme="minorEastAsia" w:cstheme="minorEastAsia"/>
            <w:sz w:val="24"/>
            <w:szCs w:val="24"/>
            <w:lang w:val="en-US" w:eastAsia="zh-CN"/>
          </w:rPr>
          <w:t>端子接</w:t>
        </w:r>
      </w:ins>
      <w:ins w:id="3973" w:author="LKY" w:date="2026-09-08T16:48:08Z">
        <w:r>
          <w:rPr>
            <w:rFonts w:hint="eastAsia" w:asciiTheme="minorEastAsia" w:hAnsiTheme="minorEastAsia" w:cstheme="minorEastAsia"/>
            <w:sz w:val="24"/>
            <w:szCs w:val="24"/>
            <w:lang w:val="en-US" w:eastAsia="zh-CN"/>
          </w:rPr>
          <w:t>正极</w:t>
        </w:r>
      </w:ins>
      <w:ins w:id="3974" w:author="LKY" w:date="2026-09-08T16:48:08Z">
        <w:r>
          <w:rPr>
            <w:rFonts w:hint="eastAsia" w:asciiTheme="minorEastAsia" w:hAnsiTheme="minorEastAsia" w:eastAsiaTheme="minorEastAsia" w:cstheme="minorEastAsia"/>
            <w:sz w:val="24"/>
            <w:szCs w:val="24"/>
            <w:lang w:val="en-US" w:eastAsia="zh-CN"/>
          </w:rPr>
          <w:t>。</w:t>
        </w:r>
      </w:ins>
    </w:p>
    <w:p w14:paraId="0D7E3D1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3975" w:author="LKY" w:date="2026-09-08T16:48:08Z"/>
          <w:rFonts w:hint="eastAsia" w:asciiTheme="minorEastAsia" w:hAnsiTheme="minorEastAsia" w:cstheme="minorEastAsia"/>
          <w:sz w:val="24"/>
          <w:szCs w:val="24"/>
          <w:lang w:val="en-US" w:eastAsia="zh-CN"/>
        </w:rPr>
      </w:pPr>
      <w:ins w:id="3976" w:author="LKY" w:date="2026-09-08T16:48:08Z">
        <w:r>
          <w:rPr>
            <w:rFonts w:hint="eastAsia" w:asciiTheme="minorEastAsia" w:hAnsiTheme="minorEastAsia" w:cstheme="minorEastAsia"/>
            <w:sz w:val="24"/>
            <w:szCs w:val="24"/>
            <w:lang w:val="en-US" w:eastAsia="zh-CN"/>
          </w:rPr>
          <w:t>类似N1162、1321、1322对应其湿接点。</w:t>
        </w:r>
      </w:ins>
    </w:p>
    <w:p w14:paraId="41CC6A23">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977" w:author="LKY" w:date="2026-09-08T16:48:08Z"/>
          <w:rFonts w:hint="eastAsia" w:asciiTheme="minorEastAsia" w:hAnsiTheme="minorEastAsia" w:cstheme="minorEastAsia"/>
          <w:sz w:val="24"/>
          <w:szCs w:val="24"/>
          <w:lang w:val="en-US" w:eastAsia="zh-CN"/>
        </w:rPr>
      </w:pPr>
    </w:p>
    <w:p w14:paraId="347F15D5">
      <w:pPr>
        <w:pStyle w:val="12"/>
        <w:numPr>
          <w:ilvl w:val="0"/>
          <w:numId w:val="4"/>
        </w:numPr>
        <w:wordWrap w:val="0"/>
        <w:ind w:left="425" w:leftChars="0" w:hanging="425" w:firstLineChars="0"/>
        <w:jc w:val="left"/>
        <w:outlineLvl w:val="4"/>
        <w:rPr>
          <w:ins w:id="3978" w:author="LKY" w:date="2026-09-08T16:48:08Z"/>
          <w:rFonts w:hint="default" w:ascii="Times New Roman" w:hAnsi="Times New Roman" w:eastAsia="宋体" w:cs="Times New Roman"/>
          <w:b/>
          <w:bCs/>
          <w:sz w:val="24"/>
          <w:szCs w:val="24"/>
          <w:lang w:val="en-US" w:eastAsia="zh-CN"/>
        </w:rPr>
      </w:pPr>
      <w:ins w:id="3979" w:author="LKY" w:date="2026-09-08T16:48:08Z">
        <w:r>
          <w:rPr>
            <w:rFonts w:hint="default" w:ascii="Times New Roman" w:hAnsi="Times New Roman" w:eastAsia="宋体" w:cs="Times New Roman"/>
            <w:b/>
            <w:bCs/>
            <w:sz w:val="24"/>
            <w:szCs w:val="24"/>
            <w:lang w:val="en-US" w:eastAsia="zh-CN"/>
          </w:rPr>
          <w:t>AO使用</w:t>
        </w:r>
      </w:ins>
    </w:p>
    <w:p w14:paraId="5A2355F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980" w:author="LKY" w:date="2026-09-08T16:48:08Z"/>
          <w:rFonts w:hint="eastAsia" w:ascii="Times New Roman" w:hAnsi="Times New Roman"/>
          <w:b w:val="0"/>
          <w:bCs w:val="0"/>
          <w:sz w:val="24"/>
          <w:szCs w:val="24"/>
          <w:lang w:val="en-US" w:eastAsia="zh-CN"/>
        </w:rPr>
      </w:pPr>
      <w:ins w:id="3981" w:author="LKY" w:date="2026-09-08T16:48:08Z">
        <w:r>
          <w:rPr>
            <w:rFonts w:hint="eastAsia" w:ascii="Times New Roman" w:hAnsi="Times New Roman"/>
            <w:b w:val="0"/>
            <w:bCs w:val="0"/>
            <w:sz w:val="24"/>
            <w:szCs w:val="24"/>
            <w:lang w:val="en-US" w:eastAsia="zh-CN"/>
          </w:rPr>
          <w:t>以N4081为例（8路输出模块单端电流），量程设为0-20mA，输入</w:t>
        </w:r>
      </w:ins>
      <w:ins w:id="3982" w:author="LKY" w:date="2026-09-08T16:48:08Z">
        <w:r>
          <w:rPr>
            <w:rFonts w:hint="eastAsia" w:ascii="Times New Roman" w:hAnsi="Times New Roman"/>
            <w:b w:val="0"/>
            <w:bCs w:val="0"/>
            <w:color w:val="0000FF"/>
            <w:sz w:val="24"/>
            <w:szCs w:val="24"/>
            <w:lang w:val="en-US" w:eastAsia="zh-CN"/>
          </w:rPr>
          <w:t>ion show</w:t>
        </w:r>
      </w:ins>
      <w:ins w:id="3983" w:author="LKY" w:date="2026-09-08T16:48:08Z">
        <w:r>
          <w:rPr>
            <w:rFonts w:hint="eastAsia" w:ascii="Times New Roman" w:hAnsi="Times New Roman"/>
            <w:b w:val="0"/>
            <w:bCs w:val="0"/>
            <w:sz w:val="24"/>
            <w:szCs w:val="24"/>
            <w:lang w:val="en-US" w:eastAsia="zh-CN"/>
          </w:rPr>
          <w:t>查看信息。</w:t>
        </w:r>
      </w:ins>
    </w:p>
    <w:p w14:paraId="46E5273E">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984" w:author="LKY" w:date="2026-09-08T16:48:08Z"/>
          <w:rFonts w:hint="default" w:ascii="Times New Roman" w:hAnsi="Times New Roman"/>
          <w:b w:val="0"/>
          <w:bCs w:val="0"/>
          <w:sz w:val="24"/>
          <w:szCs w:val="24"/>
          <w:lang w:val="en-US" w:eastAsia="zh-CN"/>
        </w:rPr>
      </w:pPr>
      <w:ins w:id="3985" w:author="LKY" w:date="2026-09-08T16:48:08Z">
        <w:r>
          <w:rPr>
            <w:rFonts w:hint="default" w:ascii="Times New Roman" w:hAnsi="Times New Roman"/>
            <w:b w:val="0"/>
            <w:bCs w:val="0"/>
            <w:sz w:val="24"/>
            <w:szCs w:val="24"/>
            <w:shd w:val="clear" w:color="auto" w:fill="auto"/>
            <w:lang w:val="en-US" w:eastAsia="zh-CN"/>
          </w:rPr>
          <w:t>root@</w:t>
        </w:r>
      </w:ins>
      <w:ins w:id="3986" w:author="LKY" w:date="2026-09-08T16:48:08Z">
        <w:r>
          <w:rPr>
            <w:rFonts w:hint="eastAsia" w:ascii="Times New Roman" w:hAnsi="Times New Roman"/>
            <w:b w:val="0"/>
            <w:bCs w:val="0"/>
            <w:sz w:val="24"/>
            <w:szCs w:val="24"/>
            <w:shd w:val="clear" w:color="auto" w:fill="auto"/>
            <w:lang w:val="en-US" w:eastAsia="zh-CN"/>
          </w:rPr>
          <w:t>bliiot</w:t>
        </w:r>
      </w:ins>
      <w:ins w:id="3987" w:author="LKY" w:date="2026-09-08T16:48:08Z">
        <w:r>
          <w:rPr>
            <w:rFonts w:hint="default" w:ascii="Times New Roman" w:hAnsi="Times New Roman"/>
            <w:b w:val="0"/>
            <w:bCs w:val="0"/>
            <w:sz w:val="24"/>
            <w:szCs w:val="24"/>
            <w:shd w:val="clear" w:color="auto" w:fill="auto"/>
            <w:lang w:val="en-US" w:eastAsia="zh-CN"/>
          </w:rPr>
          <w:t xml:space="preserve">:/# </w:t>
        </w:r>
      </w:ins>
      <w:ins w:id="3988" w:author="LKY" w:date="2026-09-08T16:48:08Z">
        <w:r>
          <w:rPr>
            <w:rFonts w:hint="eastAsia" w:ascii="Times New Roman" w:hAnsi="Times New Roman"/>
            <w:b w:val="0"/>
            <w:bCs w:val="0"/>
            <w:color w:val="0000FF"/>
            <w:sz w:val="24"/>
            <w:szCs w:val="24"/>
            <w:shd w:val="clear" w:color="auto" w:fill="auto"/>
            <w:lang w:val="en-US" w:eastAsia="zh-CN"/>
          </w:rPr>
          <w:t xml:space="preserve">ion show  </w:t>
        </w:r>
      </w:ins>
    </w:p>
    <w:p w14:paraId="5F541441">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3989" w:author="LKY" w:date="2026-09-08T16:48:08Z"/>
        </w:rPr>
      </w:pPr>
      <w:ins w:id="3990" w:author="L" w:date="2026-09-08T18:52:21Z">
        <w:r>
          <w:rPr/>
          <w:drawing>
            <wp:inline distT="0" distB="0" distL="114300" distR="114300">
              <wp:extent cx="5267960" cy="1221105"/>
              <wp:effectExtent l="0" t="0" r="8890" b="17145"/>
              <wp:docPr id="13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7"/>
                      <pic:cNvPicPr>
                        <a:picLocks noChangeAspect="1"/>
                      </pic:cNvPicPr>
                    </pic:nvPicPr>
                    <pic:blipFill>
                      <a:blip r:embed="rId35"/>
                      <a:stretch>
                        <a:fillRect/>
                      </a:stretch>
                    </pic:blipFill>
                    <pic:spPr>
                      <a:xfrm>
                        <a:off x="0" y="0"/>
                        <a:ext cx="5267960" cy="1221105"/>
                      </a:xfrm>
                      <a:prstGeom prst="rect">
                        <a:avLst/>
                      </a:prstGeom>
                      <a:noFill/>
                      <a:ln>
                        <a:noFill/>
                      </a:ln>
                    </pic:spPr>
                  </pic:pic>
                </a:graphicData>
              </a:graphic>
            </wp:inline>
          </w:drawing>
        </w:r>
      </w:ins>
      <w:ins w:id="3992" w:author="LKY" w:date="2026-09-08T16:48:08Z">
        <w:del w:id="3993" w:author="L" w:date="2026-09-08T18:52:20Z">
          <w:r>
            <w:rPr/>
            <w:drawing>
              <wp:inline distT="0" distB="0" distL="114300" distR="114300">
                <wp:extent cx="5267325" cy="1049655"/>
                <wp:effectExtent l="0" t="0" r="9525" b="17145"/>
                <wp:docPr id="1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2"/>
                        <pic:cNvPicPr>
                          <a:picLocks noChangeAspect="1"/>
                        </pic:cNvPicPr>
                      </pic:nvPicPr>
                      <pic:blipFill>
                        <a:blip r:embed="rId36"/>
                        <a:stretch>
                          <a:fillRect/>
                        </a:stretch>
                      </pic:blipFill>
                      <pic:spPr>
                        <a:xfrm>
                          <a:off x="0" y="0"/>
                          <a:ext cx="5267325" cy="1049655"/>
                        </a:xfrm>
                        <a:prstGeom prst="rect">
                          <a:avLst/>
                        </a:prstGeom>
                        <a:noFill/>
                        <a:ln>
                          <a:noFill/>
                        </a:ln>
                      </pic:spPr>
                    </pic:pic>
                  </a:graphicData>
                </a:graphic>
              </wp:inline>
            </w:drawing>
          </w:r>
        </w:del>
      </w:ins>
    </w:p>
    <w:p w14:paraId="06E109A4">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996" w:author="LKY" w:date="2026-09-08T16:48:08Z"/>
          <w:rFonts w:hint="eastAsia" w:ascii="Times New Roman" w:hAnsi="Times New Roman"/>
          <w:b w:val="0"/>
          <w:bCs w:val="0"/>
          <w:sz w:val="24"/>
          <w:szCs w:val="24"/>
          <w:lang w:val="en-US" w:eastAsia="zh-CN"/>
        </w:rPr>
      </w:pPr>
      <w:ins w:id="3997" w:author="LKY" w:date="2026-09-08T16:48:08Z">
        <w:r>
          <w:rPr>
            <w:rFonts w:hint="eastAsia" w:ascii="Times New Roman" w:hAnsi="Times New Roman"/>
            <w:b w:val="0"/>
            <w:bCs w:val="0"/>
            <w:sz w:val="24"/>
            <w:szCs w:val="24"/>
            <w:lang w:val="en-US" w:eastAsia="zh-CN"/>
          </w:rPr>
          <w:t>也可通过get命令获取通道值：</w:t>
        </w:r>
      </w:ins>
    </w:p>
    <w:p w14:paraId="25A81933">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3998" w:author="LKY" w:date="2026-09-08T16:48:08Z"/>
          <w:rFonts w:hint="default" w:ascii="Times New Roman" w:hAnsi="Times New Roman"/>
          <w:b w:val="0"/>
          <w:bCs w:val="0"/>
          <w:sz w:val="24"/>
          <w:szCs w:val="24"/>
          <w:lang w:val="en-US" w:eastAsia="zh-CN"/>
        </w:rPr>
      </w:pPr>
      <w:ins w:id="3999" w:author="LKY" w:date="2026-09-08T16:48:08Z">
        <w:r>
          <w:rPr>
            <w:rFonts w:hint="default" w:ascii="Times New Roman" w:hAnsi="Times New Roman"/>
            <w:b w:val="0"/>
            <w:bCs w:val="0"/>
            <w:sz w:val="24"/>
            <w:szCs w:val="24"/>
            <w:lang w:val="en-US" w:eastAsia="zh-CN"/>
          </w:rPr>
          <w:t>root@</w:t>
        </w:r>
      </w:ins>
      <w:ins w:id="4000" w:author="LKY" w:date="2026-09-08T16:48:08Z">
        <w:r>
          <w:rPr>
            <w:rFonts w:hint="eastAsia" w:ascii="Times New Roman" w:hAnsi="Times New Roman"/>
            <w:b w:val="0"/>
            <w:bCs w:val="0"/>
            <w:sz w:val="24"/>
            <w:szCs w:val="24"/>
            <w:lang w:val="en-US" w:eastAsia="zh-CN"/>
          </w:rPr>
          <w:t>bliiot</w:t>
        </w:r>
      </w:ins>
      <w:ins w:id="4001" w:author="LKY" w:date="2026-09-08T16:48:08Z">
        <w:r>
          <w:rPr>
            <w:rFonts w:hint="default" w:ascii="Times New Roman" w:hAnsi="Times New Roman"/>
            <w:b w:val="0"/>
            <w:bCs w:val="0"/>
            <w:sz w:val="24"/>
            <w:szCs w:val="24"/>
            <w:lang w:val="en-US" w:eastAsia="zh-CN"/>
          </w:rPr>
          <w:t xml:space="preserve">:/# </w:t>
        </w:r>
      </w:ins>
      <w:ins w:id="4002" w:author="LKY" w:date="2026-09-08T16:48:08Z">
        <w:r>
          <w:rPr>
            <w:rFonts w:hint="eastAsia" w:ascii="Times New Roman" w:hAnsi="Times New Roman"/>
            <w:b w:val="0"/>
            <w:bCs w:val="0"/>
            <w:color w:val="0000FF"/>
            <w:sz w:val="24"/>
            <w:szCs w:val="24"/>
            <w:lang w:val="en-US" w:eastAsia="zh-CN"/>
          </w:rPr>
          <w:t>ion</w:t>
        </w:r>
      </w:ins>
      <w:ins w:id="4003" w:author="LKY" w:date="2026-09-08T16:48:08Z">
        <w:r>
          <w:rPr>
            <w:rFonts w:hint="default" w:ascii="Times New Roman" w:hAnsi="Times New Roman"/>
            <w:b w:val="0"/>
            <w:bCs w:val="0"/>
            <w:color w:val="0000FF"/>
            <w:sz w:val="24"/>
            <w:szCs w:val="24"/>
            <w:lang w:val="en-US" w:eastAsia="zh-CN"/>
          </w:rPr>
          <w:t xml:space="preserve"> get </w:t>
        </w:r>
      </w:ins>
      <w:ins w:id="4004" w:author="LKY" w:date="2026-09-08T16:48:08Z">
        <w:r>
          <w:rPr>
            <w:rFonts w:hint="eastAsia" w:ascii="Times New Roman" w:hAnsi="Times New Roman"/>
            <w:b w:val="0"/>
            <w:bCs w:val="0"/>
            <w:color w:val="0000FF"/>
            <w:sz w:val="24"/>
            <w:szCs w:val="24"/>
            <w:lang w:val="en-US" w:eastAsia="zh-CN"/>
          </w:rPr>
          <w:t>4000    //</w:t>
        </w:r>
      </w:ins>
      <w:ins w:id="4005" w:author="LKY" w:date="2026-09-08T16:48:08Z">
        <w:r>
          <w:rPr>
            <w:rFonts w:hint="eastAsia" w:ascii="Times New Roman" w:hAnsi="Times New Roman"/>
            <w:b w:val="0"/>
            <w:bCs w:val="0"/>
            <w:color w:val="auto"/>
            <w:sz w:val="24"/>
            <w:szCs w:val="24"/>
            <w:lang w:val="en-US" w:eastAsia="zh-CN"/>
          </w:rPr>
          <w:t>通过address查看</w:t>
        </w:r>
      </w:ins>
    </w:p>
    <w:p w14:paraId="54FCC49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006" w:author="LKY" w:date="2026-09-08T16:48:08Z"/>
          <w:rFonts w:hint="eastAsia" w:ascii="Times New Roman" w:hAnsi="Times New Roman"/>
          <w:b w:val="0"/>
          <w:bCs w:val="0"/>
          <w:sz w:val="24"/>
          <w:szCs w:val="24"/>
          <w:lang w:val="en-US" w:eastAsia="zh-CN"/>
        </w:rPr>
      </w:pPr>
      <w:ins w:id="4007" w:author="LKY" w:date="2026-09-08T16:48:08Z">
        <w:r>
          <w:rPr>
            <w:rFonts w:hint="default" w:ascii="Times New Roman" w:hAnsi="Times New Roman"/>
            <w:b w:val="0"/>
            <w:bCs w:val="0"/>
            <w:sz w:val="24"/>
            <w:szCs w:val="24"/>
            <w:lang w:val="en-US" w:eastAsia="zh-CN"/>
          </w:rPr>
          <w:t xml:space="preserve">address </w:t>
        </w:r>
      </w:ins>
      <w:ins w:id="4008" w:author="LKY" w:date="2026-09-08T16:48:08Z">
        <w:r>
          <w:rPr>
            <w:rFonts w:hint="eastAsia" w:ascii="Times New Roman" w:hAnsi="Times New Roman"/>
            <w:b w:val="0"/>
            <w:bCs w:val="0"/>
            <w:sz w:val="24"/>
            <w:szCs w:val="24"/>
            <w:lang w:val="en-US" w:eastAsia="zh-CN"/>
          </w:rPr>
          <w:t>4000</w:t>
        </w:r>
      </w:ins>
      <w:ins w:id="4009" w:author="LKY" w:date="2026-09-08T16:48:08Z">
        <w:r>
          <w:rPr>
            <w:rFonts w:hint="default" w:ascii="Times New Roman" w:hAnsi="Times New Roman"/>
            <w:b w:val="0"/>
            <w:bCs w:val="0"/>
            <w:sz w:val="24"/>
            <w:szCs w:val="24"/>
            <w:lang w:val="en-US" w:eastAsia="zh-CN"/>
          </w:rPr>
          <w:t xml:space="preserve"> value </w:t>
        </w:r>
      </w:ins>
      <w:ins w:id="4010" w:author="L" w:date="2026-09-08T18:52:50Z">
        <w:r>
          <w:rPr>
            <w:rFonts w:hint="eastAsia" w:ascii="Times New Roman" w:hAnsi="Times New Roman"/>
            <w:b w:val="0"/>
            <w:bCs w:val="0"/>
            <w:sz w:val="24"/>
            <w:szCs w:val="24"/>
            <w:lang w:val="en-US" w:eastAsia="zh-CN"/>
          </w:rPr>
          <w:t>4</w:t>
        </w:r>
      </w:ins>
      <w:ins w:id="4011" w:author="LKY" w:date="2026-09-08T16:48:08Z">
        <w:del w:id="4012" w:author="L" w:date="2026-09-08T18:52:50Z">
          <w:r>
            <w:rPr>
              <w:rFonts w:hint="eastAsia" w:ascii="Times New Roman" w:hAnsi="Times New Roman"/>
              <w:b w:val="0"/>
              <w:bCs w:val="0"/>
              <w:sz w:val="24"/>
              <w:szCs w:val="24"/>
              <w:lang w:val="en-US" w:eastAsia="zh-CN"/>
            </w:rPr>
            <w:delText>0</w:delText>
          </w:r>
        </w:del>
      </w:ins>
    </w:p>
    <w:p w14:paraId="2A1F1930">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4013" w:author="LKY" w:date="2026-09-08T16:48:08Z"/>
        </w:rPr>
      </w:pPr>
      <w:ins w:id="4014" w:author="L" w:date="2026-09-08T18:52:47Z">
        <w:r>
          <w:rPr/>
          <w:drawing>
            <wp:inline distT="0" distB="0" distL="114300" distR="114300">
              <wp:extent cx="5269865" cy="475615"/>
              <wp:effectExtent l="0" t="0" r="6985" b="635"/>
              <wp:docPr id="1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8"/>
                      <pic:cNvPicPr>
                        <a:picLocks noChangeAspect="1"/>
                      </pic:cNvPicPr>
                    </pic:nvPicPr>
                    <pic:blipFill>
                      <a:blip r:embed="rId37"/>
                      <a:stretch>
                        <a:fillRect/>
                      </a:stretch>
                    </pic:blipFill>
                    <pic:spPr>
                      <a:xfrm>
                        <a:off x="0" y="0"/>
                        <a:ext cx="5269865" cy="475615"/>
                      </a:xfrm>
                      <a:prstGeom prst="rect">
                        <a:avLst/>
                      </a:prstGeom>
                      <a:noFill/>
                      <a:ln>
                        <a:noFill/>
                      </a:ln>
                    </pic:spPr>
                  </pic:pic>
                </a:graphicData>
              </a:graphic>
            </wp:inline>
          </w:drawing>
        </w:r>
      </w:ins>
      <w:ins w:id="4016" w:author="LKY" w:date="2026-09-08T16:48:08Z">
        <w:del w:id="4017" w:author="L" w:date="2026-09-08T18:52:46Z">
          <w:r>
            <w:rPr/>
            <w:drawing>
              <wp:inline distT="0" distB="0" distL="114300" distR="114300">
                <wp:extent cx="5272405" cy="307340"/>
                <wp:effectExtent l="0" t="0" r="4445" b="16510"/>
                <wp:docPr id="1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3"/>
                        <pic:cNvPicPr>
                          <a:picLocks noChangeAspect="1"/>
                        </pic:cNvPicPr>
                      </pic:nvPicPr>
                      <pic:blipFill>
                        <a:blip r:embed="rId38"/>
                        <a:stretch>
                          <a:fillRect/>
                        </a:stretch>
                      </pic:blipFill>
                      <pic:spPr>
                        <a:xfrm>
                          <a:off x="0" y="0"/>
                          <a:ext cx="5272405" cy="307340"/>
                        </a:xfrm>
                        <a:prstGeom prst="rect">
                          <a:avLst/>
                        </a:prstGeom>
                        <a:noFill/>
                        <a:ln>
                          <a:noFill/>
                        </a:ln>
                      </pic:spPr>
                    </pic:pic>
                  </a:graphicData>
                </a:graphic>
              </wp:inline>
            </w:drawing>
          </w:r>
        </w:del>
      </w:ins>
    </w:p>
    <w:p w14:paraId="730FB839">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020" w:author="LKY" w:date="2026-09-08T16:48:08Z"/>
          <w:rFonts w:hint="eastAsia" w:ascii="Times New Roman" w:hAnsi="Times New Roman"/>
          <w:b w:val="0"/>
          <w:bCs w:val="0"/>
          <w:color w:val="auto"/>
          <w:sz w:val="24"/>
          <w:szCs w:val="24"/>
          <w:lang w:val="en-US" w:eastAsia="zh-CN"/>
        </w:rPr>
      </w:pPr>
      <w:ins w:id="4021" w:author="LKY" w:date="2026-09-08T16:48:08Z">
        <w:r>
          <w:rPr>
            <w:rFonts w:hint="default" w:ascii="Times New Roman" w:hAnsi="Times New Roman"/>
            <w:b w:val="0"/>
            <w:bCs w:val="0"/>
            <w:sz w:val="24"/>
            <w:szCs w:val="24"/>
            <w:lang w:val="en-US" w:eastAsia="zh-CN"/>
          </w:rPr>
          <w:t>root@</w:t>
        </w:r>
      </w:ins>
      <w:ins w:id="4022" w:author="LKY" w:date="2026-09-08T16:48:08Z">
        <w:r>
          <w:rPr>
            <w:rFonts w:hint="eastAsia" w:ascii="Times New Roman" w:hAnsi="Times New Roman"/>
            <w:b w:val="0"/>
            <w:bCs w:val="0"/>
            <w:sz w:val="24"/>
            <w:szCs w:val="24"/>
            <w:lang w:val="en-US" w:eastAsia="zh-CN"/>
          </w:rPr>
          <w:t>bliiot</w:t>
        </w:r>
      </w:ins>
      <w:ins w:id="4023" w:author="LKY" w:date="2026-09-08T16:48:08Z">
        <w:r>
          <w:rPr>
            <w:rFonts w:hint="default" w:ascii="Times New Roman" w:hAnsi="Times New Roman"/>
            <w:b w:val="0"/>
            <w:bCs w:val="0"/>
            <w:sz w:val="24"/>
            <w:szCs w:val="24"/>
            <w:lang w:val="en-US" w:eastAsia="zh-CN"/>
          </w:rPr>
          <w:t xml:space="preserve">:/# </w:t>
        </w:r>
      </w:ins>
      <w:ins w:id="4024" w:author="LKY" w:date="2026-09-08T16:48:08Z">
        <w:r>
          <w:rPr>
            <w:rFonts w:hint="eastAsia" w:ascii="Times New Roman" w:hAnsi="Times New Roman"/>
            <w:b w:val="0"/>
            <w:bCs w:val="0"/>
            <w:color w:val="0000FF"/>
            <w:sz w:val="24"/>
            <w:szCs w:val="24"/>
            <w:lang w:val="en-US" w:eastAsia="zh-CN"/>
          </w:rPr>
          <w:t>ion</w:t>
        </w:r>
      </w:ins>
      <w:ins w:id="4025" w:author="LKY" w:date="2026-09-08T16:48:08Z">
        <w:r>
          <w:rPr>
            <w:rFonts w:hint="default" w:ascii="Times New Roman" w:hAnsi="Times New Roman"/>
            <w:b w:val="0"/>
            <w:bCs w:val="0"/>
            <w:color w:val="0000FF"/>
            <w:sz w:val="24"/>
            <w:szCs w:val="24"/>
            <w:lang w:val="en-US" w:eastAsia="zh-CN"/>
          </w:rPr>
          <w:t xml:space="preserve"> </w:t>
        </w:r>
      </w:ins>
      <w:ins w:id="4026" w:author="LKY" w:date="2026-09-08T16:48:08Z">
        <w:r>
          <w:rPr>
            <w:rFonts w:hint="eastAsia" w:ascii="Times New Roman" w:hAnsi="Times New Roman"/>
            <w:b w:val="0"/>
            <w:bCs w:val="0"/>
            <w:color w:val="0000FF"/>
            <w:sz w:val="24"/>
            <w:szCs w:val="24"/>
            <w:lang w:val="en-US" w:eastAsia="zh-CN"/>
          </w:rPr>
          <w:t>s</w:t>
        </w:r>
      </w:ins>
      <w:ins w:id="4027" w:author="LKY" w:date="2026-09-08T16:48:08Z">
        <w:r>
          <w:rPr>
            <w:rFonts w:hint="default" w:ascii="Times New Roman" w:hAnsi="Times New Roman"/>
            <w:b w:val="0"/>
            <w:bCs w:val="0"/>
            <w:color w:val="0000FF"/>
            <w:sz w:val="24"/>
            <w:szCs w:val="24"/>
            <w:lang w:val="en-US" w:eastAsia="zh-CN"/>
          </w:rPr>
          <w:t xml:space="preserve">et </w:t>
        </w:r>
      </w:ins>
      <w:ins w:id="4028" w:author="LKY" w:date="2026-09-08T16:48:08Z">
        <w:r>
          <w:rPr>
            <w:rFonts w:hint="eastAsia" w:ascii="Times New Roman" w:hAnsi="Times New Roman"/>
            <w:b w:val="0"/>
            <w:bCs w:val="0"/>
            <w:color w:val="0000FF"/>
            <w:sz w:val="24"/>
            <w:szCs w:val="24"/>
            <w:lang w:val="en-US" w:eastAsia="zh-CN"/>
          </w:rPr>
          <w:t>4000 10    //</w:t>
        </w:r>
      </w:ins>
      <w:ins w:id="4029" w:author="LKY" w:date="2026-09-08T16:48:08Z">
        <w:r>
          <w:rPr>
            <w:rFonts w:hint="eastAsia" w:ascii="Times New Roman" w:hAnsi="Times New Roman"/>
            <w:b w:val="0"/>
            <w:bCs w:val="0"/>
            <w:color w:val="auto"/>
            <w:sz w:val="24"/>
            <w:szCs w:val="24"/>
            <w:lang w:val="en-US" w:eastAsia="zh-CN"/>
          </w:rPr>
          <w:t>通过address设置输出10mA</w:t>
        </w:r>
      </w:ins>
    </w:p>
    <w:p w14:paraId="763FF9F7">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030" w:author="LKY" w:date="2026-09-08T16:48:08Z"/>
          <w:rFonts w:hint="default" w:ascii="Times New Roman" w:hAnsi="Times New Roman"/>
          <w:b w:val="0"/>
          <w:bCs w:val="0"/>
          <w:color w:val="auto"/>
          <w:sz w:val="24"/>
          <w:szCs w:val="24"/>
          <w:lang w:val="en-US" w:eastAsia="zh-CN"/>
        </w:rPr>
      </w:pPr>
      <w:ins w:id="4031" w:author="LKY" w:date="2026-09-08T16:48:08Z">
        <w:r>
          <w:rPr>
            <w:rFonts w:hint="default" w:ascii="Times New Roman" w:hAnsi="Times New Roman"/>
            <w:b w:val="0"/>
            <w:bCs w:val="0"/>
            <w:sz w:val="24"/>
            <w:szCs w:val="24"/>
            <w:lang w:val="en-US" w:eastAsia="zh-CN"/>
          </w:rPr>
          <w:t>root@</w:t>
        </w:r>
      </w:ins>
      <w:ins w:id="4032" w:author="LKY" w:date="2026-09-08T16:48:08Z">
        <w:r>
          <w:rPr>
            <w:rFonts w:hint="eastAsia" w:ascii="Times New Roman" w:hAnsi="Times New Roman"/>
            <w:b w:val="0"/>
            <w:bCs w:val="0"/>
            <w:sz w:val="24"/>
            <w:szCs w:val="24"/>
            <w:lang w:val="en-US" w:eastAsia="zh-CN"/>
          </w:rPr>
          <w:t>bliiot</w:t>
        </w:r>
      </w:ins>
      <w:ins w:id="4033" w:author="LKY" w:date="2026-09-08T16:48:08Z">
        <w:r>
          <w:rPr>
            <w:rFonts w:hint="default" w:ascii="Times New Roman" w:hAnsi="Times New Roman"/>
            <w:b w:val="0"/>
            <w:bCs w:val="0"/>
            <w:sz w:val="24"/>
            <w:szCs w:val="24"/>
            <w:lang w:val="en-US" w:eastAsia="zh-CN"/>
          </w:rPr>
          <w:t xml:space="preserve">:/# </w:t>
        </w:r>
      </w:ins>
      <w:ins w:id="4034" w:author="LKY" w:date="2026-09-08T16:48:08Z">
        <w:r>
          <w:rPr>
            <w:rFonts w:hint="eastAsia" w:ascii="Times New Roman" w:hAnsi="Times New Roman"/>
            <w:b w:val="0"/>
            <w:bCs w:val="0"/>
            <w:color w:val="0000FF"/>
            <w:sz w:val="24"/>
            <w:szCs w:val="24"/>
            <w:lang w:val="en-US" w:eastAsia="zh-CN"/>
          </w:rPr>
          <w:t>ion</w:t>
        </w:r>
      </w:ins>
      <w:ins w:id="4035" w:author="LKY" w:date="2026-09-08T16:48:08Z">
        <w:r>
          <w:rPr>
            <w:rFonts w:hint="default" w:ascii="Times New Roman" w:hAnsi="Times New Roman"/>
            <w:b w:val="0"/>
            <w:bCs w:val="0"/>
            <w:color w:val="0000FF"/>
            <w:sz w:val="24"/>
            <w:szCs w:val="24"/>
            <w:lang w:val="en-US" w:eastAsia="zh-CN"/>
          </w:rPr>
          <w:t xml:space="preserve"> get </w:t>
        </w:r>
      </w:ins>
      <w:ins w:id="4036" w:author="LKY" w:date="2026-09-08T16:48:08Z">
        <w:r>
          <w:rPr>
            <w:rFonts w:hint="eastAsia" w:ascii="Times New Roman" w:hAnsi="Times New Roman"/>
            <w:b w:val="0"/>
            <w:bCs w:val="0"/>
            <w:color w:val="0000FF"/>
            <w:sz w:val="24"/>
            <w:szCs w:val="24"/>
            <w:lang w:val="en-US" w:eastAsia="zh-CN"/>
          </w:rPr>
          <w:t>4000    //</w:t>
        </w:r>
      </w:ins>
      <w:ins w:id="4037" w:author="LKY" w:date="2026-09-08T16:48:08Z">
        <w:r>
          <w:rPr>
            <w:rFonts w:hint="eastAsia" w:ascii="Times New Roman" w:hAnsi="Times New Roman"/>
            <w:b w:val="0"/>
            <w:bCs w:val="0"/>
            <w:color w:val="auto"/>
            <w:sz w:val="24"/>
            <w:szCs w:val="24"/>
            <w:lang w:val="en-US" w:eastAsia="zh-CN"/>
          </w:rPr>
          <w:t>通过address查看</w:t>
        </w:r>
      </w:ins>
    </w:p>
    <w:p w14:paraId="72A6CBB2">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038" w:author="LKY" w:date="2026-09-08T16:48:08Z"/>
        </w:rPr>
      </w:pPr>
      <w:ins w:id="4039" w:author="L" w:date="2026-09-08T18:53:19Z">
        <w:r>
          <w:rPr/>
          <w:drawing>
            <wp:inline distT="0" distB="0" distL="114300" distR="114300">
              <wp:extent cx="5271135" cy="511175"/>
              <wp:effectExtent l="0" t="0" r="5715" b="3175"/>
              <wp:docPr id="1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9"/>
                      <pic:cNvPicPr>
                        <a:picLocks noChangeAspect="1"/>
                      </pic:cNvPicPr>
                    </pic:nvPicPr>
                    <pic:blipFill>
                      <a:blip r:embed="rId39"/>
                      <a:stretch>
                        <a:fillRect/>
                      </a:stretch>
                    </pic:blipFill>
                    <pic:spPr>
                      <a:xfrm>
                        <a:off x="0" y="0"/>
                        <a:ext cx="5271135" cy="511175"/>
                      </a:xfrm>
                      <a:prstGeom prst="rect">
                        <a:avLst/>
                      </a:prstGeom>
                      <a:noFill/>
                      <a:ln>
                        <a:noFill/>
                      </a:ln>
                    </pic:spPr>
                  </pic:pic>
                </a:graphicData>
              </a:graphic>
            </wp:inline>
          </w:drawing>
        </w:r>
      </w:ins>
      <w:ins w:id="4041" w:author="LKY" w:date="2026-09-08T16:48:08Z">
        <w:del w:id="4042" w:author="L" w:date="2026-09-08T18:53:19Z">
          <w:r>
            <w:rPr/>
            <w:drawing>
              <wp:inline distT="0" distB="0" distL="114300" distR="114300">
                <wp:extent cx="5267960" cy="389890"/>
                <wp:effectExtent l="0" t="0" r="8890" b="10160"/>
                <wp:docPr id="1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4"/>
                        <pic:cNvPicPr>
                          <a:picLocks noChangeAspect="1"/>
                        </pic:cNvPicPr>
                      </pic:nvPicPr>
                      <pic:blipFill>
                        <a:blip r:embed="rId40"/>
                        <a:stretch>
                          <a:fillRect/>
                        </a:stretch>
                      </pic:blipFill>
                      <pic:spPr>
                        <a:xfrm>
                          <a:off x="0" y="0"/>
                          <a:ext cx="5267960" cy="389890"/>
                        </a:xfrm>
                        <a:prstGeom prst="rect">
                          <a:avLst/>
                        </a:prstGeom>
                        <a:noFill/>
                        <a:ln>
                          <a:noFill/>
                        </a:ln>
                      </pic:spPr>
                    </pic:pic>
                  </a:graphicData>
                </a:graphic>
              </wp:inline>
            </w:drawing>
          </w:r>
        </w:del>
      </w:ins>
    </w:p>
    <w:p w14:paraId="7C7A5029">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045" w:author="LKY" w:date="2026-09-08T16:48:08Z"/>
          <w:rFonts w:hint="default"/>
          <w:sz w:val="24"/>
          <w:lang w:val="en-US" w:eastAsia="zh-CN"/>
        </w:rPr>
      </w:pPr>
      <w:ins w:id="4046" w:author="LKY" w:date="2026-09-08T16:48:08Z">
        <w:r>
          <w:rPr>
            <w:rFonts w:hint="eastAsia"/>
            <w:sz w:val="24"/>
            <w:lang w:val="en-US" w:eastAsia="zh-CN"/>
          </w:rPr>
          <w:t>通过高精度万用表直流电流档查看实际值与设置值是否相符,若显示值与理论值的偏差在允许误差范围内，即视为校准通过。</w:t>
        </w:r>
      </w:ins>
    </w:p>
    <w:p w14:paraId="4F046013">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ins w:id="4047" w:author="LKY" w:date="2026-09-08T16:48:08Z"/>
          <w:rFonts w:hint="eastAsia"/>
          <w:sz w:val="24"/>
          <w:lang w:val="en-US" w:eastAsia="zh-CN"/>
        </w:rPr>
      </w:pPr>
      <w:ins w:id="4048" w:author="LKY" w:date="2026-09-08T16:48:08Z">
        <w:r>
          <w:rPr>
            <w:rFonts w:hint="eastAsia"/>
            <w:sz w:val="24"/>
            <w:lang w:val="en-US" w:eastAsia="zh-CN"/>
          </w:rPr>
          <w:t>对应的N4086差分输出电压类似。</w:t>
        </w:r>
      </w:ins>
    </w:p>
    <w:p w14:paraId="5A49F6A8">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049" w:author="LKY" w:date="2026-09-08T16:48:08Z"/>
          <w:rFonts w:hint="default"/>
          <w:sz w:val="24"/>
          <w:lang w:val="en-US" w:eastAsia="zh-CN"/>
        </w:rPr>
      </w:pPr>
      <w:ins w:id="4050" w:author="L" w:date="2026-09-08T18:53:49Z">
        <w:r>
          <w:rPr/>
          <w:drawing>
            <wp:inline distT="0" distB="0" distL="114300" distR="114300">
              <wp:extent cx="5271770" cy="1155700"/>
              <wp:effectExtent l="0" t="0" r="5080" b="6350"/>
              <wp:docPr id="1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0"/>
                      <pic:cNvPicPr>
                        <a:picLocks noChangeAspect="1"/>
                      </pic:cNvPicPr>
                    </pic:nvPicPr>
                    <pic:blipFill>
                      <a:blip r:embed="rId41"/>
                      <a:stretch>
                        <a:fillRect/>
                      </a:stretch>
                    </pic:blipFill>
                    <pic:spPr>
                      <a:xfrm>
                        <a:off x="0" y="0"/>
                        <a:ext cx="5271770" cy="1155700"/>
                      </a:xfrm>
                      <a:prstGeom prst="rect">
                        <a:avLst/>
                      </a:prstGeom>
                      <a:noFill/>
                      <a:ln>
                        <a:noFill/>
                      </a:ln>
                    </pic:spPr>
                  </pic:pic>
                </a:graphicData>
              </a:graphic>
            </wp:inline>
          </w:drawing>
        </w:r>
      </w:ins>
      <w:ins w:id="4052" w:author="LKY" w:date="2026-09-08T16:48:08Z">
        <w:del w:id="4053" w:author="L" w:date="2026-09-08T18:53:48Z">
          <w:r>
            <w:rPr/>
            <w:drawing>
              <wp:inline distT="0" distB="0" distL="114300" distR="114300">
                <wp:extent cx="5269230" cy="1076325"/>
                <wp:effectExtent l="0" t="0" r="7620" b="9525"/>
                <wp:docPr id="16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6"/>
                        <pic:cNvPicPr>
                          <a:picLocks noChangeAspect="1"/>
                        </pic:cNvPicPr>
                      </pic:nvPicPr>
                      <pic:blipFill>
                        <a:blip r:embed="rId42"/>
                        <a:stretch>
                          <a:fillRect/>
                        </a:stretch>
                      </pic:blipFill>
                      <pic:spPr>
                        <a:xfrm>
                          <a:off x="0" y="0"/>
                          <a:ext cx="5269230" cy="1076325"/>
                        </a:xfrm>
                        <a:prstGeom prst="rect">
                          <a:avLst/>
                        </a:prstGeom>
                        <a:noFill/>
                        <a:ln>
                          <a:noFill/>
                        </a:ln>
                      </pic:spPr>
                    </pic:pic>
                  </a:graphicData>
                </a:graphic>
              </wp:inline>
            </w:drawing>
          </w:r>
        </w:del>
      </w:ins>
    </w:p>
    <w:p w14:paraId="39B6DFE4">
      <w:pPr>
        <w:pStyle w:val="12"/>
        <w:numPr>
          <w:ilvl w:val="0"/>
          <w:numId w:val="4"/>
        </w:numPr>
        <w:wordWrap w:val="0"/>
        <w:ind w:left="425" w:leftChars="0" w:hanging="425" w:firstLineChars="0"/>
        <w:jc w:val="left"/>
        <w:outlineLvl w:val="4"/>
        <w:rPr>
          <w:ins w:id="4056" w:author="LKY" w:date="2026-09-08T16:48:08Z"/>
          <w:rFonts w:hint="default" w:ascii="Times New Roman" w:hAnsi="Times New Roman" w:eastAsia="宋体" w:cs="Times New Roman"/>
          <w:b/>
          <w:bCs/>
          <w:sz w:val="24"/>
          <w:szCs w:val="24"/>
          <w:lang w:val="en-US" w:eastAsia="zh-CN"/>
        </w:rPr>
      </w:pPr>
      <w:ins w:id="4057" w:author="LKY" w:date="2026-09-08T16:48:08Z">
        <w:r>
          <w:rPr>
            <w:rFonts w:hint="default" w:ascii="Times New Roman" w:hAnsi="Times New Roman" w:eastAsia="宋体" w:cs="Times New Roman"/>
            <w:b/>
            <w:bCs/>
            <w:sz w:val="24"/>
            <w:szCs w:val="24"/>
            <w:lang w:val="en-US" w:eastAsia="zh-CN"/>
          </w:rPr>
          <w:t>AI使用</w:t>
        </w:r>
      </w:ins>
    </w:p>
    <w:p w14:paraId="08DF1235">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058" w:author="LKY" w:date="2026-09-08T16:48:08Z"/>
          <w:rFonts w:hint="eastAsia" w:ascii="Times New Roman" w:hAnsi="Times New Roman"/>
          <w:b w:val="0"/>
          <w:bCs w:val="0"/>
          <w:sz w:val="24"/>
          <w:szCs w:val="24"/>
          <w:lang w:val="en-US" w:eastAsia="zh-CN"/>
        </w:rPr>
      </w:pPr>
      <w:ins w:id="4059" w:author="LKY" w:date="2026-09-08T16:48:08Z">
        <w:r>
          <w:rPr>
            <w:rFonts w:hint="eastAsia" w:ascii="Times New Roman" w:hAnsi="Times New Roman"/>
            <w:b w:val="0"/>
            <w:bCs w:val="0"/>
            <w:sz w:val="24"/>
            <w:szCs w:val="24"/>
            <w:lang w:val="en-US" w:eastAsia="zh-CN"/>
          </w:rPr>
          <w:t>以N3081为例（8路输入模块单端电流），量程设为0-20mA，输入</w:t>
        </w:r>
      </w:ins>
      <w:ins w:id="4060" w:author="LKY" w:date="2026-09-08T16:48:08Z">
        <w:r>
          <w:rPr>
            <w:rFonts w:hint="eastAsia" w:ascii="Times New Roman" w:hAnsi="Times New Roman"/>
            <w:b w:val="0"/>
            <w:bCs w:val="0"/>
            <w:color w:val="0000FF"/>
            <w:sz w:val="24"/>
            <w:szCs w:val="24"/>
            <w:lang w:val="en-US" w:eastAsia="zh-CN"/>
          </w:rPr>
          <w:t>ion show</w:t>
        </w:r>
      </w:ins>
      <w:ins w:id="4061" w:author="LKY" w:date="2026-09-08T16:48:08Z">
        <w:r>
          <w:rPr>
            <w:rFonts w:hint="eastAsia" w:ascii="Times New Roman" w:hAnsi="Times New Roman"/>
            <w:b w:val="0"/>
            <w:bCs w:val="0"/>
            <w:sz w:val="24"/>
            <w:szCs w:val="24"/>
            <w:lang w:val="en-US" w:eastAsia="zh-CN"/>
          </w:rPr>
          <w:t>查看信息。</w:t>
        </w:r>
      </w:ins>
    </w:p>
    <w:p w14:paraId="44B38C20">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062" w:author="LKY" w:date="2026-09-08T16:48:08Z"/>
          <w:rFonts w:hint="default" w:ascii="Times New Roman" w:hAnsi="Times New Roman"/>
          <w:b w:val="0"/>
          <w:bCs w:val="0"/>
          <w:sz w:val="24"/>
          <w:szCs w:val="24"/>
          <w:lang w:val="en-US" w:eastAsia="zh-CN"/>
        </w:rPr>
      </w:pPr>
      <w:ins w:id="4063" w:author="LKY" w:date="2026-09-08T16:48:08Z">
        <w:r>
          <w:rPr>
            <w:rFonts w:hint="default" w:ascii="Times New Roman" w:hAnsi="Times New Roman"/>
            <w:b w:val="0"/>
            <w:bCs w:val="0"/>
            <w:sz w:val="24"/>
            <w:szCs w:val="24"/>
            <w:shd w:val="clear" w:color="auto" w:fill="auto"/>
            <w:lang w:val="en-US" w:eastAsia="zh-CN"/>
          </w:rPr>
          <w:t>root@</w:t>
        </w:r>
      </w:ins>
      <w:ins w:id="4064" w:author="LKY" w:date="2026-09-08T16:48:08Z">
        <w:r>
          <w:rPr>
            <w:rFonts w:hint="eastAsia" w:ascii="Times New Roman" w:hAnsi="Times New Roman"/>
            <w:b w:val="0"/>
            <w:bCs w:val="0"/>
            <w:sz w:val="24"/>
            <w:szCs w:val="24"/>
            <w:shd w:val="clear" w:color="auto" w:fill="auto"/>
            <w:lang w:val="en-US" w:eastAsia="zh-CN"/>
          </w:rPr>
          <w:t>bliiot</w:t>
        </w:r>
      </w:ins>
      <w:ins w:id="4065" w:author="LKY" w:date="2026-09-08T16:48:08Z">
        <w:r>
          <w:rPr>
            <w:rFonts w:hint="default" w:ascii="Times New Roman" w:hAnsi="Times New Roman"/>
            <w:b w:val="0"/>
            <w:bCs w:val="0"/>
            <w:sz w:val="24"/>
            <w:szCs w:val="24"/>
            <w:shd w:val="clear" w:color="auto" w:fill="auto"/>
            <w:lang w:val="en-US" w:eastAsia="zh-CN"/>
          </w:rPr>
          <w:t xml:space="preserve">:/# </w:t>
        </w:r>
      </w:ins>
      <w:ins w:id="4066" w:author="LKY" w:date="2026-09-08T16:48:08Z">
        <w:r>
          <w:rPr>
            <w:rFonts w:hint="eastAsia" w:ascii="Times New Roman" w:hAnsi="Times New Roman"/>
            <w:b w:val="0"/>
            <w:bCs w:val="0"/>
            <w:color w:val="0000FF"/>
            <w:sz w:val="24"/>
            <w:szCs w:val="24"/>
            <w:shd w:val="clear" w:color="auto" w:fill="auto"/>
            <w:lang w:val="en-US" w:eastAsia="zh-CN"/>
          </w:rPr>
          <w:t xml:space="preserve">ion show  </w:t>
        </w:r>
      </w:ins>
    </w:p>
    <w:p w14:paraId="61C8BCBF">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067" w:author="LKY" w:date="2026-09-08T16:48:08Z"/>
        </w:rPr>
      </w:pPr>
      <w:ins w:id="4068" w:author="L" w:date="2026-09-09T20:04:07Z">
        <w:r>
          <w:rPr/>
          <w:drawing>
            <wp:inline distT="0" distB="0" distL="114300" distR="114300">
              <wp:extent cx="5272405" cy="1327785"/>
              <wp:effectExtent l="0" t="0" r="4445" b="5715"/>
              <wp:docPr id="1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4"/>
                      <pic:cNvPicPr>
                        <a:picLocks noChangeAspect="1"/>
                      </pic:cNvPicPr>
                    </pic:nvPicPr>
                    <pic:blipFill>
                      <a:blip r:embed="rId43"/>
                      <a:stretch>
                        <a:fillRect/>
                      </a:stretch>
                    </pic:blipFill>
                    <pic:spPr>
                      <a:xfrm>
                        <a:off x="0" y="0"/>
                        <a:ext cx="5272405" cy="1327785"/>
                      </a:xfrm>
                      <a:prstGeom prst="rect">
                        <a:avLst/>
                      </a:prstGeom>
                      <a:noFill/>
                      <a:ln>
                        <a:noFill/>
                      </a:ln>
                    </pic:spPr>
                  </pic:pic>
                </a:graphicData>
              </a:graphic>
            </wp:inline>
          </w:drawing>
        </w:r>
      </w:ins>
    </w:p>
    <w:p w14:paraId="23D79FB1">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070" w:author="LKY" w:date="2026-09-08T16:48:08Z"/>
          <w:rFonts w:hint="eastAsia" w:ascii="Times New Roman" w:hAnsi="Times New Roman"/>
          <w:sz w:val="24"/>
          <w:lang w:val="en-US" w:eastAsia="zh-CN"/>
        </w:rPr>
      </w:pPr>
      <w:ins w:id="4071" w:author="LKY" w:date="2026-09-08T16:48:08Z">
        <w:r>
          <w:rPr>
            <w:rFonts w:hint="eastAsia" w:ascii="Times New Roman" w:hAnsi="Times New Roman"/>
            <w:sz w:val="24"/>
            <w:lang w:val="en-US" w:eastAsia="zh-CN"/>
          </w:rPr>
          <w:t>使用信号发生器输出目标电流值，观察实际值是否与输入值保持一致，如对第一个通道输出</w:t>
        </w:r>
      </w:ins>
      <w:ins w:id="4072" w:author="L" w:date="2026-09-09T20:04:14Z">
        <w:r>
          <w:rPr>
            <w:rFonts w:hint="eastAsia" w:ascii="Times New Roman" w:hAnsi="Times New Roman"/>
            <w:sz w:val="24"/>
            <w:lang w:val="en-US" w:eastAsia="zh-CN"/>
          </w:rPr>
          <w:t>2</w:t>
        </w:r>
      </w:ins>
      <w:ins w:id="4073" w:author="L" w:date="2026-09-09T20:04:15Z">
        <w:r>
          <w:rPr>
            <w:rFonts w:hint="eastAsia" w:ascii="Times New Roman" w:hAnsi="Times New Roman"/>
            <w:sz w:val="24"/>
            <w:lang w:val="en-US" w:eastAsia="zh-CN"/>
          </w:rPr>
          <w:t>0</w:t>
        </w:r>
      </w:ins>
      <w:ins w:id="4074" w:author="LKY" w:date="2026-09-08T16:48:08Z">
        <w:del w:id="4075" w:author="L" w:date="2026-09-09T20:04:14Z">
          <w:r>
            <w:rPr>
              <w:rFonts w:hint="eastAsia" w:ascii="Times New Roman" w:hAnsi="Times New Roman"/>
              <w:sz w:val="24"/>
              <w:lang w:val="en-US" w:eastAsia="zh-CN"/>
            </w:rPr>
            <w:delText>1</w:delText>
          </w:r>
        </w:del>
      </w:ins>
      <w:ins w:id="4076" w:author="LKY" w:date="2026-09-08T16:48:08Z">
        <w:del w:id="4077" w:author="L" w:date="2026-09-09T20:04:13Z">
          <w:r>
            <w:rPr>
              <w:rFonts w:hint="eastAsia" w:ascii="Times New Roman" w:hAnsi="Times New Roman"/>
              <w:sz w:val="24"/>
              <w:lang w:val="en-US" w:eastAsia="zh-CN"/>
            </w:rPr>
            <w:delText>0</w:delText>
          </w:r>
        </w:del>
      </w:ins>
      <w:ins w:id="4078" w:author="LKY" w:date="2026-09-08T16:48:08Z">
        <w:r>
          <w:rPr>
            <w:rFonts w:hint="eastAsia" w:ascii="Times New Roman" w:hAnsi="Times New Roman"/>
            <w:sz w:val="24"/>
            <w:lang w:val="en-US" w:eastAsia="zh-CN"/>
          </w:rPr>
          <w:t>mA,通过ion show查看数值，若显示值与理论值的偏差在允许误差范围内，即视为校准通过。</w:t>
        </w:r>
      </w:ins>
    </w:p>
    <w:p w14:paraId="7A94A024">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079" w:author="LKY" w:date="2026-09-08T16:48:08Z"/>
          <w:rFonts w:hint="default" w:ascii="Times New Roman" w:hAnsi="Times New Roman"/>
          <w:sz w:val="24"/>
          <w:lang w:val="en-US" w:eastAsia="zh-CN"/>
        </w:rPr>
      </w:pPr>
      <w:ins w:id="4080" w:author="LKY" w:date="2026-09-08T16:48:08Z">
        <w:r>
          <w:rPr>
            <w:rFonts w:hint="eastAsia" w:ascii="Times New Roman" w:hAnsi="Times New Roman"/>
            <w:sz w:val="24"/>
            <w:lang w:val="en-US" w:eastAsia="zh-CN"/>
          </w:rPr>
          <w:t>以第一通道为例，设定输出</w:t>
        </w:r>
      </w:ins>
      <w:ins w:id="4081" w:author="L" w:date="2026-09-09T20:04:19Z">
        <w:r>
          <w:rPr>
            <w:rFonts w:hint="eastAsia" w:ascii="Times New Roman" w:hAnsi="Times New Roman"/>
            <w:sz w:val="24"/>
            <w:lang w:val="en-US" w:eastAsia="zh-CN"/>
          </w:rPr>
          <w:t>2</w:t>
        </w:r>
      </w:ins>
      <w:ins w:id="4082" w:author="L" w:date="2026-09-09T20:04:20Z">
        <w:r>
          <w:rPr>
            <w:rFonts w:hint="eastAsia" w:ascii="Times New Roman" w:hAnsi="Times New Roman"/>
            <w:sz w:val="24"/>
            <w:lang w:val="en-US" w:eastAsia="zh-CN"/>
          </w:rPr>
          <w:t>0</w:t>
        </w:r>
      </w:ins>
      <w:ins w:id="4083" w:author="LKY" w:date="2026-09-08T16:48:08Z">
        <w:r>
          <w:rPr>
            <w:rFonts w:hint="eastAsia" w:ascii="Times New Roman" w:hAnsi="Times New Roman"/>
            <w:sz w:val="24"/>
            <w:lang w:val="en-US" w:eastAsia="zh-CN"/>
          </w:rPr>
          <w:t>mA，界面显示的数值即为该通道的实际输出值。</w:t>
        </w:r>
      </w:ins>
    </w:p>
    <w:p w14:paraId="3AB15566">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084" w:author="LKY" w:date="2026-09-08T16:48:08Z"/>
          <w:rFonts w:hint="default" w:ascii="Times New Roman" w:hAnsi="Times New Roman"/>
          <w:b w:val="0"/>
          <w:bCs w:val="0"/>
          <w:sz w:val="24"/>
          <w:szCs w:val="24"/>
          <w:lang w:val="en-US" w:eastAsia="zh-CN"/>
        </w:rPr>
      </w:pPr>
      <w:ins w:id="4085" w:author="LKY" w:date="2026-09-08T16:48:08Z">
        <w:r>
          <w:rPr>
            <w:rFonts w:hint="default" w:ascii="Times New Roman" w:hAnsi="Times New Roman"/>
            <w:b w:val="0"/>
            <w:bCs w:val="0"/>
            <w:sz w:val="24"/>
            <w:szCs w:val="24"/>
            <w:shd w:val="clear" w:color="auto" w:fill="auto"/>
            <w:lang w:val="en-US" w:eastAsia="zh-CN"/>
          </w:rPr>
          <w:t>root@</w:t>
        </w:r>
      </w:ins>
      <w:ins w:id="4086" w:author="LKY" w:date="2026-09-08T16:48:08Z">
        <w:r>
          <w:rPr>
            <w:rFonts w:hint="eastAsia" w:ascii="Times New Roman" w:hAnsi="Times New Roman"/>
            <w:b w:val="0"/>
            <w:bCs w:val="0"/>
            <w:sz w:val="24"/>
            <w:szCs w:val="24"/>
            <w:shd w:val="clear" w:color="auto" w:fill="auto"/>
            <w:lang w:val="en-US" w:eastAsia="zh-CN"/>
          </w:rPr>
          <w:t>bliiot</w:t>
        </w:r>
      </w:ins>
      <w:ins w:id="4087" w:author="LKY" w:date="2026-09-08T16:48:08Z">
        <w:r>
          <w:rPr>
            <w:rFonts w:hint="default" w:ascii="Times New Roman" w:hAnsi="Times New Roman"/>
            <w:b w:val="0"/>
            <w:bCs w:val="0"/>
            <w:sz w:val="24"/>
            <w:szCs w:val="24"/>
            <w:shd w:val="clear" w:color="auto" w:fill="auto"/>
            <w:lang w:val="en-US" w:eastAsia="zh-CN"/>
          </w:rPr>
          <w:t xml:space="preserve">:/# </w:t>
        </w:r>
      </w:ins>
      <w:ins w:id="4088" w:author="LKY" w:date="2026-09-08T16:48:08Z">
        <w:r>
          <w:rPr>
            <w:rFonts w:hint="eastAsia" w:ascii="Times New Roman" w:hAnsi="Times New Roman"/>
            <w:b w:val="0"/>
            <w:bCs w:val="0"/>
            <w:color w:val="0000FF"/>
            <w:sz w:val="24"/>
            <w:szCs w:val="24"/>
            <w:shd w:val="clear" w:color="auto" w:fill="auto"/>
            <w:lang w:val="en-US" w:eastAsia="zh-CN"/>
          </w:rPr>
          <w:t xml:space="preserve">ion show  </w:t>
        </w:r>
      </w:ins>
    </w:p>
    <w:p w14:paraId="6ABA1080">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089" w:author="LKY" w:date="2026-09-08T16:48:08Z"/>
          <w:rFonts w:hint="default"/>
          <w:sz w:val="24"/>
          <w:lang w:val="en-US" w:eastAsia="zh-CN"/>
        </w:rPr>
      </w:pPr>
      <w:ins w:id="4090" w:author="L" w:date="2026-09-09T20:04:49Z">
        <w:r>
          <w:rPr/>
          <w:drawing>
            <wp:inline distT="0" distB="0" distL="114300" distR="114300">
              <wp:extent cx="5268595" cy="1340485"/>
              <wp:effectExtent l="0" t="0" r="8255" b="12065"/>
              <wp:docPr id="1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5"/>
                      <pic:cNvPicPr>
                        <a:picLocks noChangeAspect="1"/>
                      </pic:cNvPicPr>
                    </pic:nvPicPr>
                    <pic:blipFill>
                      <a:blip r:embed="rId44"/>
                      <a:stretch>
                        <a:fillRect/>
                      </a:stretch>
                    </pic:blipFill>
                    <pic:spPr>
                      <a:xfrm>
                        <a:off x="0" y="0"/>
                        <a:ext cx="5268595" cy="1340485"/>
                      </a:xfrm>
                      <a:prstGeom prst="rect">
                        <a:avLst/>
                      </a:prstGeom>
                      <a:noFill/>
                      <a:ln>
                        <a:noFill/>
                      </a:ln>
                    </pic:spPr>
                  </pic:pic>
                </a:graphicData>
              </a:graphic>
            </wp:inline>
          </w:drawing>
        </w:r>
      </w:ins>
      <w:ins w:id="4092" w:author="LKY" w:date="2026-09-08T16:48:08Z">
        <w:del w:id="4093" w:author="L" w:date="2026-09-09T20:04:48Z">
          <w:r>
            <w:rPr/>
            <w:drawing>
              <wp:inline distT="0" distB="0" distL="114300" distR="114300">
                <wp:extent cx="5272405" cy="1048385"/>
                <wp:effectExtent l="0" t="0" r="4445" b="18415"/>
                <wp:docPr id="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
                        <pic:cNvPicPr>
                          <a:picLocks noChangeAspect="1"/>
                        </pic:cNvPicPr>
                      </pic:nvPicPr>
                      <pic:blipFill>
                        <a:blip r:embed="rId45"/>
                        <a:stretch>
                          <a:fillRect/>
                        </a:stretch>
                      </pic:blipFill>
                      <pic:spPr>
                        <a:xfrm>
                          <a:off x="0" y="0"/>
                          <a:ext cx="5272405" cy="1048385"/>
                        </a:xfrm>
                        <a:prstGeom prst="rect">
                          <a:avLst/>
                        </a:prstGeom>
                        <a:noFill/>
                        <a:ln>
                          <a:noFill/>
                        </a:ln>
                      </pic:spPr>
                    </pic:pic>
                  </a:graphicData>
                </a:graphic>
              </wp:inline>
            </w:drawing>
          </w:r>
        </w:del>
      </w:ins>
    </w:p>
    <w:p w14:paraId="6133D723">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096" w:author="LKY" w:date="2026-09-08T16:48:08Z"/>
          <w:rFonts w:hint="eastAsia"/>
          <w:sz w:val="24"/>
          <w:lang w:val="en-US" w:eastAsia="zh-CN"/>
        </w:rPr>
      </w:pPr>
      <w:ins w:id="4097" w:author="LKY" w:date="2026-09-08T16:48:08Z">
        <w:r>
          <w:rPr>
            <w:rFonts w:hint="eastAsia"/>
            <w:sz w:val="24"/>
            <w:lang w:val="en-US" w:eastAsia="zh-CN"/>
          </w:rPr>
          <w:t>对应的</w:t>
        </w:r>
      </w:ins>
      <w:ins w:id="4098" w:author="LKY" w:date="2026-09-08T16:48:08Z">
        <w:r>
          <w:rPr>
            <w:rFonts w:hint="default" w:ascii="Times New Roman" w:hAnsi="Times New Roman" w:cs="Times New Roman"/>
            <w:sz w:val="24"/>
            <w:lang w:val="en-US" w:eastAsia="zh-CN"/>
          </w:rPr>
          <w:t>N3083</w:t>
        </w:r>
      </w:ins>
      <w:ins w:id="4099" w:author="LKY" w:date="2026-09-08T16:48:08Z">
        <w:r>
          <w:rPr>
            <w:rFonts w:hint="eastAsia"/>
            <w:sz w:val="24"/>
            <w:lang w:val="en-US" w:eastAsia="zh-CN"/>
          </w:rPr>
          <w:t>单端输入电压类似。</w:t>
        </w:r>
      </w:ins>
    </w:p>
    <w:p w14:paraId="03E2FC1C">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100" w:author="LKY" w:date="2026-09-08T16:48:08Z"/>
          <w:rFonts w:hint="eastAsia"/>
          <w:sz w:val="24"/>
          <w:lang w:val="en-US" w:eastAsia="zh-CN"/>
        </w:rPr>
      </w:pPr>
      <w:ins w:id="4101" w:author="L" w:date="2026-09-08T19:15:09Z">
        <w:r>
          <w:rPr/>
          <w:drawing>
            <wp:inline distT="0" distB="0" distL="114300" distR="114300">
              <wp:extent cx="5269865" cy="1409700"/>
              <wp:effectExtent l="0" t="0" r="6985" b="0"/>
              <wp:docPr id="1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1"/>
                      <pic:cNvPicPr>
                        <a:picLocks noChangeAspect="1"/>
                      </pic:cNvPicPr>
                    </pic:nvPicPr>
                    <pic:blipFill>
                      <a:blip r:embed="rId46"/>
                      <a:stretch>
                        <a:fillRect/>
                      </a:stretch>
                    </pic:blipFill>
                    <pic:spPr>
                      <a:xfrm>
                        <a:off x="0" y="0"/>
                        <a:ext cx="5269865" cy="1409700"/>
                      </a:xfrm>
                      <a:prstGeom prst="rect">
                        <a:avLst/>
                      </a:prstGeom>
                      <a:noFill/>
                      <a:ln>
                        <a:noFill/>
                      </a:ln>
                    </pic:spPr>
                  </pic:pic>
                </a:graphicData>
              </a:graphic>
            </wp:inline>
          </w:drawing>
        </w:r>
      </w:ins>
    </w:p>
    <w:p w14:paraId="1FE61701">
      <w:pPr>
        <w:pStyle w:val="12"/>
        <w:keepNext w:val="0"/>
        <w:keepLines w:val="0"/>
        <w:pageBreakBefore w:val="0"/>
        <w:widowControl w:val="0"/>
        <w:numPr>
          <w:ilvl w:val="0"/>
          <w:numId w:val="4"/>
        </w:numPr>
        <w:kinsoku/>
        <w:wordWrap w:val="0"/>
        <w:overflowPunct/>
        <w:topLinePunct w:val="0"/>
        <w:autoSpaceDE/>
        <w:autoSpaceDN/>
        <w:bidi w:val="0"/>
        <w:adjustRightInd/>
        <w:snapToGrid/>
        <w:ind w:left="425" w:leftChars="0" w:hanging="425" w:firstLineChars="0"/>
        <w:jc w:val="left"/>
        <w:textAlignment w:val="auto"/>
        <w:outlineLvl w:val="4"/>
        <w:rPr>
          <w:ins w:id="4103" w:author="LKY" w:date="2026-09-08T16:48:08Z"/>
          <w:rFonts w:hint="default" w:ascii="Times New Roman" w:hAnsi="Times New Roman" w:eastAsia="宋体" w:cs="Times New Roman"/>
          <w:b/>
          <w:bCs/>
          <w:sz w:val="24"/>
          <w:lang w:val="en-US" w:eastAsia="zh-CN"/>
        </w:rPr>
      </w:pPr>
      <w:ins w:id="4104" w:author="LKY" w:date="2026-09-08T16:48:08Z">
        <w:r>
          <w:rPr>
            <w:rFonts w:hint="default" w:ascii="Times New Roman" w:hAnsi="Times New Roman" w:eastAsia="宋体" w:cs="Times New Roman"/>
            <w:b/>
            <w:bCs/>
            <w:sz w:val="24"/>
            <w:lang w:val="en-US" w:eastAsia="zh-CN"/>
          </w:rPr>
          <w:t>RTD使用</w:t>
        </w:r>
      </w:ins>
    </w:p>
    <w:p w14:paraId="3AD92B1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105" w:author="LKY" w:date="2026-09-08T16:48:08Z"/>
          <w:rFonts w:hint="eastAsia" w:ascii="Times New Roman" w:hAnsi="Times New Roman"/>
          <w:b w:val="0"/>
          <w:bCs w:val="0"/>
          <w:sz w:val="24"/>
          <w:szCs w:val="24"/>
          <w:lang w:val="en-US" w:eastAsia="zh-CN"/>
        </w:rPr>
      </w:pPr>
      <w:ins w:id="4106" w:author="LKY" w:date="2026-09-08T16:48:08Z">
        <w:r>
          <w:rPr>
            <w:rFonts w:hint="eastAsia" w:ascii="Times New Roman" w:hAnsi="Times New Roman"/>
            <w:b w:val="0"/>
            <w:bCs w:val="0"/>
            <w:sz w:val="24"/>
            <w:szCs w:val="24"/>
            <w:lang w:val="en-US" w:eastAsia="zh-CN"/>
          </w:rPr>
          <w:t>以N5041为例（4路RTD模块三线PT100），量程设为-200-850</w:t>
        </w:r>
      </w:ins>
      <w:ins w:id="4107" w:author="LKY" w:date="2026-09-08T16:48:08Z">
        <w:r>
          <w:rPr>
            <w:rFonts w:hint="eastAsia" w:ascii="宋体" w:hAnsi="宋体" w:eastAsia="宋体" w:cs="宋体"/>
            <w:b w:val="0"/>
            <w:bCs w:val="0"/>
            <w:sz w:val="24"/>
            <w:szCs w:val="24"/>
            <w:lang w:val="en-US" w:eastAsia="zh-CN"/>
          </w:rPr>
          <w:t>℃</w:t>
        </w:r>
      </w:ins>
      <w:ins w:id="4108" w:author="LKY" w:date="2026-09-08T16:48:08Z">
        <w:r>
          <w:rPr>
            <w:rFonts w:hint="eastAsia" w:ascii="Times New Roman" w:hAnsi="Times New Roman"/>
            <w:b w:val="0"/>
            <w:bCs w:val="0"/>
            <w:sz w:val="24"/>
            <w:szCs w:val="24"/>
            <w:lang w:val="en-US" w:eastAsia="zh-CN"/>
          </w:rPr>
          <w:t>，输入</w:t>
        </w:r>
      </w:ins>
      <w:ins w:id="4109" w:author="LKY" w:date="2026-09-08T16:48:08Z">
        <w:r>
          <w:rPr>
            <w:rFonts w:hint="eastAsia" w:ascii="Times New Roman" w:hAnsi="Times New Roman"/>
            <w:b w:val="0"/>
            <w:bCs w:val="0"/>
            <w:color w:val="0000FF"/>
            <w:sz w:val="24"/>
            <w:szCs w:val="24"/>
            <w:lang w:val="en-US" w:eastAsia="zh-CN"/>
          </w:rPr>
          <w:t>ion show</w:t>
        </w:r>
      </w:ins>
      <w:ins w:id="4110" w:author="LKY" w:date="2026-09-08T16:48:08Z">
        <w:r>
          <w:rPr>
            <w:rFonts w:hint="eastAsia" w:ascii="Times New Roman" w:hAnsi="Times New Roman"/>
            <w:b w:val="0"/>
            <w:bCs w:val="0"/>
            <w:sz w:val="24"/>
            <w:szCs w:val="24"/>
            <w:lang w:val="en-US" w:eastAsia="zh-CN"/>
          </w:rPr>
          <w:t>查看信息。</w:t>
        </w:r>
      </w:ins>
    </w:p>
    <w:p w14:paraId="753EE979">
      <w:pPr>
        <w:pStyle w:val="12"/>
        <w:shd w:val="clear" w:fill="E7E6E6" w:themeFill="background2"/>
        <w:wordWrap w:val="0"/>
        <w:spacing w:line="360" w:lineRule="auto"/>
        <w:ind w:left="0" w:leftChars="0" w:firstLine="0" w:firstLineChars="0"/>
        <w:jc w:val="left"/>
        <w:outlineLvl w:val="9"/>
        <w:rPr>
          <w:ins w:id="4111" w:author="LKY" w:date="2026-09-08T16:48:08Z"/>
        </w:rPr>
      </w:pPr>
      <w:ins w:id="4112" w:author="LKY" w:date="2026-09-08T16:48:08Z">
        <w:r>
          <w:rPr>
            <w:rFonts w:hint="default" w:ascii="Times New Roman" w:hAnsi="Times New Roman"/>
            <w:b w:val="0"/>
            <w:bCs w:val="0"/>
            <w:sz w:val="24"/>
            <w:szCs w:val="24"/>
            <w:shd w:val="clear" w:color="auto" w:fill="auto"/>
            <w:lang w:val="en-US" w:eastAsia="zh-CN"/>
          </w:rPr>
          <w:t>root@</w:t>
        </w:r>
      </w:ins>
      <w:ins w:id="4113" w:author="LKY" w:date="2026-09-08T16:48:08Z">
        <w:r>
          <w:rPr>
            <w:rFonts w:hint="eastAsia" w:ascii="Times New Roman" w:hAnsi="Times New Roman"/>
            <w:b w:val="0"/>
            <w:bCs w:val="0"/>
            <w:sz w:val="24"/>
            <w:szCs w:val="24"/>
            <w:shd w:val="clear" w:color="auto" w:fill="auto"/>
            <w:lang w:val="en-US" w:eastAsia="zh-CN"/>
          </w:rPr>
          <w:t>bliiot</w:t>
        </w:r>
      </w:ins>
      <w:ins w:id="4114" w:author="LKY" w:date="2026-09-08T16:48:08Z">
        <w:r>
          <w:rPr>
            <w:rFonts w:hint="default" w:ascii="Times New Roman" w:hAnsi="Times New Roman"/>
            <w:b w:val="0"/>
            <w:bCs w:val="0"/>
            <w:sz w:val="24"/>
            <w:szCs w:val="24"/>
            <w:shd w:val="clear" w:color="auto" w:fill="auto"/>
            <w:lang w:val="en-US" w:eastAsia="zh-CN"/>
          </w:rPr>
          <w:t xml:space="preserve">:/# </w:t>
        </w:r>
      </w:ins>
      <w:ins w:id="4115" w:author="LKY" w:date="2026-09-08T16:48:08Z">
        <w:r>
          <w:rPr>
            <w:rFonts w:hint="eastAsia" w:ascii="Times New Roman" w:hAnsi="Times New Roman"/>
            <w:b w:val="0"/>
            <w:bCs w:val="0"/>
            <w:color w:val="0000FF"/>
            <w:sz w:val="24"/>
            <w:szCs w:val="24"/>
            <w:shd w:val="clear" w:color="auto" w:fill="auto"/>
            <w:lang w:val="en-US" w:eastAsia="zh-CN"/>
          </w:rPr>
          <w:t xml:space="preserve">ion show  </w:t>
        </w:r>
      </w:ins>
    </w:p>
    <w:p w14:paraId="3FFF086C">
      <w:pPr>
        <w:rPr>
          <w:ins w:id="4116" w:author="LKY" w:date="2026-09-08T16:48:08Z"/>
          <w:rFonts w:hint="default"/>
          <w:sz w:val="21"/>
          <w:lang w:val="en-US" w:eastAsia="zh-CN"/>
        </w:rPr>
      </w:pPr>
      <w:ins w:id="4117" w:author="L" w:date="2026-09-09T10:56:45Z">
        <w:r>
          <w:rPr/>
          <w:drawing>
            <wp:inline distT="0" distB="0" distL="114300" distR="114300">
              <wp:extent cx="5273040" cy="903605"/>
              <wp:effectExtent l="0" t="0" r="3810" b="10795"/>
              <wp:docPr id="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
                      <pic:cNvPicPr>
                        <a:picLocks noChangeAspect="1"/>
                      </pic:cNvPicPr>
                    </pic:nvPicPr>
                    <pic:blipFill>
                      <a:blip r:embed="rId47"/>
                      <a:stretch>
                        <a:fillRect/>
                      </a:stretch>
                    </pic:blipFill>
                    <pic:spPr>
                      <a:xfrm>
                        <a:off x="0" y="0"/>
                        <a:ext cx="5273040" cy="903605"/>
                      </a:xfrm>
                      <a:prstGeom prst="rect">
                        <a:avLst/>
                      </a:prstGeom>
                      <a:noFill/>
                      <a:ln>
                        <a:noFill/>
                      </a:ln>
                    </pic:spPr>
                  </pic:pic>
                </a:graphicData>
              </a:graphic>
            </wp:inline>
          </w:drawing>
        </w:r>
      </w:ins>
      <w:ins w:id="4119" w:author="LKY" w:date="2026-09-08T16:48:08Z">
        <w:del w:id="4120" w:author="L" w:date="2026-09-09T10:56:43Z">
          <w:r>
            <w:rPr/>
            <w:drawing>
              <wp:inline distT="0" distB="0" distL="114300" distR="114300">
                <wp:extent cx="5271135" cy="904875"/>
                <wp:effectExtent l="0" t="0" r="5715" b="9525"/>
                <wp:docPr id="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
                        <pic:cNvPicPr>
                          <a:picLocks noChangeAspect="1"/>
                        </pic:cNvPicPr>
                      </pic:nvPicPr>
                      <pic:blipFill>
                        <a:blip r:embed="rId48"/>
                        <a:stretch>
                          <a:fillRect/>
                        </a:stretch>
                      </pic:blipFill>
                      <pic:spPr>
                        <a:xfrm>
                          <a:off x="0" y="0"/>
                          <a:ext cx="5271135" cy="904875"/>
                        </a:xfrm>
                        <a:prstGeom prst="rect">
                          <a:avLst/>
                        </a:prstGeom>
                        <a:noFill/>
                        <a:ln>
                          <a:noFill/>
                        </a:ln>
                      </pic:spPr>
                    </pic:pic>
                  </a:graphicData>
                </a:graphic>
              </wp:inline>
            </w:drawing>
          </w:r>
        </w:del>
      </w:ins>
    </w:p>
    <w:p w14:paraId="278F7841">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123" w:author="LKY" w:date="2026-09-08T16:48:08Z"/>
          <w:rFonts w:hint="eastAsia" w:ascii="Times New Roman" w:hAnsi="Times New Roman"/>
          <w:sz w:val="24"/>
          <w:lang w:val="en-US" w:eastAsia="zh-CN"/>
        </w:rPr>
      </w:pPr>
      <w:ins w:id="4124" w:author="LKY" w:date="2026-09-08T16:48:08Z">
        <w:r>
          <w:rPr>
            <w:rFonts w:hint="eastAsia" w:ascii="Times New Roman" w:hAnsi="Times New Roman"/>
            <w:sz w:val="24"/>
            <w:lang w:val="en-US" w:eastAsia="zh-CN"/>
          </w:rPr>
          <w:t>使用电阻箱设置阻值对应温度值改变到合适的范围，若显示值与理论值（对应pt100/1000温度阻值对应表）的偏差在允许误差范围内，即视为校准通过。</w:t>
        </w:r>
      </w:ins>
    </w:p>
    <w:p w14:paraId="459B9FA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125" w:author="LKY" w:date="2026-09-08T16:48:08Z"/>
          <w:rFonts w:hint="eastAsia"/>
          <w:sz w:val="24"/>
          <w:lang w:val="en-US" w:eastAsia="zh-CN"/>
        </w:rPr>
      </w:pPr>
      <w:ins w:id="4126" w:author="LKY" w:date="2026-09-08T16:48:08Z">
        <w:r>
          <w:rPr>
            <w:rFonts w:hint="eastAsia"/>
            <w:sz w:val="24"/>
            <w:lang w:val="en-US" w:eastAsia="zh-CN"/>
          </w:rPr>
          <w:t>对应的</w:t>
        </w:r>
      </w:ins>
      <w:ins w:id="4127" w:author="LKY" w:date="2026-09-08T16:48:08Z">
        <w:r>
          <w:rPr>
            <w:rFonts w:hint="default" w:ascii="Times New Roman" w:hAnsi="Times New Roman" w:cs="Times New Roman"/>
            <w:sz w:val="24"/>
            <w:lang w:val="en-US" w:eastAsia="zh-CN"/>
          </w:rPr>
          <w:t>N</w:t>
        </w:r>
      </w:ins>
      <w:ins w:id="4128" w:author="LKY" w:date="2026-09-08T16:48:08Z">
        <w:r>
          <w:rPr>
            <w:rFonts w:hint="eastAsia" w:ascii="Times New Roman" w:hAnsi="Times New Roman" w:cs="Times New Roman"/>
            <w:sz w:val="24"/>
            <w:lang w:val="en-US" w:eastAsia="zh-CN"/>
          </w:rPr>
          <w:t>5042、N5043、 N5044</w:t>
        </w:r>
      </w:ins>
      <w:ins w:id="4129" w:author="LKY" w:date="2026-09-08T16:48:08Z">
        <w:r>
          <w:rPr>
            <w:rFonts w:hint="eastAsia"/>
            <w:sz w:val="24"/>
            <w:lang w:val="en-US" w:eastAsia="zh-CN"/>
          </w:rPr>
          <w:t>类似。</w:t>
        </w:r>
      </w:ins>
    </w:p>
    <w:p w14:paraId="0E9E47DE">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130" w:author="LKY" w:date="2026-09-08T16:48:08Z"/>
        </w:rPr>
      </w:pPr>
      <w:ins w:id="4131" w:author="L" w:date="2026-09-08T19:56:59Z">
        <w:r>
          <w:rPr/>
          <w:drawing>
            <wp:inline distT="0" distB="0" distL="114300" distR="114300">
              <wp:extent cx="5272405" cy="898525"/>
              <wp:effectExtent l="0" t="0" r="4445" b="15875"/>
              <wp:docPr id="1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
                      <pic:cNvPicPr>
                        <a:picLocks noChangeAspect="1"/>
                      </pic:cNvPicPr>
                    </pic:nvPicPr>
                    <pic:blipFill>
                      <a:blip r:embed="rId49"/>
                      <a:stretch>
                        <a:fillRect/>
                      </a:stretch>
                    </pic:blipFill>
                    <pic:spPr>
                      <a:xfrm>
                        <a:off x="0" y="0"/>
                        <a:ext cx="5272405" cy="898525"/>
                      </a:xfrm>
                      <a:prstGeom prst="rect">
                        <a:avLst/>
                      </a:prstGeom>
                      <a:noFill/>
                      <a:ln>
                        <a:noFill/>
                      </a:ln>
                    </pic:spPr>
                  </pic:pic>
                </a:graphicData>
              </a:graphic>
            </wp:inline>
          </w:drawing>
        </w:r>
      </w:ins>
    </w:p>
    <w:p w14:paraId="6DD6E3B8">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133" w:author="LKY" w:date="2026-09-08T16:48:08Z"/>
        </w:rPr>
      </w:pPr>
      <w:ins w:id="4134" w:author="L" w:date="2026-09-08T19:45:26Z">
        <w:r>
          <w:rPr/>
          <w:drawing>
            <wp:inline distT="0" distB="0" distL="114300" distR="114300">
              <wp:extent cx="5271770" cy="894715"/>
              <wp:effectExtent l="0" t="0" r="5080" b="635"/>
              <wp:docPr id="14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3"/>
                      <pic:cNvPicPr>
                        <a:picLocks noChangeAspect="1"/>
                      </pic:cNvPicPr>
                    </pic:nvPicPr>
                    <pic:blipFill>
                      <a:blip r:embed="rId50"/>
                      <a:stretch>
                        <a:fillRect/>
                      </a:stretch>
                    </pic:blipFill>
                    <pic:spPr>
                      <a:xfrm>
                        <a:off x="0" y="0"/>
                        <a:ext cx="5271770" cy="894715"/>
                      </a:xfrm>
                      <a:prstGeom prst="rect">
                        <a:avLst/>
                      </a:prstGeom>
                      <a:noFill/>
                      <a:ln>
                        <a:noFill/>
                      </a:ln>
                    </pic:spPr>
                  </pic:pic>
                </a:graphicData>
              </a:graphic>
            </wp:inline>
          </w:drawing>
        </w:r>
      </w:ins>
    </w:p>
    <w:p w14:paraId="183CEC6E">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136" w:author="LKY" w:date="2026-09-08T16:48:08Z"/>
        </w:rPr>
      </w:pPr>
      <w:ins w:id="4137" w:author="L" w:date="2026-09-09T16:41:30Z">
        <w:r>
          <w:rPr/>
          <w:drawing>
            <wp:inline distT="0" distB="0" distL="114300" distR="114300">
              <wp:extent cx="5268595" cy="887095"/>
              <wp:effectExtent l="0" t="0" r="8255" b="8255"/>
              <wp:docPr id="1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3"/>
                      <pic:cNvPicPr>
                        <a:picLocks noChangeAspect="1"/>
                      </pic:cNvPicPr>
                    </pic:nvPicPr>
                    <pic:blipFill>
                      <a:blip r:embed="rId51"/>
                      <a:stretch>
                        <a:fillRect/>
                      </a:stretch>
                    </pic:blipFill>
                    <pic:spPr>
                      <a:xfrm>
                        <a:off x="0" y="0"/>
                        <a:ext cx="5268595" cy="887095"/>
                      </a:xfrm>
                      <a:prstGeom prst="rect">
                        <a:avLst/>
                      </a:prstGeom>
                      <a:noFill/>
                      <a:ln>
                        <a:noFill/>
                      </a:ln>
                    </pic:spPr>
                  </pic:pic>
                </a:graphicData>
              </a:graphic>
            </wp:inline>
          </w:drawing>
        </w:r>
      </w:ins>
      <w:ins w:id="4139" w:author="LKY" w:date="2026-09-08T16:48:08Z">
        <w:del w:id="4140" w:author="L" w:date="2026-09-09T16:39:38Z">
          <w:r>
            <w:rPr/>
            <w:drawing>
              <wp:inline distT="0" distB="0" distL="114300" distR="114300">
                <wp:extent cx="5273675" cy="876300"/>
                <wp:effectExtent l="0" t="0" r="3175" b="0"/>
                <wp:docPr id="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
                        <pic:cNvPicPr>
                          <a:picLocks noChangeAspect="1"/>
                        </pic:cNvPicPr>
                      </pic:nvPicPr>
                      <pic:blipFill>
                        <a:blip r:embed="rId52"/>
                        <a:stretch>
                          <a:fillRect/>
                        </a:stretch>
                      </pic:blipFill>
                      <pic:spPr>
                        <a:xfrm>
                          <a:off x="0" y="0"/>
                          <a:ext cx="5273675" cy="876300"/>
                        </a:xfrm>
                        <a:prstGeom prst="rect">
                          <a:avLst/>
                        </a:prstGeom>
                        <a:noFill/>
                        <a:ln>
                          <a:noFill/>
                        </a:ln>
                      </pic:spPr>
                    </pic:pic>
                  </a:graphicData>
                </a:graphic>
              </wp:inline>
            </w:drawing>
          </w:r>
        </w:del>
      </w:ins>
    </w:p>
    <w:p w14:paraId="3072EF7C">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143" w:author="LKY" w:date="2026-09-08T16:48:08Z"/>
        </w:rPr>
      </w:pPr>
    </w:p>
    <w:p w14:paraId="63A1534E">
      <w:pPr>
        <w:pStyle w:val="12"/>
        <w:keepNext w:val="0"/>
        <w:keepLines w:val="0"/>
        <w:pageBreakBefore w:val="0"/>
        <w:widowControl w:val="0"/>
        <w:numPr>
          <w:ilvl w:val="0"/>
          <w:numId w:val="4"/>
        </w:numPr>
        <w:kinsoku/>
        <w:wordWrap w:val="0"/>
        <w:overflowPunct/>
        <w:topLinePunct w:val="0"/>
        <w:autoSpaceDE/>
        <w:autoSpaceDN/>
        <w:bidi w:val="0"/>
        <w:adjustRightInd/>
        <w:snapToGrid/>
        <w:ind w:left="425" w:leftChars="0" w:hanging="425" w:firstLineChars="0"/>
        <w:jc w:val="left"/>
        <w:textAlignment w:val="auto"/>
        <w:outlineLvl w:val="4"/>
        <w:rPr>
          <w:ins w:id="4144" w:author="LKY" w:date="2026-09-08T16:48:08Z"/>
          <w:rFonts w:hint="default" w:ascii="Times New Roman" w:hAnsi="Times New Roman" w:eastAsia="宋体" w:cs="Times New Roman"/>
          <w:b/>
          <w:bCs/>
          <w:sz w:val="24"/>
          <w:lang w:val="en-US" w:eastAsia="zh-CN"/>
        </w:rPr>
      </w:pPr>
      <w:ins w:id="4145" w:author="LKY" w:date="2026-09-08T16:48:08Z">
        <w:r>
          <w:rPr>
            <w:rFonts w:hint="eastAsia" w:ascii="Times New Roman" w:hAnsi="Times New Roman" w:eastAsia="宋体" w:cs="Times New Roman"/>
            <w:b/>
            <w:bCs/>
            <w:sz w:val="24"/>
            <w:lang w:val="en-US" w:eastAsia="zh-CN"/>
          </w:rPr>
          <w:t>NTC使用</w:t>
        </w:r>
      </w:ins>
    </w:p>
    <w:p w14:paraId="041E715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146" w:author="LKY" w:date="2026-09-08T16:48:08Z"/>
          <w:rFonts w:hint="eastAsia" w:ascii="Times New Roman" w:hAnsi="Times New Roman"/>
          <w:b w:val="0"/>
          <w:bCs w:val="0"/>
          <w:sz w:val="24"/>
          <w:szCs w:val="24"/>
          <w:lang w:val="en-US" w:eastAsia="zh-CN"/>
        </w:rPr>
      </w:pPr>
      <w:ins w:id="4147" w:author="LKY" w:date="2026-09-08T16:48:08Z">
        <w:r>
          <w:rPr>
            <w:rFonts w:hint="eastAsia" w:ascii="Times New Roman" w:hAnsi="Times New Roman"/>
            <w:b w:val="0"/>
            <w:bCs w:val="0"/>
            <w:sz w:val="24"/>
            <w:szCs w:val="24"/>
            <w:lang w:val="en-US" w:eastAsia="zh-CN"/>
          </w:rPr>
          <w:t>以N3087为例（8路NTC模块10K3A1），量程为184</w:t>
        </w:r>
      </w:ins>
      <w:ins w:id="4148" w:author="LKY" w:date="2026-09-14T14:48:13Z">
        <w:r>
          <w:rPr>
            <w:rFonts w:hint="eastAsia" w:ascii="Times New Roman" w:hAnsi="Times New Roman"/>
            <w:b w:val="0"/>
            <w:bCs w:val="0"/>
            <w:sz w:val="24"/>
            <w:szCs w:val="24"/>
            <w:lang w:val="en-US" w:eastAsia="zh-CN"/>
          </w:rPr>
          <w:t>.8</w:t>
        </w:r>
      </w:ins>
      <w:ins w:id="4149" w:author="LKY" w:date="2026-09-08T16:48:08Z">
        <w:r>
          <w:rPr>
            <w:rFonts w:hint="eastAsia" w:ascii="Times New Roman" w:hAnsi="Times New Roman"/>
            <w:b w:val="0"/>
            <w:bCs w:val="0"/>
            <w:sz w:val="24"/>
            <w:szCs w:val="24"/>
            <w:lang w:val="en-US" w:eastAsia="zh-CN"/>
          </w:rPr>
          <w:t>-66782</w:t>
        </w:r>
      </w:ins>
      <w:ins w:id="4150" w:author="LKY" w:date="2026-09-14T14:48:15Z">
        <w:r>
          <w:rPr>
            <w:rFonts w:hint="eastAsia" w:ascii="Times New Roman" w:hAnsi="Times New Roman"/>
            <w:b w:val="0"/>
            <w:bCs w:val="0"/>
            <w:sz w:val="24"/>
            <w:szCs w:val="24"/>
            <w:lang w:val="en-US" w:eastAsia="zh-CN"/>
          </w:rPr>
          <w:t>8</w:t>
        </w:r>
      </w:ins>
      <w:ins w:id="4151" w:author="LKY" w:date="2026-09-08T16:48:08Z">
        <w:r>
          <w:rPr>
            <w:rFonts w:hint="eastAsia" w:ascii="Times New Roman" w:hAnsi="Times New Roman"/>
            <w:b w:val="0"/>
            <w:bCs w:val="0"/>
            <w:sz w:val="24"/>
            <w:szCs w:val="24"/>
            <w:lang w:val="en-US" w:eastAsia="zh-CN"/>
          </w:rPr>
          <w:t>，输入</w:t>
        </w:r>
      </w:ins>
      <w:ins w:id="4152" w:author="LKY" w:date="2026-09-08T16:48:08Z">
        <w:r>
          <w:rPr>
            <w:rFonts w:hint="eastAsia" w:ascii="Times New Roman" w:hAnsi="Times New Roman"/>
            <w:b w:val="0"/>
            <w:bCs w:val="0"/>
            <w:color w:val="0000FF"/>
            <w:sz w:val="24"/>
            <w:szCs w:val="24"/>
            <w:lang w:val="en-US" w:eastAsia="zh-CN"/>
          </w:rPr>
          <w:t>ion show</w:t>
        </w:r>
      </w:ins>
      <w:ins w:id="4153" w:author="LKY" w:date="2026-09-08T16:48:08Z">
        <w:r>
          <w:rPr>
            <w:rFonts w:hint="eastAsia" w:ascii="Times New Roman" w:hAnsi="Times New Roman"/>
            <w:b w:val="0"/>
            <w:bCs w:val="0"/>
            <w:sz w:val="24"/>
            <w:szCs w:val="24"/>
            <w:lang w:val="en-US" w:eastAsia="zh-CN"/>
          </w:rPr>
          <w:t>查看信息。</w:t>
        </w:r>
      </w:ins>
    </w:p>
    <w:p w14:paraId="3E07EE9C">
      <w:pPr>
        <w:pStyle w:val="12"/>
        <w:shd w:val="clear" w:fill="E7E6E6" w:themeFill="background2"/>
        <w:wordWrap w:val="0"/>
        <w:spacing w:line="360" w:lineRule="auto"/>
        <w:ind w:left="0" w:leftChars="0" w:firstLine="0" w:firstLineChars="0"/>
        <w:jc w:val="left"/>
        <w:outlineLvl w:val="9"/>
        <w:rPr>
          <w:ins w:id="4154" w:author="LKY" w:date="2026-09-08T16:48:08Z"/>
        </w:rPr>
      </w:pPr>
      <w:ins w:id="4155" w:author="LKY" w:date="2026-09-08T16:48:08Z">
        <w:r>
          <w:rPr>
            <w:rFonts w:hint="default" w:ascii="Times New Roman" w:hAnsi="Times New Roman"/>
            <w:b w:val="0"/>
            <w:bCs w:val="0"/>
            <w:sz w:val="24"/>
            <w:szCs w:val="24"/>
            <w:shd w:val="clear" w:color="auto" w:fill="auto"/>
            <w:lang w:val="en-US" w:eastAsia="zh-CN"/>
          </w:rPr>
          <w:t>root@</w:t>
        </w:r>
      </w:ins>
      <w:ins w:id="4156" w:author="LKY" w:date="2026-09-08T16:48:08Z">
        <w:r>
          <w:rPr>
            <w:rFonts w:hint="eastAsia" w:ascii="Times New Roman" w:hAnsi="Times New Roman"/>
            <w:b w:val="0"/>
            <w:bCs w:val="0"/>
            <w:sz w:val="24"/>
            <w:szCs w:val="24"/>
            <w:shd w:val="clear" w:color="auto" w:fill="auto"/>
            <w:lang w:val="en-US" w:eastAsia="zh-CN"/>
          </w:rPr>
          <w:t>bliiot</w:t>
        </w:r>
      </w:ins>
      <w:ins w:id="4157" w:author="LKY" w:date="2026-09-08T16:48:08Z">
        <w:r>
          <w:rPr>
            <w:rFonts w:hint="default" w:ascii="Times New Roman" w:hAnsi="Times New Roman"/>
            <w:b w:val="0"/>
            <w:bCs w:val="0"/>
            <w:sz w:val="24"/>
            <w:szCs w:val="24"/>
            <w:shd w:val="clear" w:color="auto" w:fill="auto"/>
            <w:lang w:val="en-US" w:eastAsia="zh-CN"/>
          </w:rPr>
          <w:t xml:space="preserve">:/# </w:t>
        </w:r>
      </w:ins>
      <w:ins w:id="4158" w:author="LKY" w:date="2026-09-08T16:48:08Z">
        <w:r>
          <w:rPr>
            <w:rFonts w:hint="eastAsia" w:ascii="Times New Roman" w:hAnsi="Times New Roman"/>
            <w:b w:val="0"/>
            <w:bCs w:val="0"/>
            <w:color w:val="0000FF"/>
            <w:sz w:val="24"/>
            <w:szCs w:val="24"/>
            <w:shd w:val="clear" w:color="auto" w:fill="auto"/>
            <w:lang w:val="en-US" w:eastAsia="zh-CN"/>
          </w:rPr>
          <w:t xml:space="preserve">ion show  </w:t>
        </w:r>
      </w:ins>
    </w:p>
    <w:p w14:paraId="36B9BCED">
      <w:pPr>
        <w:rPr>
          <w:ins w:id="4159" w:author="LKY" w:date="2026-09-08T16:48:08Z"/>
          <w:del w:id="4160" w:author="L" w:date="2026-09-08T19:26:25Z"/>
          <w:rFonts w:hint="eastAsia"/>
          <w:lang w:val="en-US" w:eastAsia="zh-CN"/>
        </w:rPr>
      </w:pPr>
    </w:p>
    <w:p w14:paraId="3DD9A623">
      <w:pPr>
        <w:pStyle w:val="12"/>
        <w:widowControl w:val="0"/>
        <w:wordWrap w:val="0"/>
        <w:spacing w:after="0" w:line="360" w:lineRule="auto"/>
        <w:ind w:left="0" w:leftChars="0" w:firstLine="420" w:firstLineChars="0"/>
        <w:jc w:val="left"/>
        <w:outlineLvl w:val="9"/>
        <w:rPr>
          <w:ins w:id="4161" w:author="LKY" w:date="2026-09-08T16:48:08Z"/>
          <w:rFonts w:hint="eastAsia" w:ascii="Times New Roman" w:hAnsi="Times New Roman"/>
          <w:sz w:val="24"/>
          <w:lang w:val="en-US" w:eastAsia="zh-CN"/>
        </w:rPr>
      </w:pPr>
      <w:ins w:id="4162" w:author="LKY" w:date="2026-09-08T16:48:08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536AF15C">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163" w:author="LKY" w:date="2026-09-08T16:48:08Z"/>
        </w:rPr>
      </w:pPr>
      <w:ins w:id="4164" w:author="L" w:date="2026-09-08T19:26:09Z">
        <w:r>
          <w:rPr/>
          <w:drawing>
            <wp:inline distT="0" distB="0" distL="114300" distR="114300">
              <wp:extent cx="5270500" cy="1352550"/>
              <wp:effectExtent l="0" t="0" r="6350" b="0"/>
              <wp:docPr id="1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2"/>
                      <pic:cNvPicPr>
                        <a:picLocks noChangeAspect="1"/>
                      </pic:cNvPicPr>
                    </pic:nvPicPr>
                    <pic:blipFill>
                      <a:blip r:embed="rId53"/>
                      <a:stretch>
                        <a:fillRect/>
                      </a:stretch>
                    </pic:blipFill>
                    <pic:spPr>
                      <a:xfrm>
                        <a:off x="0" y="0"/>
                        <a:ext cx="5270500" cy="1352550"/>
                      </a:xfrm>
                      <a:prstGeom prst="rect">
                        <a:avLst/>
                      </a:prstGeom>
                      <a:noFill/>
                      <a:ln>
                        <a:noFill/>
                      </a:ln>
                    </pic:spPr>
                  </pic:pic>
                </a:graphicData>
              </a:graphic>
            </wp:inline>
          </w:drawing>
        </w:r>
      </w:ins>
    </w:p>
    <w:p w14:paraId="79CAA314">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166" w:author="LKY" w:date="2026-09-08T16:48:08Z"/>
        </w:rPr>
      </w:pPr>
    </w:p>
    <w:p w14:paraId="5529D5B4">
      <w:pPr>
        <w:pStyle w:val="12"/>
        <w:widowControl/>
        <w:numPr>
          <w:ilvl w:val="0"/>
          <w:numId w:val="3"/>
        </w:numPr>
        <w:ind w:left="425" w:leftChars="0" w:hanging="425" w:firstLineChars="0"/>
        <w:outlineLvl w:val="3"/>
        <w:rPr>
          <w:ins w:id="4167" w:author="LKY" w:date="2026-09-08T16:48:08Z"/>
          <w:rFonts w:hint="eastAsia" w:ascii="Times New Roman" w:hAnsi="Times New Roman" w:eastAsia="宋体" w:cs="宋体"/>
          <w:b/>
          <w:color w:val="auto"/>
          <w:sz w:val="24"/>
          <w:lang w:val="en-US" w:eastAsia="zh-CN" w:bidi="en-US"/>
        </w:rPr>
      </w:pPr>
      <w:ins w:id="4168" w:author="LKY" w:date="2026-09-08T16:48:08Z">
        <w:r>
          <w:rPr>
            <w:rFonts w:hint="eastAsia" w:ascii="Times New Roman" w:hAnsi="Times New Roman" w:eastAsia="宋体" w:cs="宋体"/>
            <w:b/>
            <w:color w:val="auto"/>
            <w:sz w:val="24"/>
            <w:lang w:val="en-US" w:eastAsia="zh-CN" w:bidi="en-US"/>
          </w:rPr>
          <w:t>量程模式修改</w:t>
        </w:r>
      </w:ins>
    </w:p>
    <w:p w14:paraId="3202CEDE">
      <w:pPr>
        <w:pStyle w:val="12"/>
        <w:wordWrap w:val="0"/>
        <w:spacing w:after="0" w:line="360" w:lineRule="auto"/>
        <w:ind w:left="0" w:leftChars="0" w:firstLine="420" w:firstLineChars="0"/>
        <w:jc w:val="left"/>
        <w:outlineLvl w:val="9"/>
        <w:rPr>
          <w:ins w:id="4169" w:author="LKY" w:date="2026-09-08T16:48:08Z"/>
          <w:rFonts w:hint="default" w:ascii="Times New Roman" w:hAnsi="Times New Roman" w:cstheme="minorBidi"/>
          <w:b w:val="0"/>
          <w:bCs w:val="0"/>
          <w:kern w:val="2"/>
          <w:sz w:val="24"/>
          <w:szCs w:val="24"/>
          <w:lang w:val="en-US" w:eastAsia="zh-CN" w:bidi="ar-SA"/>
        </w:rPr>
      </w:pPr>
      <w:ins w:id="4170" w:author="LKY" w:date="2026-09-08T16:48:08Z">
        <w:r>
          <w:rPr>
            <w:rFonts w:hint="eastAsia" w:ascii="Times New Roman" w:hAnsi="Times New Roman" w:cstheme="minorBidi"/>
            <w:b w:val="0"/>
            <w:bCs w:val="0"/>
            <w:kern w:val="2"/>
            <w:sz w:val="24"/>
            <w:szCs w:val="24"/>
            <w:lang w:val="en-US" w:eastAsia="zh-CN" w:bidi="ar-SA"/>
          </w:rPr>
          <w:t>通过ion help命令，可以看到config的命令格式。</w:t>
        </w:r>
      </w:ins>
    </w:p>
    <w:p w14:paraId="2D663628">
      <w:pPr>
        <w:rPr>
          <w:ins w:id="4171" w:author="LKY" w:date="2026-09-08T16:48:08Z"/>
        </w:rPr>
      </w:pPr>
      <w:ins w:id="4172" w:author="LKY" w:date="2026-09-08T16:48:08Z">
        <w:r>
          <w:rPr/>
          <w:drawing>
            <wp:inline distT="0" distB="0" distL="114300" distR="114300">
              <wp:extent cx="5269230" cy="757555"/>
              <wp:effectExtent l="0" t="0" r="7620" b="4445"/>
              <wp:docPr id="1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3"/>
                      <pic:cNvPicPr>
                        <a:picLocks noChangeAspect="1"/>
                      </pic:cNvPicPr>
                    </pic:nvPicPr>
                    <pic:blipFill>
                      <a:blip r:embed="rId54"/>
                      <a:stretch>
                        <a:fillRect/>
                      </a:stretch>
                    </pic:blipFill>
                    <pic:spPr>
                      <a:xfrm>
                        <a:off x="0" y="0"/>
                        <a:ext cx="5269230" cy="757555"/>
                      </a:xfrm>
                      <a:prstGeom prst="rect">
                        <a:avLst/>
                      </a:prstGeom>
                      <a:noFill/>
                      <a:ln>
                        <a:noFill/>
                      </a:ln>
                    </pic:spPr>
                  </pic:pic>
                </a:graphicData>
              </a:graphic>
            </wp:inline>
          </w:drawing>
        </w:r>
      </w:ins>
    </w:p>
    <w:p w14:paraId="11822CD3">
      <w:pPr>
        <w:pStyle w:val="12"/>
        <w:wordWrap w:val="0"/>
        <w:spacing w:after="0" w:line="360" w:lineRule="auto"/>
        <w:ind w:left="0" w:leftChars="0" w:firstLine="420" w:firstLineChars="0"/>
        <w:jc w:val="left"/>
        <w:outlineLvl w:val="9"/>
        <w:rPr>
          <w:ins w:id="4174" w:author="LKY" w:date="2026-09-08T16:48:08Z"/>
          <w:rFonts w:hint="eastAsia" w:ascii="Times New Roman" w:hAnsi="Times New Roman"/>
          <w:sz w:val="24"/>
          <w:lang w:val="en-US" w:eastAsia="zh-CN"/>
        </w:rPr>
      </w:pPr>
      <w:ins w:id="4175" w:author="LKY" w:date="2026-09-08T16:48:08Z">
        <w:r>
          <w:rPr>
            <w:rFonts w:hint="eastAsia" w:ascii="Times New Roman" w:hAnsi="Times New Roman"/>
            <w:sz w:val="24"/>
            <w:lang w:val="en-US" w:eastAsia="zh-CN"/>
          </w:rPr>
          <w:t>在终端中执行以下命令，以获取设备当前的运行状态及模式设置指令：</w:t>
        </w:r>
      </w:ins>
    </w:p>
    <w:p w14:paraId="186DBDBE">
      <w:pPr>
        <w:pStyle w:val="12"/>
        <w:shd w:val="clear" w:fill="E7E6E6" w:themeFill="background2"/>
        <w:wordWrap w:val="0"/>
        <w:spacing w:line="360" w:lineRule="auto"/>
        <w:ind w:left="0" w:leftChars="0" w:firstLine="0" w:firstLineChars="0"/>
        <w:jc w:val="left"/>
        <w:outlineLvl w:val="9"/>
        <w:rPr>
          <w:ins w:id="4176" w:author="LKY" w:date="2026-09-08T16:48:08Z"/>
          <w:rFonts w:hint="default" w:ascii="Times New Roman" w:hAnsi="Times New Roman"/>
          <w:sz w:val="24"/>
          <w:shd w:val="clear" w:color="auto" w:fill="auto"/>
          <w:lang w:val="en-US" w:eastAsia="zh-CN"/>
        </w:rPr>
      </w:pPr>
      <w:ins w:id="4177" w:author="LKY" w:date="2026-09-08T16:48:08Z">
        <w:r>
          <w:rPr>
            <w:rFonts w:hint="default" w:ascii="Times New Roman" w:hAnsi="Times New Roman"/>
            <w:b w:val="0"/>
            <w:bCs w:val="0"/>
            <w:sz w:val="24"/>
            <w:szCs w:val="24"/>
            <w:shd w:val="clear" w:color="auto" w:fill="auto"/>
            <w:lang w:val="en-US" w:eastAsia="zh-CN"/>
          </w:rPr>
          <w:t>root@</w:t>
        </w:r>
      </w:ins>
      <w:ins w:id="4178" w:author="LKY" w:date="2026-09-08T16:48:08Z">
        <w:r>
          <w:rPr>
            <w:rFonts w:hint="eastAsia" w:ascii="Times New Roman" w:hAnsi="Times New Roman"/>
            <w:b w:val="0"/>
            <w:bCs w:val="0"/>
            <w:sz w:val="24"/>
            <w:szCs w:val="24"/>
            <w:shd w:val="clear" w:color="auto" w:fill="auto"/>
            <w:lang w:val="en-US" w:eastAsia="zh-CN"/>
          </w:rPr>
          <w:t>bliiot</w:t>
        </w:r>
      </w:ins>
      <w:ins w:id="4179" w:author="LKY" w:date="2026-09-08T16:48:08Z">
        <w:r>
          <w:rPr>
            <w:rFonts w:hint="default" w:ascii="Times New Roman" w:hAnsi="Times New Roman"/>
            <w:b w:val="0"/>
            <w:bCs w:val="0"/>
            <w:sz w:val="24"/>
            <w:szCs w:val="24"/>
            <w:shd w:val="clear" w:color="auto" w:fill="auto"/>
            <w:lang w:val="en-US" w:eastAsia="zh-CN"/>
          </w:rPr>
          <w:t xml:space="preserve">:/# </w:t>
        </w:r>
      </w:ins>
      <w:ins w:id="4180" w:author="LKY" w:date="2026-09-08T16:48:08Z">
        <w:r>
          <w:rPr>
            <w:rFonts w:ascii="Times New Roman" w:hAnsi="Times New Roman" w:eastAsiaTheme="minorEastAsia" w:cstheme="minorBidi"/>
            <w:i w:val="0"/>
            <w:iCs w:val="0"/>
            <w:caps w:val="0"/>
            <w:color w:val="0000FF"/>
            <w:spacing w:val="0"/>
            <w:sz w:val="24"/>
            <w:szCs w:val="24"/>
            <w:shd w:val="clear" w:color="auto" w:fill="auto"/>
          </w:rPr>
          <w:t>ion getmode</w:t>
        </w:r>
      </w:ins>
    </w:p>
    <w:p w14:paraId="30D59BA6">
      <w:pPr>
        <w:rPr>
          <w:ins w:id="4181" w:author="LKY" w:date="2026-09-08T16:48:08Z"/>
        </w:rPr>
      </w:pPr>
      <w:ins w:id="4182" w:author="LKY" w:date="2026-09-08T16:48:08Z">
        <w:r>
          <w:rPr/>
          <w:drawing>
            <wp:inline distT="0" distB="0" distL="114300" distR="114300">
              <wp:extent cx="5269865" cy="612140"/>
              <wp:effectExtent l="0" t="0" r="6985" b="16510"/>
              <wp:docPr id="1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
                      <pic:cNvPicPr>
                        <a:picLocks noChangeAspect="1"/>
                      </pic:cNvPicPr>
                    </pic:nvPicPr>
                    <pic:blipFill>
                      <a:blip r:embed="rId55"/>
                      <a:stretch>
                        <a:fillRect/>
                      </a:stretch>
                    </pic:blipFill>
                    <pic:spPr>
                      <a:xfrm>
                        <a:off x="0" y="0"/>
                        <a:ext cx="5269865" cy="612140"/>
                      </a:xfrm>
                      <a:prstGeom prst="rect">
                        <a:avLst/>
                      </a:prstGeom>
                      <a:noFill/>
                      <a:ln>
                        <a:noFill/>
                      </a:ln>
                    </pic:spPr>
                  </pic:pic>
                </a:graphicData>
              </a:graphic>
            </wp:inline>
          </w:drawing>
        </w:r>
      </w:ins>
    </w:p>
    <w:p w14:paraId="54A357FA">
      <w:pPr>
        <w:pStyle w:val="12"/>
        <w:wordWrap w:val="0"/>
        <w:spacing w:after="0" w:line="360" w:lineRule="auto"/>
        <w:ind w:left="0" w:leftChars="0" w:firstLine="420" w:firstLineChars="0"/>
        <w:jc w:val="left"/>
        <w:outlineLvl w:val="9"/>
        <w:rPr>
          <w:ins w:id="4184" w:author="LKY" w:date="2026-09-08T16:48:08Z"/>
          <w:rFonts w:hint="default" w:ascii="Times New Roman" w:hAnsi="Times New Roman" w:eastAsiaTheme="minorEastAsia"/>
          <w:sz w:val="24"/>
          <w:lang w:val="en-US" w:eastAsia="zh-CN"/>
        </w:rPr>
      </w:pPr>
      <w:ins w:id="4185" w:author="LKY" w:date="2026-09-08T16:48:08Z">
        <w:r>
          <w:rPr>
            <w:rFonts w:hint="eastAsia" w:ascii="Times New Roman" w:hAnsi="Times New Roman" w:eastAsiaTheme="minorEastAsia"/>
            <w:sz w:val="24"/>
            <w:lang w:val="en-US" w:eastAsia="zh-CN"/>
          </w:rPr>
          <w:t>确认目标模式对应的数值后，使用以下命令进行模式切换：</w:t>
        </w:r>
      </w:ins>
      <w:ins w:id="4186" w:author="LKY" w:date="2026-09-08T16:48:08Z">
        <w:r>
          <w:rPr>
            <w:rFonts w:hint="eastAsia" w:ascii="Times New Roman" w:hAnsi="Times New Roman"/>
            <w:sz w:val="24"/>
            <w:lang w:val="en-US" w:eastAsia="zh-CN"/>
          </w:rPr>
          <w:t>例如将N4081的量程设置为4~20MA。</w:t>
        </w:r>
      </w:ins>
    </w:p>
    <w:p w14:paraId="24BF456F">
      <w:pPr>
        <w:pStyle w:val="12"/>
        <w:shd w:val="clear" w:fill="E7E6E6" w:themeFill="background2"/>
        <w:wordWrap w:val="0"/>
        <w:spacing w:line="360" w:lineRule="auto"/>
        <w:ind w:left="0" w:leftChars="0" w:firstLine="0" w:firstLineChars="0"/>
        <w:jc w:val="left"/>
        <w:outlineLvl w:val="9"/>
        <w:rPr>
          <w:ins w:id="4187" w:author="LKY" w:date="2026-09-08T16:48:08Z"/>
          <w:rFonts w:hint="eastAsia" w:ascii="Times New Roman" w:hAnsi="Times New Roman" w:cstheme="minorBidi"/>
          <w:i w:val="0"/>
          <w:iCs w:val="0"/>
          <w:caps w:val="0"/>
          <w:spacing w:val="0"/>
          <w:sz w:val="24"/>
          <w:szCs w:val="24"/>
          <w:shd w:val="clear" w:color="auto" w:fill="auto"/>
          <w:lang w:val="en-US" w:eastAsia="zh-CN"/>
        </w:rPr>
      </w:pPr>
      <w:ins w:id="4188" w:author="LKY" w:date="2026-09-08T16:48:08Z">
        <w:r>
          <w:rPr>
            <w:rFonts w:hint="default" w:ascii="Times New Roman" w:hAnsi="Times New Roman"/>
            <w:b w:val="0"/>
            <w:bCs w:val="0"/>
            <w:sz w:val="24"/>
            <w:szCs w:val="24"/>
            <w:shd w:val="clear" w:color="auto" w:fill="auto"/>
            <w:lang w:val="en-US" w:eastAsia="zh-CN"/>
          </w:rPr>
          <w:t>root@</w:t>
        </w:r>
      </w:ins>
      <w:ins w:id="4189" w:author="LKY" w:date="2026-09-08T16:48:08Z">
        <w:r>
          <w:rPr>
            <w:rFonts w:hint="eastAsia" w:ascii="Times New Roman" w:hAnsi="Times New Roman"/>
            <w:b w:val="0"/>
            <w:bCs w:val="0"/>
            <w:sz w:val="24"/>
            <w:szCs w:val="24"/>
            <w:shd w:val="clear" w:color="auto" w:fill="auto"/>
            <w:lang w:val="en-US" w:eastAsia="zh-CN"/>
          </w:rPr>
          <w:t>bliiot</w:t>
        </w:r>
      </w:ins>
      <w:ins w:id="4190" w:author="LKY" w:date="2026-09-08T16:48:08Z">
        <w:r>
          <w:rPr>
            <w:rFonts w:hint="default" w:ascii="Times New Roman" w:hAnsi="Times New Roman"/>
            <w:b w:val="0"/>
            <w:bCs w:val="0"/>
            <w:sz w:val="24"/>
            <w:szCs w:val="24"/>
            <w:shd w:val="clear" w:color="auto" w:fill="auto"/>
            <w:lang w:val="en-US" w:eastAsia="zh-CN"/>
          </w:rPr>
          <w:t xml:space="preserve">:/# </w:t>
        </w:r>
      </w:ins>
      <w:ins w:id="4191" w:author="LKY" w:date="2026-09-08T16:48:08Z">
        <w:r>
          <w:rPr>
            <w:rFonts w:ascii="Times New Roman" w:hAnsi="Times New Roman" w:eastAsiaTheme="minorEastAsia" w:cstheme="minorBidi"/>
            <w:i w:val="0"/>
            <w:iCs w:val="0"/>
            <w:caps w:val="0"/>
            <w:color w:val="0000FF"/>
            <w:spacing w:val="0"/>
            <w:sz w:val="24"/>
            <w:szCs w:val="24"/>
            <w:shd w:val="clear" w:color="auto" w:fill="auto"/>
          </w:rPr>
          <w:t xml:space="preserve">ion </w:t>
        </w:r>
      </w:ins>
      <w:ins w:id="4192" w:author="LKY" w:date="2026-09-08T16:48:08Z">
        <w:r>
          <w:rPr>
            <w:rFonts w:hint="eastAsia" w:ascii="Times New Roman" w:hAnsi="Times New Roman" w:cstheme="minorBidi"/>
            <w:i w:val="0"/>
            <w:iCs w:val="0"/>
            <w:caps w:val="0"/>
            <w:color w:val="0000FF"/>
            <w:spacing w:val="0"/>
            <w:sz w:val="24"/>
            <w:szCs w:val="24"/>
            <w:shd w:val="clear" w:color="auto" w:fill="auto"/>
            <w:lang w:val="en-US" w:eastAsia="zh-CN"/>
          </w:rPr>
          <w:t>s</w:t>
        </w:r>
      </w:ins>
      <w:ins w:id="4193" w:author="LKY" w:date="2026-09-08T16:48:08Z">
        <w:r>
          <w:rPr>
            <w:rFonts w:ascii="Times New Roman" w:hAnsi="Times New Roman" w:eastAsiaTheme="minorEastAsia" w:cstheme="minorBidi"/>
            <w:i w:val="0"/>
            <w:iCs w:val="0"/>
            <w:caps w:val="0"/>
            <w:color w:val="0000FF"/>
            <w:spacing w:val="0"/>
            <w:sz w:val="24"/>
            <w:szCs w:val="24"/>
            <w:shd w:val="clear" w:color="auto" w:fill="auto"/>
          </w:rPr>
          <w:t>etmode</w:t>
        </w:r>
      </w:ins>
      <w:ins w:id="4194" w:author="LKY" w:date="2026-09-08T16:48:08Z">
        <w:r>
          <w:rPr>
            <w:rFonts w:hint="eastAsia" w:ascii="Times New Roman" w:hAnsi="Times New Roman" w:cstheme="minorBidi"/>
            <w:i w:val="0"/>
            <w:iCs w:val="0"/>
            <w:caps w:val="0"/>
            <w:color w:val="0000FF"/>
            <w:spacing w:val="0"/>
            <w:sz w:val="24"/>
            <w:szCs w:val="24"/>
            <w:shd w:val="clear" w:color="auto" w:fill="auto"/>
            <w:lang w:val="en-US" w:eastAsia="zh-CN"/>
          </w:rPr>
          <w:t xml:space="preserve"> &lt;slot&gt; &lt;mode&gt;</w:t>
        </w:r>
      </w:ins>
    </w:p>
    <w:p w14:paraId="046F69EE">
      <w:pPr>
        <w:pStyle w:val="12"/>
        <w:shd w:val="clear" w:fill="E7E6E6" w:themeFill="background2"/>
        <w:wordWrap w:val="0"/>
        <w:spacing w:line="360" w:lineRule="auto"/>
        <w:ind w:left="0" w:leftChars="0" w:firstLine="0" w:firstLineChars="0"/>
        <w:jc w:val="left"/>
        <w:outlineLvl w:val="9"/>
        <w:rPr>
          <w:ins w:id="4195" w:author="LKY" w:date="2026-09-08T16:48:08Z"/>
          <w:rFonts w:hint="default" w:ascii="Times New Roman" w:hAnsi="Times New Roman" w:cstheme="minorBidi"/>
          <w:i w:val="0"/>
          <w:iCs w:val="0"/>
          <w:caps w:val="0"/>
          <w:spacing w:val="0"/>
          <w:sz w:val="24"/>
          <w:szCs w:val="24"/>
          <w:shd w:val="clear" w:color="auto" w:fill="auto"/>
          <w:lang w:val="en-US" w:eastAsia="zh-CN"/>
        </w:rPr>
      </w:pPr>
      <w:ins w:id="4196" w:author="LKY" w:date="2026-09-08T16:48:08Z">
        <w:r>
          <w:rPr>
            <w:rFonts w:hint="default" w:ascii="Times New Roman" w:hAnsi="Times New Roman"/>
            <w:b w:val="0"/>
            <w:bCs w:val="0"/>
            <w:sz w:val="24"/>
            <w:szCs w:val="24"/>
            <w:shd w:val="clear" w:color="auto" w:fill="auto"/>
            <w:lang w:val="en-US" w:eastAsia="zh-CN"/>
          </w:rPr>
          <w:t>root@</w:t>
        </w:r>
      </w:ins>
      <w:ins w:id="4197" w:author="LKY" w:date="2026-09-08T16:48:08Z">
        <w:r>
          <w:rPr>
            <w:rFonts w:hint="eastAsia" w:ascii="Times New Roman" w:hAnsi="Times New Roman"/>
            <w:b w:val="0"/>
            <w:bCs w:val="0"/>
            <w:sz w:val="24"/>
            <w:szCs w:val="24"/>
            <w:shd w:val="clear" w:color="auto" w:fill="auto"/>
            <w:lang w:val="en-US" w:eastAsia="zh-CN"/>
          </w:rPr>
          <w:t>bliiot</w:t>
        </w:r>
      </w:ins>
      <w:ins w:id="4198" w:author="LKY" w:date="2026-09-08T16:48:08Z">
        <w:r>
          <w:rPr>
            <w:rFonts w:hint="default" w:ascii="Times New Roman" w:hAnsi="Times New Roman"/>
            <w:b w:val="0"/>
            <w:bCs w:val="0"/>
            <w:sz w:val="24"/>
            <w:szCs w:val="24"/>
            <w:shd w:val="clear" w:color="auto" w:fill="auto"/>
            <w:lang w:val="en-US" w:eastAsia="zh-CN"/>
          </w:rPr>
          <w:t xml:space="preserve">:/# </w:t>
        </w:r>
      </w:ins>
      <w:ins w:id="4199" w:author="LKY" w:date="2026-09-08T16:48:08Z">
        <w:r>
          <w:rPr>
            <w:rFonts w:ascii="Times New Roman" w:hAnsi="Times New Roman" w:eastAsiaTheme="minorEastAsia" w:cstheme="minorBidi"/>
            <w:i w:val="0"/>
            <w:iCs w:val="0"/>
            <w:caps w:val="0"/>
            <w:color w:val="0000FF"/>
            <w:spacing w:val="0"/>
            <w:sz w:val="24"/>
            <w:szCs w:val="24"/>
            <w:shd w:val="clear" w:color="auto" w:fill="auto"/>
          </w:rPr>
          <w:t xml:space="preserve">ion </w:t>
        </w:r>
      </w:ins>
      <w:ins w:id="4200" w:author="LKY" w:date="2026-09-08T16:48:08Z">
        <w:r>
          <w:rPr>
            <w:rFonts w:hint="eastAsia" w:ascii="Times New Roman" w:hAnsi="Times New Roman" w:cstheme="minorBidi"/>
            <w:i w:val="0"/>
            <w:iCs w:val="0"/>
            <w:caps w:val="0"/>
            <w:color w:val="0000FF"/>
            <w:spacing w:val="0"/>
            <w:sz w:val="24"/>
            <w:szCs w:val="24"/>
            <w:shd w:val="clear" w:color="auto" w:fill="auto"/>
            <w:lang w:val="en-US" w:eastAsia="zh-CN"/>
          </w:rPr>
          <w:t>s</w:t>
        </w:r>
      </w:ins>
      <w:ins w:id="4201" w:author="LKY" w:date="2026-09-08T16:48:08Z">
        <w:r>
          <w:rPr>
            <w:rFonts w:ascii="Times New Roman" w:hAnsi="Times New Roman" w:eastAsiaTheme="minorEastAsia" w:cstheme="minorBidi"/>
            <w:i w:val="0"/>
            <w:iCs w:val="0"/>
            <w:caps w:val="0"/>
            <w:color w:val="0000FF"/>
            <w:spacing w:val="0"/>
            <w:sz w:val="24"/>
            <w:szCs w:val="24"/>
            <w:shd w:val="clear" w:color="auto" w:fill="auto"/>
          </w:rPr>
          <w:t>etmode</w:t>
        </w:r>
      </w:ins>
      <w:ins w:id="4202" w:author="LKY" w:date="2026-09-08T16:48:08Z">
        <w:r>
          <w:rPr>
            <w:rFonts w:hint="eastAsia" w:ascii="Times New Roman" w:hAnsi="Times New Roman" w:cstheme="minorBidi"/>
            <w:i w:val="0"/>
            <w:iCs w:val="0"/>
            <w:caps w:val="0"/>
            <w:color w:val="0000FF"/>
            <w:spacing w:val="0"/>
            <w:sz w:val="24"/>
            <w:szCs w:val="24"/>
            <w:shd w:val="clear" w:color="auto" w:fill="auto"/>
            <w:lang w:val="en-US" w:eastAsia="zh-CN"/>
          </w:rPr>
          <w:t xml:space="preserve"> 4 4</w:t>
        </w:r>
      </w:ins>
    </w:p>
    <w:p w14:paraId="506F6838">
      <w:pPr>
        <w:rPr>
          <w:ins w:id="4203" w:author="LKY" w:date="2026-09-08T16:47:47Z"/>
          <w:rFonts w:hint="default" w:asciiTheme="minorHAnsi" w:hAnsiTheme="minorHAnsi" w:cstheme="minorBidi"/>
          <w:b w:val="0"/>
          <w:bCs w:val="0"/>
          <w:kern w:val="2"/>
          <w:sz w:val="21"/>
          <w:szCs w:val="24"/>
          <w:lang w:val="en-US" w:eastAsia="zh-CN" w:bidi="ar-SA"/>
        </w:rPr>
      </w:pPr>
    </w:p>
    <w:p w14:paraId="6EA4DE9C">
      <w:pPr>
        <w:pStyle w:val="12"/>
        <w:ind w:left="0" w:leftChars="0" w:firstLine="0" w:firstLineChars="0"/>
        <w:outlineLvl w:val="2"/>
        <w:rPr>
          <w:del w:id="4204" w:author="LKY" w:date="2026-09-08T16:49:01Z"/>
          <w:rFonts w:hint="eastAsia" w:ascii="Times New Roman" w:hAnsi="Times New Roman" w:cstheme="minorBidi"/>
          <w:b/>
          <w:bCs/>
          <w:kern w:val="2"/>
          <w:sz w:val="28"/>
          <w:szCs w:val="28"/>
          <w:lang w:val="en-US" w:eastAsia="zh-CN" w:bidi="ar-SA"/>
        </w:rPr>
      </w:pPr>
      <w:del w:id="4205" w:author="LKY" w:date="2026-09-08T16:49:01Z">
        <w:r>
          <w:rPr>
            <w:rFonts w:hint="eastAsia" w:ascii="Times New Roman" w:hAnsi="Times New Roman" w:cstheme="minorBidi"/>
            <w:b/>
            <w:bCs/>
            <w:kern w:val="2"/>
            <w:sz w:val="28"/>
            <w:szCs w:val="28"/>
            <w:lang w:val="en-US" w:eastAsia="zh-CN" w:bidi="ar-SA"/>
          </w:rPr>
          <w:delText>2.3.</w:delText>
        </w:r>
      </w:del>
      <w:ins w:id="4206" w:author="L" w:date="2026-08-31T15:21:49Z">
        <w:del w:id="4207" w:author="LKY" w:date="2026-09-08T16:49:01Z">
          <w:r>
            <w:rPr>
              <w:rFonts w:hint="eastAsia" w:ascii="Times New Roman" w:hAnsi="Times New Roman" w:cstheme="minorBidi"/>
              <w:b/>
              <w:bCs/>
              <w:kern w:val="2"/>
              <w:sz w:val="28"/>
              <w:szCs w:val="28"/>
              <w:lang w:val="en-US" w:eastAsia="zh-CN" w:bidi="ar-SA"/>
            </w:rPr>
            <w:delText>1</w:delText>
          </w:r>
        </w:del>
      </w:ins>
      <w:ins w:id="4208" w:author="L" w:date="2026-08-31T15:23:47Z">
        <w:del w:id="4209" w:author="LKY" w:date="2026-09-08T16:49:01Z">
          <w:r>
            <w:rPr>
              <w:rFonts w:hint="eastAsia" w:ascii="Times New Roman" w:hAnsi="Times New Roman" w:cstheme="minorBidi"/>
              <w:b/>
              <w:bCs/>
              <w:kern w:val="2"/>
              <w:sz w:val="28"/>
              <w:szCs w:val="28"/>
              <w:lang w:val="en-US" w:eastAsia="zh-CN" w:bidi="ar-SA"/>
            </w:rPr>
            <w:delText>1</w:delText>
          </w:r>
        </w:del>
      </w:ins>
      <w:del w:id="4210" w:author="LKY" w:date="2026-09-08T16:49:01Z">
        <w:r>
          <w:rPr>
            <w:rFonts w:hint="eastAsia" w:ascii="Times New Roman" w:hAnsi="Times New Roman" w:cstheme="minorBidi"/>
            <w:b/>
            <w:bCs/>
            <w:kern w:val="2"/>
            <w:sz w:val="28"/>
            <w:szCs w:val="28"/>
            <w:lang w:val="en-US" w:eastAsia="zh-CN" w:bidi="ar-SA"/>
          </w:rPr>
          <w:delText>9 N板端口使用</w:delText>
        </w:r>
        <w:bookmarkEnd w:id="101"/>
      </w:del>
    </w:p>
    <w:p w14:paraId="05B885B7">
      <w:pPr>
        <w:pStyle w:val="12"/>
        <w:ind w:left="0" w:leftChars="0" w:firstLine="0" w:firstLineChars="0"/>
        <w:outlineLvl w:val="9"/>
        <w:rPr>
          <w:del w:id="4211" w:author="LKY" w:date="2026-09-08T16:49:01Z"/>
          <w:rFonts w:hint="eastAsia" w:ascii="Times New Roman" w:hAnsi="Times New Roman" w:cstheme="minorBidi"/>
          <w:b/>
          <w:bCs/>
          <w:kern w:val="2"/>
          <w:sz w:val="28"/>
          <w:szCs w:val="28"/>
          <w:lang w:val="en-US" w:eastAsia="zh-CN" w:bidi="ar-SA"/>
        </w:rPr>
      </w:pPr>
      <w:del w:id="4212" w:author="LKY" w:date="2026-09-08T16:49:01Z">
        <w:r>
          <w:rPr>
            <w:rFonts w:hint="eastAsia" w:ascii="Times New Roman" w:hAnsi="Times New Roman" w:cstheme="minorBidi"/>
            <w:b/>
            <w:bCs/>
            <w:kern w:val="2"/>
            <w:sz w:val="28"/>
            <w:szCs w:val="28"/>
            <w:lang w:val="en-US" w:eastAsia="zh-CN" w:bidi="ar-SA"/>
          </w:rPr>
          <w:delText>（1）软件安装</w:delText>
        </w:r>
      </w:del>
    </w:p>
    <w:p w14:paraId="58E1BC1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213" w:author="LKY" w:date="2026-09-08T16:49:01Z"/>
          <w:rFonts w:hint="eastAsia" w:ascii="Times New Roman" w:hAnsi="Times New Roman"/>
          <w:b w:val="0"/>
          <w:bCs w:val="0"/>
          <w:sz w:val="24"/>
          <w:szCs w:val="24"/>
          <w:lang w:val="en-US" w:eastAsia="zh-CN"/>
        </w:rPr>
      </w:pPr>
      <w:del w:id="4214" w:author="LKY" w:date="2026-09-08T16:49:01Z">
        <w:r>
          <w:rPr>
            <w:rFonts w:hint="eastAsia" w:ascii="Times New Roman" w:hAnsi="Times New Roman"/>
            <w:b w:val="0"/>
            <w:bCs w:val="0"/>
            <w:sz w:val="24"/>
            <w:szCs w:val="24"/>
            <w:lang w:val="en-US" w:eastAsia="zh-CN"/>
          </w:rPr>
          <w:delText>对应文件位置位于根目录root文件夹下,实际</w:delText>
        </w:r>
      </w:del>
      <w:ins w:id="4215" w:author="L" w:date="2026-05-21T18:53:33Z">
        <w:del w:id="4216" w:author="LKY" w:date="2026-09-08T16:49:01Z">
          <w:r>
            <w:rPr>
              <w:rFonts w:hint="eastAsia" w:ascii="Times New Roman" w:hAnsi="Times New Roman"/>
              <w:b w:val="0"/>
              <w:bCs w:val="0"/>
              <w:sz w:val="24"/>
              <w:szCs w:val="24"/>
              <w:lang w:val="en-US" w:eastAsia="zh-CN"/>
            </w:rPr>
            <w:delText>目录</w:delText>
          </w:r>
        </w:del>
      </w:ins>
      <w:del w:id="4217" w:author="LKY" w:date="2026-09-08T16:49:01Z">
        <w:r>
          <w:rPr>
            <w:rFonts w:hint="eastAsia" w:ascii="Times New Roman" w:hAnsi="Times New Roman"/>
            <w:b w:val="0"/>
            <w:bCs w:val="0"/>
            <w:sz w:val="24"/>
            <w:szCs w:val="24"/>
            <w:lang w:val="en-US" w:eastAsia="zh-CN"/>
          </w:rPr>
          <w:delText>名称请以文件为准。</w:delText>
        </w:r>
      </w:del>
    </w:p>
    <w:p w14:paraId="72EB7BAF">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218" w:author="LKY" w:date="2026-09-08T16:49:01Z"/>
          <w:rFonts w:hint="eastAsia" w:ascii="Times New Roman" w:hAnsi="Times New Roman"/>
          <w:b w:val="0"/>
          <w:bCs w:val="0"/>
          <w:sz w:val="24"/>
          <w:szCs w:val="24"/>
          <w:lang w:val="en-US" w:eastAsia="zh-CN"/>
        </w:rPr>
      </w:pPr>
      <w:del w:id="4219" w:author="LKY" w:date="2026-09-08T16:49:01Z">
        <w:r>
          <w:rPr>
            <w:rFonts w:hint="eastAsia" w:ascii="Times New Roman" w:hAnsi="Times New Roman"/>
            <w:b w:val="0"/>
            <w:bCs w:val="0"/>
            <w:sz w:val="24"/>
            <w:szCs w:val="24"/>
            <w:lang w:val="en-US" w:eastAsia="zh-CN"/>
          </w:rPr>
          <w:delText>插上网线写入</w:delText>
        </w:r>
      </w:del>
      <w:del w:id="4220" w:author="LKY" w:date="2026-09-08T16:49:01Z">
        <w:r>
          <w:rPr>
            <w:rFonts w:hint="eastAsia" w:ascii="Times New Roman" w:hAnsi="Times New Roman"/>
            <w:b w:val="0"/>
            <w:bCs w:val="0"/>
            <w:color w:val="0000FF"/>
            <w:sz w:val="24"/>
            <w:szCs w:val="24"/>
            <w:lang w:val="en-US" w:eastAsia="zh-CN"/>
          </w:rPr>
          <w:delText>ifconfig</w:delText>
        </w:r>
      </w:del>
      <w:del w:id="4221" w:author="LKY" w:date="2026-09-08T16:49:01Z">
        <w:r>
          <w:rPr>
            <w:rFonts w:hint="eastAsia" w:ascii="Times New Roman" w:hAnsi="Times New Roman"/>
            <w:b w:val="0"/>
            <w:bCs w:val="0"/>
            <w:sz w:val="24"/>
            <w:szCs w:val="24"/>
            <w:lang w:val="en-US" w:eastAsia="zh-CN"/>
          </w:rPr>
          <w:delText>指令获取IP，通过SSH登录</w:delText>
        </w:r>
      </w:del>
    </w:p>
    <w:p w14:paraId="25418EB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del w:id="4222" w:author="LKY" w:date="2026-09-08T16:49:01Z"/>
          <w:rFonts w:hint="eastAsia" w:ascii="Times New Roman" w:hAnsi="Times New Roman"/>
          <w:b w:val="0"/>
          <w:bCs w:val="0"/>
          <w:sz w:val="24"/>
          <w:szCs w:val="24"/>
          <w:lang w:val="en-US" w:eastAsia="zh-CN"/>
        </w:rPr>
      </w:pPr>
      <w:del w:id="4223" w:author="LKY" w:date="2026-09-08T16:49:01Z">
        <w:r>
          <w:rPr/>
          <w:drawing>
            <wp:inline distT="0" distB="0" distL="114300" distR="114300">
              <wp:extent cx="5269865" cy="1064895"/>
              <wp:effectExtent l="0" t="0" r="6985" b="19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56"/>
                      <a:stretch>
                        <a:fillRect/>
                      </a:stretch>
                    </pic:blipFill>
                    <pic:spPr>
                      <a:xfrm>
                        <a:off x="0" y="0"/>
                        <a:ext cx="5269865" cy="1064895"/>
                      </a:xfrm>
                      <a:prstGeom prst="rect">
                        <a:avLst/>
                      </a:prstGeom>
                      <a:noFill/>
                      <a:ln>
                        <a:noFill/>
                      </a:ln>
                    </pic:spPr>
                  </pic:pic>
                </a:graphicData>
              </a:graphic>
            </wp:inline>
          </w:drawing>
        </w:r>
      </w:del>
    </w:p>
    <w:p w14:paraId="6FA7FDC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del w:id="4225" w:author="LKY" w:date="2026-09-08T16:49:01Z"/>
          <w:rFonts w:hint="default" w:ascii="Times New Roman" w:hAnsi="Times New Roman"/>
          <w:b w:val="0"/>
          <w:bCs w:val="0"/>
          <w:sz w:val="24"/>
          <w:szCs w:val="24"/>
          <w:lang w:val="en-US" w:eastAsia="zh-CN"/>
        </w:rPr>
      </w:pPr>
      <w:del w:id="4226" w:author="LKY" w:date="2026-09-08T16:49:01Z">
        <w:r>
          <w:rPr/>
          <w:drawing>
            <wp:inline distT="0" distB="0" distL="114300" distR="114300">
              <wp:extent cx="5267325" cy="3225165"/>
              <wp:effectExtent l="0" t="0" r="9525" b="13335"/>
              <wp:docPr id="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1"/>
                      <pic:cNvPicPr>
                        <a:picLocks noChangeAspect="1"/>
                      </pic:cNvPicPr>
                    </pic:nvPicPr>
                    <pic:blipFill>
                      <a:blip r:embed="rId57"/>
                      <a:stretch>
                        <a:fillRect/>
                      </a:stretch>
                    </pic:blipFill>
                    <pic:spPr>
                      <a:xfrm>
                        <a:off x="0" y="0"/>
                        <a:ext cx="5267325" cy="3225165"/>
                      </a:xfrm>
                      <a:prstGeom prst="rect">
                        <a:avLst/>
                      </a:prstGeom>
                      <a:noFill/>
                      <a:ln>
                        <a:noFill/>
                      </a:ln>
                    </pic:spPr>
                  </pic:pic>
                </a:graphicData>
              </a:graphic>
            </wp:inline>
          </w:drawing>
        </w:r>
      </w:del>
    </w:p>
    <w:p w14:paraId="37436A3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228" w:author="LKY" w:date="2026-09-08T16:49:01Z"/>
          <w:rFonts w:hint="eastAsia" w:ascii="Times New Roman" w:hAnsi="Times New Roman" w:cstheme="minorBidi"/>
          <w:i w:val="0"/>
          <w:iCs w:val="0"/>
          <w:caps w:val="0"/>
          <w:spacing w:val="0"/>
          <w:sz w:val="24"/>
          <w:szCs w:val="24"/>
          <w:lang w:val="en-US" w:eastAsia="zh-CN"/>
        </w:rPr>
      </w:pPr>
      <w:del w:id="4229" w:author="LKY" w:date="2026-09-08T16:49:01Z">
        <w:r>
          <w:rPr>
            <w:rFonts w:hint="eastAsia" w:ascii="Times New Roman" w:hAnsi="Times New Roman"/>
            <w:b w:val="0"/>
            <w:bCs w:val="0"/>
            <w:sz w:val="24"/>
            <w:szCs w:val="24"/>
            <w:lang w:val="en-US" w:eastAsia="zh-CN"/>
          </w:rPr>
          <w:delText>通过左边文件夹页面在root文件夹下，</w:delText>
        </w:r>
      </w:del>
      <w:del w:id="4230" w:author="LKY" w:date="2026-09-08T16:49:01Z">
        <w:r>
          <w:rPr>
            <w:rFonts w:hint="eastAsia" w:ascii="Times New Roman" w:hAnsi="Times New Roman" w:cstheme="minorBidi"/>
            <w:i w:val="0"/>
            <w:iCs w:val="0"/>
            <w:caps w:val="0"/>
            <w:spacing w:val="0"/>
            <w:sz w:val="24"/>
            <w:szCs w:val="24"/>
            <w:lang w:val="en-US" w:eastAsia="zh-CN"/>
          </w:rPr>
          <w:delText>把N板识别文件复制进去</w:delText>
        </w:r>
      </w:del>
    </w:p>
    <w:p w14:paraId="6427618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del w:id="4231" w:author="LKY" w:date="2026-09-08T16:49:01Z"/>
          <w:rFonts w:hint="default" w:ascii="Times New Roman" w:hAnsi="Times New Roman" w:cstheme="minorBidi"/>
          <w:i w:val="0"/>
          <w:iCs w:val="0"/>
          <w:caps w:val="0"/>
          <w:spacing w:val="0"/>
          <w:sz w:val="24"/>
          <w:szCs w:val="24"/>
          <w:lang w:val="en-US" w:eastAsia="zh-CN"/>
        </w:rPr>
      </w:pPr>
      <w:del w:id="4232" w:author="LKY" w:date="2026-09-08T16:49:01Z">
        <w:r>
          <w:rPr/>
          <w:drawing>
            <wp:inline distT="0" distB="0" distL="114300" distR="114300">
              <wp:extent cx="5268595" cy="1394460"/>
              <wp:effectExtent l="0" t="0" r="8255" b="152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58"/>
                      <a:stretch>
                        <a:fillRect/>
                      </a:stretch>
                    </pic:blipFill>
                    <pic:spPr>
                      <a:xfrm>
                        <a:off x="0" y="0"/>
                        <a:ext cx="5268595" cy="1394460"/>
                      </a:xfrm>
                      <a:prstGeom prst="rect">
                        <a:avLst/>
                      </a:prstGeom>
                      <a:noFill/>
                      <a:ln>
                        <a:noFill/>
                      </a:ln>
                    </pic:spPr>
                  </pic:pic>
                </a:graphicData>
              </a:graphic>
            </wp:inline>
          </w:drawing>
        </w:r>
      </w:del>
    </w:p>
    <w:p w14:paraId="02BBBFC1">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234" w:author="LKY" w:date="2026-09-08T16:49:01Z"/>
          <w:rFonts w:hint="eastAsia" w:ascii="Times New Roman" w:hAnsi="Times New Roman"/>
          <w:b w:val="0"/>
          <w:bCs w:val="0"/>
          <w:sz w:val="24"/>
          <w:szCs w:val="24"/>
          <w:lang w:val="en-US" w:eastAsia="zh-CN"/>
        </w:rPr>
      </w:pPr>
      <w:del w:id="4235" w:author="LKY" w:date="2026-09-08T16:49:01Z">
        <w:r>
          <w:rPr>
            <w:rFonts w:hint="eastAsia" w:ascii="Times New Roman" w:hAnsi="Times New Roman"/>
            <w:b w:val="0"/>
            <w:bCs w:val="0"/>
            <w:sz w:val="24"/>
            <w:szCs w:val="24"/>
            <w:lang w:val="en-US" w:eastAsia="zh-CN"/>
          </w:rPr>
          <w:delText>对BEILAI_N_PLC_235_V1.0_20260511.bin执行chmod +x  BEILAI_N_PLC_235_V1.0_20260511.bin。然后安装软件。</w:delText>
        </w:r>
      </w:del>
    </w:p>
    <w:p w14:paraId="4FD1E5EA">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del w:id="4236" w:author="LKY" w:date="2026-09-08T16:49:01Z"/>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del w:id="4237" w:author="LKY" w:date="2026-09-08T16:49:01Z">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delText>root@bliiot:/#</w:delText>
        </w:r>
      </w:del>
      <w:del w:id="4238" w:author="LKY" w:date="2026-09-08T16:49:01Z">
        <w:r>
          <w:rPr>
            <w:rFonts w:hint="eastAsia" w:ascii="Times New Roman" w:hAnsi="Times New Roman" w:eastAsia="宋体" w:cs="宋体"/>
            <w:color w:val="0000FF"/>
            <w:kern w:val="2"/>
            <w:sz w:val="24"/>
            <w:szCs w:val="32"/>
            <w:lang w:val="en-US" w:eastAsia="zh-CN" w:bidi="ar-SA"/>
          </w:rPr>
          <w:delText xml:space="preserve"> chmod +x BEILAI_N_PLC_235_V1.0_20260511.bin </w:delText>
        </w:r>
      </w:del>
    </w:p>
    <w:p w14:paraId="1ED888B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del w:id="4239" w:author="LKY" w:date="2026-09-08T16:49:01Z"/>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del w:id="4240" w:author="LKY" w:date="2026-09-08T16:49:01Z">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delText xml:space="preserve">root@bliiot:/# </w:delText>
        </w:r>
      </w:del>
      <w:del w:id="4241" w:author="LKY" w:date="2026-09-08T16:49:01Z">
        <w:r>
          <w:rPr>
            <w:rFonts w:hint="eastAsia" w:ascii="Times New Roman" w:hAnsi="Times New Roman" w:eastAsia="宋体" w:cs="宋体"/>
            <w:color w:val="0000FF"/>
            <w:kern w:val="2"/>
            <w:sz w:val="24"/>
            <w:szCs w:val="32"/>
            <w:lang w:val="en-US" w:eastAsia="zh-CN" w:bidi="ar-SA"/>
          </w:rPr>
          <w:delText xml:space="preserve">./BEILAI_N_PLC_235_V1.0_20260511.bin </w:delText>
        </w:r>
      </w:del>
    </w:p>
    <w:p w14:paraId="44AAEB8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del w:id="4242" w:author="LKY" w:date="2026-09-08T16:49:01Z"/>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del w:id="4243" w:author="LKY" w:date="2026-09-08T16:49:01Z">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delText>Md5 verify pass!</w:delText>
        </w:r>
      </w:del>
    </w:p>
    <w:p w14:paraId="291EF8D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del w:id="4244" w:author="LKY" w:date="2026-09-08T16:49:01Z"/>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del w:id="4245" w:author="LKY" w:date="2026-09-08T16:49:01Z">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delText>Created symlink /etc/systemd/system/multi-user.target.wants/iolib.service → /etc/systemd/system/iolib.service.</w:delText>
        </w:r>
      </w:del>
    </w:p>
    <w:p w14:paraId="6FD70BA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del w:id="4246" w:author="LKY" w:date="2026-09-08T16:49:01Z"/>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del w:id="4247" w:author="LKY" w:date="2026-09-08T16:49:01Z">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delText>Install complete!</w:delText>
        </w:r>
      </w:del>
    </w:p>
    <w:p w14:paraId="58B40EF2">
      <w:pPr>
        <w:keepNext w:val="0"/>
        <w:keepLines w:val="0"/>
        <w:pageBreakBefore w:val="0"/>
        <w:widowControl w:val="0"/>
        <w:shd w:val="clear"/>
        <w:kinsoku/>
        <w:wordWrap w:val="0"/>
        <w:overflowPunct/>
        <w:topLinePunct w:val="0"/>
        <w:autoSpaceDE/>
        <w:autoSpaceDN/>
        <w:bidi w:val="0"/>
        <w:adjustRightInd/>
        <w:snapToGrid/>
        <w:spacing w:after="0"/>
        <w:ind w:left="0" w:leftChars="0" w:firstLine="480" w:firstLineChars="200"/>
        <w:jc w:val="left"/>
        <w:textAlignment w:val="auto"/>
        <w:outlineLvl w:val="9"/>
        <w:rPr>
          <w:del w:id="4248" w:author="LKY" w:date="2026-09-08T16:49:01Z"/>
          <w:rFonts w:hint="eastAsia" w:ascii="Times New Roman" w:hAnsi="Times New Roman"/>
          <w:b w:val="0"/>
          <w:bCs w:val="0"/>
          <w:color w:val="000000" w:themeColor="text1"/>
          <w:sz w:val="24"/>
          <w:szCs w:val="24"/>
          <w:lang w:val="en-US" w:eastAsia="zh-CN"/>
          <w14:textFill>
            <w14:solidFill>
              <w14:schemeClr w14:val="tx1"/>
            </w14:solidFill>
          </w14:textFill>
        </w:rPr>
      </w:pPr>
    </w:p>
    <w:p w14:paraId="7D8C2038">
      <w:pPr>
        <w:pStyle w:val="12"/>
        <w:numPr>
          <w:ilvl w:val="0"/>
          <w:numId w:val="5"/>
        </w:numPr>
        <w:ind w:left="0" w:leftChars="0" w:firstLine="0" w:firstLineChars="0"/>
        <w:outlineLvl w:val="9"/>
        <w:rPr>
          <w:del w:id="4249" w:author="LKY" w:date="2026-09-08T16:49:01Z"/>
          <w:rFonts w:hint="eastAsia" w:ascii="Times New Roman" w:hAnsi="Times New Roman" w:cstheme="minorBidi"/>
          <w:b/>
          <w:bCs/>
          <w:kern w:val="2"/>
          <w:sz w:val="28"/>
          <w:szCs w:val="28"/>
          <w:lang w:val="en-US" w:eastAsia="zh-CN" w:bidi="ar-SA"/>
        </w:rPr>
      </w:pPr>
      <w:del w:id="4250" w:author="LKY" w:date="2026-09-08T16:49:01Z">
        <w:r>
          <w:rPr>
            <w:rFonts w:hint="eastAsia" w:ascii="Times New Roman" w:hAnsi="Times New Roman" w:cstheme="minorBidi"/>
            <w:b/>
            <w:bCs/>
            <w:kern w:val="2"/>
            <w:sz w:val="28"/>
            <w:szCs w:val="28"/>
            <w:lang w:val="en-US" w:eastAsia="zh-CN" w:bidi="ar-SA"/>
          </w:rPr>
          <w:delText>端口使用</w:delText>
        </w:r>
      </w:del>
    </w:p>
    <w:p w14:paraId="3FBA02E1">
      <w:pPr>
        <w:pStyle w:val="12"/>
        <w:numPr>
          <w:ilvl w:val="0"/>
          <w:numId w:val="0"/>
        </w:numPr>
        <w:ind w:leftChars="0"/>
        <w:outlineLvl w:val="9"/>
        <w:rPr>
          <w:del w:id="4251" w:author="LKY" w:date="2026-09-08T16:49:01Z"/>
          <w:rFonts w:hint="default" w:ascii="Times New Roman" w:hAnsi="Times New Roman" w:cstheme="minorBidi"/>
          <w:b/>
          <w:bCs/>
          <w:kern w:val="2"/>
          <w:sz w:val="28"/>
          <w:szCs w:val="28"/>
          <w:lang w:val="en-US" w:eastAsia="zh-CN" w:bidi="ar-SA"/>
        </w:rPr>
      </w:pPr>
      <w:del w:id="4252" w:author="LKY" w:date="2026-09-08T16:49:01Z">
        <w:r>
          <w:rPr>
            <w:rFonts w:hint="eastAsia" w:ascii="Times New Roman" w:hAnsi="Times New Roman" w:cstheme="minorBidi"/>
            <w:b/>
            <w:bCs/>
            <w:kern w:val="2"/>
            <w:sz w:val="28"/>
            <w:szCs w:val="28"/>
            <w:lang w:val="en-US" w:eastAsia="zh-CN" w:bidi="ar-SA"/>
          </w:rPr>
          <w:delText xml:space="preserve">   DO使用：</w:delText>
        </w:r>
      </w:del>
    </w:p>
    <w:p w14:paraId="29E5D72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253" w:author="LKY" w:date="2026-09-08T16:49:01Z"/>
          <w:rFonts w:hint="eastAsia" w:ascii="Times New Roman" w:hAnsi="Times New Roman"/>
          <w:b w:val="0"/>
          <w:bCs w:val="0"/>
          <w:sz w:val="24"/>
          <w:szCs w:val="24"/>
          <w:lang w:val="en-US" w:eastAsia="zh-CN"/>
        </w:rPr>
      </w:pPr>
      <w:del w:id="4254" w:author="LKY" w:date="2026-09-08T16:49:01Z">
        <w:r>
          <w:rPr>
            <w:rFonts w:hint="eastAsia" w:ascii="Times New Roman" w:hAnsi="Times New Roman"/>
            <w:b w:val="0"/>
            <w:bCs w:val="0"/>
            <w:color w:val="000000" w:themeColor="text1"/>
            <w:sz w:val="24"/>
            <w:szCs w:val="24"/>
            <w:lang w:val="en-US" w:eastAsia="zh-CN"/>
            <w14:textFill>
              <w14:solidFill>
                <w14:schemeClr w14:val="tx1"/>
              </w14:solidFill>
            </w14:textFill>
          </w:rPr>
          <w:delText>这里以N2161为准（16路DO模块pnp）</w:delText>
        </w:r>
      </w:del>
      <w:del w:id="4255" w:author="LKY" w:date="2026-09-08T16:49:01Z">
        <w:r>
          <w:rPr>
            <w:rFonts w:hint="eastAsia" w:ascii="Times New Roman" w:hAnsi="Times New Roman"/>
            <w:b w:val="0"/>
            <w:bCs w:val="0"/>
            <w:color w:val="0000FF"/>
            <w:sz w:val="24"/>
            <w:szCs w:val="24"/>
            <w:lang w:val="en-US" w:eastAsia="zh-CN"/>
          </w:rPr>
          <w:delText>，ion show</w:delText>
        </w:r>
      </w:del>
      <w:del w:id="4256" w:author="LKY" w:date="2026-09-08T16:49:01Z">
        <w:r>
          <w:rPr>
            <w:rFonts w:hint="eastAsia" w:ascii="Times New Roman" w:hAnsi="Times New Roman"/>
            <w:b w:val="0"/>
            <w:bCs w:val="0"/>
            <w:sz w:val="24"/>
            <w:szCs w:val="24"/>
            <w:lang w:val="en-US" w:eastAsia="zh-CN"/>
          </w:rPr>
          <w:delText>查看IO板信息。</w:delText>
        </w:r>
      </w:del>
      <w:del w:id="4257" w:author="LKY" w:date="2026-09-08T16:49:01Z">
        <w:r>
          <w:rPr>
            <w:rFonts w:hint="eastAsia" w:ascii="Times New Roman" w:hAnsi="Times New Roman"/>
            <w:b w:val="0"/>
            <w:bCs w:val="0"/>
            <w:color w:val="0000FF"/>
            <w:sz w:val="24"/>
            <w:szCs w:val="24"/>
            <w:lang w:val="en-US" w:eastAsia="zh-CN"/>
          </w:rPr>
          <w:delText>ion help</w:delText>
        </w:r>
      </w:del>
      <w:del w:id="4258" w:author="LKY" w:date="2026-09-08T16:49:01Z">
        <w:r>
          <w:rPr>
            <w:rFonts w:hint="eastAsia" w:ascii="Times New Roman" w:hAnsi="Times New Roman"/>
            <w:b w:val="0"/>
            <w:bCs w:val="0"/>
            <w:sz w:val="24"/>
            <w:szCs w:val="24"/>
            <w:lang w:val="en-US" w:eastAsia="zh-CN"/>
          </w:rPr>
          <w:delText>查看命令帮助。</w:delText>
        </w:r>
      </w:del>
    </w:p>
    <w:p w14:paraId="0EC90E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259" w:author="LKY" w:date="2026-09-08T16:49:01Z"/>
          <w:rFonts w:hint="default" w:ascii="Times New Roman" w:hAnsi="Times New Roman"/>
          <w:b w:val="0"/>
          <w:bCs w:val="0"/>
          <w:sz w:val="24"/>
          <w:szCs w:val="24"/>
          <w:lang w:val="en-US" w:eastAsia="zh-CN"/>
        </w:rPr>
      </w:pPr>
      <w:del w:id="4260" w:author="LKY" w:date="2026-09-08T16:49:01Z">
        <w:r>
          <w:rPr>
            <w:rFonts w:hint="default" w:ascii="Times New Roman" w:hAnsi="Times New Roman"/>
            <w:b w:val="0"/>
            <w:bCs w:val="0"/>
            <w:sz w:val="24"/>
            <w:szCs w:val="24"/>
            <w:shd w:val="clear" w:color="auto" w:fill="auto"/>
            <w:lang w:val="en-US" w:eastAsia="zh-CN"/>
          </w:rPr>
          <w:delText>root@</w:delText>
        </w:r>
      </w:del>
      <w:del w:id="4261" w:author="LKY" w:date="2026-09-08T16:49:01Z">
        <w:r>
          <w:rPr>
            <w:rFonts w:hint="eastAsia" w:ascii="Times New Roman" w:hAnsi="Times New Roman"/>
            <w:b w:val="0"/>
            <w:bCs w:val="0"/>
            <w:sz w:val="24"/>
            <w:szCs w:val="24"/>
            <w:shd w:val="clear" w:color="auto" w:fill="auto"/>
            <w:lang w:val="en-US" w:eastAsia="zh-CN"/>
          </w:rPr>
          <w:delText>bliiot</w:delText>
        </w:r>
      </w:del>
      <w:del w:id="4262" w:author="LKY" w:date="2026-09-08T16:49:01Z">
        <w:r>
          <w:rPr>
            <w:rFonts w:hint="default" w:ascii="Times New Roman" w:hAnsi="Times New Roman"/>
            <w:b w:val="0"/>
            <w:bCs w:val="0"/>
            <w:sz w:val="24"/>
            <w:szCs w:val="24"/>
            <w:shd w:val="clear" w:color="auto" w:fill="auto"/>
            <w:lang w:val="en-US" w:eastAsia="zh-CN"/>
          </w:rPr>
          <w:delText xml:space="preserve">:/# </w:delText>
        </w:r>
      </w:del>
      <w:del w:id="4263" w:author="LKY" w:date="2026-09-08T16:49:01Z">
        <w:r>
          <w:rPr>
            <w:rFonts w:hint="eastAsia" w:ascii="Times New Roman" w:hAnsi="Times New Roman"/>
            <w:b w:val="0"/>
            <w:bCs w:val="0"/>
            <w:color w:val="0000FF"/>
            <w:sz w:val="24"/>
            <w:szCs w:val="24"/>
            <w:shd w:val="clear" w:color="auto" w:fill="auto"/>
            <w:lang w:val="en-US" w:eastAsia="zh-CN"/>
          </w:rPr>
          <w:delText xml:space="preserve">ion help  </w:delText>
        </w:r>
      </w:del>
    </w:p>
    <w:p w14:paraId="558676A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264" w:author="LKY" w:date="2026-09-08T16:49:01Z"/>
        </w:rPr>
      </w:pPr>
      <w:del w:id="4265" w:author="LKY" w:date="2026-09-08T16:49:01Z">
        <w:r>
          <w:rPr>
            <w:rFonts w:hint="eastAsia" w:ascii="Times New Roman" w:hAnsi="Times New Roman"/>
            <w:b w:val="0"/>
            <w:bCs w:val="0"/>
            <w:sz w:val="24"/>
            <w:szCs w:val="24"/>
            <w:lang w:val="en-US" w:eastAsia="zh-CN"/>
          </w:rPr>
          <w:delText>输入</w:delText>
        </w:r>
      </w:del>
      <w:del w:id="4266" w:author="LKY" w:date="2026-09-08T16:49:01Z">
        <w:r>
          <w:rPr>
            <w:rFonts w:hint="eastAsia" w:ascii="Times New Roman" w:hAnsi="Times New Roman"/>
            <w:b w:val="0"/>
            <w:bCs w:val="0"/>
            <w:color w:val="0000FF"/>
            <w:sz w:val="24"/>
            <w:szCs w:val="24"/>
            <w:lang w:val="en-US" w:eastAsia="zh-CN"/>
          </w:rPr>
          <w:delText>ion show</w:delText>
        </w:r>
      </w:del>
      <w:del w:id="4267" w:author="LKY" w:date="2026-09-08T16:49:01Z">
        <w:r>
          <w:rPr>
            <w:rFonts w:hint="eastAsia" w:ascii="Times New Roman" w:hAnsi="Times New Roman"/>
            <w:b w:val="0"/>
            <w:bCs w:val="0"/>
            <w:sz w:val="24"/>
            <w:szCs w:val="24"/>
            <w:lang w:val="en-US" w:eastAsia="zh-CN"/>
          </w:rPr>
          <w:delText>查看信息。</w:delText>
        </w:r>
      </w:del>
    </w:p>
    <w:p w14:paraId="75610253">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del w:id="4268" w:author="LKY" w:date="2026-09-08T16:49:01Z"/>
        </w:rPr>
      </w:pPr>
      <w:del w:id="4269" w:author="LKY" w:date="2026-09-08T16:49:01Z">
        <w:r>
          <w:rPr/>
          <w:drawing>
            <wp:inline distT="0" distB="0" distL="114300" distR="114300">
              <wp:extent cx="5270500" cy="1101090"/>
              <wp:effectExtent l="0" t="0" r="6350" b="3810"/>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59"/>
                      <a:stretch>
                        <a:fillRect/>
                      </a:stretch>
                    </pic:blipFill>
                    <pic:spPr>
                      <a:xfrm>
                        <a:off x="0" y="0"/>
                        <a:ext cx="5270500" cy="1101090"/>
                      </a:xfrm>
                      <a:prstGeom prst="rect">
                        <a:avLst/>
                      </a:prstGeom>
                      <a:noFill/>
                      <a:ln>
                        <a:noFill/>
                      </a:ln>
                    </pic:spPr>
                  </pic:pic>
                </a:graphicData>
              </a:graphic>
            </wp:inline>
          </w:drawing>
        </w:r>
      </w:del>
    </w:p>
    <w:p w14:paraId="2C39316A">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del w:id="4271" w:author="LKY" w:date="2026-09-08T16:49:01Z"/>
        </w:rPr>
      </w:pPr>
      <w:del w:id="4272" w:author="LKY" w:date="2026-09-08T16:49:01Z">
        <w:r>
          <w:rPr/>
          <w:drawing>
            <wp:inline distT="0" distB="0" distL="114300" distR="114300">
              <wp:extent cx="5273675" cy="2371725"/>
              <wp:effectExtent l="0" t="0" r="3175" b="9525"/>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60"/>
                      <a:stretch>
                        <a:fillRect/>
                      </a:stretch>
                    </pic:blipFill>
                    <pic:spPr>
                      <a:xfrm>
                        <a:off x="0" y="0"/>
                        <a:ext cx="5273675" cy="2371725"/>
                      </a:xfrm>
                      <a:prstGeom prst="rect">
                        <a:avLst/>
                      </a:prstGeom>
                      <a:noFill/>
                      <a:ln>
                        <a:noFill/>
                      </a:ln>
                    </pic:spPr>
                  </pic:pic>
                </a:graphicData>
              </a:graphic>
            </wp:inline>
          </w:drawing>
        </w:r>
      </w:del>
    </w:p>
    <w:p w14:paraId="77A9CA9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274" w:author="LKY" w:date="2026-09-08T16:49:01Z"/>
          <w:rFonts w:hint="eastAsia" w:ascii="Times New Roman" w:hAnsi="Times New Roman"/>
          <w:b w:val="0"/>
          <w:bCs w:val="0"/>
          <w:sz w:val="24"/>
          <w:szCs w:val="24"/>
          <w:lang w:val="en-US" w:eastAsia="zh-CN"/>
        </w:rPr>
      </w:pPr>
      <w:del w:id="4275" w:author="LKY" w:date="2026-09-08T16:49:01Z">
        <w:r>
          <w:rPr>
            <w:rFonts w:hint="eastAsia" w:ascii="Times New Roman" w:hAnsi="Times New Roman"/>
            <w:b w:val="0"/>
            <w:bCs w:val="0"/>
            <w:sz w:val="24"/>
            <w:szCs w:val="24"/>
            <w:lang w:val="en-US" w:eastAsia="zh-CN"/>
          </w:rPr>
          <w:delText>也可通过get命令获取通道值：</w:delText>
        </w:r>
      </w:del>
    </w:p>
    <w:p w14:paraId="7CB4050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276" w:author="LKY" w:date="2026-09-08T16:49:01Z"/>
          <w:rFonts w:hint="default" w:ascii="Times New Roman" w:hAnsi="Times New Roman"/>
          <w:b w:val="0"/>
          <w:bCs w:val="0"/>
          <w:sz w:val="24"/>
          <w:szCs w:val="24"/>
          <w:lang w:val="en-US" w:eastAsia="zh-CN"/>
        </w:rPr>
      </w:pPr>
      <w:del w:id="4277" w:author="LKY" w:date="2026-09-08T16:49:01Z">
        <w:r>
          <w:rPr>
            <w:rFonts w:hint="default" w:ascii="Times New Roman" w:hAnsi="Times New Roman"/>
            <w:b w:val="0"/>
            <w:bCs w:val="0"/>
            <w:sz w:val="24"/>
            <w:szCs w:val="24"/>
            <w:lang w:val="en-US" w:eastAsia="zh-CN"/>
          </w:rPr>
          <w:delText>root@</w:delText>
        </w:r>
      </w:del>
      <w:del w:id="4278" w:author="LKY" w:date="2026-09-08T16:49:01Z">
        <w:r>
          <w:rPr>
            <w:rFonts w:hint="eastAsia" w:ascii="Times New Roman" w:hAnsi="Times New Roman"/>
            <w:b w:val="0"/>
            <w:bCs w:val="0"/>
            <w:sz w:val="24"/>
            <w:szCs w:val="24"/>
            <w:lang w:val="en-US" w:eastAsia="zh-CN"/>
          </w:rPr>
          <w:delText>bliiot</w:delText>
        </w:r>
      </w:del>
      <w:del w:id="4279" w:author="LKY" w:date="2026-09-08T16:49:01Z">
        <w:r>
          <w:rPr>
            <w:rFonts w:hint="default" w:ascii="Times New Roman" w:hAnsi="Times New Roman"/>
            <w:b w:val="0"/>
            <w:bCs w:val="0"/>
            <w:sz w:val="24"/>
            <w:szCs w:val="24"/>
            <w:lang w:val="en-US" w:eastAsia="zh-CN"/>
          </w:rPr>
          <w:delText xml:space="preserve">:/# </w:delText>
        </w:r>
      </w:del>
      <w:del w:id="4280" w:author="LKY" w:date="2026-09-08T16:49:01Z">
        <w:r>
          <w:rPr>
            <w:rFonts w:hint="default" w:ascii="Times New Roman" w:hAnsi="Times New Roman"/>
            <w:b w:val="0"/>
            <w:bCs w:val="0"/>
            <w:color w:val="0000FF"/>
            <w:sz w:val="24"/>
            <w:szCs w:val="24"/>
            <w:lang w:val="en-US" w:eastAsia="zh-CN"/>
          </w:rPr>
          <w:delText>io</w:delText>
        </w:r>
      </w:del>
      <w:del w:id="4281" w:author="LKY" w:date="2026-09-08T16:49:01Z">
        <w:r>
          <w:rPr>
            <w:rFonts w:hint="eastAsia" w:ascii="Times New Roman" w:hAnsi="Times New Roman"/>
            <w:b w:val="0"/>
            <w:bCs w:val="0"/>
            <w:color w:val="0000FF"/>
            <w:sz w:val="24"/>
            <w:szCs w:val="24"/>
            <w:lang w:val="en-US" w:eastAsia="zh-CN"/>
          </w:rPr>
          <w:delText>n</w:delText>
        </w:r>
      </w:del>
      <w:del w:id="4282" w:author="LKY" w:date="2026-09-08T16:49:01Z">
        <w:r>
          <w:rPr>
            <w:rFonts w:hint="default" w:ascii="Times New Roman" w:hAnsi="Times New Roman"/>
            <w:b w:val="0"/>
            <w:bCs w:val="0"/>
            <w:color w:val="0000FF"/>
            <w:sz w:val="24"/>
            <w:szCs w:val="24"/>
            <w:lang w:val="en-US" w:eastAsia="zh-CN"/>
          </w:rPr>
          <w:delText xml:space="preserve"> get </w:delText>
        </w:r>
      </w:del>
      <w:del w:id="4283" w:author="LKY" w:date="2026-09-08T16:49:01Z">
        <w:r>
          <w:rPr>
            <w:rFonts w:hint="eastAsia" w:ascii="Times New Roman" w:hAnsi="Times New Roman"/>
            <w:b w:val="0"/>
            <w:bCs w:val="0"/>
            <w:color w:val="0000FF"/>
            <w:sz w:val="24"/>
            <w:szCs w:val="24"/>
            <w:lang w:val="en-US" w:eastAsia="zh-CN"/>
          </w:rPr>
          <w:delText>1014    //</w:delText>
        </w:r>
      </w:del>
      <w:del w:id="4284" w:author="LKY" w:date="2026-09-08T16:49:01Z">
        <w:r>
          <w:rPr>
            <w:rFonts w:hint="eastAsia" w:ascii="Times New Roman" w:hAnsi="Times New Roman"/>
            <w:b w:val="0"/>
            <w:bCs w:val="0"/>
            <w:color w:val="auto"/>
            <w:sz w:val="24"/>
            <w:szCs w:val="24"/>
            <w:lang w:val="en-US" w:eastAsia="zh-CN"/>
          </w:rPr>
          <w:delText>通过address查看</w:delText>
        </w:r>
      </w:del>
    </w:p>
    <w:p w14:paraId="10F47455">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285" w:author="LKY" w:date="2026-09-08T16:49:01Z"/>
          <w:rFonts w:hint="eastAsia" w:ascii="Times New Roman" w:hAnsi="Times New Roman"/>
          <w:b w:val="0"/>
          <w:bCs w:val="0"/>
          <w:sz w:val="24"/>
          <w:szCs w:val="24"/>
          <w:lang w:val="en-US" w:eastAsia="zh-CN"/>
        </w:rPr>
      </w:pPr>
      <w:del w:id="4286" w:author="LKY" w:date="2026-09-08T16:49:01Z">
        <w:r>
          <w:rPr>
            <w:rFonts w:hint="default" w:ascii="Times New Roman" w:hAnsi="Times New Roman"/>
            <w:b w:val="0"/>
            <w:bCs w:val="0"/>
            <w:sz w:val="24"/>
            <w:szCs w:val="24"/>
            <w:lang w:val="en-US" w:eastAsia="zh-CN"/>
          </w:rPr>
          <w:delText xml:space="preserve">address </w:delText>
        </w:r>
      </w:del>
      <w:del w:id="4287" w:author="LKY" w:date="2026-09-08T16:49:01Z">
        <w:r>
          <w:rPr>
            <w:rFonts w:hint="eastAsia" w:ascii="Times New Roman" w:hAnsi="Times New Roman"/>
            <w:b w:val="0"/>
            <w:bCs w:val="0"/>
            <w:sz w:val="24"/>
            <w:szCs w:val="24"/>
            <w:lang w:val="en-US" w:eastAsia="zh-CN"/>
          </w:rPr>
          <w:delText>1014</w:delText>
        </w:r>
      </w:del>
      <w:del w:id="4288" w:author="LKY" w:date="2026-09-08T16:49:01Z">
        <w:r>
          <w:rPr>
            <w:rFonts w:hint="default" w:ascii="Times New Roman" w:hAnsi="Times New Roman"/>
            <w:b w:val="0"/>
            <w:bCs w:val="0"/>
            <w:sz w:val="24"/>
            <w:szCs w:val="24"/>
            <w:lang w:val="en-US" w:eastAsia="zh-CN"/>
          </w:rPr>
          <w:delText xml:space="preserve"> value </w:delText>
        </w:r>
      </w:del>
      <w:del w:id="4289" w:author="LKY" w:date="2026-09-08T16:49:01Z">
        <w:r>
          <w:rPr>
            <w:rFonts w:hint="eastAsia" w:ascii="Times New Roman" w:hAnsi="Times New Roman"/>
            <w:b w:val="0"/>
            <w:bCs w:val="0"/>
            <w:sz w:val="24"/>
            <w:szCs w:val="24"/>
            <w:lang w:val="en-US" w:eastAsia="zh-CN"/>
          </w:rPr>
          <w:delText>0</w:delText>
        </w:r>
      </w:del>
    </w:p>
    <w:p w14:paraId="321245D6">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del w:id="4290" w:author="LKY" w:date="2026-09-08T16:49:01Z"/>
        </w:rPr>
      </w:pPr>
      <w:del w:id="4291" w:author="LKY" w:date="2026-09-08T16:49:01Z">
        <w:r>
          <w:rPr/>
          <w:drawing>
            <wp:inline distT="0" distB="0" distL="114300" distR="114300">
              <wp:extent cx="5271770" cy="370205"/>
              <wp:effectExtent l="0" t="0" r="5080" b="1079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61"/>
                      <a:stretch>
                        <a:fillRect/>
                      </a:stretch>
                    </pic:blipFill>
                    <pic:spPr>
                      <a:xfrm>
                        <a:off x="0" y="0"/>
                        <a:ext cx="5271770" cy="370205"/>
                      </a:xfrm>
                      <a:prstGeom prst="rect">
                        <a:avLst/>
                      </a:prstGeom>
                      <a:noFill/>
                      <a:ln>
                        <a:noFill/>
                      </a:ln>
                    </pic:spPr>
                  </pic:pic>
                </a:graphicData>
              </a:graphic>
            </wp:inline>
          </w:drawing>
        </w:r>
      </w:del>
    </w:p>
    <w:p w14:paraId="0FF4EF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293" w:author="LKY" w:date="2026-09-08T16:49:01Z"/>
          <w:rFonts w:hint="eastAsia" w:ascii="Times New Roman" w:hAnsi="Times New Roman"/>
          <w:b w:val="0"/>
          <w:bCs w:val="0"/>
          <w:color w:val="auto"/>
          <w:sz w:val="24"/>
          <w:szCs w:val="24"/>
          <w:lang w:val="en-US" w:eastAsia="zh-CN"/>
        </w:rPr>
      </w:pPr>
      <w:del w:id="4294" w:author="LKY" w:date="2026-09-08T16:49:01Z">
        <w:r>
          <w:rPr>
            <w:rFonts w:hint="default" w:ascii="Times New Roman" w:hAnsi="Times New Roman"/>
            <w:b w:val="0"/>
            <w:bCs w:val="0"/>
            <w:sz w:val="24"/>
            <w:szCs w:val="24"/>
            <w:lang w:val="en-US" w:eastAsia="zh-CN"/>
          </w:rPr>
          <w:delText>root@</w:delText>
        </w:r>
      </w:del>
      <w:del w:id="4295" w:author="LKY" w:date="2026-09-08T16:49:01Z">
        <w:r>
          <w:rPr>
            <w:rFonts w:hint="eastAsia" w:ascii="Times New Roman" w:hAnsi="Times New Roman"/>
            <w:b w:val="0"/>
            <w:bCs w:val="0"/>
            <w:sz w:val="24"/>
            <w:szCs w:val="24"/>
            <w:lang w:val="en-US" w:eastAsia="zh-CN"/>
          </w:rPr>
          <w:delText>bliiot</w:delText>
        </w:r>
      </w:del>
      <w:del w:id="4296" w:author="LKY" w:date="2026-09-08T16:49:01Z">
        <w:r>
          <w:rPr>
            <w:rFonts w:hint="default" w:ascii="Times New Roman" w:hAnsi="Times New Roman"/>
            <w:b w:val="0"/>
            <w:bCs w:val="0"/>
            <w:sz w:val="24"/>
            <w:szCs w:val="24"/>
            <w:lang w:val="en-US" w:eastAsia="zh-CN"/>
          </w:rPr>
          <w:delText xml:space="preserve">:/# </w:delText>
        </w:r>
      </w:del>
      <w:del w:id="4297" w:author="LKY" w:date="2026-09-08T16:49:01Z">
        <w:r>
          <w:rPr>
            <w:rFonts w:hint="eastAsia" w:ascii="Times New Roman" w:hAnsi="Times New Roman"/>
            <w:b w:val="0"/>
            <w:bCs w:val="0"/>
            <w:color w:val="0000FF"/>
            <w:sz w:val="24"/>
            <w:szCs w:val="24"/>
            <w:lang w:val="en-US" w:eastAsia="zh-CN"/>
          </w:rPr>
          <w:delText>ion</w:delText>
        </w:r>
      </w:del>
      <w:del w:id="4298" w:author="LKY" w:date="2026-09-08T16:49:01Z">
        <w:r>
          <w:rPr>
            <w:rFonts w:hint="default" w:ascii="Times New Roman" w:hAnsi="Times New Roman"/>
            <w:b w:val="0"/>
            <w:bCs w:val="0"/>
            <w:color w:val="0000FF"/>
            <w:sz w:val="24"/>
            <w:szCs w:val="24"/>
            <w:lang w:val="en-US" w:eastAsia="zh-CN"/>
          </w:rPr>
          <w:delText xml:space="preserve"> </w:delText>
        </w:r>
      </w:del>
      <w:del w:id="4299" w:author="LKY" w:date="2026-09-08T16:49:01Z">
        <w:r>
          <w:rPr>
            <w:rFonts w:hint="eastAsia" w:ascii="Times New Roman" w:hAnsi="Times New Roman"/>
            <w:b w:val="0"/>
            <w:bCs w:val="0"/>
            <w:color w:val="0000FF"/>
            <w:sz w:val="24"/>
            <w:szCs w:val="24"/>
            <w:lang w:val="en-US" w:eastAsia="zh-CN"/>
          </w:rPr>
          <w:delText>s</w:delText>
        </w:r>
      </w:del>
      <w:del w:id="4300" w:author="LKY" w:date="2026-09-08T16:49:01Z">
        <w:r>
          <w:rPr>
            <w:rFonts w:hint="default" w:ascii="Times New Roman" w:hAnsi="Times New Roman"/>
            <w:b w:val="0"/>
            <w:bCs w:val="0"/>
            <w:color w:val="0000FF"/>
            <w:sz w:val="24"/>
            <w:szCs w:val="24"/>
            <w:lang w:val="en-US" w:eastAsia="zh-CN"/>
          </w:rPr>
          <w:delText xml:space="preserve">et </w:delText>
        </w:r>
      </w:del>
      <w:del w:id="4301" w:author="LKY" w:date="2026-09-08T16:49:01Z">
        <w:r>
          <w:rPr>
            <w:rFonts w:hint="eastAsia" w:ascii="Times New Roman" w:hAnsi="Times New Roman"/>
            <w:b w:val="0"/>
            <w:bCs w:val="0"/>
            <w:color w:val="0000FF"/>
            <w:sz w:val="24"/>
            <w:szCs w:val="24"/>
            <w:lang w:val="en-US" w:eastAsia="zh-CN"/>
          </w:rPr>
          <w:delText>1000 10    //</w:delText>
        </w:r>
      </w:del>
      <w:del w:id="4302" w:author="LKY" w:date="2026-09-08T16:49:01Z">
        <w:r>
          <w:rPr>
            <w:rFonts w:hint="eastAsia" w:ascii="Times New Roman" w:hAnsi="Times New Roman"/>
            <w:b w:val="0"/>
            <w:bCs w:val="0"/>
            <w:color w:val="auto"/>
            <w:sz w:val="24"/>
            <w:szCs w:val="24"/>
            <w:lang w:val="en-US" w:eastAsia="zh-CN"/>
          </w:rPr>
          <w:delText>通过address设置输出10mA</w:delText>
        </w:r>
      </w:del>
    </w:p>
    <w:p w14:paraId="50F48734">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303" w:author="LKY" w:date="2026-09-08T16:49:01Z"/>
          <w:rFonts w:hint="default" w:ascii="Times New Roman" w:hAnsi="Times New Roman"/>
          <w:b w:val="0"/>
          <w:bCs w:val="0"/>
          <w:color w:val="auto"/>
          <w:sz w:val="24"/>
          <w:szCs w:val="24"/>
          <w:lang w:val="en-US" w:eastAsia="zh-CN"/>
        </w:rPr>
      </w:pPr>
      <w:del w:id="4304" w:author="LKY" w:date="2026-09-08T16:49:01Z">
        <w:r>
          <w:rPr>
            <w:rFonts w:hint="default" w:ascii="Times New Roman" w:hAnsi="Times New Roman"/>
            <w:b w:val="0"/>
            <w:bCs w:val="0"/>
            <w:sz w:val="24"/>
            <w:szCs w:val="24"/>
            <w:lang w:val="en-US" w:eastAsia="zh-CN"/>
          </w:rPr>
          <w:delText>root@</w:delText>
        </w:r>
      </w:del>
      <w:del w:id="4305" w:author="LKY" w:date="2026-09-08T16:49:01Z">
        <w:r>
          <w:rPr>
            <w:rFonts w:hint="eastAsia" w:ascii="Times New Roman" w:hAnsi="Times New Roman"/>
            <w:b w:val="0"/>
            <w:bCs w:val="0"/>
            <w:sz w:val="24"/>
            <w:szCs w:val="24"/>
            <w:lang w:val="en-US" w:eastAsia="zh-CN"/>
          </w:rPr>
          <w:delText>bliiot</w:delText>
        </w:r>
      </w:del>
      <w:del w:id="4306" w:author="LKY" w:date="2026-09-08T16:49:01Z">
        <w:r>
          <w:rPr>
            <w:rFonts w:hint="default" w:ascii="Times New Roman" w:hAnsi="Times New Roman"/>
            <w:b w:val="0"/>
            <w:bCs w:val="0"/>
            <w:sz w:val="24"/>
            <w:szCs w:val="24"/>
            <w:lang w:val="en-US" w:eastAsia="zh-CN"/>
          </w:rPr>
          <w:delText xml:space="preserve">:/# </w:delText>
        </w:r>
      </w:del>
      <w:del w:id="4307" w:author="LKY" w:date="2026-09-08T16:49:01Z">
        <w:r>
          <w:rPr>
            <w:rFonts w:hint="eastAsia" w:ascii="Times New Roman" w:hAnsi="Times New Roman"/>
            <w:b w:val="0"/>
            <w:bCs w:val="0"/>
            <w:color w:val="0000FF"/>
            <w:sz w:val="24"/>
            <w:szCs w:val="24"/>
            <w:lang w:val="en-US" w:eastAsia="zh-CN"/>
          </w:rPr>
          <w:delText>ion</w:delText>
        </w:r>
      </w:del>
      <w:del w:id="4308" w:author="LKY" w:date="2026-09-08T16:49:01Z">
        <w:r>
          <w:rPr>
            <w:rFonts w:hint="default" w:ascii="Times New Roman" w:hAnsi="Times New Roman"/>
            <w:b w:val="0"/>
            <w:bCs w:val="0"/>
            <w:color w:val="0000FF"/>
            <w:sz w:val="24"/>
            <w:szCs w:val="24"/>
            <w:lang w:val="en-US" w:eastAsia="zh-CN"/>
          </w:rPr>
          <w:delText xml:space="preserve"> get </w:delText>
        </w:r>
      </w:del>
      <w:del w:id="4309" w:author="LKY" w:date="2026-09-08T16:49:01Z">
        <w:r>
          <w:rPr>
            <w:rFonts w:hint="eastAsia" w:ascii="Times New Roman" w:hAnsi="Times New Roman"/>
            <w:b w:val="0"/>
            <w:bCs w:val="0"/>
            <w:color w:val="0000FF"/>
            <w:sz w:val="24"/>
            <w:szCs w:val="24"/>
            <w:lang w:val="en-US" w:eastAsia="zh-CN"/>
          </w:rPr>
          <w:delText>1000    //</w:delText>
        </w:r>
      </w:del>
      <w:del w:id="4310" w:author="LKY" w:date="2026-09-08T16:49:01Z">
        <w:r>
          <w:rPr>
            <w:rFonts w:hint="eastAsia" w:ascii="Times New Roman" w:hAnsi="Times New Roman"/>
            <w:b w:val="0"/>
            <w:bCs w:val="0"/>
            <w:color w:val="auto"/>
            <w:sz w:val="24"/>
            <w:szCs w:val="24"/>
            <w:lang w:val="en-US" w:eastAsia="zh-CN"/>
          </w:rPr>
          <w:delText>通过address查看</w:delText>
        </w:r>
      </w:del>
    </w:p>
    <w:p w14:paraId="6F8FEFD5">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del w:id="4311" w:author="LKY" w:date="2026-09-08T16:49:01Z"/>
          <w:rFonts w:hint="default"/>
          <w:lang w:val="en-US" w:eastAsia="zh-CN"/>
        </w:rPr>
      </w:pPr>
      <w:del w:id="4312" w:author="LKY" w:date="2026-09-08T16:49:01Z">
        <w:r>
          <w:rPr/>
          <w:drawing>
            <wp:inline distT="0" distB="0" distL="114300" distR="114300">
              <wp:extent cx="5271770" cy="652145"/>
              <wp:effectExtent l="0" t="0" r="5080" b="146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62"/>
                      <a:stretch>
                        <a:fillRect/>
                      </a:stretch>
                    </pic:blipFill>
                    <pic:spPr>
                      <a:xfrm>
                        <a:off x="0" y="0"/>
                        <a:ext cx="5271770" cy="652145"/>
                      </a:xfrm>
                      <a:prstGeom prst="rect">
                        <a:avLst/>
                      </a:prstGeom>
                      <a:noFill/>
                      <a:ln>
                        <a:noFill/>
                      </a:ln>
                    </pic:spPr>
                  </pic:pic>
                </a:graphicData>
              </a:graphic>
            </wp:inline>
          </w:drawing>
        </w:r>
      </w:del>
    </w:p>
    <w:p w14:paraId="2ABAF92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314" w:author="LKY" w:date="2026-09-08T16:49:01Z"/>
          <w:rFonts w:hint="eastAsia" w:ascii="Times New Roman" w:hAnsi="Times New Roman"/>
          <w:b w:val="0"/>
          <w:bCs w:val="0"/>
          <w:sz w:val="24"/>
          <w:szCs w:val="24"/>
          <w:lang w:val="en-US" w:eastAsia="zh-CN"/>
        </w:rPr>
      </w:pPr>
      <w:del w:id="4315" w:author="LKY" w:date="2026-09-08T16:49:01Z">
        <w:r>
          <w:rPr>
            <w:rFonts w:hint="eastAsia" w:ascii="Times New Roman" w:hAnsi="Times New Roman"/>
            <w:b w:val="0"/>
            <w:bCs w:val="0"/>
            <w:sz w:val="24"/>
            <w:szCs w:val="24"/>
            <w:lang w:val="en-US" w:eastAsia="zh-CN"/>
          </w:rPr>
          <w:delText>设置通道值有信号量会亮灯</w:delText>
        </w:r>
      </w:del>
    </w:p>
    <w:p w14:paraId="3D1031EB">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316" w:author="LKY" w:date="2026-09-08T16:49:01Z"/>
          <w:rFonts w:hint="default" w:ascii="Times New Roman" w:hAnsi="Times New Roman"/>
          <w:b w:val="0"/>
          <w:bCs w:val="0"/>
          <w:sz w:val="24"/>
          <w:szCs w:val="24"/>
          <w:lang w:val="en-US" w:eastAsia="zh-CN"/>
        </w:rPr>
      </w:pPr>
      <w:del w:id="4317" w:author="LKY" w:date="2026-09-08T16:49:01Z">
        <w:r>
          <w:rPr>
            <w:rFonts w:hint="eastAsia" w:ascii="Times New Roman" w:hAnsi="Times New Roman"/>
            <w:b w:val="0"/>
            <w:bCs w:val="0"/>
            <w:sz w:val="24"/>
            <w:szCs w:val="24"/>
            <w:lang w:val="en-US" w:eastAsia="zh-CN"/>
          </w:rPr>
          <w:delText>对应的N2321、N2322类似。</w:delText>
        </w:r>
      </w:del>
    </w:p>
    <w:p w14:paraId="6307D4FF">
      <w:pPr>
        <w:pStyle w:val="12"/>
        <w:keepNext w:val="0"/>
        <w:keepLines w:val="0"/>
        <w:pageBreakBefore w:val="0"/>
        <w:widowControl w:val="0"/>
        <w:kinsoku/>
        <w:wordWrap w:val="0"/>
        <w:overflowPunct/>
        <w:topLinePunct w:val="0"/>
        <w:autoSpaceDE/>
        <w:autoSpaceDN/>
        <w:bidi w:val="0"/>
        <w:adjustRightInd/>
        <w:snapToGrid/>
        <w:spacing w:after="0"/>
        <w:ind w:left="0" w:leftChars="0" w:firstLine="420" w:firstLineChars="0"/>
        <w:jc w:val="left"/>
        <w:textAlignment w:val="auto"/>
        <w:outlineLvl w:val="9"/>
        <w:rPr>
          <w:del w:id="4318" w:author="LKY" w:date="2026-09-08T16:49:01Z"/>
          <w:rFonts w:hint="eastAsia" w:ascii="宋体" w:hAnsi="宋体" w:eastAsia="宋体" w:cs="宋体"/>
          <w:b/>
          <w:bCs/>
          <w:sz w:val="28"/>
          <w:szCs w:val="28"/>
          <w:lang w:val="en-US" w:eastAsia="zh-CN"/>
        </w:rPr>
      </w:pPr>
      <w:del w:id="4319" w:author="LKY" w:date="2026-09-08T16:49:01Z">
        <w:r>
          <w:rPr>
            <w:rFonts w:hint="eastAsia" w:ascii="宋体" w:hAnsi="宋体" w:eastAsia="宋体" w:cs="宋体"/>
            <w:b/>
            <w:bCs/>
            <w:sz w:val="28"/>
            <w:szCs w:val="28"/>
            <w:lang w:val="en-US" w:eastAsia="zh-CN"/>
          </w:rPr>
          <w:delText>DI使用:</w:delText>
        </w:r>
      </w:del>
    </w:p>
    <w:p w14:paraId="1CABE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320" w:author="LKY" w:date="2026-09-08T16:49:01Z"/>
          <w:rFonts w:hint="default" w:ascii="Times New Roman" w:hAnsi="Times New Roman"/>
          <w:b w:val="0"/>
          <w:bCs w:val="0"/>
          <w:sz w:val="24"/>
          <w:szCs w:val="24"/>
          <w:lang w:val="en-US" w:eastAsia="zh-CN"/>
        </w:rPr>
      </w:pPr>
      <w:del w:id="4321" w:author="LKY" w:date="2026-09-08T16:49:01Z">
        <w:r>
          <w:rPr>
            <w:rFonts w:hint="eastAsia" w:ascii="Times New Roman" w:hAnsi="Times New Roman"/>
            <w:b w:val="0"/>
            <w:bCs w:val="0"/>
            <w:sz w:val="24"/>
            <w:szCs w:val="24"/>
            <w:lang w:val="en-US" w:eastAsia="zh-CN"/>
          </w:rPr>
          <w:delText>以N1161为例（16路DI模块湿节点），DI模块为例，输入</w:delText>
        </w:r>
      </w:del>
      <w:del w:id="4322" w:author="LKY" w:date="2026-09-08T16:49:01Z">
        <w:r>
          <w:rPr>
            <w:rFonts w:hint="eastAsia" w:ascii="Times New Roman" w:hAnsi="Times New Roman"/>
            <w:b w:val="0"/>
            <w:bCs w:val="0"/>
            <w:color w:val="0000FF"/>
            <w:sz w:val="24"/>
            <w:szCs w:val="24"/>
            <w:lang w:val="en-US" w:eastAsia="zh-CN"/>
          </w:rPr>
          <w:delText>ion show</w:delText>
        </w:r>
      </w:del>
      <w:del w:id="4323" w:author="LKY" w:date="2026-09-08T16:49:01Z">
        <w:r>
          <w:rPr>
            <w:rFonts w:hint="eastAsia" w:ascii="Times New Roman" w:hAnsi="Times New Roman"/>
            <w:b w:val="0"/>
            <w:bCs w:val="0"/>
            <w:sz w:val="24"/>
            <w:szCs w:val="24"/>
            <w:lang w:val="en-US" w:eastAsia="zh-CN"/>
          </w:rPr>
          <w:delText>查看信息。</w:delText>
        </w:r>
      </w:del>
    </w:p>
    <w:p w14:paraId="172E26D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del w:id="4324" w:author="LKY" w:date="2026-09-08T16:49:01Z"/>
          <w:rFonts w:hint="eastAsia" w:asciiTheme="minorEastAsia" w:hAnsiTheme="minorEastAsia" w:eastAsiaTheme="minorEastAsia" w:cstheme="minorEastAsia"/>
          <w:sz w:val="24"/>
          <w:szCs w:val="24"/>
          <w:lang w:val="en-US" w:eastAsia="zh-CN"/>
        </w:rPr>
      </w:pPr>
      <w:del w:id="4325" w:author="LKY" w:date="2026-09-08T16:49:01Z">
        <w:r>
          <w:rPr>
            <w:rFonts w:hint="eastAsia" w:asciiTheme="minorEastAsia" w:hAnsiTheme="minorEastAsia" w:eastAsiaTheme="minorEastAsia" w:cstheme="minorEastAsia"/>
            <w:sz w:val="24"/>
            <w:szCs w:val="24"/>
            <w:lang w:val="en-US" w:eastAsia="zh-CN"/>
          </w:rPr>
          <w:delText>湿节点测试(带电干结点)：以</w:delText>
        </w:r>
      </w:del>
      <w:del w:id="4326" w:author="LKY" w:date="2026-09-08T16:49:01Z">
        <w:r>
          <w:rPr>
            <w:rFonts w:hint="default" w:ascii="Times New Roman" w:hAnsi="Times New Roman" w:cs="Times New Roman" w:eastAsiaTheme="minorEastAsia"/>
            <w:sz w:val="24"/>
            <w:szCs w:val="24"/>
            <w:lang w:val="en-US" w:eastAsia="zh-CN"/>
          </w:rPr>
          <w:delText>N1161</w:delText>
        </w:r>
      </w:del>
      <w:del w:id="4327" w:author="LKY" w:date="2026-09-08T16:49:01Z">
        <w:r>
          <w:rPr>
            <w:rFonts w:hint="eastAsia" w:asciiTheme="minorEastAsia" w:hAnsiTheme="minorEastAsia" w:eastAsiaTheme="minorEastAsia" w:cstheme="minorEastAsia"/>
            <w:sz w:val="24"/>
            <w:szCs w:val="24"/>
            <w:lang w:val="en-US" w:eastAsia="zh-CN"/>
          </w:rPr>
          <w:delText>为例（</w:delText>
        </w:r>
      </w:del>
      <w:del w:id="4328" w:author="LKY" w:date="2026-09-08T16:49:01Z">
        <w:r>
          <w:rPr>
            <w:rFonts w:hint="default" w:ascii="Times New Roman" w:hAnsi="Times New Roman" w:cs="Times New Roman"/>
            <w:sz w:val="24"/>
            <w:szCs w:val="24"/>
            <w:lang w:val="en-US" w:eastAsia="zh-CN"/>
          </w:rPr>
          <w:delText>PNP</w:delText>
        </w:r>
      </w:del>
      <w:del w:id="4329" w:author="LKY" w:date="2026-09-08T16:49:01Z">
        <w:r>
          <w:rPr>
            <w:rFonts w:hint="eastAsia" w:asciiTheme="minorEastAsia" w:hAnsiTheme="minorEastAsia" w:cstheme="minorEastAsia"/>
            <w:sz w:val="24"/>
            <w:szCs w:val="24"/>
            <w:lang w:val="en-US" w:eastAsia="zh-CN"/>
          </w:rPr>
          <w:delText>型</w:delText>
        </w:r>
      </w:del>
      <w:del w:id="4330" w:author="LKY" w:date="2026-09-08T16:49:01Z">
        <w:r>
          <w:rPr>
            <w:rFonts w:hint="eastAsia" w:asciiTheme="minorEastAsia" w:hAnsiTheme="minorEastAsia" w:eastAsiaTheme="minorEastAsia" w:cstheme="minorEastAsia"/>
            <w:sz w:val="24"/>
            <w:szCs w:val="24"/>
            <w:lang w:val="en-US" w:eastAsia="zh-CN"/>
          </w:rPr>
          <w:delText>）</w:delText>
        </w:r>
      </w:del>
    </w:p>
    <w:p w14:paraId="6A607ECD">
      <w:pPr>
        <w:keepNext w:val="0"/>
        <w:keepLines w:val="0"/>
        <w:pageBreakBefore w:val="0"/>
        <w:widowControl w:val="0"/>
        <w:kinsoku/>
        <w:overflowPunct/>
        <w:topLinePunct w:val="0"/>
        <w:autoSpaceDE/>
        <w:autoSpaceDN/>
        <w:bidi w:val="0"/>
        <w:adjustRightInd/>
        <w:snapToGrid/>
        <w:spacing w:line="360" w:lineRule="auto"/>
        <w:textAlignment w:val="auto"/>
        <w:rPr>
          <w:del w:id="4331" w:author="LKY" w:date="2026-09-08T16:49:01Z"/>
          <w:rFonts w:hint="eastAsia" w:asciiTheme="minorEastAsia" w:hAnsiTheme="minorEastAsia" w:eastAsiaTheme="minorEastAsia" w:cstheme="minorEastAsia"/>
          <w:sz w:val="24"/>
          <w:szCs w:val="24"/>
          <w:lang w:val="en-US" w:eastAsia="zh-CN"/>
        </w:rPr>
      </w:pPr>
      <w:del w:id="4332" w:author="LKY" w:date="2026-09-08T16:49:01Z">
        <w:r>
          <w:rPr>
            <w:rFonts w:hint="eastAsia" w:asciiTheme="minorEastAsia" w:hAnsiTheme="minorEastAsia" w:eastAsiaTheme="minorEastAsia" w:cstheme="minorEastAsia"/>
            <w:sz w:val="24"/>
            <w:szCs w:val="24"/>
            <w:lang w:val="en-US" w:eastAsia="zh-CN"/>
          </w:rPr>
          <w:delText>1、外接电源：将外接电源的正负极接到电源两端，以通道</w:delText>
        </w:r>
      </w:del>
      <w:del w:id="4333" w:author="LKY" w:date="2026-09-08T16:49:01Z">
        <w:r>
          <w:rPr>
            <w:rFonts w:hint="default" w:ascii="Times New Roman" w:hAnsi="Times New Roman" w:cs="Times New Roman" w:eastAsiaTheme="minorEastAsia"/>
            <w:sz w:val="24"/>
            <w:szCs w:val="24"/>
            <w:lang w:val="en-US" w:eastAsia="zh-CN"/>
          </w:rPr>
          <w:delText>15</w:delText>
        </w:r>
      </w:del>
      <w:del w:id="4334" w:author="LKY" w:date="2026-09-08T16:49:01Z">
        <w:r>
          <w:rPr>
            <w:rFonts w:hint="eastAsia" w:asciiTheme="minorEastAsia" w:hAnsiTheme="minorEastAsia" w:eastAsiaTheme="minorEastAsia" w:cstheme="minorEastAsia"/>
            <w:sz w:val="24"/>
            <w:szCs w:val="24"/>
            <w:lang w:val="en-US" w:eastAsia="zh-CN"/>
          </w:rPr>
          <w:delText>为例，电源的负极接到模块的公共端（</w:delText>
        </w:r>
      </w:del>
      <w:del w:id="4335" w:author="LKY" w:date="2026-09-08T16:49:01Z">
        <w:r>
          <w:rPr>
            <w:rFonts w:hint="default" w:ascii="Times New Roman" w:hAnsi="Times New Roman" w:cs="Times New Roman" w:eastAsiaTheme="minorEastAsia"/>
            <w:sz w:val="24"/>
            <w:szCs w:val="24"/>
            <w:lang w:val="en-US" w:eastAsia="zh-CN"/>
          </w:rPr>
          <w:delText>COM/0V</w:delText>
        </w:r>
      </w:del>
      <w:del w:id="4336" w:author="LKY" w:date="2026-09-08T16:49:01Z">
        <w:r>
          <w:rPr>
            <w:rFonts w:hint="eastAsia" w:asciiTheme="minorEastAsia" w:hAnsiTheme="minorEastAsia" w:eastAsiaTheme="minorEastAsia" w:cstheme="minorEastAsia"/>
            <w:sz w:val="24"/>
            <w:szCs w:val="24"/>
            <w:lang w:val="en-US" w:eastAsia="zh-CN"/>
          </w:rPr>
          <w:delText>），</w:delText>
        </w:r>
      </w:del>
      <w:del w:id="4337" w:author="LKY" w:date="2026-09-08T16:49:01Z">
        <w:r>
          <w:rPr>
            <w:rFonts w:hint="eastAsia" w:asciiTheme="minorEastAsia" w:hAnsiTheme="minorEastAsia" w:cstheme="minorEastAsia"/>
            <w:sz w:val="24"/>
            <w:szCs w:val="24"/>
            <w:lang w:val="en-US" w:eastAsia="zh-CN"/>
          </w:rPr>
          <w:delText>正极</w:delText>
        </w:r>
      </w:del>
      <w:del w:id="4338" w:author="LKY" w:date="2026-09-08T16:49:01Z">
        <w:r>
          <w:rPr>
            <w:rFonts w:hint="eastAsia" w:asciiTheme="minorEastAsia" w:hAnsiTheme="minorEastAsia" w:eastAsiaTheme="minorEastAsia" w:cstheme="minorEastAsia"/>
            <w:sz w:val="24"/>
            <w:szCs w:val="24"/>
            <w:lang w:val="en-US" w:eastAsia="zh-CN"/>
          </w:rPr>
          <w:delText xml:space="preserve">接到模块的 </w:delText>
        </w:r>
      </w:del>
      <w:del w:id="4339" w:author="LKY" w:date="2026-09-08T16:49:01Z">
        <w:r>
          <w:rPr>
            <w:rFonts w:hint="default" w:ascii="Times New Roman" w:hAnsi="Times New Roman" w:cs="Times New Roman" w:eastAsiaTheme="minorEastAsia"/>
            <w:sz w:val="24"/>
            <w:szCs w:val="24"/>
            <w:lang w:val="en-US" w:eastAsia="zh-CN"/>
          </w:rPr>
          <w:delText>D</w:delText>
        </w:r>
      </w:del>
      <w:del w:id="4340" w:author="LKY" w:date="2026-09-08T16:49:01Z">
        <w:r>
          <w:rPr>
            <w:rFonts w:hint="eastAsia" w:ascii="Times New Roman" w:hAnsi="Times New Roman" w:cs="Times New Roman"/>
            <w:sz w:val="24"/>
            <w:szCs w:val="24"/>
            <w:lang w:val="en-US" w:eastAsia="zh-CN"/>
          </w:rPr>
          <w:delText>I</w:delText>
        </w:r>
      </w:del>
      <w:del w:id="4341" w:author="LKY" w:date="2026-09-08T16:49:01Z">
        <w:r>
          <w:rPr>
            <w:rFonts w:hint="eastAsia" w:asciiTheme="minorEastAsia" w:hAnsiTheme="minorEastAsia" w:eastAsiaTheme="minorEastAsia" w:cstheme="minorEastAsia"/>
            <w:sz w:val="24"/>
            <w:szCs w:val="24"/>
            <w:lang w:val="en-US" w:eastAsia="zh-CN"/>
          </w:rPr>
          <w:delText xml:space="preserve"> </w:delText>
        </w:r>
      </w:del>
      <w:del w:id="4342" w:author="LKY" w:date="2026-09-08T16:49:01Z">
        <w:r>
          <w:rPr>
            <w:rFonts w:hint="eastAsia" w:asciiTheme="minorEastAsia" w:hAnsiTheme="minorEastAsia" w:cstheme="minorEastAsia"/>
            <w:sz w:val="24"/>
            <w:szCs w:val="24"/>
            <w:lang w:val="en-US" w:eastAsia="zh-CN"/>
          </w:rPr>
          <w:delText>输入</w:delText>
        </w:r>
      </w:del>
      <w:del w:id="4343" w:author="LKY" w:date="2026-09-08T16:49:01Z">
        <w:r>
          <w:rPr>
            <w:rFonts w:hint="eastAsia" w:asciiTheme="minorEastAsia" w:hAnsiTheme="minorEastAsia" w:eastAsiaTheme="minorEastAsia" w:cstheme="minorEastAsia"/>
            <w:sz w:val="24"/>
            <w:szCs w:val="24"/>
            <w:lang w:val="en-US" w:eastAsia="zh-CN"/>
          </w:rPr>
          <w:delText>端子。</w:delText>
        </w:r>
      </w:del>
    </w:p>
    <w:p w14:paraId="6ADC155B">
      <w:pPr>
        <w:keepNext w:val="0"/>
        <w:keepLines w:val="0"/>
        <w:pageBreakBefore w:val="0"/>
        <w:widowControl w:val="0"/>
        <w:kinsoku/>
        <w:overflowPunct/>
        <w:topLinePunct w:val="0"/>
        <w:autoSpaceDE/>
        <w:autoSpaceDN/>
        <w:bidi w:val="0"/>
        <w:adjustRightInd/>
        <w:snapToGrid/>
        <w:spacing w:line="360" w:lineRule="auto"/>
        <w:textAlignment w:val="auto"/>
        <w:rPr>
          <w:del w:id="4344" w:author="LKY" w:date="2026-09-08T16:49:01Z"/>
          <w:rFonts w:hint="eastAsia" w:asciiTheme="minorEastAsia" w:hAnsiTheme="minorEastAsia" w:eastAsiaTheme="minorEastAsia" w:cstheme="minorEastAsia"/>
          <w:sz w:val="24"/>
          <w:szCs w:val="24"/>
          <w:lang w:val="en-US" w:eastAsia="zh-CN"/>
        </w:rPr>
      </w:pPr>
      <w:del w:id="4345" w:author="LKY" w:date="2026-09-08T16:49:01Z">
        <w:r>
          <w:rPr>
            <w:rFonts w:hint="eastAsia" w:asciiTheme="minorEastAsia" w:hAnsiTheme="minorEastAsia" w:eastAsiaTheme="minorEastAsia" w:cstheme="minorEastAsia"/>
            <w:sz w:val="24"/>
            <w:szCs w:val="24"/>
            <w:lang w:val="en-US" w:eastAsia="zh-CN"/>
          </w:rPr>
          <w:delText>2、灯亮，终端输入</w:delText>
        </w:r>
      </w:del>
      <w:del w:id="4346" w:author="LKY" w:date="2026-09-08T16:49:01Z">
        <w:r>
          <w:rPr>
            <w:rFonts w:hint="default" w:ascii="Times New Roman" w:hAnsi="Times New Roman" w:eastAsiaTheme="minorEastAsia" w:cstheme="minorBidi"/>
            <w:b w:val="0"/>
            <w:bCs w:val="0"/>
            <w:color w:val="0000FF"/>
            <w:kern w:val="2"/>
            <w:sz w:val="24"/>
            <w:szCs w:val="24"/>
            <w:lang w:val="en-US" w:eastAsia="zh-CN" w:bidi="ar-SA"/>
          </w:rPr>
          <w:delText>io</w:delText>
        </w:r>
      </w:del>
      <w:del w:id="4347" w:author="LKY" w:date="2026-09-08T16:49:01Z">
        <w:r>
          <w:rPr>
            <w:rFonts w:hint="eastAsia" w:ascii="Times New Roman" w:hAnsi="Times New Roman" w:cstheme="minorBidi"/>
            <w:b w:val="0"/>
            <w:bCs w:val="0"/>
            <w:color w:val="0000FF"/>
            <w:kern w:val="2"/>
            <w:sz w:val="24"/>
            <w:szCs w:val="24"/>
            <w:lang w:val="en-US" w:eastAsia="zh-CN" w:bidi="ar-SA"/>
          </w:rPr>
          <w:delText>n</w:delText>
        </w:r>
      </w:del>
      <w:del w:id="4348" w:author="LKY" w:date="2026-09-08T16:49:01Z">
        <w:r>
          <w:rPr>
            <w:rFonts w:hint="default" w:ascii="Times New Roman" w:hAnsi="Times New Roman" w:eastAsiaTheme="minorEastAsia" w:cstheme="minorBidi"/>
            <w:b w:val="0"/>
            <w:bCs w:val="0"/>
            <w:color w:val="0000FF"/>
            <w:kern w:val="2"/>
            <w:sz w:val="24"/>
            <w:szCs w:val="24"/>
            <w:lang w:val="en-US" w:eastAsia="zh-CN" w:bidi="ar-SA"/>
          </w:rPr>
          <w:delText xml:space="preserve"> show</w:delText>
        </w:r>
      </w:del>
      <w:del w:id="4349" w:author="LKY" w:date="2026-09-08T16:49:01Z">
        <w:r>
          <w:rPr>
            <w:rFonts w:hint="eastAsia" w:asciiTheme="minorEastAsia" w:hAnsiTheme="minorEastAsia" w:eastAsiaTheme="minorEastAsia" w:cstheme="minorEastAsia"/>
            <w:sz w:val="24"/>
            <w:szCs w:val="24"/>
            <w:lang w:val="en-US" w:eastAsia="zh-CN"/>
          </w:rPr>
          <w:delText>查看已闭合。</w:delText>
        </w:r>
      </w:del>
    </w:p>
    <w:p w14:paraId="02A56B2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del w:id="4350" w:author="LKY" w:date="2026-09-08T16:49:01Z"/>
          <w:rFonts w:hint="default"/>
          <w:lang w:val="en-US" w:eastAsia="zh-CN"/>
        </w:rPr>
      </w:pPr>
      <w:del w:id="4351" w:author="LKY" w:date="2026-09-08T16:49:01Z">
        <w:r>
          <w:rPr>
            <w:rFonts w:hint="eastAsia" w:ascii="Times New Roman" w:hAnsi="Times New Roman" w:cs="Times New Roman"/>
            <w:sz w:val="24"/>
            <w:szCs w:val="24"/>
            <w:lang w:val="en-US" w:eastAsia="zh-CN"/>
          </w:rPr>
          <w:delText>NPN型</w:delText>
        </w:r>
      </w:del>
      <w:del w:id="4352" w:author="LKY" w:date="2026-09-08T16:49:01Z">
        <w:r>
          <w:rPr>
            <w:rFonts w:hint="eastAsia" w:asciiTheme="minorEastAsia" w:hAnsiTheme="minorEastAsia" w:eastAsiaTheme="minorEastAsia" w:cstheme="minorEastAsia"/>
            <w:sz w:val="24"/>
            <w:szCs w:val="24"/>
            <w:lang w:val="en-US" w:eastAsia="zh-CN"/>
          </w:rPr>
          <w:delText>则公共端接正极，</w:delText>
        </w:r>
      </w:del>
      <w:del w:id="4353" w:author="LKY" w:date="2026-09-08T16:49:01Z">
        <w:r>
          <w:rPr>
            <w:rFonts w:hint="eastAsia" w:asciiTheme="minorEastAsia" w:hAnsiTheme="minorEastAsia" w:cstheme="minorEastAsia"/>
            <w:sz w:val="24"/>
            <w:szCs w:val="24"/>
            <w:lang w:val="en-US" w:eastAsia="zh-CN"/>
          </w:rPr>
          <w:delText>输入</w:delText>
        </w:r>
      </w:del>
      <w:del w:id="4354" w:author="LKY" w:date="2026-09-08T16:49:01Z">
        <w:r>
          <w:rPr>
            <w:rFonts w:hint="eastAsia" w:asciiTheme="minorEastAsia" w:hAnsiTheme="minorEastAsia" w:eastAsiaTheme="minorEastAsia" w:cstheme="minorEastAsia"/>
            <w:sz w:val="24"/>
            <w:szCs w:val="24"/>
            <w:lang w:val="en-US" w:eastAsia="zh-CN"/>
          </w:rPr>
          <w:delText>端子接负极。</w:delText>
        </w:r>
      </w:del>
    </w:p>
    <w:p w14:paraId="58F233A0">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del w:id="4355" w:author="LKY" w:date="2026-09-08T16:49:01Z"/>
        </w:rPr>
      </w:pPr>
      <w:del w:id="4356" w:author="LKY" w:date="2026-09-08T16:49:01Z">
        <w:r>
          <w:rPr/>
          <w:drawing>
            <wp:inline distT="0" distB="0" distL="114300" distR="114300">
              <wp:extent cx="5267325" cy="1793875"/>
              <wp:effectExtent l="0" t="0" r="9525" b="1587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63"/>
                      <a:stretch>
                        <a:fillRect/>
                      </a:stretch>
                    </pic:blipFill>
                    <pic:spPr>
                      <a:xfrm>
                        <a:off x="0" y="0"/>
                        <a:ext cx="5267325" cy="1793875"/>
                      </a:xfrm>
                      <a:prstGeom prst="rect">
                        <a:avLst/>
                      </a:prstGeom>
                      <a:noFill/>
                      <a:ln>
                        <a:noFill/>
                      </a:ln>
                    </pic:spPr>
                  </pic:pic>
                </a:graphicData>
              </a:graphic>
            </wp:inline>
          </w:drawing>
        </w:r>
      </w:del>
    </w:p>
    <w:p w14:paraId="2027B5A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358" w:author="LKY" w:date="2026-09-08T16:49:01Z"/>
          <w:rFonts w:hint="default" w:eastAsiaTheme="minorEastAsia"/>
          <w:lang w:val="en-US" w:eastAsia="zh-CN"/>
        </w:rPr>
      </w:pPr>
      <w:del w:id="4359" w:author="LKY" w:date="2026-09-08T16:49:01Z">
        <w:r>
          <w:rPr>
            <w:rFonts w:hint="eastAsia"/>
            <w:lang w:val="en-US" w:eastAsia="zh-CN"/>
          </w:rPr>
          <w:delText>使用</w:delText>
        </w:r>
      </w:del>
      <w:del w:id="4360" w:author="LKY" w:date="2026-09-08T16:49:01Z">
        <w:r>
          <w:rPr>
            <w:rFonts w:hint="eastAsia" w:ascii="Times New Roman" w:hAnsi="Times New Roman"/>
            <w:b w:val="0"/>
            <w:bCs w:val="0"/>
            <w:color w:val="0000FF"/>
            <w:sz w:val="24"/>
            <w:szCs w:val="24"/>
            <w:lang w:val="en-US" w:eastAsia="zh-CN"/>
          </w:rPr>
          <w:delText>ion help指令，</w:delText>
        </w:r>
      </w:del>
      <w:del w:id="4361" w:author="LKY" w:date="2026-09-08T16:49:01Z">
        <w:r>
          <w:rPr>
            <w:rFonts w:hint="eastAsia" w:ascii="Times New Roman" w:hAnsi="Times New Roman"/>
            <w:b w:val="0"/>
            <w:bCs w:val="0"/>
            <w:sz w:val="24"/>
            <w:szCs w:val="24"/>
            <w:lang w:val="en-US" w:eastAsia="zh-CN"/>
          </w:rPr>
          <w:delText>发现量程是不可设置的，和DO类似</w:delText>
        </w:r>
      </w:del>
    </w:p>
    <w:p w14:paraId="551E012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362" w:author="LKY" w:date="2026-09-08T16:49:01Z"/>
          <w:rFonts w:hint="default" w:ascii="Times New Roman" w:hAnsi="Times New Roman"/>
          <w:b w:val="0"/>
          <w:bCs w:val="0"/>
          <w:sz w:val="24"/>
          <w:szCs w:val="24"/>
          <w:lang w:val="en-US" w:eastAsia="zh-CN"/>
        </w:rPr>
      </w:pPr>
      <w:del w:id="4363" w:author="LKY" w:date="2026-09-08T16:49:01Z">
        <w:r>
          <w:rPr>
            <w:rFonts w:hint="eastAsia" w:ascii="Times New Roman" w:hAnsi="Times New Roman"/>
            <w:b w:val="0"/>
            <w:bCs w:val="0"/>
            <w:sz w:val="24"/>
            <w:szCs w:val="24"/>
            <w:lang w:val="en-US" w:eastAsia="zh-CN"/>
          </w:rPr>
          <w:delText>通过get命令获取通道值以及</w:delText>
        </w:r>
      </w:del>
      <w:del w:id="4364" w:author="LKY" w:date="2026-09-08T16:49:01Z">
        <w:r>
          <w:rPr>
            <w:rFonts w:hint="eastAsia" w:ascii="Times New Roman" w:hAnsi="Times New Roman"/>
            <w:b w:val="0"/>
            <w:bCs w:val="0"/>
            <w:color w:val="0000FF"/>
            <w:sz w:val="24"/>
            <w:szCs w:val="24"/>
            <w:lang w:val="en-US" w:eastAsia="zh-CN"/>
          </w:rPr>
          <w:delText>ion show</w:delText>
        </w:r>
      </w:del>
      <w:del w:id="4365" w:author="LKY" w:date="2026-09-08T16:49:01Z">
        <w:r>
          <w:rPr>
            <w:rFonts w:hint="eastAsia" w:ascii="Times New Roman" w:hAnsi="Times New Roman"/>
            <w:b w:val="0"/>
            <w:bCs w:val="0"/>
            <w:sz w:val="24"/>
            <w:szCs w:val="24"/>
            <w:lang w:val="en-US" w:eastAsia="zh-CN"/>
          </w:rPr>
          <w:delText>查看信息</w:delText>
        </w:r>
      </w:del>
    </w:p>
    <w:p w14:paraId="01DB1A53">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366" w:author="LKY" w:date="2026-09-08T16:49:01Z"/>
          <w:rFonts w:hint="eastAsia" w:ascii="Times New Roman" w:hAnsi="Times New Roman"/>
          <w:b w:val="0"/>
          <w:bCs w:val="0"/>
          <w:color w:val="auto"/>
          <w:sz w:val="24"/>
          <w:szCs w:val="24"/>
          <w:lang w:val="en-US" w:eastAsia="zh-CN"/>
        </w:rPr>
      </w:pPr>
      <w:del w:id="4367" w:author="LKY" w:date="2026-09-08T16:49:01Z">
        <w:r>
          <w:rPr>
            <w:rFonts w:hint="default" w:ascii="Times New Roman" w:hAnsi="Times New Roman"/>
            <w:b w:val="0"/>
            <w:bCs w:val="0"/>
            <w:sz w:val="24"/>
            <w:szCs w:val="24"/>
            <w:lang w:val="en-US" w:eastAsia="zh-CN"/>
          </w:rPr>
          <w:delText>root@</w:delText>
        </w:r>
      </w:del>
      <w:del w:id="4368" w:author="LKY" w:date="2026-09-08T16:49:01Z">
        <w:r>
          <w:rPr>
            <w:rFonts w:hint="eastAsia" w:ascii="Times New Roman" w:hAnsi="Times New Roman"/>
            <w:b w:val="0"/>
            <w:bCs w:val="0"/>
            <w:sz w:val="24"/>
            <w:szCs w:val="24"/>
            <w:lang w:val="en-US" w:eastAsia="zh-CN"/>
          </w:rPr>
          <w:delText>bliiot</w:delText>
        </w:r>
      </w:del>
      <w:del w:id="4369" w:author="LKY" w:date="2026-09-08T16:49:01Z">
        <w:r>
          <w:rPr>
            <w:rFonts w:hint="default" w:ascii="Times New Roman" w:hAnsi="Times New Roman"/>
            <w:b w:val="0"/>
            <w:bCs w:val="0"/>
            <w:sz w:val="24"/>
            <w:szCs w:val="24"/>
            <w:lang w:val="en-US" w:eastAsia="zh-CN"/>
          </w:rPr>
          <w:delText xml:space="preserve">:/# </w:delText>
        </w:r>
      </w:del>
      <w:del w:id="4370" w:author="LKY" w:date="2026-09-08T16:49:01Z">
        <w:r>
          <w:rPr>
            <w:rFonts w:hint="eastAsia" w:ascii="Times New Roman" w:hAnsi="Times New Roman"/>
            <w:b w:val="0"/>
            <w:bCs w:val="0"/>
            <w:color w:val="0000FF"/>
            <w:sz w:val="24"/>
            <w:szCs w:val="24"/>
            <w:lang w:val="en-US" w:eastAsia="zh-CN"/>
          </w:rPr>
          <w:delText>ion</w:delText>
        </w:r>
      </w:del>
      <w:del w:id="4371" w:author="LKY" w:date="2026-09-08T16:49:01Z">
        <w:r>
          <w:rPr>
            <w:rFonts w:hint="default" w:ascii="Times New Roman" w:hAnsi="Times New Roman"/>
            <w:b w:val="0"/>
            <w:bCs w:val="0"/>
            <w:color w:val="0000FF"/>
            <w:sz w:val="24"/>
            <w:szCs w:val="24"/>
            <w:lang w:val="en-US" w:eastAsia="zh-CN"/>
          </w:rPr>
          <w:delText xml:space="preserve"> get </w:delText>
        </w:r>
      </w:del>
      <w:del w:id="4372" w:author="LKY" w:date="2026-09-08T16:49:01Z">
        <w:r>
          <w:rPr>
            <w:rFonts w:hint="eastAsia" w:ascii="Times New Roman" w:hAnsi="Times New Roman"/>
            <w:b w:val="0"/>
            <w:bCs w:val="0"/>
            <w:color w:val="0000FF"/>
            <w:sz w:val="24"/>
            <w:szCs w:val="24"/>
            <w:lang w:val="en-US" w:eastAsia="zh-CN"/>
          </w:rPr>
          <w:delText>2014   //</w:delText>
        </w:r>
      </w:del>
      <w:del w:id="4373" w:author="LKY" w:date="2026-09-08T16:49:01Z">
        <w:r>
          <w:rPr>
            <w:rFonts w:hint="eastAsia" w:ascii="Times New Roman" w:hAnsi="Times New Roman"/>
            <w:b w:val="0"/>
            <w:bCs w:val="0"/>
            <w:color w:val="auto"/>
            <w:sz w:val="24"/>
            <w:szCs w:val="24"/>
            <w:lang w:val="en-US" w:eastAsia="zh-CN"/>
          </w:rPr>
          <w:delText>通过address查看</w:delText>
        </w:r>
      </w:del>
    </w:p>
    <w:p w14:paraId="30719F59">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374" w:author="LKY" w:date="2026-09-08T16:49:01Z"/>
        </w:rPr>
      </w:pPr>
      <w:del w:id="4375" w:author="LKY" w:date="2026-09-08T16:49:01Z">
        <w:r>
          <w:rPr>
            <w:rFonts w:hint="default" w:ascii="Times New Roman" w:hAnsi="Times New Roman"/>
            <w:b w:val="0"/>
            <w:bCs w:val="0"/>
            <w:sz w:val="24"/>
            <w:szCs w:val="24"/>
            <w:lang w:val="en-US" w:eastAsia="zh-CN"/>
          </w:rPr>
          <w:delText>address 20</w:delText>
        </w:r>
      </w:del>
      <w:del w:id="4376" w:author="LKY" w:date="2026-09-08T16:49:01Z">
        <w:r>
          <w:rPr>
            <w:rFonts w:hint="eastAsia" w:ascii="Times New Roman" w:hAnsi="Times New Roman"/>
            <w:b w:val="0"/>
            <w:bCs w:val="0"/>
            <w:sz w:val="24"/>
            <w:szCs w:val="24"/>
            <w:lang w:val="en-US" w:eastAsia="zh-CN"/>
          </w:rPr>
          <w:delText>14</w:delText>
        </w:r>
      </w:del>
      <w:del w:id="4377" w:author="LKY" w:date="2026-09-08T16:49:01Z">
        <w:r>
          <w:rPr>
            <w:rFonts w:hint="default" w:ascii="Times New Roman" w:hAnsi="Times New Roman"/>
            <w:b w:val="0"/>
            <w:bCs w:val="0"/>
            <w:sz w:val="24"/>
            <w:szCs w:val="24"/>
            <w:lang w:val="en-US" w:eastAsia="zh-CN"/>
          </w:rPr>
          <w:delText xml:space="preserve"> value </w:delText>
        </w:r>
      </w:del>
      <w:del w:id="4378" w:author="LKY" w:date="2026-09-08T16:49:01Z">
        <w:r>
          <w:rPr>
            <w:rFonts w:hint="eastAsia" w:ascii="Times New Roman" w:hAnsi="Times New Roman"/>
            <w:b w:val="0"/>
            <w:bCs w:val="0"/>
            <w:sz w:val="24"/>
            <w:szCs w:val="24"/>
            <w:lang w:val="en-US" w:eastAsia="zh-CN"/>
          </w:rPr>
          <w:delText xml:space="preserve">0        </w:delText>
        </w:r>
      </w:del>
    </w:p>
    <w:p w14:paraId="0FC76FBB">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del w:id="4379" w:author="LKY" w:date="2026-09-08T16:49:01Z"/>
        </w:rPr>
      </w:pPr>
      <w:del w:id="4380" w:author="LKY" w:date="2026-09-08T16:49:01Z">
        <w:r>
          <w:rPr/>
          <w:drawing>
            <wp:inline distT="0" distB="0" distL="114300" distR="114300">
              <wp:extent cx="5269865" cy="207645"/>
              <wp:effectExtent l="0" t="0" r="6985" b="190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64"/>
                      <a:stretch>
                        <a:fillRect/>
                      </a:stretch>
                    </pic:blipFill>
                    <pic:spPr>
                      <a:xfrm>
                        <a:off x="0" y="0"/>
                        <a:ext cx="5269865" cy="207645"/>
                      </a:xfrm>
                      <a:prstGeom prst="rect">
                        <a:avLst/>
                      </a:prstGeom>
                      <a:noFill/>
                      <a:ln>
                        <a:noFill/>
                      </a:ln>
                    </pic:spPr>
                  </pic:pic>
                </a:graphicData>
              </a:graphic>
            </wp:inline>
          </w:drawing>
        </w:r>
      </w:del>
    </w:p>
    <w:p w14:paraId="280D033B">
      <w:pPr>
        <w:pStyle w:val="12"/>
        <w:keepNext w:val="0"/>
        <w:keepLines w:val="0"/>
        <w:pageBreakBefore w:val="0"/>
        <w:widowControl w:val="0"/>
        <w:kinsoku/>
        <w:wordWrap w:val="0"/>
        <w:overflowPunct/>
        <w:topLinePunct w:val="0"/>
        <w:autoSpaceDE/>
        <w:autoSpaceDN/>
        <w:bidi w:val="0"/>
        <w:adjustRightInd/>
        <w:snapToGrid/>
        <w:spacing w:after="0"/>
        <w:ind w:left="0" w:leftChars="0" w:firstLine="480" w:firstLineChars="200"/>
        <w:jc w:val="left"/>
        <w:textAlignment w:val="auto"/>
        <w:outlineLvl w:val="9"/>
        <w:rPr>
          <w:del w:id="4382" w:author="LKY" w:date="2026-09-08T16:49:01Z"/>
          <w:rFonts w:hint="default" w:eastAsiaTheme="minorEastAsia"/>
          <w:lang w:val="en-US" w:eastAsia="zh-CN"/>
        </w:rPr>
      </w:pPr>
      <w:del w:id="4383" w:author="LKY" w:date="2026-09-08T16:49:01Z">
        <w:r>
          <w:rPr>
            <w:rFonts w:hint="eastAsia" w:ascii="Times New Roman" w:hAnsi="Times New Roman"/>
            <w:b w:val="0"/>
            <w:bCs w:val="0"/>
            <w:sz w:val="24"/>
            <w:szCs w:val="24"/>
            <w:lang w:val="en-US" w:eastAsia="zh-CN"/>
          </w:rPr>
          <w:delText>将DI15（即为15通道）短接</w:delText>
        </w:r>
      </w:del>
    </w:p>
    <w:p w14:paraId="7E2CD052">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del w:id="4384" w:author="LKY" w:date="2026-09-08T16:49:01Z"/>
        </w:rPr>
      </w:pPr>
      <w:del w:id="4385" w:author="LKY" w:date="2026-09-08T16:49:01Z">
        <w:r>
          <w:rPr/>
          <w:drawing>
            <wp:inline distT="0" distB="0" distL="114300" distR="114300">
              <wp:extent cx="5270500" cy="1935480"/>
              <wp:effectExtent l="0" t="0" r="6350" b="762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65"/>
                      <a:stretch>
                        <a:fillRect/>
                      </a:stretch>
                    </pic:blipFill>
                    <pic:spPr>
                      <a:xfrm>
                        <a:off x="0" y="0"/>
                        <a:ext cx="5270500" cy="1935480"/>
                      </a:xfrm>
                      <a:prstGeom prst="rect">
                        <a:avLst/>
                      </a:prstGeom>
                      <a:noFill/>
                      <a:ln>
                        <a:noFill/>
                      </a:ln>
                    </pic:spPr>
                  </pic:pic>
                </a:graphicData>
              </a:graphic>
            </wp:inline>
          </w:drawing>
        </w:r>
      </w:del>
    </w:p>
    <w:p w14:paraId="6BC0375D">
      <w:pPr>
        <w:pStyle w:val="12"/>
        <w:keepNext w:val="0"/>
        <w:keepLines w:val="0"/>
        <w:pageBreakBefore w:val="0"/>
        <w:widowControl w:val="0"/>
        <w:kinsoku/>
        <w:wordWrap w:val="0"/>
        <w:overflowPunct/>
        <w:topLinePunct w:val="0"/>
        <w:autoSpaceDE/>
        <w:autoSpaceDN/>
        <w:bidi w:val="0"/>
        <w:adjustRightInd/>
        <w:snapToGrid/>
        <w:spacing w:after="0"/>
        <w:jc w:val="left"/>
        <w:textAlignment w:val="auto"/>
        <w:outlineLvl w:val="9"/>
        <w:rPr>
          <w:del w:id="4387" w:author="LKY" w:date="2026-09-08T16:49:01Z"/>
          <w:rFonts w:hint="default"/>
          <w:lang w:val="en-US" w:eastAsia="zh-CN"/>
        </w:rPr>
      </w:pPr>
    </w:p>
    <w:p w14:paraId="1993BB1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del w:id="4388" w:author="LKY" w:date="2026-09-08T16:49:01Z"/>
          <w:rFonts w:hint="eastAsia" w:asciiTheme="minorEastAsia" w:hAnsiTheme="minorEastAsia" w:eastAsiaTheme="minorEastAsia" w:cstheme="minorEastAsia"/>
          <w:sz w:val="24"/>
          <w:szCs w:val="24"/>
          <w:lang w:val="en-US" w:eastAsia="zh-CN"/>
        </w:rPr>
      </w:pPr>
      <w:del w:id="4389" w:author="LKY" w:date="2026-09-08T16:49:01Z">
        <w:r>
          <w:rPr>
            <w:rFonts w:hint="eastAsia" w:asciiTheme="minorEastAsia" w:hAnsiTheme="minorEastAsia" w:eastAsiaTheme="minorEastAsia" w:cstheme="minorEastAsia"/>
            <w:sz w:val="24"/>
            <w:szCs w:val="24"/>
            <w:lang w:val="en-US" w:eastAsia="zh-CN"/>
          </w:rPr>
          <w:delText>观察N板灯亮情况，对应DI短接形成回路灯亮。对应的N116</w:delText>
        </w:r>
      </w:del>
      <w:del w:id="4390" w:author="LKY" w:date="2026-09-08T16:49:01Z">
        <w:r>
          <w:rPr>
            <w:rFonts w:hint="eastAsia" w:asciiTheme="minorEastAsia" w:hAnsiTheme="minorEastAsia" w:cstheme="minorEastAsia"/>
            <w:sz w:val="24"/>
            <w:szCs w:val="24"/>
            <w:lang w:val="en-US" w:eastAsia="zh-CN"/>
          </w:rPr>
          <w:delText>2、1321、1322</w:delText>
        </w:r>
      </w:del>
      <w:del w:id="4391" w:author="LKY" w:date="2026-09-08T16:49:01Z">
        <w:r>
          <w:rPr>
            <w:rFonts w:hint="eastAsia" w:asciiTheme="minorEastAsia" w:hAnsiTheme="minorEastAsia" w:eastAsiaTheme="minorEastAsia" w:cstheme="minorEastAsia"/>
            <w:sz w:val="24"/>
            <w:szCs w:val="24"/>
            <w:lang w:val="en-US" w:eastAsia="zh-CN"/>
          </w:rPr>
          <w:delText>类似。</w:delText>
        </w:r>
      </w:del>
    </w:p>
    <w:p w14:paraId="0D69263E">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del w:id="4393" w:author="LKY" w:date="2026-09-08T16:49:01Z"/>
          <w:rFonts w:hint="eastAsia" w:asciiTheme="minorEastAsia" w:hAnsiTheme="minorEastAsia" w:eastAsiaTheme="minorEastAsia" w:cstheme="minorEastAsia"/>
          <w:sz w:val="24"/>
          <w:szCs w:val="24"/>
          <w:lang w:val="en-US" w:eastAsia="zh-CN"/>
        </w:rPr>
        <w:pPrChange w:id="4392" w:author="LKY" w:date="2026-09-08T16:46:30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1339C27B">
      <w:pPr>
        <w:pStyle w:val="12"/>
        <w:ind w:left="0" w:leftChars="0" w:firstLine="0" w:firstLineChars="0"/>
        <w:outlineLvl w:val="1"/>
        <w:rPr>
          <w:rFonts w:hint="eastAsia" w:ascii="Times New Roman" w:hAnsi="Times New Roman" w:eastAsia="宋体" w:cs="宋体"/>
          <w:b/>
          <w:bCs/>
          <w:sz w:val="32"/>
          <w:szCs w:val="32"/>
          <w:lang w:val="en-US" w:eastAsia="zh-CN"/>
        </w:rPr>
      </w:pPr>
      <w:bookmarkStart w:id="105" w:name="_Toc1987"/>
      <w:bookmarkStart w:id="106" w:name="_Toc20978"/>
      <w:bookmarkStart w:id="107" w:name="_Toc11736"/>
      <w:bookmarkStart w:id="108" w:name="_Toc29559"/>
      <w:r>
        <w:rPr>
          <w:rFonts w:hint="eastAsia" w:ascii="Times New Roman" w:hAnsi="Times New Roman" w:eastAsia="宋体" w:cs="宋体"/>
          <w:b/>
          <w:bCs/>
          <w:sz w:val="32"/>
          <w:szCs w:val="32"/>
          <w:lang w:val="en-US" w:eastAsia="zh-CN"/>
        </w:rPr>
        <w:t>2.4 LED</w:t>
      </w:r>
      <w:bookmarkEnd w:id="105"/>
      <w:bookmarkEnd w:id="106"/>
      <w:bookmarkEnd w:id="107"/>
      <w:bookmarkEnd w:id="108"/>
    </w:p>
    <w:p w14:paraId="59C37A70">
      <w:pPr>
        <w:pStyle w:val="12"/>
        <w:ind w:left="0" w:leftChars="0" w:firstLine="0" w:firstLineChars="0"/>
        <w:outlineLvl w:val="9"/>
        <w:rPr>
          <w:rFonts w:hint="default" w:ascii="Times New Roman" w:hAnsi="Times New Roman" w:eastAsia="宋体" w:cs="宋体"/>
          <w:b/>
          <w:bCs/>
          <w:sz w:val="32"/>
          <w:szCs w:val="32"/>
          <w:lang w:val="en-US" w:eastAsia="zh-CN"/>
        </w:rPr>
      </w:pPr>
      <w:r>
        <w:rPr>
          <w:sz w:val="32"/>
        </w:rPr>
        <mc:AlternateContent>
          <mc:Choice Requires="wps">
            <w:drawing>
              <wp:anchor distT="0" distB="0" distL="114300" distR="114300" simplePos="0" relativeHeight="251665408" behindDoc="0" locked="0" layoutInCell="1" allowOverlap="1">
                <wp:simplePos x="0" y="0"/>
                <wp:positionH relativeFrom="column">
                  <wp:posOffset>1981835</wp:posOffset>
                </wp:positionH>
                <wp:positionV relativeFrom="paragraph">
                  <wp:posOffset>166370</wp:posOffset>
                </wp:positionV>
                <wp:extent cx="3376295" cy="2603500"/>
                <wp:effectExtent l="0" t="0" r="14605" b="6350"/>
                <wp:wrapNone/>
                <wp:docPr id="6" name="文本框 6"/>
                <wp:cNvGraphicFramePr/>
                <a:graphic xmlns:a="http://schemas.openxmlformats.org/drawingml/2006/main">
                  <a:graphicData uri="http://schemas.microsoft.com/office/word/2010/wordprocessingShape">
                    <wps:wsp>
                      <wps:cNvSpPr txBox="1"/>
                      <wps:spPr>
                        <a:xfrm>
                          <a:off x="4919980" y="5651500"/>
                          <a:ext cx="3376295" cy="2603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05pt;margin-top:13.1pt;height:205pt;width:265.85pt;z-index:251665408;mso-width-relative:page;mso-height-relative:page;" fillcolor="#FFFFFF [3201]" filled="t" stroked="f" coordsize="21600,21600" o:gfxdata="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JRK5QjV&#10;AAAACgEAAA8AAAAAAAAAAQAgAAAAIgAAAGRycy9kb3ducmV2LnhtbFBLAQIUABQAAAAIAIdO4kA0&#10;co/ZXAIAAJwEAAAOAAAAAAAAAAEAIAAAACQBAABkcnMvZTJvRG9jLnhtbFBLBQYAAAAABgAGAFkB&#10;AADyBQAAAAA=&#10;">
                <v:fill on="t" focussize="0,0"/>
                <v:stroke on="f" weight="0.5pt"/>
                <v:imagedata o:title=""/>
                <o:lock v:ext="edit" aspectratio="f"/>
                <v:textbo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v:textbox>
              </v:shape>
            </w:pict>
          </mc:Fallback>
        </mc:AlternateContent>
      </w:r>
      <w:r>
        <w:rPr>
          <w:rFonts w:hint="default" w:ascii="Times New Roman" w:hAnsi="Times New Roman" w:eastAsia="宋体" w:cs="宋体"/>
          <w:b/>
          <w:bCs/>
          <w:sz w:val="32"/>
          <w:szCs w:val="32"/>
          <w:lang w:val="en-US" w:eastAsia="zh-CN"/>
        </w:rPr>
        <w:drawing>
          <wp:inline distT="0" distB="0" distL="114300" distR="114300">
            <wp:extent cx="1246505" cy="3104515"/>
            <wp:effectExtent l="0" t="0" r="10795" b="635"/>
            <wp:docPr id="77" name="图片 77"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dgePLC A款 (1)"/>
                    <pic:cNvPicPr>
                      <a:picLocks noChangeAspect="1"/>
                    </pic:cNvPicPr>
                  </pic:nvPicPr>
                  <pic:blipFill>
                    <a:blip r:embed="rId66"/>
                    <a:srcRect l="32948" t="11477" r="33550" b="5112"/>
                    <a:stretch>
                      <a:fillRect/>
                    </a:stretch>
                  </pic:blipFill>
                  <pic:spPr>
                    <a:xfrm>
                      <a:off x="0" y="0"/>
                      <a:ext cx="1246505" cy="3104515"/>
                    </a:xfrm>
                    <a:prstGeom prst="rect">
                      <a:avLst/>
                    </a:prstGeom>
                  </pic:spPr>
                </pic:pic>
              </a:graphicData>
            </a:graphic>
          </wp:inline>
        </w:drawing>
      </w:r>
    </w:p>
    <w:p w14:paraId="1DB53FE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LED指示灯如图,从左至右的顺序为LED2、LED1、LED0。其中LED2为POWER指示灯，上电后电源正常时常亮；LED1为RUN灯，系统正常运行时闪烁；LED0为LINK灯，使用有线网络连接互联网时常亮，4G或Wi-Fi时闪烁。文件为/etc/beilai_led.sh。</w:t>
      </w:r>
    </w:p>
    <w:p w14:paraId="0EC2E4EC">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查看触发条件：</w:t>
      </w:r>
      <w:r>
        <w:rPr>
          <w:rFonts w:hint="eastAsia" w:ascii="Times New Roman" w:hAnsi="Times New Roman" w:eastAsia="宋体" w:cs="宋体"/>
          <w:b w:val="0"/>
          <w:bCs/>
          <w:color w:val="0000FF"/>
          <w:sz w:val="24"/>
          <w:szCs w:val="24"/>
          <w:lang w:val="en-US" w:eastAsia="zh-CN" w:bidi="en-US"/>
        </w:rPr>
        <w:t>cat /sys/class/leds/user-led0/trigger</w:t>
      </w:r>
    </w:p>
    <w:p w14:paraId="2241C13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cat /sys/class/leds/user-led0/trigger</w:t>
      </w:r>
    </w:p>
    <w:p w14:paraId="3ED3BE61">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xml:space="preserve">[none] rc-feedback mmc0 mmc1 mmc2 timer oneshot heartbeat backlight gpio cpu0 cpu1 cpu2 cpu3 default-on transient </w:t>
      </w:r>
    </w:p>
    <w:p w14:paraId="6A4C1436">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其中[none]表示当前led</w:t>
      </w:r>
      <w:r>
        <w:rPr>
          <w:rFonts w:hint="eastAsia" w:ascii="Times New Roman" w:hAnsi="Times New Roman" w:eastAsia="宋体" w:cs="宋体"/>
          <w:b w:val="0"/>
          <w:bCs/>
          <w:color w:val="000000"/>
          <w:sz w:val="24"/>
          <w:szCs w:val="24"/>
          <w:lang w:val="en-US" w:eastAsia="zh-CN" w:bidi="en-US"/>
        </w:rPr>
        <w:t>0</w:t>
      </w:r>
      <w:r>
        <w:rPr>
          <w:rFonts w:hint="default" w:ascii="Times New Roman" w:hAnsi="Times New Roman" w:eastAsia="宋体" w:cs="宋体"/>
          <w:b w:val="0"/>
          <w:bCs/>
          <w:color w:val="000000"/>
          <w:sz w:val="24"/>
          <w:szCs w:val="24"/>
          <w:lang w:val="en-US" w:eastAsia="zh-CN" w:bidi="en-US"/>
        </w:rPr>
        <w:t>的触发条件为无。往trigger中写上述字符串，可以修改触发条件。</w:t>
      </w:r>
    </w:p>
    <w:p w14:paraId="788C77B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当led触发条件设置为none时，用户可通过命令来控制led灯的亮灭</w:t>
      </w:r>
    </w:p>
    <w:p w14:paraId="6BFB19AE">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控制led0亮：</w:t>
      </w:r>
      <w:r>
        <w:rPr>
          <w:rFonts w:hint="eastAsia" w:ascii="Times New Roman" w:hAnsi="Times New Roman" w:eastAsia="宋体" w:cs="宋体"/>
          <w:b w:val="0"/>
          <w:bCs/>
          <w:color w:val="0000FF"/>
          <w:sz w:val="24"/>
          <w:szCs w:val="24"/>
          <w:lang w:val="en-US" w:eastAsia="zh-CN" w:bidi="en-US"/>
        </w:rPr>
        <w:t>echo 1 &gt;/sys/class/leds/user-led0/brightness</w:t>
      </w:r>
    </w:p>
    <w:p w14:paraId="2B75C80A">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none &gt;/sys/class/leds/user-led0/brightness</w:t>
      </w:r>
    </w:p>
    <w:p w14:paraId="6FEE55C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ascii="Times New Roman" w:hAnsi="Times New Roman"/>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1 &gt;/sys/class/leds/user-led0/brightness</w:t>
      </w:r>
    </w:p>
    <w:p w14:paraId="209AB6E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控制led1灭：</w:t>
      </w:r>
      <w:r>
        <w:rPr>
          <w:rFonts w:hint="eastAsia" w:ascii="Times New Roman" w:hAnsi="Times New Roman"/>
          <w:color w:val="0000FF"/>
          <w:sz w:val="24"/>
          <w:szCs w:val="32"/>
          <w:lang w:val="en-US" w:eastAsia="zh-CN"/>
        </w:rPr>
        <w:t>echo 0 &gt;/sys/class/leds/user-led1/brightness</w:t>
      </w:r>
    </w:p>
    <w:p w14:paraId="62FFA35E">
      <w:pPr>
        <w:pStyle w:val="12"/>
        <w:ind w:left="0" w:leftChars="0" w:firstLine="0" w:firstLineChars="0"/>
        <w:outlineLvl w:val="1"/>
        <w:rPr>
          <w:rFonts w:hint="default" w:ascii="Times New Roman" w:hAnsi="Times New Roman"/>
          <w:b/>
          <w:bCs/>
          <w:sz w:val="32"/>
          <w:szCs w:val="32"/>
          <w:lang w:val="en-US" w:eastAsia="zh-CN"/>
        </w:rPr>
      </w:pPr>
      <w:bookmarkStart w:id="109" w:name="_Toc9423"/>
      <w:bookmarkStart w:id="110" w:name="_Toc16183"/>
      <w:bookmarkStart w:id="111" w:name="_Toc4066"/>
      <w:bookmarkStart w:id="112" w:name="_Toc9470"/>
      <w:r>
        <w:rPr>
          <w:rFonts w:hint="eastAsia" w:ascii="Times New Roman" w:hAnsi="Times New Roman"/>
          <w:b/>
          <w:bCs/>
          <w:sz w:val="32"/>
          <w:szCs w:val="32"/>
          <w:lang w:val="en-US" w:eastAsia="zh-CN"/>
        </w:rPr>
        <w:t>2.6网络接口</w:t>
      </w:r>
      <w:bookmarkEnd w:id="109"/>
      <w:bookmarkEnd w:id="110"/>
      <w:bookmarkEnd w:id="111"/>
      <w:bookmarkEnd w:id="112"/>
    </w:p>
    <w:p w14:paraId="465EEB62">
      <w:pPr>
        <w:ind w:firstLine="420" w:firstLineChars="0"/>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drawing>
          <wp:inline distT="0" distB="0" distL="114300" distR="114300">
            <wp:extent cx="940435" cy="2320925"/>
            <wp:effectExtent l="0" t="0" r="12065" b="3175"/>
            <wp:docPr id="75" name="图片 75"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dgePLC A款 (1)"/>
                    <pic:cNvPicPr>
                      <a:picLocks noChangeAspect="1"/>
                    </pic:cNvPicPr>
                  </pic:nvPicPr>
                  <pic:blipFill>
                    <a:blip r:embed="rId67"/>
                    <a:srcRect/>
                    <a:stretch>
                      <a:fillRect/>
                    </a:stretch>
                  </pic:blipFill>
                  <pic:spPr>
                    <a:xfrm>
                      <a:off x="0" y="0"/>
                      <a:ext cx="940435" cy="2320925"/>
                    </a:xfrm>
                    <a:prstGeom prst="rect">
                      <a:avLst/>
                    </a:prstGeom>
                  </pic:spPr>
                </pic:pic>
              </a:graphicData>
            </a:graphic>
          </wp:inline>
        </w:drawing>
      </w:r>
    </w:p>
    <w:p w14:paraId="03948B01">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如图所示，设备配备了三个百兆网口ETH1、ETH2、ETH3</w:t>
      </w:r>
    </w:p>
    <w:p w14:paraId="5C75FC73">
      <w:pPr>
        <w:keepNext w:val="0"/>
        <w:keepLines w:val="0"/>
        <w:pageBreakBefore w:val="0"/>
        <w:widowControl w:val="0"/>
        <w:kinsoku/>
        <w:overflowPunct/>
        <w:topLinePunct w:val="0"/>
        <w:autoSpaceDE/>
        <w:autoSpaceDN/>
        <w:bidi w:val="0"/>
        <w:adjustRightInd/>
        <w:snapToGrid/>
        <w:spacing w:line="360" w:lineRule="auto"/>
        <w:textAlignment w:val="auto"/>
        <w:rPr>
          <w:rFonts w:hint="eastAsia"/>
          <w:lang w:val="en-US" w:eastAsia="zh-CN"/>
        </w:rPr>
      </w:pPr>
      <w:r>
        <w:rPr>
          <w:rFonts w:hint="eastAsia" w:ascii="Times New Roman" w:hAnsi="Times New Roman" w:cs="宋体"/>
          <w:sz w:val="24"/>
          <w:szCs w:val="32"/>
          <w:lang w:val="en-US" w:eastAsia="zh-CN"/>
        </w:rPr>
        <w:t>将网线插入ETH</w:t>
      </w:r>
      <w:ins w:id="4394" w:author="L" w:date="2026-05-21T15:56:58Z">
        <w:r>
          <w:rPr>
            <w:rFonts w:hint="eastAsia" w:ascii="Times New Roman" w:hAnsi="Times New Roman" w:cs="宋体"/>
            <w:sz w:val="24"/>
            <w:szCs w:val="32"/>
            <w:lang w:val="en-US" w:eastAsia="zh-CN"/>
          </w:rPr>
          <w:t>1</w:t>
        </w:r>
      </w:ins>
      <w:del w:id="4395" w:author="L" w:date="2026-05-21T15:56:58Z">
        <w:r>
          <w:rPr>
            <w:rFonts w:hint="eastAsia" w:ascii="Times New Roman" w:hAnsi="Times New Roman" w:cs="宋体"/>
            <w:sz w:val="24"/>
            <w:szCs w:val="32"/>
            <w:lang w:val="en-US" w:eastAsia="zh-CN"/>
          </w:rPr>
          <w:delText>2</w:delText>
        </w:r>
      </w:del>
      <w:r>
        <w:rPr>
          <w:rFonts w:hint="eastAsia" w:ascii="Times New Roman" w:hAnsi="Times New Roman" w:cs="宋体"/>
          <w:sz w:val="24"/>
          <w:szCs w:val="32"/>
          <w:lang w:val="en-US" w:eastAsia="zh-CN"/>
        </w:rPr>
        <w:t>，输入命令：</w:t>
      </w:r>
    </w:p>
    <w:p w14:paraId="45A791E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宋体"/>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 xml:space="preserve">root@BL235:~# </w:t>
      </w:r>
      <w:r>
        <w:rPr>
          <w:rFonts w:hint="eastAsia" w:ascii="Times New Roman" w:hAnsi="Times New Roman" w:cs="宋体"/>
          <w:color w:val="0000FF"/>
          <w:kern w:val="2"/>
          <w:sz w:val="24"/>
          <w:szCs w:val="32"/>
          <w:lang w:val="en-US" w:eastAsia="zh-CN" w:bidi="ar-SA"/>
        </w:rPr>
        <w:t>ifconfig -a</w:t>
      </w:r>
    </w:p>
    <w:p w14:paraId="78805BA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ins w:id="4396" w:author="L" w:date="2026-05-21T15:56:50Z">
        <w:r>
          <w:rPr/>
          <w:drawing>
            <wp:inline distT="0" distB="0" distL="114300" distR="114300">
              <wp:extent cx="5269865" cy="3336290"/>
              <wp:effectExtent l="0" t="0" r="6985" b="1651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68"/>
                      <a:stretch>
                        <a:fillRect/>
                      </a:stretch>
                    </pic:blipFill>
                    <pic:spPr>
                      <a:xfrm>
                        <a:off x="0" y="0"/>
                        <a:ext cx="5269865" cy="3336290"/>
                      </a:xfrm>
                      <a:prstGeom prst="rect">
                        <a:avLst/>
                      </a:prstGeom>
                      <a:noFill/>
                      <a:ln>
                        <a:noFill/>
                      </a:ln>
                    </pic:spPr>
                  </pic:pic>
                </a:graphicData>
              </a:graphic>
            </wp:inline>
          </w:drawing>
        </w:r>
      </w:ins>
      <w:del w:id="4398" w:author="L" w:date="2026-05-21T15:56:49Z">
        <w:r>
          <w:rPr/>
          <w:drawing>
            <wp:inline distT="0" distB="0" distL="114300" distR="114300">
              <wp:extent cx="5269865" cy="3723005"/>
              <wp:effectExtent l="0" t="0" r="6985" b="10795"/>
              <wp:docPr id="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
                      <pic:cNvPicPr>
                        <a:picLocks noChangeAspect="1"/>
                      </pic:cNvPicPr>
                    </pic:nvPicPr>
                    <pic:blipFill>
                      <a:blip r:embed="rId69"/>
                      <a:stretch>
                        <a:fillRect/>
                      </a:stretch>
                    </pic:blipFill>
                    <pic:spPr>
                      <a:xfrm>
                        <a:off x="0" y="0"/>
                        <a:ext cx="5269865" cy="3723005"/>
                      </a:xfrm>
                      <a:prstGeom prst="rect">
                        <a:avLst/>
                      </a:prstGeom>
                      <a:noFill/>
                      <a:ln>
                        <a:noFill/>
                      </a:ln>
                    </pic:spPr>
                  </pic:pic>
                </a:graphicData>
              </a:graphic>
            </wp:inline>
          </w:drawing>
        </w:r>
      </w:del>
    </w:p>
    <w:p w14:paraId="62D69979">
      <w:pPr>
        <w:pStyle w:val="12"/>
        <w:keepNext w:val="0"/>
        <w:keepLines w:val="0"/>
        <w:pageBreakBefore w:val="0"/>
        <w:widowControl w:val="0"/>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sz w:val="24"/>
          <w:szCs w:val="32"/>
          <w:lang w:val="en-US" w:eastAsia="zh-CN"/>
        </w:rPr>
      </w:pPr>
      <w:r>
        <w:rPr>
          <w:rFonts w:hint="eastAsia" w:ascii="Times New Roman" w:hAnsi="Times New Roman" w:cs="宋体" w:eastAsiaTheme="minorEastAsia"/>
          <w:kern w:val="2"/>
          <w:sz w:val="24"/>
          <w:szCs w:val="32"/>
          <w:lang w:val="en-US" w:eastAsia="zh-CN" w:bidi="ar-SA"/>
        </w:rPr>
        <w:t>此时ETH</w:t>
      </w:r>
      <w:ins w:id="4400" w:author="L" w:date="2026-05-21T15:59:09Z">
        <w:r>
          <w:rPr>
            <w:rFonts w:hint="eastAsia" w:ascii="Times New Roman" w:hAnsi="Times New Roman" w:cs="宋体"/>
            <w:kern w:val="2"/>
            <w:sz w:val="24"/>
            <w:szCs w:val="32"/>
            <w:lang w:val="en-US" w:eastAsia="zh-CN" w:bidi="ar-SA"/>
          </w:rPr>
          <w:t>1</w:t>
        </w:r>
      </w:ins>
      <w:del w:id="4401" w:author="L" w:date="2026-05-21T15:59:08Z">
        <w:r>
          <w:rPr>
            <w:rFonts w:hint="eastAsia" w:ascii="Times New Roman" w:hAnsi="Times New Roman" w:cs="宋体"/>
            <w:kern w:val="2"/>
            <w:sz w:val="24"/>
            <w:szCs w:val="32"/>
            <w:lang w:val="en-US" w:eastAsia="zh-CN" w:bidi="ar-SA"/>
          </w:rPr>
          <w:delText>2</w:delText>
        </w:r>
      </w:del>
      <w:r>
        <w:rPr>
          <w:rFonts w:hint="eastAsia" w:ascii="Times New Roman" w:hAnsi="Times New Roman" w:cs="宋体" w:eastAsiaTheme="minorEastAsia"/>
          <w:kern w:val="2"/>
          <w:sz w:val="24"/>
          <w:szCs w:val="32"/>
          <w:lang w:val="en-US" w:eastAsia="zh-CN" w:bidi="ar-SA"/>
        </w:rPr>
        <w:t>应显示为设定的静态IP地址192.168.1.</w:t>
      </w:r>
      <w:r>
        <w:rPr>
          <w:rFonts w:hint="eastAsia" w:ascii="Times New Roman" w:hAnsi="Times New Roman" w:cs="宋体"/>
          <w:kern w:val="2"/>
          <w:sz w:val="24"/>
          <w:szCs w:val="32"/>
          <w:lang w:val="en-US" w:eastAsia="zh-CN" w:bidi="ar-SA"/>
        </w:rPr>
        <w:t>2</w:t>
      </w:r>
      <w:ins w:id="4402" w:author="L" w:date="2026-05-21T15:59:13Z">
        <w:r>
          <w:rPr>
            <w:rFonts w:hint="eastAsia" w:ascii="Times New Roman" w:hAnsi="Times New Roman" w:cs="宋体"/>
            <w:kern w:val="2"/>
            <w:sz w:val="24"/>
            <w:szCs w:val="32"/>
            <w:lang w:val="en-US" w:eastAsia="zh-CN" w:bidi="ar-SA"/>
          </w:rPr>
          <w:t>2</w:t>
        </w:r>
      </w:ins>
      <w:ins w:id="4403" w:author="L" w:date="2026-05-21T15:59:14Z">
        <w:r>
          <w:rPr>
            <w:rFonts w:hint="eastAsia" w:ascii="Times New Roman" w:hAnsi="Times New Roman" w:cs="宋体"/>
            <w:kern w:val="2"/>
            <w:sz w:val="24"/>
            <w:szCs w:val="32"/>
            <w:lang w:val="en-US" w:eastAsia="zh-CN" w:bidi="ar-SA"/>
          </w:rPr>
          <w:t>6</w:t>
        </w:r>
      </w:ins>
      <w:del w:id="4404" w:author="L" w:date="2026-05-21T15:59:13Z">
        <w:r>
          <w:rPr>
            <w:rFonts w:hint="eastAsia" w:ascii="Times New Roman" w:hAnsi="Times New Roman" w:cs="宋体"/>
            <w:kern w:val="2"/>
            <w:sz w:val="24"/>
            <w:szCs w:val="32"/>
            <w:lang w:val="en-US" w:eastAsia="zh-CN" w:bidi="ar-SA"/>
          </w:rPr>
          <w:delText>0</w:delText>
        </w:r>
      </w:del>
      <w:del w:id="4405" w:author="L" w:date="2026-05-21T15:59:12Z">
        <w:r>
          <w:rPr>
            <w:rFonts w:hint="eastAsia" w:ascii="Times New Roman" w:hAnsi="Times New Roman" w:cs="宋体"/>
            <w:kern w:val="2"/>
            <w:sz w:val="24"/>
            <w:szCs w:val="32"/>
            <w:lang w:val="en-US" w:eastAsia="zh-CN" w:bidi="ar-SA"/>
          </w:rPr>
          <w:delText>3</w:delText>
        </w:r>
      </w:del>
      <w:r>
        <w:rPr>
          <w:rFonts w:hint="eastAsia" w:ascii="Times New Roman" w:hAnsi="Times New Roman" w:cs="宋体" w:eastAsiaTheme="minorEastAsia"/>
          <w:kern w:val="2"/>
          <w:sz w:val="24"/>
          <w:szCs w:val="32"/>
          <w:lang w:val="en-US" w:eastAsia="zh-CN" w:bidi="ar-SA"/>
        </w:rPr>
        <w:t>。</w:t>
      </w:r>
    </w:p>
    <w:p w14:paraId="4D10E9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更换网口测试时关闭其他网口：</w:t>
      </w:r>
    </w:p>
    <w:p w14:paraId="0EF7766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关闭网口1：</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down</w:t>
      </w:r>
    </w:p>
    <w:p w14:paraId="37D482B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color w:val="0000FF"/>
          <w:sz w:val="24"/>
          <w:szCs w:val="32"/>
          <w:lang w:val="en-US" w:eastAsia="zh-CN"/>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关闭网口</w:t>
      </w:r>
      <w:r>
        <w:rPr>
          <w:rFonts w:hint="eastAsia" w:ascii="Times New Roman" w:hAnsi="Times New Roman" w:cs="宋体"/>
          <w:color w:val="000000" w:themeColor="text1"/>
          <w:kern w:val="2"/>
          <w:sz w:val="24"/>
          <w:szCs w:val="32"/>
          <w:lang w:val="en-US" w:eastAsia="zh-CN" w:bidi="ar-SA"/>
          <w14:textFill>
            <w14:solidFill>
              <w14:schemeClr w14:val="tx1"/>
            </w14:solidFill>
          </w14:textFill>
        </w:rPr>
        <w:t>3</w:t>
      </w: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eastAsia" w:ascii="Times New Roman" w:hAnsi="Times New Roman" w:cs="宋体" w:eastAsiaTheme="minorEastAsia"/>
          <w:color w:val="0000FF"/>
          <w:kern w:val="2"/>
          <w:sz w:val="24"/>
          <w:szCs w:val="32"/>
          <w:lang w:val="en-US" w:eastAsia="zh-CN" w:bidi="ar-SA"/>
        </w:rPr>
        <w:t xml:space="preserve"> down</w:t>
      </w:r>
    </w:p>
    <w:p w14:paraId="54BC402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ins w:id="4406" w:author="L" w:date="2026-05-21T16:00:10Z"/>
          <w:rFonts w:hint="eastAsia" w:ascii="Times New Roman" w:hAnsi="Times New Roman" w:eastAsia="宋体" w:cs="宋体"/>
          <w:kern w:val="2"/>
          <w:sz w:val="24"/>
          <w:szCs w:val="32"/>
          <w:lang w:val="en-US" w:eastAsia="zh-CN" w:bidi="ar-SA"/>
        </w:rPr>
      </w:pPr>
      <w:ins w:id="4407" w:author="L" w:date="2026-05-21T16:02:50Z">
        <w:r>
          <w:rPr>
            <w:rFonts w:hint="eastAsia" w:ascii="Times New Roman" w:hAnsi="Times New Roman" w:eastAsia="宋体" w:cs="宋体"/>
            <w:kern w:val="2"/>
            <w:sz w:val="24"/>
            <w:szCs w:val="32"/>
            <w:lang w:val="en-US" w:eastAsia="zh-CN" w:bidi="ar-SA"/>
          </w:rPr>
          <w:t>或者</w:t>
        </w:r>
      </w:ins>
      <w:ins w:id="4408" w:author="L" w:date="2026-05-21T16:02:52Z">
        <w:r>
          <w:rPr>
            <w:rFonts w:hint="eastAsia" w:ascii="Times New Roman" w:hAnsi="Times New Roman" w:eastAsia="宋体" w:cs="宋体"/>
            <w:kern w:val="2"/>
            <w:sz w:val="24"/>
            <w:szCs w:val="32"/>
            <w:lang w:val="en-US" w:eastAsia="zh-CN" w:bidi="ar-SA"/>
          </w:rPr>
          <w:t>手动</w:t>
        </w:r>
      </w:ins>
      <w:ins w:id="4409" w:author="L" w:date="2026-05-21T16:00:10Z">
        <w:r>
          <w:rPr>
            <w:rFonts w:hint="eastAsia" w:ascii="Times New Roman" w:hAnsi="Times New Roman" w:eastAsia="宋体" w:cs="宋体"/>
            <w:kern w:val="2"/>
            <w:sz w:val="24"/>
            <w:szCs w:val="32"/>
            <w:lang w:val="en-US" w:eastAsia="zh-CN" w:bidi="ar-SA"/>
          </w:rPr>
          <w:t>获取到IP</w:t>
        </w:r>
      </w:ins>
    </w:p>
    <w:p w14:paraId="04CC9E6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ins w:id="4410" w:author="L" w:date="2026-05-21T16:00:10Z"/>
          <w:rFonts w:hint="default" w:ascii="Times New Roman" w:hAnsi="Times New Roman" w:cs="宋体"/>
          <w:sz w:val="24"/>
          <w:szCs w:val="32"/>
          <w:highlight w:val="none"/>
          <w:shd w:val="clear" w:color="auto" w:fill="auto"/>
          <w:lang w:val="en-US" w:eastAsia="zh-CN"/>
        </w:rPr>
      </w:pPr>
      <w:ins w:id="4411" w:author="L" w:date="2026-05-21T16:00:10Z">
        <w:r>
          <w:rPr>
            <w:rFonts w:hint="eastAsia" w:ascii="Times New Roman" w:hAnsi="Times New Roman" w:cs="宋体"/>
            <w:sz w:val="24"/>
            <w:szCs w:val="32"/>
            <w:highlight w:val="none"/>
            <w:shd w:val="clear" w:color="auto" w:fill="auto"/>
            <w:lang w:val="en-US" w:eastAsia="zh-CN"/>
          </w:rPr>
          <w:t>root@BL</w:t>
        </w:r>
      </w:ins>
      <w:ins w:id="4412" w:author="L" w:date="2026-05-21T16:00:18Z">
        <w:r>
          <w:rPr>
            <w:rFonts w:hint="eastAsia" w:ascii="Times New Roman" w:hAnsi="Times New Roman" w:cs="宋体"/>
            <w:sz w:val="24"/>
            <w:szCs w:val="32"/>
            <w:highlight w:val="none"/>
            <w:shd w:val="clear" w:color="auto" w:fill="auto"/>
            <w:lang w:val="en-US" w:eastAsia="zh-CN"/>
          </w:rPr>
          <w:t>23</w:t>
        </w:r>
      </w:ins>
      <w:ins w:id="4413" w:author="L" w:date="2026-05-21T16:00:19Z">
        <w:r>
          <w:rPr>
            <w:rFonts w:hint="eastAsia" w:ascii="Times New Roman" w:hAnsi="Times New Roman" w:cs="宋体"/>
            <w:sz w:val="24"/>
            <w:szCs w:val="32"/>
            <w:highlight w:val="none"/>
            <w:shd w:val="clear" w:color="auto" w:fill="auto"/>
            <w:lang w:val="en-US" w:eastAsia="zh-CN"/>
          </w:rPr>
          <w:t>5</w:t>
        </w:r>
      </w:ins>
      <w:ins w:id="4414" w:author="L" w:date="2026-05-21T16:00:10Z">
        <w:r>
          <w:rPr>
            <w:rFonts w:hint="eastAsia" w:ascii="Times New Roman" w:hAnsi="Times New Roman" w:cs="宋体"/>
            <w:sz w:val="24"/>
            <w:szCs w:val="32"/>
            <w:highlight w:val="none"/>
            <w:shd w:val="clear" w:color="auto" w:fill="auto"/>
            <w:lang w:val="en-US" w:eastAsia="zh-CN"/>
          </w:rPr>
          <w:t xml:space="preserve">-bliiot:~# </w:t>
        </w:r>
      </w:ins>
      <w:ins w:id="4415" w:author="L" w:date="2026-05-21T16:00:10Z">
        <w:r>
          <w:rPr>
            <w:rFonts w:hint="eastAsia" w:ascii="Times New Roman" w:hAnsi="Times New Roman" w:cs="宋体" w:eastAsiaTheme="minorEastAsia"/>
            <w:color w:val="0000FF"/>
            <w:kern w:val="2"/>
            <w:sz w:val="24"/>
            <w:szCs w:val="32"/>
            <w:lang w:val="en-US" w:eastAsia="zh-CN" w:bidi="ar-SA"/>
          </w:rPr>
          <w:t>udhcpc -i eth</w:t>
        </w:r>
      </w:ins>
      <w:ins w:id="4416" w:author="L" w:date="2026-05-21T16:02:20Z">
        <w:r>
          <w:rPr>
            <w:rFonts w:hint="eastAsia" w:ascii="Times New Roman" w:hAnsi="Times New Roman" w:cs="宋体"/>
            <w:color w:val="0000FF"/>
            <w:kern w:val="2"/>
            <w:sz w:val="24"/>
            <w:szCs w:val="32"/>
            <w:lang w:val="en-US" w:eastAsia="zh-CN" w:bidi="ar-SA"/>
          </w:rPr>
          <w:t>1</w:t>
        </w:r>
      </w:ins>
    </w:p>
    <w:p w14:paraId="4596B643">
      <w:pPr>
        <w:pStyle w:val="12"/>
        <w:ind w:left="0" w:leftChars="0" w:firstLine="0" w:firstLineChars="0"/>
        <w:rPr>
          <w:ins w:id="4417" w:author="L" w:date="2026-05-21T16:00:06Z"/>
          <w:rFonts w:hint="eastAsia" w:ascii="Times New Roman" w:hAnsi="Times New Roman" w:cs="宋体"/>
          <w:sz w:val="24"/>
          <w:szCs w:val="32"/>
          <w:lang w:val="en-US" w:eastAsia="zh-CN"/>
        </w:rPr>
      </w:pPr>
      <w:ins w:id="4418" w:author="L" w:date="2026-05-21T16:02:32Z">
        <w:r>
          <w:rPr/>
          <w:drawing>
            <wp:inline distT="0" distB="0" distL="114300" distR="114300">
              <wp:extent cx="5273040" cy="674370"/>
              <wp:effectExtent l="0" t="0" r="3810" b="11430"/>
              <wp:docPr id="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
                      <pic:cNvPicPr>
                        <a:picLocks noChangeAspect="1"/>
                      </pic:cNvPicPr>
                    </pic:nvPicPr>
                    <pic:blipFill>
                      <a:blip r:embed="rId70"/>
                      <a:stretch>
                        <a:fillRect/>
                      </a:stretch>
                    </pic:blipFill>
                    <pic:spPr>
                      <a:xfrm>
                        <a:off x="0" y="0"/>
                        <a:ext cx="5273040" cy="674370"/>
                      </a:xfrm>
                      <a:prstGeom prst="rect">
                        <a:avLst/>
                      </a:prstGeom>
                      <a:noFill/>
                      <a:ln>
                        <a:noFill/>
                      </a:ln>
                    </pic:spPr>
                  </pic:pic>
                </a:graphicData>
              </a:graphic>
            </wp:inline>
          </w:drawing>
        </w:r>
      </w:ins>
    </w:p>
    <w:p w14:paraId="64799F28">
      <w:pPr>
        <w:pStyle w:val="12"/>
        <w:ind w:left="0" w:leftChars="0" w:firstLine="0" w:firstLineChars="0"/>
        <w:rPr>
          <w:rFonts w:hint="eastAsia" w:ascii="Times New Roman" w:hAnsi="Times New Roman" w:cs="宋体"/>
          <w:color w:val="000000" w:themeColor="text1"/>
          <w:sz w:val="24"/>
          <w:szCs w:val="32"/>
          <w:lang w:val="en-US" w:eastAsia="zh-CN"/>
          <w14:textFill>
            <w14:solidFill>
              <w14:schemeClr w14:val="tx1"/>
            </w14:solidFill>
          </w14:textFill>
        </w:rPr>
      </w:pPr>
      <w:r>
        <w:rPr>
          <w:rFonts w:hint="eastAsia" w:ascii="Times New Roman" w:hAnsi="Times New Roman" w:cs="宋体"/>
          <w:sz w:val="24"/>
          <w:szCs w:val="32"/>
          <w:lang w:val="en-US" w:eastAsia="zh-CN"/>
        </w:rPr>
        <w:t>ping百度：</w:t>
      </w:r>
      <w:r>
        <w:rPr>
          <w:rFonts w:hint="eastAsia" w:ascii="Times New Roman" w:hAnsi="Times New Roman" w:cs="宋体"/>
          <w:color w:val="0000FF"/>
          <w:sz w:val="24"/>
          <w:szCs w:val="32"/>
          <w:lang w:val="en-US" w:eastAsia="zh-CN"/>
        </w:rPr>
        <w:t>ping 8.8.8.8 ，</w:t>
      </w:r>
      <w:r>
        <w:rPr>
          <w:rFonts w:hint="eastAsia" w:ascii="Times New Roman" w:hAnsi="Times New Roman" w:cs="宋体"/>
          <w:color w:val="000000" w:themeColor="text1"/>
          <w:sz w:val="24"/>
          <w:szCs w:val="32"/>
          <w:lang w:val="en-US" w:eastAsia="zh-CN"/>
          <w14:textFill>
            <w14:solidFill>
              <w14:schemeClr w14:val="tx1"/>
            </w14:solidFill>
          </w14:textFill>
        </w:rPr>
        <w:t>Ctrl+c结束</w:t>
      </w:r>
    </w:p>
    <w:p w14:paraId="6CE1BE1C">
      <w:pPr>
        <w:pStyle w:val="12"/>
        <w:ind w:left="0" w:leftChars="0" w:firstLine="0" w:firstLineChars="0"/>
        <w:rPr>
          <w:rFonts w:hint="default" w:ascii="Times New Roman" w:hAnsi="Times New Roman" w:cs="宋体"/>
          <w:color w:val="000000" w:themeColor="text1"/>
          <w:sz w:val="24"/>
          <w:szCs w:val="32"/>
          <w:lang w:val="en-US" w:eastAsia="zh-CN"/>
          <w14:textFill>
            <w14:solidFill>
              <w14:schemeClr w14:val="tx1"/>
            </w14:solidFill>
          </w14:textFill>
        </w:rPr>
      </w:pPr>
      <w:ins w:id="4420" w:author="L" w:date="2026-05-21T16:03:28Z">
        <w:r>
          <w:rPr/>
          <w:drawing>
            <wp:inline distT="0" distB="0" distL="114300" distR="114300">
              <wp:extent cx="5270500" cy="1206500"/>
              <wp:effectExtent l="0" t="0" r="6350" b="12700"/>
              <wp:docPr id="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
                      <pic:cNvPicPr>
                        <a:picLocks noChangeAspect="1"/>
                      </pic:cNvPicPr>
                    </pic:nvPicPr>
                    <pic:blipFill>
                      <a:blip r:embed="rId71"/>
                      <a:stretch>
                        <a:fillRect/>
                      </a:stretch>
                    </pic:blipFill>
                    <pic:spPr>
                      <a:xfrm>
                        <a:off x="0" y="0"/>
                        <a:ext cx="5270500" cy="1206500"/>
                      </a:xfrm>
                      <a:prstGeom prst="rect">
                        <a:avLst/>
                      </a:prstGeom>
                      <a:noFill/>
                      <a:ln>
                        <a:noFill/>
                      </a:ln>
                    </pic:spPr>
                  </pic:pic>
                </a:graphicData>
              </a:graphic>
            </wp:inline>
          </w:drawing>
        </w:r>
      </w:ins>
      <w:del w:id="4422" w:author="L" w:date="2026-05-21T16:03:27Z">
        <w:r>
          <w:rPr/>
          <w:drawing>
            <wp:inline distT="0" distB="0" distL="114300" distR="114300">
              <wp:extent cx="5269230" cy="999490"/>
              <wp:effectExtent l="0" t="0" r="7620" b="10160"/>
              <wp:docPr id="8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2"/>
                      <pic:cNvPicPr>
                        <a:picLocks noChangeAspect="1"/>
                      </pic:cNvPicPr>
                    </pic:nvPicPr>
                    <pic:blipFill>
                      <a:blip r:embed="rId72"/>
                      <a:stretch>
                        <a:fillRect/>
                      </a:stretch>
                    </pic:blipFill>
                    <pic:spPr>
                      <a:xfrm>
                        <a:off x="0" y="0"/>
                        <a:ext cx="5269230" cy="999490"/>
                      </a:xfrm>
                      <a:prstGeom prst="rect">
                        <a:avLst/>
                      </a:prstGeom>
                      <a:noFill/>
                      <a:ln>
                        <a:noFill/>
                      </a:ln>
                    </pic:spPr>
                  </pic:pic>
                </a:graphicData>
              </a:graphic>
            </wp:inline>
          </w:drawing>
        </w:r>
      </w:del>
    </w:p>
    <w:p w14:paraId="457D75E4">
      <w:pPr>
        <w:pStyle w:val="12"/>
        <w:ind w:left="0" w:leftChars="0" w:firstLine="480" w:firstLineChars="200"/>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此时LINK灯亮。</w:t>
      </w:r>
    </w:p>
    <w:p w14:paraId="1D2FD546">
      <w:pPr>
        <w:pStyle w:val="12"/>
        <w:ind w:left="0" w:leftChars="0" w:firstLine="480" w:firstLineChars="200"/>
        <w:rPr>
          <w:rFonts w:hint="eastAsia" w:ascii="Times New Roman" w:hAnsi="Times New Roman" w:cs="宋体" w:eastAsiaTheme="minorEastAsia"/>
          <w:kern w:val="2"/>
          <w:sz w:val="24"/>
          <w:szCs w:val="32"/>
          <w:lang w:val="en-US" w:eastAsia="zh-CN" w:bidi="ar-SA"/>
        </w:rPr>
      </w:pPr>
    </w:p>
    <w:p w14:paraId="508AFFF5">
      <w:pPr>
        <w:pStyle w:val="12"/>
        <w:ind w:left="0" w:leftChars="0" w:firstLine="480" w:firstLineChars="200"/>
        <w:rPr>
          <w:rFonts w:hint="default" w:ascii="Times New Roman" w:hAnsi="Times New Roman" w:cs="宋体" w:eastAsiaTheme="minorEastAsia"/>
          <w:kern w:val="2"/>
          <w:sz w:val="24"/>
          <w:szCs w:val="32"/>
          <w:lang w:val="en-US" w:eastAsia="zh-CN" w:bidi="ar-SA"/>
        </w:rPr>
      </w:pPr>
    </w:p>
    <w:p w14:paraId="72D42EA6">
      <w:pPr>
        <w:pStyle w:val="12"/>
        <w:rPr>
          <w:rFonts w:hint="default"/>
          <w:lang w:val="en-US" w:eastAsia="zh-CN"/>
        </w:rPr>
      </w:pPr>
    </w:p>
    <w:p w14:paraId="200F9E00">
      <w:pPr>
        <w:pStyle w:val="12"/>
        <w:ind w:left="0" w:leftChars="0" w:firstLine="420" w:firstLineChars="0"/>
        <w:rPr>
          <w:rFonts w:ascii="Times New Roman" w:hAnsi="Times New Roman"/>
        </w:rPr>
      </w:pPr>
    </w:p>
    <w:p w14:paraId="3854FD23">
      <w:pPr>
        <w:pStyle w:val="4"/>
        <w:bidi w:val="0"/>
        <w:outlineLvl w:val="1"/>
        <w:rPr>
          <w:rFonts w:hint="default" w:ascii="Times New Roman" w:hAnsi="Times New Roman" w:cs="宋体"/>
          <w:b/>
          <w:color w:val="000000"/>
          <w:sz w:val="32"/>
          <w:szCs w:val="32"/>
          <w:lang w:val="en-US" w:eastAsia="zh-CN" w:bidi="en-US"/>
        </w:rPr>
      </w:pPr>
      <w:bookmarkStart w:id="113" w:name="_Toc17953"/>
      <w:bookmarkStart w:id="114" w:name="_Toc8005"/>
      <w:bookmarkStart w:id="115" w:name="_Toc23561"/>
      <w:bookmarkStart w:id="116" w:name="_Toc18099"/>
      <w:r>
        <w:rPr>
          <w:rFonts w:hint="eastAsia" w:ascii="Times New Roman" w:hAnsi="Times New Roman" w:cs="宋体"/>
          <w:b/>
          <w:color w:val="000000"/>
          <w:sz w:val="32"/>
          <w:szCs w:val="32"/>
          <w:lang w:val="en-US" w:eastAsia="zh-CN" w:bidi="en-US"/>
        </w:rPr>
        <w:t>2.7 USB接口</w:t>
      </w:r>
      <w:bookmarkEnd w:id="113"/>
      <w:bookmarkEnd w:id="114"/>
      <w:bookmarkEnd w:id="115"/>
      <w:bookmarkEnd w:id="116"/>
    </w:p>
    <w:p w14:paraId="02FEFED2">
      <w:pPr>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323340" cy="3101340"/>
            <wp:effectExtent l="0" t="0" r="10160" b="3810"/>
            <wp:docPr id="78" name="图片 78"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dgePLC A款 (1)"/>
                    <pic:cNvPicPr>
                      <a:picLocks noChangeAspect="1"/>
                    </pic:cNvPicPr>
                  </pic:nvPicPr>
                  <pic:blipFill>
                    <a:blip r:embed="rId73"/>
                    <a:srcRect/>
                    <a:stretch>
                      <a:fillRect/>
                    </a:stretch>
                  </pic:blipFill>
                  <pic:spPr>
                    <a:xfrm>
                      <a:off x="0" y="0"/>
                      <a:ext cx="1323340" cy="3101340"/>
                    </a:xfrm>
                    <a:prstGeom prst="rect">
                      <a:avLst/>
                    </a:prstGeom>
                  </pic:spPr>
                </pic:pic>
              </a:graphicData>
            </a:graphic>
          </wp:inline>
        </w:drawing>
      </w:r>
    </w:p>
    <w:p w14:paraId="3567760D">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如图，设备带有2个USB2.0 HOST接口。支持FAT32格式U盘。</w:t>
      </w:r>
    </w:p>
    <w:p w14:paraId="37386AA9">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接入测试用的U盘，这边run/media/sda为挂载文件夹，输入以下指令卸载并查看U盘是否可以检测：</w:t>
      </w:r>
    </w:p>
    <w:p w14:paraId="63C3F77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lsblk（查看是否挂载）  mkfs.vfat /dev/sda1(格式化分区更好测速)</w:t>
      </w:r>
    </w:p>
    <w:p w14:paraId="7857B8D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umount /run/media/sda1（没有挂载就跳过）</w:t>
      </w:r>
    </w:p>
    <w:p w14:paraId="3771D94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lsblk  </w:t>
      </w:r>
    </w:p>
    <w:p w14:paraId="53AA2677">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可以看到sdb1，并且能够看到实际的内存大小</w:t>
      </w:r>
    </w:p>
    <w:p w14:paraId="428513DC">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pPr>
      <w:ins w:id="4424" w:author="L" w:date="2026-05-21T16:22:36Z">
        <w:r>
          <w:rPr/>
          <w:drawing>
            <wp:inline distT="0" distB="0" distL="114300" distR="114300">
              <wp:extent cx="5273040" cy="530860"/>
              <wp:effectExtent l="0" t="0" r="3810" b="2540"/>
              <wp:docPr id="8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
                      <pic:cNvPicPr>
                        <a:picLocks noChangeAspect="1"/>
                      </pic:cNvPicPr>
                    </pic:nvPicPr>
                    <pic:blipFill>
                      <a:blip r:embed="rId74"/>
                      <a:stretch>
                        <a:fillRect/>
                      </a:stretch>
                    </pic:blipFill>
                    <pic:spPr>
                      <a:xfrm>
                        <a:off x="0" y="0"/>
                        <a:ext cx="5273040" cy="530860"/>
                      </a:xfrm>
                      <a:prstGeom prst="rect">
                        <a:avLst/>
                      </a:prstGeom>
                      <a:noFill/>
                      <a:ln>
                        <a:noFill/>
                      </a:ln>
                    </pic:spPr>
                  </pic:pic>
                </a:graphicData>
              </a:graphic>
            </wp:inline>
          </w:drawing>
        </w:r>
      </w:ins>
      <w:del w:id="4426" w:author="L" w:date="2026-05-21T16:22:35Z">
        <w:r>
          <w:rPr/>
          <w:drawing>
            <wp:inline distT="0" distB="0" distL="114300" distR="114300">
              <wp:extent cx="5269230" cy="413385"/>
              <wp:effectExtent l="0" t="0" r="7620" b="5715"/>
              <wp:docPr id="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
                      <pic:cNvPicPr>
                        <a:picLocks noChangeAspect="1"/>
                      </pic:cNvPicPr>
                    </pic:nvPicPr>
                    <pic:blipFill>
                      <a:blip r:embed="rId75"/>
                      <a:stretch>
                        <a:fillRect/>
                      </a:stretch>
                    </pic:blipFill>
                    <pic:spPr>
                      <a:xfrm>
                        <a:off x="0" y="0"/>
                        <a:ext cx="5269230" cy="413385"/>
                      </a:xfrm>
                      <a:prstGeom prst="rect">
                        <a:avLst/>
                      </a:prstGeom>
                      <a:noFill/>
                      <a:ln>
                        <a:noFill/>
                      </a:ln>
                    </pic:spPr>
                  </pic:pic>
                </a:graphicData>
              </a:graphic>
            </wp:inline>
          </w:drawing>
        </w:r>
      </w:del>
    </w:p>
    <w:p w14:paraId="627A0AD1">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lang w:val="en-US" w:eastAsia="zh-CN"/>
        </w:rPr>
      </w:pPr>
      <w:r>
        <w:rPr>
          <w:rFonts w:hint="eastAsia"/>
          <w:sz w:val="24"/>
          <w:szCs w:val="24"/>
          <w:lang w:val="en-US" w:eastAsia="zh-CN"/>
        </w:rPr>
        <w:t>安装</w:t>
      </w:r>
      <w:r>
        <w:rPr>
          <w:rFonts w:hint="default" w:ascii="Times New Roman" w:hAnsi="Times New Roman" w:cs="Times New Roman"/>
          <w:sz w:val="24"/>
          <w:szCs w:val="24"/>
          <w:lang w:val="en-US" w:eastAsia="zh-CN"/>
        </w:rPr>
        <w:t>fio</w:t>
      </w:r>
      <w:r>
        <w:rPr>
          <w:rFonts w:hint="eastAsia"/>
          <w:sz w:val="24"/>
          <w:szCs w:val="24"/>
          <w:lang w:val="en-US" w:eastAsia="zh-CN"/>
        </w:rPr>
        <w:t>工具</w:t>
      </w:r>
    </w:p>
    <w:p w14:paraId="1A4478EA">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apt update </w:t>
      </w:r>
    </w:p>
    <w:p w14:paraId="3754B0C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apt install fio -y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//有就跳过，出厂一般自带</w:t>
      </w:r>
    </w:p>
    <w:p w14:paraId="48AB0BDE">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lang w:val="en-US" w:eastAsia="zh-CN"/>
        </w:rPr>
      </w:pPr>
      <w:r>
        <w:rPr>
          <w:rFonts w:hint="eastAsia" w:ascii="Times New Roman" w:hAnsi="Times New Roman"/>
          <w:sz w:val="24"/>
          <w:lang w:val="en-US" w:eastAsia="zh-CN"/>
        </w:rPr>
        <w:t>然后输入以下指令测试写入：（第一次写入可以调成size=2G）</w:t>
      </w:r>
    </w:p>
    <w:p w14:paraId="6755481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h=1 -iodepth_low=1 -iodepth_batch_complete=1 -direct=1 -rw=write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3D35EAAE">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可以看到写入的速度。</w:t>
      </w:r>
    </w:p>
    <w:p w14:paraId="19389393">
      <w:pPr>
        <w:pStyle w:val="12"/>
        <w:keepNext w:val="0"/>
        <w:keepLines w:val="0"/>
        <w:pageBreakBefore w:val="0"/>
        <w:widowControl w:val="0"/>
        <w:kinsoku/>
        <w:overflowPunct/>
        <w:topLinePunct w:val="0"/>
        <w:autoSpaceDE/>
        <w:autoSpaceDN/>
        <w:bidi w:val="0"/>
        <w:adjustRightInd/>
        <w:snapToGrid/>
        <w:spacing w:line="360" w:lineRule="auto"/>
        <w:ind w:left="420" w:leftChars="0" w:hanging="420" w:hangingChars="200"/>
        <w:textAlignment w:val="auto"/>
        <w:rPr>
          <w:rFonts w:hint="default"/>
          <w:lang w:val="en-US" w:eastAsia="zh-CN"/>
        </w:rPr>
      </w:pPr>
      <w:ins w:id="4428" w:author="L" w:date="2026-05-21T16:26:29Z">
        <w:r>
          <w:rPr/>
          <w:drawing>
            <wp:inline distT="0" distB="0" distL="114300" distR="114300">
              <wp:extent cx="5271770" cy="877570"/>
              <wp:effectExtent l="0" t="0" r="5080" b="17780"/>
              <wp:docPr id="8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5"/>
                      <pic:cNvPicPr>
                        <a:picLocks noChangeAspect="1"/>
                      </pic:cNvPicPr>
                    </pic:nvPicPr>
                    <pic:blipFill>
                      <a:blip r:embed="rId76"/>
                      <a:stretch>
                        <a:fillRect/>
                      </a:stretch>
                    </pic:blipFill>
                    <pic:spPr>
                      <a:xfrm>
                        <a:off x="0" y="0"/>
                        <a:ext cx="5271770" cy="877570"/>
                      </a:xfrm>
                      <a:prstGeom prst="rect">
                        <a:avLst/>
                      </a:prstGeom>
                      <a:noFill/>
                      <a:ln>
                        <a:noFill/>
                      </a:ln>
                    </pic:spPr>
                  </pic:pic>
                </a:graphicData>
              </a:graphic>
            </wp:inline>
          </w:drawing>
        </w:r>
      </w:ins>
      <w:del w:id="4430" w:author="L" w:date="2026-05-21T16:26:28Z">
        <w:r>
          <w:rPr/>
          <w:drawing>
            <wp:inline distT="0" distB="0" distL="114300" distR="114300">
              <wp:extent cx="5267325" cy="779145"/>
              <wp:effectExtent l="0" t="0" r="9525" b="1905"/>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77"/>
                      <a:stretch>
                        <a:fillRect/>
                      </a:stretch>
                    </pic:blipFill>
                    <pic:spPr>
                      <a:xfrm>
                        <a:off x="0" y="0"/>
                        <a:ext cx="5267325" cy="779145"/>
                      </a:xfrm>
                      <a:prstGeom prst="rect">
                        <a:avLst/>
                      </a:prstGeom>
                      <a:noFill/>
                      <a:ln>
                        <a:noFill/>
                      </a:ln>
                    </pic:spPr>
                  </pic:pic>
                </a:graphicData>
              </a:graphic>
            </wp:inline>
          </w:drawing>
        </w:r>
      </w:del>
    </w:p>
    <w:p w14:paraId="26C91A41">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2D344E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t>
      </w:r>
      <w:r>
        <w:rPr>
          <w:rFonts w:hint="eastAsia" w:ascii="Times New Roman" w:hAnsi="Times New Roman" w:eastAsia="宋体" w:cs="Times New Roman"/>
          <w:b w:val="0"/>
          <w:bCs/>
          <w:color w:val="0000FF"/>
          <w:sz w:val="24"/>
          <w:szCs w:val="24"/>
          <w:lang w:val="en-US" w:eastAsia="zh-CN" w:bidi="en-US"/>
        </w:rPr>
        <w:t>read</w:t>
      </w:r>
      <w:r>
        <w:rPr>
          <w:rFonts w:hint="default" w:ascii="Times New Roman" w:hAnsi="Times New Roman" w:eastAsia="宋体" w:cs="Times New Roman"/>
          <w:b w:val="0"/>
          <w:bCs/>
          <w:color w:val="0000FF"/>
          <w:sz w:val="24"/>
          <w:szCs w:val="24"/>
          <w:lang w:val="en-US" w:eastAsia="zh-CN" w:bidi="en-US"/>
        </w:rPr>
        <w:t xml:space="preserv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5325DA9C">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可以看到读取的速度。</w:t>
      </w:r>
    </w:p>
    <w:p w14:paraId="247CB656">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lang w:val="en-US" w:eastAsia="zh-CN"/>
        </w:rPr>
      </w:pPr>
      <w:ins w:id="4432" w:author="L" w:date="2026-05-21T16:28:13Z">
        <w:r>
          <w:rPr/>
          <w:drawing>
            <wp:inline distT="0" distB="0" distL="114300" distR="114300">
              <wp:extent cx="5270500" cy="930910"/>
              <wp:effectExtent l="0" t="0" r="6350" b="2540"/>
              <wp:docPr id="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6"/>
                      <pic:cNvPicPr>
                        <a:picLocks noChangeAspect="1"/>
                      </pic:cNvPicPr>
                    </pic:nvPicPr>
                    <pic:blipFill>
                      <a:blip r:embed="rId78"/>
                      <a:stretch>
                        <a:fillRect/>
                      </a:stretch>
                    </pic:blipFill>
                    <pic:spPr>
                      <a:xfrm>
                        <a:off x="0" y="0"/>
                        <a:ext cx="5270500" cy="930910"/>
                      </a:xfrm>
                      <a:prstGeom prst="rect">
                        <a:avLst/>
                      </a:prstGeom>
                      <a:noFill/>
                      <a:ln>
                        <a:noFill/>
                      </a:ln>
                    </pic:spPr>
                  </pic:pic>
                </a:graphicData>
              </a:graphic>
            </wp:inline>
          </w:drawing>
        </w:r>
      </w:ins>
      <w:del w:id="4434" w:author="L" w:date="2026-05-21T16:28:13Z">
        <w:r>
          <w:rPr/>
          <w:drawing>
            <wp:inline distT="0" distB="0" distL="114300" distR="114300">
              <wp:extent cx="5269865" cy="761365"/>
              <wp:effectExtent l="0" t="0" r="6985" b="635"/>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79"/>
                      <a:stretch>
                        <a:fillRect/>
                      </a:stretch>
                    </pic:blipFill>
                    <pic:spPr>
                      <a:xfrm>
                        <a:off x="0" y="0"/>
                        <a:ext cx="5269865" cy="761365"/>
                      </a:xfrm>
                      <a:prstGeom prst="rect">
                        <a:avLst/>
                      </a:prstGeom>
                      <a:noFill/>
                      <a:ln>
                        <a:noFill/>
                      </a:ln>
                    </pic:spPr>
                  </pic:pic>
                </a:graphicData>
              </a:graphic>
            </wp:inline>
          </w:drawing>
        </w:r>
      </w:del>
    </w:p>
    <w:p w14:paraId="3B566AE7">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说明这个USB接口没有问题。</w:t>
      </w:r>
    </w:p>
    <w:p w14:paraId="2A23B8B5">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更换下一个USB口，需要执行</w:t>
      </w:r>
    </w:p>
    <w:p w14:paraId="645D4ACF">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ins w:id="4436" w:author="L" w:date="2026-05-21T16:31:20Z"/>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ps aux | grep fio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//检查是否有残留进程，必要时用</w:t>
      </w:r>
      <w:r>
        <w:rPr>
          <w:rFonts w:hint="eastAsia" w:ascii="Times New Roman" w:hAnsi="Times New Roman" w:eastAsia="宋体" w:cs="Times New Roman"/>
          <w:b w:val="0"/>
          <w:bCs/>
          <w:color w:val="0000FF"/>
          <w:sz w:val="24"/>
          <w:szCs w:val="24"/>
          <w:lang w:val="en-US" w:eastAsia="zh-CN" w:bidi="en-US"/>
        </w:rPr>
        <w:t xml:space="preserve"> kill</w:t>
      </w:r>
      <w:ins w:id="4437" w:author="L" w:date="2026-05-21T16:30:23Z">
        <w:r>
          <w:rPr>
            <w:rFonts w:hint="eastAsia" w:ascii="Times New Roman" w:hAnsi="Times New Roman" w:eastAsia="宋体" w:cs="Times New Roman"/>
            <w:b w:val="0"/>
            <w:bCs/>
            <w:color w:val="0000FF"/>
            <w:sz w:val="24"/>
            <w:szCs w:val="24"/>
            <w:lang w:val="en-US" w:eastAsia="zh-CN" w:bidi="en-US"/>
          </w:rPr>
          <w:t>+</w:t>
        </w:r>
      </w:ins>
      <w:ins w:id="4438" w:author="L" w:date="2026-05-21T16:30:48Z">
        <w:r>
          <w:rPr>
            <w:rFonts w:hint="eastAsia" w:ascii="Times New Roman" w:hAnsi="Times New Roman" w:eastAsia="宋体" w:cs="Times New Roman"/>
            <w:b w:val="0"/>
            <w:bCs/>
            <w:color w:val="0000FF"/>
            <w:sz w:val="24"/>
            <w:szCs w:val="24"/>
            <w:lang w:val="en-US" w:eastAsia="zh-CN" w:bidi="en-US"/>
          </w:rPr>
          <w:t>ID</w:t>
        </w:r>
      </w:ins>
      <w:r>
        <w:rPr>
          <w:rFonts w:hint="eastAsia" w:ascii="Times New Roman" w:hAnsi="Times New Roman" w:eastAsia="宋体" w:cs="Times New Roman"/>
          <w:b w:val="0"/>
          <w:bCs/>
          <w:color w:val="0000FF"/>
          <w:sz w:val="24"/>
          <w:szCs w:val="24"/>
          <w:lang w:val="en-US" w:eastAsia="zh-CN" w:bidi="en-US"/>
        </w:rPr>
        <w:t xml:space="preserve">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命令终止，然后再对进程同步</w:t>
      </w:r>
      <w:r>
        <w:rPr>
          <w:rFonts w:hint="eastAsia" w:ascii="Times New Roman" w:hAnsi="Times New Roman" w:eastAsia="宋体" w:cs="Times New Roman"/>
          <w:b w:val="0"/>
          <w:bCs/>
          <w:color w:val="0000FF"/>
          <w:sz w:val="24"/>
          <w:szCs w:val="24"/>
          <w:lang w:val="en-US" w:eastAsia="zh-CN" w:bidi="en-US"/>
        </w:rPr>
        <w:t>sync</w:t>
      </w:r>
    </w:p>
    <w:p w14:paraId="28D630CF">
      <w:pPr>
        <w:keepNext w:val="0"/>
        <w:keepLines w:val="0"/>
        <w:pageBreakBefore w:val="0"/>
        <w:widowControl w:val="0"/>
        <w:shd w:val="clear" w:fill="E7E6E6" w:themeFill="background2"/>
        <w:kinsoku/>
        <w:wordWrap/>
        <w:overflowPunct/>
        <w:topLinePunct w:val="0"/>
        <w:autoSpaceDE/>
        <w:autoSpaceDN/>
        <w:bidi w:val="0"/>
        <w:adjustRightInd/>
        <w:snapToGrid/>
        <w:ind w:left="0" w:leftChars="0" w:firstLineChars="0"/>
        <w:textAlignment w:val="auto"/>
        <w:outlineLvl w:val="9"/>
        <w:rPr>
          <w:rFonts w:hint="default" w:asciiTheme="minorHAnsi" w:hAnsiTheme="minorHAnsi" w:eastAsiaTheme="minorEastAsia" w:cstheme="minorBidi"/>
          <w:b w:val="0"/>
          <w:bCs w:val="0"/>
          <w:color w:val="0000FF"/>
          <w:sz w:val="21"/>
          <w:szCs w:val="24"/>
          <w:lang w:val="en-US" w:eastAsia="zh-CN" w:bidi="en-US"/>
          <w:rPrChange w:id="4440" w:author="L" w:date="2026-05-21T16:31:28Z">
            <w:rPr>
              <w:rFonts w:hint="default" w:ascii="Times New Roman" w:hAnsi="Times New Roman" w:eastAsia="宋体" w:cs="Times New Roman"/>
              <w:b w:val="0"/>
              <w:bCs/>
              <w:color w:val="0000FF"/>
              <w:sz w:val="24"/>
              <w:szCs w:val="24"/>
              <w:lang w:val="en-US" w:eastAsia="zh-CN" w:bidi="en-US"/>
            </w:rPr>
          </w:rPrChange>
        </w:rPr>
        <w:pPrChange w:id="4439" w:author="L" w:date="2026-05-21T16:31:28Z">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pPr>
        </w:pPrChange>
      </w:pPr>
      <w:ins w:id="4441" w:author="L" w:date="2026-05-21T16:31:47Z">
        <w:r>
          <w:rPr/>
          <w:drawing>
            <wp:inline distT="0" distB="0" distL="114300" distR="114300">
              <wp:extent cx="5272405" cy="1383030"/>
              <wp:effectExtent l="0" t="0" r="4445" b="7620"/>
              <wp:docPr id="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7"/>
                      <pic:cNvPicPr>
                        <a:picLocks noChangeAspect="1"/>
                      </pic:cNvPicPr>
                    </pic:nvPicPr>
                    <pic:blipFill>
                      <a:blip r:embed="rId80"/>
                      <a:stretch>
                        <a:fillRect/>
                      </a:stretch>
                    </pic:blipFill>
                    <pic:spPr>
                      <a:xfrm>
                        <a:off x="0" y="0"/>
                        <a:ext cx="5272405" cy="1383030"/>
                      </a:xfrm>
                      <a:prstGeom prst="rect">
                        <a:avLst/>
                      </a:prstGeom>
                      <a:noFill/>
                      <a:ln>
                        <a:noFill/>
                      </a:ln>
                    </pic:spPr>
                  </pic:pic>
                </a:graphicData>
              </a:graphic>
            </wp:inline>
          </w:drawing>
        </w:r>
      </w:ins>
    </w:p>
    <w:p w14:paraId="4CB85BBC">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重复B~F操作，没有问题说明USB端口正常。</w:t>
      </w:r>
    </w:p>
    <w:p w14:paraId="75A3383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ins w:id="4443" w:author="L" w:date="2026-05-21T16:35:10Z">
        <w:r>
          <w:rPr/>
          <w:drawing>
            <wp:inline distT="0" distB="0" distL="114300" distR="114300">
              <wp:extent cx="5271135" cy="828040"/>
              <wp:effectExtent l="0" t="0" r="5715" b="10160"/>
              <wp:docPr id="8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
                      <pic:cNvPicPr>
                        <a:picLocks noChangeAspect="1"/>
                      </pic:cNvPicPr>
                    </pic:nvPicPr>
                    <pic:blipFill>
                      <a:blip r:embed="rId81"/>
                      <a:stretch>
                        <a:fillRect/>
                      </a:stretch>
                    </pic:blipFill>
                    <pic:spPr>
                      <a:xfrm>
                        <a:off x="0" y="0"/>
                        <a:ext cx="5271135" cy="828040"/>
                      </a:xfrm>
                      <a:prstGeom prst="rect">
                        <a:avLst/>
                      </a:prstGeom>
                      <a:noFill/>
                      <a:ln>
                        <a:noFill/>
                      </a:ln>
                    </pic:spPr>
                  </pic:pic>
                </a:graphicData>
              </a:graphic>
            </wp:inline>
          </w:drawing>
        </w:r>
      </w:ins>
      <w:del w:id="4445" w:author="L" w:date="2026-05-21T16:35:09Z">
        <w:r>
          <w:rPr/>
          <w:drawing>
            <wp:inline distT="0" distB="0" distL="114300" distR="114300">
              <wp:extent cx="5273040" cy="421640"/>
              <wp:effectExtent l="0" t="0" r="3810" b="16510"/>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pic:cNvPicPr>
                        <a:picLocks noChangeAspect="1"/>
                      </pic:cNvPicPr>
                    </pic:nvPicPr>
                    <pic:blipFill>
                      <a:blip r:embed="rId82"/>
                      <a:stretch>
                        <a:fillRect/>
                      </a:stretch>
                    </pic:blipFill>
                    <pic:spPr>
                      <a:xfrm>
                        <a:off x="0" y="0"/>
                        <a:ext cx="5273040" cy="421640"/>
                      </a:xfrm>
                      <a:prstGeom prst="rect">
                        <a:avLst/>
                      </a:prstGeom>
                      <a:noFill/>
                      <a:ln>
                        <a:noFill/>
                      </a:ln>
                    </pic:spPr>
                  </pic:pic>
                </a:graphicData>
              </a:graphic>
            </wp:inline>
          </w:drawing>
        </w:r>
      </w:del>
    </w:p>
    <w:p w14:paraId="1806836A">
      <w:pPr>
        <w:pStyle w:val="12"/>
        <w:rPr>
          <w:rFonts w:hint="default"/>
          <w:lang w:val="en-US" w:eastAsia="zh-CN"/>
        </w:rPr>
      </w:pPr>
    </w:p>
    <w:p w14:paraId="372EE46C">
      <w:pPr>
        <w:pStyle w:val="4"/>
        <w:bidi w:val="0"/>
        <w:outlineLvl w:val="1"/>
        <w:rPr>
          <w:rFonts w:hint="default" w:ascii="Times New Roman" w:hAnsi="Times New Roman"/>
          <w:sz w:val="32"/>
          <w:szCs w:val="32"/>
          <w:lang w:val="en-US"/>
        </w:rPr>
      </w:pPr>
      <w:bookmarkStart w:id="117" w:name="_Toc28861"/>
      <w:bookmarkStart w:id="118" w:name="_Toc21827"/>
      <w:bookmarkStart w:id="119" w:name="_Toc3687"/>
      <w:bookmarkStart w:id="120" w:name="_Toc5545"/>
      <w:r>
        <w:rPr>
          <w:rFonts w:hint="eastAsia" w:ascii="Times New Roman" w:hAnsi="Times New Roman" w:cs="宋体"/>
          <w:b/>
          <w:color w:val="000000"/>
          <w:sz w:val="32"/>
          <w:szCs w:val="32"/>
          <w:lang w:val="en-US" w:eastAsia="zh-CN" w:bidi="en-US"/>
        </w:rPr>
        <w:t>2.8 HDMI接口</w:t>
      </w:r>
      <w:bookmarkEnd w:id="117"/>
      <w:bookmarkEnd w:id="118"/>
      <w:bookmarkEnd w:id="119"/>
      <w:bookmarkEnd w:id="120"/>
    </w:p>
    <w:p w14:paraId="2043EA52">
      <w:pPr>
        <w:jc w:val="left"/>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084580" cy="2776220"/>
            <wp:effectExtent l="0" t="0" r="1270" b="5080"/>
            <wp:docPr id="79" name="图片 79"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dgePLC A款 (1)"/>
                    <pic:cNvPicPr>
                      <a:picLocks noChangeAspect="1"/>
                    </pic:cNvPicPr>
                  </pic:nvPicPr>
                  <pic:blipFill>
                    <a:blip r:embed="rId83"/>
                    <a:srcRect/>
                    <a:stretch>
                      <a:fillRect/>
                    </a:stretch>
                  </pic:blipFill>
                  <pic:spPr>
                    <a:xfrm>
                      <a:off x="0" y="0"/>
                      <a:ext cx="1084580" cy="2776220"/>
                    </a:xfrm>
                    <a:prstGeom prst="rect">
                      <a:avLst/>
                    </a:prstGeom>
                  </pic:spPr>
                </pic:pic>
              </a:graphicData>
            </a:graphic>
          </wp:inline>
        </w:drawing>
      </w:r>
    </w:p>
    <w:p w14:paraId="3721A710">
      <w:pPr>
        <w:keepNext w:val="0"/>
        <w:keepLines w:val="0"/>
        <w:pageBreakBefore w:val="0"/>
        <w:widowControl w:val="0"/>
        <w:shd w:val="clear" w:fill="auto"/>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HDMI接口如图所示。支持HDMI 1.4和HDMI 2.0标准。</w:t>
      </w:r>
      <w:r>
        <w:rPr>
          <w:rFonts w:hint="default" w:ascii="Times New Roman" w:hAnsi="Times New Roman" w:eastAsia="宋体" w:cs="宋体"/>
          <w:b w:val="0"/>
          <w:bCs/>
          <w:color w:val="000000"/>
          <w:sz w:val="24"/>
          <w:szCs w:val="24"/>
          <w:lang w:val="en-US" w:eastAsia="zh-CN" w:bidi="en-US"/>
        </w:rPr>
        <w:t>系统默认支持的分辨率为1920x1080@60fps，</w:t>
      </w:r>
      <w:r>
        <w:rPr>
          <w:rFonts w:hint="eastAsia" w:ascii="Times New Roman" w:hAnsi="Times New Roman" w:eastAsia="宋体" w:cs="宋体"/>
          <w:b w:val="0"/>
          <w:bCs/>
          <w:color w:val="000000"/>
          <w:sz w:val="24"/>
          <w:szCs w:val="24"/>
          <w:lang w:val="en-US" w:eastAsia="zh-CN" w:bidi="en-US"/>
        </w:rPr>
        <w:t>最高支持</w:t>
      </w:r>
      <w:r>
        <w:rPr>
          <w:rFonts w:hint="default" w:ascii="Times New Roman" w:hAnsi="Times New Roman" w:eastAsia="宋体" w:cs="宋体"/>
          <w:b w:val="0"/>
          <w:bCs/>
          <w:color w:val="000000"/>
          <w:sz w:val="24"/>
          <w:szCs w:val="24"/>
          <w:lang w:val="en-US" w:eastAsia="zh-CN" w:bidi="en-US"/>
        </w:rPr>
        <w:t>HDMI显示分辨率为 4K</w:t>
      </w:r>
      <w:r>
        <w:rPr>
          <w:rFonts w:hint="eastAsia" w:ascii="Times New Roman" w:hAnsi="Times New Roman" w:eastAsia="宋体" w:cs="宋体"/>
          <w:b w:val="0"/>
          <w:bCs/>
          <w:color w:val="000000"/>
          <w:sz w:val="24"/>
          <w:szCs w:val="24"/>
          <w:lang w:val="en-US" w:eastAsia="zh-CN" w:bidi="en-US"/>
        </w:rPr>
        <w:t>。</w:t>
      </w:r>
    </w:p>
    <w:p w14:paraId="7BC46B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将HDMI连接设备和显示器，此时显示器应显示</w:t>
      </w:r>
      <w:ins w:id="4447" w:author="L" w:date="2026-05-28T15:08:25Z">
        <w:r>
          <w:rPr>
            <w:rFonts w:hint="eastAsia" w:ascii="Times New Roman" w:hAnsi="Times New Roman" w:cs="宋体"/>
            <w:kern w:val="2"/>
            <w:sz w:val="24"/>
            <w:szCs w:val="32"/>
            <w:lang w:val="en-US" w:eastAsia="zh-CN" w:bidi="ar-SA"/>
          </w:rPr>
          <w:t>企鹅</w:t>
        </w:r>
      </w:ins>
      <w:ins w:id="4448" w:author="L" w:date="2026-05-28T15:08:30Z">
        <w:r>
          <w:rPr>
            <w:rFonts w:hint="eastAsia" w:ascii="Times New Roman" w:hAnsi="Times New Roman" w:cs="宋体"/>
            <w:kern w:val="2"/>
            <w:sz w:val="24"/>
            <w:szCs w:val="32"/>
            <w:lang w:val="en-US" w:eastAsia="zh-CN" w:bidi="ar-SA"/>
          </w:rPr>
          <w:t>图标</w:t>
        </w:r>
      </w:ins>
      <w:del w:id="4449" w:author="L" w:date="2026-05-28T15:08:17Z">
        <w:r>
          <w:rPr>
            <w:rFonts w:hint="eastAsia" w:ascii="Times New Roman" w:hAnsi="Times New Roman" w:cs="宋体"/>
            <w:kern w:val="2"/>
            <w:sz w:val="24"/>
            <w:szCs w:val="32"/>
            <w:lang w:val="en-US" w:eastAsia="zh-CN" w:bidi="ar-SA"/>
          </w:rPr>
          <w:delText>桌</w:delText>
        </w:r>
      </w:del>
      <w:del w:id="4450" w:author="L" w:date="2026-05-28T15:08:16Z">
        <w:r>
          <w:rPr>
            <w:rFonts w:hint="eastAsia" w:ascii="Times New Roman" w:hAnsi="Times New Roman" w:cs="宋体"/>
            <w:kern w:val="2"/>
            <w:sz w:val="24"/>
            <w:szCs w:val="32"/>
            <w:lang w:val="en-US" w:eastAsia="zh-CN" w:bidi="ar-SA"/>
          </w:rPr>
          <w:delText>面系统</w:delText>
        </w:r>
      </w:del>
      <w:r>
        <w:rPr>
          <w:rFonts w:hint="eastAsia" w:ascii="Times New Roman" w:hAnsi="Times New Roman" w:cs="宋体" w:eastAsiaTheme="minorEastAsia"/>
          <w:kern w:val="2"/>
          <w:sz w:val="24"/>
          <w:szCs w:val="32"/>
          <w:lang w:val="en-US" w:eastAsia="zh-CN" w:bidi="ar-SA"/>
        </w:rPr>
        <w:t>。若没有显示可尝试重启设备。</w:t>
      </w:r>
    </w:p>
    <w:p w14:paraId="049DDA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del w:id="4451" w:author="L" w:date="2026-05-28T15:08:10Z">
        <w:r>
          <w:rPr/>
          <w:drawing>
            <wp:inline distT="0" distB="0" distL="114300" distR="114300">
              <wp:extent cx="4128770" cy="2522220"/>
              <wp:effectExtent l="0" t="0" r="5080" b="1143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84"/>
                      <a:stretch>
                        <a:fillRect/>
                      </a:stretch>
                    </pic:blipFill>
                    <pic:spPr>
                      <a:xfrm>
                        <a:off x="0" y="0"/>
                        <a:ext cx="4128770" cy="2522220"/>
                      </a:xfrm>
                      <a:prstGeom prst="rect">
                        <a:avLst/>
                      </a:prstGeom>
                      <a:noFill/>
                      <a:ln>
                        <a:noFill/>
                      </a:ln>
                    </pic:spPr>
                  </pic:pic>
                </a:graphicData>
              </a:graphic>
            </wp:inline>
          </w:drawing>
        </w:r>
      </w:del>
    </w:p>
    <w:p w14:paraId="0ECD5ED2">
      <w:pPr>
        <w:pStyle w:val="4"/>
        <w:bidi w:val="0"/>
        <w:outlineLvl w:val="1"/>
        <w:rPr>
          <w:rFonts w:hint="eastAsia" w:ascii="Times New Roman" w:hAnsi="Times New Roman" w:cs="宋体"/>
          <w:b/>
          <w:color w:val="000000"/>
          <w:kern w:val="2"/>
          <w:sz w:val="32"/>
          <w:szCs w:val="32"/>
          <w:lang w:val="en-US" w:eastAsia="zh-CN" w:bidi="en-US"/>
        </w:rPr>
      </w:pPr>
      <w:bookmarkStart w:id="121" w:name="_Toc14549"/>
      <w:bookmarkStart w:id="122" w:name="_Toc32509"/>
      <w:bookmarkStart w:id="123" w:name="_Toc7499"/>
      <w:bookmarkStart w:id="124" w:name="_Toc18360"/>
      <w:r>
        <w:rPr>
          <w:rFonts w:hint="eastAsia" w:ascii="Times New Roman" w:hAnsi="Times New Roman" w:cs="宋体"/>
          <w:b/>
          <w:color w:val="000000"/>
          <w:kern w:val="2"/>
          <w:sz w:val="32"/>
          <w:szCs w:val="32"/>
          <w:lang w:val="en-US" w:eastAsia="zh-CN" w:bidi="en-US"/>
        </w:rPr>
        <w:t>2.9调试串口</w:t>
      </w:r>
      <w:bookmarkEnd w:id="121"/>
      <w:bookmarkEnd w:id="122"/>
      <w:bookmarkEnd w:id="123"/>
      <w:bookmarkEnd w:id="124"/>
    </w:p>
    <w:p w14:paraId="295FA505">
      <w:pPr>
        <w:keepNext w:val="0"/>
        <w:keepLines w:val="0"/>
        <w:widowControl/>
        <w:suppressLineNumbers w:val="0"/>
        <w:jc w:val="left"/>
        <w:rPr>
          <w:rFonts w:hint="eastAsia" w:ascii="Times New Roman" w:hAnsi="Times New Roman" w:cs="宋体" w:eastAsiaTheme="minorEastAsia"/>
          <w:color w:val="000000"/>
          <w:kern w:val="0"/>
          <w:sz w:val="24"/>
          <w:szCs w:val="24"/>
          <w:lang w:val="en-US" w:eastAsia="zh-CN" w:bidi="ar"/>
        </w:rPr>
      </w:pPr>
      <w:r>
        <w:rPr>
          <w:rFonts w:hint="eastAsia" w:ascii="Times New Roman" w:hAnsi="Times New Roman" w:cs="宋体" w:eastAsiaTheme="minorEastAsia"/>
          <w:color w:val="000000"/>
          <w:kern w:val="0"/>
          <w:sz w:val="24"/>
          <w:szCs w:val="24"/>
          <w:lang w:val="en-US" w:eastAsia="zh-CN" w:bidi="ar"/>
        </w:rPr>
        <w:drawing>
          <wp:inline distT="0" distB="0" distL="114300" distR="114300">
            <wp:extent cx="3496310" cy="1304925"/>
            <wp:effectExtent l="0" t="0" r="8890" b="9525"/>
            <wp:docPr id="21" name="图片 2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8c1b31cf4c96155d490e919f7fb7263_compress"/>
                    <pic:cNvPicPr>
                      <a:picLocks noChangeAspect="1"/>
                    </pic:cNvPicPr>
                  </pic:nvPicPr>
                  <pic:blipFill>
                    <a:blip r:embed="rId85"/>
                    <a:stretch>
                      <a:fillRect/>
                    </a:stretch>
                  </pic:blipFill>
                  <pic:spPr>
                    <a:xfrm>
                      <a:off x="0" y="0"/>
                      <a:ext cx="3496310" cy="1304925"/>
                    </a:xfrm>
                    <a:prstGeom prst="rect">
                      <a:avLst/>
                    </a:prstGeom>
                  </pic:spPr>
                </pic:pic>
              </a:graphicData>
            </a:graphic>
          </wp:inline>
        </w:drawing>
      </w:r>
    </w:p>
    <w:p w14:paraId="566B216A">
      <w:pPr>
        <w:keepNext w:val="0"/>
        <w:keepLines w:val="0"/>
        <w:widowControl/>
        <w:suppressLineNumbers w:val="0"/>
        <w:jc w:val="left"/>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调试接口如图。可通过该端口进入设备系统。</w:t>
      </w:r>
    </w:p>
    <w:p w14:paraId="4A3DDA59">
      <w:pPr>
        <w:numPr>
          <w:ilvl w:val="0"/>
          <w:numId w:val="0"/>
        </w:numPr>
        <w:adjustRightInd w:val="0"/>
        <w:spacing w:line="312" w:lineRule="atLeast"/>
        <w:textAlignment w:val="baseline"/>
        <w:rPr>
          <w:rFonts w:hint="default"/>
          <w:lang w:val="en-US" w:eastAsia="zh-CN"/>
        </w:rPr>
      </w:pPr>
    </w:p>
    <w:p w14:paraId="506D0713">
      <w:pPr>
        <w:outlineLvl w:val="1"/>
        <w:rPr>
          <w:rFonts w:hint="eastAsia" w:ascii="Times New Roman" w:hAnsi="Times New Roman" w:cs="宋体"/>
          <w:b/>
          <w:color w:val="000000"/>
          <w:kern w:val="2"/>
          <w:sz w:val="32"/>
          <w:szCs w:val="32"/>
          <w:lang w:val="en-US" w:eastAsia="zh-CN" w:bidi="en-US"/>
        </w:rPr>
      </w:pPr>
      <w:ins w:id="4453" w:author="L" w:date="2026-09-09T20:06:02Z">
        <w:bookmarkStart w:id="125" w:name="_Toc5424"/>
        <w:bookmarkStart w:id="126" w:name="_Toc23661"/>
        <w:bookmarkStart w:id="127" w:name="_Toc30106"/>
        <w:bookmarkStart w:id="128" w:name="_Toc25384"/>
        <w:r>
          <w:rPr>
            <w:rFonts w:hint="eastAsia" w:ascii="Times New Roman" w:hAnsi="Times New Roman" w:cs="宋体"/>
            <w:b/>
            <w:color w:val="000000"/>
            <w:kern w:val="2"/>
            <w:sz w:val="32"/>
            <w:szCs w:val="32"/>
            <w:lang w:val="en-US" w:eastAsia="zh-CN" w:bidi="en-US"/>
          </w:rPr>
          <w:t>8</w:t>
        </w:r>
      </w:ins>
      <w:r>
        <w:rPr>
          <w:rFonts w:hint="eastAsia" w:ascii="Times New Roman" w:hAnsi="Times New Roman" w:cs="宋体"/>
          <w:b/>
          <w:color w:val="000000"/>
          <w:kern w:val="2"/>
          <w:sz w:val="32"/>
          <w:szCs w:val="32"/>
          <w:lang w:val="en-US" w:eastAsia="zh-CN" w:bidi="en-US"/>
        </w:rPr>
        <w:t>2.10 SIM卡插槽</w:t>
      </w:r>
      <w:bookmarkEnd w:id="125"/>
      <w:bookmarkEnd w:id="126"/>
      <w:bookmarkEnd w:id="127"/>
      <w:bookmarkEnd w:id="128"/>
    </w:p>
    <w:p w14:paraId="729FF130">
      <w:pPr>
        <w:outlineLvl w:val="9"/>
        <w:rPr>
          <w:rFonts w:hint="eastAsia" w:eastAsiaTheme="minorEastAsia"/>
          <w:lang w:eastAsia="zh-CN"/>
        </w:rPr>
      </w:pPr>
      <w:r>
        <w:rPr>
          <w:rFonts w:hint="eastAsia" w:eastAsiaTheme="minorEastAsia"/>
          <w:lang w:eastAsia="zh-CN"/>
        </w:rPr>
        <w:drawing>
          <wp:inline distT="0" distB="0" distL="114300" distR="114300">
            <wp:extent cx="3150870" cy="1176655"/>
            <wp:effectExtent l="0" t="0" r="11430" b="4445"/>
            <wp:docPr id="22" name="图片 22"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8c1b31cf4c96155d490e919f7fb7263_compress"/>
                    <pic:cNvPicPr>
                      <a:picLocks noChangeAspect="1"/>
                    </pic:cNvPicPr>
                  </pic:nvPicPr>
                  <pic:blipFill>
                    <a:blip r:embed="rId86"/>
                    <a:stretch>
                      <a:fillRect/>
                    </a:stretch>
                  </pic:blipFill>
                  <pic:spPr>
                    <a:xfrm>
                      <a:off x="0" y="0"/>
                      <a:ext cx="3150870" cy="1176655"/>
                    </a:xfrm>
                    <a:prstGeom prst="rect">
                      <a:avLst/>
                    </a:prstGeom>
                  </pic:spPr>
                </pic:pic>
              </a:graphicData>
            </a:graphic>
          </wp:inline>
        </w:drawing>
      </w:r>
    </w:p>
    <w:p w14:paraId="4491B7BB">
      <w:pPr>
        <w:outlineLvl w:val="9"/>
        <w:rPr>
          <w:rFonts w:hint="eastAsia"/>
          <w:lang w:val="en-US" w:eastAsia="zh-CN"/>
        </w:rPr>
      </w:pPr>
    </w:p>
    <w:p w14:paraId="37DF846E">
      <w:pPr>
        <w:outlineLvl w:val="9"/>
        <w:rPr>
          <w:rFonts w:hint="default" w:ascii="Times New Roman" w:hAnsi="Times New Roman" w:eastAsia="宋体" w:cs="宋体"/>
          <w:b w:val="0"/>
          <w:bCs/>
          <w:color w:val="000000"/>
          <w:kern w:val="2"/>
          <w:sz w:val="24"/>
          <w:szCs w:val="24"/>
          <w:lang w:val="en-US" w:eastAsia="zh-CN" w:bidi="en-US"/>
        </w:rPr>
      </w:pPr>
      <w:r>
        <w:rPr>
          <w:rFonts w:hint="eastAsia" w:ascii="Times New Roman" w:hAnsi="Times New Roman" w:eastAsia="宋体" w:cs="宋体"/>
          <w:b w:val="0"/>
          <w:bCs/>
          <w:color w:val="000000"/>
          <w:kern w:val="2"/>
          <w:sz w:val="24"/>
          <w:szCs w:val="24"/>
          <w:lang w:val="en-US" w:eastAsia="zh-CN" w:bidi="en-US"/>
        </w:rPr>
        <w:t>SIM卡槽如图所示。</w:t>
      </w:r>
    </w:p>
    <w:p w14:paraId="3B814428">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29" w:name="_Toc10728"/>
      <w:bookmarkStart w:id="130" w:name="_Toc27847"/>
      <w:bookmarkStart w:id="131" w:name="_Toc23133"/>
      <w:bookmarkStart w:id="132" w:name="_Toc4271"/>
      <w:r>
        <w:rPr>
          <w:rFonts w:hint="eastAsia" w:ascii="Times New Roman" w:hAnsi="Times New Roman" w:cs="宋体"/>
          <w:b/>
          <w:color w:val="000000"/>
          <w:kern w:val="2"/>
          <w:sz w:val="32"/>
          <w:szCs w:val="32"/>
          <w:lang w:val="en-US" w:eastAsia="zh-CN" w:bidi="en-US"/>
        </w:rPr>
        <w:t>2.11 SD卡插槽</w:t>
      </w:r>
      <w:bookmarkEnd w:id="129"/>
      <w:bookmarkEnd w:id="130"/>
      <w:bookmarkEnd w:id="131"/>
      <w:bookmarkEnd w:id="132"/>
    </w:p>
    <w:p w14:paraId="04ABDEFA">
      <w:pPr>
        <w:pStyle w:val="12"/>
        <w:ind w:left="0" w:leftChars="0" w:firstLine="0" w:firstLineChars="0"/>
      </w:pPr>
      <w:r>
        <w:rPr>
          <w:rFonts w:hint="eastAsia" w:eastAsiaTheme="minorEastAsia"/>
          <w:lang w:eastAsia="zh-CN"/>
        </w:rPr>
        <w:drawing>
          <wp:inline distT="0" distB="0" distL="114300" distR="114300">
            <wp:extent cx="3122295" cy="1165225"/>
            <wp:effectExtent l="0" t="0" r="1905" b="15875"/>
            <wp:docPr id="26" name="图片 26"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8c1b31cf4c96155d490e919f7fb7263_compress"/>
                    <pic:cNvPicPr>
                      <a:picLocks noChangeAspect="1"/>
                    </pic:cNvPicPr>
                  </pic:nvPicPr>
                  <pic:blipFill>
                    <a:blip r:embed="rId87"/>
                    <a:stretch>
                      <a:fillRect/>
                    </a:stretch>
                  </pic:blipFill>
                  <pic:spPr>
                    <a:xfrm>
                      <a:off x="0" y="0"/>
                      <a:ext cx="3122295" cy="1165225"/>
                    </a:xfrm>
                    <a:prstGeom prst="rect">
                      <a:avLst/>
                    </a:prstGeom>
                  </pic:spPr>
                </pic:pic>
              </a:graphicData>
            </a:graphic>
          </wp:inline>
        </w:drawing>
      </w:r>
    </w:p>
    <w:p w14:paraId="68190A26">
      <w:pPr>
        <w:pStyle w:val="12"/>
        <w:ind w:left="0" w:leftChars="0" w:firstLine="0" w:firstLineChars="0"/>
        <w:rPr>
          <w:rFonts w:hint="eastAsia" w:ascii="Times New Roman" w:hAnsi="Times New Roman" w:eastAsia="宋体" w:cs="宋体"/>
          <w:b w:val="0"/>
          <w:bCs/>
          <w:color w:val="000000"/>
          <w:sz w:val="24"/>
          <w:szCs w:val="24"/>
          <w:lang w:val="en-US" w:eastAsia="zh-CN" w:bidi="en-US"/>
        </w:rPr>
      </w:pPr>
    </w:p>
    <w:p w14:paraId="5FCD003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SD卡槽如图所示，支持FAT32格式SD卡，以sd卡烧录为例。</w:t>
      </w:r>
    </w:p>
    <w:p w14:paraId="74EF7147">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接入SD卡，属于系统启动卡，工作状态下，输入</w:t>
      </w:r>
    </w:p>
    <w:p w14:paraId="39E0945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fdisk -l</w:t>
      </w:r>
    </w:p>
    <w:p w14:paraId="68BEF741">
      <w:pPr>
        <w:rPr>
          <w:rFonts w:hint="default"/>
          <w:lang w:val="en-US" w:eastAsia="zh-CN"/>
        </w:rPr>
      </w:pPr>
      <w:ins w:id="4454" w:author="L" w:date="2026-05-21T17:03:51Z">
        <w:r>
          <w:rPr/>
          <w:drawing>
            <wp:inline distT="0" distB="0" distL="114300" distR="114300">
              <wp:extent cx="5268595" cy="2934335"/>
              <wp:effectExtent l="0" t="0" r="8255" b="18415"/>
              <wp:docPr id="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0"/>
                      <pic:cNvPicPr>
                        <a:picLocks noChangeAspect="1"/>
                      </pic:cNvPicPr>
                    </pic:nvPicPr>
                    <pic:blipFill>
                      <a:blip r:embed="rId88"/>
                      <a:stretch>
                        <a:fillRect/>
                      </a:stretch>
                    </pic:blipFill>
                    <pic:spPr>
                      <a:xfrm>
                        <a:off x="0" y="0"/>
                        <a:ext cx="5268595" cy="2934335"/>
                      </a:xfrm>
                      <a:prstGeom prst="rect">
                        <a:avLst/>
                      </a:prstGeom>
                      <a:noFill/>
                      <a:ln>
                        <a:noFill/>
                      </a:ln>
                    </pic:spPr>
                  </pic:pic>
                </a:graphicData>
              </a:graphic>
            </wp:inline>
          </w:drawing>
        </w:r>
      </w:ins>
      <w:del w:id="4456" w:author="L" w:date="2026-05-21T17:03:28Z">
        <w:r>
          <w:rPr/>
          <w:drawing>
            <wp:inline distT="0" distB="0" distL="114300" distR="114300">
              <wp:extent cx="5273040" cy="2936240"/>
              <wp:effectExtent l="0" t="0" r="3810" b="16510"/>
              <wp:docPr id="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
                      <pic:cNvPicPr>
                        <a:picLocks noChangeAspect="1"/>
                      </pic:cNvPicPr>
                    </pic:nvPicPr>
                    <pic:blipFill>
                      <a:blip r:embed="rId89"/>
                      <a:stretch>
                        <a:fillRect/>
                      </a:stretch>
                    </pic:blipFill>
                    <pic:spPr>
                      <a:xfrm>
                        <a:off x="0" y="0"/>
                        <a:ext cx="5273040" cy="2936240"/>
                      </a:xfrm>
                      <a:prstGeom prst="rect">
                        <a:avLst/>
                      </a:prstGeom>
                      <a:noFill/>
                      <a:ln>
                        <a:noFill/>
                      </a:ln>
                    </pic:spPr>
                  </pic:pic>
                </a:graphicData>
              </a:graphic>
            </wp:inline>
          </w:drawing>
        </w:r>
      </w:del>
    </w:p>
    <w:p w14:paraId="734F825C">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系统识别到存储介质包含两个有效大分区，后续读写性能测试将限定在SD卡路径下进行”，并且可直观读取到该存储设备的实际物理容量。</w:t>
      </w:r>
    </w:p>
    <w:p w14:paraId="5861ED0E">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可以通过指令查看k1p</w:t>
      </w:r>
      <w:ins w:id="4458" w:author="L" w:date="2026-05-21T17:02:58Z">
        <w:r>
          <w:rPr>
            <w:rFonts w:hint="eastAsia" w:ascii="Times New Roman" w:hAnsi="Times New Roman"/>
            <w:sz w:val="24"/>
            <w:lang w:val="en-US" w:eastAsia="zh-CN"/>
          </w:rPr>
          <w:t>3</w:t>
        </w:r>
      </w:ins>
      <w:del w:id="4459" w:author="L" w:date="2026-05-21T17:02:57Z">
        <w:r>
          <w:rPr>
            <w:rFonts w:hint="eastAsia" w:ascii="Times New Roman" w:hAnsi="Times New Roman"/>
            <w:sz w:val="24"/>
            <w:lang w:val="en-US" w:eastAsia="zh-CN"/>
          </w:rPr>
          <w:delText>8</w:delText>
        </w:r>
      </w:del>
      <w:r>
        <w:rPr>
          <w:rFonts w:hint="eastAsia" w:ascii="Times New Roman" w:hAnsi="Times New Roman"/>
          <w:sz w:val="24"/>
          <w:lang w:val="en-US" w:eastAsia="zh-CN"/>
        </w:rPr>
        <w:t>分区能不能读写</w:t>
      </w:r>
    </w:p>
    <w:p w14:paraId="2271CC85">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blkid /dev/mmcblk1p</w:t>
      </w:r>
      <w:ins w:id="4460" w:author="L" w:date="2026-05-21T17:02:53Z">
        <w:r>
          <w:rPr>
            <w:rFonts w:hint="eastAsia" w:ascii="Times New Roman" w:hAnsi="Times New Roman" w:eastAsia="宋体" w:cs="Times New Roman"/>
            <w:b w:val="0"/>
            <w:bCs/>
            <w:color w:val="0000FF"/>
            <w:sz w:val="24"/>
            <w:szCs w:val="24"/>
            <w:lang w:val="en-US" w:eastAsia="zh-CN" w:bidi="en-US"/>
          </w:rPr>
          <w:t>3</w:t>
        </w:r>
      </w:ins>
      <w:del w:id="4461" w:author="L" w:date="2026-05-21T17:02:52Z">
        <w:r>
          <w:rPr>
            <w:rFonts w:hint="eastAsia" w:ascii="Times New Roman" w:hAnsi="Times New Roman" w:eastAsia="宋体" w:cs="Times New Roman"/>
            <w:b w:val="0"/>
            <w:bCs/>
            <w:color w:val="0000FF"/>
            <w:sz w:val="24"/>
            <w:szCs w:val="24"/>
            <w:lang w:val="en-US" w:eastAsia="zh-CN" w:bidi="en-US"/>
          </w:rPr>
          <w:delText>8</w:delText>
        </w:r>
      </w:del>
    </w:p>
    <w:p w14:paraId="3C9CFE79">
      <w:ins w:id="4462" w:author="L" w:date="2026-05-21T17:04:18Z">
        <w:r>
          <w:rPr/>
          <w:drawing>
            <wp:inline distT="0" distB="0" distL="114300" distR="114300">
              <wp:extent cx="5273040" cy="500380"/>
              <wp:effectExtent l="0" t="0" r="3810" b="13970"/>
              <wp:docPr id="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11"/>
                      <pic:cNvPicPr>
                        <a:picLocks noChangeAspect="1"/>
                      </pic:cNvPicPr>
                    </pic:nvPicPr>
                    <pic:blipFill>
                      <a:blip r:embed="rId90"/>
                      <a:stretch>
                        <a:fillRect/>
                      </a:stretch>
                    </pic:blipFill>
                    <pic:spPr>
                      <a:xfrm>
                        <a:off x="0" y="0"/>
                        <a:ext cx="5273040" cy="500380"/>
                      </a:xfrm>
                      <a:prstGeom prst="rect">
                        <a:avLst/>
                      </a:prstGeom>
                      <a:noFill/>
                      <a:ln>
                        <a:noFill/>
                      </a:ln>
                    </pic:spPr>
                  </pic:pic>
                </a:graphicData>
              </a:graphic>
            </wp:inline>
          </w:drawing>
        </w:r>
      </w:ins>
      <w:del w:id="4464" w:author="L" w:date="2026-05-21T17:04:17Z">
        <w:r>
          <w:rPr/>
          <w:drawing>
            <wp:inline distT="0" distB="0" distL="114300" distR="114300">
              <wp:extent cx="5271135" cy="444500"/>
              <wp:effectExtent l="0" t="0" r="5715" b="12700"/>
              <wp:docPr id="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
                      <pic:cNvPicPr>
                        <a:picLocks noChangeAspect="1"/>
                      </pic:cNvPicPr>
                    </pic:nvPicPr>
                    <pic:blipFill>
                      <a:blip r:embed="rId91"/>
                      <a:stretch>
                        <a:fillRect/>
                      </a:stretch>
                    </pic:blipFill>
                    <pic:spPr>
                      <a:xfrm>
                        <a:off x="0" y="0"/>
                        <a:ext cx="5271135" cy="444500"/>
                      </a:xfrm>
                      <a:prstGeom prst="rect">
                        <a:avLst/>
                      </a:prstGeom>
                      <a:noFill/>
                      <a:ln>
                        <a:noFill/>
                      </a:ln>
                    </pic:spPr>
                  </pic:pic>
                </a:graphicData>
              </a:graphic>
            </wp:inline>
          </w:drawing>
        </w:r>
      </w:del>
    </w:p>
    <w:p w14:paraId="782AE0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4"/>
          <w:szCs w:val="24"/>
          <w:lang w:val="en-US" w:eastAsia="zh-CN"/>
        </w:rPr>
      </w:pPr>
      <w:r>
        <w:rPr>
          <w:rFonts w:hint="eastAsia"/>
          <w:sz w:val="24"/>
          <w:szCs w:val="24"/>
          <w:lang w:val="en-US" w:eastAsia="zh-CN"/>
        </w:rPr>
        <w:t>识别到为</w:t>
      </w:r>
      <w:ins w:id="4466" w:author="L" w:date="2026-05-21T17:04:27Z">
        <w:r>
          <w:rPr>
            <w:rFonts w:hint="eastAsia"/>
            <w:sz w:val="24"/>
            <w:szCs w:val="24"/>
            <w:lang w:val="en-US" w:eastAsia="zh-CN"/>
          </w:rPr>
          <w:t>系统</w:t>
        </w:r>
      </w:ins>
      <w:ins w:id="4467" w:author="L" w:date="2026-05-21T17:04:28Z">
        <w:r>
          <w:rPr>
            <w:rFonts w:hint="eastAsia"/>
            <w:sz w:val="24"/>
            <w:szCs w:val="24"/>
            <w:lang w:val="en-US" w:eastAsia="zh-CN"/>
          </w:rPr>
          <w:t>备份</w:t>
        </w:r>
      </w:ins>
      <w:del w:id="4468" w:author="L" w:date="2026-05-21T17:04:23Z">
        <w:r>
          <w:rPr>
            <w:rFonts w:hint="eastAsia"/>
            <w:sz w:val="24"/>
            <w:szCs w:val="24"/>
            <w:lang w:val="en-US" w:eastAsia="zh-CN"/>
          </w:rPr>
          <w:delText>用</w:delText>
        </w:r>
      </w:del>
      <w:del w:id="4469" w:author="L" w:date="2026-05-21T17:04:22Z">
        <w:r>
          <w:rPr>
            <w:rFonts w:hint="eastAsia"/>
            <w:sz w:val="24"/>
            <w:szCs w:val="24"/>
            <w:lang w:val="en-US" w:eastAsia="zh-CN"/>
          </w:rPr>
          <w:delText>户</w:delText>
        </w:r>
      </w:del>
      <w:r>
        <w:rPr>
          <w:rFonts w:hint="eastAsia"/>
          <w:sz w:val="24"/>
          <w:szCs w:val="24"/>
          <w:lang w:val="en-US" w:eastAsia="zh-CN"/>
        </w:rPr>
        <w:t>分区，可读写即可使用</w:t>
      </w:r>
    </w:p>
    <w:p w14:paraId="08565BA0">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执行卸载指令</w:t>
      </w:r>
    </w:p>
    <w:p w14:paraId="135FCEE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umount /dev/mmcblk1p</w:t>
      </w:r>
      <w:ins w:id="4470" w:author="L" w:date="2026-05-21T17:05:58Z">
        <w:r>
          <w:rPr>
            <w:rFonts w:hint="eastAsia" w:ascii="Times New Roman" w:hAnsi="Times New Roman" w:eastAsia="宋体" w:cs="Times New Roman"/>
            <w:b w:val="0"/>
            <w:bCs/>
            <w:color w:val="0000FF"/>
            <w:sz w:val="24"/>
            <w:szCs w:val="24"/>
            <w:lang w:val="en-US" w:eastAsia="zh-CN" w:bidi="en-US"/>
          </w:rPr>
          <w:t>3</w:t>
        </w:r>
      </w:ins>
      <w:del w:id="4471" w:author="L" w:date="2026-05-21T17:05:57Z">
        <w:r>
          <w:rPr>
            <w:rFonts w:hint="eastAsia" w:ascii="Times New Roman" w:hAnsi="Times New Roman" w:eastAsia="宋体" w:cs="Times New Roman"/>
            <w:b w:val="0"/>
            <w:bCs/>
            <w:color w:val="0000FF"/>
            <w:sz w:val="24"/>
            <w:szCs w:val="24"/>
            <w:lang w:val="en-US" w:eastAsia="zh-CN" w:bidi="en-US"/>
          </w:rPr>
          <w:delText>8</w:delText>
        </w:r>
      </w:del>
    </w:p>
    <w:p w14:paraId="0DD2F6F1">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然后输入以下指令测试写入：</w:t>
      </w:r>
    </w:p>
    <w:p w14:paraId="6AD756F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--filename=/dev/mmcblk1p</w:t>
      </w:r>
      <w:ins w:id="4472" w:author="L" w:date="2026-05-21T17:06:04Z">
        <w:r>
          <w:rPr>
            <w:rFonts w:hint="eastAsia" w:ascii="Times New Roman" w:hAnsi="Times New Roman" w:eastAsia="宋体" w:cs="Times New Roman"/>
            <w:b w:val="0"/>
            <w:bCs/>
            <w:color w:val="0000FF"/>
            <w:sz w:val="24"/>
            <w:szCs w:val="24"/>
            <w:lang w:val="en-US" w:eastAsia="zh-CN" w:bidi="en-US"/>
          </w:rPr>
          <w:t>3</w:t>
        </w:r>
      </w:ins>
      <w:del w:id="4473" w:author="L" w:date="2026-05-21T17:06:03Z">
        <w:r>
          <w:rPr>
            <w:rFonts w:hint="eastAsia" w:ascii="Times New Roman" w:hAnsi="Times New Roman" w:eastAsia="宋体" w:cs="Times New Roman"/>
            <w:b w:val="0"/>
            <w:bCs/>
            <w:color w:val="0000FF"/>
            <w:sz w:val="24"/>
            <w:szCs w:val="24"/>
            <w:lang w:val="en-US" w:eastAsia="zh-CN" w:bidi="en-US"/>
          </w:rPr>
          <w:delText>8</w:delText>
        </w:r>
      </w:del>
      <w:r>
        <w:rPr>
          <w:rFonts w:hint="eastAsia" w:ascii="Times New Roman" w:hAnsi="Times New Roman" w:eastAsia="宋体" w:cs="Times New Roman"/>
          <w:b w:val="0"/>
          <w:bCs/>
          <w:color w:val="0000FF"/>
          <w:sz w:val="24"/>
          <w:szCs w:val="24"/>
          <w:lang w:val="en-US" w:eastAsia="zh-CN" w:bidi="en-US"/>
        </w:rPr>
        <w:t xml:space="preserve"> --ioengine=psync --rw=write --bs=1024k --size=1G --numjobs=1 --thread --group_reporting --name=write_job --ramp_time=1 --direct=1</w:t>
      </w:r>
    </w:p>
    <w:p w14:paraId="7D099FA0">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可以看到工作状态下的（负载）写入的速度。</w:t>
      </w:r>
    </w:p>
    <w:p w14:paraId="1A8770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ins w:id="4474" w:author="L" w:date="2026-05-21T17:09:08Z">
        <w:r>
          <w:rPr/>
          <w:drawing>
            <wp:inline distT="0" distB="0" distL="114300" distR="114300">
              <wp:extent cx="5271770" cy="974090"/>
              <wp:effectExtent l="0" t="0" r="5080" b="16510"/>
              <wp:docPr id="11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2"/>
                      <pic:cNvPicPr>
                        <a:picLocks noChangeAspect="1"/>
                      </pic:cNvPicPr>
                    </pic:nvPicPr>
                    <pic:blipFill>
                      <a:blip r:embed="rId92"/>
                      <a:stretch>
                        <a:fillRect/>
                      </a:stretch>
                    </pic:blipFill>
                    <pic:spPr>
                      <a:xfrm>
                        <a:off x="0" y="0"/>
                        <a:ext cx="5271770" cy="974090"/>
                      </a:xfrm>
                      <a:prstGeom prst="rect">
                        <a:avLst/>
                      </a:prstGeom>
                      <a:noFill/>
                      <a:ln>
                        <a:noFill/>
                      </a:ln>
                    </pic:spPr>
                  </pic:pic>
                </a:graphicData>
              </a:graphic>
            </wp:inline>
          </w:drawing>
        </w:r>
      </w:ins>
      <w:del w:id="4476" w:author="L" w:date="2026-05-21T17:09:07Z">
        <w:r>
          <w:rPr/>
          <w:drawing>
            <wp:inline distT="0" distB="0" distL="114300" distR="114300">
              <wp:extent cx="5273040" cy="731520"/>
              <wp:effectExtent l="0" t="0" r="3810" b="11430"/>
              <wp:docPr id="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8"/>
                      <pic:cNvPicPr>
                        <a:picLocks noChangeAspect="1"/>
                      </pic:cNvPicPr>
                    </pic:nvPicPr>
                    <pic:blipFill>
                      <a:blip r:embed="rId93"/>
                      <a:stretch>
                        <a:fillRect/>
                      </a:stretch>
                    </pic:blipFill>
                    <pic:spPr>
                      <a:xfrm>
                        <a:off x="0" y="0"/>
                        <a:ext cx="5273040" cy="731520"/>
                      </a:xfrm>
                      <a:prstGeom prst="rect">
                        <a:avLst/>
                      </a:prstGeom>
                      <a:noFill/>
                      <a:ln>
                        <a:noFill/>
                      </a:ln>
                    </pic:spPr>
                  </pic:pic>
                </a:graphicData>
              </a:graphic>
            </wp:inline>
          </w:drawing>
        </w:r>
      </w:del>
    </w:p>
    <w:p w14:paraId="00BDF1C9">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读取前需清除写入带来的缓存。</w:t>
      </w:r>
    </w:p>
    <w:p w14:paraId="3BA73A8E">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sync; echo 3 | tee /proc/sys/vm/drop_caches</w:t>
      </w:r>
    </w:p>
    <w:p w14:paraId="0BEAD6F3">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A78297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--filename=/dev/mmcblk1p</w:t>
      </w:r>
      <w:ins w:id="4478" w:author="L" w:date="2026-05-21T17:06:08Z">
        <w:r>
          <w:rPr>
            <w:rFonts w:hint="eastAsia" w:ascii="Times New Roman" w:hAnsi="Times New Roman" w:eastAsia="宋体" w:cs="Times New Roman"/>
            <w:b w:val="0"/>
            <w:bCs/>
            <w:color w:val="0000FF"/>
            <w:sz w:val="24"/>
            <w:szCs w:val="24"/>
            <w:lang w:val="en-US" w:eastAsia="zh-CN" w:bidi="en-US"/>
          </w:rPr>
          <w:t>3</w:t>
        </w:r>
      </w:ins>
      <w:del w:id="4479" w:author="L" w:date="2026-05-21T17:06:07Z">
        <w:r>
          <w:rPr>
            <w:rFonts w:hint="eastAsia" w:ascii="Times New Roman" w:hAnsi="Times New Roman" w:eastAsia="宋体" w:cs="Times New Roman"/>
            <w:b w:val="0"/>
            <w:bCs/>
            <w:color w:val="0000FF"/>
            <w:sz w:val="24"/>
            <w:szCs w:val="24"/>
            <w:lang w:val="en-US" w:eastAsia="zh-CN" w:bidi="en-US"/>
          </w:rPr>
          <w:delText>8</w:delText>
        </w:r>
      </w:del>
      <w:r>
        <w:rPr>
          <w:rFonts w:hint="eastAsia" w:ascii="Times New Roman" w:hAnsi="Times New Roman" w:eastAsia="宋体" w:cs="Times New Roman"/>
          <w:b w:val="0"/>
          <w:bCs/>
          <w:color w:val="0000FF"/>
          <w:sz w:val="24"/>
          <w:szCs w:val="24"/>
          <w:lang w:val="en-US" w:eastAsia="zh-CN" w:bidi="en-US"/>
        </w:rPr>
        <w:t xml:space="preserve"> --ioengine=psync --rw=read --bs=1024k --size=1G --numjobs=1 --thread --group_reporting --name=read_job --ramp_time=1 --direct=1</w:t>
      </w:r>
    </w:p>
    <w:p w14:paraId="01079CE3">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可以看到工作状态下读取的速度。</w:t>
      </w:r>
    </w:p>
    <w:p w14:paraId="61837A9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ins w:id="4480" w:author="L" w:date="2026-05-21T17:12:48Z">
        <w:r>
          <w:rPr/>
          <w:drawing>
            <wp:inline distT="0" distB="0" distL="114300" distR="114300">
              <wp:extent cx="5273675" cy="843915"/>
              <wp:effectExtent l="0" t="0" r="3175" b="13335"/>
              <wp:docPr id="11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3"/>
                      <pic:cNvPicPr>
                        <a:picLocks noChangeAspect="1"/>
                      </pic:cNvPicPr>
                    </pic:nvPicPr>
                    <pic:blipFill>
                      <a:blip r:embed="rId94"/>
                      <a:stretch>
                        <a:fillRect/>
                      </a:stretch>
                    </pic:blipFill>
                    <pic:spPr>
                      <a:xfrm>
                        <a:off x="0" y="0"/>
                        <a:ext cx="5273675" cy="843915"/>
                      </a:xfrm>
                      <a:prstGeom prst="rect">
                        <a:avLst/>
                      </a:prstGeom>
                      <a:noFill/>
                      <a:ln>
                        <a:noFill/>
                      </a:ln>
                    </pic:spPr>
                  </pic:pic>
                </a:graphicData>
              </a:graphic>
            </wp:inline>
          </w:drawing>
        </w:r>
      </w:ins>
      <w:del w:id="4482" w:author="L" w:date="2026-05-21T17:12:47Z">
        <w:r>
          <w:rPr/>
          <w:drawing>
            <wp:inline distT="0" distB="0" distL="114300" distR="114300">
              <wp:extent cx="5271770" cy="763270"/>
              <wp:effectExtent l="0" t="0" r="5080" b="17780"/>
              <wp:docPr id="9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
                      <pic:cNvPicPr>
                        <a:picLocks noChangeAspect="1"/>
                      </pic:cNvPicPr>
                    </pic:nvPicPr>
                    <pic:blipFill>
                      <a:blip r:embed="rId95"/>
                      <a:stretch>
                        <a:fillRect/>
                      </a:stretch>
                    </pic:blipFill>
                    <pic:spPr>
                      <a:xfrm>
                        <a:off x="0" y="0"/>
                        <a:ext cx="5271770" cy="763270"/>
                      </a:xfrm>
                      <a:prstGeom prst="rect">
                        <a:avLst/>
                      </a:prstGeom>
                      <a:noFill/>
                      <a:ln>
                        <a:noFill/>
                      </a:ln>
                    </pic:spPr>
                  </pic:pic>
                </a:graphicData>
              </a:graphic>
            </wp:inline>
          </w:drawing>
        </w:r>
      </w:del>
    </w:p>
    <w:p w14:paraId="518F436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A~F步骤都正常说明这个SD卡接口没有问题。</w:t>
      </w:r>
    </w:p>
    <w:p w14:paraId="2CFB12B1">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测试完同步数据，重新测试需要清除缓存</w:t>
      </w:r>
    </w:p>
    <w:p w14:paraId="2A5565F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sz w:val="24"/>
          <w:lang w:val="en-US" w:eastAsia="zh-CN"/>
        </w:rPr>
      </w:pPr>
      <w:r>
        <w:rPr>
          <w:rFonts w:hint="eastAsia" w:ascii="Times New Roman" w:hAnsi="Times New Roman" w:eastAsia="宋体" w:cs="Times New Roman"/>
          <w:b w:val="0"/>
          <w:bCs/>
          <w:color w:val="0000FF"/>
          <w:sz w:val="24"/>
          <w:szCs w:val="24"/>
          <w:lang w:val="en-US" w:eastAsia="zh-CN" w:bidi="en-US"/>
        </w:rPr>
        <w:t>sync; echo 3 | tee /proc/sys/vm/drop_caches</w:t>
      </w:r>
    </w:p>
    <w:p w14:paraId="157361EC">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33" w:name="_Toc28448"/>
      <w:bookmarkStart w:id="134" w:name="_Toc11574"/>
      <w:bookmarkStart w:id="135" w:name="_Toc16473"/>
      <w:bookmarkStart w:id="136" w:name="_Toc2691"/>
      <w:r>
        <w:rPr>
          <w:rFonts w:hint="eastAsia" w:ascii="Times New Roman" w:hAnsi="Times New Roman" w:cs="宋体"/>
          <w:b/>
          <w:color w:val="000000"/>
          <w:kern w:val="2"/>
          <w:sz w:val="32"/>
          <w:szCs w:val="32"/>
          <w:lang w:val="en-US" w:eastAsia="zh-CN" w:bidi="en-US"/>
        </w:rPr>
        <w:t>2.12重启按钮</w:t>
      </w:r>
      <w:bookmarkEnd w:id="133"/>
      <w:bookmarkEnd w:id="134"/>
      <w:bookmarkEnd w:id="135"/>
      <w:bookmarkEnd w:id="136"/>
    </w:p>
    <w:p w14:paraId="72F8623C">
      <w:pPr>
        <w:pStyle w:val="12"/>
        <w:ind w:left="0" w:leftChars="0" w:firstLine="0" w:firstLineChars="0"/>
        <w:outlineLvl w:val="9"/>
      </w:pPr>
      <w:r>
        <w:drawing>
          <wp:inline distT="0" distB="0" distL="114300" distR="114300">
            <wp:extent cx="3188335" cy="1189990"/>
            <wp:effectExtent l="0" t="0" r="12065" b="10160"/>
            <wp:docPr id="51" name="图片 5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8c1b31cf4c96155d490e919f7fb7263_compress"/>
                    <pic:cNvPicPr>
                      <a:picLocks noChangeAspect="1"/>
                    </pic:cNvPicPr>
                  </pic:nvPicPr>
                  <pic:blipFill>
                    <a:blip r:embed="rId96"/>
                    <a:stretch>
                      <a:fillRect/>
                    </a:stretch>
                  </pic:blipFill>
                  <pic:spPr>
                    <a:xfrm>
                      <a:off x="0" y="0"/>
                      <a:ext cx="3188335" cy="1189990"/>
                    </a:xfrm>
                    <a:prstGeom prst="rect">
                      <a:avLst/>
                    </a:prstGeom>
                  </pic:spPr>
                </pic:pic>
              </a:graphicData>
            </a:graphic>
          </wp:inline>
        </w:drawing>
      </w:r>
    </w:p>
    <w:p w14:paraId="1433FDB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sz w:val="24"/>
          <w:szCs w:val="24"/>
          <w:lang w:val="en-US" w:eastAsia="zh-CN"/>
        </w:rPr>
      </w:pPr>
      <w:r>
        <w:rPr>
          <w:rFonts w:hint="eastAsia"/>
          <w:sz w:val="24"/>
          <w:szCs w:val="24"/>
          <w:lang w:val="en-US" w:eastAsia="zh-CN"/>
        </w:rPr>
        <w:t>重启按钮如图所示。按下松开后设备重启。</w:t>
      </w:r>
    </w:p>
    <w:p w14:paraId="3E4EB83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eastAsia="宋体"/>
          <w:sz w:val="24"/>
          <w:szCs w:val="24"/>
          <w:lang w:val="en-US" w:eastAsia="zh-CN"/>
        </w:rPr>
      </w:pPr>
      <w:r>
        <w:rPr>
          <w:rFonts w:hint="eastAsia" w:ascii="Times New Roman" w:hAnsi="Times New Roman" w:eastAsia="宋体" w:cs="宋体"/>
          <w:bCs w:val="0"/>
          <w:color w:val="FF0000"/>
          <w:sz w:val="24"/>
          <w:szCs w:val="24"/>
          <w:lang w:val="en-US" w:eastAsia="zh-CN" w:bidi="en-US"/>
        </w:rPr>
        <w:t>注意：</w:t>
      </w:r>
      <w:r>
        <w:rPr>
          <w:rFonts w:hint="eastAsia" w:ascii="Times New Roman" w:hAnsi="Times New Roman" w:eastAsia="宋体" w:cs="宋体"/>
          <w:bCs w:val="0"/>
          <w:color w:val="FF0000"/>
          <w:sz w:val="24"/>
          <w:szCs w:val="24"/>
          <w:lang w:bidi="en-US"/>
        </w:rPr>
        <w:t>如需自定义RST按钮，请于下单前联系业务人员，默认配置为硬件复位</w:t>
      </w:r>
      <w:r>
        <w:rPr>
          <w:rFonts w:hint="eastAsia" w:ascii="Times New Roman" w:hAnsi="Times New Roman" w:eastAsia="宋体" w:cs="宋体"/>
          <w:bCs w:val="0"/>
          <w:color w:val="FF0000"/>
          <w:sz w:val="24"/>
          <w:szCs w:val="24"/>
          <w:lang w:eastAsia="zh-CN" w:bidi="en-US"/>
        </w:rPr>
        <w:t>。</w:t>
      </w:r>
    </w:p>
    <w:p w14:paraId="7D8D1FA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37" w:name="_Toc11790"/>
      <w:bookmarkStart w:id="138" w:name="_Toc24692"/>
      <w:bookmarkStart w:id="139" w:name="_Toc21298"/>
      <w:bookmarkStart w:id="140" w:name="_Toc20477"/>
      <w:r>
        <w:rPr>
          <w:rFonts w:hint="eastAsia" w:ascii="Times New Roman" w:hAnsi="Times New Roman" w:cs="宋体"/>
          <w:b/>
          <w:color w:val="000000"/>
          <w:kern w:val="2"/>
          <w:sz w:val="32"/>
          <w:szCs w:val="32"/>
          <w:lang w:val="en-US" w:eastAsia="zh-CN" w:bidi="en-US"/>
        </w:rPr>
        <w:t>2.13 PCIE接口</w:t>
      </w:r>
      <w:bookmarkEnd w:id="137"/>
      <w:bookmarkEnd w:id="138"/>
      <w:bookmarkEnd w:id="139"/>
      <w:bookmarkEnd w:id="140"/>
    </w:p>
    <w:p w14:paraId="1B109B2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PCIE接口支持4G和Wi-Fi功能。</w:t>
      </w:r>
    </w:p>
    <w:p w14:paraId="34B5261C">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41" w:name="_Toc30156"/>
      <w:bookmarkStart w:id="142" w:name="_Toc1375"/>
      <w:bookmarkStart w:id="143" w:name="_Toc26906"/>
      <w:bookmarkStart w:id="144" w:name="_Toc5566"/>
      <w:bookmarkStart w:id="145" w:name="_Toc30749"/>
      <w:r>
        <w:rPr>
          <w:rFonts w:hint="eastAsia" w:ascii="Times New Roman" w:hAnsi="Times New Roman" w:eastAsia="宋体" w:cs="宋体"/>
          <w:b/>
          <w:bCs w:val="0"/>
          <w:color w:val="000000"/>
          <w:sz w:val="28"/>
          <w:szCs w:val="28"/>
          <w:lang w:val="en-US" w:eastAsia="zh-CN" w:bidi="en-US"/>
        </w:rPr>
        <w:t>2.13.1 4G模块</w:t>
      </w:r>
      <w:bookmarkEnd w:id="141"/>
      <w:bookmarkEnd w:id="142"/>
      <w:bookmarkEnd w:id="143"/>
      <w:bookmarkEnd w:id="144"/>
      <w:bookmarkEnd w:id="145"/>
    </w:p>
    <w:p w14:paraId="1989D2E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此处使用移远EC200模块为例（AT命令端口为/dev/ttyUSB1），测试程序位于/usr/demo/4G目录下。插入电话卡，连接好天线。</w:t>
      </w:r>
    </w:p>
    <w:p w14:paraId="76C722FD">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（1）网络功能</w:t>
      </w:r>
    </w:p>
    <w:p w14:paraId="2DD90D30">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ls /dev       看有没有ttyUSB开头的设备，没有就是没识别到模块</w:t>
      </w:r>
    </w:p>
    <w:p w14:paraId="58A06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ins w:id="4484" w:author="L" w:date="2026-05-21T17:47:00Z">
        <w:r>
          <w:rPr/>
          <w:drawing>
            <wp:inline distT="0" distB="0" distL="114300" distR="114300">
              <wp:extent cx="5271770" cy="1691005"/>
              <wp:effectExtent l="0" t="0" r="5080" b="4445"/>
              <wp:docPr id="11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5"/>
                      <pic:cNvPicPr>
                        <a:picLocks noChangeAspect="1"/>
                      </pic:cNvPicPr>
                    </pic:nvPicPr>
                    <pic:blipFill>
                      <a:blip r:embed="rId97"/>
                      <a:stretch>
                        <a:fillRect/>
                      </a:stretch>
                    </pic:blipFill>
                    <pic:spPr>
                      <a:xfrm>
                        <a:off x="0" y="0"/>
                        <a:ext cx="5271770" cy="1691005"/>
                      </a:xfrm>
                      <a:prstGeom prst="rect">
                        <a:avLst/>
                      </a:prstGeom>
                      <a:noFill/>
                      <a:ln>
                        <a:noFill/>
                      </a:ln>
                    </pic:spPr>
                  </pic:pic>
                </a:graphicData>
              </a:graphic>
            </wp:inline>
          </w:drawing>
        </w:r>
      </w:ins>
      <w:del w:id="4486" w:author="L" w:date="2026-05-21T17:46:59Z">
        <w:r>
          <w:rPr/>
          <w:drawing>
            <wp:inline distT="0" distB="0" distL="114300" distR="114300">
              <wp:extent cx="5273040" cy="419735"/>
              <wp:effectExtent l="0" t="0" r="3810" b="18415"/>
              <wp:docPr id="1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5"/>
                      <pic:cNvPicPr>
                        <a:picLocks noChangeAspect="1"/>
                      </pic:cNvPicPr>
                    </pic:nvPicPr>
                    <pic:blipFill>
                      <a:blip r:embed="rId98"/>
                      <a:stretch>
                        <a:fillRect/>
                      </a:stretch>
                    </pic:blipFill>
                    <pic:spPr>
                      <a:xfrm>
                        <a:off x="0" y="0"/>
                        <a:ext cx="5273040" cy="419735"/>
                      </a:xfrm>
                      <a:prstGeom prst="rect">
                        <a:avLst/>
                      </a:prstGeom>
                      <a:noFill/>
                      <a:ln>
                        <a:noFill/>
                      </a:ln>
                    </pic:spPr>
                  </pic:pic>
                </a:graphicData>
              </a:graphic>
            </wp:inline>
          </w:drawing>
        </w:r>
      </w:del>
    </w:p>
    <w:p w14:paraId="050D0D5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stty -F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ispeed 115200 ospeed 115200 cs8 raw -echo</w:t>
      </w:r>
      <w:r>
        <w:rPr>
          <w:rFonts w:hint="eastAsia" w:ascii="Times New Roman" w:hAnsi="Times New Roman" w:cs="宋体"/>
          <w:color w:val="0000FF"/>
          <w:kern w:val="2"/>
          <w:sz w:val="24"/>
          <w:szCs w:val="32"/>
          <w:lang w:val="en-US" w:eastAsia="zh-CN" w:bidi="ar-SA"/>
        </w:rPr>
        <w:t xml:space="preserve">  //设置串口</w:t>
      </w:r>
    </w:p>
    <w:p w14:paraId="285746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lang w:val="en-US" w:eastAsia="zh-CN"/>
        </w:rPr>
      </w:pPr>
      <w:ins w:id="4488" w:author="L" w:date="2026-05-21T17:48:45Z">
        <w:r>
          <w:rPr/>
          <w:drawing>
            <wp:inline distT="0" distB="0" distL="114300" distR="114300">
              <wp:extent cx="5271135" cy="382270"/>
              <wp:effectExtent l="0" t="0" r="5715" b="17780"/>
              <wp:docPr id="1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6"/>
                      <pic:cNvPicPr>
                        <a:picLocks noChangeAspect="1"/>
                      </pic:cNvPicPr>
                    </pic:nvPicPr>
                    <pic:blipFill>
                      <a:blip r:embed="rId99"/>
                      <a:stretch>
                        <a:fillRect/>
                      </a:stretch>
                    </pic:blipFill>
                    <pic:spPr>
                      <a:xfrm>
                        <a:off x="0" y="0"/>
                        <a:ext cx="5271135" cy="382270"/>
                      </a:xfrm>
                      <a:prstGeom prst="rect">
                        <a:avLst/>
                      </a:prstGeom>
                      <a:noFill/>
                      <a:ln>
                        <a:noFill/>
                      </a:ln>
                    </pic:spPr>
                  </pic:pic>
                </a:graphicData>
              </a:graphic>
            </wp:inline>
          </w:drawing>
        </w:r>
      </w:ins>
      <w:del w:id="4490" w:author="L" w:date="2026-05-21T17:48:44Z">
        <w:r>
          <w:rPr/>
          <w:drawing>
            <wp:inline distT="0" distB="0" distL="114300" distR="114300">
              <wp:extent cx="5269230" cy="430530"/>
              <wp:effectExtent l="0" t="0" r="7620" b="7620"/>
              <wp:docPr id="10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6"/>
                      <pic:cNvPicPr>
                        <a:picLocks noChangeAspect="1"/>
                      </pic:cNvPicPr>
                    </pic:nvPicPr>
                    <pic:blipFill>
                      <a:blip r:embed="rId100"/>
                      <a:stretch>
                        <a:fillRect/>
                      </a:stretch>
                    </pic:blipFill>
                    <pic:spPr>
                      <a:xfrm>
                        <a:off x="0" y="0"/>
                        <a:ext cx="5269230" cy="430530"/>
                      </a:xfrm>
                      <a:prstGeom prst="rect">
                        <a:avLst/>
                      </a:prstGeom>
                      <a:noFill/>
                      <a:ln>
                        <a:noFill/>
                      </a:ln>
                    </pic:spPr>
                  </pic:pic>
                </a:graphicData>
              </a:graphic>
            </wp:inline>
          </w:drawing>
        </w:r>
      </w:del>
    </w:p>
    <w:p w14:paraId="4130BEE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查信号 20以上 ：</w:t>
      </w:r>
    </w:p>
    <w:p w14:paraId="4E3DA673">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cat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&amp; echo -e "AT+CSQ\r" &gt;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（输入</w:t>
      </w:r>
      <w:r>
        <w:rPr>
          <w:rFonts w:hint="eastAsia" w:ascii="Times New Roman" w:hAnsi="Times New Roman" w:cs="宋体"/>
          <w:color w:val="0000FF"/>
          <w:kern w:val="2"/>
          <w:sz w:val="24"/>
          <w:szCs w:val="32"/>
          <w:lang w:val="en-US" w:eastAsia="zh-CN" w:bidi="ar-SA"/>
        </w:rPr>
        <w:t>1/2</w:t>
      </w:r>
      <w:r>
        <w:rPr>
          <w:rFonts w:hint="eastAsia" w:ascii="Times New Roman" w:hAnsi="Times New Roman" w:cs="宋体" w:eastAsiaTheme="minorEastAsia"/>
          <w:color w:val="0000FF"/>
          <w:kern w:val="2"/>
          <w:sz w:val="24"/>
          <w:szCs w:val="32"/>
          <w:lang w:val="en-US" w:eastAsia="zh-CN" w:bidi="ar-SA"/>
        </w:rPr>
        <w:t>遍）</w:t>
      </w:r>
    </w:p>
    <w:p w14:paraId="2CAAA40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b w:val="0"/>
          <w:bCs w:val="0"/>
          <w:color w:val="00B050"/>
          <w:sz w:val="24"/>
          <w:szCs w:val="24"/>
          <w:lang w:val="en-US" w:eastAsia="zh-CN"/>
        </w:rPr>
      </w:pPr>
      <w:ins w:id="4492" w:author="L" w:date="2026-05-21T17:49:02Z">
        <w:r>
          <w:rPr/>
          <w:drawing>
            <wp:inline distT="0" distB="0" distL="114300" distR="114300">
              <wp:extent cx="5273040" cy="729615"/>
              <wp:effectExtent l="0" t="0" r="3810" b="13335"/>
              <wp:docPr id="11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7"/>
                      <pic:cNvPicPr>
                        <a:picLocks noChangeAspect="1"/>
                      </pic:cNvPicPr>
                    </pic:nvPicPr>
                    <pic:blipFill>
                      <a:blip r:embed="rId101"/>
                      <a:stretch>
                        <a:fillRect/>
                      </a:stretch>
                    </pic:blipFill>
                    <pic:spPr>
                      <a:xfrm>
                        <a:off x="0" y="0"/>
                        <a:ext cx="5273040" cy="729615"/>
                      </a:xfrm>
                      <a:prstGeom prst="rect">
                        <a:avLst/>
                      </a:prstGeom>
                      <a:noFill/>
                      <a:ln>
                        <a:noFill/>
                      </a:ln>
                    </pic:spPr>
                  </pic:pic>
                </a:graphicData>
              </a:graphic>
            </wp:inline>
          </w:drawing>
        </w:r>
      </w:ins>
      <w:del w:id="4494" w:author="L" w:date="2026-05-21T17:49:01Z">
        <w:r>
          <w:rPr/>
          <w:drawing>
            <wp:inline distT="0" distB="0" distL="114300" distR="114300">
              <wp:extent cx="5272405" cy="791210"/>
              <wp:effectExtent l="0" t="0" r="4445" b="8890"/>
              <wp:docPr id="10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7"/>
                      <pic:cNvPicPr>
                        <a:picLocks noChangeAspect="1"/>
                      </pic:cNvPicPr>
                    </pic:nvPicPr>
                    <pic:blipFill>
                      <a:blip r:embed="rId102"/>
                      <a:stretch>
                        <a:fillRect/>
                      </a:stretch>
                    </pic:blipFill>
                    <pic:spPr>
                      <a:xfrm>
                        <a:off x="0" y="0"/>
                        <a:ext cx="5272405" cy="791210"/>
                      </a:xfrm>
                      <a:prstGeom prst="rect">
                        <a:avLst/>
                      </a:prstGeom>
                      <a:noFill/>
                      <a:ln>
                        <a:noFill/>
                      </a:ln>
                    </pic:spPr>
                  </pic:pic>
                </a:graphicData>
              </a:graphic>
            </wp:inline>
          </w:drawing>
        </w:r>
      </w:del>
    </w:p>
    <w:p w14:paraId="18B31DB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查是4G模块否能正常和SIM卡通讯：</w:t>
      </w:r>
    </w:p>
    <w:p w14:paraId="1F48538E">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"AT+CPIN?\r" &gt; /dev/ttyUSB</w:t>
      </w:r>
      <w:r>
        <w:rPr>
          <w:rFonts w:hint="eastAsia" w:ascii="Times New Roman" w:hAnsi="Times New Roman" w:cs="宋体"/>
          <w:color w:val="0000FF"/>
          <w:kern w:val="2"/>
          <w:sz w:val="24"/>
          <w:szCs w:val="32"/>
          <w:lang w:val="en-US" w:eastAsia="zh-CN" w:bidi="ar-SA"/>
        </w:rPr>
        <w:t>1</w:t>
      </w:r>
    </w:p>
    <w:p w14:paraId="1F9B8DE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ins w:id="4496" w:author="L" w:date="2026-05-21T17:49:18Z">
        <w:r>
          <w:rPr/>
          <w:drawing>
            <wp:inline distT="0" distB="0" distL="114300" distR="114300">
              <wp:extent cx="5269230" cy="668020"/>
              <wp:effectExtent l="0" t="0" r="7620" b="17780"/>
              <wp:docPr id="11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8"/>
                      <pic:cNvPicPr>
                        <a:picLocks noChangeAspect="1"/>
                      </pic:cNvPicPr>
                    </pic:nvPicPr>
                    <pic:blipFill>
                      <a:blip r:embed="rId103"/>
                      <a:stretch>
                        <a:fillRect/>
                      </a:stretch>
                    </pic:blipFill>
                    <pic:spPr>
                      <a:xfrm>
                        <a:off x="0" y="0"/>
                        <a:ext cx="5269230" cy="668020"/>
                      </a:xfrm>
                      <a:prstGeom prst="rect">
                        <a:avLst/>
                      </a:prstGeom>
                      <a:noFill/>
                      <a:ln>
                        <a:noFill/>
                      </a:ln>
                    </pic:spPr>
                  </pic:pic>
                </a:graphicData>
              </a:graphic>
            </wp:inline>
          </w:drawing>
        </w:r>
      </w:ins>
      <w:del w:id="4498" w:author="L" w:date="2026-05-21T17:49:18Z">
        <w:r>
          <w:rPr/>
          <w:drawing>
            <wp:inline distT="0" distB="0" distL="114300" distR="114300">
              <wp:extent cx="5270500" cy="649605"/>
              <wp:effectExtent l="0" t="0" r="6350" b="17145"/>
              <wp:docPr id="10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8"/>
                      <pic:cNvPicPr>
                        <a:picLocks noChangeAspect="1"/>
                      </pic:cNvPicPr>
                    </pic:nvPicPr>
                    <pic:blipFill>
                      <a:blip r:embed="rId104"/>
                      <a:stretch>
                        <a:fillRect/>
                      </a:stretch>
                    </pic:blipFill>
                    <pic:spPr>
                      <a:xfrm>
                        <a:off x="0" y="0"/>
                        <a:ext cx="5270500" cy="649605"/>
                      </a:xfrm>
                      <a:prstGeom prst="rect">
                        <a:avLst/>
                      </a:prstGeom>
                      <a:noFill/>
                      <a:ln>
                        <a:noFill/>
                      </a:ln>
                    </pic:spPr>
                  </pic:pic>
                </a:graphicData>
              </a:graphic>
            </wp:inline>
          </w:drawing>
        </w:r>
      </w:del>
    </w:p>
    <w:p w14:paraId="35149ED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EC200还需加一条拨号指令</w:t>
      </w:r>
    </w:p>
    <w:p w14:paraId="29CE8249">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"AT+QNETDEVCTL=3,1,1\r" &gt; /dev/ttyUSB1</w:t>
      </w:r>
    </w:p>
    <w:p w14:paraId="7B54541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查是否连接运营商，</w:t>
      </w:r>
    </w:p>
    <w:p w14:paraId="2D90F7EA">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"AT+COPS?\r" &gt; /dev/ttyUSB</w:t>
      </w:r>
      <w:r>
        <w:rPr>
          <w:rFonts w:hint="eastAsia" w:ascii="Times New Roman" w:hAnsi="Times New Roman" w:cs="宋体"/>
          <w:color w:val="0000FF"/>
          <w:kern w:val="2"/>
          <w:sz w:val="24"/>
          <w:szCs w:val="32"/>
          <w:lang w:val="en-US" w:eastAsia="zh-CN" w:bidi="ar-SA"/>
        </w:rPr>
        <w:t>1</w:t>
      </w:r>
    </w:p>
    <w:p w14:paraId="1A6EE7F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ins w:id="4500" w:author="L" w:date="2026-05-21T17:49:35Z">
        <w:r>
          <w:rPr/>
          <w:drawing>
            <wp:inline distT="0" distB="0" distL="114300" distR="114300">
              <wp:extent cx="5273040" cy="617855"/>
              <wp:effectExtent l="0" t="0" r="3810" b="10795"/>
              <wp:docPr id="11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9"/>
                      <pic:cNvPicPr>
                        <a:picLocks noChangeAspect="1"/>
                      </pic:cNvPicPr>
                    </pic:nvPicPr>
                    <pic:blipFill>
                      <a:blip r:embed="rId105"/>
                      <a:stretch>
                        <a:fillRect/>
                      </a:stretch>
                    </pic:blipFill>
                    <pic:spPr>
                      <a:xfrm>
                        <a:off x="0" y="0"/>
                        <a:ext cx="5273040" cy="617855"/>
                      </a:xfrm>
                      <a:prstGeom prst="rect">
                        <a:avLst/>
                      </a:prstGeom>
                      <a:noFill/>
                      <a:ln>
                        <a:noFill/>
                      </a:ln>
                    </pic:spPr>
                  </pic:pic>
                </a:graphicData>
              </a:graphic>
            </wp:inline>
          </w:drawing>
        </w:r>
      </w:ins>
      <w:del w:id="4502" w:author="L" w:date="2026-05-21T17:49:25Z">
        <w:r>
          <w:rPr/>
          <w:drawing>
            <wp:inline distT="0" distB="0" distL="114300" distR="114300">
              <wp:extent cx="5274310" cy="633730"/>
              <wp:effectExtent l="0" t="0" r="2540" b="13970"/>
              <wp:docPr id="10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9"/>
                      <pic:cNvPicPr>
                        <a:picLocks noChangeAspect="1"/>
                      </pic:cNvPicPr>
                    </pic:nvPicPr>
                    <pic:blipFill>
                      <a:blip r:embed="rId106"/>
                      <a:stretch>
                        <a:fillRect/>
                      </a:stretch>
                    </pic:blipFill>
                    <pic:spPr>
                      <a:xfrm>
                        <a:off x="0" y="0"/>
                        <a:ext cx="5274310" cy="633730"/>
                      </a:xfrm>
                      <a:prstGeom prst="rect">
                        <a:avLst/>
                      </a:prstGeom>
                      <a:noFill/>
                      <a:ln>
                        <a:noFill/>
                      </a:ln>
                    </pic:spPr>
                  </pic:pic>
                </a:graphicData>
              </a:graphic>
            </wp:inline>
          </w:drawing>
        </w:r>
      </w:del>
    </w:p>
    <w:p w14:paraId="0569189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然后输入</w:t>
      </w:r>
    </w:p>
    <w:p w14:paraId="7A8DD526">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udhcpc -i usb0</w:t>
      </w:r>
    </w:p>
    <w:p w14:paraId="0C62255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此时usb0应获取IP。</w:t>
      </w:r>
    </w:p>
    <w:p w14:paraId="7E25C922">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started, v1.30.1</w:t>
      </w:r>
    </w:p>
    <w:p w14:paraId="19FD40C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792C7F70">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4EF1FB8C">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select for 192.168.43.100</w:t>
      </w:r>
    </w:p>
    <w:p w14:paraId="0F86212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lease of 192.168.43.100 obtained, lease time 86400</w:t>
      </w:r>
    </w:p>
    <w:p w14:paraId="390D220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ins w:id="4504" w:author="L" w:date="2026-05-21T17:49:54Z">
        <w:r>
          <w:rPr/>
          <w:drawing>
            <wp:inline distT="0" distB="0" distL="114300" distR="114300">
              <wp:extent cx="5271135" cy="666750"/>
              <wp:effectExtent l="0" t="0" r="5715" b="0"/>
              <wp:docPr id="1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20"/>
                      <pic:cNvPicPr>
                        <a:picLocks noChangeAspect="1"/>
                      </pic:cNvPicPr>
                    </pic:nvPicPr>
                    <pic:blipFill>
                      <a:blip r:embed="rId107"/>
                      <a:stretch>
                        <a:fillRect/>
                      </a:stretch>
                    </pic:blipFill>
                    <pic:spPr>
                      <a:xfrm>
                        <a:off x="0" y="0"/>
                        <a:ext cx="5271135" cy="666750"/>
                      </a:xfrm>
                      <a:prstGeom prst="rect">
                        <a:avLst/>
                      </a:prstGeom>
                      <a:noFill/>
                      <a:ln>
                        <a:noFill/>
                      </a:ln>
                    </pic:spPr>
                  </pic:pic>
                </a:graphicData>
              </a:graphic>
            </wp:inline>
          </w:drawing>
        </w:r>
      </w:ins>
      <w:del w:id="4506" w:author="L" w:date="2026-05-21T17:49:54Z">
        <w:r>
          <w:rPr/>
          <w:drawing>
            <wp:inline distT="0" distB="0" distL="114300" distR="114300">
              <wp:extent cx="5273040" cy="752475"/>
              <wp:effectExtent l="0" t="0" r="3810" b="9525"/>
              <wp:docPr id="10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0"/>
                      <pic:cNvPicPr>
                        <a:picLocks noChangeAspect="1"/>
                      </pic:cNvPicPr>
                    </pic:nvPicPr>
                    <pic:blipFill>
                      <a:blip r:embed="rId108"/>
                      <a:stretch>
                        <a:fillRect/>
                      </a:stretch>
                    </pic:blipFill>
                    <pic:spPr>
                      <a:xfrm>
                        <a:off x="0" y="0"/>
                        <a:ext cx="5273040" cy="752475"/>
                      </a:xfrm>
                      <a:prstGeom prst="rect">
                        <a:avLst/>
                      </a:prstGeom>
                      <a:noFill/>
                      <a:ln>
                        <a:noFill/>
                      </a:ln>
                    </pic:spPr>
                  </pic:pic>
                </a:graphicData>
              </a:graphic>
            </wp:inline>
          </w:drawing>
        </w:r>
      </w:del>
    </w:p>
    <w:p w14:paraId="7F3953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然后通过</w:t>
      </w:r>
      <w:r>
        <w:rPr>
          <w:rFonts w:hint="default" w:ascii="Times New Roman" w:hAnsi="Times New Roman" w:cs="Times New Roman"/>
          <w:b w:val="0"/>
          <w:bCs w:val="0"/>
          <w:color w:val="0000FF"/>
          <w:sz w:val="24"/>
          <w:szCs w:val="24"/>
          <w:lang w:val="en-US" w:eastAsia="zh-CN"/>
        </w:rPr>
        <w:t xml:space="preserve">ping www.baidu.com </w:t>
      </w:r>
      <w:r>
        <w:rPr>
          <w:rFonts w:hint="eastAsia" w:ascii="Times New Roman" w:hAnsi="Times New Roman" w:cs="Times New Roman"/>
          <w:b w:val="0"/>
          <w:bCs w:val="0"/>
          <w:color w:val="0000FF"/>
          <w:sz w:val="24"/>
          <w:szCs w:val="24"/>
          <w:lang w:val="en-US" w:eastAsia="zh-CN"/>
        </w:rPr>
        <w:t>/8.8.8.8</w:t>
      </w:r>
      <w:r>
        <w:rPr>
          <w:rFonts w:hint="default" w:ascii="Times New Roman" w:hAnsi="Times New Roman" w:cs="Times New Roman"/>
          <w:b w:val="0"/>
          <w:bCs w:val="0"/>
          <w:color w:val="0000FF"/>
          <w:sz w:val="24"/>
          <w:szCs w:val="24"/>
          <w:lang w:val="en-US" w:eastAsia="zh-CN"/>
        </w:rPr>
        <w:t>-I usb0</w:t>
      </w:r>
      <w:r>
        <w:rPr>
          <w:rFonts w:hint="eastAsia" w:ascii="Times New Roman" w:hAnsi="Times New Roman" w:cs="Times New Roman"/>
          <w:b w:val="0"/>
          <w:bCs w:val="0"/>
          <w:color w:val="auto"/>
          <w:sz w:val="24"/>
          <w:szCs w:val="24"/>
          <w:lang w:val="en-US" w:eastAsia="zh-CN"/>
        </w:rPr>
        <w:t xml:space="preserve"> 测试上网。</w:t>
      </w:r>
    </w:p>
    <w:p w14:paraId="426DB86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Ping不通百度加以下指令</w:t>
      </w:r>
    </w:p>
    <w:p w14:paraId="58358DDF">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cs="Times New Roman"/>
          <w:b w:val="0"/>
          <w:bCs w:val="0"/>
          <w:color w:val="auto"/>
          <w:sz w:val="24"/>
          <w:szCs w:val="24"/>
          <w:lang w:val="en-US" w:eastAsia="zh-CN"/>
        </w:rPr>
      </w:pPr>
      <w:r>
        <w:rPr>
          <w:rFonts w:hint="default" w:ascii="Times New Roman" w:hAnsi="Times New Roman" w:eastAsia="宋体" w:cs="宋体"/>
          <w:b w:val="0"/>
          <w:bCs/>
          <w:color w:val="0000FF"/>
          <w:sz w:val="24"/>
          <w:szCs w:val="24"/>
          <w:lang w:val="en-US" w:eastAsia="zh-CN" w:bidi="en-US"/>
        </w:rPr>
        <w:t>echo "nameserver 8.8.8.8" &gt; /etc/resolv.conf</w:t>
      </w:r>
    </w:p>
    <w:p w14:paraId="2C2F424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ins w:id="4508" w:author="L" w:date="2026-05-21T17:50:15Z">
        <w:r>
          <w:rPr/>
          <w:drawing>
            <wp:inline distT="0" distB="0" distL="114300" distR="114300">
              <wp:extent cx="5268595" cy="1280795"/>
              <wp:effectExtent l="0" t="0" r="8255" b="14605"/>
              <wp:docPr id="11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1"/>
                      <pic:cNvPicPr>
                        <a:picLocks noChangeAspect="1"/>
                      </pic:cNvPicPr>
                    </pic:nvPicPr>
                    <pic:blipFill>
                      <a:blip r:embed="rId109"/>
                      <a:stretch>
                        <a:fillRect/>
                      </a:stretch>
                    </pic:blipFill>
                    <pic:spPr>
                      <a:xfrm>
                        <a:off x="0" y="0"/>
                        <a:ext cx="5268595" cy="1280795"/>
                      </a:xfrm>
                      <a:prstGeom prst="rect">
                        <a:avLst/>
                      </a:prstGeom>
                      <a:noFill/>
                      <a:ln>
                        <a:noFill/>
                      </a:ln>
                    </pic:spPr>
                  </pic:pic>
                </a:graphicData>
              </a:graphic>
            </wp:inline>
          </w:drawing>
        </w:r>
      </w:ins>
      <w:del w:id="4510" w:author="L" w:date="2026-05-21T17:49:59Z">
        <w:r>
          <w:rPr/>
          <w:drawing>
            <wp:inline distT="0" distB="0" distL="114300" distR="114300">
              <wp:extent cx="5267325" cy="1009650"/>
              <wp:effectExtent l="0" t="0" r="9525" b="0"/>
              <wp:docPr id="10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1"/>
                      <pic:cNvPicPr>
                        <a:picLocks noChangeAspect="1"/>
                      </pic:cNvPicPr>
                    </pic:nvPicPr>
                    <pic:blipFill>
                      <a:blip r:embed="rId110"/>
                      <a:stretch>
                        <a:fillRect/>
                      </a:stretch>
                    </pic:blipFill>
                    <pic:spPr>
                      <a:xfrm>
                        <a:off x="0" y="0"/>
                        <a:ext cx="5267325" cy="1009650"/>
                      </a:xfrm>
                      <a:prstGeom prst="rect">
                        <a:avLst/>
                      </a:prstGeom>
                      <a:noFill/>
                      <a:ln>
                        <a:noFill/>
                      </a:ln>
                    </pic:spPr>
                  </pic:pic>
                </a:graphicData>
              </a:graphic>
            </wp:inline>
          </w:drawing>
        </w:r>
      </w:del>
    </w:p>
    <w:p w14:paraId="3335D320">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（2）短信功能</w:t>
      </w:r>
    </w:p>
    <w:p w14:paraId="53D608F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在测试程序目录下执行测试命令即可测试短信功能：</w:t>
      </w:r>
    </w:p>
    <w:p w14:paraId="79EE150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./send_sms &lt;device&gt; &lt;phonenumber&gt; &lt;text&gt;</w:t>
      </w:r>
    </w:p>
    <w:p w14:paraId="7D300F7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命令说明：&lt;device&gt;为4G模块设备节点。&lt;phonenumber&gt;为发送短信目标手机号。&lt;text&gt;为短信发送内容，短信内容字符之间不可有空格，否则会提示错误。</w:t>
      </w:r>
    </w:p>
    <w:p w14:paraId="0F7D621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 xml:space="preserve">./send_sms /dev/ttyUSB1 152******** </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test</w:t>
      </w:r>
      <w:r>
        <w:rPr>
          <w:rFonts w:hint="default" w:ascii="Times New Roman" w:hAnsi="Times New Roman" w:eastAsia="宋体" w:cs="宋体"/>
          <w:b w:val="0"/>
          <w:bCs/>
          <w:color w:val="0000FF"/>
          <w:sz w:val="24"/>
          <w:szCs w:val="24"/>
          <w:lang w:val="en-US" w:eastAsia="zh-CN" w:bidi="en-US"/>
        </w:rPr>
        <w:t>”</w:t>
      </w:r>
    </w:p>
    <w:p w14:paraId="5050295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此时对应号码应收到内容为“test”的短信。</w:t>
      </w:r>
    </w:p>
    <w:p w14:paraId="0FA08F5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auto"/>
          <w:sz w:val="24"/>
          <w:szCs w:val="24"/>
          <w:lang w:val="en-US" w:eastAsia="zh-CN" w:bidi="en-US"/>
        </w:rPr>
      </w:pPr>
    </w:p>
    <w:p w14:paraId="406F7BE9">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（3）通话功能</w:t>
      </w:r>
    </w:p>
    <w:p w14:paraId="77F04EC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在测试程序目录下执行测试命令即可测试拨号功能：</w:t>
      </w:r>
    </w:p>
    <w:p w14:paraId="2C7CB46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./phone_call &lt;device&gt; &lt;phonenumber&gt;</w:t>
      </w:r>
    </w:p>
    <w:p w14:paraId="352A733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命令说明：&lt;device&gt;为4G模块设备节点。&lt;phonenumber&gt;为拨打目标手机号。</w:t>
      </w:r>
    </w:p>
    <w:p w14:paraId="5B889847">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./phone_call /dev/ttyUSB1 152********</w:t>
      </w:r>
    </w:p>
    <w:p w14:paraId="7AEF9F9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此时对应号码应收到设备来电。</w:t>
      </w:r>
    </w:p>
    <w:p w14:paraId="2E82B9F2">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9"/>
        <w:rPr>
          <w:rFonts w:hint="eastAsia" w:ascii="Times New Roman" w:hAnsi="Times New Roman" w:eastAsia="宋体" w:cs="宋体"/>
          <w:b w:val="0"/>
          <w:bCs/>
          <w:color w:val="auto"/>
          <w:sz w:val="24"/>
          <w:szCs w:val="24"/>
          <w:lang w:val="en-US" w:eastAsia="zh-CN" w:bidi="en-US"/>
        </w:rPr>
      </w:pPr>
    </w:p>
    <w:p w14:paraId="5CB7B282">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（4）GPS功能</w:t>
      </w:r>
    </w:p>
    <w:p w14:paraId="0785271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在测试程序目录下执行测试命令即可测试GPS功能：</w:t>
      </w:r>
    </w:p>
    <w:p w14:paraId="0CA370BD">
      <w:pPr>
        <w:pStyle w:val="12"/>
        <w:keepNext w:val="0"/>
        <w:keepLines w:val="0"/>
        <w:pageBreakBefore w:val="0"/>
        <w:widowControl w:val="0"/>
        <w:numPr>
          <w:ilvl w:val="0"/>
          <w:numId w:val="0"/>
        </w:numPr>
        <w:shd w:val="clear" w:fill="E7E6E6" w:themeFill="background2"/>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./get_location &lt;device&gt; &lt;timeout&gt;</w:t>
      </w:r>
    </w:p>
    <w:p w14:paraId="6F5E9A99">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命令说明：&lt;device&gt;为设备节点，以"ls /dev/ttyUSB*"命令查看结果为准，重启</w:t>
      </w:r>
      <w:r>
        <w:rPr>
          <w:rFonts w:hint="eastAsia" w:ascii="Times New Roman" w:hAnsi="Times New Roman" w:eastAsia="宋体" w:cs="宋体"/>
          <w:b w:val="0"/>
          <w:bCs/>
          <w:color w:val="auto"/>
          <w:sz w:val="24"/>
          <w:szCs w:val="24"/>
          <w:lang w:val="en-US" w:eastAsia="zh-CN" w:bidi="en-US"/>
        </w:rPr>
        <w:t>设备</w:t>
      </w:r>
      <w:r>
        <w:rPr>
          <w:rFonts w:hint="default" w:ascii="Times New Roman" w:hAnsi="Times New Roman" w:eastAsia="宋体" w:cs="宋体"/>
          <w:b w:val="0"/>
          <w:bCs/>
          <w:color w:val="auto"/>
          <w:sz w:val="24"/>
          <w:szCs w:val="24"/>
          <w:lang w:val="en-US" w:eastAsia="zh-CN" w:bidi="en-US"/>
        </w:rPr>
        <w:t>后可能会变化。&lt;timeout&gt;为等待返回经纬度信息的时间（单位为秒）。</w:t>
      </w:r>
    </w:p>
    <w:p w14:paraId="27B6ACA7">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./get_location /dev/ttyUSB1 1</w:t>
      </w:r>
    </w:p>
    <w:p w14:paraId="147211AA">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获取经纬度需等待几分钟时间，若获取失败、超时，请检查天线是否接好，并确保处于开阔场地进行测试。</w:t>
      </w:r>
    </w:p>
    <w:p w14:paraId="4EC42B46">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46" w:name="_Toc22151"/>
      <w:bookmarkStart w:id="147" w:name="_Toc9218"/>
      <w:bookmarkStart w:id="148" w:name="_Toc20748"/>
      <w:bookmarkStart w:id="149" w:name="_Toc20795"/>
      <w:bookmarkStart w:id="150" w:name="_Toc8641"/>
      <w:r>
        <w:rPr>
          <w:rFonts w:hint="eastAsia" w:ascii="Times New Roman" w:hAnsi="Times New Roman" w:eastAsia="宋体" w:cs="宋体"/>
          <w:b/>
          <w:bCs w:val="0"/>
          <w:color w:val="000000"/>
          <w:sz w:val="28"/>
          <w:szCs w:val="28"/>
          <w:lang w:val="en-US" w:eastAsia="zh-CN" w:bidi="en-US"/>
        </w:rPr>
        <w:t>2.13.2 Wi-Fi模块</w:t>
      </w:r>
      <w:bookmarkEnd w:id="146"/>
      <w:bookmarkEnd w:id="147"/>
      <w:bookmarkEnd w:id="148"/>
      <w:bookmarkEnd w:id="149"/>
      <w:bookmarkEnd w:id="150"/>
    </w:p>
    <w:p w14:paraId="1A0CCC4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此处使用的Wi-Fi模块为BL-R8188EU2（2.4G频段）。</w:t>
      </w:r>
      <w:r>
        <w:rPr>
          <w:rFonts w:hint="eastAsia" w:ascii="Times New Roman" w:hAnsi="Times New Roman" w:eastAsia="宋体" w:cs="宋体"/>
          <w:b w:val="0"/>
          <w:bCs/>
          <w:color w:val="000000"/>
          <w:sz w:val="24"/>
          <w:szCs w:val="24"/>
          <w:lang w:val="en-US" w:eastAsia="zh-CN" w:bidi="en-US"/>
        </w:rPr>
        <w:t>测试程序及驱动位于/usr/demo/Wi-Fi路径下，连接好天线。若无wlan0网卡，可按下方步骤安装驱动。</w:t>
      </w:r>
    </w:p>
    <w:p w14:paraId="43CA3B1B">
      <w:pPr>
        <w:pStyle w:val="12"/>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（1）STA功能</w:t>
      </w:r>
    </w:p>
    <w:p w14:paraId="4D0EAD0D">
      <w:pPr>
        <w:pStyle w:val="1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20" w:firstLineChars="0"/>
        <w:textAlignment w:val="auto"/>
        <w:outlineLvl w:val="9"/>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先查看该版本系统是否已自动加载</w:t>
      </w:r>
      <w:ins w:id="4512" w:author="LKY" w:date="2026-05-25T08:57:21Z">
        <w:r>
          <w:rPr>
            <w:rFonts w:hint="eastAsia" w:ascii="Times New Roman" w:hAnsi="Times New Roman" w:cs="宋体"/>
            <w:kern w:val="2"/>
            <w:sz w:val="24"/>
            <w:szCs w:val="32"/>
            <w:lang w:val="en-US" w:eastAsia="zh-CN" w:bidi="ar-SA"/>
          </w:rPr>
          <w:t>wlan0</w:t>
        </w:r>
      </w:ins>
      <w:ins w:id="4513" w:author="LKY" w:date="2026-05-25T08:57:26Z">
        <w:r>
          <w:rPr>
            <w:rFonts w:hint="eastAsia" w:ascii="Times New Roman" w:hAnsi="Times New Roman" w:cs="宋体"/>
            <w:kern w:val="2"/>
            <w:sz w:val="24"/>
            <w:szCs w:val="32"/>
            <w:lang w:val="en-US" w:eastAsia="zh-CN" w:bidi="ar-SA"/>
          </w:rPr>
          <w:t>网口</w:t>
        </w:r>
      </w:ins>
      <w:del w:id="4514" w:author="LKY" w:date="2026-05-25T08:57:18Z">
        <w:r>
          <w:rPr>
            <w:rFonts w:hint="eastAsia" w:ascii="Times New Roman" w:hAnsi="Times New Roman" w:cs="宋体"/>
            <w:kern w:val="2"/>
            <w:sz w:val="24"/>
            <w:szCs w:val="32"/>
            <w:lang w:val="en-US" w:eastAsia="zh-CN" w:bidi="ar-SA"/>
          </w:rPr>
          <w:delText>W</w:delText>
        </w:r>
      </w:del>
      <w:del w:id="4515" w:author="LKY" w:date="2026-05-25T08:57:17Z">
        <w:r>
          <w:rPr>
            <w:rFonts w:hint="eastAsia" w:ascii="Times New Roman" w:hAnsi="Times New Roman" w:cs="宋体"/>
            <w:kern w:val="2"/>
            <w:sz w:val="24"/>
            <w:szCs w:val="32"/>
            <w:lang w:val="en-US" w:eastAsia="zh-CN" w:bidi="ar-SA"/>
          </w:rPr>
          <w:delText>i-Fi</w:delText>
        </w:r>
      </w:del>
      <w:del w:id="4516" w:author="LKY" w:date="2026-05-25T08:57:17Z">
        <w:r>
          <w:rPr>
            <w:rFonts w:hint="eastAsia" w:ascii="Times New Roman" w:hAnsi="Times New Roman" w:cs="宋体" w:eastAsiaTheme="minorEastAsia"/>
            <w:kern w:val="2"/>
            <w:sz w:val="24"/>
            <w:szCs w:val="32"/>
            <w:lang w:val="en-US" w:eastAsia="zh-CN" w:bidi="ar-SA"/>
          </w:rPr>
          <w:delText>驱</w:delText>
        </w:r>
      </w:del>
      <w:del w:id="4517" w:author="LKY" w:date="2026-05-25T08:57:16Z">
        <w:r>
          <w:rPr>
            <w:rFonts w:hint="eastAsia" w:ascii="Times New Roman" w:hAnsi="Times New Roman" w:cs="宋体" w:eastAsiaTheme="minorEastAsia"/>
            <w:kern w:val="2"/>
            <w:sz w:val="24"/>
            <w:szCs w:val="32"/>
            <w:lang w:val="en-US" w:eastAsia="zh-CN" w:bidi="ar-SA"/>
          </w:rPr>
          <w:delText>动</w:delText>
        </w:r>
      </w:del>
      <w:r>
        <w:rPr>
          <w:rFonts w:hint="eastAsia" w:ascii="Times New Roman" w:hAnsi="Times New Roman" w:cs="宋体" w:eastAsiaTheme="minorEastAsia"/>
          <w:kern w:val="2"/>
          <w:sz w:val="24"/>
          <w:szCs w:val="32"/>
          <w:lang w:val="en-US" w:eastAsia="zh-CN" w:bidi="ar-SA"/>
        </w:rPr>
        <w:t>：</w:t>
      </w:r>
    </w:p>
    <w:p w14:paraId="4A0FA8F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ins w:id="4518" w:author="LKY" w:date="2026-05-25T08:57:37Z">
        <w:r>
          <w:rPr>
            <w:rFonts w:hint="eastAsia" w:ascii="Times New Roman" w:hAnsi="Times New Roman" w:cs="宋体"/>
            <w:color w:val="0000FF"/>
            <w:kern w:val="2"/>
            <w:sz w:val="24"/>
            <w:szCs w:val="32"/>
            <w:lang w:val="en-US" w:eastAsia="zh-CN" w:bidi="ar-SA"/>
          </w:rPr>
          <w:t>i</w:t>
        </w:r>
      </w:ins>
      <w:ins w:id="4519" w:author="LKY" w:date="2026-05-25T08:57:34Z">
        <w:r>
          <w:rPr>
            <w:rFonts w:hint="eastAsia" w:ascii="Times New Roman" w:hAnsi="Times New Roman" w:cs="宋体"/>
            <w:color w:val="0000FF"/>
            <w:kern w:val="2"/>
            <w:sz w:val="24"/>
            <w:szCs w:val="32"/>
            <w:lang w:val="en-US" w:eastAsia="zh-CN" w:bidi="ar-SA"/>
          </w:rPr>
          <w:t>fconfig</w:t>
        </w:r>
      </w:ins>
      <w:del w:id="4520" w:author="LKY" w:date="2026-05-25T08:57:30Z">
        <w:r>
          <w:rPr>
            <w:rFonts w:hint="eastAsia" w:ascii="Times New Roman" w:hAnsi="Times New Roman" w:cs="宋体" w:eastAsiaTheme="minorEastAsia"/>
            <w:color w:val="0000FF"/>
            <w:kern w:val="2"/>
            <w:sz w:val="24"/>
            <w:szCs w:val="32"/>
            <w:lang w:val="en-US" w:eastAsia="zh-CN" w:bidi="ar-SA"/>
          </w:rPr>
          <w:delText>lsmo</w:delText>
        </w:r>
      </w:del>
      <w:del w:id="4521" w:author="LKY" w:date="2026-05-25T08:57:29Z">
        <w:r>
          <w:rPr>
            <w:rFonts w:hint="eastAsia" w:ascii="Times New Roman" w:hAnsi="Times New Roman" w:cs="宋体" w:eastAsiaTheme="minorEastAsia"/>
            <w:color w:val="0000FF"/>
            <w:kern w:val="2"/>
            <w:sz w:val="24"/>
            <w:szCs w:val="32"/>
            <w:lang w:val="en-US" w:eastAsia="zh-CN" w:bidi="ar-SA"/>
          </w:rPr>
          <w:delText xml:space="preserve">d </w:delText>
        </w:r>
      </w:del>
    </w:p>
    <w:p w14:paraId="4B10D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ins w:id="4522" w:author="LKY" w:date="2026-05-25T09:05:03Z">
        <w:r>
          <w:rPr/>
          <w:drawing>
            <wp:inline distT="0" distB="0" distL="114300" distR="114300">
              <wp:extent cx="5267325" cy="850900"/>
              <wp:effectExtent l="0" t="0" r="9525" b="6350"/>
              <wp:docPr id="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1"/>
                      <pic:cNvPicPr>
                        <a:picLocks noChangeAspect="1"/>
                      </pic:cNvPicPr>
                    </pic:nvPicPr>
                    <pic:blipFill>
                      <a:blip r:embed="rId111"/>
                      <a:stretch>
                        <a:fillRect/>
                      </a:stretch>
                    </pic:blipFill>
                    <pic:spPr>
                      <a:xfrm>
                        <a:off x="0" y="0"/>
                        <a:ext cx="5267325" cy="850900"/>
                      </a:xfrm>
                      <a:prstGeom prst="rect">
                        <a:avLst/>
                      </a:prstGeom>
                      <a:noFill/>
                      <a:ln>
                        <a:noFill/>
                      </a:ln>
                    </pic:spPr>
                  </pic:pic>
                </a:graphicData>
              </a:graphic>
            </wp:inline>
          </w:drawing>
        </w:r>
      </w:ins>
      <w:del w:id="4524" w:author="LKY" w:date="2026-05-25T09:05:02Z">
        <w:r>
          <w:rPr/>
          <w:drawing>
            <wp:inline distT="0" distB="0" distL="114300" distR="114300">
              <wp:extent cx="5274310" cy="633730"/>
              <wp:effectExtent l="0" t="0" r="2540" b="13970"/>
              <wp:docPr id="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
                      <pic:cNvPicPr>
                        <a:picLocks noChangeAspect="1"/>
                      </pic:cNvPicPr>
                    </pic:nvPicPr>
                    <pic:blipFill>
                      <a:blip r:embed="rId112"/>
                      <a:stretch>
                        <a:fillRect/>
                      </a:stretch>
                    </pic:blipFill>
                    <pic:spPr>
                      <a:xfrm>
                        <a:off x="0" y="0"/>
                        <a:ext cx="5274310" cy="633730"/>
                      </a:xfrm>
                      <a:prstGeom prst="rect">
                        <a:avLst/>
                      </a:prstGeom>
                      <a:noFill/>
                      <a:ln>
                        <a:noFill/>
                      </a:ln>
                    </pic:spPr>
                  </pic:pic>
                </a:graphicData>
              </a:graphic>
            </wp:inline>
          </w:drawing>
        </w:r>
      </w:del>
    </w:p>
    <w:p w14:paraId="33FB76DA">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进入测试程序目录下，关闭其他网络，仅保留Wi-Fi网络，加载Wi-Fi驱动。</w:t>
      </w:r>
    </w:p>
    <w:p w14:paraId="04377F8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cd /usr/demo/wifi/          # 进入驱动目录</w:t>
      </w:r>
    </w:p>
    <w:p w14:paraId="604DE40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0A0B532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5011A1F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4C6270E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del w:id="4526" w:author="LKY" w:date="2026-05-25T09:05:12Z"/>
          <w:rFonts w:hint="default" w:ascii="Times New Roman" w:hAnsi="Times New Roman" w:eastAsia="宋体" w:cs="宋体"/>
          <w:b w:val="0"/>
          <w:bCs/>
          <w:color w:val="auto"/>
          <w:sz w:val="24"/>
          <w:szCs w:val="24"/>
          <w:lang w:val="en-US" w:eastAsia="zh-CN" w:bidi="en-US"/>
        </w:rPr>
      </w:pPr>
      <w:del w:id="4527" w:author="LKY" w:date="2026-05-25T09:05:12Z">
        <w:r>
          <w:rPr>
            <w:rFonts w:hint="eastAsia" w:ascii="Times New Roman" w:hAnsi="Times New Roman" w:cs="宋体" w:eastAsiaTheme="minorEastAsia"/>
            <w:color w:val="0000FF"/>
            <w:kern w:val="2"/>
            <w:sz w:val="24"/>
            <w:szCs w:val="32"/>
            <w:lang w:val="en-US" w:eastAsia="zh-CN" w:bidi="ar-SA"/>
          </w:rPr>
          <w:delText xml:space="preserve">insmod -f 8188eu.ko </w:delText>
        </w:r>
      </w:del>
      <w:del w:id="4528" w:author="LKY" w:date="2026-05-25T09:05:12Z">
        <w:r>
          <w:rPr>
            <w:rFonts w:hint="eastAsia" w:ascii="Times New Roman" w:hAnsi="Times New Roman" w:eastAsia="宋体" w:cs="宋体"/>
            <w:b w:val="0"/>
            <w:bCs/>
            <w:color w:val="0000FF"/>
            <w:sz w:val="24"/>
            <w:szCs w:val="24"/>
            <w:lang w:val="en-US" w:eastAsia="zh-CN" w:bidi="en-US"/>
          </w:rPr>
          <w:delText xml:space="preserve">          </w:delText>
        </w:r>
      </w:del>
      <w:del w:id="4529" w:author="LKY" w:date="2026-05-25T09:05:12Z">
        <w:r>
          <w:rPr>
            <w:rFonts w:hint="eastAsia" w:ascii="Times New Roman" w:hAnsi="Times New Roman" w:cs="宋体" w:eastAsiaTheme="minorEastAsia"/>
            <w:color w:val="0000FF"/>
            <w:kern w:val="2"/>
            <w:sz w:val="24"/>
            <w:szCs w:val="32"/>
            <w:lang w:val="en-US" w:eastAsia="zh-CN" w:bidi="ar-SA"/>
          </w:rPr>
          <w:delText>//加载</w:delText>
        </w:r>
      </w:del>
      <w:del w:id="4530" w:author="LKY" w:date="2026-05-25T09:05:12Z">
        <w:r>
          <w:rPr>
            <w:rFonts w:hint="eastAsia" w:ascii="Times New Roman" w:hAnsi="Times New Roman" w:cs="宋体"/>
            <w:color w:val="0000FF"/>
            <w:kern w:val="2"/>
            <w:sz w:val="24"/>
            <w:szCs w:val="32"/>
            <w:lang w:val="en-US" w:eastAsia="zh-CN" w:bidi="ar-SA"/>
          </w:rPr>
          <w:delText>Wi-Fi</w:delText>
        </w:r>
      </w:del>
      <w:del w:id="4531" w:author="LKY" w:date="2026-05-25T09:05:12Z">
        <w:r>
          <w:rPr>
            <w:rFonts w:hint="eastAsia" w:ascii="Times New Roman" w:hAnsi="Times New Roman" w:cs="宋体" w:eastAsiaTheme="minorEastAsia"/>
            <w:color w:val="0000FF"/>
            <w:kern w:val="2"/>
            <w:sz w:val="24"/>
            <w:szCs w:val="32"/>
            <w:lang w:val="en-US" w:eastAsia="zh-CN" w:bidi="ar-SA"/>
          </w:rPr>
          <w:delText>驱动，有就跳过</w:delText>
        </w:r>
      </w:del>
    </w:p>
    <w:p w14:paraId="6ABA927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连接</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w:t>
      </w:r>
    </w:p>
    <w:p w14:paraId="4C2675E6">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lang w:val="en-US" w:eastAsia="zh-CN"/>
        </w:rPr>
      </w:pPr>
      <w:r>
        <w:rPr>
          <w:rFonts w:hint="eastAsia" w:ascii="Times New Roman" w:hAnsi="Times New Roman" w:cs="宋体" w:eastAsiaTheme="minorEastAsia"/>
          <w:color w:val="0000FF"/>
          <w:kern w:val="2"/>
          <w:sz w:val="24"/>
          <w:szCs w:val="32"/>
          <w:lang w:val="en-US" w:eastAsia="zh-CN" w:bidi="ar-SA"/>
        </w:rPr>
        <w:t>ifconfig wlan</w:t>
      </w:r>
      <w:r>
        <w:rPr>
          <w:rFonts w:hint="default" w:ascii="Times New Roman" w:hAnsi="Times New Roman" w:cs="宋体" w:eastAsiaTheme="minorEastAsia"/>
          <w:color w:val="0000FF"/>
          <w:kern w:val="2"/>
          <w:sz w:val="24"/>
          <w:szCs w:val="32"/>
          <w:lang w:val="en-GB" w:eastAsia="zh-CN" w:bidi="ar-SA"/>
        </w:rPr>
        <w:t>0</w:t>
      </w:r>
      <w:r>
        <w:rPr>
          <w:rFonts w:hint="eastAsia" w:ascii="Times New Roman" w:hAnsi="Times New Roman" w:cs="宋体" w:eastAsiaTheme="minorEastAsia"/>
          <w:color w:val="0000FF"/>
          <w:kern w:val="2"/>
          <w:sz w:val="24"/>
          <w:szCs w:val="32"/>
          <w:lang w:val="en-US" w:eastAsia="zh-CN" w:bidi="ar-SA"/>
        </w:rPr>
        <w:t xml:space="preserve"> up                 #打开wlan0</w:t>
      </w:r>
    </w:p>
    <w:p w14:paraId="14E9FD2B">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 xml:space="preserve">./wifi_setup.sh -i </w:t>
      </w:r>
      <w:r>
        <w:rPr>
          <w:rFonts w:hint="eastAsia" w:ascii="Times New Roman" w:hAnsi="Times New Roman" w:cs="宋体" w:eastAsiaTheme="minorEastAsia"/>
          <w:color w:val="0000FF"/>
          <w:kern w:val="2"/>
          <w:sz w:val="24"/>
          <w:szCs w:val="32"/>
          <w:lang w:val="en-US" w:eastAsia="zh-CN" w:bidi="ar-SA"/>
        </w:rPr>
        <w:t>bliiot</w:t>
      </w:r>
      <w:r>
        <w:rPr>
          <w:rFonts w:hint="default" w:ascii="Times New Roman" w:hAnsi="Times New Roman" w:cs="宋体" w:eastAsiaTheme="minorEastAsia"/>
          <w:color w:val="0000FF"/>
          <w:kern w:val="2"/>
          <w:sz w:val="24"/>
          <w:szCs w:val="32"/>
          <w:lang w:val="en-US" w:eastAsia="zh-CN" w:bidi="ar-SA"/>
        </w:rPr>
        <w:t xml:space="preserve"> -p </w:t>
      </w:r>
      <w:r>
        <w:rPr>
          <w:rFonts w:hint="eastAsia" w:ascii="Times New Roman" w:hAnsi="Times New Roman" w:cs="宋体" w:eastAsiaTheme="minorEastAsia"/>
          <w:color w:val="0000FF"/>
          <w:kern w:val="2"/>
          <w:sz w:val="24"/>
          <w:szCs w:val="32"/>
          <w:lang w:val="en-US" w:eastAsia="zh-CN" w:bidi="ar-SA"/>
        </w:rPr>
        <w:t>bebetter     #连接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，-i后面接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名，-p后面接密码</w:t>
      </w:r>
    </w:p>
    <w:p w14:paraId="296CD57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ins w:id="4532" w:author="LKY" w:date="2026-05-25T09:06:21Z">
        <w:r>
          <w:rPr/>
          <w:drawing>
            <wp:inline distT="0" distB="0" distL="114300" distR="114300">
              <wp:extent cx="5271135" cy="1309370"/>
              <wp:effectExtent l="0" t="0" r="5715" b="5080"/>
              <wp:docPr id="1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
                      <pic:cNvPicPr>
                        <a:picLocks noChangeAspect="1"/>
                      </pic:cNvPicPr>
                    </pic:nvPicPr>
                    <pic:blipFill>
                      <a:blip r:embed="rId113"/>
                      <a:stretch>
                        <a:fillRect/>
                      </a:stretch>
                    </pic:blipFill>
                    <pic:spPr>
                      <a:xfrm>
                        <a:off x="0" y="0"/>
                        <a:ext cx="5271135" cy="1309370"/>
                      </a:xfrm>
                      <a:prstGeom prst="rect">
                        <a:avLst/>
                      </a:prstGeom>
                      <a:noFill/>
                      <a:ln>
                        <a:noFill/>
                      </a:ln>
                    </pic:spPr>
                  </pic:pic>
                </a:graphicData>
              </a:graphic>
            </wp:inline>
          </w:drawing>
        </w:r>
      </w:ins>
      <w:del w:id="4534" w:author="LKY" w:date="2026-05-25T09:06:20Z">
        <w:r>
          <w:rPr/>
          <w:drawing>
            <wp:inline distT="0" distB="0" distL="114300" distR="114300">
              <wp:extent cx="5273040" cy="1522095"/>
              <wp:effectExtent l="0" t="0" r="3810" b="1905"/>
              <wp:docPr id="9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12"/>
                      <pic:cNvPicPr>
                        <a:picLocks noChangeAspect="1"/>
                      </pic:cNvPicPr>
                    </pic:nvPicPr>
                    <pic:blipFill>
                      <a:blip r:embed="rId114"/>
                      <a:stretch>
                        <a:fillRect/>
                      </a:stretch>
                    </pic:blipFill>
                    <pic:spPr>
                      <a:xfrm>
                        <a:off x="0" y="0"/>
                        <a:ext cx="5273040" cy="1522095"/>
                      </a:xfrm>
                      <a:prstGeom prst="rect">
                        <a:avLst/>
                      </a:prstGeom>
                      <a:noFill/>
                      <a:ln>
                        <a:noFill/>
                      </a:ln>
                    </pic:spPr>
                  </pic:pic>
                </a:graphicData>
              </a:graphic>
            </wp:inline>
          </w:drawing>
        </w:r>
      </w:del>
    </w:p>
    <w:p w14:paraId="5D60E64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ifconfig                          #查看wlan0有无IP</w:t>
      </w:r>
    </w:p>
    <w:p w14:paraId="799201C4">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ins w:id="4536" w:author="LKY" w:date="2026-05-25T09:06:41Z">
        <w:r>
          <w:rPr/>
          <w:drawing>
            <wp:inline distT="0" distB="0" distL="114300" distR="114300">
              <wp:extent cx="5270500" cy="1032510"/>
              <wp:effectExtent l="0" t="0" r="6350" b="15240"/>
              <wp:docPr id="1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3"/>
                      <pic:cNvPicPr>
                        <a:picLocks noChangeAspect="1"/>
                      </pic:cNvPicPr>
                    </pic:nvPicPr>
                    <pic:blipFill>
                      <a:blip r:embed="rId115"/>
                      <a:stretch>
                        <a:fillRect/>
                      </a:stretch>
                    </pic:blipFill>
                    <pic:spPr>
                      <a:xfrm>
                        <a:off x="0" y="0"/>
                        <a:ext cx="5270500" cy="1032510"/>
                      </a:xfrm>
                      <a:prstGeom prst="rect">
                        <a:avLst/>
                      </a:prstGeom>
                      <a:noFill/>
                      <a:ln>
                        <a:noFill/>
                      </a:ln>
                    </pic:spPr>
                  </pic:pic>
                </a:graphicData>
              </a:graphic>
            </wp:inline>
          </w:drawing>
        </w:r>
      </w:ins>
      <w:del w:id="4538" w:author="LKY" w:date="2026-05-25T09:06:40Z">
        <w:r>
          <w:rPr/>
          <w:drawing>
            <wp:inline distT="0" distB="0" distL="114300" distR="114300">
              <wp:extent cx="5268595" cy="642620"/>
              <wp:effectExtent l="0" t="0" r="8255" b="5080"/>
              <wp:docPr id="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8"/>
                      <pic:cNvPicPr>
                        <a:picLocks noChangeAspect="1"/>
                      </pic:cNvPicPr>
                    </pic:nvPicPr>
                    <pic:blipFill>
                      <a:blip r:embed="rId116"/>
                      <a:stretch>
                        <a:fillRect/>
                      </a:stretch>
                    </pic:blipFill>
                    <pic:spPr>
                      <a:xfrm>
                        <a:off x="0" y="0"/>
                        <a:ext cx="5268595" cy="642620"/>
                      </a:xfrm>
                      <a:prstGeom prst="rect">
                        <a:avLst/>
                      </a:prstGeom>
                      <a:noFill/>
                      <a:ln>
                        <a:noFill/>
                      </a:ln>
                    </pic:spPr>
                  </pic:pic>
                </a:graphicData>
              </a:graphic>
            </wp:inline>
          </w:drawing>
        </w:r>
      </w:del>
    </w:p>
    <w:p w14:paraId="390BDF00">
      <w:pPr>
        <w:pStyle w:val="12"/>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最后ping百度测试：</w:t>
      </w:r>
    </w:p>
    <w:p w14:paraId="4F7F6BA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lang w:val="en-US" w:eastAsia="zh-CN"/>
        </w:rPr>
      </w:pPr>
      <w:r>
        <w:rPr>
          <w:rFonts w:hint="default" w:ascii="Times New Roman" w:hAnsi="Times New Roman" w:cs="宋体" w:eastAsiaTheme="minorEastAsia"/>
          <w:color w:val="0000FF"/>
          <w:kern w:val="2"/>
          <w:sz w:val="24"/>
          <w:szCs w:val="32"/>
          <w:lang w:val="en-US" w:eastAsia="zh-CN" w:bidi="ar-SA"/>
        </w:rPr>
        <w:t xml:space="preserve">ping </w:t>
      </w:r>
      <w:r>
        <w:rPr>
          <w:rFonts w:hint="eastAsia" w:ascii="Times New Roman" w:hAnsi="Times New Roman" w:cs="宋体"/>
          <w:color w:val="0000FF"/>
          <w:kern w:val="2"/>
          <w:sz w:val="24"/>
          <w:szCs w:val="32"/>
          <w:lang w:val="en-US" w:eastAsia="zh-CN" w:bidi="ar-SA"/>
        </w:rPr>
        <w:t xml:space="preserve"> -4 </w:t>
      </w:r>
      <w:r>
        <w:rPr>
          <w:rFonts w:hint="default" w:ascii="Times New Roman" w:hAnsi="Times New Roman" w:cs="宋体" w:eastAsiaTheme="minorEastAsia"/>
          <w:color w:val="0000FF"/>
          <w:kern w:val="2"/>
          <w:sz w:val="24"/>
          <w:szCs w:val="32"/>
          <w:lang w:val="en-US" w:eastAsia="zh-CN" w:bidi="ar-SA"/>
        </w:rPr>
        <w:t xml:space="preserve">www.baidu.com </w:t>
      </w:r>
      <w:r>
        <w:rPr>
          <w:rFonts w:hint="eastAsia" w:ascii="Times New Roman" w:hAnsi="Times New Roman" w:cs="宋体" w:eastAsiaTheme="minorEastAsia"/>
          <w:color w:val="0000FF"/>
          <w:kern w:val="2"/>
          <w:sz w:val="24"/>
          <w:szCs w:val="32"/>
          <w:lang w:val="en-US" w:eastAsia="zh-CN" w:bidi="ar-SA"/>
        </w:rPr>
        <w:t>（百度域名不一定成功转IP，使用百度IP）</w:t>
      </w:r>
      <w:r>
        <w:rPr>
          <w:rFonts w:hint="eastAsia"/>
          <w:lang w:val="en-US" w:eastAsia="zh-CN"/>
        </w:rPr>
        <w:t xml:space="preserve">                </w:t>
      </w:r>
    </w:p>
    <w:p w14:paraId="0FA84AF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eastAsia="宋体" w:cs="宋体"/>
          <w:b w:val="0"/>
          <w:bCs/>
          <w:color w:val="auto"/>
          <w:sz w:val="24"/>
          <w:szCs w:val="24"/>
          <w:lang w:val="en-US" w:eastAsia="zh-CN" w:bidi="en-US"/>
        </w:rPr>
      </w:pPr>
      <w:ins w:id="4540" w:author="LKY" w:date="2026-05-25T09:08:12Z">
        <w:r>
          <w:rPr/>
          <w:drawing>
            <wp:inline distT="0" distB="0" distL="114300" distR="114300">
              <wp:extent cx="5268595" cy="1002030"/>
              <wp:effectExtent l="0" t="0" r="8255" b="7620"/>
              <wp:docPr id="1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4"/>
                      <pic:cNvPicPr>
                        <a:picLocks noChangeAspect="1"/>
                      </pic:cNvPicPr>
                    </pic:nvPicPr>
                    <pic:blipFill>
                      <a:blip r:embed="rId117"/>
                      <a:stretch>
                        <a:fillRect/>
                      </a:stretch>
                    </pic:blipFill>
                    <pic:spPr>
                      <a:xfrm>
                        <a:off x="0" y="0"/>
                        <a:ext cx="5268595" cy="1002030"/>
                      </a:xfrm>
                      <a:prstGeom prst="rect">
                        <a:avLst/>
                      </a:prstGeom>
                      <a:noFill/>
                      <a:ln>
                        <a:noFill/>
                      </a:ln>
                    </pic:spPr>
                  </pic:pic>
                </a:graphicData>
              </a:graphic>
            </wp:inline>
          </w:drawing>
        </w:r>
      </w:ins>
      <w:del w:id="4542" w:author="LKY" w:date="2026-05-25T09:08:11Z">
        <w:r>
          <w:rPr/>
          <w:drawing>
            <wp:inline distT="0" distB="0" distL="114300" distR="114300">
              <wp:extent cx="5271135" cy="942975"/>
              <wp:effectExtent l="0" t="0" r="5715" b="9525"/>
              <wp:docPr id="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
                      <pic:cNvPicPr>
                        <a:picLocks noChangeAspect="1"/>
                      </pic:cNvPicPr>
                    </pic:nvPicPr>
                    <pic:blipFill>
                      <a:blip r:embed="rId118"/>
                      <a:stretch>
                        <a:fillRect/>
                      </a:stretch>
                    </pic:blipFill>
                    <pic:spPr>
                      <a:xfrm>
                        <a:off x="0" y="0"/>
                        <a:ext cx="5271135" cy="942975"/>
                      </a:xfrm>
                      <a:prstGeom prst="rect">
                        <a:avLst/>
                      </a:prstGeom>
                      <a:noFill/>
                      <a:ln>
                        <a:noFill/>
                      </a:ln>
                    </pic:spPr>
                  </pic:pic>
                </a:graphicData>
              </a:graphic>
            </wp:inline>
          </w:drawing>
        </w:r>
      </w:del>
    </w:p>
    <w:p w14:paraId="786C81F3">
      <w:pPr>
        <w:pStyle w:val="12"/>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（2）AP功能</w:t>
      </w:r>
    </w:p>
    <w:p w14:paraId="46D31624">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重启系统后，进入测试程序所在目录，关闭其他网络，仅保留Wi-Fi网络，加载Wi-Fi驱动。</w:t>
      </w:r>
    </w:p>
    <w:p w14:paraId="641692B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4ADFEB1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356B0A0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0BF330A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FF388E5">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执行如下命令，将</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模块设置为AP模式。</w:t>
      </w:r>
    </w:p>
    <w:p w14:paraId="611BE76A">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./ap_setup.sh</w:t>
      </w:r>
    </w:p>
    <w:p w14:paraId="5AD19AFA">
      <w:pPr>
        <w:pStyle w:val="12"/>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默认设置的</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名称为：rtl8188eu，密码为：88888888，可在rtl_hostapd_2G.conf配置文件内进行修改。</w:t>
      </w:r>
    </w:p>
    <w:p w14:paraId="36A456A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rtl_hostapd_2G.conf</w:t>
      </w:r>
    </w:p>
    <w:p w14:paraId="4AA154E6">
      <w:pPr>
        <w:pStyle w:val="12"/>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配置文件如果没有添加下列指令</w:t>
      </w:r>
    </w:p>
    <w:p w14:paraId="26D3B80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interface=wlan0</w:t>
      </w:r>
    </w:p>
    <w:p w14:paraId="7059C17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driver=nl80211</w:t>
      </w:r>
    </w:p>
    <w:p w14:paraId="5F64AC2C">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ssid=</w:t>
      </w:r>
      <w:r>
        <w:rPr>
          <w:rFonts w:hint="eastAsia" w:ascii="Times New Roman" w:hAnsi="Times New Roman" w:cs="宋体" w:eastAsiaTheme="minorEastAsia"/>
          <w:color w:val="0000FF"/>
          <w:kern w:val="2"/>
          <w:sz w:val="24"/>
          <w:szCs w:val="32"/>
          <w:lang w:val="en-US" w:eastAsia="zh-CN" w:bidi="ar-SA"/>
        </w:rPr>
        <w:t>rtl8188eu</w:t>
      </w:r>
    </w:p>
    <w:p w14:paraId="16B92F8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channel=6</w:t>
      </w:r>
    </w:p>
    <w:p w14:paraId="0553C50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hw_mode=g</w:t>
      </w:r>
    </w:p>
    <w:p w14:paraId="197FF6B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auth_algs=1</w:t>
      </w:r>
    </w:p>
    <w:p w14:paraId="6958AE1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wpa=2</w:t>
      </w:r>
    </w:p>
    <w:p w14:paraId="3D458BD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wpa_passphrase=</w:t>
      </w:r>
      <w:r>
        <w:rPr>
          <w:rFonts w:hint="eastAsia" w:ascii="Times New Roman" w:hAnsi="Times New Roman" w:cs="宋体" w:eastAsiaTheme="minorEastAsia"/>
          <w:color w:val="0000FF"/>
          <w:kern w:val="2"/>
          <w:sz w:val="24"/>
          <w:szCs w:val="32"/>
          <w:lang w:val="en-US" w:eastAsia="zh-CN" w:bidi="ar-SA"/>
        </w:rPr>
        <w:t>88888888</w:t>
      </w:r>
    </w:p>
    <w:p w14:paraId="60AEBAD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wpa_key_mgmt=WPA-PSK</w:t>
      </w:r>
    </w:p>
    <w:p w14:paraId="3649475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rsn_pairwise=CCMP</w:t>
      </w:r>
    </w:p>
    <w:p w14:paraId="2A5392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修改AP参数</w:t>
      </w:r>
    </w:p>
    <w:p w14:paraId="68E12FE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ap_setup.sh</w:t>
      </w:r>
    </w:p>
    <w:p w14:paraId="067901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找到对应指令，输入指令修改</w:t>
      </w:r>
    </w:p>
    <w:p w14:paraId="7C7A0C91">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udhcpd -f -I 192.168.0.1 ./udhcpd.conf &amp;</w:t>
      </w:r>
    </w:p>
    <w:p w14:paraId="57DF40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打开分配脚本</w:t>
      </w:r>
    </w:p>
    <w:p w14:paraId="460119F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udhcpd.conf</w:t>
      </w:r>
    </w:p>
    <w:p w14:paraId="00AAA0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没有则添加以下指令</w:t>
      </w:r>
    </w:p>
    <w:p w14:paraId="550CDD2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start 192.168.0.100</w:t>
      </w:r>
    </w:p>
    <w:p w14:paraId="42500076">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end 192.168.0.200</w:t>
      </w:r>
    </w:p>
    <w:p w14:paraId="3444812B">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interface wlan0</w:t>
      </w:r>
    </w:p>
    <w:p w14:paraId="1BE5140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max_leases 10</w:t>
      </w:r>
    </w:p>
    <w:p w14:paraId="574E77D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option subnet 255.255.255.0</w:t>
      </w:r>
    </w:p>
    <w:p w14:paraId="5E36442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option router 192.168.0.1</w:t>
      </w:r>
    </w:p>
    <w:p w14:paraId="76BD3CC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option dns 8.8.8.8</w:t>
      </w:r>
    </w:p>
    <w:p w14:paraId="3A4C2A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然后在执行AP模式指令</w:t>
      </w:r>
    </w:p>
    <w:p w14:paraId="03C38FA5">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./ap_setup.sh</w:t>
      </w:r>
    </w:p>
    <w:p w14:paraId="72DE36E5">
      <w:ins w:id="4544" w:author="LKY" w:date="2026-05-25T10:27:53Z">
        <w:r>
          <w:rPr/>
          <w:drawing>
            <wp:inline distT="0" distB="0" distL="114300" distR="114300">
              <wp:extent cx="5271135" cy="1845310"/>
              <wp:effectExtent l="0" t="0" r="5715" b="2540"/>
              <wp:docPr id="1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5"/>
                      <pic:cNvPicPr>
                        <a:picLocks noChangeAspect="1"/>
                      </pic:cNvPicPr>
                    </pic:nvPicPr>
                    <pic:blipFill>
                      <a:blip r:embed="rId119"/>
                      <a:stretch>
                        <a:fillRect/>
                      </a:stretch>
                    </pic:blipFill>
                    <pic:spPr>
                      <a:xfrm>
                        <a:off x="0" y="0"/>
                        <a:ext cx="5271135" cy="1845310"/>
                      </a:xfrm>
                      <a:prstGeom prst="rect">
                        <a:avLst/>
                      </a:prstGeom>
                      <a:noFill/>
                      <a:ln>
                        <a:noFill/>
                      </a:ln>
                    </pic:spPr>
                  </pic:pic>
                </a:graphicData>
              </a:graphic>
            </wp:inline>
          </w:drawing>
        </w:r>
      </w:ins>
      <w:del w:id="4546" w:author="LKY" w:date="2026-05-25T10:27:53Z">
        <w:r>
          <w:rPr/>
          <w:drawing>
            <wp:inline distT="0" distB="0" distL="114300" distR="114300">
              <wp:extent cx="5274310" cy="1465580"/>
              <wp:effectExtent l="0" t="0" r="2540" b="1270"/>
              <wp:docPr id="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3"/>
                      <pic:cNvPicPr>
                        <a:picLocks noChangeAspect="1"/>
                      </pic:cNvPicPr>
                    </pic:nvPicPr>
                    <pic:blipFill>
                      <a:blip r:embed="rId120"/>
                      <a:stretch>
                        <a:fillRect/>
                      </a:stretch>
                    </pic:blipFill>
                    <pic:spPr>
                      <a:xfrm>
                        <a:off x="0" y="0"/>
                        <a:ext cx="5274310" cy="1465580"/>
                      </a:xfrm>
                      <a:prstGeom prst="rect">
                        <a:avLst/>
                      </a:prstGeom>
                      <a:noFill/>
                      <a:ln>
                        <a:noFill/>
                      </a:ln>
                    </pic:spPr>
                  </pic:pic>
                </a:graphicData>
              </a:graphic>
            </wp:inline>
          </w:drawing>
        </w:r>
      </w:del>
    </w:p>
    <w:p w14:paraId="5ABFC09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ins w:id="4548" w:author="LKY" w:date="2026-05-25T10:38:35Z"/>
          <w:rFonts w:hint="eastAsia" w:ascii="宋体" w:hAnsi="宋体" w:eastAsia="宋体" w:cs="宋体"/>
          <w:sz w:val="24"/>
          <w:szCs w:val="24"/>
          <w:lang w:val="en-US" w:eastAsia="zh-CN"/>
        </w:rPr>
      </w:pPr>
      <w:ins w:id="4549" w:author="LKY" w:date="2026-05-25T10:36:18Z">
        <w:r>
          <w:rPr>
            <w:rFonts w:hint="eastAsia" w:ascii="宋体" w:hAnsi="宋体" w:eastAsia="宋体" w:cs="宋体"/>
            <w:sz w:val="24"/>
            <w:szCs w:val="24"/>
            <w:lang w:val="en-US" w:eastAsia="zh-CN"/>
          </w:rPr>
          <w:t>系统</w:t>
        </w:r>
      </w:ins>
      <w:ins w:id="4550" w:author="LKY" w:date="2026-05-25T10:36:20Z">
        <w:r>
          <w:rPr>
            <w:rFonts w:hint="eastAsia" w:ascii="宋体" w:hAnsi="宋体" w:eastAsia="宋体" w:cs="宋体"/>
            <w:sz w:val="24"/>
            <w:szCs w:val="24"/>
            <w:lang w:val="en-US" w:eastAsia="zh-CN"/>
          </w:rPr>
          <w:t>可能</w:t>
        </w:r>
      </w:ins>
      <w:ins w:id="4551" w:author="LKY" w:date="2026-05-25T10:39:47Z">
        <w:r>
          <w:rPr>
            <w:rFonts w:hint="eastAsia" w:ascii="宋体" w:hAnsi="宋体" w:eastAsia="宋体" w:cs="宋体"/>
            <w:sz w:val="24"/>
            <w:szCs w:val="24"/>
            <w:lang w:val="en-US" w:eastAsia="zh-CN"/>
          </w:rPr>
          <w:t>在</w:t>
        </w:r>
      </w:ins>
      <w:ins w:id="4552" w:author="LKY" w:date="2026-05-25T10:39:49Z">
        <w:r>
          <w:rPr>
            <w:rFonts w:hint="eastAsia" w:ascii="宋体" w:hAnsi="宋体" w:eastAsia="宋体" w:cs="宋体"/>
            <w:sz w:val="24"/>
            <w:szCs w:val="24"/>
            <w:lang w:val="en-US" w:eastAsia="zh-CN"/>
          </w:rPr>
          <w:t>启动</w:t>
        </w:r>
      </w:ins>
      <w:ins w:id="4553" w:author="LKY" w:date="2026-05-25T10:39:51Z">
        <w:r>
          <w:rPr>
            <w:rFonts w:hint="eastAsia" w:ascii="宋体" w:hAnsi="宋体" w:eastAsia="宋体" w:cs="宋体"/>
            <w:sz w:val="24"/>
            <w:szCs w:val="24"/>
            <w:lang w:val="en-US" w:eastAsia="zh-CN"/>
          </w:rPr>
          <w:t>时</w:t>
        </w:r>
      </w:ins>
      <w:ins w:id="4554" w:author="LKY" w:date="2026-05-25T10:36:23Z">
        <w:r>
          <w:rPr>
            <w:rFonts w:hint="eastAsia" w:ascii="宋体" w:hAnsi="宋体" w:eastAsia="宋体" w:cs="宋体"/>
            <w:sz w:val="24"/>
            <w:szCs w:val="24"/>
            <w:lang w:val="en-US" w:eastAsia="zh-CN"/>
          </w:rPr>
          <w:t>连接</w:t>
        </w:r>
      </w:ins>
      <w:ins w:id="4555" w:author="LKY" w:date="2026-05-25T10:36:24Z">
        <w:r>
          <w:rPr>
            <w:rFonts w:hint="eastAsia" w:ascii="宋体" w:hAnsi="宋体" w:eastAsia="宋体" w:cs="宋体"/>
            <w:sz w:val="24"/>
            <w:szCs w:val="24"/>
            <w:lang w:val="en-US" w:eastAsia="zh-CN"/>
          </w:rPr>
          <w:t>WiFi</w:t>
        </w:r>
      </w:ins>
      <w:ins w:id="4556" w:author="LKY" w:date="2026-05-25T10:36:40Z">
        <w:r>
          <w:rPr>
            <w:rFonts w:hint="eastAsia" w:ascii="宋体" w:hAnsi="宋体" w:eastAsia="宋体" w:cs="宋体"/>
            <w:sz w:val="24"/>
            <w:szCs w:val="24"/>
            <w:lang w:val="en-US" w:eastAsia="zh-CN"/>
          </w:rPr>
          <w:t>默认</w:t>
        </w:r>
      </w:ins>
      <w:ins w:id="4557" w:author="LKY" w:date="2026-05-25T10:36:42Z">
        <w:r>
          <w:rPr>
            <w:rFonts w:hint="eastAsia" w:ascii="宋体" w:hAnsi="宋体" w:eastAsia="宋体" w:cs="宋体"/>
            <w:sz w:val="24"/>
            <w:szCs w:val="24"/>
            <w:lang w:val="en-US" w:eastAsia="zh-CN"/>
          </w:rPr>
          <w:t>配置</w:t>
        </w:r>
      </w:ins>
      <w:ins w:id="4558" w:author="LKY" w:date="2026-05-25T10:36:51Z">
        <w:r>
          <w:rPr>
            <w:rFonts w:hint="eastAsia" w:ascii="宋体" w:hAnsi="宋体" w:eastAsia="宋体" w:cs="宋体"/>
            <w:sz w:val="24"/>
            <w:szCs w:val="24"/>
            <w:lang w:val="en-US" w:eastAsia="zh-CN"/>
          </w:rPr>
          <w:t>S</w:t>
        </w:r>
      </w:ins>
      <w:ins w:id="4559" w:author="LKY" w:date="2026-05-25T10:36:52Z">
        <w:r>
          <w:rPr>
            <w:rFonts w:hint="eastAsia" w:ascii="宋体" w:hAnsi="宋体" w:eastAsia="宋体" w:cs="宋体"/>
            <w:sz w:val="24"/>
            <w:szCs w:val="24"/>
            <w:lang w:val="en-US" w:eastAsia="zh-CN"/>
          </w:rPr>
          <w:t>TA</w:t>
        </w:r>
      </w:ins>
      <w:ins w:id="4560" w:author="LKY" w:date="2026-05-25T10:36:54Z">
        <w:r>
          <w:rPr>
            <w:rFonts w:hint="eastAsia" w:ascii="宋体" w:hAnsi="宋体" w:eastAsia="宋体" w:cs="宋体"/>
            <w:sz w:val="24"/>
            <w:szCs w:val="24"/>
            <w:lang w:val="en-US" w:eastAsia="zh-CN"/>
          </w:rPr>
          <w:t>功能</w:t>
        </w:r>
      </w:ins>
      <w:ins w:id="4561" w:author="LKY" w:date="2026-05-25T10:36:55Z">
        <w:r>
          <w:rPr>
            <w:rFonts w:hint="eastAsia" w:ascii="宋体" w:hAnsi="宋体" w:eastAsia="宋体" w:cs="宋体"/>
            <w:sz w:val="24"/>
            <w:szCs w:val="24"/>
            <w:lang w:val="en-US" w:eastAsia="zh-CN"/>
          </w:rPr>
          <w:t>，</w:t>
        </w:r>
      </w:ins>
      <w:ins w:id="4562" w:author="LKY" w:date="2026-05-25T10:37:14Z">
        <w:r>
          <w:rPr>
            <w:rFonts w:hint="eastAsia" w:ascii="宋体" w:hAnsi="宋体" w:eastAsia="宋体" w:cs="宋体"/>
            <w:sz w:val="24"/>
            <w:szCs w:val="24"/>
            <w:lang w:val="en-US" w:eastAsia="zh-CN"/>
          </w:rPr>
          <w:t>需要</w:t>
        </w:r>
      </w:ins>
      <w:ins w:id="4563" w:author="LKY" w:date="2026-05-25T10:37:17Z">
        <w:r>
          <w:rPr>
            <w:rFonts w:hint="eastAsia" w:ascii="宋体" w:hAnsi="宋体" w:eastAsia="宋体" w:cs="宋体"/>
            <w:sz w:val="24"/>
            <w:szCs w:val="24"/>
            <w:lang w:val="en-US" w:eastAsia="zh-CN"/>
          </w:rPr>
          <w:t>在</w:t>
        </w:r>
      </w:ins>
      <w:ins w:id="4564" w:author="LKY" w:date="2026-05-25T10:37:25Z">
        <w:r>
          <w:rPr>
            <w:rFonts w:hint="eastAsia" w:ascii="宋体" w:hAnsi="宋体" w:eastAsia="宋体" w:cs="宋体"/>
            <w:sz w:val="24"/>
            <w:szCs w:val="24"/>
            <w:lang w:val="en-US" w:eastAsia="zh-CN"/>
          </w:rPr>
          <w:t>rc.</w:t>
        </w:r>
      </w:ins>
      <w:ins w:id="4565" w:author="LKY" w:date="2026-05-25T10:37:33Z">
        <w:r>
          <w:rPr>
            <w:rFonts w:hint="eastAsia" w:ascii="宋体" w:hAnsi="宋体" w:eastAsia="宋体" w:cs="宋体"/>
            <w:sz w:val="24"/>
            <w:szCs w:val="24"/>
            <w:lang w:val="en-US" w:eastAsia="zh-CN"/>
          </w:rPr>
          <w:t>loc</w:t>
        </w:r>
      </w:ins>
      <w:ins w:id="4566" w:author="LKY" w:date="2026-05-25T10:37:34Z">
        <w:r>
          <w:rPr>
            <w:rFonts w:hint="eastAsia" w:ascii="宋体" w:hAnsi="宋体" w:eastAsia="宋体" w:cs="宋体"/>
            <w:sz w:val="24"/>
            <w:szCs w:val="24"/>
            <w:lang w:val="en-US" w:eastAsia="zh-CN"/>
          </w:rPr>
          <w:t>a</w:t>
        </w:r>
      </w:ins>
      <w:ins w:id="4567" w:author="LKY" w:date="2026-05-25T10:37:35Z">
        <w:r>
          <w:rPr>
            <w:rFonts w:hint="eastAsia" w:ascii="宋体" w:hAnsi="宋体" w:eastAsia="宋体" w:cs="宋体"/>
            <w:sz w:val="24"/>
            <w:szCs w:val="24"/>
            <w:lang w:val="en-US" w:eastAsia="zh-CN"/>
          </w:rPr>
          <w:t>l</w:t>
        </w:r>
      </w:ins>
      <w:ins w:id="4568" w:author="LKY" w:date="2026-05-25T10:37:39Z">
        <w:r>
          <w:rPr>
            <w:rFonts w:hint="eastAsia" w:ascii="宋体" w:hAnsi="宋体" w:eastAsia="宋体" w:cs="宋体"/>
            <w:sz w:val="24"/>
            <w:szCs w:val="24"/>
            <w:lang w:val="en-US" w:eastAsia="zh-CN"/>
          </w:rPr>
          <w:t>文件</w:t>
        </w:r>
      </w:ins>
      <w:ins w:id="4569" w:author="LKY" w:date="2026-05-25T10:37:50Z">
        <w:r>
          <w:rPr>
            <w:rFonts w:hint="eastAsia" w:ascii="宋体" w:hAnsi="宋体" w:eastAsia="宋体" w:cs="宋体"/>
            <w:sz w:val="24"/>
            <w:szCs w:val="24"/>
            <w:lang w:val="en-US" w:eastAsia="zh-CN"/>
          </w:rPr>
          <w:t>隐藏</w:t>
        </w:r>
      </w:ins>
      <w:ins w:id="4570" w:author="LKY" w:date="2026-05-25T10:37:52Z">
        <w:r>
          <w:rPr>
            <w:rFonts w:hint="eastAsia" w:ascii="宋体" w:hAnsi="宋体" w:eastAsia="宋体" w:cs="宋体"/>
            <w:sz w:val="24"/>
            <w:szCs w:val="24"/>
            <w:lang w:val="en-US" w:eastAsia="zh-CN"/>
          </w:rPr>
          <w:t>，</w:t>
        </w:r>
      </w:ins>
      <w:ins w:id="4571" w:author="LKY" w:date="2026-05-25T10:39:11Z">
        <w:r>
          <w:rPr>
            <w:rFonts w:hint="eastAsia" w:ascii="宋体" w:hAnsi="宋体" w:eastAsia="宋体" w:cs="宋体"/>
            <w:sz w:val="24"/>
            <w:szCs w:val="24"/>
            <w:lang w:val="en-US" w:eastAsia="zh-CN"/>
          </w:rPr>
          <w:t>通过</w:t>
        </w:r>
      </w:ins>
      <w:ins w:id="4572" w:author="LKY" w:date="2026-05-25T10:39:14Z">
        <w:r>
          <w:rPr>
            <w:rFonts w:hint="eastAsia" w:ascii="宋体" w:hAnsi="宋体" w:eastAsia="宋体" w:cs="宋体"/>
            <w:sz w:val="24"/>
            <w:szCs w:val="24"/>
            <w:lang w:val="en-US" w:eastAsia="zh-CN"/>
          </w:rPr>
          <w:t>reboot</w:t>
        </w:r>
      </w:ins>
      <w:ins w:id="4573" w:author="LKY" w:date="2026-05-25T10:38:03Z">
        <w:r>
          <w:rPr>
            <w:rFonts w:hint="eastAsia" w:ascii="宋体" w:hAnsi="宋体" w:eastAsia="宋体" w:cs="宋体"/>
            <w:sz w:val="24"/>
            <w:szCs w:val="24"/>
            <w:lang w:val="en-US" w:eastAsia="zh-CN"/>
          </w:rPr>
          <w:t>重启</w:t>
        </w:r>
      </w:ins>
      <w:ins w:id="4574" w:author="LKY" w:date="2026-05-25T10:38:04Z">
        <w:r>
          <w:rPr>
            <w:rFonts w:hint="eastAsia" w:ascii="宋体" w:hAnsi="宋体" w:eastAsia="宋体" w:cs="宋体"/>
            <w:sz w:val="24"/>
            <w:szCs w:val="24"/>
            <w:lang w:val="en-US" w:eastAsia="zh-CN"/>
          </w:rPr>
          <w:t>设备</w:t>
        </w:r>
      </w:ins>
      <w:ins w:id="4575" w:author="LKY" w:date="2026-05-25T10:38:09Z">
        <w:r>
          <w:rPr>
            <w:rFonts w:hint="eastAsia" w:ascii="宋体" w:hAnsi="宋体" w:eastAsia="宋体" w:cs="宋体"/>
            <w:sz w:val="24"/>
            <w:szCs w:val="24"/>
            <w:lang w:val="en-US" w:eastAsia="zh-CN"/>
          </w:rPr>
          <w:t>即可</w:t>
        </w:r>
      </w:ins>
      <w:ins w:id="4576" w:author="LKY" w:date="2026-05-25T10:38:10Z">
        <w:r>
          <w:rPr>
            <w:rFonts w:hint="eastAsia" w:ascii="宋体" w:hAnsi="宋体" w:eastAsia="宋体" w:cs="宋体"/>
            <w:sz w:val="24"/>
            <w:szCs w:val="24"/>
            <w:lang w:val="en-US" w:eastAsia="zh-CN"/>
          </w:rPr>
          <w:t>。</w:t>
        </w:r>
      </w:ins>
    </w:p>
    <w:p w14:paraId="566AAAB8">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ins w:id="4578" w:author="LKY" w:date="2026-05-25T10:36:10Z"/>
          <w:rFonts w:hint="default" w:ascii="宋体" w:hAnsi="宋体" w:eastAsia="宋体" w:cs="宋体"/>
          <w:sz w:val="24"/>
          <w:szCs w:val="24"/>
          <w:lang w:val="en-US" w:eastAsia="zh-CN"/>
        </w:rPr>
        <w:pPrChange w:id="4577" w:author="LKY" w:date="2026-05-25T10:38:19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ins w:id="4579" w:author="LKY" w:date="2026-05-25T10:39:00Z">
        <w:r>
          <w:rPr/>
          <w:drawing>
            <wp:inline distT="0" distB="0" distL="114300" distR="114300">
              <wp:extent cx="5267325" cy="540385"/>
              <wp:effectExtent l="0" t="0" r="9525" b="12065"/>
              <wp:docPr id="1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8"/>
                      <pic:cNvPicPr>
                        <a:picLocks noChangeAspect="1"/>
                      </pic:cNvPicPr>
                    </pic:nvPicPr>
                    <pic:blipFill>
                      <a:blip r:embed="rId121"/>
                      <a:stretch>
                        <a:fillRect/>
                      </a:stretch>
                    </pic:blipFill>
                    <pic:spPr>
                      <a:xfrm>
                        <a:off x="0" y="0"/>
                        <a:ext cx="5267325" cy="540385"/>
                      </a:xfrm>
                      <a:prstGeom prst="rect">
                        <a:avLst/>
                      </a:prstGeom>
                      <a:noFill/>
                      <a:ln>
                        <a:noFill/>
                      </a:ln>
                    </pic:spPr>
                  </pic:pic>
                </a:graphicData>
              </a:graphic>
            </wp:inline>
          </w:drawing>
        </w:r>
      </w:ins>
    </w:p>
    <w:p w14:paraId="1C417C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重新测试</w:t>
      </w:r>
      <w:ins w:id="4581" w:author="LKY" w:date="2026-05-25T10:32:10Z">
        <w:r>
          <w:rPr>
            <w:rFonts w:hint="eastAsia" w:ascii="宋体" w:hAnsi="宋体" w:eastAsia="宋体" w:cs="宋体"/>
            <w:sz w:val="24"/>
            <w:szCs w:val="24"/>
            <w:lang w:val="en-US" w:eastAsia="zh-CN"/>
          </w:rPr>
          <w:t>通过</w:t>
        </w:r>
      </w:ins>
      <w:ins w:id="4582" w:author="LKY" w:date="2026-05-25T10:32:13Z">
        <w:r>
          <w:rPr>
            <w:rFonts w:hint="eastAsia" w:ascii="宋体" w:hAnsi="宋体" w:eastAsia="宋体" w:cs="宋体"/>
            <w:sz w:val="24"/>
            <w:szCs w:val="24"/>
            <w:lang w:val="en-US" w:eastAsia="zh-CN"/>
          </w:rPr>
          <w:t>p</w:t>
        </w:r>
      </w:ins>
      <w:ins w:id="4583" w:author="LKY" w:date="2026-05-25T10:32:14Z">
        <w:r>
          <w:rPr>
            <w:rFonts w:hint="eastAsia" w:ascii="宋体" w:hAnsi="宋体" w:eastAsia="宋体" w:cs="宋体"/>
            <w:sz w:val="24"/>
            <w:szCs w:val="24"/>
            <w:lang w:val="en-US" w:eastAsia="zh-CN"/>
          </w:rPr>
          <w:t>s</w:t>
        </w:r>
      </w:ins>
      <w:ins w:id="4584" w:author="LKY" w:date="2026-05-25T09:52:17Z">
        <w:r>
          <w:rPr>
            <w:rFonts w:hint="eastAsia" w:ascii="宋体" w:hAnsi="宋体" w:eastAsia="宋体" w:cs="宋体"/>
            <w:sz w:val="24"/>
            <w:szCs w:val="24"/>
            <w:lang w:val="en-US" w:eastAsia="zh-CN"/>
          </w:rPr>
          <w:t>查看</w:t>
        </w:r>
      </w:ins>
      <w:ins w:id="4585" w:author="LKY" w:date="2026-05-25T09:52:23Z">
        <w:r>
          <w:rPr>
            <w:rFonts w:hint="eastAsia" w:ascii="宋体" w:hAnsi="宋体" w:eastAsia="宋体" w:cs="宋体"/>
            <w:sz w:val="24"/>
            <w:szCs w:val="24"/>
            <w:lang w:val="en-US" w:eastAsia="zh-CN"/>
          </w:rPr>
          <w:t>进程</w:t>
        </w:r>
      </w:ins>
      <w:ins w:id="4586" w:author="LKY" w:date="2026-05-25T09:52:24Z">
        <w:r>
          <w:rPr>
            <w:rFonts w:hint="eastAsia" w:ascii="宋体" w:hAnsi="宋体" w:eastAsia="宋体" w:cs="宋体"/>
            <w:sz w:val="24"/>
            <w:szCs w:val="24"/>
            <w:lang w:val="en-US" w:eastAsia="zh-CN"/>
          </w:rPr>
          <w:t>号</w:t>
        </w:r>
      </w:ins>
      <w:r>
        <w:rPr>
          <w:rFonts w:hint="eastAsia" w:ascii="宋体" w:hAnsi="宋体" w:eastAsia="宋体" w:cs="宋体"/>
          <w:sz w:val="24"/>
          <w:szCs w:val="24"/>
          <w:lang w:val="en-US" w:eastAsia="zh-CN"/>
        </w:rPr>
        <w:t>杀掉</w:t>
      </w:r>
      <w:ins w:id="4587" w:author="LKY" w:date="2026-05-25T10:33:29Z">
        <w:r>
          <w:rPr>
            <w:rFonts w:hint="eastAsia" w:ascii="宋体" w:hAnsi="宋体" w:eastAsia="宋体" w:cs="宋体"/>
            <w:sz w:val="24"/>
            <w:szCs w:val="24"/>
            <w:lang w:val="en-US" w:eastAsia="zh-CN"/>
          </w:rPr>
          <w:t>udhc</w:t>
        </w:r>
      </w:ins>
      <w:ins w:id="4588" w:author="LKY" w:date="2026-05-25T10:33:30Z">
        <w:r>
          <w:rPr>
            <w:rFonts w:hint="eastAsia" w:ascii="宋体" w:hAnsi="宋体" w:eastAsia="宋体" w:cs="宋体"/>
            <w:sz w:val="24"/>
            <w:szCs w:val="24"/>
            <w:lang w:val="en-US" w:eastAsia="zh-CN"/>
          </w:rPr>
          <w:t>p</w:t>
        </w:r>
      </w:ins>
      <w:ins w:id="4589" w:author="LKY" w:date="2026-05-25T10:33:35Z">
        <w:r>
          <w:rPr>
            <w:rFonts w:hint="eastAsia" w:ascii="宋体" w:hAnsi="宋体" w:eastAsia="宋体" w:cs="宋体"/>
            <w:sz w:val="24"/>
            <w:szCs w:val="24"/>
            <w:lang w:val="en-US" w:eastAsia="zh-CN"/>
          </w:rPr>
          <w:t>d</w:t>
        </w:r>
      </w:ins>
      <w:ins w:id="4590" w:author="LKY" w:date="2026-05-25T10:33:48Z">
        <w:r>
          <w:rPr>
            <w:rFonts w:hint="eastAsia" w:ascii="宋体" w:hAnsi="宋体" w:eastAsia="宋体" w:cs="宋体"/>
            <w:sz w:val="24"/>
            <w:szCs w:val="24"/>
            <w:lang w:val="en-US" w:eastAsia="zh-CN"/>
          </w:rPr>
          <w:t>和</w:t>
        </w:r>
      </w:ins>
      <w:ins w:id="4591" w:author="LKY" w:date="2026-05-25T10:33:40Z">
        <w:r>
          <w:rPr>
            <w:rFonts w:hint="eastAsia" w:ascii="宋体" w:hAnsi="宋体" w:eastAsia="宋体" w:cs="宋体"/>
            <w:sz w:val="24"/>
            <w:szCs w:val="24"/>
            <w:lang w:val="en-US" w:eastAsia="zh-CN"/>
          </w:rPr>
          <w:t>host</w:t>
        </w:r>
      </w:ins>
      <w:ins w:id="4592" w:author="LKY" w:date="2026-05-25T10:33:41Z">
        <w:r>
          <w:rPr>
            <w:rFonts w:hint="eastAsia" w:ascii="宋体" w:hAnsi="宋体" w:eastAsia="宋体" w:cs="宋体"/>
            <w:sz w:val="24"/>
            <w:szCs w:val="24"/>
            <w:lang w:val="en-US" w:eastAsia="zh-CN"/>
          </w:rPr>
          <w:t>apd</w:t>
        </w:r>
      </w:ins>
      <w:r>
        <w:rPr>
          <w:rFonts w:hint="eastAsia" w:ascii="宋体" w:hAnsi="宋体" w:eastAsia="宋体" w:cs="宋体"/>
          <w:sz w:val="24"/>
          <w:szCs w:val="24"/>
          <w:lang w:val="en-US" w:eastAsia="zh-CN"/>
        </w:rPr>
        <w:t>旧进程即可</w:t>
      </w:r>
    </w:p>
    <w:p w14:paraId="65EA349C">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ins w:id="4593" w:author="LKY" w:date="2026-05-25T10:32:24Z"/>
          <w:rFonts w:hint="default" w:ascii="Times New Roman" w:hAnsi="Times New Roman" w:cs="宋体" w:eastAsiaTheme="minorEastAsia"/>
          <w:color w:val="0000FF"/>
          <w:kern w:val="2"/>
          <w:sz w:val="24"/>
          <w:szCs w:val="32"/>
          <w:lang w:val="en-US" w:eastAsia="zh-CN" w:bidi="ar-SA"/>
        </w:rPr>
      </w:pPr>
      <w:ins w:id="4594" w:author="LKY" w:date="2026-05-25T10:32:26Z">
        <w:r>
          <w:rPr>
            <w:rFonts w:hint="eastAsia" w:ascii="Times New Roman" w:hAnsi="Times New Roman" w:cs="宋体"/>
            <w:color w:val="0000FF"/>
            <w:kern w:val="2"/>
            <w:sz w:val="24"/>
            <w:szCs w:val="32"/>
            <w:lang w:val="en-US" w:eastAsia="zh-CN" w:bidi="ar-SA"/>
          </w:rPr>
          <w:t>ps</w:t>
        </w:r>
      </w:ins>
    </w:p>
    <w:p w14:paraId="581D218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del w:id="4595" w:author="LKY" w:date="2026-05-25T10:33:16Z"/>
          <w:rFonts w:hint="default" w:ascii="Times New Roman" w:hAnsi="Times New Roman" w:cs="宋体" w:eastAsiaTheme="minorEastAsia"/>
          <w:color w:val="0000FF"/>
          <w:kern w:val="2"/>
          <w:sz w:val="24"/>
          <w:szCs w:val="32"/>
          <w:lang w:val="en-US" w:eastAsia="zh-CN" w:bidi="ar-SA"/>
        </w:rPr>
      </w:pPr>
      <w:ins w:id="4596" w:author="LKY" w:date="2026-05-25T10:32:35Z">
        <w:r>
          <w:rPr>
            <w:rFonts w:hint="eastAsia" w:ascii="Times New Roman" w:hAnsi="Times New Roman" w:cs="宋体"/>
            <w:color w:val="0000FF"/>
            <w:kern w:val="2"/>
            <w:sz w:val="24"/>
            <w:szCs w:val="32"/>
            <w:lang w:val="en-US" w:eastAsia="zh-CN" w:bidi="ar-SA"/>
          </w:rPr>
          <w:t>k</w:t>
        </w:r>
      </w:ins>
      <w:del w:id="4597" w:author="LKY" w:date="2026-05-25T10:32:35Z">
        <w:r>
          <w:rPr>
            <w:rFonts w:hint="default" w:ascii="Times New Roman" w:hAnsi="Times New Roman" w:cs="宋体" w:eastAsiaTheme="minorEastAsia"/>
            <w:color w:val="0000FF"/>
            <w:kern w:val="2"/>
            <w:sz w:val="24"/>
            <w:szCs w:val="32"/>
            <w:lang w:val="en-US" w:eastAsia="zh-CN" w:bidi="ar-SA"/>
          </w:rPr>
          <w:delText>K</w:delText>
        </w:r>
      </w:del>
      <w:ins w:id="4598" w:author="LKY" w:date="2026-05-25T10:32:39Z">
        <w:r>
          <w:rPr>
            <w:rFonts w:hint="eastAsia" w:ascii="Times New Roman" w:hAnsi="Times New Roman" w:cs="宋体"/>
            <w:color w:val="0000FF"/>
            <w:kern w:val="2"/>
            <w:sz w:val="24"/>
            <w:szCs w:val="32"/>
            <w:lang w:val="en-US" w:eastAsia="zh-CN" w:bidi="ar-SA"/>
          </w:rPr>
          <w:t>ill</w:t>
        </w:r>
      </w:ins>
      <w:ins w:id="4599" w:author="LKY" w:date="2026-05-25T10:33:52Z">
        <w:r>
          <w:rPr>
            <w:rFonts w:hint="eastAsia" w:ascii="Times New Roman" w:hAnsi="Times New Roman" w:cs="宋体"/>
            <w:color w:val="0000FF"/>
            <w:kern w:val="2"/>
            <w:sz w:val="24"/>
            <w:szCs w:val="32"/>
            <w:lang w:val="en-US" w:eastAsia="zh-CN" w:bidi="ar-SA"/>
          </w:rPr>
          <w:t xml:space="preserve"> </w:t>
        </w:r>
      </w:ins>
      <w:ins w:id="4600" w:author="LKY" w:date="2026-05-25T10:33:54Z">
        <w:r>
          <w:rPr>
            <w:rFonts w:hint="eastAsia" w:ascii="Times New Roman" w:hAnsi="Times New Roman" w:cs="宋体"/>
            <w:color w:val="0000FF"/>
            <w:kern w:val="2"/>
            <w:sz w:val="24"/>
            <w:szCs w:val="32"/>
            <w:lang w:val="en-US" w:eastAsia="zh-CN" w:bidi="ar-SA"/>
          </w:rPr>
          <w:t>19</w:t>
        </w:r>
      </w:ins>
      <w:ins w:id="4601" w:author="LKY" w:date="2026-05-25T10:33:55Z">
        <w:r>
          <w:rPr>
            <w:rFonts w:hint="eastAsia" w:ascii="Times New Roman" w:hAnsi="Times New Roman" w:cs="宋体"/>
            <w:color w:val="0000FF"/>
            <w:kern w:val="2"/>
            <w:sz w:val="24"/>
            <w:szCs w:val="32"/>
            <w:lang w:val="en-US" w:eastAsia="zh-CN" w:bidi="ar-SA"/>
          </w:rPr>
          <w:t>59</w:t>
        </w:r>
      </w:ins>
      <w:ins w:id="4602" w:author="LKY" w:date="2026-05-25T10:33:56Z">
        <w:r>
          <w:rPr>
            <w:rFonts w:hint="eastAsia" w:ascii="Times New Roman" w:hAnsi="Times New Roman" w:cs="宋体"/>
            <w:color w:val="0000FF"/>
            <w:kern w:val="2"/>
            <w:sz w:val="24"/>
            <w:szCs w:val="32"/>
            <w:lang w:val="en-US" w:eastAsia="zh-CN" w:bidi="ar-SA"/>
          </w:rPr>
          <w:t xml:space="preserve"> </w:t>
        </w:r>
      </w:ins>
      <w:ins w:id="4603" w:author="LKY" w:date="2026-05-25T10:33:57Z">
        <w:r>
          <w:rPr>
            <w:rFonts w:hint="eastAsia" w:ascii="Times New Roman" w:hAnsi="Times New Roman" w:cs="宋体"/>
            <w:color w:val="0000FF"/>
            <w:kern w:val="2"/>
            <w:sz w:val="24"/>
            <w:szCs w:val="32"/>
            <w:lang w:val="en-US" w:eastAsia="zh-CN" w:bidi="ar-SA"/>
          </w:rPr>
          <w:t>1</w:t>
        </w:r>
      </w:ins>
      <w:ins w:id="4604" w:author="LKY" w:date="2026-05-25T10:33:58Z">
        <w:r>
          <w:rPr>
            <w:rFonts w:hint="eastAsia" w:ascii="Times New Roman" w:hAnsi="Times New Roman" w:cs="宋体"/>
            <w:color w:val="0000FF"/>
            <w:kern w:val="2"/>
            <w:sz w:val="24"/>
            <w:szCs w:val="32"/>
            <w:lang w:val="en-US" w:eastAsia="zh-CN" w:bidi="ar-SA"/>
          </w:rPr>
          <w:t>96</w:t>
        </w:r>
      </w:ins>
      <w:ins w:id="4605" w:author="LKY" w:date="2026-05-25T10:33:59Z">
        <w:r>
          <w:rPr>
            <w:rFonts w:hint="eastAsia" w:ascii="Times New Roman" w:hAnsi="Times New Roman" w:cs="宋体"/>
            <w:color w:val="0000FF"/>
            <w:kern w:val="2"/>
            <w:sz w:val="24"/>
            <w:szCs w:val="32"/>
            <w:lang w:val="en-US" w:eastAsia="zh-CN" w:bidi="ar-SA"/>
          </w:rPr>
          <w:t xml:space="preserve">0 </w:t>
        </w:r>
      </w:ins>
      <w:ins w:id="4606" w:author="LKY" w:date="2026-05-25T10:34:00Z">
        <w:r>
          <w:rPr>
            <w:rFonts w:hint="eastAsia" w:ascii="Times New Roman" w:hAnsi="Times New Roman" w:cs="宋体"/>
            <w:color w:val="0000FF"/>
            <w:kern w:val="2"/>
            <w:sz w:val="24"/>
            <w:szCs w:val="32"/>
            <w:lang w:val="en-US" w:eastAsia="zh-CN" w:bidi="ar-SA"/>
          </w:rPr>
          <w:t>210</w:t>
        </w:r>
      </w:ins>
      <w:ins w:id="4607" w:author="LKY" w:date="2026-05-25T10:34:01Z">
        <w:r>
          <w:rPr>
            <w:rFonts w:hint="eastAsia" w:ascii="Times New Roman" w:hAnsi="Times New Roman" w:cs="宋体"/>
            <w:color w:val="0000FF"/>
            <w:kern w:val="2"/>
            <w:sz w:val="24"/>
            <w:szCs w:val="32"/>
            <w:lang w:val="en-US" w:eastAsia="zh-CN" w:bidi="ar-SA"/>
          </w:rPr>
          <w:t>0</w:t>
        </w:r>
      </w:ins>
      <w:ins w:id="4608" w:author="LKY" w:date="2026-05-25T10:34:03Z">
        <w:r>
          <w:rPr>
            <w:rFonts w:hint="eastAsia" w:ascii="Times New Roman" w:hAnsi="Times New Roman" w:cs="宋体"/>
            <w:color w:val="0000FF"/>
            <w:kern w:val="2"/>
            <w:sz w:val="24"/>
            <w:szCs w:val="32"/>
            <w:lang w:val="en-US" w:eastAsia="zh-CN" w:bidi="ar-SA"/>
          </w:rPr>
          <w:t xml:space="preserve">  </w:t>
        </w:r>
      </w:ins>
      <w:ins w:id="4609" w:author="LKY" w:date="2026-05-25T10:34:04Z">
        <w:r>
          <w:rPr>
            <w:rFonts w:hint="eastAsia" w:ascii="Times New Roman" w:hAnsi="Times New Roman" w:cs="宋体"/>
            <w:color w:val="0000FF"/>
            <w:kern w:val="2"/>
            <w:sz w:val="24"/>
            <w:szCs w:val="32"/>
            <w:lang w:val="en-US" w:eastAsia="zh-CN" w:bidi="ar-SA"/>
          </w:rPr>
          <w:t xml:space="preserve">              </w:t>
        </w:r>
      </w:ins>
      <w:ins w:id="4610" w:author="LKY" w:date="2026-05-25T10:34:07Z">
        <w:r>
          <w:rPr>
            <w:rFonts w:hint="eastAsia" w:ascii="Times New Roman" w:hAnsi="Times New Roman" w:cs="宋体"/>
            <w:color w:val="0000FF"/>
            <w:kern w:val="2"/>
            <w:sz w:val="24"/>
            <w:szCs w:val="32"/>
            <w:lang w:val="en-US" w:eastAsia="zh-CN" w:bidi="ar-SA"/>
          </w:rPr>
          <w:t>//</w:t>
        </w:r>
      </w:ins>
      <w:ins w:id="4611" w:author="LKY" w:date="2026-05-25T10:34:14Z">
        <w:r>
          <w:rPr>
            <w:rFonts w:hint="eastAsia" w:ascii="Times New Roman" w:hAnsi="Times New Roman" w:cs="宋体"/>
            <w:color w:val="0000FF"/>
            <w:kern w:val="2"/>
            <w:sz w:val="24"/>
            <w:szCs w:val="32"/>
            <w:lang w:val="en-US" w:eastAsia="zh-CN" w:bidi="ar-SA"/>
          </w:rPr>
          <w:t>对应</w:t>
        </w:r>
      </w:ins>
      <w:ins w:id="4612" w:author="LKY" w:date="2026-05-25T10:34:17Z">
        <w:r>
          <w:rPr>
            <w:rFonts w:hint="eastAsia" w:ascii="Times New Roman" w:hAnsi="Times New Roman" w:cs="宋体"/>
            <w:color w:val="0000FF"/>
            <w:kern w:val="2"/>
            <w:sz w:val="24"/>
            <w:szCs w:val="32"/>
            <w:lang w:val="en-US" w:eastAsia="zh-CN" w:bidi="ar-SA"/>
          </w:rPr>
          <w:t>两个</w:t>
        </w:r>
      </w:ins>
      <w:ins w:id="4613" w:author="LKY" w:date="2026-05-25T10:34:52Z">
        <w:r>
          <w:rPr>
            <w:rFonts w:hint="eastAsia" w:ascii="Times New Roman" w:hAnsi="Times New Roman" w:cs="宋体"/>
            <w:color w:val="0000FF"/>
            <w:kern w:val="2"/>
            <w:sz w:val="24"/>
            <w:szCs w:val="32"/>
            <w:lang w:val="en-US" w:eastAsia="zh-CN" w:bidi="ar-SA"/>
          </w:rPr>
          <w:t>程序</w:t>
        </w:r>
      </w:ins>
      <w:ins w:id="4614" w:author="LKY" w:date="2026-05-25T10:34:19Z">
        <w:r>
          <w:rPr>
            <w:rFonts w:hint="eastAsia" w:ascii="Times New Roman" w:hAnsi="Times New Roman" w:cs="宋体"/>
            <w:color w:val="0000FF"/>
            <w:kern w:val="2"/>
            <w:sz w:val="24"/>
            <w:szCs w:val="32"/>
            <w:lang w:val="en-US" w:eastAsia="zh-CN" w:bidi="ar-SA"/>
          </w:rPr>
          <w:t>进程</w:t>
        </w:r>
      </w:ins>
      <w:ins w:id="4615" w:author="LKY" w:date="2026-05-25T10:34:20Z">
        <w:r>
          <w:rPr>
            <w:rFonts w:hint="eastAsia" w:ascii="Times New Roman" w:hAnsi="Times New Roman" w:cs="宋体"/>
            <w:color w:val="0000FF"/>
            <w:kern w:val="2"/>
            <w:sz w:val="24"/>
            <w:szCs w:val="32"/>
            <w:lang w:val="en-US" w:eastAsia="zh-CN" w:bidi="ar-SA"/>
          </w:rPr>
          <w:t>号</w:t>
        </w:r>
      </w:ins>
      <w:del w:id="4616" w:author="LKY" w:date="2026-05-25T10:32:38Z">
        <w:r>
          <w:rPr>
            <w:rFonts w:hint="default" w:ascii="Times New Roman" w:hAnsi="Times New Roman" w:cs="宋体" w:eastAsiaTheme="minorEastAsia"/>
            <w:color w:val="0000FF"/>
            <w:kern w:val="2"/>
            <w:sz w:val="24"/>
            <w:szCs w:val="32"/>
            <w:lang w:val="en-US" w:eastAsia="zh-CN" w:bidi="ar-SA"/>
          </w:rPr>
          <w:delText>ill</w:delText>
        </w:r>
      </w:del>
      <w:del w:id="4617" w:author="LKY" w:date="2026-05-25T09:54:25Z">
        <w:r>
          <w:rPr>
            <w:rFonts w:hint="default" w:ascii="Times New Roman" w:hAnsi="Times New Roman" w:cs="宋体" w:eastAsiaTheme="minorEastAsia"/>
            <w:color w:val="0000FF"/>
            <w:kern w:val="2"/>
            <w:sz w:val="24"/>
            <w:szCs w:val="32"/>
            <w:lang w:val="en-US" w:eastAsia="zh-CN" w:bidi="ar-SA"/>
          </w:rPr>
          <w:delText>al</w:delText>
        </w:r>
      </w:del>
      <w:del w:id="4618" w:author="LKY" w:date="2026-05-25T09:54:24Z">
        <w:r>
          <w:rPr>
            <w:rFonts w:hint="default" w:ascii="Times New Roman" w:hAnsi="Times New Roman" w:cs="宋体" w:eastAsiaTheme="minorEastAsia"/>
            <w:color w:val="0000FF"/>
            <w:kern w:val="2"/>
            <w:sz w:val="24"/>
            <w:szCs w:val="32"/>
            <w:lang w:val="en-US" w:eastAsia="zh-CN" w:bidi="ar-SA"/>
          </w:rPr>
          <w:delText xml:space="preserve">l -9 </w:delText>
        </w:r>
      </w:del>
      <w:del w:id="4619" w:author="LKY" w:date="2026-05-25T09:54:23Z">
        <w:r>
          <w:rPr>
            <w:rFonts w:hint="default" w:ascii="Times New Roman" w:hAnsi="Times New Roman" w:cs="宋体" w:eastAsiaTheme="minorEastAsia"/>
            <w:color w:val="0000FF"/>
            <w:kern w:val="2"/>
            <w:sz w:val="24"/>
            <w:szCs w:val="32"/>
            <w:lang w:val="en-US" w:eastAsia="zh-CN" w:bidi="ar-SA"/>
          </w:rPr>
          <w:delText>hostap</w:delText>
        </w:r>
      </w:del>
      <w:del w:id="4620" w:author="LKY" w:date="2026-05-25T09:54:22Z">
        <w:r>
          <w:rPr>
            <w:rFonts w:hint="default" w:ascii="Times New Roman" w:hAnsi="Times New Roman" w:cs="宋体" w:eastAsiaTheme="minorEastAsia"/>
            <w:color w:val="0000FF"/>
            <w:kern w:val="2"/>
            <w:sz w:val="24"/>
            <w:szCs w:val="32"/>
            <w:lang w:val="en-US" w:eastAsia="zh-CN" w:bidi="ar-SA"/>
          </w:rPr>
          <w:delText xml:space="preserve">d </w:delText>
        </w:r>
      </w:del>
    </w:p>
    <w:p w14:paraId="4D77738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Change w:id="4621" w:author="LKY" w:date="2026-05-25T10:33:16Z">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pPr>
        </w:pPrChange>
      </w:pPr>
      <w:del w:id="4622" w:author="LKY" w:date="2026-05-25T10:33:15Z">
        <w:r>
          <w:rPr>
            <w:rFonts w:hint="default" w:ascii="Times New Roman" w:hAnsi="Times New Roman" w:cs="宋体" w:eastAsiaTheme="minorEastAsia"/>
            <w:color w:val="0000FF"/>
            <w:kern w:val="2"/>
            <w:sz w:val="24"/>
            <w:szCs w:val="32"/>
            <w:lang w:val="en-US" w:eastAsia="zh-CN" w:bidi="ar-SA"/>
          </w:rPr>
          <w:delText>kill</w:delText>
        </w:r>
      </w:del>
      <w:del w:id="4623" w:author="LKY" w:date="2026-05-25T09:54:29Z">
        <w:r>
          <w:rPr>
            <w:rFonts w:hint="default" w:ascii="Times New Roman" w:hAnsi="Times New Roman" w:cs="宋体" w:eastAsiaTheme="minorEastAsia"/>
            <w:color w:val="0000FF"/>
            <w:kern w:val="2"/>
            <w:sz w:val="24"/>
            <w:szCs w:val="32"/>
            <w:lang w:val="en-US" w:eastAsia="zh-CN" w:bidi="ar-SA"/>
          </w:rPr>
          <w:delText xml:space="preserve">all </w:delText>
        </w:r>
      </w:del>
      <w:del w:id="4624" w:author="LKY" w:date="2026-05-25T09:54:28Z">
        <w:r>
          <w:rPr>
            <w:rFonts w:hint="default" w:ascii="Times New Roman" w:hAnsi="Times New Roman" w:cs="宋体" w:eastAsiaTheme="minorEastAsia"/>
            <w:color w:val="0000FF"/>
            <w:kern w:val="2"/>
            <w:sz w:val="24"/>
            <w:szCs w:val="32"/>
            <w:lang w:val="en-US" w:eastAsia="zh-CN" w:bidi="ar-SA"/>
          </w:rPr>
          <w:delText>-9 udh</w:delText>
        </w:r>
      </w:del>
      <w:del w:id="4625" w:author="LKY" w:date="2026-05-25T09:54:27Z">
        <w:r>
          <w:rPr>
            <w:rFonts w:hint="default" w:ascii="Times New Roman" w:hAnsi="Times New Roman" w:cs="宋体" w:eastAsiaTheme="minorEastAsia"/>
            <w:color w:val="0000FF"/>
            <w:kern w:val="2"/>
            <w:sz w:val="24"/>
            <w:szCs w:val="32"/>
            <w:lang w:val="en-US" w:eastAsia="zh-CN" w:bidi="ar-SA"/>
          </w:rPr>
          <w:delText>cpd</w:delText>
        </w:r>
      </w:del>
    </w:p>
    <w:p w14:paraId="12B27580">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ins w:id="4627" w:author="LKY" w:date="2026-05-25T10:33:04Z"/>
          <w:rFonts w:hint="eastAsia" w:ascii="宋体" w:hAnsi="宋体" w:eastAsia="宋体" w:cs="宋体"/>
          <w:sz w:val="24"/>
          <w:szCs w:val="24"/>
          <w:lang w:val="en-US" w:eastAsia="zh-CN"/>
        </w:rPr>
        <w:pPrChange w:id="4626" w:author="LKY" w:date="2026-05-25T10:33:08Z">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pPr>
        </w:pPrChange>
      </w:pPr>
      <w:ins w:id="4628" w:author="LKY" w:date="2026-05-25T10:33:05Z">
        <w:r>
          <w:rPr/>
          <w:drawing>
            <wp:inline distT="0" distB="0" distL="114300" distR="114300">
              <wp:extent cx="5267960" cy="934720"/>
              <wp:effectExtent l="0" t="0" r="8890" b="17780"/>
              <wp:docPr id="12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6"/>
                      <pic:cNvPicPr>
                        <a:picLocks noChangeAspect="1"/>
                      </pic:cNvPicPr>
                    </pic:nvPicPr>
                    <pic:blipFill>
                      <a:blip r:embed="rId122"/>
                      <a:stretch>
                        <a:fillRect/>
                      </a:stretch>
                    </pic:blipFill>
                    <pic:spPr>
                      <a:xfrm>
                        <a:off x="0" y="0"/>
                        <a:ext cx="5267960" cy="934720"/>
                      </a:xfrm>
                      <a:prstGeom prst="rect">
                        <a:avLst/>
                      </a:prstGeom>
                      <a:noFill/>
                      <a:ln>
                        <a:noFill/>
                      </a:ln>
                    </pic:spPr>
                  </pic:pic>
                </a:graphicData>
              </a:graphic>
            </wp:inline>
          </w:drawing>
        </w:r>
      </w:ins>
    </w:p>
    <w:p w14:paraId="7B4657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重新运行脚本</w:t>
      </w:r>
    </w:p>
    <w:p w14:paraId="7AE962C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./ap_setup.sh</w:t>
      </w:r>
    </w:p>
    <w:p w14:paraId="0A560C2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51" w:name="_Toc20718"/>
      <w:bookmarkStart w:id="152" w:name="_Toc23348"/>
      <w:bookmarkStart w:id="153" w:name="_Toc12917"/>
      <w:bookmarkStart w:id="154" w:name="_Toc23484"/>
      <w:r>
        <w:rPr>
          <w:rFonts w:hint="eastAsia" w:ascii="Times New Roman" w:hAnsi="Times New Roman" w:cs="宋体"/>
          <w:b/>
          <w:color w:val="000000"/>
          <w:kern w:val="2"/>
          <w:sz w:val="32"/>
          <w:szCs w:val="32"/>
          <w:lang w:val="en-US" w:eastAsia="zh-CN" w:bidi="en-US"/>
        </w:rPr>
        <w:t>2.14硬件看门狗</w:t>
      </w:r>
      <w:bookmarkEnd w:id="151"/>
      <w:bookmarkEnd w:id="152"/>
      <w:bookmarkEnd w:id="153"/>
      <w:bookmarkEnd w:id="154"/>
    </w:p>
    <w:p w14:paraId="442021C9">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textAlignment w:val="auto"/>
        <w:outlineLvl w:val="9"/>
        <w:rPr>
          <w:rFonts w:hint="default"/>
          <w:lang w:val="en-US" w:eastAsia="zh-CN"/>
        </w:rPr>
      </w:pPr>
      <w:r>
        <w:rPr>
          <w:rFonts w:hint="eastAsia" w:ascii="Times New Roman" w:hAnsi="Times New Roman" w:eastAsia="宋体" w:cs="宋体"/>
          <w:b w:val="0"/>
          <w:bCs/>
          <w:color w:val="auto"/>
          <w:sz w:val="24"/>
          <w:szCs w:val="24"/>
          <w:lang w:val="en-US" w:eastAsia="zh-CN" w:bidi="en-US"/>
        </w:rPr>
        <w:t>看门狗控制引脚：PE0，置1时关闭硬件看门狗。喂狗引脚：PG16。硬件看门狗超时时间为30ms。</w:t>
      </w:r>
    </w:p>
    <w:p w14:paraId="73A034F5">
      <w:pPr>
        <w:pStyle w:val="12"/>
        <w:ind w:left="0" w:leftChars="0" w:firstLine="0" w:firstLineChars="0"/>
        <w:outlineLvl w:val="1"/>
        <w:rPr>
          <w:rFonts w:hint="default" w:ascii="Times New Roman" w:hAnsi="Times New Roman" w:cs="宋体"/>
          <w:b/>
          <w:color w:val="000000"/>
          <w:kern w:val="2"/>
          <w:sz w:val="32"/>
          <w:szCs w:val="32"/>
          <w:lang w:val="en-US" w:eastAsia="zh-CN" w:bidi="en-US"/>
        </w:rPr>
      </w:pPr>
      <w:bookmarkStart w:id="155" w:name="_Toc30383"/>
      <w:bookmarkStart w:id="156" w:name="_Toc8806"/>
      <w:bookmarkStart w:id="157" w:name="_Toc18162"/>
      <w:bookmarkStart w:id="158" w:name="_Toc29251"/>
      <w:r>
        <w:rPr>
          <w:rFonts w:hint="eastAsia" w:ascii="Times New Roman" w:hAnsi="Times New Roman" w:cs="宋体"/>
          <w:b/>
          <w:color w:val="000000"/>
          <w:kern w:val="2"/>
          <w:sz w:val="32"/>
          <w:szCs w:val="32"/>
          <w:lang w:val="en-US" w:eastAsia="zh-CN" w:bidi="en-US"/>
        </w:rPr>
        <w:t>2.15外部RTC</w:t>
      </w:r>
      <w:bookmarkEnd w:id="155"/>
      <w:bookmarkEnd w:id="156"/>
      <w:bookmarkEnd w:id="157"/>
      <w:bookmarkEnd w:id="158"/>
    </w:p>
    <w:p w14:paraId="3AC7E9E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本设备含一个外部RTC时钟。</w:t>
      </w:r>
    </w:p>
    <w:p w14:paraId="4970EE1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查看外部 RTC 设备节点</w:t>
      </w:r>
      <w:r>
        <w:rPr>
          <w:rFonts w:hint="eastAsia" w:ascii="Times New Roman" w:hAnsi="Times New Roman" w:eastAsia="宋体"/>
          <w:sz w:val="24"/>
          <w:lang w:val="en-US" w:eastAsia="zh-CN"/>
        </w:rPr>
        <w:t>：</w:t>
      </w:r>
    </w:p>
    <w:p w14:paraId="5F4BA78B">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root@BL235-bliiot:~#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ls /dev/rtc*</w:t>
      </w:r>
    </w:p>
    <w:p w14:paraId="4E6CD4D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/dev/rtc   /dev/rtc0</w:t>
      </w:r>
    </w:p>
    <w:p w14:paraId="7DDCAC7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root@BL235-bliiot:~#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dmesg | grep rtc0</w:t>
      </w:r>
    </w:p>
    <w:p w14:paraId="65370DF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4.319167] rtc-isl1208 5-006f: rtc core: registered rtc-isl1208 as rtc0</w:t>
      </w:r>
    </w:p>
    <w:p w14:paraId="47BD53A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查看系统时钟</w:t>
      </w:r>
      <w:r>
        <w:rPr>
          <w:rFonts w:hint="eastAsia" w:ascii="Times New Roman" w:hAnsi="Times New Roman" w:eastAsia="宋体"/>
          <w:sz w:val="24"/>
          <w:lang w:val="en-US" w:eastAsia="zh-CN"/>
        </w:rPr>
        <w:t>：</w:t>
      </w:r>
    </w:p>
    <w:p w14:paraId="138514B6">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root@BL235-bliiot:~#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7F00C9E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10:28:42 BST 2026</w:t>
      </w:r>
    </w:p>
    <w:p w14:paraId="79B52EE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设置</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时间</w:t>
      </w:r>
      <w:r>
        <w:rPr>
          <w:rFonts w:hint="eastAsia" w:ascii="Times New Roman" w:hAnsi="Times New Roman" w:eastAsia="宋体"/>
          <w:sz w:val="24"/>
          <w:lang w:val="en-US" w:eastAsia="zh-CN"/>
        </w:rPr>
        <w:t>：</w:t>
      </w:r>
    </w:p>
    <w:p w14:paraId="5030E317">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root@BL235-bliiot:~# </w:t>
      </w:r>
      <w:r>
        <w:rPr>
          <w:rFonts w:hint="default" w:ascii="Times New Roman" w:hAnsi="Times New Roman" w:eastAsia="宋体" w:cs="宋体"/>
          <w:b w:val="0"/>
          <w:bCs/>
          <w:color w:val="0000FF"/>
          <w:sz w:val="24"/>
          <w:szCs w:val="24"/>
          <w:lang w:val="en-US" w:eastAsia="zh-CN" w:bidi="en-US"/>
        </w:rPr>
        <w:t>sudo hwclock --set --date="202</w:t>
      </w:r>
      <w:r>
        <w:rPr>
          <w:rFonts w:hint="eastAsia" w:ascii="Times New Roman" w:hAnsi="Times New Roman" w:eastAsia="宋体" w:cs="宋体"/>
          <w:b w:val="0"/>
          <w:bCs/>
          <w:color w:val="0000FF"/>
          <w:sz w:val="24"/>
          <w:szCs w:val="24"/>
          <w:lang w:val="en-US" w:eastAsia="zh-CN" w:bidi="en-US"/>
        </w:rPr>
        <w:t>6</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4</w:t>
      </w:r>
      <w:r>
        <w:rPr>
          <w:rFonts w:hint="default" w:ascii="Times New Roman" w:hAnsi="Times New Roman" w:eastAsia="宋体" w:cs="宋体"/>
          <w:b w:val="0"/>
          <w:bCs/>
          <w:color w:val="0000FF"/>
          <w:sz w:val="24"/>
          <w:szCs w:val="24"/>
          <w:lang w:val="en-US" w:eastAsia="zh-CN" w:bidi="en-US"/>
        </w:rPr>
        <w:t>-2</w:t>
      </w:r>
      <w:r>
        <w:rPr>
          <w:rFonts w:hint="eastAsia" w:ascii="Times New Roman" w:hAnsi="Times New Roman" w:eastAsia="宋体" w:cs="宋体"/>
          <w:b w:val="0"/>
          <w:bCs/>
          <w:color w:val="0000FF"/>
          <w:sz w:val="24"/>
          <w:szCs w:val="24"/>
          <w:lang w:val="en-US" w:eastAsia="zh-CN" w:bidi="en-US"/>
        </w:rPr>
        <w:t>3</w:t>
      </w:r>
      <w:r>
        <w:rPr>
          <w:rFonts w:hint="default" w:ascii="Times New Roman" w:hAnsi="Times New Roman" w:eastAsia="宋体" w:cs="宋体"/>
          <w:b w:val="0"/>
          <w:bCs/>
          <w:color w:val="0000FF"/>
          <w:sz w:val="24"/>
          <w:szCs w:val="24"/>
          <w:lang w:val="en-US" w:eastAsia="zh-CN" w:bidi="en-US"/>
        </w:rPr>
        <w:t xml:space="preserve"> 17:</w:t>
      </w:r>
      <w:r>
        <w:rPr>
          <w:rFonts w:hint="eastAsia" w:ascii="Times New Roman" w:hAnsi="Times New Roman" w:eastAsia="宋体" w:cs="宋体"/>
          <w:b w:val="0"/>
          <w:bCs/>
          <w:color w:val="0000FF"/>
          <w:sz w:val="24"/>
          <w:szCs w:val="24"/>
          <w:lang w:val="en-US" w:eastAsia="zh-CN" w:bidi="en-US"/>
        </w:rPr>
        <w:t>30</w:t>
      </w:r>
      <w:r>
        <w:rPr>
          <w:rFonts w:hint="default" w:ascii="Times New Roman" w:hAnsi="Times New Roman" w:eastAsia="宋体" w:cs="宋体"/>
          <w:b w:val="0"/>
          <w:bCs/>
          <w:color w:val="0000FF"/>
          <w:sz w:val="24"/>
          <w:szCs w:val="24"/>
          <w:lang w:val="en-US" w:eastAsia="zh-CN" w:bidi="en-US"/>
        </w:rPr>
        <w:t>:00"</w:t>
      </w:r>
    </w:p>
    <w:p w14:paraId="4100C7C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root@BL235-bliiot:~# </w:t>
      </w:r>
      <w:r>
        <w:rPr>
          <w:rFonts w:hint="default" w:ascii="Times New Roman" w:hAnsi="Times New Roman" w:eastAsia="宋体" w:cs="宋体"/>
          <w:b w:val="0"/>
          <w:bCs/>
          <w:color w:val="0000FF"/>
          <w:sz w:val="24"/>
          <w:szCs w:val="24"/>
          <w:lang w:val="en-US" w:eastAsia="zh-CN" w:bidi="en-US"/>
        </w:rPr>
        <w:t>sudo hwclock -r</w:t>
      </w:r>
    </w:p>
    <w:p w14:paraId="160A217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sz w:val="24"/>
          <w:lang w:val="en-US" w:eastAsia="zh-CN"/>
        </w:rPr>
      </w:pPr>
      <w:r>
        <w:rPr>
          <w:rFonts w:hint="default" w:ascii="Times New Roman" w:hAnsi="Times New Roman" w:eastAsia="宋体"/>
          <w:sz w:val="24"/>
          <w:lang w:val="en-US" w:eastAsia="zh-CN"/>
        </w:rPr>
        <w:t>同步</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时钟至</w:t>
      </w:r>
      <w:r>
        <w:rPr>
          <w:rFonts w:hint="eastAsia" w:ascii="Times New Roman" w:hAnsi="Times New Roman" w:eastAsia="宋体"/>
          <w:sz w:val="24"/>
          <w:lang w:val="en-US" w:eastAsia="zh-CN"/>
        </w:rPr>
        <w:t>系统</w:t>
      </w:r>
      <w:r>
        <w:rPr>
          <w:rFonts w:hint="default" w:ascii="Times New Roman" w:hAnsi="Times New Roman" w:eastAsia="宋体"/>
          <w:sz w:val="24"/>
          <w:lang w:val="en-US" w:eastAsia="zh-CN"/>
        </w:rPr>
        <w:t>时钟</w:t>
      </w:r>
      <w:r>
        <w:rPr>
          <w:rFonts w:hint="eastAsia" w:ascii="Times New Roman" w:hAnsi="Times New Roman" w:eastAsia="宋体"/>
          <w:sz w:val="24"/>
          <w:lang w:val="en-US" w:eastAsia="zh-CN"/>
        </w:rPr>
        <w:t>：</w:t>
      </w:r>
    </w:p>
    <w:p w14:paraId="508A431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root@BL235-bliiot:~# </w:t>
      </w:r>
      <w:r>
        <w:rPr>
          <w:rFonts w:hint="default" w:ascii="Times New Roman" w:hAnsi="Times New Roman" w:eastAsia="宋体" w:cs="宋体"/>
          <w:b w:val="0"/>
          <w:bCs/>
          <w:color w:val="0000FF"/>
          <w:sz w:val="24"/>
          <w:szCs w:val="24"/>
          <w:lang w:val="en-US" w:eastAsia="zh-CN" w:bidi="en-US"/>
        </w:rPr>
        <w:t>sudo hwclock -s</w:t>
      </w:r>
    </w:p>
    <w:p w14:paraId="6AE070A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同步系统时钟</w:t>
      </w:r>
      <w:r>
        <w:rPr>
          <w:rFonts w:hint="eastAsia" w:ascii="Times New Roman" w:hAnsi="Times New Roman" w:eastAsia="宋体"/>
          <w:sz w:val="24"/>
          <w:lang w:val="en-US" w:eastAsia="zh-CN"/>
        </w:rPr>
        <w:t>到</w:t>
      </w:r>
      <w:r>
        <w:rPr>
          <w:rFonts w:hint="default" w:ascii="Times New Roman" w:hAnsi="Times New Roman" w:eastAsia="宋体"/>
          <w:sz w:val="24"/>
          <w:lang w:val="en-US" w:eastAsia="zh-CN"/>
        </w:rPr>
        <w:t xml:space="preserve"> RTC 的时钟</w:t>
      </w:r>
      <w:r>
        <w:rPr>
          <w:rFonts w:hint="eastAsia" w:ascii="Times New Roman" w:hAnsi="Times New Roman" w:eastAsia="宋体"/>
          <w:sz w:val="24"/>
          <w:lang w:val="en-US" w:eastAsia="zh-CN"/>
        </w:rPr>
        <w:t>：</w:t>
      </w:r>
    </w:p>
    <w:p w14:paraId="383F27E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root@BL235-bliiot:~# </w:t>
      </w:r>
      <w:r>
        <w:rPr>
          <w:rFonts w:hint="default" w:ascii="Times New Roman" w:hAnsi="Times New Roman" w:eastAsia="宋体" w:cs="宋体"/>
          <w:b w:val="0"/>
          <w:bCs/>
          <w:color w:val="0000FF"/>
          <w:sz w:val="24"/>
          <w:szCs w:val="24"/>
          <w:shd w:val="clear" w:fill="E7E6E6" w:themeFill="background2"/>
          <w:lang w:val="en-US" w:eastAsia="zh-CN" w:bidi="en-US"/>
        </w:rPr>
        <w:t>sudo hwclock -w</w:t>
      </w:r>
    </w:p>
    <w:p w14:paraId="0491F8A6">
      <w:pPr>
        <w:ind w:firstLine="420" w:firstLineChars="200"/>
        <w:rPr>
          <w:rFonts w:hint="eastAsia"/>
          <w:lang w:val="en-US" w:eastAsia="zh-CN"/>
        </w:rPr>
      </w:pPr>
      <w:r>
        <w:rPr>
          <w:rFonts w:hint="eastAsia"/>
          <w:lang w:val="en-US" w:eastAsia="zh-CN"/>
        </w:rPr>
        <w:t>再次查看时间</w:t>
      </w:r>
    </w:p>
    <w:p w14:paraId="5994675E">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root@BL235-bliiot:~#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083A712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w:t>
      </w:r>
      <w:r>
        <w:rPr>
          <w:rFonts w:hint="eastAsia" w:ascii="Times New Roman" w:hAnsi="Times New Roman" w:eastAsia="宋体" w:cs="宋体"/>
          <w:b w:val="0"/>
          <w:bCs/>
          <w:color w:val="000000"/>
          <w:sz w:val="24"/>
          <w:szCs w:val="24"/>
          <w:lang w:val="en-US" w:eastAsia="zh-CN" w:bidi="en-US"/>
        </w:rPr>
        <w:t xml:space="preserve">7:31:56 </w:t>
      </w:r>
      <w:r>
        <w:rPr>
          <w:rFonts w:hint="default" w:ascii="Times New Roman" w:hAnsi="Times New Roman" w:eastAsia="宋体" w:cs="宋体"/>
          <w:b w:val="0"/>
          <w:bCs/>
          <w:color w:val="000000"/>
          <w:sz w:val="24"/>
          <w:szCs w:val="24"/>
          <w:lang w:val="en-US" w:eastAsia="zh-CN" w:bidi="en-US"/>
        </w:rPr>
        <w:t>BST 2026</w:t>
      </w:r>
    </w:p>
    <w:p w14:paraId="56CAF721">
      <w:pPr>
        <w:ind w:firstLine="420" w:firstLineChars="200"/>
        <w:rPr>
          <w:rFonts w:hint="default"/>
          <w:lang w:val="en-US" w:eastAsia="zh-CN"/>
        </w:rPr>
      </w:pPr>
    </w:p>
    <w:p w14:paraId="160F9AFE">
      <w:pPr>
        <w:ind w:firstLine="420" w:firstLineChars="200"/>
        <w:rPr>
          <w:rFonts w:hint="default"/>
          <w:lang w:val="en-US" w:eastAsia="zh-CN"/>
        </w:rPr>
      </w:pPr>
    </w:p>
    <w:p w14:paraId="00553899">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59" w:name="_Toc1979"/>
      <w:bookmarkStart w:id="160" w:name="_Toc9424"/>
      <w:bookmarkStart w:id="161" w:name="_Toc3366"/>
      <w:bookmarkStart w:id="162" w:name="_Toc26044"/>
      <w:r>
        <w:rPr>
          <w:rFonts w:hint="eastAsia" w:ascii="Times New Roman" w:hAnsi="Times New Roman" w:cs="宋体"/>
          <w:b/>
          <w:color w:val="000000"/>
          <w:kern w:val="2"/>
          <w:sz w:val="32"/>
          <w:szCs w:val="32"/>
          <w:lang w:val="en-US" w:eastAsia="zh-CN" w:bidi="en-US"/>
        </w:rPr>
        <w:t>2.16加密芯片</w:t>
      </w:r>
      <w:bookmarkEnd w:id="159"/>
      <w:bookmarkEnd w:id="160"/>
      <w:bookmarkEnd w:id="161"/>
      <w:bookmarkEnd w:id="162"/>
    </w:p>
    <w:p w14:paraId="5E7E8BD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加密芯片型号为RJGT102。基于SHA-256的加密认证算法, 同时提供可配置的看门狗定时器和对外复位功能，与MCU通过 I²C-5 串行接口通信，芯片</w:t>
      </w:r>
    </w:p>
    <w:p w14:paraId="74B4354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支持低功耗模式。</w:t>
      </w:r>
    </w:p>
    <w:p w14:paraId="6887A2A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设备内使用加密芯片的demo，是通过将/proc/sys/kernel/random/uuid写入加密芯片，同时保留uuid至/usr/rjgt_unique.json，使用时取出加密芯片数据进行对比,外部数据与加密芯片内部数据相同，则通过加密验证。</w:t>
      </w:r>
    </w:p>
    <w:p w14:paraId="731A4FC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使用请自行修改Makefile文件中交叉编译器路径，再make编译；或参考《RJGT102数据手册》。</w:t>
      </w:r>
    </w:p>
    <w:p w14:paraId="7A31E82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运行示例程序rigt102，若uuid正确，则会出现如下回复。</w:t>
      </w:r>
    </w:p>
    <w:p w14:paraId="66FC981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root@BL235:~#usr/demo/other# </w:t>
      </w:r>
      <w:r>
        <w:rPr>
          <w:rFonts w:hint="eastAsia" w:ascii="Times New Roman" w:hAnsi="Times New Roman" w:eastAsia="宋体" w:cs="宋体"/>
          <w:b w:val="0"/>
          <w:bCs/>
          <w:color w:val="0000FF"/>
          <w:sz w:val="24"/>
          <w:szCs w:val="24"/>
          <w:lang w:val="en-US" w:eastAsia="zh-CN" w:bidi="en-US"/>
        </w:rPr>
        <w:t>./rjgt102</w:t>
      </w:r>
      <w:r>
        <w:rPr>
          <w:rFonts w:hint="eastAsia" w:ascii="Times New Roman" w:hAnsi="Times New Roman" w:eastAsia="宋体" w:cs="宋体"/>
          <w:b w:val="0"/>
          <w:bCs/>
          <w:color w:val="000000"/>
          <w:sz w:val="24"/>
          <w:szCs w:val="24"/>
          <w:lang w:val="en-US" w:eastAsia="zh-CN" w:bidi="en-US"/>
        </w:rPr>
        <w:t xml:space="preserve"> </w:t>
      </w:r>
    </w:p>
    <w:p w14:paraId="1791CC3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open unique file failed, create unique file!</w:t>
      </w:r>
    </w:p>
    <w:p w14:paraId="527EEAB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random uuid would write rjgt102 : b6275e22-4928-4828-88fb-54a6fd8!</w:t>
      </w:r>
    </w:p>
    <w:p w14:paraId="012A72A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2810940B">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root@BL235:~#usr/demo/other#</w:t>
      </w:r>
      <w:r>
        <w:rPr>
          <w:rFonts w:hint="eastAsia" w:ascii="Times New Roman" w:hAnsi="Times New Roman" w:eastAsia="宋体" w:cs="宋体"/>
          <w:b w:val="0"/>
          <w:bCs/>
          <w:color w:val="0000FF"/>
          <w:sz w:val="24"/>
          <w:szCs w:val="24"/>
          <w:lang w:val="en-US" w:eastAsia="zh-CN" w:bidi="en-US"/>
        </w:rPr>
        <w:t xml:space="preserve">./rjgt102 </w:t>
      </w:r>
    </w:p>
    <w:p w14:paraId="14B5329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192E3B2D">
      <w:pPr>
        <w:ind w:firstLine="420" w:firstLineChars="200"/>
        <w:rPr>
          <w:rFonts w:hint="default"/>
          <w:lang w:val="en-US" w:eastAsia="zh-CN"/>
        </w:rPr>
      </w:pPr>
    </w:p>
    <w:p w14:paraId="6A519132">
      <w:pPr>
        <w:pStyle w:val="2"/>
        <w:numPr>
          <w:ilvl w:val="0"/>
          <w:numId w:val="0"/>
        </w:numPr>
        <w:bidi w:val="0"/>
        <w:rPr>
          <w:rFonts w:hint="eastAsia"/>
          <w:lang w:val="en-US" w:eastAsia="zh-CN"/>
        </w:rPr>
      </w:pPr>
      <w:bookmarkStart w:id="163" w:name="_Toc3445"/>
      <w:bookmarkStart w:id="164" w:name="_Toc31962"/>
      <w:bookmarkStart w:id="165" w:name="_Toc18115"/>
      <w:bookmarkStart w:id="166" w:name="_Toc6362"/>
      <w:r>
        <w:rPr>
          <w:rFonts w:hint="eastAsia"/>
          <w:lang w:val="en-US" w:eastAsia="zh-CN"/>
        </w:rPr>
        <w:t>3.设备登录</w:t>
      </w:r>
      <w:bookmarkEnd w:id="163"/>
      <w:bookmarkEnd w:id="164"/>
      <w:bookmarkEnd w:id="165"/>
      <w:bookmarkEnd w:id="166"/>
    </w:p>
    <w:p w14:paraId="3A17608E">
      <w:pPr>
        <w:pStyle w:val="12"/>
        <w:ind w:left="0" w:leftChars="0" w:firstLine="0" w:firstLineChars="0"/>
        <w:jc w:val="left"/>
        <w:outlineLvl w:val="1"/>
        <w:rPr>
          <w:rFonts w:hint="default" w:ascii="Times New Roman" w:hAnsi="Times New Roman" w:eastAsia="宋体" w:cs="宋体"/>
          <w:b/>
          <w:bCs/>
          <w:iCs/>
          <w:color w:val="000000"/>
          <w:sz w:val="32"/>
          <w:szCs w:val="32"/>
          <w:lang w:val="en-US" w:eastAsia="zh-CN"/>
        </w:rPr>
      </w:pPr>
      <w:bookmarkStart w:id="167" w:name="_Toc7476"/>
      <w:bookmarkStart w:id="168" w:name="_Toc18140"/>
      <w:bookmarkStart w:id="169" w:name="_Toc16085"/>
      <w:bookmarkStart w:id="170" w:name="_Toc32467"/>
      <w:r>
        <w:rPr>
          <w:rFonts w:hint="eastAsia" w:ascii="Times New Roman" w:hAnsi="Times New Roman" w:eastAsia="宋体" w:cs="宋体"/>
          <w:b/>
          <w:bCs/>
          <w:iCs/>
          <w:color w:val="000000"/>
          <w:sz w:val="32"/>
          <w:szCs w:val="32"/>
          <w:lang w:val="en-US" w:eastAsia="zh-CN"/>
        </w:rPr>
        <w:t>3.1 USB登录</w:t>
      </w:r>
      <w:bookmarkEnd w:id="167"/>
      <w:bookmarkEnd w:id="168"/>
      <w:bookmarkEnd w:id="169"/>
      <w:bookmarkEnd w:id="170"/>
    </w:p>
    <w:p w14:paraId="08C00C1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ascii="Times New Roman" w:hAnsi="Times New Roman"/>
          <w:sz w:val="24"/>
          <w:szCs w:val="32"/>
          <w:lang w:val="en-US" w:eastAsia="zh-CN"/>
        </w:rPr>
        <w:t>进入此电脑——管理——设备管理器，打开端口，插入USB线到micro USB，此时刷新的端口即为连接设备的端口。</w:t>
      </w:r>
    </w:p>
    <w:p w14:paraId="736434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3312160" cy="2526665"/>
            <wp:effectExtent l="0" t="0" r="2540" b="698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123"/>
                    <a:srcRect l="699" r="22336" b="17894"/>
                    <a:stretch>
                      <a:fillRect/>
                    </a:stretch>
                  </pic:blipFill>
                  <pic:spPr>
                    <a:xfrm>
                      <a:off x="0" y="0"/>
                      <a:ext cx="3312160" cy="2526665"/>
                    </a:xfrm>
                    <a:prstGeom prst="rect">
                      <a:avLst/>
                    </a:prstGeom>
                    <a:noFill/>
                    <a:ln>
                      <a:noFill/>
                    </a:ln>
                  </pic:spPr>
                </pic:pic>
              </a:graphicData>
            </a:graphic>
          </wp:inline>
        </w:drawing>
      </w:r>
    </w:p>
    <w:p w14:paraId="19E49C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此处以SecureCRT为例，在软件中新建连接，选择串口登录，选择对应的端口，波特率115200，数据位8，校验位None，停止位1。点击connect即可进入设备。</w:t>
      </w:r>
    </w:p>
    <w:p w14:paraId="55B259C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Linux系统默认无登录密码</w:t>
      </w:r>
    </w:p>
    <w:p w14:paraId="4F3E9E1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Ubuntu系统默认登录账号：root  密码：root</w:t>
      </w:r>
    </w:p>
    <w:p w14:paraId="781DC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1925955" cy="1756410"/>
            <wp:effectExtent l="0" t="0" r="17145" b="1524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124"/>
                    <a:srcRect l="26066" t="30491" r="26019" b="30785"/>
                    <a:stretch>
                      <a:fillRect/>
                    </a:stretch>
                  </pic:blipFill>
                  <pic:spPr>
                    <a:xfrm>
                      <a:off x="0" y="0"/>
                      <a:ext cx="1925955" cy="1756410"/>
                    </a:xfrm>
                    <a:prstGeom prst="rect">
                      <a:avLst/>
                    </a:prstGeom>
                    <a:noFill/>
                    <a:ln>
                      <a:noFill/>
                    </a:ln>
                  </pic:spPr>
                </pic:pic>
              </a:graphicData>
            </a:graphic>
          </wp:inline>
        </w:drawing>
      </w:r>
    </w:p>
    <w:p w14:paraId="674E4469">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171" w:name="_Toc6993"/>
      <w:bookmarkStart w:id="172" w:name="_Toc22579"/>
      <w:bookmarkStart w:id="173" w:name="_Toc8914"/>
      <w:bookmarkStart w:id="174" w:name="_Toc5914"/>
      <w:r>
        <w:rPr>
          <w:rFonts w:hint="eastAsia" w:ascii="Times New Roman" w:hAnsi="Times New Roman" w:eastAsia="宋体" w:cs="宋体"/>
          <w:b/>
          <w:bCs/>
          <w:iCs/>
          <w:color w:val="000000"/>
          <w:sz w:val="32"/>
          <w:szCs w:val="32"/>
          <w:lang w:val="en-US" w:eastAsia="zh-CN"/>
        </w:rPr>
        <w:t>3.2 SSH2登录</w:t>
      </w:r>
      <w:bookmarkEnd w:id="171"/>
      <w:bookmarkEnd w:id="172"/>
      <w:bookmarkEnd w:id="173"/>
      <w:bookmarkEnd w:id="174"/>
    </w:p>
    <w:p w14:paraId="5DECF30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在使用网口登录前需设置对应网口的IP。此处以ETH2为例。此处ETH2已连接路由器，获取到的IP为192.168.2.107。电脑IP在2网段。</w:t>
      </w:r>
    </w:p>
    <w:p w14:paraId="12AFC24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pPr>
      <w:r>
        <w:drawing>
          <wp:inline distT="0" distB="0" distL="114300" distR="114300">
            <wp:extent cx="3720465" cy="2258060"/>
            <wp:effectExtent l="0" t="0" r="13335" b="889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125"/>
                    <a:stretch>
                      <a:fillRect/>
                    </a:stretch>
                  </pic:blipFill>
                  <pic:spPr>
                    <a:xfrm>
                      <a:off x="0" y="0"/>
                      <a:ext cx="3720465" cy="2258060"/>
                    </a:xfrm>
                    <a:prstGeom prst="rect">
                      <a:avLst/>
                    </a:prstGeom>
                    <a:noFill/>
                    <a:ln>
                      <a:noFill/>
                    </a:ln>
                  </pic:spPr>
                </pic:pic>
              </a:graphicData>
            </a:graphic>
          </wp:inline>
        </w:drawing>
      </w:r>
    </w:p>
    <w:p w14:paraId="2354BF2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点击创建连接，选择协议为SSH2，主机名填写为设备IP：192.168.2.107，端口22，用户名root，点击Connect连接。</w:t>
      </w:r>
    </w:p>
    <w:p w14:paraId="41A276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596515" cy="2419985"/>
            <wp:effectExtent l="0" t="0" r="13335" b="1841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126"/>
                    <a:stretch>
                      <a:fillRect/>
                    </a:stretch>
                  </pic:blipFill>
                  <pic:spPr>
                    <a:xfrm>
                      <a:off x="0" y="0"/>
                      <a:ext cx="2596515" cy="2419985"/>
                    </a:xfrm>
                    <a:prstGeom prst="rect">
                      <a:avLst/>
                    </a:prstGeom>
                    <a:noFill/>
                    <a:ln>
                      <a:noFill/>
                    </a:ln>
                  </pic:spPr>
                </pic:pic>
              </a:graphicData>
            </a:graphic>
          </wp:inline>
        </w:drawing>
      </w:r>
    </w:p>
    <w:p w14:paraId="69F5012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选择接受，即连接成功。</w:t>
      </w:r>
    </w:p>
    <w:p w14:paraId="71C18B7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drawing>
          <wp:inline distT="0" distB="0" distL="114300" distR="114300">
            <wp:extent cx="3591560" cy="1521460"/>
            <wp:effectExtent l="0" t="0" r="8890" b="254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127"/>
                    <a:stretch>
                      <a:fillRect/>
                    </a:stretch>
                  </pic:blipFill>
                  <pic:spPr>
                    <a:xfrm>
                      <a:off x="0" y="0"/>
                      <a:ext cx="3591560" cy="1521460"/>
                    </a:xfrm>
                    <a:prstGeom prst="rect">
                      <a:avLst/>
                    </a:prstGeom>
                    <a:noFill/>
                    <a:ln>
                      <a:noFill/>
                    </a:ln>
                  </pic:spPr>
                </pic:pic>
              </a:graphicData>
            </a:graphic>
          </wp:inline>
        </w:drawing>
      </w:r>
    </w:p>
    <w:p w14:paraId="03AD40CA">
      <w:pPr>
        <w:pStyle w:val="2"/>
        <w:bidi w:val="0"/>
        <w:ind w:left="0" w:leftChars="0" w:firstLine="0" w:firstLineChars="0"/>
        <w:outlineLvl w:val="0"/>
        <w:rPr>
          <w:rFonts w:hint="eastAsia" w:ascii="Times New Roman" w:hAnsi="Times New Roman" w:eastAsia="黑体" w:cs="黑体"/>
          <w:b/>
          <w:bCs w:val="0"/>
          <w:color w:val="000000"/>
          <w:sz w:val="44"/>
          <w:szCs w:val="44"/>
          <w:lang w:val="en-US" w:eastAsia="zh-CN" w:bidi="en-US"/>
        </w:rPr>
      </w:pPr>
      <w:bookmarkStart w:id="175" w:name="_Toc19424"/>
      <w:bookmarkStart w:id="176" w:name="_Toc16748"/>
      <w:bookmarkStart w:id="177" w:name="_Toc8574"/>
      <w:bookmarkStart w:id="178" w:name="_Toc22300"/>
      <w:r>
        <w:rPr>
          <w:rFonts w:hint="eastAsia" w:ascii="Times New Roman" w:hAnsi="Times New Roman" w:eastAsia="黑体" w:cs="黑体"/>
          <w:b/>
          <w:bCs w:val="0"/>
          <w:color w:val="000000"/>
          <w:sz w:val="44"/>
          <w:szCs w:val="44"/>
          <w:lang w:val="en-US" w:eastAsia="zh-CN" w:bidi="en-US"/>
        </w:rPr>
        <w:t>4.系统烧录</w:t>
      </w:r>
      <w:bookmarkEnd w:id="175"/>
      <w:bookmarkEnd w:id="176"/>
      <w:bookmarkEnd w:id="177"/>
      <w:bookmarkEnd w:id="178"/>
    </w:p>
    <w:p w14:paraId="4F6CFCE5">
      <w:pPr>
        <w:outlineLvl w:val="1"/>
        <w:rPr>
          <w:rFonts w:hint="eastAsia" w:ascii="Times New Roman" w:hAnsi="Times New Roman" w:eastAsia="宋体" w:cs="宋体"/>
          <w:b/>
          <w:bCs w:val="0"/>
          <w:color w:val="000000"/>
          <w:sz w:val="32"/>
          <w:szCs w:val="32"/>
          <w:lang w:val="en-US" w:eastAsia="zh-CN" w:bidi="en-US"/>
        </w:rPr>
      </w:pPr>
      <w:bookmarkStart w:id="179" w:name="_Toc18167"/>
      <w:bookmarkStart w:id="180" w:name="_Toc24729"/>
      <w:bookmarkStart w:id="181" w:name="_Toc27715"/>
      <w:bookmarkStart w:id="182" w:name="_Toc1603"/>
      <w:r>
        <w:rPr>
          <w:rFonts w:hint="eastAsia" w:ascii="Times New Roman" w:hAnsi="Times New Roman" w:eastAsia="宋体" w:cs="宋体"/>
          <w:b/>
          <w:bCs w:val="0"/>
          <w:color w:val="000000"/>
          <w:sz w:val="32"/>
          <w:szCs w:val="32"/>
          <w:lang w:val="en-US" w:eastAsia="zh-CN" w:bidi="en-US"/>
        </w:rPr>
        <w:t>4.1 Micro SD卡启动</w:t>
      </w:r>
      <w:bookmarkEnd w:id="179"/>
      <w:bookmarkEnd w:id="180"/>
      <w:bookmarkEnd w:id="181"/>
      <w:bookmarkEnd w:id="182"/>
    </w:p>
    <w:p w14:paraId="70F4E79C">
      <w:pPr>
        <w:keepNext w:val="0"/>
        <w:keepLines w:val="0"/>
        <w:widowControl/>
        <w:suppressLineNumbers w:val="0"/>
        <w:spacing w:line="360" w:lineRule="auto"/>
        <w:jc w:val="left"/>
        <w:rPr>
          <w:ins w:id="4631" w:author="L" w:date="2026-05-21T15:36:53Z"/>
          <w:rFonts w:hint="eastAsia" w:ascii="宋体" w:hAnsi="宋体" w:eastAsia="宋体" w:cs="宋体"/>
          <w:color w:val="FF0000"/>
          <w:kern w:val="0"/>
          <w:sz w:val="24"/>
          <w:szCs w:val="24"/>
          <w:lang w:val="en-US" w:eastAsia="zh-CN" w:bidi="ar"/>
        </w:rPr>
        <w:pPrChange w:id="4630" w:author="L" w:date="2026-05-21T15:38:21Z">
          <w:pPr>
            <w:keepNext w:val="0"/>
            <w:keepLines w:val="0"/>
            <w:widowControl/>
            <w:suppressLineNumbers w:val="0"/>
            <w:jc w:val="left"/>
          </w:pPr>
        </w:pPrChange>
      </w:pPr>
      <w:ins w:id="4632" w:author="L" w:date="2026-05-21T15:36:53Z">
        <w:bookmarkStart w:id="183" w:name="_Toc19064"/>
        <w:r>
          <w:rPr>
            <w:rFonts w:hint="eastAsia" w:ascii="宋体" w:hAnsi="宋体" w:eastAsia="宋体" w:cs="宋体"/>
            <w:color w:val="FF0000"/>
            <w:kern w:val="0"/>
            <w:sz w:val="24"/>
            <w:szCs w:val="24"/>
            <w:lang w:val="en-US" w:eastAsia="zh-CN" w:bidi="ar"/>
          </w:rPr>
          <w:t>修改系统启动方式，需要拆开设备的外壳，找到拨码开关。</w:t>
        </w:r>
      </w:ins>
    </w:p>
    <w:p w14:paraId="09E39C5B">
      <w:pPr>
        <w:keepNext w:val="0"/>
        <w:keepLines w:val="0"/>
        <w:widowControl/>
        <w:suppressLineNumbers w:val="0"/>
        <w:spacing w:line="360" w:lineRule="auto"/>
        <w:jc w:val="left"/>
        <w:rPr>
          <w:ins w:id="4634" w:author="L" w:date="2026-05-21T15:36:53Z"/>
          <w:rFonts w:hint="default" w:ascii="宋体" w:hAnsi="宋体" w:eastAsia="宋体" w:cs="宋体"/>
          <w:color w:val="FF0000"/>
          <w:kern w:val="0"/>
          <w:sz w:val="24"/>
          <w:szCs w:val="24"/>
          <w:lang w:val="en-US" w:eastAsia="zh-CN" w:bidi="ar"/>
        </w:rPr>
        <w:pPrChange w:id="4633" w:author="L" w:date="2026-05-21T15:38:21Z">
          <w:pPr>
            <w:keepNext w:val="0"/>
            <w:keepLines w:val="0"/>
            <w:widowControl/>
            <w:suppressLineNumbers w:val="0"/>
            <w:jc w:val="left"/>
          </w:pPr>
        </w:pPrChange>
      </w:pPr>
      <w:ins w:id="4635" w:author="L" w:date="2026-05-21T15:36:53Z">
        <w:r>
          <w:rPr>
            <w:rFonts w:ascii="宋体" w:hAnsi="宋体" w:eastAsia="宋体" w:cs="宋体"/>
            <w:sz w:val="24"/>
            <w:szCs w:val="24"/>
          </w:rPr>
          <w:drawing>
            <wp:inline distT="0" distB="0" distL="114300" distR="114300">
              <wp:extent cx="4629150" cy="2865755"/>
              <wp:effectExtent l="0" t="0" r="0" b="10795"/>
              <wp:docPr id="45"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8" descr="IMG_256"/>
                      <pic:cNvPicPr>
                        <a:picLocks noChangeAspect="1"/>
                      </pic:cNvPicPr>
                    </pic:nvPicPr>
                    <pic:blipFill>
                      <a:blip r:embed="rId128"/>
                      <a:stretch>
                        <a:fillRect/>
                      </a:stretch>
                    </pic:blipFill>
                    <pic:spPr>
                      <a:xfrm>
                        <a:off x="0" y="0"/>
                        <a:ext cx="4629150" cy="2865755"/>
                      </a:xfrm>
                      <a:prstGeom prst="rect">
                        <a:avLst/>
                      </a:prstGeom>
                      <a:noFill/>
                      <a:ln w="9525">
                        <a:noFill/>
                      </a:ln>
                    </pic:spPr>
                  </pic:pic>
                </a:graphicData>
              </a:graphic>
            </wp:inline>
          </w:drawing>
        </w:r>
      </w:ins>
    </w:p>
    <w:p w14:paraId="6ED4D83B">
      <w:pPr>
        <w:pStyle w:val="12"/>
        <w:spacing w:line="360" w:lineRule="auto"/>
        <w:ind w:left="0" w:leftChars="0" w:firstLine="0" w:firstLineChars="0"/>
        <w:outlineLvl w:val="2"/>
        <w:rPr>
          <w:ins w:id="4638" w:author="L" w:date="2026-05-21T15:36:53Z"/>
          <w:rFonts w:hint="eastAsia" w:ascii="Times New Roman" w:hAnsi="Times New Roman" w:eastAsia="宋体" w:cs="宋体"/>
          <w:b/>
          <w:bCs w:val="0"/>
          <w:color w:val="000000"/>
          <w:sz w:val="28"/>
          <w:szCs w:val="28"/>
          <w:lang w:val="en-US" w:eastAsia="zh-CN" w:bidi="en-US"/>
        </w:rPr>
        <w:pPrChange w:id="4637" w:author="L" w:date="2026-05-21T15:38:21Z">
          <w:pPr>
            <w:pStyle w:val="12"/>
            <w:ind w:left="0" w:leftChars="0" w:firstLine="0" w:firstLineChars="0"/>
            <w:outlineLvl w:val="2"/>
          </w:pPr>
        </w:pPrChange>
      </w:pPr>
      <w:ins w:id="4639" w:author="L" w:date="2026-05-21T15:36:53Z">
        <w:bookmarkStart w:id="184" w:name="_Toc24926"/>
        <w:bookmarkStart w:id="185" w:name="_Toc24239"/>
        <w:bookmarkStart w:id="186" w:name="_Toc14778"/>
        <w:bookmarkStart w:id="187" w:name="_Toc9093"/>
        <w:bookmarkStart w:id="188" w:name="_Toc18181"/>
        <w:bookmarkStart w:id="189" w:name="_Toc20025"/>
        <w:r>
          <w:rPr>
            <w:rFonts w:hint="eastAsia" w:ascii="Times New Roman" w:hAnsi="Times New Roman" w:eastAsia="宋体" w:cs="宋体"/>
            <w:b/>
            <w:bCs w:val="0"/>
            <w:color w:val="000000"/>
            <w:sz w:val="28"/>
            <w:szCs w:val="28"/>
            <w:lang w:val="en-US" w:eastAsia="zh-CN" w:bidi="en-US"/>
          </w:rPr>
          <w:t>4.</w:t>
        </w:r>
      </w:ins>
      <w:ins w:id="4640" w:author="L" w:date="2026-05-21T15:37:51Z">
        <w:r>
          <w:rPr>
            <w:rFonts w:hint="eastAsia" w:ascii="Times New Roman" w:hAnsi="Times New Roman" w:eastAsia="宋体" w:cs="宋体"/>
            <w:b/>
            <w:bCs w:val="0"/>
            <w:color w:val="000000"/>
            <w:sz w:val="28"/>
            <w:szCs w:val="28"/>
            <w:lang w:val="en-US" w:eastAsia="zh-CN" w:bidi="en-US"/>
          </w:rPr>
          <w:t>1</w:t>
        </w:r>
      </w:ins>
      <w:ins w:id="4641" w:author="L" w:date="2026-05-21T15:36:53Z">
        <w:r>
          <w:rPr>
            <w:rFonts w:hint="eastAsia" w:ascii="Times New Roman" w:hAnsi="Times New Roman" w:eastAsia="宋体" w:cs="宋体"/>
            <w:b/>
            <w:bCs w:val="0"/>
            <w:color w:val="000000"/>
            <w:sz w:val="28"/>
            <w:szCs w:val="28"/>
            <w:lang w:val="en-US" w:eastAsia="zh-CN" w:bidi="en-US"/>
          </w:rPr>
          <w:t>.1启动卡制作</w:t>
        </w:r>
        <w:bookmarkEnd w:id="184"/>
        <w:bookmarkEnd w:id="185"/>
        <w:bookmarkEnd w:id="186"/>
        <w:bookmarkEnd w:id="187"/>
        <w:bookmarkEnd w:id="188"/>
        <w:bookmarkEnd w:id="189"/>
      </w:ins>
    </w:p>
    <w:p w14:paraId="3E8E546B">
      <w:pPr>
        <w:keepNext w:val="0"/>
        <w:keepLines w:val="0"/>
        <w:pageBreakBefore w:val="0"/>
        <w:widowControl/>
        <w:numPr>
          <w:ilvl w:val="0"/>
          <w:numId w:val="8"/>
        </w:numPr>
        <w:suppressLineNumbers w:val="0"/>
        <w:kinsoku/>
        <w:wordWrap/>
        <w:overflowPunct/>
        <w:topLinePunct w:val="0"/>
        <w:autoSpaceDE/>
        <w:autoSpaceDN/>
        <w:bidi w:val="0"/>
        <w:adjustRightInd/>
        <w:snapToGrid/>
        <w:spacing w:line="360" w:lineRule="auto"/>
        <w:ind w:left="425" w:leftChars="0" w:hanging="425" w:firstLineChars="0"/>
        <w:jc w:val="left"/>
        <w:textAlignment w:val="auto"/>
        <w:rPr>
          <w:ins w:id="4643" w:author="L" w:date="2026-05-21T15:36:53Z"/>
          <w:rFonts w:hint="eastAsia" w:ascii="Times New Roman" w:hAnsi="Times New Roman" w:eastAsiaTheme="minorEastAsia" w:cstheme="minorBidi"/>
          <w:kern w:val="2"/>
          <w:sz w:val="24"/>
          <w:szCs w:val="32"/>
          <w:lang w:val="en-US" w:eastAsia="zh-CN" w:bidi="ar-SA"/>
        </w:rPr>
        <w:pPrChange w:id="4642" w:author="L" w:date="2026-05-21T15:38:21Z">
          <w:pPr>
            <w:keepNext w:val="0"/>
            <w:keepLines w:val="0"/>
            <w:pageBreakBefore w:val="0"/>
            <w:widowControl/>
            <w:numPr>
              <w:ilvl w:val="0"/>
              <w:numId w:val="8"/>
            </w:numPr>
            <w:suppressLineNumbers w:val="0"/>
            <w:kinsoku/>
            <w:wordWrap/>
            <w:overflowPunct/>
            <w:topLinePunct w:val="0"/>
            <w:autoSpaceDE/>
            <w:autoSpaceDN/>
            <w:bidi w:val="0"/>
            <w:adjustRightInd/>
            <w:snapToGrid/>
            <w:ind w:left="425" w:leftChars="0" w:hanging="425" w:firstLineChars="0"/>
            <w:jc w:val="left"/>
            <w:textAlignment w:val="auto"/>
          </w:pPr>
        </w:pPrChange>
      </w:pPr>
      <w:ins w:id="4644" w:author="L" w:date="2026-05-21T15:36:53Z">
        <w:r>
          <w:rPr>
            <w:rFonts w:hint="eastAsia" w:ascii="Times New Roman" w:hAnsi="Times New Roman" w:eastAsiaTheme="minorEastAsia" w:cstheme="minorBidi"/>
            <w:kern w:val="2"/>
            <w:sz w:val="24"/>
            <w:szCs w:val="32"/>
            <w:lang w:val="en-US" w:eastAsia="zh-CN" w:bidi="ar-SA"/>
          </w:rPr>
          <w:t>挂载Micro SD卡</w:t>
        </w:r>
      </w:ins>
    </w:p>
    <w:p w14:paraId="75EE144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646" w:author="L" w:date="2026-05-21T15:36:53Z"/>
          <w:rFonts w:hint="eastAsia" w:ascii="Times New Roman" w:hAnsi="Times New Roman" w:eastAsiaTheme="minorEastAsia" w:cstheme="minorBidi"/>
          <w:kern w:val="2"/>
          <w:sz w:val="24"/>
          <w:szCs w:val="32"/>
          <w:lang w:val="en-US" w:eastAsia="zh-CN" w:bidi="ar-SA"/>
        </w:rPr>
        <w:pPrChange w:id="4645"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647" w:author="L" w:date="2026-05-21T15:36:53Z">
        <w:r>
          <w:rPr>
            <w:rFonts w:hint="eastAsia" w:ascii="Times New Roman" w:hAnsi="Times New Roman" w:eastAsiaTheme="minorEastAsia" w:cstheme="minorBidi"/>
            <w:kern w:val="2"/>
            <w:sz w:val="24"/>
            <w:szCs w:val="32"/>
            <w:lang w:val="en-US" w:eastAsia="zh-CN" w:bidi="ar-SA"/>
          </w:rPr>
          <w:t>将 Micro SD 卡通过读卡器连接至 PC 机，Ubuntu 系统识别后，一般会自动挂载 Micro SD 卡分区，如下图所示。</w:t>
        </w:r>
      </w:ins>
    </w:p>
    <w:p w14:paraId="2D79A36B">
      <w:pPr>
        <w:pStyle w:val="12"/>
        <w:spacing w:line="360" w:lineRule="auto"/>
        <w:jc w:val="center"/>
        <w:rPr>
          <w:ins w:id="4649" w:author="L" w:date="2026-05-21T15:36:53Z"/>
        </w:rPr>
        <w:pPrChange w:id="4648" w:author="L" w:date="2026-05-21T15:38:21Z">
          <w:pPr>
            <w:pStyle w:val="12"/>
            <w:jc w:val="center"/>
          </w:pPr>
        </w:pPrChange>
      </w:pPr>
      <w:ins w:id="4650" w:author="L" w:date="2026-05-21T15:36:53Z">
        <w:r>
          <w:rPr/>
          <w:drawing>
            <wp:inline distT="0" distB="0" distL="114300" distR="114300">
              <wp:extent cx="4389120" cy="3743325"/>
              <wp:effectExtent l="0" t="0" r="11430" b="9525"/>
              <wp:docPr id="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
                      <pic:cNvPicPr>
                        <a:picLocks noChangeAspect="1"/>
                      </pic:cNvPicPr>
                    </pic:nvPicPr>
                    <pic:blipFill>
                      <a:blip r:embed="rId129"/>
                      <a:stretch>
                        <a:fillRect/>
                      </a:stretch>
                    </pic:blipFill>
                    <pic:spPr>
                      <a:xfrm>
                        <a:off x="0" y="0"/>
                        <a:ext cx="4389120" cy="3743325"/>
                      </a:xfrm>
                      <a:prstGeom prst="rect">
                        <a:avLst/>
                      </a:prstGeom>
                      <a:noFill/>
                      <a:ln w="9525">
                        <a:noFill/>
                      </a:ln>
                    </pic:spPr>
                  </pic:pic>
                </a:graphicData>
              </a:graphic>
            </wp:inline>
          </w:drawing>
        </w:r>
      </w:ins>
    </w:p>
    <w:p w14:paraId="5F83F01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653" w:author="L" w:date="2026-05-21T15:36:53Z"/>
          <w:rFonts w:hint="eastAsia" w:ascii="Times New Roman" w:hAnsi="Times New Roman" w:eastAsiaTheme="minorEastAsia" w:cstheme="minorBidi"/>
          <w:kern w:val="2"/>
          <w:sz w:val="24"/>
          <w:szCs w:val="32"/>
          <w:lang w:val="en-US" w:eastAsia="zh-CN" w:bidi="ar-SA"/>
        </w:rPr>
        <w:pPrChange w:id="4652"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654" w:author="L" w:date="2026-05-21T15:36:53Z">
        <w:r>
          <w:rPr>
            <w:rFonts w:hint="eastAsia" w:ascii="Times New Roman" w:hAnsi="Times New Roman" w:eastAsiaTheme="minorEastAsia" w:cstheme="minorBidi"/>
            <w:kern w:val="2"/>
            <w:sz w:val="24"/>
            <w:szCs w:val="32"/>
            <w:lang w:val="en-US" w:eastAsia="zh-CN" w:bidi="ar-SA"/>
          </w:rPr>
          <w:t xml:space="preserve">若 Ubuntu 系统未自动识别，请右击右下角的 </w:t>
        </w:r>
      </w:ins>
      <w:ins w:id="4655" w:author="L" w:date="2026-05-21T15:36:53Z">
        <w:r>
          <w:rPr>
            <w:rFonts w:hint="default" w:ascii="Times New Roman" w:hAnsi="Times New Roman" w:eastAsiaTheme="minorEastAsia" w:cstheme="minorBidi"/>
            <w:kern w:val="2"/>
            <w:sz w:val="24"/>
            <w:szCs w:val="32"/>
            <w:lang w:val="en-US" w:eastAsia="zh-CN" w:bidi="ar-SA"/>
          </w:rPr>
          <w:t xml:space="preserve">USB </w:t>
        </w:r>
      </w:ins>
      <w:ins w:id="4656" w:author="L" w:date="2026-05-21T15:36:53Z">
        <w:r>
          <w:rPr>
            <w:rFonts w:hint="eastAsia" w:ascii="Times New Roman" w:hAnsi="Times New Roman" w:eastAsiaTheme="minorEastAsia" w:cstheme="minorBidi"/>
            <w:kern w:val="2"/>
            <w:sz w:val="24"/>
            <w:szCs w:val="32"/>
            <w:lang w:val="en-US" w:eastAsia="zh-CN" w:bidi="ar-SA"/>
          </w:rPr>
          <w:t>大容量存储设备图标，再点击</w:t>
        </w:r>
      </w:ins>
      <w:ins w:id="4657" w:author="L" w:date="2026-05-21T15:36:53Z">
        <w:r>
          <w:rPr>
            <w:rFonts w:hint="default" w:ascii="Times New Roman" w:hAnsi="Times New Roman" w:eastAsiaTheme="minorEastAsia" w:cstheme="minorBidi"/>
            <w:kern w:val="2"/>
            <w:sz w:val="24"/>
            <w:szCs w:val="32"/>
            <w:lang w:val="en-US" w:eastAsia="zh-CN" w:bidi="ar-SA"/>
          </w:rPr>
          <w:t>"Connect (Disconnect from Host)"</w:t>
        </w:r>
      </w:ins>
      <w:ins w:id="4658" w:author="L" w:date="2026-05-21T15:36:53Z">
        <w:r>
          <w:rPr>
            <w:rFonts w:hint="eastAsia" w:ascii="Times New Roman" w:hAnsi="Times New Roman" w:eastAsiaTheme="minorEastAsia" w:cstheme="minorBidi"/>
            <w:kern w:val="2"/>
            <w:sz w:val="24"/>
            <w:szCs w:val="32"/>
            <w:lang w:val="en-US" w:eastAsia="zh-CN" w:bidi="ar-SA"/>
          </w:rPr>
          <w:t>进行识别。</w:t>
        </w:r>
      </w:ins>
    </w:p>
    <w:p w14:paraId="7B419D0A">
      <w:pPr>
        <w:pStyle w:val="12"/>
        <w:spacing w:line="360" w:lineRule="auto"/>
        <w:jc w:val="center"/>
        <w:rPr>
          <w:ins w:id="4660" w:author="L" w:date="2026-05-21T15:36:53Z"/>
        </w:rPr>
        <w:pPrChange w:id="4659" w:author="L" w:date="2026-05-21T15:38:21Z">
          <w:pPr>
            <w:pStyle w:val="12"/>
            <w:jc w:val="center"/>
          </w:pPr>
        </w:pPrChange>
      </w:pPr>
      <w:ins w:id="4661" w:author="L" w:date="2026-05-21T15:36:53Z">
        <w:r>
          <w:rPr/>
          <w:drawing>
            <wp:inline distT="0" distB="0" distL="114300" distR="114300">
              <wp:extent cx="3476625" cy="1428750"/>
              <wp:effectExtent l="0" t="0" r="9525" b="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30"/>
                      <a:stretch>
                        <a:fillRect/>
                      </a:stretch>
                    </pic:blipFill>
                    <pic:spPr>
                      <a:xfrm>
                        <a:off x="0" y="0"/>
                        <a:ext cx="3476625" cy="1428750"/>
                      </a:xfrm>
                      <a:prstGeom prst="rect">
                        <a:avLst/>
                      </a:prstGeom>
                      <a:noFill/>
                      <a:ln>
                        <a:noFill/>
                      </a:ln>
                    </pic:spPr>
                  </pic:pic>
                </a:graphicData>
              </a:graphic>
            </wp:inline>
          </w:drawing>
        </w:r>
      </w:ins>
    </w:p>
    <w:p w14:paraId="4B314A6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664" w:author="L" w:date="2026-05-21T15:36:53Z"/>
          <w:rFonts w:hint="eastAsia" w:ascii="Times New Roman" w:hAnsi="Times New Roman" w:eastAsiaTheme="minorEastAsia" w:cstheme="minorBidi"/>
          <w:kern w:val="2"/>
          <w:sz w:val="24"/>
          <w:szCs w:val="32"/>
          <w:lang w:val="en-US" w:eastAsia="zh-CN" w:bidi="ar-SA"/>
        </w:rPr>
        <w:pPrChange w:id="4663"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665" w:author="L" w:date="2026-05-21T15:36:53Z">
        <w:r>
          <w:rPr>
            <w:rFonts w:hint="eastAsia" w:ascii="Times New Roman" w:hAnsi="Times New Roman" w:eastAsiaTheme="minorEastAsia" w:cstheme="minorBidi"/>
            <w:kern w:val="2"/>
            <w:sz w:val="24"/>
            <w:szCs w:val="32"/>
            <w:lang w:val="en-US" w:eastAsia="zh-CN" w:bidi="ar-SA"/>
          </w:rPr>
          <w:t xml:space="preserve">若无以上图标或者连接不成功，请尝试如下方法： </w:t>
        </w:r>
      </w:ins>
    </w:p>
    <w:p w14:paraId="0D666369">
      <w:pPr>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ind w:left="840" w:leftChars="0" w:hanging="425" w:firstLineChars="0"/>
        <w:jc w:val="left"/>
        <w:textAlignment w:val="auto"/>
        <w:rPr>
          <w:ins w:id="4667" w:author="L" w:date="2026-05-21T15:36:53Z"/>
          <w:rFonts w:hint="eastAsia" w:ascii="Times New Roman" w:hAnsi="Times New Roman" w:eastAsiaTheme="minorEastAsia" w:cstheme="minorBidi"/>
          <w:kern w:val="2"/>
          <w:sz w:val="24"/>
          <w:szCs w:val="32"/>
          <w:lang w:val="en-US" w:eastAsia="zh-CN" w:bidi="ar-SA"/>
        </w:rPr>
        <w:pPrChange w:id="4666" w:author="L" w:date="2026-05-21T15:38:21Z">
          <w:pPr>
            <w:keepNext w:val="0"/>
            <w:keepLines w:val="0"/>
            <w:pageBreakBefore w:val="0"/>
            <w:widowControl/>
            <w:numPr>
              <w:ilvl w:val="0"/>
              <w:numId w:val="9"/>
            </w:numPr>
            <w:suppressLineNumbers w:val="0"/>
            <w:kinsoku/>
            <w:wordWrap/>
            <w:overflowPunct/>
            <w:topLinePunct w:val="0"/>
            <w:autoSpaceDE/>
            <w:autoSpaceDN/>
            <w:bidi w:val="0"/>
            <w:adjustRightInd/>
            <w:snapToGrid/>
            <w:ind w:left="840" w:leftChars="0" w:hanging="425" w:firstLineChars="0"/>
            <w:jc w:val="left"/>
            <w:textAlignment w:val="auto"/>
          </w:pPr>
        </w:pPrChange>
      </w:pPr>
      <w:ins w:id="4668" w:author="L" w:date="2026-05-21T15:36:53Z">
        <w:r>
          <w:rPr>
            <w:rFonts w:hint="eastAsia" w:ascii="Times New Roman" w:hAnsi="Times New Roman" w:eastAsiaTheme="minorEastAsia" w:cstheme="minorBidi"/>
            <w:kern w:val="2"/>
            <w:sz w:val="24"/>
            <w:szCs w:val="32"/>
            <w:lang w:val="en-US" w:eastAsia="zh-CN" w:bidi="ar-SA"/>
          </w:rPr>
          <w:t xml:space="preserve">请将 </w:t>
        </w:r>
      </w:ins>
      <w:ins w:id="4669" w:author="L" w:date="2026-05-21T15:36:53Z">
        <w:r>
          <w:rPr>
            <w:rFonts w:hint="default" w:ascii="Times New Roman" w:hAnsi="Times New Roman" w:eastAsiaTheme="minorEastAsia" w:cstheme="minorBidi"/>
            <w:kern w:val="2"/>
            <w:sz w:val="24"/>
            <w:szCs w:val="32"/>
            <w:lang w:val="en-US" w:eastAsia="zh-CN" w:bidi="ar-SA"/>
          </w:rPr>
          <w:t xml:space="preserve">Micro SD </w:t>
        </w:r>
      </w:ins>
      <w:ins w:id="4670" w:author="L" w:date="2026-05-21T15:36:53Z">
        <w:r>
          <w:rPr>
            <w:rFonts w:hint="eastAsia" w:ascii="Times New Roman" w:hAnsi="Times New Roman" w:eastAsiaTheme="minorEastAsia" w:cstheme="minorBidi"/>
            <w:kern w:val="2"/>
            <w:sz w:val="24"/>
            <w:szCs w:val="32"/>
            <w:lang w:val="en-US" w:eastAsia="zh-CN" w:bidi="ar-SA"/>
          </w:rPr>
          <w:t xml:space="preserve">卡通过读卡器插至 </w:t>
        </w:r>
      </w:ins>
      <w:ins w:id="4671" w:author="L" w:date="2026-05-21T15:36:53Z">
        <w:r>
          <w:rPr>
            <w:rFonts w:hint="default" w:ascii="Times New Roman" w:hAnsi="Times New Roman" w:eastAsiaTheme="minorEastAsia" w:cstheme="minorBidi"/>
            <w:kern w:val="2"/>
            <w:sz w:val="24"/>
            <w:szCs w:val="32"/>
            <w:lang w:val="en-US" w:eastAsia="zh-CN" w:bidi="ar-SA"/>
          </w:rPr>
          <w:t xml:space="preserve">PC </w:t>
        </w:r>
      </w:ins>
      <w:ins w:id="4672" w:author="L" w:date="2026-05-21T15:36:53Z">
        <w:r>
          <w:rPr>
            <w:rFonts w:hint="eastAsia" w:ascii="Times New Roman" w:hAnsi="Times New Roman" w:eastAsiaTheme="minorEastAsia" w:cstheme="minorBidi"/>
            <w:kern w:val="2"/>
            <w:sz w:val="24"/>
            <w:szCs w:val="32"/>
            <w:lang w:val="en-US" w:eastAsia="zh-CN" w:bidi="ar-SA"/>
          </w:rPr>
          <w:t xml:space="preserve">机 </w:t>
        </w:r>
      </w:ins>
      <w:ins w:id="4673" w:author="L" w:date="2026-05-21T15:36:53Z">
        <w:r>
          <w:rPr>
            <w:rFonts w:hint="default" w:ascii="Times New Roman" w:hAnsi="Times New Roman" w:eastAsiaTheme="minorEastAsia" w:cstheme="minorBidi"/>
            <w:kern w:val="2"/>
            <w:sz w:val="24"/>
            <w:szCs w:val="32"/>
            <w:lang w:val="en-US" w:eastAsia="zh-CN" w:bidi="ar-SA"/>
          </w:rPr>
          <w:t xml:space="preserve">USB2.0 </w:t>
        </w:r>
      </w:ins>
      <w:ins w:id="4674" w:author="L" w:date="2026-05-21T15:36:53Z">
        <w:r>
          <w:rPr>
            <w:rFonts w:hint="eastAsia" w:ascii="Times New Roman" w:hAnsi="Times New Roman" w:eastAsiaTheme="minorEastAsia" w:cstheme="minorBidi"/>
            <w:kern w:val="2"/>
            <w:sz w:val="24"/>
            <w:szCs w:val="32"/>
            <w:lang w:val="en-US" w:eastAsia="zh-CN" w:bidi="ar-SA"/>
          </w:rPr>
          <w:t xml:space="preserve">接口，而不是 </w:t>
        </w:r>
      </w:ins>
      <w:ins w:id="4675" w:author="L" w:date="2026-05-21T15:36:53Z">
        <w:r>
          <w:rPr>
            <w:rFonts w:hint="default" w:ascii="Times New Roman" w:hAnsi="Times New Roman" w:eastAsiaTheme="minorEastAsia" w:cstheme="minorBidi"/>
            <w:kern w:val="2"/>
            <w:sz w:val="24"/>
            <w:szCs w:val="32"/>
            <w:lang w:val="en-US" w:eastAsia="zh-CN" w:bidi="ar-SA"/>
          </w:rPr>
          <w:t xml:space="preserve">USB3.0 </w:t>
        </w:r>
      </w:ins>
      <w:ins w:id="4676" w:author="L" w:date="2026-05-21T15:36:53Z">
        <w:r>
          <w:rPr>
            <w:rFonts w:hint="eastAsia" w:ascii="Times New Roman" w:hAnsi="Times New Roman" w:eastAsiaTheme="minorEastAsia" w:cstheme="minorBidi"/>
            <w:kern w:val="2"/>
            <w:sz w:val="24"/>
            <w:szCs w:val="32"/>
            <w:lang w:val="en-US" w:eastAsia="zh-CN" w:bidi="ar-SA"/>
          </w:rPr>
          <w:t xml:space="preserve">接口，部分版本 </w:t>
        </w:r>
      </w:ins>
      <w:ins w:id="4677" w:author="L" w:date="2026-05-21T15:36:53Z">
        <w:r>
          <w:rPr>
            <w:rFonts w:hint="default" w:ascii="Times New Roman" w:hAnsi="Times New Roman" w:eastAsiaTheme="minorEastAsia" w:cstheme="minorBidi"/>
            <w:kern w:val="2"/>
            <w:sz w:val="24"/>
            <w:szCs w:val="32"/>
            <w:lang w:val="en-US" w:eastAsia="zh-CN" w:bidi="ar-SA"/>
          </w:rPr>
          <w:t xml:space="preserve">VMware </w:t>
        </w:r>
      </w:ins>
      <w:ins w:id="4678" w:author="L" w:date="2026-05-21T15:36:53Z">
        <w:r>
          <w:rPr>
            <w:rFonts w:hint="eastAsia" w:ascii="Times New Roman" w:hAnsi="Times New Roman" w:eastAsiaTheme="minorEastAsia" w:cstheme="minorBidi"/>
            <w:kern w:val="2"/>
            <w:sz w:val="24"/>
            <w:szCs w:val="32"/>
            <w:lang w:val="en-US" w:eastAsia="zh-CN" w:bidi="ar-SA"/>
          </w:rPr>
          <w:t xml:space="preserve">可能不兼容 </w:t>
        </w:r>
      </w:ins>
      <w:ins w:id="4679" w:author="L" w:date="2026-05-21T15:36:53Z">
        <w:r>
          <w:rPr>
            <w:rFonts w:hint="default" w:ascii="Times New Roman" w:hAnsi="Times New Roman" w:eastAsiaTheme="minorEastAsia" w:cstheme="minorBidi"/>
            <w:kern w:val="2"/>
            <w:sz w:val="24"/>
            <w:szCs w:val="32"/>
            <w:lang w:val="en-US" w:eastAsia="zh-CN" w:bidi="ar-SA"/>
          </w:rPr>
          <w:t>USB3.0</w:t>
        </w:r>
      </w:ins>
      <w:ins w:id="4680" w:author="L" w:date="2026-05-21T15:36:53Z">
        <w:r>
          <w:rPr>
            <w:rFonts w:hint="eastAsia" w:ascii="Times New Roman" w:hAnsi="Times New Roman" w:eastAsiaTheme="minorEastAsia" w:cstheme="minorBidi"/>
            <w:kern w:val="2"/>
            <w:sz w:val="24"/>
            <w:szCs w:val="32"/>
            <w:lang w:val="en-US" w:eastAsia="zh-CN" w:bidi="ar-SA"/>
          </w:rPr>
          <w:t xml:space="preserve">。 </w:t>
        </w:r>
      </w:ins>
    </w:p>
    <w:p w14:paraId="2F804F63">
      <w:pPr>
        <w:keepNext w:val="0"/>
        <w:keepLines w:val="0"/>
        <w:pageBreakBefore w:val="0"/>
        <w:widowControl/>
        <w:numPr>
          <w:ilvl w:val="0"/>
          <w:numId w:val="9"/>
        </w:numPr>
        <w:suppressLineNumbers w:val="0"/>
        <w:kinsoku/>
        <w:wordWrap/>
        <w:overflowPunct/>
        <w:topLinePunct w:val="0"/>
        <w:autoSpaceDE/>
        <w:autoSpaceDN/>
        <w:bidi w:val="0"/>
        <w:adjustRightInd/>
        <w:snapToGrid/>
        <w:spacing w:line="360" w:lineRule="auto"/>
        <w:ind w:left="840" w:leftChars="0" w:hanging="425" w:firstLineChars="0"/>
        <w:jc w:val="left"/>
        <w:textAlignment w:val="auto"/>
        <w:rPr>
          <w:ins w:id="4682" w:author="L" w:date="2026-05-21T15:36:53Z"/>
          <w:rFonts w:hint="eastAsia" w:ascii="Times New Roman" w:hAnsi="Times New Roman" w:eastAsiaTheme="minorEastAsia" w:cstheme="minorBidi"/>
          <w:kern w:val="2"/>
          <w:sz w:val="24"/>
          <w:szCs w:val="32"/>
          <w:lang w:val="en-US" w:eastAsia="zh-CN" w:bidi="ar-SA"/>
        </w:rPr>
        <w:pPrChange w:id="4681" w:author="L" w:date="2026-05-21T15:38:21Z">
          <w:pPr>
            <w:keepNext w:val="0"/>
            <w:keepLines w:val="0"/>
            <w:pageBreakBefore w:val="0"/>
            <w:widowControl/>
            <w:numPr>
              <w:ilvl w:val="0"/>
              <w:numId w:val="9"/>
            </w:numPr>
            <w:suppressLineNumbers w:val="0"/>
            <w:kinsoku/>
            <w:wordWrap/>
            <w:overflowPunct/>
            <w:topLinePunct w:val="0"/>
            <w:autoSpaceDE/>
            <w:autoSpaceDN/>
            <w:bidi w:val="0"/>
            <w:adjustRightInd/>
            <w:snapToGrid/>
            <w:ind w:left="840" w:leftChars="0" w:hanging="425" w:firstLineChars="0"/>
            <w:jc w:val="left"/>
            <w:textAlignment w:val="auto"/>
          </w:pPr>
        </w:pPrChange>
      </w:pPr>
      <w:ins w:id="4683" w:author="L" w:date="2026-05-21T15:36:53Z">
        <w:r>
          <w:rPr>
            <w:rFonts w:hint="eastAsia" w:ascii="Times New Roman" w:hAnsi="Times New Roman" w:eastAsiaTheme="minorEastAsia" w:cstheme="minorBidi"/>
            <w:kern w:val="2"/>
            <w:sz w:val="24"/>
            <w:szCs w:val="32"/>
            <w:lang w:val="en-US" w:eastAsia="zh-CN" w:bidi="ar-SA"/>
          </w:rPr>
          <w:t xml:space="preserve">请将 </w:t>
        </w:r>
      </w:ins>
      <w:ins w:id="4684" w:author="L" w:date="2026-05-21T15:36:53Z">
        <w:r>
          <w:rPr>
            <w:rFonts w:hint="default" w:ascii="Times New Roman" w:hAnsi="Times New Roman" w:eastAsiaTheme="minorEastAsia" w:cstheme="minorBidi"/>
            <w:kern w:val="2"/>
            <w:sz w:val="24"/>
            <w:szCs w:val="32"/>
            <w:lang w:val="en-US" w:eastAsia="zh-CN" w:bidi="ar-SA"/>
          </w:rPr>
          <w:t xml:space="preserve">Micro SD </w:t>
        </w:r>
      </w:ins>
      <w:ins w:id="4685" w:author="L" w:date="2026-05-21T15:36:53Z">
        <w:r>
          <w:rPr>
            <w:rFonts w:hint="eastAsia" w:ascii="Times New Roman" w:hAnsi="Times New Roman" w:eastAsiaTheme="minorEastAsia" w:cstheme="minorBidi"/>
            <w:kern w:val="2"/>
            <w:sz w:val="24"/>
            <w:szCs w:val="32"/>
            <w:lang w:val="en-US" w:eastAsia="zh-CN" w:bidi="ar-SA"/>
          </w:rPr>
          <w:t xml:space="preserve">卡插在 </w:t>
        </w:r>
      </w:ins>
      <w:ins w:id="4686" w:author="L" w:date="2026-05-21T15:36:53Z">
        <w:r>
          <w:rPr>
            <w:rFonts w:hint="default" w:ascii="Times New Roman" w:hAnsi="Times New Roman" w:eastAsiaTheme="minorEastAsia" w:cstheme="minorBidi"/>
            <w:kern w:val="2"/>
            <w:sz w:val="24"/>
            <w:szCs w:val="32"/>
            <w:lang w:val="en-US" w:eastAsia="zh-CN" w:bidi="ar-SA"/>
          </w:rPr>
          <w:t xml:space="preserve">PC </w:t>
        </w:r>
      </w:ins>
      <w:ins w:id="4687" w:author="L" w:date="2026-05-21T15:36:53Z">
        <w:r>
          <w:rPr>
            <w:rFonts w:hint="eastAsia" w:ascii="Times New Roman" w:hAnsi="Times New Roman" w:eastAsiaTheme="minorEastAsia" w:cstheme="minorBidi"/>
            <w:kern w:val="2"/>
            <w:sz w:val="24"/>
            <w:szCs w:val="32"/>
            <w:lang w:val="en-US" w:eastAsia="zh-CN" w:bidi="ar-SA"/>
          </w:rPr>
          <w:t xml:space="preserve">机上，然后重启 </w:t>
        </w:r>
      </w:ins>
      <w:ins w:id="4688" w:author="L" w:date="2026-05-21T15:36:53Z">
        <w:r>
          <w:rPr>
            <w:rFonts w:hint="default" w:ascii="Times New Roman" w:hAnsi="Times New Roman" w:eastAsiaTheme="minorEastAsia" w:cstheme="minorBidi"/>
            <w:kern w:val="2"/>
            <w:sz w:val="24"/>
            <w:szCs w:val="32"/>
            <w:lang w:val="en-US" w:eastAsia="zh-CN" w:bidi="ar-SA"/>
          </w:rPr>
          <w:t>Ubuntu</w:t>
        </w:r>
      </w:ins>
      <w:ins w:id="4689" w:author="L" w:date="2026-05-21T15:36:53Z">
        <w:r>
          <w:rPr>
            <w:rFonts w:hint="eastAsia" w:ascii="Times New Roman" w:hAnsi="Times New Roman" w:eastAsiaTheme="minorEastAsia" w:cstheme="minorBidi"/>
            <w:kern w:val="2"/>
            <w:sz w:val="24"/>
            <w:szCs w:val="32"/>
            <w:lang w:val="en-US" w:eastAsia="zh-CN" w:bidi="ar-SA"/>
          </w:rPr>
          <w:t xml:space="preserve">，在 </w:t>
        </w:r>
      </w:ins>
      <w:ins w:id="4690" w:author="L" w:date="2026-05-21T15:36:53Z">
        <w:r>
          <w:rPr>
            <w:rFonts w:hint="default" w:ascii="Times New Roman" w:hAnsi="Times New Roman" w:eastAsiaTheme="minorEastAsia" w:cstheme="minorBidi"/>
            <w:kern w:val="2"/>
            <w:sz w:val="24"/>
            <w:szCs w:val="32"/>
            <w:lang w:val="en-US" w:eastAsia="zh-CN" w:bidi="ar-SA"/>
          </w:rPr>
          <w:t xml:space="preserve">Ubuntu </w:t>
        </w:r>
      </w:ins>
      <w:ins w:id="4691" w:author="L" w:date="2026-05-21T15:36:53Z">
        <w:r>
          <w:rPr>
            <w:rFonts w:hint="eastAsia" w:ascii="Times New Roman" w:hAnsi="Times New Roman" w:eastAsiaTheme="minorEastAsia" w:cstheme="minorBidi"/>
            <w:kern w:val="2"/>
            <w:sz w:val="24"/>
            <w:szCs w:val="32"/>
            <w:lang w:val="en-US" w:eastAsia="zh-CN" w:bidi="ar-SA"/>
          </w:rPr>
          <w:t>重启过程中请勿取出。Ubuntu 系统重启后，存储设备图标会重新出现。</w:t>
        </w:r>
      </w:ins>
    </w:p>
    <w:p w14:paraId="69E09F1A">
      <w:pPr>
        <w:keepNext w:val="0"/>
        <w:keepLines w:val="0"/>
        <w:pageBreakBefore w:val="0"/>
        <w:widowControl/>
        <w:numPr>
          <w:ilvl w:val="0"/>
          <w:numId w:val="8"/>
        </w:numPr>
        <w:suppressLineNumbers w:val="0"/>
        <w:kinsoku/>
        <w:wordWrap/>
        <w:overflowPunct/>
        <w:topLinePunct w:val="0"/>
        <w:autoSpaceDE/>
        <w:autoSpaceDN/>
        <w:bidi w:val="0"/>
        <w:adjustRightInd/>
        <w:snapToGrid/>
        <w:spacing w:line="360" w:lineRule="auto"/>
        <w:ind w:left="425" w:leftChars="0" w:hanging="425" w:firstLineChars="0"/>
        <w:jc w:val="left"/>
        <w:textAlignment w:val="auto"/>
        <w:rPr>
          <w:ins w:id="4693" w:author="L" w:date="2026-05-21T15:36:53Z"/>
          <w:rFonts w:hint="eastAsia" w:ascii="Times New Roman" w:hAnsi="Times New Roman" w:eastAsiaTheme="minorEastAsia" w:cstheme="minorBidi"/>
          <w:kern w:val="2"/>
          <w:sz w:val="24"/>
          <w:szCs w:val="32"/>
          <w:lang w:val="en-US" w:eastAsia="zh-CN" w:bidi="ar-SA"/>
        </w:rPr>
        <w:pPrChange w:id="4692" w:author="L" w:date="2026-05-21T15:38:21Z">
          <w:pPr>
            <w:keepNext w:val="0"/>
            <w:keepLines w:val="0"/>
            <w:pageBreakBefore w:val="0"/>
            <w:widowControl/>
            <w:numPr>
              <w:ilvl w:val="0"/>
              <w:numId w:val="8"/>
            </w:numPr>
            <w:suppressLineNumbers w:val="0"/>
            <w:kinsoku/>
            <w:wordWrap/>
            <w:overflowPunct/>
            <w:topLinePunct w:val="0"/>
            <w:autoSpaceDE/>
            <w:autoSpaceDN/>
            <w:bidi w:val="0"/>
            <w:adjustRightInd/>
            <w:snapToGrid/>
            <w:ind w:left="425" w:leftChars="0" w:hanging="425" w:firstLineChars="0"/>
            <w:jc w:val="left"/>
            <w:textAlignment w:val="auto"/>
          </w:pPr>
        </w:pPrChange>
      </w:pPr>
      <w:ins w:id="4694" w:author="L" w:date="2026-05-21T15:36:53Z">
        <w:r>
          <w:rPr>
            <w:rFonts w:hint="eastAsia" w:ascii="Times New Roman" w:hAnsi="Times New Roman" w:eastAsiaTheme="minorEastAsia" w:cstheme="minorBidi"/>
            <w:kern w:val="2"/>
            <w:sz w:val="24"/>
            <w:szCs w:val="32"/>
            <w:lang w:val="en-US" w:eastAsia="zh-CN" w:bidi="ar-SA"/>
          </w:rPr>
          <w:t xml:space="preserve">Micro SD卡设备节点名确认执行如下命令，确认 Micro SD 卡在 </w:t>
        </w:r>
      </w:ins>
      <w:ins w:id="4695" w:author="L" w:date="2026-05-21T15:36:53Z">
        <w:r>
          <w:rPr>
            <w:rFonts w:hint="default" w:ascii="Times New Roman" w:hAnsi="Times New Roman" w:eastAsiaTheme="minorEastAsia" w:cstheme="minorBidi"/>
            <w:kern w:val="2"/>
            <w:sz w:val="24"/>
            <w:szCs w:val="32"/>
            <w:lang w:val="en-US" w:eastAsia="zh-CN" w:bidi="ar-SA"/>
          </w:rPr>
          <w:t xml:space="preserve">Ubuntu </w:t>
        </w:r>
      </w:ins>
      <w:ins w:id="4696" w:author="L" w:date="2026-05-21T15:36:53Z">
        <w:r>
          <w:rPr>
            <w:rFonts w:hint="eastAsia" w:ascii="Times New Roman" w:hAnsi="Times New Roman" w:eastAsiaTheme="minorEastAsia" w:cstheme="minorBidi"/>
            <w:kern w:val="2"/>
            <w:sz w:val="24"/>
            <w:szCs w:val="32"/>
            <w:lang w:val="en-US" w:eastAsia="zh-CN" w:bidi="ar-SA"/>
          </w:rPr>
          <w:t>系统的设备节点名。</w:t>
        </w:r>
      </w:ins>
    </w:p>
    <w:p w14:paraId="5188310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4698" w:author="L" w:date="2026-05-21T15:36:53Z"/>
          <w:rFonts w:hint="default" w:ascii="Times New Roman" w:hAnsi="Times New Roman" w:eastAsia="宋体" w:cs="宋体"/>
          <w:b w:val="0"/>
          <w:bCs/>
          <w:color w:val="0000FF"/>
          <w:sz w:val="24"/>
          <w:szCs w:val="24"/>
          <w:lang w:val="en-US" w:eastAsia="zh-CN" w:bidi="en-US"/>
        </w:rPr>
        <w:pPrChange w:id="4697" w:author="L" w:date="2026-05-21T15:38:21Z">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ind w:left="0" w:leftChars="0" w:firstLine="420" w:firstLineChars="0"/>
            <w:textAlignment w:val="auto"/>
          </w:pPr>
        </w:pPrChange>
      </w:pPr>
      <w:ins w:id="4699" w:author="L" w:date="2026-05-21T15:36:53Z">
        <w:r>
          <w:rPr>
            <w:rFonts w:hint="default" w:ascii="Times New Roman" w:hAnsi="Times New Roman" w:eastAsia="宋体" w:cs="宋体"/>
            <w:b w:val="0"/>
            <w:bCs/>
            <w:color w:val="0000FF"/>
            <w:sz w:val="24"/>
            <w:szCs w:val="24"/>
            <w:lang w:val="en-US" w:eastAsia="zh-CN" w:bidi="en-US"/>
          </w:rPr>
          <w:t>fdisk -l</w:t>
        </w:r>
      </w:ins>
    </w:p>
    <w:p w14:paraId="549124DB">
      <w:pPr>
        <w:pStyle w:val="12"/>
        <w:spacing w:line="360" w:lineRule="auto"/>
        <w:ind w:left="0" w:leftChars="0" w:firstLine="0" w:firstLineChars="0"/>
        <w:jc w:val="center"/>
        <w:rPr>
          <w:ins w:id="4701" w:author="L" w:date="2026-05-21T15:36:53Z"/>
        </w:rPr>
        <w:pPrChange w:id="4700" w:author="L" w:date="2026-05-21T15:38:21Z">
          <w:pPr>
            <w:pStyle w:val="12"/>
            <w:ind w:left="0" w:leftChars="0" w:firstLine="0" w:firstLineChars="0"/>
            <w:jc w:val="center"/>
          </w:pPr>
        </w:pPrChange>
      </w:pPr>
      <w:ins w:id="4702" w:author="L" w:date="2026-05-21T15:36:53Z">
        <w:r>
          <w:rPr/>
          <w:drawing>
            <wp:inline distT="0" distB="0" distL="114300" distR="114300">
              <wp:extent cx="5272405" cy="1769110"/>
              <wp:effectExtent l="0" t="0" r="444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1"/>
                      <a:srcRect b="6321"/>
                      <a:stretch>
                        <a:fillRect/>
                      </a:stretch>
                    </pic:blipFill>
                    <pic:spPr>
                      <a:xfrm>
                        <a:off x="0" y="0"/>
                        <a:ext cx="5272405" cy="1769110"/>
                      </a:xfrm>
                      <a:prstGeom prst="rect">
                        <a:avLst/>
                      </a:prstGeom>
                      <a:noFill/>
                      <a:ln>
                        <a:noFill/>
                      </a:ln>
                    </pic:spPr>
                  </pic:pic>
                </a:graphicData>
              </a:graphic>
            </wp:inline>
          </w:drawing>
        </w:r>
      </w:ins>
    </w:p>
    <w:p w14:paraId="129C298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705" w:author="L" w:date="2026-05-21T15:36:53Z"/>
          <w:rFonts w:hint="eastAsia" w:ascii="Times New Roman" w:hAnsi="Times New Roman" w:eastAsiaTheme="minorEastAsia" w:cstheme="minorBidi"/>
          <w:kern w:val="2"/>
          <w:sz w:val="24"/>
          <w:szCs w:val="32"/>
          <w:lang w:val="en-US" w:eastAsia="zh-CN" w:bidi="ar-SA"/>
        </w:rPr>
        <w:pPrChange w:id="4704"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706" w:author="L" w:date="2026-05-21T15:36:53Z">
        <w:r>
          <w:rPr>
            <w:rFonts w:hint="eastAsia" w:ascii="Times New Roman" w:hAnsi="Times New Roman" w:eastAsiaTheme="minorEastAsia" w:cstheme="minorBidi"/>
            <w:kern w:val="2"/>
            <w:sz w:val="24"/>
            <w:szCs w:val="32"/>
            <w:lang w:val="en-US" w:eastAsia="zh-CN" w:bidi="ar-SA"/>
          </w:rPr>
          <w:t>可看到 Micro SD 卡设备节点是</w:t>
        </w:r>
      </w:ins>
      <w:ins w:id="4707" w:author="L" w:date="2026-05-21T15:36:53Z">
        <w:r>
          <w:rPr>
            <w:rFonts w:hint="default" w:ascii="Times New Roman" w:hAnsi="Times New Roman" w:eastAsiaTheme="minorEastAsia" w:cstheme="minorBidi"/>
            <w:kern w:val="2"/>
            <w:sz w:val="24"/>
            <w:szCs w:val="32"/>
            <w:lang w:val="en-US" w:eastAsia="zh-CN" w:bidi="ar-SA"/>
          </w:rPr>
          <w:t>"/dev/sdb"</w:t>
        </w:r>
      </w:ins>
      <w:ins w:id="4708" w:author="L" w:date="2026-05-21T15:36:53Z">
        <w:r>
          <w:rPr>
            <w:rFonts w:hint="eastAsia" w:ascii="Times New Roman" w:hAnsi="Times New Roman" w:eastAsiaTheme="minorEastAsia" w:cstheme="minorBidi"/>
            <w:kern w:val="2"/>
            <w:sz w:val="24"/>
            <w:szCs w:val="32"/>
            <w:lang w:val="en-US" w:eastAsia="zh-CN" w:bidi="ar-SA"/>
          </w:rPr>
          <w:t xml:space="preserve">，并且有三个分区，分别为 </w:t>
        </w:r>
      </w:ins>
      <w:ins w:id="4709" w:author="L" w:date="2026-05-21T15:36:53Z">
        <w:r>
          <w:rPr>
            <w:rFonts w:hint="default" w:ascii="Times New Roman" w:hAnsi="Times New Roman" w:eastAsiaTheme="minorEastAsia" w:cstheme="minorBidi"/>
            <w:kern w:val="2"/>
            <w:sz w:val="24"/>
            <w:szCs w:val="32"/>
            <w:lang w:val="en-US" w:eastAsia="zh-CN" w:bidi="ar-SA"/>
          </w:rPr>
          <w:t>sdb1</w:t>
        </w:r>
      </w:ins>
      <w:ins w:id="4710" w:author="L" w:date="2026-05-21T15:36:53Z">
        <w:r>
          <w:rPr>
            <w:rFonts w:hint="eastAsia" w:ascii="Times New Roman" w:hAnsi="Times New Roman" w:eastAsiaTheme="minorEastAsia" w:cstheme="minorBidi"/>
            <w:kern w:val="2"/>
            <w:sz w:val="24"/>
            <w:szCs w:val="32"/>
            <w:lang w:val="en-US" w:eastAsia="zh-CN" w:bidi="ar-SA"/>
          </w:rPr>
          <w:t>、</w:t>
        </w:r>
      </w:ins>
      <w:ins w:id="4711" w:author="L" w:date="2026-05-21T15:36:53Z">
        <w:r>
          <w:rPr>
            <w:rFonts w:hint="default" w:ascii="Times New Roman" w:hAnsi="Times New Roman" w:eastAsiaTheme="minorEastAsia" w:cstheme="minorBidi"/>
            <w:kern w:val="2"/>
            <w:sz w:val="24"/>
            <w:szCs w:val="32"/>
            <w:lang w:val="en-US" w:eastAsia="zh-CN" w:bidi="ar-SA"/>
          </w:rPr>
          <w:t xml:space="preserve">sdb2 </w:t>
        </w:r>
      </w:ins>
      <w:ins w:id="4712" w:author="L" w:date="2026-05-21T15:36:53Z">
        <w:r>
          <w:rPr>
            <w:rFonts w:hint="eastAsia" w:ascii="Times New Roman" w:hAnsi="Times New Roman" w:eastAsiaTheme="minorEastAsia" w:cstheme="minorBidi"/>
            <w:kern w:val="2"/>
            <w:sz w:val="24"/>
            <w:szCs w:val="32"/>
            <w:lang w:val="en-US" w:eastAsia="zh-CN" w:bidi="ar-SA"/>
          </w:rPr>
          <w:t>和</w:t>
        </w:r>
      </w:ins>
      <w:ins w:id="4713" w:author="L" w:date="2026-05-21T15:36:53Z">
        <w:r>
          <w:rPr>
            <w:rFonts w:hint="default" w:ascii="Times New Roman" w:hAnsi="Times New Roman" w:eastAsiaTheme="minorEastAsia" w:cstheme="minorBidi"/>
            <w:kern w:val="2"/>
            <w:sz w:val="24"/>
            <w:szCs w:val="32"/>
            <w:lang w:val="en-US" w:eastAsia="zh-CN" w:bidi="ar-SA"/>
          </w:rPr>
          <w:t xml:space="preserve">sdb3 </w:t>
        </w:r>
      </w:ins>
      <w:ins w:id="4714" w:author="L" w:date="2026-05-21T15:36:53Z">
        <w:r>
          <w:rPr>
            <w:rFonts w:hint="eastAsia" w:ascii="Times New Roman" w:hAnsi="Times New Roman" w:eastAsiaTheme="minorEastAsia" w:cstheme="minorBidi"/>
            <w:kern w:val="2"/>
            <w:sz w:val="24"/>
            <w:szCs w:val="32"/>
            <w:lang w:val="en-US" w:eastAsia="zh-CN" w:bidi="ar-SA"/>
          </w:rPr>
          <w:t xml:space="preserve">分区。设备节点名字是可变的，一般插拔多次或者使用不同的卡插拔后，可能会显示 </w:t>
        </w:r>
      </w:ins>
      <w:ins w:id="4715" w:author="L" w:date="2026-05-21T15:36:53Z">
        <w:r>
          <w:rPr>
            <w:rFonts w:hint="default" w:ascii="Times New Roman" w:hAnsi="Times New Roman" w:eastAsiaTheme="minorEastAsia" w:cstheme="minorBidi"/>
            <w:kern w:val="2"/>
            <w:sz w:val="24"/>
            <w:szCs w:val="32"/>
            <w:lang w:val="en-US" w:eastAsia="zh-CN" w:bidi="ar-SA"/>
          </w:rPr>
          <w:t>sdc</w:t>
        </w:r>
      </w:ins>
      <w:ins w:id="4716" w:author="L" w:date="2026-05-21T15:36:53Z">
        <w:r>
          <w:rPr>
            <w:rFonts w:hint="eastAsia" w:ascii="Times New Roman" w:hAnsi="Times New Roman" w:eastAsiaTheme="minorEastAsia" w:cstheme="minorBidi"/>
            <w:kern w:val="2"/>
            <w:sz w:val="24"/>
            <w:szCs w:val="32"/>
            <w:lang w:val="en-US" w:eastAsia="zh-CN" w:bidi="ar-SA"/>
          </w:rPr>
          <w:t>、</w:t>
        </w:r>
      </w:ins>
      <w:ins w:id="4717" w:author="L" w:date="2026-05-21T15:36:53Z">
        <w:r>
          <w:rPr>
            <w:rFonts w:hint="default" w:ascii="Times New Roman" w:hAnsi="Times New Roman" w:eastAsiaTheme="minorEastAsia" w:cstheme="minorBidi"/>
            <w:kern w:val="2"/>
            <w:sz w:val="24"/>
            <w:szCs w:val="32"/>
            <w:lang w:val="en-US" w:eastAsia="zh-CN" w:bidi="ar-SA"/>
          </w:rPr>
          <w:t xml:space="preserve">sdd </w:t>
        </w:r>
      </w:ins>
      <w:ins w:id="4718" w:author="L" w:date="2026-05-21T15:36:53Z">
        <w:r>
          <w:rPr>
            <w:rFonts w:hint="eastAsia" w:ascii="Times New Roman" w:hAnsi="Times New Roman" w:eastAsiaTheme="minorEastAsia" w:cstheme="minorBidi"/>
            <w:kern w:val="2"/>
            <w:sz w:val="24"/>
            <w:szCs w:val="32"/>
            <w:lang w:val="en-US" w:eastAsia="zh-CN" w:bidi="ar-SA"/>
          </w:rPr>
          <w:t>等。</w:t>
        </w:r>
      </w:ins>
    </w:p>
    <w:p w14:paraId="1C460576">
      <w:pPr>
        <w:keepNext w:val="0"/>
        <w:keepLines w:val="0"/>
        <w:pageBreakBefore w:val="0"/>
        <w:widowControl/>
        <w:numPr>
          <w:ilvl w:val="0"/>
          <w:numId w:val="8"/>
        </w:numPr>
        <w:suppressLineNumbers w:val="0"/>
        <w:kinsoku/>
        <w:wordWrap/>
        <w:overflowPunct/>
        <w:topLinePunct w:val="0"/>
        <w:autoSpaceDE/>
        <w:autoSpaceDN/>
        <w:bidi w:val="0"/>
        <w:adjustRightInd/>
        <w:snapToGrid/>
        <w:spacing w:line="360" w:lineRule="auto"/>
        <w:ind w:left="425" w:leftChars="0" w:hanging="425" w:firstLineChars="0"/>
        <w:jc w:val="left"/>
        <w:textAlignment w:val="auto"/>
        <w:rPr>
          <w:ins w:id="4720" w:author="L" w:date="2026-05-21T15:36:53Z"/>
          <w:rFonts w:hint="eastAsia" w:ascii="Times New Roman" w:hAnsi="Times New Roman" w:eastAsiaTheme="minorEastAsia" w:cstheme="minorBidi"/>
          <w:kern w:val="2"/>
          <w:sz w:val="24"/>
          <w:szCs w:val="32"/>
          <w:lang w:val="en-US" w:eastAsia="zh-CN" w:bidi="ar-SA"/>
        </w:rPr>
        <w:pPrChange w:id="4719" w:author="L" w:date="2026-05-21T15:38:21Z">
          <w:pPr>
            <w:keepNext w:val="0"/>
            <w:keepLines w:val="0"/>
            <w:pageBreakBefore w:val="0"/>
            <w:widowControl/>
            <w:numPr>
              <w:ilvl w:val="0"/>
              <w:numId w:val="8"/>
            </w:numPr>
            <w:suppressLineNumbers w:val="0"/>
            <w:kinsoku/>
            <w:wordWrap/>
            <w:overflowPunct/>
            <w:topLinePunct w:val="0"/>
            <w:autoSpaceDE/>
            <w:autoSpaceDN/>
            <w:bidi w:val="0"/>
            <w:adjustRightInd/>
            <w:snapToGrid/>
            <w:ind w:left="425" w:leftChars="0" w:hanging="425" w:firstLineChars="0"/>
            <w:jc w:val="left"/>
            <w:textAlignment w:val="auto"/>
          </w:pPr>
        </w:pPrChange>
      </w:pPr>
      <w:ins w:id="4721" w:author="L" w:date="2026-05-21T15:36:53Z">
        <w:r>
          <w:rPr>
            <w:rFonts w:hint="eastAsia" w:ascii="Times New Roman" w:hAnsi="Times New Roman" w:eastAsiaTheme="minorEastAsia" w:cstheme="minorBidi"/>
            <w:kern w:val="2"/>
            <w:sz w:val="24"/>
            <w:szCs w:val="32"/>
            <w:lang w:val="en-US" w:eastAsia="zh-CN" w:bidi="ar-SA"/>
          </w:rPr>
          <w:t>PV工具安装</w:t>
        </w:r>
      </w:ins>
    </w:p>
    <w:p w14:paraId="687FEE8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723" w:author="L" w:date="2026-05-21T15:36:53Z"/>
          <w:rFonts w:hint="eastAsia" w:ascii="Times New Roman" w:hAnsi="Times New Roman" w:eastAsiaTheme="minorEastAsia" w:cstheme="minorBidi"/>
          <w:kern w:val="2"/>
          <w:sz w:val="24"/>
          <w:szCs w:val="32"/>
          <w:lang w:val="en-US" w:eastAsia="zh-CN" w:bidi="ar-SA"/>
        </w:rPr>
        <w:pPrChange w:id="4722"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724" w:author="L" w:date="2026-05-21T15:36:53Z">
        <w:r>
          <w:rPr>
            <w:rFonts w:hint="eastAsia" w:ascii="Times New Roman" w:hAnsi="Times New Roman" w:eastAsiaTheme="minorEastAsia" w:cstheme="minorBidi"/>
            <w:kern w:val="2"/>
            <w:sz w:val="24"/>
            <w:szCs w:val="32"/>
            <w:lang w:val="en-US" w:eastAsia="zh-CN" w:bidi="ar-SA"/>
          </w:rPr>
          <w:t>PV(Pipe Viewer</w:t>
        </w:r>
      </w:ins>
      <w:ins w:id="4725" w:author="L" w:date="2026-05-21T15:36:53Z">
        <w:r>
          <w:rPr>
            <w:rFonts w:hint="default" w:ascii="Times New Roman" w:hAnsi="Times New Roman" w:eastAsiaTheme="minorEastAsia" w:cstheme="minorBidi"/>
            <w:kern w:val="2"/>
            <w:sz w:val="24"/>
            <w:szCs w:val="32"/>
            <w:lang w:val="en-US" w:eastAsia="zh-CN" w:bidi="ar-SA"/>
          </w:rPr>
          <w:t>)</w:t>
        </w:r>
      </w:ins>
      <w:ins w:id="4726" w:author="L" w:date="2026-05-21T15:36:53Z">
        <w:r>
          <w:rPr>
            <w:rFonts w:hint="eastAsia" w:ascii="Times New Roman" w:hAnsi="Times New Roman" w:eastAsiaTheme="minorEastAsia" w:cstheme="minorBidi"/>
            <w:kern w:val="2"/>
            <w:sz w:val="24"/>
            <w:szCs w:val="32"/>
            <w:lang w:val="en-US" w:eastAsia="zh-CN" w:bidi="ar-SA"/>
          </w:rPr>
          <w:t xml:space="preserve">是一种基于终端的工具，用于通过管道监测数据的进度。为了更直观地显示系统启动卡的制作进度，系统启动卡制作过程中会使用到 </w:t>
        </w:r>
      </w:ins>
      <w:ins w:id="4727" w:author="L" w:date="2026-05-21T15:36:53Z">
        <w:r>
          <w:rPr>
            <w:rFonts w:hint="default" w:ascii="Times New Roman" w:hAnsi="Times New Roman" w:eastAsiaTheme="minorEastAsia" w:cstheme="minorBidi"/>
            <w:kern w:val="2"/>
            <w:sz w:val="24"/>
            <w:szCs w:val="32"/>
            <w:lang w:val="en-US" w:eastAsia="zh-CN" w:bidi="ar-SA"/>
          </w:rPr>
          <w:t xml:space="preserve">PV </w:t>
        </w:r>
      </w:ins>
      <w:ins w:id="4728" w:author="L" w:date="2026-05-21T15:36:53Z">
        <w:r>
          <w:rPr>
            <w:rFonts w:hint="eastAsia" w:ascii="Times New Roman" w:hAnsi="Times New Roman" w:eastAsiaTheme="minorEastAsia" w:cstheme="minorBidi"/>
            <w:kern w:val="2"/>
            <w:sz w:val="24"/>
            <w:szCs w:val="32"/>
            <w:lang w:val="en-US" w:eastAsia="zh-CN" w:bidi="ar-SA"/>
          </w:rPr>
          <w:t xml:space="preserve">工具。 </w:t>
        </w:r>
      </w:ins>
    </w:p>
    <w:p w14:paraId="41DB60B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730" w:author="L" w:date="2026-05-21T15:36:53Z"/>
          <w:rFonts w:hint="eastAsia" w:ascii="Times New Roman" w:hAnsi="Times New Roman" w:eastAsiaTheme="minorEastAsia" w:cstheme="minorBidi"/>
          <w:kern w:val="2"/>
          <w:sz w:val="24"/>
          <w:szCs w:val="32"/>
          <w:lang w:val="en-US" w:eastAsia="zh-CN" w:bidi="ar-SA"/>
        </w:rPr>
        <w:pPrChange w:id="4729"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731" w:author="L" w:date="2026-05-21T15:36:53Z">
        <w:r>
          <w:rPr>
            <w:rFonts w:hint="eastAsia" w:ascii="Times New Roman" w:hAnsi="Times New Roman" w:eastAsiaTheme="minorEastAsia" w:cstheme="minorBidi"/>
            <w:kern w:val="2"/>
            <w:sz w:val="24"/>
            <w:szCs w:val="32"/>
            <w:lang w:val="en-US" w:eastAsia="zh-CN" w:bidi="ar-SA"/>
          </w:rPr>
          <w:t>请执行如下命令通过网络安装</w:t>
        </w:r>
      </w:ins>
      <w:ins w:id="4732" w:author="L" w:date="2026-05-21T15:36:53Z">
        <w:r>
          <w:rPr>
            <w:rFonts w:hint="default" w:ascii="Times New Roman" w:hAnsi="Times New Roman" w:eastAsiaTheme="minorEastAsia" w:cstheme="minorBidi"/>
            <w:kern w:val="2"/>
            <w:sz w:val="24"/>
            <w:szCs w:val="32"/>
            <w:lang w:val="en-US" w:eastAsia="zh-CN" w:bidi="ar-SA"/>
          </w:rPr>
          <w:t>PV</w:t>
        </w:r>
      </w:ins>
      <w:ins w:id="4733" w:author="L" w:date="2026-05-21T15:36:53Z">
        <w:r>
          <w:rPr>
            <w:rFonts w:hint="eastAsia" w:ascii="Times New Roman" w:hAnsi="Times New Roman" w:eastAsiaTheme="minorEastAsia" w:cstheme="minorBidi"/>
            <w:kern w:val="2"/>
            <w:sz w:val="24"/>
            <w:szCs w:val="32"/>
            <w:lang w:val="en-US" w:eastAsia="zh-CN" w:bidi="ar-SA"/>
          </w:rPr>
          <w:t>工具，如未安装</w:t>
        </w:r>
      </w:ins>
      <w:ins w:id="4734" w:author="L" w:date="2026-05-21T15:36:53Z">
        <w:r>
          <w:rPr>
            <w:rFonts w:hint="default" w:ascii="Times New Roman" w:hAnsi="Times New Roman" w:eastAsiaTheme="minorEastAsia" w:cstheme="minorBidi"/>
            <w:kern w:val="2"/>
            <w:sz w:val="24"/>
            <w:szCs w:val="32"/>
            <w:lang w:val="en-US" w:eastAsia="zh-CN" w:bidi="ar-SA"/>
          </w:rPr>
          <w:t>PV</w:t>
        </w:r>
      </w:ins>
      <w:ins w:id="4735" w:author="L" w:date="2026-05-21T15:36:53Z">
        <w:r>
          <w:rPr>
            <w:rFonts w:hint="eastAsia" w:ascii="Times New Roman" w:hAnsi="Times New Roman" w:eastAsiaTheme="minorEastAsia" w:cstheme="minorBidi"/>
            <w:kern w:val="2"/>
            <w:sz w:val="24"/>
            <w:szCs w:val="32"/>
            <w:lang w:val="en-US" w:eastAsia="zh-CN" w:bidi="ar-SA"/>
          </w:rPr>
          <w:t>工具将会导致系统启动卡制作失败。</w:t>
        </w:r>
      </w:ins>
    </w:p>
    <w:p w14:paraId="62E191FB">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4737" w:author="L" w:date="2026-05-21T15:36:53Z"/>
          <w:rFonts w:hint="default" w:ascii="Times New Roman" w:hAnsi="Times New Roman" w:eastAsia="宋体" w:cs="宋体"/>
          <w:b w:val="0"/>
          <w:bCs/>
          <w:color w:val="0000FF"/>
          <w:sz w:val="24"/>
          <w:szCs w:val="24"/>
          <w:lang w:val="en-US" w:eastAsia="zh-CN" w:bidi="en-US"/>
        </w:rPr>
        <w:pPrChange w:id="4736" w:author="L" w:date="2026-05-21T15:38:21Z">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ind w:left="0" w:leftChars="0" w:firstLine="420" w:firstLineChars="0"/>
            <w:textAlignment w:val="auto"/>
          </w:pPr>
        </w:pPrChange>
      </w:pPr>
      <w:ins w:id="4738" w:author="L" w:date="2026-05-21T15:36:53Z">
        <w:r>
          <w:rPr>
            <w:rFonts w:hint="default" w:ascii="Times New Roman" w:hAnsi="Times New Roman" w:eastAsia="宋体" w:cs="宋体"/>
            <w:b w:val="0"/>
            <w:bCs/>
            <w:color w:val="0000FF"/>
            <w:sz w:val="24"/>
            <w:szCs w:val="24"/>
            <w:lang w:val="en-US" w:eastAsia="zh-CN" w:bidi="en-US"/>
          </w:rPr>
          <w:t>sudo apt-get install pv</w:t>
        </w:r>
      </w:ins>
    </w:p>
    <w:p w14:paraId="3B7611D1">
      <w:pPr>
        <w:pStyle w:val="12"/>
        <w:spacing w:line="360" w:lineRule="auto"/>
        <w:ind w:left="0" w:leftChars="0" w:firstLine="0" w:firstLineChars="0"/>
        <w:jc w:val="center"/>
        <w:rPr>
          <w:ins w:id="4740" w:author="L" w:date="2026-05-21T15:36:53Z"/>
        </w:rPr>
        <w:pPrChange w:id="4739" w:author="L" w:date="2026-05-21T15:38:21Z">
          <w:pPr>
            <w:pStyle w:val="12"/>
            <w:ind w:left="0" w:leftChars="0" w:firstLine="0" w:firstLineChars="0"/>
            <w:jc w:val="center"/>
          </w:pPr>
        </w:pPrChange>
      </w:pPr>
    </w:p>
    <w:p w14:paraId="49DC53B9">
      <w:pPr>
        <w:pStyle w:val="12"/>
        <w:spacing w:line="360" w:lineRule="auto"/>
        <w:ind w:left="0" w:leftChars="0" w:firstLine="0" w:firstLineChars="0"/>
        <w:jc w:val="center"/>
        <w:rPr>
          <w:ins w:id="4742" w:author="L" w:date="2026-05-21T15:36:53Z"/>
        </w:rPr>
        <w:pPrChange w:id="4741" w:author="L" w:date="2026-05-21T15:38:21Z">
          <w:pPr>
            <w:pStyle w:val="12"/>
            <w:ind w:left="0" w:leftChars="0" w:firstLine="0" w:firstLineChars="0"/>
            <w:jc w:val="center"/>
          </w:pPr>
        </w:pPrChange>
      </w:pPr>
      <w:ins w:id="4743" w:author="L" w:date="2026-05-21T15:36:53Z">
        <w:r>
          <w:rPr/>
          <w:drawing>
            <wp:inline distT="0" distB="0" distL="114300" distR="114300">
              <wp:extent cx="5266055" cy="1920240"/>
              <wp:effectExtent l="0" t="0" r="10795" b="3810"/>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132"/>
                      <a:srcRect t="5282" b="4985"/>
                      <a:stretch>
                        <a:fillRect/>
                      </a:stretch>
                    </pic:blipFill>
                    <pic:spPr>
                      <a:xfrm>
                        <a:off x="0" y="0"/>
                        <a:ext cx="5266055" cy="1920240"/>
                      </a:xfrm>
                      <a:prstGeom prst="rect">
                        <a:avLst/>
                      </a:prstGeom>
                      <a:noFill/>
                      <a:ln>
                        <a:noFill/>
                      </a:ln>
                    </pic:spPr>
                  </pic:pic>
                </a:graphicData>
              </a:graphic>
            </wp:inline>
          </w:drawing>
        </w:r>
      </w:ins>
    </w:p>
    <w:p w14:paraId="59AE15AF">
      <w:pPr>
        <w:keepNext w:val="0"/>
        <w:keepLines w:val="0"/>
        <w:pageBreakBefore w:val="0"/>
        <w:widowControl/>
        <w:numPr>
          <w:ilvl w:val="0"/>
          <w:numId w:val="8"/>
        </w:numPr>
        <w:suppressLineNumbers w:val="0"/>
        <w:kinsoku/>
        <w:wordWrap/>
        <w:overflowPunct/>
        <w:topLinePunct w:val="0"/>
        <w:autoSpaceDE/>
        <w:autoSpaceDN/>
        <w:bidi w:val="0"/>
        <w:adjustRightInd/>
        <w:snapToGrid/>
        <w:spacing w:line="360" w:lineRule="auto"/>
        <w:ind w:left="425" w:leftChars="0" w:hanging="425" w:firstLineChars="0"/>
        <w:jc w:val="left"/>
        <w:textAlignment w:val="auto"/>
        <w:rPr>
          <w:ins w:id="4746" w:author="L" w:date="2026-05-21T15:36:53Z"/>
          <w:rFonts w:hint="eastAsia" w:ascii="Times New Roman" w:hAnsi="Times New Roman" w:eastAsiaTheme="minorEastAsia" w:cstheme="minorBidi"/>
          <w:kern w:val="2"/>
          <w:sz w:val="24"/>
          <w:szCs w:val="32"/>
          <w:lang w:val="en-US" w:eastAsia="zh-CN" w:bidi="ar-SA"/>
        </w:rPr>
        <w:pPrChange w:id="4745" w:author="L" w:date="2026-05-21T15:38:21Z">
          <w:pPr>
            <w:keepNext w:val="0"/>
            <w:keepLines w:val="0"/>
            <w:pageBreakBefore w:val="0"/>
            <w:widowControl/>
            <w:numPr>
              <w:ilvl w:val="0"/>
              <w:numId w:val="8"/>
            </w:numPr>
            <w:suppressLineNumbers w:val="0"/>
            <w:kinsoku/>
            <w:wordWrap/>
            <w:overflowPunct/>
            <w:topLinePunct w:val="0"/>
            <w:autoSpaceDE/>
            <w:autoSpaceDN/>
            <w:bidi w:val="0"/>
            <w:adjustRightInd/>
            <w:snapToGrid/>
            <w:ind w:left="425" w:leftChars="0" w:hanging="425" w:firstLineChars="0"/>
            <w:jc w:val="left"/>
            <w:textAlignment w:val="auto"/>
          </w:pPr>
        </w:pPrChange>
      </w:pPr>
      <w:ins w:id="4747" w:author="L" w:date="2026-05-21T15:36:53Z">
        <w:r>
          <w:rPr>
            <w:rFonts w:hint="eastAsia" w:ascii="Times New Roman" w:hAnsi="Times New Roman" w:eastAsiaTheme="minorEastAsia" w:cstheme="minorBidi"/>
            <w:kern w:val="2"/>
            <w:sz w:val="24"/>
            <w:szCs w:val="32"/>
            <w:lang w:val="en-US" w:eastAsia="zh-CN" w:bidi="ar-SA"/>
          </w:rPr>
          <w:t>系统启动卡制作</w:t>
        </w:r>
      </w:ins>
    </w:p>
    <w:p w14:paraId="5FD74D7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749" w:author="L" w:date="2026-05-21T15:36:53Z"/>
          <w:rFonts w:hint="eastAsia" w:ascii="Times New Roman" w:hAnsi="Times New Roman" w:eastAsiaTheme="minorEastAsia" w:cstheme="minorBidi"/>
          <w:kern w:val="2"/>
          <w:sz w:val="24"/>
          <w:szCs w:val="32"/>
          <w:lang w:val="en-US" w:eastAsia="zh-CN" w:bidi="ar-SA"/>
        </w:rPr>
        <w:pPrChange w:id="4748"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750" w:author="L" w:date="2026-05-21T15:36:53Z">
        <w:r>
          <w:rPr>
            <w:rFonts w:hint="eastAsia" w:ascii="Times New Roman" w:hAnsi="Times New Roman" w:eastAsiaTheme="minorEastAsia" w:cstheme="minorBidi"/>
            <w:kern w:val="2"/>
            <w:sz w:val="24"/>
            <w:szCs w:val="32"/>
            <w:lang w:val="en-US" w:eastAsia="zh-CN" w:bidi="ar-SA"/>
          </w:rPr>
          <w:t xml:space="preserve">如下为系统启动卡制作命令。命令中"/dev/sdb"为 </w:t>
        </w:r>
      </w:ins>
      <w:ins w:id="4751" w:author="L" w:date="2026-05-21T15:36:53Z">
        <w:r>
          <w:rPr>
            <w:rFonts w:hint="default" w:ascii="Times New Roman" w:hAnsi="Times New Roman" w:eastAsiaTheme="minorEastAsia" w:cstheme="minorBidi"/>
            <w:kern w:val="2"/>
            <w:sz w:val="24"/>
            <w:szCs w:val="32"/>
            <w:lang w:val="en-US" w:eastAsia="zh-CN" w:bidi="ar-SA"/>
          </w:rPr>
          <w:t xml:space="preserve">Micro SD </w:t>
        </w:r>
      </w:ins>
      <w:ins w:id="4752" w:author="L" w:date="2026-05-21T15:36:53Z">
        <w:r>
          <w:rPr>
            <w:rFonts w:hint="eastAsia" w:ascii="Times New Roman" w:hAnsi="Times New Roman" w:eastAsiaTheme="minorEastAsia" w:cstheme="minorBidi"/>
            <w:kern w:val="2"/>
            <w:sz w:val="24"/>
            <w:szCs w:val="32"/>
            <w:lang w:val="en-US" w:eastAsia="zh-CN" w:bidi="ar-SA"/>
          </w:rPr>
          <w:t>卡设备节点，请确认命令中设备节点无误后，再执行命令。若错误输入其他存储介质设备节点，将会造成存储介质数据损坏。</w:t>
        </w:r>
      </w:ins>
    </w:p>
    <w:p w14:paraId="42C6F3B4">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4754" w:author="L" w:date="2026-05-21T15:36:53Z"/>
          <w:rFonts w:hint="default" w:ascii="Times New Roman" w:hAnsi="Times New Roman" w:eastAsia="宋体" w:cs="宋体"/>
          <w:b w:val="0"/>
          <w:bCs/>
          <w:color w:val="0000FF"/>
          <w:sz w:val="24"/>
          <w:szCs w:val="24"/>
          <w:lang w:val="en-US" w:eastAsia="zh-CN" w:bidi="en-US"/>
        </w:rPr>
        <w:pPrChange w:id="4753" w:author="L" w:date="2026-05-21T15:38:21Z">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ind w:left="0" w:leftChars="0" w:firstLine="420" w:firstLineChars="0"/>
            <w:textAlignment w:val="auto"/>
          </w:pPr>
        </w:pPrChange>
      </w:pPr>
      <w:ins w:id="4755" w:author="L" w:date="2026-05-21T15:36:53Z">
        <w:r>
          <w:rPr>
            <w:rFonts w:hint="default" w:ascii="Times New Roman" w:hAnsi="Times New Roman" w:eastAsia="宋体" w:cs="宋体"/>
            <w:b w:val="0"/>
            <w:bCs/>
            <w:color w:val="0000FF"/>
            <w:sz w:val="24"/>
            <w:szCs w:val="24"/>
            <w:lang w:val="en-US" w:eastAsia="zh-CN" w:bidi="en-US"/>
          </w:rPr>
          <w:t>sudo ./mksdboot.sh -d /dev/sdb</w:t>
        </w:r>
      </w:ins>
    </w:p>
    <w:p w14:paraId="596A2255">
      <w:pPr>
        <w:pStyle w:val="12"/>
        <w:spacing w:line="360" w:lineRule="auto"/>
        <w:ind w:left="0" w:leftChars="0" w:firstLine="0" w:firstLineChars="0"/>
        <w:jc w:val="center"/>
        <w:rPr>
          <w:ins w:id="4757" w:author="L" w:date="2026-05-21T15:36:53Z"/>
        </w:rPr>
        <w:pPrChange w:id="4756" w:author="L" w:date="2026-05-21T15:38:21Z">
          <w:pPr>
            <w:pStyle w:val="12"/>
            <w:ind w:left="0" w:leftChars="0" w:firstLine="0" w:firstLineChars="0"/>
            <w:jc w:val="center"/>
          </w:pPr>
        </w:pPrChange>
      </w:pPr>
      <w:ins w:id="4758" w:author="L" w:date="2026-05-21T15:36:53Z">
        <w:r>
          <w:rPr/>
          <w:drawing>
            <wp:inline distT="0" distB="0" distL="114300" distR="114300">
              <wp:extent cx="5273040" cy="2975610"/>
              <wp:effectExtent l="0" t="0" r="3810" b="15240"/>
              <wp:docPr id="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pic:cNvPicPr>
                        <a:picLocks noChangeAspect="1"/>
                      </pic:cNvPicPr>
                    </pic:nvPicPr>
                    <pic:blipFill>
                      <a:blip r:embed="rId133"/>
                      <a:srcRect t="4015"/>
                      <a:stretch>
                        <a:fillRect/>
                      </a:stretch>
                    </pic:blipFill>
                    <pic:spPr>
                      <a:xfrm>
                        <a:off x="0" y="0"/>
                        <a:ext cx="5273040" cy="2975610"/>
                      </a:xfrm>
                      <a:prstGeom prst="rect">
                        <a:avLst/>
                      </a:prstGeom>
                      <a:noFill/>
                      <a:ln>
                        <a:noFill/>
                      </a:ln>
                    </pic:spPr>
                  </pic:pic>
                </a:graphicData>
              </a:graphic>
            </wp:inline>
          </w:drawing>
        </w:r>
      </w:ins>
    </w:p>
    <w:p w14:paraId="65D9AC0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761" w:author="L" w:date="2026-05-21T15:36:53Z"/>
          <w:rFonts w:hint="eastAsia" w:ascii="Times New Roman" w:hAnsi="Times New Roman" w:eastAsiaTheme="minorEastAsia" w:cstheme="minorBidi"/>
          <w:kern w:val="2"/>
          <w:sz w:val="24"/>
          <w:szCs w:val="32"/>
          <w:lang w:val="en-US" w:eastAsia="zh-CN" w:bidi="ar-SA"/>
        </w:rPr>
        <w:pPrChange w:id="4760"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762" w:author="L" w:date="2026-05-21T15:36:53Z">
        <w:r>
          <w:rPr>
            <w:rFonts w:hint="eastAsia" w:ascii="Times New Roman" w:hAnsi="Times New Roman" w:eastAsiaTheme="minorEastAsia" w:cstheme="minorBidi"/>
            <w:kern w:val="2"/>
            <w:sz w:val="24"/>
            <w:szCs w:val="32"/>
            <w:lang w:val="en-US" w:eastAsia="zh-CN" w:bidi="ar-SA"/>
          </w:rPr>
          <w:t>根据提示按回车键，进行系统启动卡制作。</w:t>
        </w:r>
      </w:ins>
    </w:p>
    <w:p w14:paraId="3D99C521">
      <w:pPr>
        <w:pStyle w:val="12"/>
        <w:spacing w:line="360" w:lineRule="auto"/>
        <w:ind w:left="0" w:leftChars="0" w:firstLine="0" w:firstLineChars="0"/>
        <w:jc w:val="center"/>
        <w:rPr>
          <w:ins w:id="4764" w:author="L" w:date="2026-05-21T15:36:53Z"/>
        </w:rPr>
        <w:pPrChange w:id="4763" w:author="L" w:date="2026-05-21T15:38:21Z">
          <w:pPr>
            <w:pStyle w:val="12"/>
            <w:ind w:left="0" w:leftChars="0" w:firstLine="0" w:firstLineChars="0"/>
            <w:jc w:val="center"/>
          </w:pPr>
        </w:pPrChange>
      </w:pPr>
      <w:ins w:id="4765" w:author="L" w:date="2026-05-21T15:36:53Z">
        <w:r>
          <w:rPr/>
          <w:drawing>
            <wp:inline distT="0" distB="0" distL="114300" distR="114300">
              <wp:extent cx="5272405" cy="4552950"/>
              <wp:effectExtent l="0" t="0" r="4445" b="0"/>
              <wp:docPr id="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0"/>
                      <pic:cNvPicPr>
                        <a:picLocks noChangeAspect="1"/>
                      </pic:cNvPicPr>
                    </pic:nvPicPr>
                    <pic:blipFill>
                      <a:blip r:embed="rId134"/>
                      <a:stretch>
                        <a:fillRect/>
                      </a:stretch>
                    </pic:blipFill>
                    <pic:spPr>
                      <a:xfrm>
                        <a:off x="0" y="0"/>
                        <a:ext cx="5272405" cy="4552950"/>
                      </a:xfrm>
                      <a:prstGeom prst="rect">
                        <a:avLst/>
                      </a:prstGeom>
                      <a:noFill/>
                      <a:ln>
                        <a:noFill/>
                      </a:ln>
                    </pic:spPr>
                  </pic:pic>
                </a:graphicData>
              </a:graphic>
            </wp:inline>
          </w:drawing>
        </w:r>
      </w:ins>
    </w:p>
    <w:p w14:paraId="53F861A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768" w:author="L" w:date="2026-05-21T15:36:53Z"/>
          <w:rFonts w:hint="eastAsia" w:ascii="Times New Roman" w:hAnsi="Times New Roman" w:eastAsiaTheme="minorEastAsia" w:cstheme="minorBidi"/>
          <w:kern w:val="2"/>
          <w:sz w:val="24"/>
          <w:szCs w:val="32"/>
          <w:lang w:val="en-US" w:eastAsia="zh-CN" w:bidi="ar-SA"/>
        </w:rPr>
        <w:pPrChange w:id="4767"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769" w:author="L" w:date="2026-05-21T15:36:53Z">
        <w:r>
          <w:rPr>
            <w:rFonts w:hint="eastAsia" w:ascii="Times New Roman" w:hAnsi="Times New Roman" w:eastAsiaTheme="minorEastAsia" w:cstheme="minorBidi"/>
            <w:kern w:val="2"/>
            <w:sz w:val="24"/>
            <w:szCs w:val="32"/>
            <w:lang w:val="en-US" w:eastAsia="zh-CN" w:bidi="ar-SA"/>
          </w:rPr>
          <w:t>耗时约 10~15min，系统启动卡制作完成。同时，终端将会打印提示信息，如下图所示。制作时间与系统大小、</w:t>
        </w:r>
      </w:ins>
      <w:ins w:id="4770" w:author="L" w:date="2026-05-21T15:36:53Z">
        <w:r>
          <w:rPr>
            <w:rFonts w:hint="default" w:ascii="Times New Roman" w:hAnsi="Times New Roman" w:eastAsiaTheme="minorEastAsia" w:cstheme="minorBidi"/>
            <w:kern w:val="2"/>
            <w:sz w:val="24"/>
            <w:szCs w:val="32"/>
            <w:lang w:val="en-US" w:eastAsia="zh-CN" w:bidi="ar-SA"/>
          </w:rPr>
          <w:t xml:space="preserve">Micro SD </w:t>
        </w:r>
      </w:ins>
      <w:ins w:id="4771" w:author="L" w:date="2026-05-21T15:36:53Z">
        <w:r>
          <w:rPr>
            <w:rFonts w:hint="eastAsia" w:ascii="Times New Roman" w:hAnsi="Times New Roman" w:eastAsiaTheme="minorEastAsia" w:cstheme="minorBidi"/>
            <w:kern w:val="2"/>
            <w:sz w:val="24"/>
            <w:szCs w:val="32"/>
            <w:lang w:val="en-US" w:eastAsia="zh-CN" w:bidi="ar-SA"/>
          </w:rPr>
          <w:t>卡容量和接口性能有关。</w:t>
        </w:r>
      </w:ins>
    </w:p>
    <w:p w14:paraId="2E4018B0">
      <w:pPr>
        <w:pStyle w:val="12"/>
        <w:spacing w:line="360" w:lineRule="auto"/>
        <w:ind w:left="0" w:leftChars="0" w:firstLine="0" w:firstLineChars="0"/>
        <w:jc w:val="center"/>
        <w:rPr>
          <w:ins w:id="4773" w:author="L" w:date="2026-05-21T15:36:53Z"/>
        </w:rPr>
        <w:pPrChange w:id="4772" w:author="L" w:date="2026-05-21T15:38:21Z">
          <w:pPr>
            <w:pStyle w:val="12"/>
            <w:ind w:left="0" w:leftChars="0" w:firstLine="0" w:firstLineChars="0"/>
            <w:jc w:val="center"/>
          </w:pPr>
        </w:pPrChange>
      </w:pPr>
      <w:ins w:id="4774" w:author="L" w:date="2026-05-21T15:36:53Z">
        <w:r>
          <w:rPr/>
          <w:drawing>
            <wp:inline distT="0" distB="0" distL="114300" distR="114300">
              <wp:extent cx="5273040" cy="1240155"/>
              <wp:effectExtent l="0" t="0" r="3810" b="17145"/>
              <wp:docPr id="5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1"/>
                      <pic:cNvPicPr>
                        <a:picLocks noChangeAspect="1"/>
                      </pic:cNvPicPr>
                    </pic:nvPicPr>
                    <pic:blipFill>
                      <a:blip r:embed="rId135"/>
                      <a:srcRect b="9247"/>
                      <a:stretch>
                        <a:fillRect/>
                      </a:stretch>
                    </pic:blipFill>
                    <pic:spPr>
                      <a:xfrm>
                        <a:off x="0" y="0"/>
                        <a:ext cx="5273040" cy="1240155"/>
                      </a:xfrm>
                      <a:prstGeom prst="rect">
                        <a:avLst/>
                      </a:prstGeom>
                      <a:noFill/>
                      <a:ln>
                        <a:noFill/>
                      </a:ln>
                    </pic:spPr>
                  </pic:pic>
                </a:graphicData>
              </a:graphic>
            </wp:inline>
          </w:drawing>
        </w:r>
      </w:ins>
    </w:p>
    <w:p w14:paraId="2C08464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777" w:author="L" w:date="2026-05-21T15:36:53Z"/>
          <w:rFonts w:hint="eastAsia" w:ascii="Times New Roman" w:hAnsi="Times New Roman" w:eastAsiaTheme="minorEastAsia" w:cstheme="minorBidi"/>
          <w:kern w:val="2"/>
          <w:sz w:val="24"/>
          <w:szCs w:val="32"/>
          <w:lang w:val="en-US" w:eastAsia="zh-CN" w:bidi="ar-SA"/>
        </w:rPr>
        <w:pPrChange w:id="4776"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778" w:author="L" w:date="2026-05-21T15:36:53Z">
        <w:r>
          <w:rPr>
            <w:rFonts w:hint="eastAsia" w:ascii="Times New Roman" w:hAnsi="Times New Roman" w:eastAsiaTheme="minorEastAsia" w:cstheme="minorBidi"/>
            <w:kern w:val="2"/>
            <w:sz w:val="24"/>
            <w:szCs w:val="32"/>
            <w:lang w:val="en-US" w:eastAsia="zh-CN" w:bidi="ar-SA"/>
          </w:rPr>
          <w:t>重新将读卡器连接，执行如下命令，可看到新制作的系统启动卡共有 BOOT、</w:t>
        </w:r>
      </w:ins>
      <w:ins w:id="4779" w:author="L" w:date="2026-05-21T15:36:53Z">
        <w:r>
          <w:rPr>
            <w:rFonts w:hint="eastAsia" w:ascii="Times New Roman" w:hAnsi="Times New Roman" w:cstheme="minorBidi"/>
            <w:kern w:val="2"/>
            <w:sz w:val="24"/>
            <w:szCs w:val="32"/>
            <w:lang w:val="en-US" w:eastAsia="zh-CN" w:bidi="ar-SA"/>
          </w:rPr>
          <w:t>r</w:t>
        </w:r>
      </w:ins>
      <w:ins w:id="4780" w:author="L" w:date="2026-05-21T15:36:53Z">
        <w:r>
          <w:rPr>
            <w:rFonts w:hint="default" w:ascii="Times New Roman" w:hAnsi="Times New Roman" w:eastAsiaTheme="minorEastAsia" w:cstheme="minorBidi"/>
            <w:kern w:val="2"/>
            <w:sz w:val="24"/>
            <w:szCs w:val="32"/>
            <w:lang w:val="en-US" w:eastAsia="zh-CN" w:bidi="ar-SA"/>
          </w:rPr>
          <w:t xml:space="preserve">ootfs </w:t>
        </w:r>
      </w:ins>
      <w:ins w:id="4781" w:author="L" w:date="2026-05-21T15:36:53Z">
        <w:r>
          <w:rPr>
            <w:rFonts w:hint="eastAsia" w:ascii="Times New Roman" w:hAnsi="Times New Roman" w:eastAsiaTheme="minorEastAsia" w:cstheme="minorBidi"/>
            <w:kern w:val="2"/>
            <w:sz w:val="24"/>
            <w:szCs w:val="32"/>
            <w:lang w:val="en-US" w:eastAsia="zh-CN" w:bidi="ar-SA"/>
          </w:rPr>
          <w:t xml:space="preserve">和 </w:t>
        </w:r>
      </w:ins>
      <w:ins w:id="4782" w:author="L" w:date="2026-05-21T15:36:53Z">
        <w:r>
          <w:rPr>
            <w:rFonts w:hint="default" w:ascii="Times New Roman" w:hAnsi="Times New Roman" w:eastAsiaTheme="minorEastAsia" w:cstheme="minorBidi"/>
            <w:kern w:val="2"/>
            <w:sz w:val="24"/>
            <w:szCs w:val="32"/>
            <w:lang w:val="en-US" w:eastAsia="zh-CN" w:bidi="ar-SA"/>
          </w:rPr>
          <w:t xml:space="preserve">rootfs-backup </w:t>
        </w:r>
      </w:ins>
      <w:ins w:id="4783" w:author="L" w:date="2026-05-21T15:36:53Z">
        <w:r>
          <w:rPr>
            <w:rFonts w:hint="eastAsia" w:ascii="Times New Roman" w:hAnsi="Times New Roman" w:eastAsiaTheme="minorEastAsia" w:cstheme="minorBidi"/>
            <w:kern w:val="2"/>
            <w:sz w:val="24"/>
            <w:szCs w:val="32"/>
            <w:lang w:val="en-US" w:eastAsia="zh-CN" w:bidi="ar-SA"/>
          </w:rPr>
          <w:t xml:space="preserve">三个分区。其中 </w:t>
        </w:r>
      </w:ins>
      <w:ins w:id="4784" w:author="L" w:date="2026-05-21T15:36:53Z">
        <w:r>
          <w:rPr>
            <w:rFonts w:hint="default" w:ascii="Times New Roman" w:hAnsi="Times New Roman" w:eastAsiaTheme="minorEastAsia" w:cstheme="minorBidi"/>
            <w:kern w:val="2"/>
            <w:sz w:val="24"/>
            <w:szCs w:val="32"/>
            <w:lang w:val="en-US" w:eastAsia="zh-CN" w:bidi="ar-SA"/>
          </w:rPr>
          <w:t xml:space="preserve">BOOT </w:t>
        </w:r>
      </w:ins>
      <w:ins w:id="4785" w:author="L" w:date="2026-05-21T15:36:53Z">
        <w:r>
          <w:rPr>
            <w:rFonts w:hint="eastAsia" w:ascii="Times New Roman" w:hAnsi="Times New Roman" w:eastAsiaTheme="minorEastAsia" w:cstheme="minorBidi"/>
            <w:kern w:val="2"/>
            <w:sz w:val="24"/>
            <w:szCs w:val="32"/>
            <w:lang w:val="en-US" w:eastAsia="zh-CN" w:bidi="ar-SA"/>
          </w:rPr>
          <w:t xml:space="preserve">分区为 </w:t>
        </w:r>
      </w:ins>
      <w:ins w:id="4786" w:author="L" w:date="2026-05-21T15:36:53Z">
        <w:r>
          <w:rPr>
            <w:rFonts w:hint="default" w:ascii="Times New Roman" w:hAnsi="Times New Roman" w:eastAsiaTheme="minorEastAsia" w:cstheme="minorBidi"/>
            <w:kern w:val="2"/>
            <w:sz w:val="24"/>
            <w:szCs w:val="32"/>
            <w:lang w:val="en-US" w:eastAsia="zh-CN" w:bidi="ar-SA"/>
          </w:rPr>
          <w:t xml:space="preserve">FAT32 </w:t>
        </w:r>
      </w:ins>
      <w:ins w:id="4787" w:author="L" w:date="2026-05-21T15:36:53Z">
        <w:r>
          <w:rPr>
            <w:rFonts w:hint="eastAsia" w:ascii="Times New Roman" w:hAnsi="Times New Roman" w:eastAsiaTheme="minorEastAsia" w:cstheme="minorBidi"/>
            <w:kern w:val="2"/>
            <w:sz w:val="24"/>
            <w:szCs w:val="32"/>
            <w:lang w:val="en-US" w:eastAsia="zh-CN" w:bidi="ar-SA"/>
          </w:rPr>
          <w:t>格式，</w:t>
        </w:r>
      </w:ins>
      <w:ins w:id="4788" w:author="L" w:date="2026-05-21T15:36:53Z">
        <w:r>
          <w:rPr>
            <w:rFonts w:hint="default" w:ascii="Times New Roman" w:hAnsi="Times New Roman" w:eastAsiaTheme="minorEastAsia" w:cstheme="minorBidi"/>
            <w:kern w:val="2"/>
            <w:sz w:val="24"/>
            <w:szCs w:val="32"/>
            <w:lang w:val="en-US" w:eastAsia="zh-CN" w:bidi="ar-SA"/>
          </w:rPr>
          <w:t xml:space="preserve">rootfs </w:t>
        </w:r>
      </w:ins>
      <w:ins w:id="4789" w:author="L" w:date="2026-05-21T15:36:53Z">
        <w:r>
          <w:rPr>
            <w:rFonts w:hint="eastAsia" w:ascii="Times New Roman" w:hAnsi="Times New Roman" w:eastAsiaTheme="minorEastAsia" w:cstheme="minorBidi"/>
            <w:kern w:val="2"/>
            <w:sz w:val="24"/>
            <w:szCs w:val="32"/>
            <w:lang w:val="en-US" w:eastAsia="zh-CN" w:bidi="ar-SA"/>
          </w:rPr>
          <w:t xml:space="preserve">分区和 </w:t>
        </w:r>
      </w:ins>
      <w:ins w:id="4790" w:author="L" w:date="2026-05-21T15:36:53Z">
        <w:r>
          <w:rPr>
            <w:rFonts w:hint="default" w:ascii="Times New Roman" w:hAnsi="Times New Roman" w:eastAsiaTheme="minorEastAsia" w:cstheme="minorBidi"/>
            <w:kern w:val="2"/>
            <w:sz w:val="24"/>
            <w:szCs w:val="32"/>
            <w:lang w:val="en-US" w:eastAsia="zh-CN" w:bidi="ar-SA"/>
          </w:rPr>
          <w:t xml:space="preserve">rootfs-backup </w:t>
        </w:r>
      </w:ins>
      <w:ins w:id="4791" w:author="L" w:date="2026-05-21T15:36:53Z">
        <w:r>
          <w:rPr>
            <w:rFonts w:hint="eastAsia" w:ascii="Times New Roman" w:hAnsi="Times New Roman" w:eastAsiaTheme="minorEastAsia" w:cstheme="minorBidi"/>
            <w:kern w:val="2"/>
            <w:sz w:val="24"/>
            <w:szCs w:val="32"/>
            <w:lang w:val="en-US" w:eastAsia="zh-CN" w:bidi="ar-SA"/>
          </w:rPr>
          <w:t xml:space="preserve">分区 为 </w:t>
        </w:r>
      </w:ins>
      <w:ins w:id="4792" w:author="L" w:date="2026-05-21T15:36:53Z">
        <w:r>
          <w:rPr>
            <w:rFonts w:hint="default" w:ascii="Times New Roman" w:hAnsi="Times New Roman" w:eastAsiaTheme="minorEastAsia" w:cstheme="minorBidi"/>
            <w:kern w:val="2"/>
            <w:sz w:val="24"/>
            <w:szCs w:val="32"/>
            <w:lang w:val="en-US" w:eastAsia="zh-CN" w:bidi="ar-SA"/>
          </w:rPr>
          <w:t xml:space="preserve">EXT4 </w:t>
        </w:r>
      </w:ins>
      <w:ins w:id="4793" w:author="L" w:date="2026-05-21T15:36:53Z">
        <w:r>
          <w:rPr>
            <w:rFonts w:hint="eastAsia" w:ascii="Times New Roman" w:hAnsi="Times New Roman" w:eastAsiaTheme="minorEastAsia" w:cstheme="minorBidi"/>
            <w:kern w:val="2"/>
            <w:sz w:val="24"/>
            <w:szCs w:val="32"/>
            <w:lang w:val="en-US" w:eastAsia="zh-CN" w:bidi="ar-SA"/>
          </w:rPr>
          <w:t>格式。</w:t>
        </w:r>
      </w:ins>
      <w:ins w:id="4794" w:author="L" w:date="2026-05-21T15:36:53Z">
        <w:r>
          <w:rPr>
            <w:rFonts w:hint="default" w:ascii="Times New Roman" w:hAnsi="Times New Roman" w:eastAsiaTheme="minorEastAsia" w:cstheme="minorBidi"/>
            <w:kern w:val="2"/>
            <w:sz w:val="24"/>
            <w:szCs w:val="32"/>
            <w:lang w:val="en-US" w:eastAsia="zh-CN" w:bidi="ar-SA"/>
          </w:rPr>
          <w:t xml:space="preserve">FAT32 </w:t>
        </w:r>
      </w:ins>
      <w:ins w:id="4795" w:author="L" w:date="2026-05-21T15:36:53Z">
        <w:r>
          <w:rPr>
            <w:rFonts w:hint="eastAsia" w:ascii="Times New Roman" w:hAnsi="Times New Roman" w:eastAsiaTheme="minorEastAsia" w:cstheme="minorBidi"/>
            <w:kern w:val="2"/>
            <w:sz w:val="24"/>
            <w:szCs w:val="32"/>
            <w:lang w:val="en-US" w:eastAsia="zh-CN" w:bidi="ar-SA"/>
          </w:rPr>
          <w:t xml:space="preserve">格式分区在 </w:t>
        </w:r>
      </w:ins>
      <w:ins w:id="4796" w:author="L" w:date="2026-05-21T15:36:53Z">
        <w:r>
          <w:rPr>
            <w:rFonts w:hint="default" w:ascii="Times New Roman" w:hAnsi="Times New Roman" w:eastAsiaTheme="minorEastAsia" w:cstheme="minorBidi"/>
            <w:kern w:val="2"/>
            <w:sz w:val="24"/>
            <w:szCs w:val="32"/>
            <w:lang w:val="en-US" w:eastAsia="zh-CN" w:bidi="ar-SA"/>
          </w:rPr>
          <w:t xml:space="preserve">Windows </w:t>
        </w:r>
      </w:ins>
      <w:ins w:id="4797" w:author="L" w:date="2026-05-21T15:36:53Z">
        <w:r>
          <w:rPr>
            <w:rFonts w:hint="eastAsia" w:ascii="Times New Roman" w:hAnsi="Times New Roman" w:eastAsiaTheme="minorEastAsia" w:cstheme="minorBidi"/>
            <w:kern w:val="2"/>
            <w:sz w:val="24"/>
            <w:szCs w:val="32"/>
            <w:lang w:val="en-US" w:eastAsia="zh-CN" w:bidi="ar-SA"/>
          </w:rPr>
          <w:t>系统下可见，</w:t>
        </w:r>
      </w:ins>
      <w:ins w:id="4798" w:author="L" w:date="2026-05-21T15:36:53Z">
        <w:r>
          <w:rPr>
            <w:rFonts w:hint="default" w:ascii="Times New Roman" w:hAnsi="Times New Roman" w:eastAsiaTheme="minorEastAsia" w:cstheme="minorBidi"/>
            <w:kern w:val="2"/>
            <w:sz w:val="24"/>
            <w:szCs w:val="32"/>
            <w:lang w:val="en-US" w:eastAsia="zh-CN" w:bidi="ar-SA"/>
          </w:rPr>
          <w:t xml:space="preserve">EXT4 </w:t>
        </w:r>
      </w:ins>
      <w:ins w:id="4799" w:author="L" w:date="2026-05-21T15:36:53Z">
        <w:r>
          <w:rPr>
            <w:rFonts w:hint="eastAsia" w:ascii="Times New Roman" w:hAnsi="Times New Roman" w:eastAsiaTheme="minorEastAsia" w:cstheme="minorBidi"/>
            <w:kern w:val="2"/>
            <w:sz w:val="24"/>
            <w:szCs w:val="32"/>
            <w:lang w:val="en-US" w:eastAsia="zh-CN" w:bidi="ar-SA"/>
          </w:rPr>
          <w:t xml:space="preserve">格式分区在 </w:t>
        </w:r>
      </w:ins>
      <w:ins w:id="4800" w:author="L" w:date="2026-05-21T15:36:53Z">
        <w:r>
          <w:rPr>
            <w:rFonts w:hint="default" w:ascii="Times New Roman" w:hAnsi="Times New Roman" w:eastAsiaTheme="minorEastAsia" w:cstheme="minorBidi"/>
            <w:kern w:val="2"/>
            <w:sz w:val="24"/>
            <w:szCs w:val="32"/>
            <w:lang w:val="en-US" w:eastAsia="zh-CN" w:bidi="ar-SA"/>
          </w:rPr>
          <w:t xml:space="preserve">Windows </w:t>
        </w:r>
      </w:ins>
      <w:ins w:id="4801" w:author="L" w:date="2026-05-21T15:36:53Z">
        <w:r>
          <w:rPr>
            <w:rFonts w:hint="eastAsia" w:ascii="Times New Roman" w:hAnsi="Times New Roman" w:eastAsiaTheme="minorEastAsia" w:cstheme="minorBidi"/>
            <w:kern w:val="2"/>
            <w:sz w:val="24"/>
            <w:szCs w:val="32"/>
            <w:lang w:val="en-US" w:eastAsia="zh-CN" w:bidi="ar-SA"/>
          </w:rPr>
          <w:t xml:space="preserve">系统 下不可见，三个分区在 </w:t>
        </w:r>
      </w:ins>
      <w:ins w:id="4802" w:author="L" w:date="2026-05-21T15:36:53Z">
        <w:r>
          <w:rPr>
            <w:rFonts w:hint="default" w:ascii="Times New Roman" w:hAnsi="Times New Roman" w:eastAsiaTheme="minorEastAsia" w:cstheme="minorBidi"/>
            <w:kern w:val="2"/>
            <w:sz w:val="24"/>
            <w:szCs w:val="32"/>
            <w:lang w:val="en-US" w:eastAsia="zh-CN" w:bidi="ar-SA"/>
          </w:rPr>
          <w:t xml:space="preserve">Linux </w:t>
        </w:r>
      </w:ins>
      <w:ins w:id="4803" w:author="L" w:date="2026-05-21T15:36:53Z">
        <w:r>
          <w:rPr>
            <w:rFonts w:hint="eastAsia" w:ascii="Times New Roman" w:hAnsi="Times New Roman" w:eastAsiaTheme="minorEastAsia" w:cstheme="minorBidi"/>
            <w:kern w:val="2"/>
            <w:sz w:val="24"/>
            <w:szCs w:val="32"/>
            <w:lang w:val="en-US" w:eastAsia="zh-CN" w:bidi="ar-SA"/>
          </w:rPr>
          <w:t>系统下均可见。</w:t>
        </w:r>
      </w:ins>
    </w:p>
    <w:p w14:paraId="3CB4566F">
      <w:pPr>
        <w:pStyle w:val="12"/>
        <w:spacing w:line="360" w:lineRule="auto"/>
        <w:ind w:left="0" w:leftChars="0" w:firstLine="0" w:firstLineChars="0"/>
        <w:jc w:val="center"/>
        <w:rPr>
          <w:ins w:id="4805" w:author="L" w:date="2026-05-21T15:36:53Z"/>
        </w:rPr>
        <w:pPrChange w:id="4804" w:author="L" w:date="2026-05-21T15:38:21Z">
          <w:pPr>
            <w:pStyle w:val="12"/>
            <w:ind w:left="0" w:leftChars="0" w:firstLine="0" w:firstLineChars="0"/>
            <w:jc w:val="center"/>
          </w:pPr>
        </w:pPrChange>
      </w:pPr>
      <w:ins w:id="4806" w:author="L" w:date="2026-05-21T15:36:53Z">
        <w:r>
          <w:rPr/>
          <w:drawing>
            <wp:inline distT="0" distB="0" distL="114300" distR="114300">
              <wp:extent cx="5271135" cy="618490"/>
              <wp:effectExtent l="0" t="0" r="5715" b="10160"/>
              <wp:docPr id="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2"/>
                      <pic:cNvPicPr>
                        <a:picLocks noChangeAspect="1"/>
                      </pic:cNvPicPr>
                    </pic:nvPicPr>
                    <pic:blipFill>
                      <a:blip r:embed="rId136"/>
                      <a:srcRect t="17107" b="11380"/>
                      <a:stretch>
                        <a:fillRect/>
                      </a:stretch>
                    </pic:blipFill>
                    <pic:spPr>
                      <a:xfrm>
                        <a:off x="0" y="0"/>
                        <a:ext cx="5271135" cy="618490"/>
                      </a:xfrm>
                      <a:prstGeom prst="rect">
                        <a:avLst/>
                      </a:prstGeom>
                      <a:noFill/>
                      <a:ln>
                        <a:noFill/>
                      </a:ln>
                    </pic:spPr>
                  </pic:pic>
                </a:graphicData>
              </a:graphic>
            </wp:inline>
          </w:drawing>
        </w:r>
      </w:ins>
    </w:p>
    <w:p w14:paraId="270E404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809" w:author="L" w:date="2026-05-21T15:36:53Z"/>
          <w:rFonts w:hint="eastAsia" w:ascii="Times New Roman" w:hAnsi="Times New Roman" w:eastAsiaTheme="minorEastAsia" w:cstheme="minorBidi"/>
          <w:kern w:val="2"/>
          <w:sz w:val="24"/>
          <w:szCs w:val="32"/>
          <w:lang w:val="en-US" w:eastAsia="zh-CN" w:bidi="ar-SA"/>
        </w:rPr>
        <w:pPrChange w:id="4808"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810" w:author="L" w:date="2026-05-21T15:36:53Z">
        <w:r>
          <w:rPr>
            <w:rFonts w:hint="eastAsia" w:ascii="Times New Roman" w:hAnsi="Times New Roman" w:eastAsiaTheme="minorEastAsia" w:cstheme="minorBidi"/>
            <w:kern w:val="2"/>
            <w:sz w:val="24"/>
            <w:szCs w:val="32"/>
            <w:lang w:val="en-US" w:eastAsia="zh-CN" w:bidi="ar-SA"/>
          </w:rPr>
          <w:t xml:space="preserve">BOOT 分区：主要存放 </w:t>
        </w:r>
      </w:ins>
      <w:ins w:id="4811" w:author="L" w:date="2026-05-21T15:36:53Z">
        <w:r>
          <w:rPr>
            <w:rFonts w:hint="default" w:ascii="Times New Roman" w:hAnsi="Times New Roman" w:eastAsiaTheme="minorEastAsia" w:cstheme="minorBidi"/>
            <w:kern w:val="2"/>
            <w:sz w:val="24"/>
            <w:szCs w:val="32"/>
            <w:lang w:val="en-US" w:eastAsia="zh-CN" w:bidi="ar-SA"/>
          </w:rPr>
          <w:t xml:space="preserve">U-Boot </w:t>
        </w:r>
      </w:ins>
      <w:ins w:id="4812" w:author="L" w:date="2026-05-21T15:36:53Z">
        <w:r>
          <w:rPr>
            <w:rFonts w:hint="eastAsia" w:ascii="Times New Roman" w:hAnsi="Times New Roman" w:eastAsiaTheme="minorEastAsia" w:cstheme="minorBidi"/>
            <w:kern w:val="2"/>
            <w:sz w:val="24"/>
            <w:szCs w:val="32"/>
            <w:lang w:val="en-US" w:eastAsia="zh-CN" w:bidi="ar-SA"/>
          </w:rPr>
          <w:t xml:space="preserve">启动镜像 </w:t>
        </w:r>
      </w:ins>
      <w:ins w:id="4813" w:author="L" w:date="2026-05-21T15:36:53Z">
        <w:r>
          <w:rPr>
            <w:rFonts w:hint="default" w:ascii="Times New Roman" w:hAnsi="Times New Roman" w:eastAsiaTheme="minorEastAsia" w:cstheme="minorBidi"/>
            <w:kern w:val="2"/>
            <w:sz w:val="24"/>
            <w:szCs w:val="32"/>
            <w:lang w:val="en-US" w:eastAsia="zh-CN" w:bidi="ar-SA"/>
          </w:rPr>
          <w:t>u-boot.img</w:t>
        </w:r>
      </w:ins>
      <w:ins w:id="4814" w:author="L" w:date="2026-05-21T15:36:53Z">
        <w:r>
          <w:rPr>
            <w:rFonts w:hint="eastAsia" w:ascii="Times New Roman" w:hAnsi="Times New Roman" w:eastAsiaTheme="minorEastAsia" w:cstheme="minorBidi"/>
            <w:kern w:val="2"/>
            <w:sz w:val="24"/>
            <w:szCs w:val="32"/>
            <w:lang w:val="en-US" w:eastAsia="zh-CN" w:bidi="ar-SA"/>
          </w:rPr>
          <w:t>、</w:t>
        </w:r>
      </w:ins>
      <w:ins w:id="4815" w:author="L" w:date="2026-05-21T15:36:53Z">
        <w:r>
          <w:rPr>
            <w:rFonts w:hint="default" w:ascii="Times New Roman" w:hAnsi="Times New Roman" w:eastAsiaTheme="minorEastAsia" w:cstheme="minorBidi"/>
            <w:kern w:val="2"/>
            <w:sz w:val="24"/>
            <w:szCs w:val="32"/>
            <w:lang w:val="en-US" w:eastAsia="zh-CN" w:bidi="ar-SA"/>
          </w:rPr>
          <w:t>tiboot3.bin</w:t>
        </w:r>
      </w:ins>
      <w:ins w:id="4816" w:author="L" w:date="2026-05-21T15:36:53Z">
        <w:r>
          <w:rPr>
            <w:rFonts w:hint="eastAsia" w:ascii="Times New Roman" w:hAnsi="Times New Roman" w:eastAsiaTheme="minorEastAsia" w:cstheme="minorBidi"/>
            <w:kern w:val="2"/>
            <w:sz w:val="24"/>
            <w:szCs w:val="32"/>
            <w:lang w:val="en-US" w:eastAsia="zh-CN" w:bidi="ar-SA"/>
          </w:rPr>
          <w:t>、</w:t>
        </w:r>
      </w:ins>
      <w:ins w:id="4817" w:author="L" w:date="2026-05-21T15:36:53Z">
        <w:r>
          <w:rPr>
            <w:rFonts w:hint="default" w:ascii="Times New Roman" w:hAnsi="Times New Roman" w:eastAsiaTheme="minorEastAsia" w:cstheme="minorBidi"/>
            <w:kern w:val="2"/>
            <w:sz w:val="24"/>
            <w:szCs w:val="32"/>
            <w:lang w:val="en-US" w:eastAsia="zh-CN" w:bidi="ar-SA"/>
          </w:rPr>
          <w:t xml:space="preserve">tispl.bin </w:t>
        </w:r>
      </w:ins>
      <w:ins w:id="4818" w:author="L" w:date="2026-05-21T15:36:53Z">
        <w:r>
          <w:rPr>
            <w:rFonts w:hint="eastAsia" w:ascii="Times New Roman" w:hAnsi="Times New Roman" w:eastAsiaTheme="minorEastAsia" w:cstheme="minorBidi"/>
            <w:kern w:val="2"/>
            <w:sz w:val="24"/>
            <w:szCs w:val="32"/>
            <w:lang w:val="en-US" w:eastAsia="zh-CN" w:bidi="ar-SA"/>
          </w:rPr>
          <w:t xml:space="preserve">等文件，从制卡工具包 </w:t>
        </w:r>
      </w:ins>
      <w:ins w:id="4819" w:author="L" w:date="2026-05-21T15:36:53Z">
        <w:r>
          <w:rPr>
            <w:rFonts w:hint="default" w:ascii="Times New Roman" w:hAnsi="Times New Roman" w:eastAsiaTheme="minorEastAsia" w:cstheme="minorBidi"/>
            <w:kern w:val="2"/>
            <w:sz w:val="24"/>
            <w:szCs w:val="32"/>
            <w:lang w:val="en-US" w:eastAsia="zh-CN" w:bidi="ar-SA"/>
          </w:rPr>
          <w:t xml:space="preserve">boot </w:t>
        </w:r>
      </w:ins>
      <w:ins w:id="4820" w:author="L" w:date="2026-05-21T15:36:53Z">
        <w:r>
          <w:rPr>
            <w:rFonts w:hint="eastAsia" w:ascii="Times New Roman" w:hAnsi="Times New Roman" w:eastAsiaTheme="minorEastAsia" w:cstheme="minorBidi"/>
            <w:kern w:val="2"/>
            <w:sz w:val="24"/>
            <w:szCs w:val="32"/>
            <w:lang w:val="en-US" w:eastAsia="zh-CN" w:bidi="ar-SA"/>
          </w:rPr>
          <w:t>目录拷贝而来。使用系统启动卡启动系统时，将使用此目录的文件启动</w:t>
        </w:r>
      </w:ins>
      <w:ins w:id="4821" w:author="L" w:date="2026-05-21T15:36:53Z">
        <w:r>
          <w:rPr>
            <w:rFonts w:hint="default" w:ascii="Times New Roman" w:hAnsi="Times New Roman" w:eastAsiaTheme="minorEastAsia" w:cstheme="minorBidi"/>
            <w:kern w:val="2"/>
            <w:sz w:val="24"/>
            <w:szCs w:val="32"/>
            <w:lang w:val="en-US" w:eastAsia="zh-CN" w:bidi="ar-SA"/>
          </w:rPr>
          <w:t>U-Boot</w:t>
        </w:r>
      </w:ins>
      <w:ins w:id="4822" w:author="L" w:date="2026-05-21T15:36:53Z">
        <w:r>
          <w:rPr>
            <w:rFonts w:hint="eastAsia" w:ascii="Times New Roman" w:hAnsi="Times New Roman" w:eastAsiaTheme="minorEastAsia" w:cstheme="minorBidi"/>
            <w:kern w:val="2"/>
            <w:sz w:val="24"/>
            <w:szCs w:val="32"/>
            <w:lang w:val="en-US" w:eastAsia="zh-CN" w:bidi="ar-SA"/>
          </w:rPr>
          <w:t xml:space="preserve">。 </w:t>
        </w:r>
      </w:ins>
    </w:p>
    <w:p w14:paraId="13C52F8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824" w:author="L" w:date="2026-05-21T15:36:53Z"/>
          <w:rFonts w:hint="eastAsia" w:ascii="Times New Roman" w:hAnsi="Times New Roman" w:eastAsiaTheme="minorEastAsia" w:cstheme="minorBidi"/>
          <w:kern w:val="2"/>
          <w:sz w:val="24"/>
          <w:szCs w:val="32"/>
          <w:lang w:val="en-US" w:eastAsia="zh-CN" w:bidi="ar-SA"/>
        </w:rPr>
        <w:pPrChange w:id="4823"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825" w:author="L" w:date="2026-05-21T15:36:53Z">
        <w:r>
          <w:rPr>
            <w:rFonts w:hint="default" w:ascii="Times New Roman" w:hAnsi="Times New Roman" w:eastAsiaTheme="minorEastAsia" w:cstheme="minorBidi"/>
            <w:kern w:val="2"/>
            <w:sz w:val="24"/>
            <w:szCs w:val="32"/>
            <w:lang w:val="en-US" w:eastAsia="zh-CN" w:bidi="ar-SA"/>
          </w:rPr>
          <w:t xml:space="preserve">rootfs </w:t>
        </w:r>
      </w:ins>
      <w:ins w:id="4826" w:author="L" w:date="2026-05-21T15:36:53Z">
        <w:r>
          <w:rPr>
            <w:rFonts w:hint="eastAsia" w:ascii="Times New Roman" w:hAnsi="Times New Roman" w:eastAsiaTheme="minorEastAsia" w:cstheme="minorBidi"/>
            <w:kern w:val="2"/>
            <w:sz w:val="24"/>
            <w:szCs w:val="32"/>
            <w:lang w:val="en-US" w:eastAsia="zh-CN" w:bidi="ar-SA"/>
          </w:rPr>
          <w:t>分区：存放文件系统。</w:t>
        </w:r>
      </w:ins>
      <w:ins w:id="4827" w:author="L" w:date="2026-05-21T15:36:53Z">
        <w:r>
          <w:rPr>
            <w:rFonts w:hint="default" w:ascii="Times New Roman" w:hAnsi="Times New Roman" w:eastAsiaTheme="minorEastAsia" w:cstheme="minorBidi"/>
            <w:kern w:val="2"/>
            <w:sz w:val="24"/>
            <w:szCs w:val="32"/>
            <w:lang w:val="en-US" w:eastAsia="zh-CN" w:bidi="ar-SA"/>
          </w:rPr>
          <w:t xml:space="preserve">rootfs </w:t>
        </w:r>
      </w:ins>
      <w:ins w:id="4828" w:author="L" w:date="2026-05-21T15:36:53Z">
        <w:r>
          <w:rPr>
            <w:rFonts w:hint="eastAsia" w:ascii="Times New Roman" w:hAnsi="Times New Roman" w:eastAsiaTheme="minorEastAsia" w:cstheme="minorBidi"/>
            <w:kern w:val="2"/>
            <w:sz w:val="24"/>
            <w:szCs w:val="32"/>
            <w:lang w:val="en-US" w:eastAsia="zh-CN" w:bidi="ar-SA"/>
          </w:rPr>
          <w:t xml:space="preserve">分区 </w:t>
        </w:r>
      </w:ins>
      <w:ins w:id="4829" w:author="L" w:date="2026-05-21T15:36:53Z">
        <w:r>
          <w:rPr>
            <w:rFonts w:hint="default" w:ascii="Times New Roman" w:hAnsi="Times New Roman" w:eastAsiaTheme="minorEastAsia" w:cstheme="minorBidi"/>
            <w:kern w:val="2"/>
            <w:sz w:val="24"/>
            <w:szCs w:val="32"/>
            <w:lang w:val="en-US" w:eastAsia="zh-CN" w:bidi="ar-SA"/>
          </w:rPr>
          <w:t xml:space="preserve">boot </w:t>
        </w:r>
      </w:ins>
      <w:ins w:id="4830" w:author="L" w:date="2026-05-21T15:36:53Z">
        <w:r>
          <w:rPr>
            <w:rFonts w:hint="eastAsia" w:ascii="Times New Roman" w:hAnsi="Times New Roman" w:eastAsiaTheme="minorEastAsia" w:cstheme="minorBidi"/>
            <w:kern w:val="2"/>
            <w:sz w:val="24"/>
            <w:szCs w:val="32"/>
            <w:lang w:val="en-US" w:eastAsia="zh-CN" w:bidi="ar-SA"/>
          </w:rPr>
          <w:t>目录主要存放内核镜像、设备树文件等,从制卡工具包</w:t>
        </w:r>
      </w:ins>
      <w:ins w:id="4831" w:author="L" w:date="2026-05-21T15:36:53Z">
        <w:r>
          <w:rPr>
            <w:rFonts w:hint="default" w:ascii="Times New Roman" w:hAnsi="Times New Roman" w:eastAsiaTheme="minorEastAsia" w:cstheme="minorBidi"/>
            <w:kern w:val="2"/>
            <w:sz w:val="24"/>
            <w:szCs w:val="32"/>
            <w:lang w:val="en-US" w:eastAsia="zh-CN" w:bidi="ar-SA"/>
          </w:rPr>
          <w:t>"filesystem/boot/"</w:t>
        </w:r>
      </w:ins>
      <w:ins w:id="4832" w:author="L" w:date="2026-05-21T15:36:53Z">
        <w:r>
          <w:rPr>
            <w:rFonts w:hint="eastAsia" w:ascii="Times New Roman" w:hAnsi="Times New Roman" w:eastAsiaTheme="minorEastAsia" w:cstheme="minorBidi"/>
            <w:kern w:val="2"/>
            <w:sz w:val="24"/>
            <w:szCs w:val="32"/>
            <w:lang w:val="en-US" w:eastAsia="zh-CN" w:bidi="ar-SA"/>
          </w:rPr>
          <w:t xml:space="preserve">目录拷贝而来。使用系统启动卡启动系统时，将使用此目录的文件启动。 </w:t>
        </w:r>
      </w:ins>
    </w:p>
    <w:p w14:paraId="169286F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834" w:author="L" w:date="2026-05-21T15:36:53Z"/>
          <w:rFonts w:hint="eastAsia" w:ascii="Times New Roman" w:hAnsi="Times New Roman" w:eastAsiaTheme="minorEastAsia" w:cstheme="minorBidi"/>
          <w:kern w:val="2"/>
          <w:sz w:val="24"/>
          <w:szCs w:val="32"/>
          <w:lang w:val="en-US" w:eastAsia="zh-CN" w:bidi="ar-SA"/>
        </w:rPr>
        <w:pPrChange w:id="4833"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835" w:author="L" w:date="2026-05-21T15:36:53Z">
        <w:r>
          <w:rPr>
            <w:rFonts w:hint="default" w:ascii="Times New Roman" w:hAnsi="Times New Roman" w:eastAsiaTheme="minorEastAsia" w:cstheme="minorBidi"/>
            <w:kern w:val="2"/>
            <w:sz w:val="24"/>
            <w:szCs w:val="32"/>
            <w:lang w:val="en-US" w:eastAsia="zh-CN" w:bidi="ar-SA"/>
          </w:rPr>
          <w:t xml:space="preserve">rootfs-backup </w:t>
        </w:r>
      </w:ins>
      <w:ins w:id="4836" w:author="L" w:date="2026-05-21T15:36:53Z">
        <w:r>
          <w:rPr>
            <w:rFonts w:hint="eastAsia" w:ascii="Times New Roman" w:hAnsi="Times New Roman" w:eastAsiaTheme="minorEastAsia" w:cstheme="minorBidi"/>
            <w:kern w:val="2"/>
            <w:sz w:val="24"/>
            <w:szCs w:val="32"/>
            <w:lang w:val="en-US" w:eastAsia="zh-CN" w:bidi="ar-SA"/>
          </w:rPr>
          <w:t xml:space="preserve">分区：存放备份的文件系统。系统固化时，将其内容固化至存储设备对应文件系统分区。 </w:t>
        </w:r>
      </w:ins>
    </w:p>
    <w:p w14:paraId="7A40523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838" w:author="L" w:date="2026-05-21T15:36:53Z"/>
          <w:rFonts w:hint="eastAsia" w:ascii="Times New Roman" w:hAnsi="Times New Roman" w:eastAsiaTheme="minorEastAsia" w:cstheme="minorBidi"/>
          <w:kern w:val="2"/>
          <w:sz w:val="24"/>
          <w:szCs w:val="32"/>
          <w:lang w:val="en-US" w:eastAsia="zh-CN" w:bidi="ar-SA"/>
        </w:rPr>
        <w:pPrChange w:id="4837"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839" w:author="L" w:date="2026-05-21T15:36:53Z">
        <w:r>
          <w:rPr>
            <w:rFonts w:hint="eastAsia" w:ascii="Times New Roman" w:hAnsi="Times New Roman" w:eastAsiaTheme="minorEastAsia" w:cstheme="minorBidi"/>
            <w:kern w:val="2"/>
            <w:sz w:val="24"/>
            <w:szCs w:val="32"/>
            <w:lang w:val="en-US" w:eastAsia="zh-CN" w:bidi="ar-SA"/>
          </w:rPr>
          <w:t>点击右下角的大容量存储设备图标，选择</w:t>
        </w:r>
      </w:ins>
      <w:ins w:id="4840" w:author="L" w:date="2026-05-21T15:36:53Z">
        <w:r>
          <w:rPr>
            <w:rFonts w:hint="default" w:ascii="Times New Roman" w:hAnsi="Times New Roman" w:eastAsiaTheme="minorEastAsia" w:cstheme="minorBidi"/>
            <w:kern w:val="2"/>
            <w:sz w:val="24"/>
            <w:szCs w:val="32"/>
            <w:lang w:val="en-US" w:eastAsia="zh-CN" w:bidi="ar-SA"/>
          </w:rPr>
          <w:t>"Disconnect(Connect to host)"</w:t>
        </w:r>
      </w:ins>
      <w:ins w:id="4841" w:author="L" w:date="2026-05-21T15:36:53Z">
        <w:r>
          <w:rPr>
            <w:rFonts w:hint="eastAsia" w:ascii="Times New Roman" w:hAnsi="Times New Roman" w:eastAsiaTheme="minorEastAsia" w:cstheme="minorBidi"/>
            <w:kern w:val="2"/>
            <w:sz w:val="24"/>
            <w:szCs w:val="32"/>
            <w:lang w:val="en-US" w:eastAsia="zh-CN" w:bidi="ar-SA"/>
          </w:rPr>
          <w:t xml:space="preserve">选项（如下图），断开 </w:t>
        </w:r>
      </w:ins>
      <w:ins w:id="4842" w:author="L" w:date="2026-05-21T15:36:53Z">
        <w:r>
          <w:rPr>
            <w:rFonts w:hint="default" w:ascii="Times New Roman" w:hAnsi="Times New Roman" w:eastAsiaTheme="minorEastAsia" w:cstheme="minorBidi"/>
            <w:kern w:val="2"/>
            <w:sz w:val="24"/>
            <w:szCs w:val="32"/>
            <w:lang w:val="en-US" w:eastAsia="zh-CN" w:bidi="ar-SA"/>
          </w:rPr>
          <w:t xml:space="preserve">Micro SD </w:t>
        </w:r>
      </w:ins>
      <w:ins w:id="4843" w:author="L" w:date="2026-05-21T15:36:53Z">
        <w:r>
          <w:rPr>
            <w:rFonts w:hint="eastAsia" w:ascii="Times New Roman" w:hAnsi="Times New Roman" w:eastAsiaTheme="minorEastAsia" w:cstheme="minorBidi"/>
            <w:kern w:val="2"/>
            <w:sz w:val="24"/>
            <w:szCs w:val="32"/>
            <w:lang w:val="en-US" w:eastAsia="zh-CN" w:bidi="ar-SA"/>
          </w:rPr>
          <w:t xml:space="preserve">卡与 </w:t>
        </w:r>
      </w:ins>
      <w:ins w:id="4844" w:author="L" w:date="2026-05-21T15:36:53Z">
        <w:r>
          <w:rPr>
            <w:rFonts w:hint="default" w:ascii="Times New Roman" w:hAnsi="Times New Roman" w:eastAsiaTheme="minorEastAsia" w:cstheme="minorBidi"/>
            <w:kern w:val="2"/>
            <w:sz w:val="24"/>
            <w:szCs w:val="32"/>
            <w:lang w:val="en-US" w:eastAsia="zh-CN" w:bidi="ar-SA"/>
          </w:rPr>
          <w:t xml:space="preserve">Ubuntu </w:t>
        </w:r>
      </w:ins>
      <w:ins w:id="4845" w:author="L" w:date="2026-05-21T15:36:53Z">
        <w:r>
          <w:rPr>
            <w:rFonts w:hint="eastAsia" w:ascii="Times New Roman" w:hAnsi="Times New Roman" w:eastAsiaTheme="minorEastAsia" w:cstheme="minorBidi"/>
            <w:kern w:val="2"/>
            <w:sz w:val="24"/>
            <w:szCs w:val="32"/>
            <w:lang w:val="en-US" w:eastAsia="zh-CN" w:bidi="ar-SA"/>
          </w:rPr>
          <w:t>之间的连接，完成系统启动卡制作。</w:t>
        </w:r>
      </w:ins>
    </w:p>
    <w:p w14:paraId="2F1F47EE">
      <w:pPr>
        <w:pStyle w:val="12"/>
        <w:spacing w:line="360" w:lineRule="auto"/>
        <w:ind w:left="0" w:leftChars="0" w:firstLine="0" w:firstLineChars="0"/>
        <w:jc w:val="center"/>
        <w:rPr>
          <w:ins w:id="4847" w:author="L" w:date="2026-05-21T15:36:53Z"/>
          <w:rFonts w:hint="default"/>
          <w:lang w:val="en-US" w:eastAsia="zh-CN"/>
        </w:rPr>
        <w:pPrChange w:id="4846" w:author="L" w:date="2026-05-21T15:38:21Z">
          <w:pPr>
            <w:pStyle w:val="12"/>
            <w:ind w:left="0" w:leftChars="0" w:firstLine="0" w:firstLineChars="0"/>
            <w:jc w:val="center"/>
          </w:pPr>
        </w:pPrChange>
      </w:pPr>
      <w:ins w:id="4848" w:author="L" w:date="2026-05-21T15:36:53Z">
        <w:r>
          <w:rPr/>
          <w:drawing>
            <wp:inline distT="0" distB="0" distL="114300" distR="114300">
              <wp:extent cx="2581275" cy="904875"/>
              <wp:effectExtent l="0" t="0" r="9525" b="9525"/>
              <wp:docPr id="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
                      <pic:cNvPicPr>
                        <a:picLocks noChangeAspect="1"/>
                      </pic:cNvPicPr>
                    </pic:nvPicPr>
                    <pic:blipFill>
                      <a:blip r:embed="rId137"/>
                      <a:stretch>
                        <a:fillRect/>
                      </a:stretch>
                    </pic:blipFill>
                    <pic:spPr>
                      <a:xfrm>
                        <a:off x="0" y="0"/>
                        <a:ext cx="2581275" cy="904875"/>
                      </a:xfrm>
                      <a:prstGeom prst="rect">
                        <a:avLst/>
                      </a:prstGeom>
                      <a:noFill/>
                      <a:ln>
                        <a:noFill/>
                      </a:ln>
                    </pic:spPr>
                  </pic:pic>
                </a:graphicData>
              </a:graphic>
            </wp:inline>
          </w:drawing>
        </w:r>
      </w:ins>
    </w:p>
    <w:p w14:paraId="2F7F3FC0">
      <w:pPr>
        <w:pStyle w:val="12"/>
        <w:spacing w:line="360" w:lineRule="auto"/>
        <w:ind w:left="0" w:leftChars="0" w:firstLine="0" w:firstLineChars="0"/>
        <w:outlineLvl w:val="2"/>
        <w:rPr>
          <w:ins w:id="4851" w:author="L" w:date="2026-05-21T15:36:53Z"/>
          <w:rFonts w:hint="eastAsia" w:ascii="Times New Roman" w:hAnsi="Times New Roman"/>
          <w:b/>
          <w:bCs/>
          <w:sz w:val="28"/>
          <w:szCs w:val="28"/>
          <w:lang w:val="en-US" w:eastAsia="zh-CN"/>
        </w:rPr>
        <w:pPrChange w:id="4850" w:author="L" w:date="2026-05-21T15:38:21Z">
          <w:pPr>
            <w:pStyle w:val="12"/>
            <w:ind w:left="0" w:leftChars="0" w:firstLine="0" w:firstLineChars="0"/>
            <w:outlineLvl w:val="2"/>
          </w:pPr>
        </w:pPrChange>
      </w:pPr>
      <w:ins w:id="4852" w:author="L" w:date="2026-05-21T15:36:53Z">
        <w:bookmarkStart w:id="190" w:name="_Toc22606"/>
        <w:bookmarkStart w:id="191" w:name="_Toc24923"/>
        <w:bookmarkStart w:id="192" w:name="_Toc15651"/>
        <w:bookmarkStart w:id="193" w:name="_Toc12001"/>
        <w:bookmarkStart w:id="194" w:name="_Toc13116"/>
        <w:bookmarkStart w:id="195" w:name="_Toc19780"/>
        <w:r>
          <w:rPr>
            <w:rFonts w:hint="eastAsia" w:ascii="Times New Roman" w:hAnsi="Times New Roman"/>
            <w:b/>
            <w:bCs/>
            <w:sz w:val="28"/>
            <w:szCs w:val="28"/>
            <w:lang w:val="en-US" w:eastAsia="zh-CN"/>
          </w:rPr>
          <w:t>4.</w:t>
        </w:r>
      </w:ins>
      <w:ins w:id="4853" w:author="L" w:date="2026-05-21T15:37:57Z">
        <w:r>
          <w:rPr>
            <w:rFonts w:hint="eastAsia" w:ascii="Times New Roman" w:hAnsi="Times New Roman"/>
            <w:b/>
            <w:bCs/>
            <w:sz w:val="28"/>
            <w:szCs w:val="28"/>
            <w:lang w:val="en-US" w:eastAsia="zh-CN"/>
          </w:rPr>
          <w:t>1</w:t>
        </w:r>
      </w:ins>
      <w:ins w:id="4854" w:author="L" w:date="2026-05-21T15:36:53Z">
        <w:r>
          <w:rPr>
            <w:rFonts w:hint="eastAsia" w:ascii="Times New Roman" w:hAnsi="Times New Roman"/>
            <w:b/>
            <w:bCs/>
            <w:sz w:val="28"/>
            <w:szCs w:val="28"/>
            <w:lang w:val="en-US" w:eastAsia="zh-CN"/>
          </w:rPr>
          <w:t>.2从启动卡启动</w:t>
        </w:r>
        <w:bookmarkEnd w:id="190"/>
        <w:bookmarkEnd w:id="191"/>
        <w:bookmarkEnd w:id="192"/>
        <w:bookmarkEnd w:id="193"/>
        <w:bookmarkEnd w:id="194"/>
        <w:bookmarkEnd w:id="195"/>
      </w:ins>
    </w:p>
    <w:p w14:paraId="6486E21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856" w:author="L" w:date="2026-05-21T15:36:53Z"/>
          <w:rFonts w:hint="default" w:ascii="Times New Roman" w:hAnsi="Times New Roman" w:eastAsiaTheme="minorEastAsia" w:cstheme="minorBidi"/>
          <w:kern w:val="2"/>
          <w:sz w:val="24"/>
          <w:szCs w:val="32"/>
          <w:lang w:val="en-US" w:eastAsia="zh-CN" w:bidi="ar-SA"/>
        </w:rPr>
        <w:pPrChange w:id="4855"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857" w:author="L" w:date="2026-05-21T15:36:53Z">
        <w:r>
          <w:rPr>
            <w:rFonts w:hint="default" w:ascii="Times New Roman" w:hAnsi="Times New Roman" w:eastAsiaTheme="minorEastAsia" w:cstheme="minorBidi"/>
            <w:kern w:val="2"/>
            <w:sz w:val="24"/>
            <w:szCs w:val="32"/>
            <w:lang w:val="en-US" w:eastAsia="zh-CN" w:bidi="ar-SA"/>
          </w:rPr>
          <w:t xml:space="preserve">将系统启动卡插至评估板 Micro SD 卡槽，根据评估底板丝印将启动方 式选择拨码开关拨为 </w:t>
        </w:r>
      </w:ins>
      <w:ins w:id="4858" w:author="L" w:date="2026-05-21T15:36:53Z">
        <w:r>
          <w:rPr>
            <w:rFonts w:hint="eastAsia" w:ascii="Times New Roman" w:hAnsi="Times New Roman" w:cstheme="minorBidi"/>
            <w:kern w:val="2"/>
            <w:sz w:val="24"/>
            <w:szCs w:val="32"/>
            <w:lang w:val="en-US" w:eastAsia="zh-CN" w:bidi="ar-SA"/>
          </w:rPr>
          <w:t>00011000</w:t>
        </w:r>
      </w:ins>
      <w:ins w:id="4859" w:author="L" w:date="2026-05-21T15:36:53Z">
        <w:r>
          <w:rPr>
            <w:rFonts w:hint="default" w:ascii="Times New Roman" w:hAnsi="Times New Roman" w:eastAsiaTheme="minorEastAsia" w:cstheme="minorBidi"/>
            <w:kern w:val="2"/>
            <w:sz w:val="24"/>
            <w:szCs w:val="32"/>
            <w:lang w:val="en-US" w:eastAsia="zh-CN" w:bidi="ar-SA"/>
          </w:rPr>
          <w:t>(1~</w:t>
        </w:r>
      </w:ins>
      <w:ins w:id="4860" w:author="L" w:date="2026-05-21T15:36:53Z">
        <w:r>
          <w:rPr>
            <w:rFonts w:hint="eastAsia" w:ascii="Times New Roman" w:hAnsi="Times New Roman" w:cstheme="minorBidi"/>
            <w:kern w:val="2"/>
            <w:sz w:val="24"/>
            <w:szCs w:val="32"/>
            <w:lang w:val="en-US" w:eastAsia="zh-CN" w:bidi="ar-SA"/>
          </w:rPr>
          <w:t>8</w:t>
        </w:r>
      </w:ins>
      <w:ins w:id="4861" w:author="L" w:date="2026-05-21T15:36:53Z">
        <w:r>
          <w:rPr>
            <w:rFonts w:hint="default" w:ascii="Times New Roman" w:hAnsi="Times New Roman" w:eastAsiaTheme="minorEastAsia" w:cstheme="minorBidi"/>
            <w:kern w:val="2"/>
            <w:sz w:val="24"/>
            <w:szCs w:val="32"/>
            <w:lang w:val="en-US" w:eastAsia="zh-CN" w:bidi="ar-SA"/>
          </w:rPr>
          <w:t>)，此档位为 SD 启动模式。</w:t>
        </w:r>
      </w:ins>
      <w:ins w:id="4862" w:author="L" w:date="2026-05-21T15:36:53Z">
        <w:r>
          <w:rPr>
            <w:rFonts w:hint="eastAsia" w:ascii="Times New Roman" w:hAnsi="Times New Roman" w:cstheme="minorBidi"/>
            <w:kern w:val="2"/>
            <w:sz w:val="24"/>
            <w:szCs w:val="32"/>
            <w:lang w:val="en-US" w:eastAsia="zh-CN" w:bidi="ar-SA"/>
          </w:rPr>
          <w:t>将调试接口连接到</w:t>
        </w:r>
      </w:ins>
      <w:ins w:id="4863" w:author="L" w:date="2026-05-21T15:36:53Z">
        <w:r>
          <w:rPr>
            <w:rFonts w:hint="default" w:ascii="Times New Roman" w:hAnsi="Times New Roman" w:eastAsiaTheme="minorEastAsia" w:cstheme="minorBidi"/>
            <w:kern w:val="2"/>
            <w:sz w:val="24"/>
            <w:szCs w:val="32"/>
            <w:lang w:val="en-US" w:eastAsia="zh-CN" w:bidi="ar-SA"/>
          </w:rPr>
          <w:t>PC 机，</w:t>
        </w:r>
      </w:ins>
      <w:ins w:id="4864" w:author="L" w:date="2026-05-21T15:36:53Z">
        <w:r>
          <w:rPr>
            <w:rFonts w:hint="eastAsia" w:ascii="Times New Roman" w:hAnsi="Times New Roman" w:cstheme="minorBidi"/>
            <w:kern w:val="2"/>
            <w:sz w:val="24"/>
            <w:szCs w:val="32"/>
            <w:lang w:val="en-US" w:eastAsia="zh-CN" w:bidi="ar-SA"/>
          </w:rPr>
          <w:t>设备重新</w:t>
        </w:r>
      </w:ins>
      <w:ins w:id="4865" w:author="L" w:date="2026-05-21T15:36:53Z">
        <w:r>
          <w:rPr>
            <w:rFonts w:hint="default" w:ascii="Times New Roman" w:hAnsi="Times New Roman" w:eastAsiaTheme="minorEastAsia" w:cstheme="minorBidi"/>
            <w:kern w:val="2"/>
            <w:sz w:val="24"/>
            <w:szCs w:val="32"/>
            <w:lang w:val="en-US" w:eastAsia="zh-CN" w:bidi="ar-SA"/>
          </w:rPr>
          <w:t>上电启动，串口调试终端会打印如下类似 启动信息。其中，mmc1 表示从 MicroSD 卡启动。</w:t>
        </w:r>
      </w:ins>
    </w:p>
    <w:p w14:paraId="465DD4B3">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ins w:id="4867" w:author="L" w:date="2026-05-21T15:36:53Z"/>
          <w:rFonts w:hint="default" w:ascii="Times New Roman" w:hAnsi="Times New Roman" w:eastAsiaTheme="minorEastAsia" w:cstheme="minorBidi"/>
          <w:kern w:val="2"/>
          <w:sz w:val="24"/>
          <w:szCs w:val="32"/>
          <w:lang w:val="en-US" w:eastAsia="zh-CN" w:bidi="ar-SA"/>
        </w:rPr>
        <w:pPrChange w:id="4866" w:author="L" w:date="2026-05-21T15:38:21Z">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pPr>
        </w:pPrChange>
      </w:pPr>
      <w:ins w:id="4868" w:author="L" w:date="2026-05-21T15:36:53Z">
        <w:r>
          <w:rPr>
            <w:rFonts w:ascii="宋体" w:hAnsi="宋体" w:eastAsia="宋体" w:cs="宋体"/>
            <w:sz w:val="24"/>
            <w:szCs w:val="24"/>
          </w:rPr>
          <w:drawing>
            <wp:inline distT="0" distB="0" distL="114300" distR="114300">
              <wp:extent cx="5481955" cy="4060190"/>
              <wp:effectExtent l="0" t="0" r="4445" b="16510"/>
              <wp:docPr id="1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IMG_256"/>
                      <pic:cNvPicPr>
                        <a:picLocks noChangeAspect="1"/>
                      </pic:cNvPicPr>
                    </pic:nvPicPr>
                    <pic:blipFill>
                      <a:blip r:embed="rId138"/>
                      <a:stretch>
                        <a:fillRect/>
                      </a:stretch>
                    </pic:blipFill>
                    <pic:spPr>
                      <a:xfrm>
                        <a:off x="0" y="0"/>
                        <a:ext cx="5481955" cy="4060190"/>
                      </a:xfrm>
                      <a:prstGeom prst="rect">
                        <a:avLst/>
                      </a:prstGeom>
                      <a:noFill/>
                      <a:ln w="9525">
                        <a:noFill/>
                      </a:ln>
                    </pic:spPr>
                  </pic:pic>
                </a:graphicData>
              </a:graphic>
            </wp:inline>
          </w:drawing>
        </w:r>
      </w:ins>
    </w:p>
    <w:p w14:paraId="0FFF56B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871" w:author="L" w:date="2026-05-21T15:36:53Z"/>
          <w:rFonts w:hint="default" w:ascii="Times New Roman" w:hAnsi="Times New Roman" w:eastAsiaTheme="minorEastAsia" w:cstheme="minorBidi"/>
          <w:kern w:val="2"/>
          <w:sz w:val="24"/>
          <w:szCs w:val="32"/>
          <w:lang w:val="en-US" w:eastAsia="zh-CN" w:bidi="ar-SA"/>
        </w:rPr>
        <w:pPrChange w:id="4870"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872" w:author="L" w:date="2026-05-21T15:36:53Z">
        <w:r>
          <w:rPr>
            <w:rFonts w:hint="default" w:ascii="Times New Roman" w:hAnsi="Times New Roman" w:eastAsiaTheme="minorEastAsia" w:cstheme="minorBidi"/>
            <w:kern w:val="2"/>
            <w:sz w:val="24"/>
            <w:szCs w:val="32"/>
            <w:lang w:val="en-US" w:eastAsia="zh-CN" w:bidi="ar-SA"/>
          </w:rPr>
          <w:t>内核启动打印信息如图所示，可以从打印信息中查看当前评估板型号。</w:t>
        </w:r>
      </w:ins>
    </w:p>
    <w:p w14:paraId="6C0A59DC">
      <w:pPr>
        <w:pStyle w:val="12"/>
        <w:spacing w:line="360" w:lineRule="auto"/>
        <w:ind w:left="0" w:leftChars="0" w:firstLine="0" w:firstLineChars="0"/>
        <w:jc w:val="center"/>
        <w:rPr>
          <w:ins w:id="4874" w:author="L" w:date="2026-05-21T15:36:53Z"/>
          <w:rFonts w:ascii="宋体" w:hAnsi="宋体" w:eastAsia="宋体" w:cs="宋体"/>
          <w:sz w:val="24"/>
          <w:szCs w:val="24"/>
        </w:rPr>
        <w:pPrChange w:id="4873" w:author="L" w:date="2026-05-21T15:38:21Z">
          <w:pPr>
            <w:pStyle w:val="12"/>
            <w:ind w:left="0" w:leftChars="0" w:firstLine="0" w:firstLineChars="0"/>
            <w:jc w:val="center"/>
          </w:pPr>
        </w:pPrChange>
      </w:pPr>
      <w:ins w:id="4875" w:author="L" w:date="2026-05-21T15:36:53Z">
        <w:r>
          <w:rPr>
            <w:rFonts w:ascii="宋体" w:hAnsi="宋体" w:eastAsia="宋体" w:cs="宋体"/>
            <w:sz w:val="24"/>
            <w:szCs w:val="24"/>
          </w:rPr>
          <w:drawing>
            <wp:inline distT="0" distB="0" distL="114300" distR="114300">
              <wp:extent cx="5744210" cy="4200525"/>
              <wp:effectExtent l="0" t="0" r="8890" b="9525"/>
              <wp:docPr id="1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descr="IMG_256"/>
                      <pic:cNvPicPr>
                        <a:picLocks noChangeAspect="1"/>
                      </pic:cNvPicPr>
                    </pic:nvPicPr>
                    <pic:blipFill>
                      <a:blip r:embed="rId139"/>
                      <a:stretch>
                        <a:fillRect/>
                      </a:stretch>
                    </pic:blipFill>
                    <pic:spPr>
                      <a:xfrm>
                        <a:off x="0" y="0"/>
                        <a:ext cx="5744210" cy="4200525"/>
                      </a:xfrm>
                      <a:prstGeom prst="rect">
                        <a:avLst/>
                      </a:prstGeom>
                      <a:noFill/>
                      <a:ln w="9525">
                        <a:noFill/>
                      </a:ln>
                    </pic:spPr>
                  </pic:pic>
                </a:graphicData>
              </a:graphic>
            </wp:inline>
          </w:drawing>
        </w:r>
      </w:ins>
    </w:p>
    <w:p w14:paraId="230487C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878" w:author="L" w:date="2026-05-21T15:36:53Z"/>
          <w:rFonts w:hint="default" w:ascii="Times New Roman" w:hAnsi="Times New Roman" w:eastAsiaTheme="minorEastAsia" w:cstheme="minorBidi"/>
          <w:kern w:val="2"/>
          <w:sz w:val="24"/>
          <w:szCs w:val="32"/>
          <w:lang w:val="en-US" w:eastAsia="zh-CN" w:bidi="ar-SA"/>
        </w:rPr>
        <w:pPrChange w:id="4877"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879" w:author="L" w:date="2026-05-21T15:36:53Z">
        <w:r>
          <w:rPr>
            <w:rFonts w:hint="default" w:ascii="Times New Roman" w:hAnsi="Times New Roman" w:eastAsiaTheme="minorEastAsia" w:cstheme="minorBidi"/>
            <w:kern w:val="2"/>
            <w:sz w:val="24"/>
            <w:szCs w:val="32"/>
            <w:lang w:val="en-US" w:eastAsia="zh-CN" w:bidi="ar-SA"/>
          </w:rPr>
          <w:t>系统启动后，会自动登录 root 用户，串口调试终端将会打印如下类似信息，说明使 用系统启动卡启动</w:t>
        </w:r>
      </w:ins>
      <w:ins w:id="4880" w:author="L" w:date="2026-05-21T15:36:53Z">
        <w:r>
          <w:rPr>
            <w:rFonts w:hint="eastAsia" w:ascii="Times New Roman" w:hAnsi="Times New Roman" w:eastAsiaTheme="minorEastAsia" w:cstheme="minorBidi"/>
            <w:kern w:val="2"/>
            <w:sz w:val="24"/>
            <w:szCs w:val="32"/>
            <w:lang w:val="en-US" w:eastAsia="zh-CN" w:bidi="ar-SA"/>
          </w:rPr>
          <w:t>设备</w:t>
        </w:r>
      </w:ins>
      <w:ins w:id="4881" w:author="L" w:date="2026-05-21T15:36:53Z">
        <w:r>
          <w:rPr>
            <w:rFonts w:hint="default" w:ascii="Times New Roman" w:hAnsi="Times New Roman" w:eastAsiaTheme="minorEastAsia" w:cstheme="minorBidi"/>
            <w:kern w:val="2"/>
            <w:sz w:val="24"/>
            <w:szCs w:val="32"/>
            <w:lang w:val="en-US" w:eastAsia="zh-CN" w:bidi="ar-SA"/>
          </w:rPr>
          <w:t>成功。</w:t>
        </w:r>
      </w:ins>
    </w:p>
    <w:p w14:paraId="52275758">
      <w:pPr>
        <w:pStyle w:val="12"/>
        <w:spacing w:line="360" w:lineRule="auto"/>
        <w:ind w:left="0" w:leftChars="0" w:firstLine="0" w:firstLineChars="0"/>
        <w:jc w:val="center"/>
        <w:rPr>
          <w:ins w:id="4883" w:author="L" w:date="2026-05-21T15:36:53Z"/>
          <w:rFonts w:ascii="宋体" w:hAnsi="宋体" w:eastAsia="宋体" w:cs="宋体"/>
          <w:sz w:val="24"/>
          <w:szCs w:val="24"/>
        </w:rPr>
        <w:pPrChange w:id="4882" w:author="L" w:date="2026-05-21T15:38:21Z">
          <w:pPr>
            <w:pStyle w:val="12"/>
            <w:ind w:left="0" w:leftChars="0" w:firstLine="0" w:firstLineChars="0"/>
            <w:jc w:val="center"/>
          </w:pPr>
        </w:pPrChange>
      </w:pPr>
      <w:ins w:id="4884" w:author="L" w:date="2026-05-21T15:36:53Z">
        <w:r>
          <w:rPr>
            <w:rFonts w:ascii="宋体" w:hAnsi="宋体" w:eastAsia="宋体" w:cs="宋体"/>
            <w:sz w:val="24"/>
            <w:szCs w:val="24"/>
          </w:rPr>
          <w:drawing>
            <wp:inline distT="0" distB="0" distL="114300" distR="114300">
              <wp:extent cx="5531485" cy="2070735"/>
              <wp:effectExtent l="0" t="0" r="12065" b="5715"/>
              <wp:docPr id="2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IMG_256"/>
                      <pic:cNvPicPr>
                        <a:picLocks noChangeAspect="1"/>
                      </pic:cNvPicPr>
                    </pic:nvPicPr>
                    <pic:blipFill>
                      <a:blip r:embed="rId140"/>
                      <a:stretch>
                        <a:fillRect/>
                      </a:stretch>
                    </pic:blipFill>
                    <pic:spPr>
                      <a:xfrm>
                        <a:off x="0" y="0"/>
                        <a:ext cx="5531485" cy="2070735"/>
                      </a:xfrm>
                      <a:prstGeom prst="rect">
                        <a:avLst/>
                      </a:prstGeom>
                      <a:noFill/>
                      <a:ln w="9525">
                        <a:noFill/>
                      </a:ln>
                    </pic:spPr>
                  </pic:pic>
                </a:graphicData>
              </a:graphic>
            </wp:inline>
          </w:drawing>
        </w:r>
      </w:ins>
    </w:p>
    <w:p w14:paraId="0CDF1B9E">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887" w:author="L" w:date="2026-05-21T15:36:53Z"/>
          <w:rFonts w:hint="default" w:ascii="Times New Roman" w:hAnsi="Times New Roman" w:eastAsiaTheme="minorEastAsia" w:cstheme="minorBidi"/>
          <w:kern w:val="2"/>
          <w:sz w:val="24"/>
          <w:szCs w:val="32"/>
          <w:lang w:val="en-US" w:eastAsia="zh-CN" w:bidi="ar-SA"/>
        </w:rPr>
        <w:pPrChange w:id="4886"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888" w:author="L" w:date="2026-05-21T15:36:53Z">
        <w:r>
          <w:rPr>
            <w:rFonts w:hint="default" w:ascii="Times New Roman" w:hAnsi="Times New Roman" w:eastAsiaTheme="minorEastAsia" w:cstheme="minorBidi"/>
            <w:kern w:val="2"/>
            <w:sz w:val="24"/>
            <w:szCs w:val="32"/>
            <w:lang w:val="en-US" w:eastAsia="zh-CN" w:bidi="ar-SA"/>
          </w:rPr>
          <w:t>查看当前 Linux 内核版本信息。</w:t>
        </w:r>
      </w:ins>
    </w:p>
    <w:p w14:paraId="330AEC85">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4890" w:author="L" w:date="2026-05-21T15:36:53Z"/>
          <w:rFonts w:hint="default" w:ascii="Times New Roman" w:hAnsi="Times New Roman" w:eastAsia="宋体" w:cs="宋体"/>
          <w:b w:val="0"/>
          <w:bCs/>
          <w:color w:val="0000FF"/>
          <w:sz w:val="24"/>
          <w:szCs w:val="24"/>
          <w:lang w:val="en-US" w:eastAsia="zh-CN" w:bidi="en-US"/>
        </w:rPr>
        <w:pPrChange w:id="4889" w:author="L" w:date="2026-05-21T15:38:21Z">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ind w:left="0" w:leftChars="0" w:firstLine="420" w:firstLineChars="0"/>
            <w:textAlignment w:val="auto"/>
          </w:pPr>
        </w:pPrChange>
      </w:pPr>
      <w:ins w:id="4891" w:author="L" w:date="2026-05-21T15:36:53Z">
        <w:r>
          <w:rPr>
            <w:rFonts w:hint="default" w:ascii="Times New Roman" w:hAnsi="Times New Roman" w:eastAsia="宋体" w:cs="宋体"/>
            <w:b w:val="0"/>
            <w:bCs/>
            <w:color w:val="0000FF"/>
            <w:sz w:val="24"/>
            <w:szCs w:val="24"/>
            <w:lang w:val="en-US" w:eastAsia="zh-CN" w:bidi="en-US"/>
          </w:rPr>
          <w:t>cat  /proc/version</w:t>
        </w:r>
      </w:ins>
    </w:p>
    <w:p w14:paraId="67289E76">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ins w:id="4893" w:author="L" w:date="2026-05-21T15:36:53Z"/>
          <w:rFonts w:ascii="宋体" w:hAnsi="宋体" w:eastAsia="宋体" w:cs="宋体"/>
          <w:sz w:val="24"/>
          <w:szCs w:val="24"/>
        </w:rPr>
        <w:pPrChange w:id="4892" w:author="L" w:date="2026-05-21T15:38:21Z">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pPr>
        </w:pPrChange>
      </w:pPr>
      <w:ins w:id="4894" w:author="L" w:date="2026-05-21T15:36:53Z">
        <w:r>
          <w:rPr>
            <w:rFonts w:ascii="宋体" w:hAnsi="宋体" w:eastAsia="宋体" w:cs="宋体"/>
            <w:sz w:val="24"/>
            <w:szCs w:val="24"/>
          </w:rPr>
          <w:drawing>
            <wp:inline distT="0" distB="0" distL="114300" distR="114300">
              <wp:extent cx="5449570" cy="401955"/>
              <wp:effectExtent l="0" t="0" r="17780" b="17145"/>
              <wp:docPr id="3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IMG_256"/>
                      <pic:cNvPicPr>
                        <a:picLocks noChangeAspect="1"/>
                      </pic:cNvPicPr>
                    </pic:nvPicPr>
                    <pic:blipFill>
                      <a:blip r:embed="rId141"/>
                      <a:stretch>
                        <a:fillRect/>
                      </a:stretch>
                    </pic:blipFill>
                    <pic:spPr>
                      <a:xfrm>
                        <a:off x="0" y="0"/>
                        <a:ext cx="5449570" cy="401955"/>
                      </a:xfrm>
                      <a:prstGeom prst="rect">
                        <a:avLst/>
                      </a:prstGeom>
                      <a:noFill/>
                      <a:ln w="9525">
                        <a:noFill/>
                      </a:ln>
                    </pic:spPr>
                  </pic:pic>
                </a:graphicData>
              </a:graphic>
            </wp:inline>
          </w:drawing>
        </w:r>
      </w:ins>
    </w:p>
    <w:p w14:paraId="66A689A9">
      <w:pPr>
        <w:pStyle w:val="12"/>
        <w:spacing w:line="360" w:lineRule="auto"/>
        <w:ind w:left="0" w:leftChars="0" w:firstLine="0" w:firstLineChars="0"/>
        <w:outlineLvl w:val="2"/>
        <w:rPr>
          <w:ins w:id="4897" w:author="L" w:date="2026-05-21T15:36:53Z"/>
          <w:rFonts w:hint="default" w:ascii="Times New Roman" w:hAnsi="Times New Roman"/>
          <w:b/>
          <w:bCs/>
          <w:sz w:val="28"/>
          <w:szCs w:val="28"/>
          <w:lang w:val="en-US" w:eastAsia="zh-CN"/>
        </w:rPr>
        <w:pPrChange w:id="4896" w:author="L" w:date="2026-05-21T15:38:21Z">
          <w:pPr>
            <w:pStyle w:val="12"/>
            <w:ind w:left="0" w:leftChars="0" w:firstLine="0" w:firstLineChars="0"/>
            <w:outlineLvl w:val="2"/>
          </w:pPr>
        </w:pPrChange>
      </w:pPr>
      <w:ins w:id="4898" w:author="L" w:date="2026-05-21T15:36:53Z">
        <w:bookmarkStart w:id="196" w:name="_Toc3453"/>
        <w:bookmarkStart w:id="197" w:name="_Toc24845"/>
        <w:bookmarkStart w:id="198" w:name="_Toc11331"/>
        <w:bookmarkStart w:id="199" w:name="_Toc26386"/>
        <w:bookmarkStart w:id="200" w:name="_Toc12050"/>
        <w:bookmarkStart w:id="201" w:name="_Toc1488"/>
        <w:r>
          <w:rPr>
            <w:rFonts w:hint="eastAsia" w:ascii="Times New Roman" w:hAnsi="Times New Roman"/>
            <w:b/>
            <w:bCs/>
            <w:sz w:val="28"/>
            <w:szCs w:val="28"/>
            <w:lang w:val="en-US" w:eastAsia="zh-CN"/>
          </w:rPr>
          <w:t>4.</w:t>
        </w:r>
      </w:ins>
      <w:ins w:id="4899" w:author="L" w:date="2026-05-21T15:38:01Z">
        <w:r>
          <w:rPr>
            <w:rFonts w:hint="eastAsia" w:ascii="Times New Roman" w:hAnsi="Times New Roman"/>
            <w:b/>
            <w:bCs/>
            <w:sz w:val="28"/>
            <w:szCs w:val="28"/>
            <w:lang w:val="en-US" w:eastAsia="zh-CN"/>
          </w:rPr>
          <w:t>1</w:t>
        </w:r>
      </w:ins>
      <w:ins w:id="4900" w:author="L" w:date="2026-05-21T15:36:53Z">
        <w:r>
          <w:rPr>
            <w:rFonts w:hint="eastAsia" w:ascii="Times New Roman" w:hAnsi="Times New Roman"/>
            <w:b/>
            <w:bCs/>
            <w:sz w:val="28"/>
            <w:szCs w:val="28"/>
            <w:lang w:val="en-US" w:eastAsia="zh-CN"/>
          </w:rPr>
          <w:t>.3将系统固化到eMMC</w:t>
        </w:r>
        <w:bookmarkEnd w:id="196"/>
        <w:bookmarkEnd w:id="197"/>
        <w:bookmarkEnd w:id="198"/>
        <w:bookmarkEnd w:id="199"/>
        <w:bookmarkEnd w:id="200"/>
        <w:bookmarkEnd w:id="201"/>
      </w:ins>
    </w:p>
    <w:p w14:paraId="197606D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902" w:author="L" w:date="2026-05-21T15:36:53Z"/>
          <w:rFonts w:hint="default" w:ascii="Times New Roman" w:hAnsi="Times New Roman" w:eastAsiaTheme="minorEastAsia" w:cstheme="minorBidi"/>
          <w:kern w:val="2"/>
          <w:sz w:val="24"/>
          <w:szCs w:val="32"/>
          <w:lang w:val="en-US" w:eastAsia="zh-CN" w:bidi="ar-SA"/>
        </w:rPr>
        <w:pPrChange w:id="4901"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903" w:author="L" w:date="2026-05-21T15:36:53Z">
        <w:r>
          <w:rPr>
            <w:rFonts w:hint="default" w:ascii="Times New Roman" w:hAnsi="Times New Roman" w:eastAsiaTheme="minorEastAsia" w:cstheme="minorBidi"/>
            <w:kern w:val="2"/>
            <w:sz w:val="24"/>
            <w:szCs w:val="32"/>
            <w:lang w:val="en-US" w:eastAsia="zh-CN" w:bidi="ar-SA"/>
          </w:rPr>
          <w:t>系统启动卡制作时，已将固化系统的脚本文件 mkemmcboot.sh 拷贝至系统启动卡文 件系统的"/opt/tools/"目录下。</w:t>
        </w:r>
      </w:ins>
    </w:p>
    <w:p w14:paraId="077D7750">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center"/>
        <w:textAlignment w:val="auto"/>
        <w:rPr>
          <w:ins w:id="4905" w:author="L" w:date="2026-05-21T15:36:53Z"/>
          <w:rFonts w:hint="default" w:ascii="宋体" w:hAnsi="宋体" w:eastAsia="宋体" w:cs="宋体"/>
          <w:sz w:val="24"/>
          <w:szCs w:val="24"/>
          <w:lang w:val="en-US" w:eastAsia="zh-CN"/>
        </w:rPr>
        <w:pPrChange w:id="4904" w:author="L" w:date="2026-05-21T15:38:21Z">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center"/>
            <w:textAlignment w:val="auto"/>
          </w:pPr>
        </w:pPrChange>
      </w:pPr>
      <w:ins w:id="4906" w:author="L" w:date="2026-05-21T15:36:53Z">
        <w:r>
          <w:rPr>
            <w:rFonts w:ascii="宋体" w:hAnsi="宋体" w:eastAsia="宋体" w:cs="宋体"/>
            <w:sz w:val="24"/>
            <w:szCs w:val="24"/>
          </w:rPr>
          <w:drawing>
            <wp:inline distT="0" distB="0" distL="114300" distR="114300">
              <wp:extent cx="4286250" cy="628650"/>
              <wp:effectExtent l="0" t="0" r="0" b="0"/>
              <wp:docPr id="4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 descr="IMG_256"/>
                      <pic:cNvPicPr>
                        <a:picLocks noChangeAspect="1"/>
                      </pic:cNvPicPr>
                    </pic:nvPicPr>
                    <pic:blipFill>
                      <a:blip r:embed="rId142"/>
                      <a:stretch>
                        <a:fillRect/>
                      </a:stretch>
                    </pic:blipFill>
                    <pic:spPr>
                      <a:xfrm>
                        <a:off x="0" y="0"/>
                        <a:ext cx="4286250" cy="628650"/>
                      </a:xfrm>
                      <a:prstGeom prst="rect">
                        <a:avLst/>
                      </a:prstGeom>
                      <a:noFill/>
                      <a:ln w="9525">
                        <a:noFill/>
                      </a:ln>
                    </pic:spPr>
                  </pic:pic>
                </a:graphicData>
              </a:graphic>
            </wp:inline>
          </w:drawing>
        </w:r>
      </w:ins>
    </w:p>
    <w:p w14:paraId="385573DF">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ins w:id="4909" w:author="L" w:date="2026-05-21T15:36:53Z"/>
          <w:rFonts w:hint="eastAsia" w:ascii="宋体" w:hAnsi="宋体" w:eastAsia="宋体" w:cs="宋体"/>
          <w:sz w:val="24"/>
          <w:szCs w:val="24"/>
          <w:lang w:val="en-US" w:eastAsia="zh-CN"/>
        </w:rPr>
        <w:pPrChange w:id="4908" w:author="L" w:date="2026-05-21T15:38:21Z">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pPr>
        </w:pPrChange>
      </w:pPr>
      <w:ins w:id="4910" w:author="L" w:date="2026-05-21T15:36:53Z">
        <w:r>
          <w:rPr>
            <w:rFonts w:hint="eastAsia" w:ascii="宋体" w:hAnsi="宋体" w:eastAsia="宋体" w:cs="宋体"/>
            <w:sz w:val="24"/>
            <w:szCs w:val="24"/>
            <w:lang w:val="en-US" w:eastAsia="zh-CN"/>
          </w:rPr>
          <w:t>执行如下指令将系统固化到eMMC中：</w:t>
        </w:r>
      </w:ins>
    </w:p>
    <w:p w14:paraId="69E240EB">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ins w:id="4912" w:author="L" w:date="2026-05-21T15:36:53Z"/>
          <w:rFonts w:hint="default" w:ascii="Times New Roman" w:hAnsi="Times New Roman" w:eastAsia="宋体" w:cs="宋体"/>
          <w:b w:val="0"/>
          <w:bCs/>
          <w:color w:val="0000FF"/>
          <w:sz w:val="24"/>
          <w:szCs w:val="24"/>
          <w:lang w:val="en-US" w:eastAsia="zh-CN" w:bidi="en-US"/>
        </w:rPr>
        <w:pPrChange w:id="4911" w:author="L" w:date="2026-05-21T15:38:21Z">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ind w:left="0" w:leftChars="0" w:firstLine="420" w:firstLineChars="0"/>
            <w:textAlignment w:val="auto"/>
          </w:pPr>
        </w:pPrChange>
      </w:pPr>
      <w:ins w:id="4913" w:author="L" w:date="2026-05-21T15:36:53Z">
        <w:r>
          <w:rPr>
            <w:rFonts w:hint="default" w:ascii="Times New Roman" w:hAnsi="Times New Roman" w:eastAsia="宋体" w:cs="宋体"/>
            <w:b w:val="0"/>
            <w:bCs/>
            <w:color w:val="0000FF"/>
            <w:sz w:val="24"/>
            <w:szCs w:val="24"/>
            <w:lang w:val="en-US" w:eastAsia="zh-CN" w:bidi="en-US"/>
          </w:rPr>
          <w:t>/opt/tools/mkemmcboot.sh</w:t>
        </w:r>
      </w:ins>
    </w:p>
    <w:p w14:paraId="0E83F0E5">
      <w:pPr>
        <w:keepNext w:val="0"/>
        <w:keepLines w:val="0"/>
        <w:pageBreakBefore w:val="0"/>
        <w:widowControl/>
        <w:suppressLineNumbers w:val="0"/>
        <w:kinsoku/>
        <w:wordWrap/>
        <w:overflowPunct/>
        <w:topLinePunct w:val="0"/>
        <w:autoSpaceDE/>
        <w:autoSpaceDN/>
        <w:bidi w:val="0"/>
        <w:adjustRightInd/>
        <w:snapToGrid/>
        <w:spacing w:line="360" w:lineRule="auto"/>
        <w:ind w:left="0" w:leftChars="0" w:firstLine="0" w:firstLineChars="0"/>
        <w:jc w:val="left"/>
        <w:textAlignment w:val="auto"/>
        <w:rPr>
          <w:ins w:id="4915" w:author="L" w:date="2026-05-21T15:36:53Z"/>
          <w:rFonts w:ascii="宋体" w:hAnsi="宋体" w:eastAsia="宋体" w:cs="宋体"/>
          <w:sz w:val="24"/>
          <w:szCs w:val="24"/>
        </w:rPr>
        <w:pPrChange w:id="4914" w:author="L" w:date="2026-05-21T15:38:21Z">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pPr>
        </w:pPrChange>
      </w:pPr>
      <w:ins w:id="4916" w:author="L" w:date="2026-05-21T15:36:53Z">
        <w:r>
          <w:rPr>
            <w:rFonts w:ascii="宋体" w:hAnsi="宋体" w:eastAsia="宋体" w:cs="宋体"/>
            <w:sz w:val="24"/>
            <w:szCs w:val="24"/>
          </w:rPr>
          <w:drawing>
            <wp:inline distT="0" distB="0" distL="114300" distR="114300">
              <wp:extent cx="5326380" cy="5924550"/>
              <wp:effectExtent l="0" t="0" r="7620" b="0"/>
              <wp:docPr id="50"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descr="IMG_256"/>
                      <pic:cNvPicPr>
                        <a:picLocks noChangeAspect="1"/>
                      </pic:cNvPicPr>
                    </pic:nvPicPr>
                    <pic:blipFill>
                      <a:blip r:embed="rId143"/>
                      <a:stretch>
                        <a:fillRect/>
                      </a:stretch>
                    </pic:blipFill>
                    <pic:spPr>
                      <a:xfrm>
                        <a:off x="0" y="0"/>
                        <a:ext cx="5326380" cy="5924550"/>
                      </a:xfrm>
                      <a:prstGeom prst="rect">
                        <a:avLst/>
                      </a:prstGeom>
                      <a:noFill/>
                      <a:ln w="9525">
                        <a:noFill/>
                      </a:ln>
                    </pic:spPr>
                  </pic:pic>
                </a:graphicData>
              </a:graphic>
            </wp:inline>
          </w:drawing>
        </w:r>
      </w:ins>
    </w:p>
    <w:p w14:paraId="19E1095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ins w:id="4919" w:author="L" w:date="2026-05-21T15:36:53Z"/>
          <w:rFonts w:hint="default" w:ascii="Times New Roman" w:hAnsi="Times New Roman" w:eastAsiaTheme="minorEastAsia" w:cstheme="minorBidi"/>
          <w:kern w:val="2"/>
          <w:sz w:val="24"/>
          <w:szCs w:val="32"/>
          <w:lang w:val="en-US" w:eastAsia="zh-CN" w:bidi="ar-SA"/>
        </w:rPr>
        <w:pPrChange w:id="4918" w:author="L" w:date="2026-05-21T15:38:21Z">
          <w:pPr>
            <w:keepNext w:val="0"/>
            <w:keepLines w:val="0"/>
            <w:pageBreakBefore w:val="0"/>
            <w:widowControl/>
            <w:suppressLineNumbers w:val="0"/>
            <w:kinsoku/>
            <w:wordWrap/>
            <w:overflowPunct/>
            <w:topLinePunct w:val="0"/>
            <w:autoSpaceDE/>
            <w:autoSpaceDN/>
            <w:bidi w:val="0"/>
            <w:adjustRightInd/>
            <w:snapToGrid/>
            <w:ind w:firstLine="480" w:firstLineChars="200"/>
            <w:jc w:val="left"/>
            <w:textAlignment w:val="auto"/>
          </w:pPr>
        </w:pPrChange>
      </w:pPr>
      <w:ins w:id="4920" w:author="L" w:date="2026-05-21T15:36:53Z">
        <w:r>
          <w:rPr>
            <w:rFonts w:hint="default" w:ascii="Times New Roman" w:hAnsi="Times New Roman" w:eastAsiaTheme="minorEastAsia" w:cstheme="minorBidi"/>
            <w:kern w:val="2"/>
            <w:sz w:val="24"/>
            <w:szCs w:val="32"/>
            <w:lang w:val="en-US" w:eastAsia="zh-CN" w:bidi="ar-SA"/>
          </w:rPr>
          <w:t>整个过程耗时约 5~10min，成功固化 Debian 系统至 eMMC。脚本文件将会进行如下操作：</w:t>
        </w:r>
      </w:ins>
    </w:p>
    <w:p w14:paraId="3043DF0D">
      <w:pPr>
        <w:keepNext w:val="0"/>
        <w:keepLines w:val="0"/>
        <w:pageBreakBefore w:val="0"/>
        <w:widowControl/>
        <w:numPr>
          <w:ilvl w:val="0"/>
          <w:numId w:val="10"/>
        </w:numPr>
        <w:suppressLineNumbers w:val="0"/>
        <w:kinsoku/>
        <w:wordWrap/>
        <w:overflowPunct/>
        <w:topLinePunct w:val="0"/>
        <w:autoSpaceDE/>
        <w:autoSpaceDN/>
        <w:bidi w:val="0"/>
        <w:adjustRightInd/>
        <w:snapToGrid/>
        <w:spacing w:line="360" w:lineRule="auto"/>
        <w:ind w:left="425" w:leftChars="0" w:hanging="425" w:firstLineChars="0"/>
        <w:jc w:val="left"/>
        <w:textAlignment w:val="auto"/>
        <w:rPr>
          <w:ins w:id="4922" w:author="L" w:date="2026-05-21T15:36:53Z"/>
          <w:rFonts w:hint="default" w:ascii="Times New Roman" w:hAnsi="Times New Roman" w:eastAsiaTheme="minorEastAsia" w:cstheme="minorBidi"/>
          <w:kern w:val="2"/>
          <w:sz w:val="24"/>
          <w:szCs w:val="32"/>
          <w:lang w:val="en-US" w:eastAsia="zh-CN" w:bidi="ar-SA"/>
        </w:rPr>
        <w:pPrChange w:id="4921" w:author="L" w:date="2026-05-21T15:38:21Z">
          <w:pPr>
            <w:keepNext w:val="0"/>
            <w:keepLines w:val="0"/>
            <w:pageBreakBefore w:val="0"/>
            <w:widowControl/>
            <w:numPr>
              <w:ilvl w:val="0"/>
              <w:numId w:val="10"/>
            </w:numPr>
            <w:suppressLineNumbers w:val="0"/>
            <w:kinsoku/>
            <w:wordWrap/>
            <w:overflowPunct/>
            <w:topLinePunct w:val="0"/>
            <w:autoSpaceDE/>
            <w:autoSpaceDN/>
            <w:bidi w:val="0"/>
            <w:adjustRightInd/>
            <w:snapToGrid/>
            <w:ind w:left="425" w:leftChars="0" w:hanging="425" w:firstLineChars="0"/>
            <w:jc w:val="left"/>
            <w:textAlignment w:val="auto"/>
          </w:pPr>
        </w:pPrChange>
      </w:pPr>
      <w:ins w:id="4923" w:author="L" w:date="2026-05-21T15:36:53Z">
        <w:r>
          <w:rPr>
            <w:rFonts w:hint="default" w:ascii="Times New Roman" w:hAnsi="Times New Roman" w:eastAsiaTheme="minorEastAsia" w:cstheme="minorBidi"/>
            <w:kern w:val="2"/>
            <w:sz w:val="24"/>
            <w:szCs w:val="32"/>
            <w:lang w:val="en-US" w:eastAsia="zh-CN" w:bidi="ar-SA"/>
          </w:rPr>
          <w:t>清除 U-Boot 环境变量。</w:t>
        </w:r>
      </w:ins>
    </w:p>
    <w:p w14:paraId="4A43AD8A">
      <w:pPr>
        <w:keepNext w:val="0"/>
        <w:keepLines w:val="0"/>
        <w:pageBreakBefore w:val="0"/>
        <w:widowControl/>
        <w:numPr>
          <w:ilvl w:val="0"/>
          <w:numId w:val="10"/>
        </w:numPr>
        <w:suppressLineNumbers w:val="0"/>
        <w:kinsoku/>
        <w:wordWrap/>
        <w:overflowPunct/>
        <w:topLinePunct w:val="0"/>
        <w:autoSpaceDE/>
        <w:autoSpaceDN/>
        <w:bidi w:val="0"/>
        <w:adjustRightInd/>
        <w:snapToGrid/>
        <w:spacing w:line="360" w:lineRule="auto"/>
        <w:ind w:left="425" w:leftChars="0" w:hanging="425" w:firstLineChars="0"/>
        <w:jc w:val="left"/>
        <w:textAlignment w:val="auto"/>
        <w:rPr>
          <w:ins w:id="4925" w:author="L" w:date="2026-05-21T15:36:53Z"/>
          <w:rFonts w:hint="default" w:ascii="Times New Roman" w:hAnsi="Times New Roman" w:eastAsiaTheme="minorEastAsia" w:cstheme="minorBidi"/>
          <w:kern w:val="2"/>
          <w:sz w:val="24"/>
          <w:szCs w:val="32"/>
          <w:lang w:val="en-US" w:eastAsia="zh-CN" w:bidi="ar-SA"/>
        </w:rPr>
        <w:pPrChange w:id="4924" w:author="L" w:date="2026-05-21T15:38:21Z">
          <w:pPr>
            <w:keepNext w:val="0"/>
            <w:keepLines w:val="0"/>
            <w:pageBreakBefore w:val="0"/>
            <w:widowControl/>
            <w:numPr>
              <w:ilvl w:val="0"/>
              <w:numId w:val="10"/>
            </w:numPr>
            <w:suppressLineNumbers w:val="0"/>
            <w:kinsoku/>
            <w:wordWrap/>
            <w:overflowPunct/>
            <w:topLinePunct w:val="0"/>
            <w:autoSpaceDE/>
            <w:autoSpaceDN/>
            <w:bidi w:val="0"/>
            <w:adjustRightInd/>
            <w:snapToGrid/>
            <w:ind w:left="425" w:leftChars="0" w:hanging="425" w:firstLineChars="0"/>
            <w:jc w:val="left"/>
            <w:textAlignment w:val="auto"/>
          </w:pPr>
        </w:pPrChange>
      </w:pPr>
      <w:ins w:id="4926" w:author="L" w:date="2026-05-21T15:36:53Z">
        <w:r>
          <w:rPr>
            <w:rFonts w:hint="default" w:ascii="Times New Roman" w:hAnsi="Times New Roman" w:eastAsiaTheme="minorEastAsia" w:cstheme="minorBidi"/>
            <w:kern w:val="2"/>
            <w:sz w:val="24"/>
            <w:szCs w:val="32"/>
            <w:lang w:val="en-US" w:eastAsia="zh-CN" w:bidi="ar-SA"/>
          </w:rPr>
          <w:t>将 eMMC 格式化为 BOOT 、rootfs 分区。</w:t>
        </w:r>
      </w:ins>
    </w:p>
    <w:p w14:paraId="1B5B4465">
      <w:pPr>
        <w:keepNext w:val="0"/>
        <w:keepLines w:val="0"/>
        <w:pageBreakBefore w:val="0"/>
        <w:widowControl/>
        <w:numPr>
          <w:ilvl w:val="0"/>
          <w:numId w:val="10"/>
        </w:numPr>
        <w:suppressLineNumbers w:val="0"/>
        <w:kinsoku/>
        <w:wordWrap/>
        <w:overflowPunct/>
        <w:topLinePunct w:val="0"/>
        <w:autoSpaceDE/>
        <w:autoSpaceDN/>
        <w:bidi w:val="0"/>
        <w:adjustRightInd/>
        <w:snapToGrid/>
        <w:spacing w:line="360" w:lineRule="auto"/>
        <w:ind w:left="425" w:leftChars="0" w:hanging="425" w:firstLineChars="0"/>
        <w:jc w:val="left"/>
        <w:textAlignment w:val="auto"/>
        <w:rPr>
          <w:ins w:id="4928" w:author="L" w:date="2026-05-21T15:36:53Z"/>
          <w:rFonts w:hint="default" w:ascii="Times New Roman" w:hAnsi="Times New Roman" w:eastAsiaTheme="minorEastAsia" w:cstheme="minorBidi"/>
          <w:kern w:val="2"/>
          <w:sz w:val="24"/>
          <w:szCs w:val="32"/>
          <w:lang w:val="en-US" w:eastAsia="zh-CN" w:bidi="ar-SA"/>
        </w:rPr>
        <w:pPrChange w:id="4927" w:author="L" w:date="2026-05-21T15:38:21Z">
          <w:pPr>
            <w:keepNext w:val="0"/>
            <w:keepLines w:val="0"/>
            <w:pageBreakBefore w:val="0"/>
            <w:widowControl/>
            <w:numPr>
              <w:ilvl w:val="0"/>
              <w:numId w:val="10"/>
            </w:numPr>
            <w:suppressLineNumbers w:val="0"/>
            <w:kinsoku/>
            <w:wordWrap/>
            <w:overflowPunct/>
            <w:topLinePunct w:val="0"/>
            <w:autoSpaceDE/>
            <w:autoSpaceDN/>
            <w:bidi w:val="0"/>
            <w:adjustRightInd/>
            <w:snapToGrid/>
            <w:ind w:left="425" w:leftChars="0" w:hanging="425" w:firstLineChars="0"/>
            <w:jc w:val="left"/>
            <w:textAlignment w:val="auto"/>
          </w:pPr>
        </w:pPrChange>
      </w:pPr>
      <w:ins w:id="4929" w:author="L" w:date="2026-05-21T15:36:53Z">
        <w:r>
          <w:rPr>
            <w:rFonts w:hint="default" w:ascii="Times New Roman" w:hAnsi="Times New Roman" w:eastAsiaTheme="minorEastAsia" w:cstheme="minorBidi"/>
            <w:kern w:val="2"/>
            <w:sz w:val="24"/>
            <w:szCs w:val="32"/>
            <w:lang w:val="en-US" w:eastAsia="zh-CN" w:bidi="ar-SA"/>
          </w:rPr>
          <w:t>将系统启动卡 BOOT 分区中的 u-boot.img 、tiboot3.bin 、tispl.bin 固化至 eMMC 对 应分区。</w:t>
        </w:r>
      </w:ins>
    </w:p>
    <w:p w14:paraId="0D797D59">
      <w:pPr>
        <w:keepNext w:val="0"/>
        <w:keepLines w:val="0"/>
        <w:pageBreakBefore w:val="0"/>
        <w:widowControl/>
        <w:numPr>
          <w:ilvl w:val="0"/>
          <w:numId w:val="10"/>
        </w:numPr>
        <w:suppressLineNumbers w:val="0"/>
        <w:kinsoku/>
        <w:wordWrap/>
        <w:overflowPunct/>
        <w:topLinePunct w:val="0"/>
        <w:autoSpaceDE/>
        <w:autoSpaceDN/>
        <w:bidi w:val="0"/>
        <w:adjustRightInd/>
        <w:snapToGrid/>
        <w:spacing w:line="360" w:lineRule="auto"/>
        <w:ind w:left="425" w:leftChars="0" w:hanging="425" w:firstLineChars="0"/>
        <w:jc w:val="left"/>
        <w:textAlignment w:val="auto"/>
        <w:rPr>
          <w:ins w:id="4931" w:author="L" w:date="2026-05-21T15:36:53Z"/>
          <w:rFonts w:hint="default" w:ascii="Times New Roman" w:hAnsi="Times New Roman" w:eastAsiaTheme="minorEastAsia" w:cstheme="minorBidi"/>
          <w:kern w:val="2"/>
          <w:sz w:val="24"/>
          <w:szCs w:val="32"/>
          <w:lang w:val="en-US" w:eastAsia="zh-CN" w:bidi="ar-SA"/>
        </w:rPr>
        <w:pPrChange w:id="4930" w:author="L" w:date="2026-05-21T15:38:21Z">
          <w:pPr>
            <w:keepNext w:val="0"/>
            <w:keepLines w:val="0"/>
            <w:pageBreakBefore w:val="0"/>
            <w:widowControl/>
            <w:numPr>
              <w:ilvl w:val="0"/>
              <w:numId w:val="10"/>
            </w:numPr>
            <w:suppressLineNumbers w:val="0"/>
            <w:kinsoku/>
            <w:wordWrap/>
            <w:overflowPunct/>
            <w:topLinePunct w:val="0"/>
            <w:autoSpaceDE/>
            <w:autoSpaceDN/>
            <w:bidi w:val="0"/>
            <w:adjustRightInd/>
            <w:snapToGrid/>
            <w:ind w:left="425" w:leftChars="0" w:hanging="425" w:firstLineChars="0"/>
            <w:jc w:val="left"/>
            <w:textAlignment w:val="auto"/>
          </w:pPr>
        </w:pPrChange>
      </w:pPr>
      <w:ins w:id="4932" w:author="L" w:date="2026-05-21T15:36:53Z">
        <w:r>
          <w:rPr>
            <w:rFonts w:hint="default" w:ascii="Times New Roman" w:hAnsi="Times New Roman" w:eastAsiaTheme="minorEastAsia" w:cstheme="minorBidi"/>
            <w:kern w:val="2"/>
            <w:sz w:val="24"/>
            <w:szCs w:val="32"/>
            <w:lang w:val="en-US" w:eastAsia="zh-CN" w:bidi="ar-SA"/>
          </w:rPr>
          <w:t>将系统启动卡 rootfs-backup 分区中的文件系统固化至 eMMC  的 rootfs 分区，包括内核镜像和设备树文件。</w:t>
        </w:r>
      </w:ins>
    </w:p>
    <w:p w14:paraId="7BF96CAD">
      <w:pPr>
        <w:keepNext w:val="0"/>
        <w:keepLines w:val="0"/>
        <w:pageBreakBefore w:val="0"/>
        <w:widowControl/>
        <w:kinsoku/>
        <w:wordWrap/>
        <w:overflowPunct/>
        <w:topLinePunct w:val="0"/>
        <w:autoSpaceDE/>
        <w:autoSpaceDN/>
        <w:bidi w:val="0"/>
        <w:adjustRightInd/>
        <w:snapToGrid/>
        <w:spacing w:line="360" w:lineRule="auto"/>
        <w:ind w:firstLine="480" w:firstLineChars="200"/>
        <w:jc w:val="left"/>
        <w:textAlignment w:val="auto"/>
        <w:outlineLvl w:val="9"/>
        <w:rPr>
          <w:ins w:id="4933" w:author="L" w:date="2026-09-10T16:44:42Z"/>
          <w:rFonts w:hint="default" w:ascii="Times New Roman" w:hAnsi="Times New Roman" w:eastAsiaTheme="minorEastAsia" w:cstheme="minorBidi"/>
          <w:kern w:val="2"/>
          <w:sz w:val="24"/>
          <w:szCs w:val="32"/>
          <w:lang w:val="en-US" w:eastAsia="zh-CN" w:bidi="ar-SA"/>
        </w:rPr>
      </w:pPr>
      <w:ins w:id="4934" w:author="L" w:date="2026-05-21T15:36:53Z">
        <w:bookmarkStart w:id="202" w:name="_Toc11220"/>
        <w:r>
          <w:rPr>
            <w:rFonts w:hint="default" w:ascii="Times New Roman" w:hAnsi="Times New Roman" w:cstheme="minorBidi"/>
            <w:kern w:val="2"/>
            <w:sz w:val="24"/>
            <w:szCs w:val="32"/>
            <w:lang w:val="en-US" w:eastAsia="zh-CN" w:bidi="ar-SA"/>
          </w:rPr>
          <w:t>至此系统固化完成，从eMMC启动需要先将设备断电，再将拨码开关改成</w:t>
        </w:r>
      </w:ins>
      <w:ins w:id="4935" w:author="L" w:date="2026-05-21T15:36:53Z">
        <w:r>
          <w:rPr>
            <w:rFonts w:hint="default" w:ascii="Times New Roman" w:hAnsi="Times New Roman" w:eastAsiaTheme="minorEastAsia" w:cstheme="minorBidi"/>
            <w:kern w:val="2"/>
            <w:sz w:val="24"/>
            <w:szCs w:val="32"/>
            <w:lang w:val="en-US" w:eastAsia="zh-CN" w:bidi="ar-SA"/>
          </w:rPr>
          <w:t>000</w:t>
        </w:r>
      </w:ins>
      <w:ins w:id="4936" w:author="L" w:date="2026-05-21T15:36:53Z">
        <w:r>
          <w:rPr>
            <w:rFonts w:hint="default" w:ascii="Times New Roman" w:hAnsi="Times New Roman" w:cstheme="minorBidi"/>
            <w:kern w:val="2"/>
            <w:sz w:val="24"/>
            <w:szCs w:val="32"/>
            <w:lang w:val="en-US" w:eastAsia="zh-CN" w:bidi="ar-SA"/>
          </w:rPr>
          <w:t>0</w:t>
        </w:r>
      </w:ins>
      <w:ins w:id="4937" w:author="L" w:date="2026-05-21T15:36:53Z">
        <w:r>
          <w:rPr>
            <w:rFonts w:hint="default" w:ascii="Times New Roman" w:hAnsi="Times New Roman" w:eastAsiaTheme="minorEastAsia" w:cstheme="minorBidi"/>
            <w:kern w:val="2"/>
            <w:sz w:val="24"/>
            <w:szCs w:val="32"/>
            <w:lang w:val="en-US" w:eastAsia="zh-CN" w:bidi="ar-SA"/>
          </w:rPr>
          <w:t>10</w:t>
        </w:r>
      </w:ins>
      <w:ins w:id="4938" w:author="L" w:date="2026-05-21T15:36:53Z">
        <w:r>
          <w:rPr>
            <w:rFonts w:hint="default" w:ascii="Times New Roman" w:hAnsi="Times New Roman" w:cstheme="minorBidi"/>
            <w:kern w:val="2"/>
            <w:sz w:val="24"/>
            <w:szCs w:val="32"/>
            <w:lang w:val="en-US" w:eastAsia="zh-CN" w:bidi="ar-SA"/>
          </w:rPr>
          <w:t>0</w:t>
        </w:r>
      </w:ins>
      <w:ins w:id="4939" w:author="L" w:date="2026-05-21T15:36:53Z">
        <w:r>
          <w:rPr>
            <w:rFonts w:hint="default" w:ascii="Times New Roman" w:hAnsi="Times New Roman" w:eastAsiaTheme="minorEastAsia" w:cstheme="minorBidi"/>
            <w:kern w:val="2"/>
            <w:sz w:val="24"/>
            <w:szCs w:val="32"/>
            <w:lang w:val="en-US" w:eastAsia="zh-CN" w:bidi="ar-SA"/>
          </w:rPr>
          <w:t>0(1~8)，然后重新上电。如果系统显示为mmc0表示已经正常eMMC启动。</w:t>
        </w:r>
      </w:ins>
    </w:p>
    <w:p w14:paraId="2B2AE5B8">
      <w:pPr>
        <w:keepNext w:val="0"/>
        <w:keepLines w:val="0"/>
        <w:pageBreakBefore w:val="0"/>
        <w:widowControl/>
        <w:kinsoku/>
        <w:wordWrap/>
        <w:overflowPunct/>
        <w:topLinePunct w:val="0"/>
        <w:autoSpaceDE/>
        <w:autoSpaceDN/>
        <w:bidi w:val="0"/>
        <w:adjustRightInd/>
        <w:snapToGrid/>
        <w:ind w:firstLine="0"/>
        <w:jc w:val="left"/>
        <w:textAlignment w:val="auto"/>
        <w:outlineLvl w:val="9"/>
        <w:rPr>
          <w:rFonts w:ascii="Times New Roman" w:hAnsi="Times New Roman"/>
        </w:rPr>
      </w:pPr>
      <w:ins w:id="4940" w:author="L" w:date="2026-05-21T15:36:53Z">
        <w:r>
          <w:rPr>
            <w:rFonts w:ascii="宋体" w:hAnsi="宋体" w:eastAsia="宋体" w:cs="宋体"/>
            <w:sz w:val="24"/>
            <w:szCs w:val="24"/>
          </w:rPr>
          <w:drawing>
            <wp:inline distT="0" distB="0" distL="114300" distR="114300">
              <wp:extent cx="5333365" cy="3914775"/>
              <wp:effectExtent l="0" t="0" r="635" b="9525"/>
              <wp:docPr id="5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7" descr="IMG_256"/>
                      <pic:cNvPicPr>
                        <a:picLocks noChangeAspect="1"/>
                      </pic:cNvPicPr>
                    </pic:nvPicPr>
                    <pic:blipFill>
                      <a:blip r:embed="rId144"/>
                      <a:stretch>
                        <a:fillRect/>
                      </a:stretch>
                    </pic:blipFill>
                    <pic:spPr>
                      <a:xfrm>
                        <a:off x="0" y="0"/>
                        <a:ext cx="5333365" cy="3914775"/>
                      </a:xfrm>
                      <a:prstGeom prst="rect">
                        <a:avLst/>
                      </a:prstGeom>
                      <a:noFill/>
                      <a:ln w="9525">
                        <a:noFill/>
                      </a:ln>
                    </pic:spPr>
                  </pic:pic>
                </a:graphicData>
              </a:graphic>
            </wp:inline>
          </w:drawing>
        </w:r>
        <w:bookmarkEnd w:id="183"/>
        <w:bookmarkEnd w:id="202"/>
      </w:ins>
    </w:p>
    <w:p w14:paraId="1676D314">
      <w:pPr>
        <w:outlineLvl w:val="1"/>
        <w:rPr>
          <w:del w:id="4942" w:author="L" w:date="2026-05-21T16:37:22Z"/>
          <w:rFonts w:hint="eastAsia" w:ascii="Times New Roman" w:hAnsi="Times New Roman" w:eastAsia="宋体" w:cs="宋体"/>
          <w:b/>
          <w:bCs w:val="0"/>
          <w:color w:val="000000"/>
          <w:kern w:val="2"/>
          <w:sz w:val="32"/>
          <w:szCs w:val="32"/>
          <w:lang w:val="en-US" w:eastAsia="zh-CN" w:bidi="en-US"/>
        </w:rPr>
      </w:pPr>
      <w:del w:id="4943" w:author="L" w:date="2026-05-21T16:37:22Z">
        <w:bookmarkStart w:id="203" w:name="_Toc10595"/>
        <w:bookmarkStart w:id="204" w:name="_Toc25812"/>
        <w:r>
          <w:rPr>
            <w:rFonts w:hint="eastAsia" w:ascii="Times New Roman" w:hAnsi="Times New Roman" w:eastAsia="宋体" w:cs="宋体"/>
            <w:b/>
            <w:bCs w:val="0"/>
            <w:color w:val="000000"/>
            <w:kern w:val="2"/>
            <w:sz w:val="32"/>
            <w:szCs w:val="32"/>
            <w:lang w:val="en-US" w:eastAsia="zh-CN" w:bidi="en-US"/>
          </w:rPr>
          <w:delText>4</w:delText>
        </w:r>
      </w:del>
      <w:del w:id="4944" w:author="L" w:date="2026-05-21T16:37:22Z">
        <w:r>
          <w:rPr>
            <w:rFonts w:hint="default" w:ascii="Times New Roman" w:hAnsi="Times New Roman" w:eastAsia="宋体" w:cs="宋体"/>
            <w:b/>
            <w:bCs w:val="0"/>
            <w:color w:val="000000"/>
            <w:kern w:val="2"/>
            <w:sz w:val="32"/>
            <w:szCs w:val="32"/>
            <w:lang w:val="en-US" w:eastAsia="zh-CN" w:bidi="en-US"/>
          </w:rPr>
          <w:delText>.3</w:delText>
        </w:r>
      </w:del>
      <w:del w:id="4945" w:author="L" w:date="2026-05-21T16:37:22Z">
        <w:r>
          <w:rPr>
            <w:rFonts w:hint="eastAsia" w:ascii="Times New Roman" w:hAnsi="Times New Roman" w:eastAsia="宋体" w:cs="宋体"/>
            <w:b/>
            <w:bCs w:val="0"/>
            <w:color w:val="000000"/>
            <w:kern w:val="2"/>
            <w:sz w:val="32"/>
            <w:szCs w:val="32"/>
            <w:lang w:val="en-US" w:eastAsia="zh-CN" w:bidi="en-US"/>
          </w:rPr>
          <w:delText>系统分区</w:delText>
        </w:r>
        <w:bookmarkEnd w:id="203"/>
        <w:bookmarkEnd w:id="204"/>
      </w:del>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1"/>
        <w:gridCol w:w="1888"/>
        <w:gridCol w:w="4653"/>
      </w:tblGrid>
      <w:tr w14:paraId="4153F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946" w:author="L" w:date="2026-05-21T16:37:22Z"/>
        </w:trPr>
        <w:tc>
          <w:tcPr>
            <w:tcW w:w="1981" w:type="dxa"/>
          </w:tcPr>
          <w:p w14:paraId="2DA5F458">
            <w:pPr>
              <w:pStyle w:val="12"/>
              <w:ind w:left="0" w:leftChars="0" w:firstLine="0" w:firstLineChars="0"/>
              <w:jc w:val="center"/>
              <w:rPr>
                <w:del w:id="4947" w:author="L" w:date="2026-05-21T16:37:22Z"/>
                <w:rFonts w:hint="default"/>
                <w:b/>
                <w:bCs/>
                <w:vertAlign w:val="baseline"/>
                <w:lang w:val="en-US" w:eastAsia="zh-CN"/>
              </w:rPr>
            </w:pPr>
            <w:del w:id="4948" w:author="L" w:date="2026-05-21T16:37:22Z">
              <w:r>
                <w:rPr>
                  <w:rFonts w:hint="eastAsia"/>
                  <w:b/>
                  <w:bCs/>
                  <w:vertAlign w:val="baseline"/>
                  <w:lang w:val="en-US" w:eastAsia="zh-CN"/>
                </w:rPr>
                <w:delText>设备名称</w:delText>
              </w:r>
            </w:del>
          </w:p>
        </w:tc>
        <w:tc>
          <w:tcPr>
            <w:tcW w:w="1888" w:type="dxa"/>
          </w:tcPr>
          <w:p w14:paraId="54D55388">
            <w:pPr>
              <w:pStyle w:val="12"/>
              <w:ind w:left="0" w:leftChars="0" w:firstLine="0" w:firstLineChars="0"/>
              <w:jc w:val="center"/>
              <w:rPr>
                <w:del w:id="4949" w:author="L" w:date="2026-05-21T16:37:22Z"/>
                <w:rFonts w:hint="default"/>
                <w:b/>
                <w:bCs/>
                <w:vertAlign w:val="baseline"/>
                <w:lang w:val="en-US" w:eastAsia="zh-CN"/>
              </w:rPr>
            </w:pPr>
            <w:del w:id="4950" w:author="L" w:date="2026-05-21T16:37:22Z">
              <w:r>
                <w:rPr>
                  <w:rFonts w:hint="eastAsia"/>
                  <w:b/>
                  <w:bCs/>
                  <w:vertAlign w:val="baseline"/>
                  <w:lang w:val="en-US" w:eastAsia="zh-CN"/>
                </w:rPr>
                <w:delText>设备分区</w:delText>
              </w:r>
            </w:del>
          </w:p>
        </w:tc>
        <w:tc>
          <w:tcPr>
            <w:tcW w:w="4653" w:type="dxa"/>
          </w:tcPr>
          <w:p w14:paraId="22DDFB81">
            <w:pPr>
              <w:pStyle w:val="12"/>
              <w:ind w:left="0" w:leftChars="0" w:firstLine="0" w:firstLineChars="0"/>
              <w:jc w:val="center"/>
              <w:rPr>
                <w:del w:id="4951" w:author="L" w:date="2026-05-21T16:37:22Z"/>
                <w:rFonts w:hint="default"/>
                <w:b/>
                <w:bCs/>
                <w:vertAlign w:val="baseline"/>
                <w:lang w:val="en-US" w:eastAsia="zh-CN"/>
              </w:rPr>
            </w:pPr>
            <w:del w:id="4952" w:author="L" w:date="2026-05-21T16:37:22Z">
              <w:r>
                <w:rPr>
                  <w:rFonts w:hint="eastAsia"/>
                  <w:b/>
                  <w:bCs/>
                  <w:vertAlign w:val="baseline"/>
                  <w:lang w:val="en-US" w:eastAsia="zh-CN"/>
                </w:rPr>
                <w:delText>分区说明</w:delText>
              </w:r>
            </w:del>
          </w:p>
        </w:tc>
      </w:tr>
      <w:tr w14:paraId="73AD4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953" w:author="L" w:date="2026-05-21T16:37:22Z"/>
        </w:trPr>
        <w:tc>
          <w:tcPr>
            <w:tcW w:w="1981" w:type="dxa"/>
            <w:vMerge w:val="restart"/>
            <w:vAlign w:val="center"/>
          </w:tcPr>
          <w:p w14:paraId="5338B795">
            <w:pPr>
              <w:pStyle w:val="12"/>
              <w:ind w:left="0" w:leftChars="0" w:firstLine="0" w:firstLineChars="0"/>
              <w:rPr>
                <w:del w:id="4954" w:author="L" w:date="2026-05-21T16:37:22Z"/>
                <w:rFonts w:hint="default"/>
                <w:vertAlign w:val="baseline"/>
                <w:lang w:val="en-US" w:eastAsia="zh-CN"/>
              </w:rPr>
            </w:pPr>
            <w:del w:id="4955" w:author="L" w:date="2026-05-21T16:37:22Z">
              <w:r>
                <w:rPr>
                  <w:rFonts w:hint="default"/>
                  <w:vertAlign w:val="baseline"/>
                  <w:lang w:val="en-US" w:eastAsia="zh-CN"/>
                </w:rPr>
                <w:delText>Linux 系统启动卡</w:delText>
              </w:r>
            </w:del>
          </w:p>
        </w:tc>
        <w:tc>
          <w:tcPr>
            <w:tcW w:w="1888" w:type="dxa"/>
            <w:vAlign w:val="center"/>
          </w:tcPr>
          <w:p w14:paraId="375F8E05">
            <w:pPr>
              <w:pStyle w:val="12"/>
              <w:ind w:left="0" w:leftChars="0" w:firstLine="0" w:firstLineChars="0"/>
              <w:rPr>
                <w:del w:id="4956" w:author="L" w:date="2026-05-21T16:37:22Z"/>
                <w:rFonts w:hint="default"/>
                <w:vertAlign w:val="baseline"/>
                <w:lang w:val="en-US" w:eastAsia="zh-CN"/>
              </w:rPr>
            </w:pPr>
            <w:del w:id="4957" w:author="L" w:date="2026-05-21T16:37:22Z">
              <w:r>
                <w:rPr>
                  <w:rFonts w:hint="default"/>
                  <w:vertAlign w:val="baseline"/>
                  <w:lang w:val="en-US" w:eastAsia="zh-CN"/>
                </w:rPr>
                <w:delText>/dev/mmcblk1p1</w:delText>
              </w:r>
            </w:del>
          </w:p>
        </w:tc>
        <w:tc>
          <w:tcPr>
            <w:tcW w:w="4653" w:type="dxa"/>
            <w:vAlign w:val="center"/>
          </w:tcPr>
          <w:p w14:paraId="2ADBD64B">
            <w:pPr>
              <w:pStyle w:val="12"/>
              <w:ind w:left="0" w:leftChars="0" w:firstLine="0" w:firstLineChars="0"/>
              <w:rPr>
                <w:del w:id="4958" w:author="L" w:date="2026-05-21T16:37:22Z"/>
                <w:rFonts w:hint="default"/>
                <w:vertAlign w:val="baseline"/>
                <w:lang w:val="en-US" w:eastAsia="zh-CN"/>
              </w:rPr>
            </w:pPr>
            <w:del w:id="4959" w:author="L" w:date="2026-05-21T16:37:22Z">
              <w:r>
                <w:rPr>
                  <w:rFonts w:hint="default"/>
                  <w:vertAlign w:val="baseline"/>
                  <w:lang w:val="en-US" w:eastAsia="zh-CN"/>
                </w:rPr>
                <w:delText>boot-resource 分区，存放 bootlogo.bmp 等资源</w:delText>
              </w:r>
            </w:del>
          </w:p>
        </w:tc>
      </w:tr>
      <w:tr w14:paraId="2BE05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960" w:author="L" w:date="2026-05-21T16:37:22Z"/>
        </w:trPr>
        <w:tc>
          <w:tcPr>
            <w:tcW w:w="1981" w:type="dxa"/>
            <w:vMerge w:val="continue"/>
            <w:vAlign w:val="center"/>
          </w:tcPr>
          <w:p w14:paraId="6C2A5377">
            <w:pPr>
              <w:pStyle w:val="12"/>
              <w:rPr>
                <w:del w:id="4961" w:author="L" w:date="2026-05-21T16:37:22Z"/>
                <w:rFonts w:hint="default"/>
                <w:vertAlign w:val="baseline"/>
                <w:lang w:val="en-US" w:eastAsia="zh-CN"/>
              </w:rPr>
            </w:pPr>
          </w:p>
        </w:tc>
        <w:tc>
          <w:tcPr>
            <w:tcW w:w="1888" w:type="dxa"/>
            <w:vAlign w:val="center"/>
          </w:tcPr>
          <w:p w14:paraId="41A7EC5E">
            <w:pPr>
              <w:pStyle w:val="12"/>
              <w:ind w:left="0" w:leftChars="0" w:firstLine="0" w:firstLineChars="0"/>
              <w:rPr>
                <w:del w:id="4962" w:author="L" w:date="2026-05-21T16:37:22Z"/>
                <w:rFonts w:hint="default"/>
                <w:vertAlign w:val="baseline"/>
                <w:lang w:val="en-US" w:eastAsia="zh-CN"/>
              </w:rPr>
            </w:pPr>
            <w:del w:id="4963" w:author="L" w:date="2026-05-21T16:37:22Z">
              <w:r>
                <w:rPr>
                  <w:rFonts w:hint="default"/>
                  <w:vertAlign w:val="baseline"/>
                  <w:lang w:val="en-US" w:eastAsia="zh-CN"/>
                </w:rPr>
                <w:delText>/dev/mmcblk1p2</w:delText>
              </w:r>
            </w:del>
          </w:p>
        </w:tc>
        <w:tc>
          <w:tcPr>
            <w:tcW w:w="4653" w:type="dxa"/>
            <w:vAlign w:val="center"/>
          </w:tcPr>
          <w:p w14:paraId="79878CF8">
            <w:pPr>
              <w:pStyle w:val="12"/>
              <w:ind w:left="0" w:leftChars="0" w:firstLine="0" w:firstLineChars="0"/>
              <w:rPr>
                <w:del w:id="4964" w:author="L" w:date="2026-05-21T16:37:22Z"/>
                <w:rFonts w:hint="default"/>
                <w:vertAlign w:val="baseline"/>
                <w:lang w:val="en-US" w:eastAsia="zh-CN"/>
              </w:rPr>
            </w:pPr>
            <w:del w:id="4965" w:author="L" w:date="2026-05-21T16:37:22Z">
              <w:r>
                <w:rPr>
                  <w:rFonts w:hint="default"/>
                  <w:vertAlign w:val="baseline"/>
                  <w:lang w:val="en-US" w:eastAsia="zh-CN"/>
                </w:rPr>
                <w:delText>env 分区，存放 U-Boot 环境变量</w:delText>
              </w:r>
            </w:del>
          </w:p>
        </w:tc>
      </w:tr>
      <w:tr w14:paraId="52948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966" w:author="L" w:date="2026-05-21T16:37:22Z"/>
        </w:trPr>
        <w:tc>
          <w:tcPr>
            <w:tcW w:w="1981" w:type="dxa"/>
            <w:vMerge w:val="continue"/>
            <w:vAlign w:val="center"/>
          </w:tcPr>
          <w:p w14:paraId="7A446520">
            <w:pPr>
              <w:pStyle w:val="12"/>
              <w:rPr>
                <w:del w:id="4967" w:author="L" w:date="2026-05-21T16:37:22Z"/>
                <w:rFonts w:hint="default"/>
                <w:vertAlign w:val="baseline"/>
                <w:lang w:val="en-US" w:eastAsia="zh-CN"/>
              </w:rPr>
            </w:pPr>
          </w:p>
        </w:tc>
        <w:tc>
          <w:tcPr>
            <w:tcW w:w="1888" w:type="dxa"/>
            <w:vAlign w:val="center"/>
          </w:tcPr>
          <w:p w14:paraId="6A609BFC">
            <w:pPr>
              <w:pStyle w:val="12"/>
              <w:ind w:left="0" w:leftChars="0" w:firstLine="0" w:firstLineChars="0"/>
              <w:rPr>
                <w:del w:id="4968" w:author="L" w:date="2026-05-21T16:37:22Z"/>
                <w:rFonts w:hint="default"/>
                <w:vertAlign w:val="baseline"/>
                <w:lang w:val="en-US" w:eastAsia="zh-CN"/>
              </w:rPr>
            </w:pPr>
            <w:del w:id="4969" w:author="L" w:date="2026-05-21T16:37:22Z">
              <w:r>
                <w:rPr>
                  <w:rFonts w:hint="default"/>
                  <w:vertAlign w:val="baseline"/>
                  <w:lang w:val="en-US" w:eastAsia="zh-CN"/>
                </w:rPr>
                <w:delText>/dev/mmcblk1p3</w:delText>
              </w:r>
            </w:del>
          </w:p>
        </w:tc>
        <w:tc>
          <w:tcPr>
            <w:tcW w:w="4653" w:type="dxa"/>
            <w:vAlign w:val="center"/>
          </w:tcPr>
          <w:p w14:paraId="017F5B86">
            <w:pPr>
              <w:pStyle w:val="12"/>
              <w:ind w:left="0" w:leftChars="0" w:firstLine="0" w:firstLineChars="0"/>
              <w:rPr>
                <w:del w:id="4970" w:author="L" w:date="2026-05-21T16:37:22Z"/>
                <w:rFonts w:hint="default"/>
                <w:vertAlign w:val="baseline"/>
                <w:lang w:val="en-US" w:eastAsia="zh-CN"/>
              </w:rPr>
            </w:pPr>
            <w:del w:id="4971" w:author="L" w:date="2026-05-21T16:37:22Z">
              <w:r>
                <w:rPr>
                  <w:rFonts w:hint="default"/>
                  <w:vertAlign w:val="baseline"/>
                  <w:lang w:val="en-US" w:eastAsia="zh-CN"/>
                </w:rPr>
                <w:delText>boot 分区，存放内核镜像</w:delText>
              </w:r>
            </w:del>
          </w:p>
        </w:tc>
      </w:tr>
      <w:tr w14:paraId="0C5B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972" w:author="L" w:date="2026-05-21T16:37:22Z"/>
        </w:trPr>
        <w:tc>
          <w:tcPr>
            <w:tcW w:w="1981" w:type="dxa"/>
            <w:vMerge w:val="continue"/>
            <w:vAlign w:val="center"/>
          </w:tcPr>
          <w:p w14:paraId="0851D596">
            <w:pPr>
              <w:pStyle w:val="12"/>
              <w:rPr>
                <w:del w:id="4973" w:author="L" w:date="2026-05-21T16:37:22Z"/>
                <w:rFonts w:hint="default"/>
                <w:vertAlign w:val="baseline"/>
                <w:lang w:val="en-US" w:eastAsia="zh-CN"/>
              </w:rPr>
            </w:pPr>
          </w:p>
        </w:tc>
        <w:tc>
          <w:tcPr>
            <w:tcW w:w="1888" w:type="dxa"/>
            <w:vAlign w:val="center"/>
          </w:tcPr>
          <w:p w14:paraId="48946ABC">
            <w:pPr>
              <w:pStyle w:val="12"/>
              <w:ind w:left="0" w:leftChars="0" w:firstLine="0" w:firstLineChars="0"/>
              <w:rPr>
                <w:del w:id="4974" w:author="L" w:date="2026-05-21T16:37:22Z"/>
                <w:rFonts w:hint="default"/>
                <w:vertAlign w:val="baseline"/>
                <w:lang w:val="en-US" w:eastAsia="zh-CN"/>
              </w:rPr>
            </w:pPr>
            <w:del w:id="4975" w:author="L" w:date="2026-05-21T16:37:22Z">
              <w:r>
                <w:rPr>
                  <w:rFonts w:hint="default"/>
                  <w:vertAlign w:val="baseline"/>
                  <w:lang w:val="en-US" w:eastAsia="zh-CN"/>
                </w:rPr>
                <w:delText>/dev/mmcblk1p4</w:delText>
              </w:r>
            </w:del>
          </w:p>
        </w:tc>
        <w:tc>
          <w:tcPr>
            <w:tcW w:w="4653" w:type="dxa"/>
            <w:vAlign w:val="center"/>
          </w:tcPr>
          <w:p w14:paraId="343F35D9">
            <w:pPr>
              <w:pStyle w:val="12"/>
              <w:ind w:left="0" w:leftChars="0" w:firstLine="0" w:firstLineChars="0"/>
              <w:rPr>
                <w:del w:id="4976" w:author="L" w:date="2026-05-21T16:37:22Z"/>
                <w:rFonts w:hint="default"/>
                <w:vertAlign w:val="baseline"/>
                <w:lang w:val="en-US" w:eastAsia="zh-CN"/>
              </w:rPr>
            </w:pPr>
            <w:del w:id="4977" w:author="L" w:date="2026-05-21T16:37:22Z">
              <w:r>
                <w:rPr>
                  <w:rFonts w:hint="default"/>
                  <w:vertAlign w:val="baseline"/>
                  <w:lang w:val="en-US" w:eastAsia="zh-CN"/>
                </w:rPr>
                <w:delText>rootfs 分区，存放根文件系统镜像</w:delText>
              </w:r>
            </w:del>
          </w:p>
        </w:tc>
      </w:tr>
      <w:tr w14:paraId="39FE7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978" w:author="L" w:date="2026-05-21T16:37:22Z"/>
        </w:trPr>
        <w:tc>
          <w:tcPr>
            <w:tcW w:w="1981" w:type="dxa"/>
            <w:vMerge w:val="continue"/>
            <w:vAlign w:val="center"/>
          </w:tcPr>
          <w:p w14:paraId="266A5161">
            <w:pPr>
              <w:pStyle w:val="12"/>
              <w:rPr>
                <w:del w:id="4979" w:author="L" w:date="2026-05-21T16:37:22Z"/>
                <w:rFonts w:hint="default"/>
                <w:vertAlign w:val="baseline"/>
                <w:lang w:val="en-US" w:eastAsia="zh-CN"/>
              </w:rPr>
            </w:pPr>
          </w:p>
        </w:tc>
        <w:tc>
          <w:tcPr>
            <w:tcW w:w="1888" w:type="dxa"/>
            <w:vAlign w:val="center"/>
          </w:tcPr>
          <w:p w14:paraId="5913B976">
            <w:pPr>
              <w:pStyle w:val="12"/>
              <w:ind w:left="0" w:leftChars="0" w:firstLine="0" w:firstLineChars="0"/>
              <w:rPr>
                <w:del w:id="4980" w:author="L" w:date="2026-05-21T16:37:22Z"/>
                <w:rFonts w:hint="default"/>
                <w:vertAlign w:val="baseline"/>
                <w:lang w:val="en-US" w:eastAsia="zh-CN"/>
              </w:rPr>
            </w:pPr>
            <w:del w:id="4981" w:author="L" w:date="2026-05-21T16:37:22Z">
              <w:r>
                <w:rPr>
                  <w:rFonts w:hint="default"/>
                  <w:vertAlign w:val="baseline"/>
                  <w:lang w:val="en-US" w:eastAsia="zh-CN"/>
                </w:rPr>
                <w:delText>/dev/mmcblk1p5</w:delText>
              </w:r>
            </w:del>
          </w:p>
        </w:tc>
        <w:tc>
          <w:tcPr>
            <w:tcW w:w="4653" w:type="dxa"/>
            <w:vAlign w:val="center"/>
          </w:tcPr>
          <w:p w14:paraId="70D94458">
            <w:pPr>
              <w:pStyle w:val="12"/>
              <w:ind w:left="0" w:leftChars="0" w:firstLine="0" w:firstLineChars="0"/>
              <w:rPr>
                <w:del w:id="4982" w:author="L" w:date="2026-05-21T16:37:22Z"/>
                <w:rFonts w:hint="default"/>
                <w:vertAlign w:val="baseline"/>
                <w:lang w:val="en-US" w:eastAsia="zh-CN"/>
              </w:rPr>
            </w:pPr>
            <w:del w:id="4983" w:author="L" w:date="2026-05-21T16:37:22Z">
              <w:r>
                <w:rPr>
                  <w:rFonts w:hint="default"/>
                  <w:vertAlign w:val="baseline"/>
                  <w:lang w:val="en-US" w:eastAsia="zh-CN"/>
                </w:rPr>
                <w:delText>私有数据分区，存放私有数据</w:delText>
              </w:r>
            </w:del>
          </w:p>
        </w:tc>
      </w:tr>
      <w:tr w14:paraId="5DCE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984" w:author="L" w:date="2026-05-21T16:37:22Z"/>
        </w:trPr>
        <w:tc>
          <w:tcPr>
            <w:tcW w:w="1981" w:type="dxa"/>
            <w:vMerge w:val="continue"/>
            <w:vAlign w:val="center"/>
          </w:tcPr>
          <w:p w14:paraId="0DA9072A">
            <w:pPr>
              <w:pStyle w:val="12"/>
              <w:rPr>
                <w:del w:id="4985" w:author="L" w:date="2026-05-21T16:37:22Z"/>
                <w:rFonts w:hint="default"/>
                <w:vertAlign w:val="baseline"/>
                <w:lang w:val="en-US" w:eastAsia="zh-CN"/>
              </w:rPr>
            </w:pPr>
          </w:p>
        </w:tc>
        <w:tc>
          <w:tcPr>
            <w:tcW w:w="1888" w:type="dxa"/>
            <w:vAlign w:val="center"/>
          </w:tcPr>
          <w:p w14:paraId="6E74B64D">
            <w:pPr>
              <w:pStyle w:val="12"/>
              <w:ind w:left="0" w:leftChars="0" w:firstLine="0" w:firstLineChars="0"/>
              <w:rPr>
                <w:del w:id="4986" w:author="L" w:date="2026-05-21T16:37:22Z"/>
                <w:rFonts w:hint="default"/>
                <w:vertAlign w:val="baseline"/>
                <w:lang w:val="en-US" w:eastAsia="zh-CN"/>
              </w:rPr>
            </w:pPr>
            <w:del w:id="4987" w:author="L" w:date="2026-05-21T16:37:22Z">
              <w:r>
                <w:rPr>
                  <w:rFonts w:hint="default"/>
                  <w:vertAlign w:val="baseline"/>
                  <w:lang w:val="en-US" w:eastAsia="zh-CN"/>
                </w:rPr>
                <w:delText>/dev/mmcblk1p6</w:delText>
              </w:r>
            </w:del>
          </w:p>
        </w:tc>
        <w:tc>
          <w:tcPr>
            <w:tcW w:w="4653" w:type="dxa"/>
            <w:vAlign w:val="center"/>
          </w:tcPr>
          <w:p w14:paraId="0F482568">
            <w:pPr>
              <w:pStyle w:val="12"/>
              <w:ind w:left="0" w:leftChars="0" w:firstLine="0" w:firstLineChars="0"/>
              <w:rPr>
                <w:del w:id="4988" w:author="L" w:date="2026-05-21T16:37:22Z"/>
                <w:rFonts w:hint="default"/>
                <w:vertAlign w:val="baseline"/>
                <w:lang w:val="en-US" w:eastAsia="zh-CN"/>
              </w:rPr>
            </w:pPr>
            <w:del w:id="4989" w:author="L" w:date="2026-05-21T16:37:22Z">
              <w:r>
                <w:rPr>
                  <w:rFonts w:hint="default"/>
                  <w:vertAlign w:val="baseline"/>
                  <w:lang w:val="en-US" w:eastAsia="zh-CN"/>
                </w:rPr>
                <w:delText>用户分区，存放用户数据</w:delText>
              </w:r>
            </w:del>
          </w:p>
        </w:tc>
      </w:tr>
      <w:tr w14:paraId="1553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4990" w:author="L" w:date="2026-05-21T16:37:22Z"/>
        </w:trPr>
        <w:tc>
          <w:tcPr>
            <w:tcW w:w="1981" w:type="dxa"/>
            <w:vMerge w:val="restart"/>
          </w:tcPr>
          <w:p w14:paraId="218ACCE7">
            <w:pPr>
              <w:pStyle w:val="12"/>
              <w:rPr>
                <w:del w:id="4991" w:author="L" w:date="2026-05-21T16:37:22Z"/>
                <w:rFonts w:hint="default"/>
                <w:vertAlign w:val="baseline"/>
                <w:lang w:val="en-US" w:eastAsia="zh-CN"/>
              </w:rPr>
            </w:pPr>
          </w:p>
          <w:p w14:paraId="249A3D77">
            <w:pPr>
              <w:bidi w:val="0"/>
              <w:rPr>
                <w:del w:id="4992" w:author="L" w:date="2026-05-21T16:37:22Z"/>
                <w:rFonts w:hint="default"/>
                <w:lang w:val="en-US" w:eastAsia="zh-CN"/>
              </w:rPr>
            </w:pPr>
          </w:p>
          <w:p w14:paraId="045F8E94">
            <w:pPr>
              <w:bidi w:val="0"/>
              <w:rPr>
                <w:del w:id="4993" w:author="L" w:date="2026-05-21T16:37:22Z"/>
                <w:rFonts w:hint="default"/>
                <w:lang w:val="en-US" w:eastAsia="zh-CN"/>
              </w:rPr>
            </w:pPr>
          </w:p>
          <w:p w14:paraId="795C3049">
            <w:pPr>
              <w:bidi w:val="0"/>
              <w:jc w:val="both"/>
              <w:rPr>
                <w:del w:id="4994" w:author="L" w:date="2026-05-21T16:37:22Z"/>
                <w:rFonts w:hint="default"/>
                <w:lang w:val="en-US" w:eastAsia="zh-CN"/>
              </w:rPr>
            </w:pPr>
            <w:del w:id="4995" w:author="L" w:date="2026-05-21T16:37:22Z">
              <w:r>
                <w:rPr>
                  <w:rFonts w:hint="default"/>
                  <w:lang w:val="en-US" w:eastAsia="zh-CN"/>
                </w:rPr>
                <w:delText>eMMC 设备</w:delText>
              </w:r>
            </w:del>
          </w:p>
        </w:tc>
        <w:tc>
          <w:tcPr>
            <w:tcW w:w="1888" w:type="dxa"/>
          </w:tcPr>
          <w:p w14:paraId="6BDEA786">
            <w:pPr>
              <w:pStyle w:val="12"/>
              <w:ind w:left="0" w:leftChars="0" w:firstLine="0" w:firstLineChars="0"/>
              <w:rPr>
                <w:del w:id="4996" w:author="L" w:date="2026-05-21T16:37:22Z"/>
                <w:rFonts w:hint="default"/>
                <w:vertAlign w:val="baseline"/>
                <w:lang w:val="en-US" w:eastAsia="zh-CN"/>
              </w:rPr>
            </w:pPr>
            <w:del w:id="4997" w:author="L" w:date="2026-05-21T16:37:22Z">
              <w:r>
                <w:rPr>
                  <w:rFonts w:hint="default"/>
                  <w:vertAlign w:val="baseline"/>
                  <w:lang w:val="en-US" w:eastAsia="zh-CN"/>
                </w:rPr>
                <w:delText>/dev/mmcblk0p1</w:delText>
              </w:r>
            </w:del>
          </w:p>
        </w:tc>
        <w:tc>
          <w:tcPr>
            <w:tcW w:w="4653" w:type="dxa"/>
          </w:tcPr>
          <w:p w14:paraId="7D1FD245">
            <w:pPr>
              <w:pStyle w:val="12"/>
              <w:ind w:left="0" w:leftChars="0" w:firstLine="0" w:firstLineChars="0"/>
              <w:rPr>
                <w:del w:id="4998" w:author="L" w:date="2026-05-21T16:37:22Z"/>
                <w:rFonts w:hint="default"/>
                <w:vertAlign w:val="baseline"/>
                <w:lang w:val="en-US" w:eastAsia="zh-CN"/>
              </w:rPr>
            </w:pPr>
            <w:del w:id="4999" w:author="L" w:date="2026-05-21T16:37:22Z">
              <w:r>
                <w:rPr>
                  <w:rFonts w:hint="default"/>
                  <w:vertAlign w:val="baseline"/>
                  <w:lang w:val="en-US" w:eastAsia="zh-CN"/>
                </w:rPr>
                <w:delText>boot-resource 分区，存放 bootlogo.bmp 等资源</w:delText>
              </w:r>
            </w:del>
          </w:p>
        </w:tc>
      </w:tr>
      <w:tr w14:paraId="75BA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000" w:author="L" w:date="2026-05-21T16:37:22Z"/>
        </w:trPr>
        <w:tc>
          <w:tcPr>
            <w:tcW w:w="1981" w:type="dxa"/>
            <w:vMerge w:val="continue"/>
          </w:tcPr>
          <w:p w14:paraId="589213BD">
            <w:pPr>
              <w:pStyle w:val="12"/>
              <w:rPr>
                <w:del w:id="5001" w:author="L" w:date="2026-05-21T16:37:22Z"/>
                <w:rFonts w:hint="default"/>
                <w:vertAlign w:val="baseline"/>
                <w:lang w:val="en-US" w:eastAsia="zh-CN"/>
              </w:rPr>
            </w:pPr>
          </w:p>
        </w:tc>
        <w:tc>
          <w:tcPr>
            <w:tcW w:w="1888" w:type="dxa"/>
          </w:tcPr>
          <w:p w14:paraId="32EE59A4">
            <w:pPr>
              <w:pStyle w:val="12"/>
              <w:ind w:left="0" w:leftChars="0" w:firstLine="0" w:firstLineChars="0"/>
              <w:rPr>
                <w:del w:id="5002" w:author="L" w:date="2026-05-21T16:37:22Z"/>
                <w:rFonts w:hint="default"/>
                <w:vertAlign w:val="baseline"/>
                <w:lang w:val="en-US" w:eastAsia="zh-CN"/>
              </w:rPr>
            </w:pPr>
            <w:del w:id="5003" w:author="L" w:date="2026-05-21T16:37:22Z">
              <w:r>
                <w:rPr>
                  <w:rFonts w:hint="default"/>
                  <w:vertAlign w:val="baseline"/>
                  <w:lang w:val="en-US" w:eastAsia="zh-CN"/>
                </w:rPr>
                <w:delText>/dev/mmcblk0p2</w:delText>
              </w:r>
            </w:del>
          </w:p>
        </w:tc>
        <w:tc>
          <w:tcPr>
            <w:tcW w:w="4653" w:type="dxa"/>
          </w:tcPr>
          <w:p w14:paraId="6890496F">
            <w:pPr>
              <w:pStyle w:val="12"/>
              <w:ind w:left="0" w:leftChars="0" w:firstLine="0" w:firstLineChars="0"/>
              <w:rPr>
                <w:del w:id="5004" w:author="L" w:date="2026-05-21T16:37:22Z"/>
                <w:rFonts w:hint="default"/>
                <w:vertAlign w:val="baseline"/>
                <w:lang w:val="en-US" w:eastAsia="zh-CN"/>
              </w:rPr>
            </w:pPr>
            <w:del w:id="5005" w:author="L" w:date="2026-05-21T16:37:22Z">
              <w:r>
                <w:rPr>
                  <w:rFonts w:hint="default"/>
                  <w:vertAlign w:val="baseline"/>
                  <w:lang w:val="en-US" w:eastAsia="zh-CN"/>
                </w:rPr>
                <w:delText>env 分区，存放 U-Boot 环境变量</w:delText>
              </w:r>
            </w:del>
          </w:p>
        </w:tc>
      </w:tr>
      <w:tr w14:paraId="718A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006" w:author="L" w:date="2026-05-21T16:37:22Z"/>
        </w:trPr>
        <w:tc>
          <w:tcPr>
            <w:tcW w:w="1981" w:type="dxa"/>
            <w:vMerge w:val="continue"/>
          </w:tcPr>
          <w:p w14:paraId="3EA5A01C">
            <w:pPr>
              <w:pStyle w:val="12"/>
              <w:rPr>
                <w:del w:id="5007" w:author="L" w:date="2026-05-21T16:37:22Z"/>
                <w:rFonts w:hint="default"/>
                <w:vertAlign w:val="baseline"/>
                <w:lang w:val="en-US" w:eastAsia="zh-CN"/>
              </w:rPr>
            </w:pPr>
          </w:p>
        </w:tc>
        <w:tc>
          <w:tcPr>
            <w:tcW w:w="1888" w:type="dxa"/>
          </w:tcPr>
          <w:p w14:paraId="7FC30C11">
            <w:pPr>
              <w:pStyle w:val="12"/>
              <w:ind w:left="0" w:leftChars="0" w:firstLine="0" w:firstLineChars="0"/>
              <w:rPr>
                <w:del w:id="5008" w:author="L" w:date="2026-05-21T16:37:22Z"/>
                <w:rFonts w:hint="default"/>
                <w:vertAlign w:val="baseline"/>
                <w:lang w:val="en-US" w:eastAsia="zh-CN"/>
              </w:rPr>
            </w:pPr>
            <w:del w:id="5009" w:author="L" w:date="2026-05-21T16:37:22Z">
              <w:r>
                <w:rPr>
                  <w:rFonts w:hint="default"/>
                  <w:vertAlign w:val="baseline"/>
                  <w:lang w:val="en-US" w:eastAsia="zh-CN"/>
                </w:rPr>
                <w:delText>/dev/mmcblk0p3</w:delText>
              </w:r>
            </w:del>
          </w:p>
        </w:tc>
        <w:tc>
          <w:tcPr>
            <w:tcW w:w="4653" w:type="dxa"/>
          </w:tcPr>
          <w:p w14:paraId="5FFA0BCE">
            <w:pPr>
              <w:pStyle w:val="12"/>
              <w:ind w:left="0" w:leftChars="0" w:firstLine="0" w:firstLineChars="0"/>
              <w:rPr>
                <w:del w:id="5010" w:author="L" w:date="2026-05-21T16:37:22Z"/>
                <w:rFonts w:hint="default"/>
                <w:vertAlign w:val="baseline"/>
                <w:lang w:val="en-US" w:eastAsia="zh-CN"/>
              </w:rPr>
            </w:pPr>
            <w:del w:id="5011" w:author="L" w:date="2026-05-21T16:37:22Z">
              <w:r>
                <w:rPr>
                  <w:rFonts w:hint="default"/>
                  <w:vertAlign w:val="baseline"/>
                  <w:lang w:val="en-US" w:eastAsia="zh-CN"/>
                </w:rPr>
                <w:delText>boot 分区，存放内核镜像</w:delText>
              </w:r>
            </w:del>
          </w:p>
        </w:tc>
      </w:tr>
      <w:tr w14:paraId="4F175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012" w:author="L" w:date="2026-05-21T16:37:22Z"/>
        </w:trPr>
        <w:tc>
          <w:tcPr>
            <w:tcW w:w="1981" w:type="dxa"/>
            <w:vMerge w:val="continue"/>
          </w:tcPr>
          <w:p w14:paraId="59656675">
            <w:pPr>
              <w:pStyle w:val="12"/>
              <w:rPr>
                <w:del w:id="5013" w:author="L" w:date="2026-05-21T16:37:22Z"/>
                <w:rFonts w:hint="default"/>
                <w:vertAlign w:val="baseline"/>
                <w:lang w:val="en-US" w:eastAsia="zh-CN"/>
              </w:rPr>
            </w:pPr>
          </w:p>
        </w:tc>
        <w:tc>
          <w:tcPr>
            <w:tcW w:w="1888" w:type="dxa"/>
          </w:tcPr>
          <w:p w14:paraId="3A17B5A2">
            <w:pPr>
              <w:pStyle w:val="12"/>
              <w:ind w:left="0" w:leftChars="0" w:firstLine="0" w:firstLineChars="0"/>
              <w:rPr>
                <w:del w:id="5014" w:author="L" w:date="2026-05-21T16:37:22Z"/>
                <w:rFonts w:hint="default"/>
                <w:vertAlign w:val="baseline"/>
                <w:lang w:val="en-US" w:eastAsia="zh-CN"/>
              </w:rPr>
            </w:pPr>
            <w:del w:id="5015" w:author="L" w:date="2026-05-21T16:37:22Z">
              <w:r>
                <w:rPr>
                  <w:rFonts w:hint="default"/>
                  <w:vertAlign w:val="baseline"/>
                  <w:lang w:val="en-US" w:eastAsia="zh-CN"/>
                </w:rPr>
                <w:delText>/dev/mmcblk0p4</w:delText>
              </w:r>
            </w:del>
          </w:p>
        </w:tc>
        <w:tc>
          <w:tcPr>
            <w:tcW w:w="4653" w:type="dxa"/>
          </w:tcPr>
          <w:p w14:paraId="652715FE">
            <w:pPr>
              <w:pStyle w:val="12"/>
              <w:ind w:left="0" w:leftChars="0" w:firstLine="0" w:firstLineChars="0"/>
              <w:rPr>
                <w:del w:id="5016" w:author="L" w:date="2026-05-21T16:37:22Z"/>
                <w:rFonts w:hint="default"/>
                <w:vertAlign w:val="baseline"/>
                <w:lang w:val="en-US" w:eastAsia="zh-CN"/>
              </w:rPr>
            </w:pPr>
            <w:del w:id="5017" w:author="L" w:date="2026-05-21T16:37:22Z">
              <w:r>
                <w:rPr>
                  <w:rFonts w:hint="default"/>
                  <w:vertAlign w:val="baseline"/>
                  <w:lang w:val="en-US" w:eastAsia="zh-CN"/>
                </w:rPr>
                <w:delText>rootfs 分区，存放根文件系统镜像</w:delText>
              </w:r>
            </w:del>
          </w:p>
        </w:tc>
      </w:tr>
      <w:tr w14:paraId="7DEB6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018" w:author="L" w:date="2026-05-21T16:37:22Z"/>
        </w:trPr>
        <w:tc>
          <w:tcPr>
            <w:tcW w:w="1981" w:type="dxa"/>
            <w:vMerge w:val="continue"/>
          </w:tcPr>
          <w:p w14:paraId="67BD68B1">
            <w:pPr>
              <w:pStyle w:val="12"/>
              <w:rPr>
                <w:del w:id="5019" w:author="L" w:date="2026-05-21T16:37:22Z"/>
                <w:rFonts w:hint="default"/>
                <w:vertAlign w:val="baseline"/>
                <w:lang w:val="en-US" w:eastAsia="zh-CN"/>
              </w:rPr>
            </w:pPr>
          </w:p>
        </w:tc>
        <w:tc>
          <w:tcPr>
            <w:tcW w:w="1888" w:type="dxa"/>
          </w:tcPr>
          <w:p w14:paraId="7C11419F">
            <w:pPr>
              <w:pStyle w:val="12"/>
              <w:ind w:left="0" w:leftChars="0" w:firstLine="0" w:firstLineChars="0"/>
              <w:rPr>
                <w:del w:id="5020" w:author="L" w:date="2026-05-21T16:37:22Z"/>
                <w:rFonts w:hint="default"/>
                <w:vertAlign w:val="baseline"/>
                <w:lang w:val="en-US" w:eastAsia="zh-CN"/>
              </w:rPr>
            </w:pPr>
            <w:del w:id="5021" w:author="L" w:date="2026-05-21T16:37:22Z">
              <w:r>
                <w:rPr>
                  <w:rFonts w:hint="default"/>
                  <w:vertAlign w:val="baseline"/>
                  <w:lang w:val="en-US" w:eastAsia="zh-CN"/>
                </w:rPr>
                <w:delText>/dev/mmcblk0p5</w:delText>
              </w:r>
            </w:del>
          </w:p>
        </w:tc>
        <w:tc>
          <w:tcPr>
            <w:tcW w:w="4653" w:type="dxa"/>
          </w:tcPr>
          <w:p w14:paraId="1A4A567E">
            <w:pPr>
              <w:pStyle w:val="12"/>
              <w:ind w:left="0" w:leftChars="0" w:firstLine="0" w:firstLineChars="0"/>
              <w:rPr>
                <w:del w:id="5022" w:author="L" w:date="2026-05-21T16:37:22Z"/>
                <w:rFonts w:hint="default"/>
                <w:vertAlign w:val="baseline"/>
                <w:lang w:val="en-US" w:eastAsia="zh-CN"/>
              </w:rPr>
            </w:pPr>
            <w:del w:id="5023" w:author="L" w:date="2026-05-21T16:37:22Z">
              <w:r>
                <w:rPr>
                  <w:rFonts w:hint="default"/>
                  <w:vertAlign w:val="baseline"/>
                  <w:lang w:val="en-US" w:eastAsia="zh-CN"/>
                </w:rPr>
                <w:delText>私有数据分区，存放私有数据</w:delText>
              </w:r>
            </w:del>
          </w:p>
        </w:tc>
      </w:tr>
      <w:tr w14:paraId="4374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5024" w:author="L" w:date="2026-05-21T16:37:22Z"/>
        </w:trPr>
        <w:tc>
          <w:tcPr>
            <w:tcW w:w="1981" w:type="dxa"/>
            <w:vMerge w:val="continue"/>
          </w:tcPr>
          <w:p w14:paraId="1E918B5A">
            <w:pPr>
              <w:pStyle w:val="12"/>
              <w:rPr>
                <w:del w:id="5025" w:author="L" w:date="2026-05-21T16:37:22Z"/>
                <w:rFonts w:hint="default"/>
                <w:vertAlign w:val="baseline"/>
                <w:lang w:val="en-US" w:eastAsia="zh-CN"/>
              </w:rPr>
            </w:pPr>
          </w:p>
        </w:tc>
        <w:tc>
          <w:tcPr>
            <w:tcW w:w="1888" w:type="dxa"/>
          </w:tcPr>
          <w:p w14:paraId="4BE52F0F">
            <w:pPr>
              <w:pStyle w:val="12"/>
              <w:ind w:left="0" w:leftChars="0" w:firstLine="0" w:firstLineChars="0"/>
              <w:rPr>
                <w:del w:id="5026" w:author="L" w:date="2026-05-21T16:37:22Z"/>
                <w:rFonts w:hint="default"/>
                <w:vertAlign w:val="baseline"/>
                <w:lang w:val="en-US" w:eastAsia="zh-CN"/>
              </w:rPr>
            </w:pPr>
            <w:del w:id="5027" w:author="L" w:date="2026-05-21T16:37:22Z">
              <w:r>
                <w:rPr>
                  <w:rFonts w:hint="default"/>
                  <w:vertAlign w:val="baseline"/>
                  <w:lang w:val="en-US" w:eastAsia="zh-CN"/>
                </w:rPr>
                <w:delText>/dev/mmcblk0p6</w:delText>
              </w:r>
            </w:del>
          </w:p>
        </w:tc>
        <w:tc>
          <w:tcPr>
            <w:tcW w:w="4653" w:type="dxa"/>
          </w:tcPr>
          <w:p w14:paraId="3EA66E72">
            <w:pPr>
              <w:pStyle w:val="12"/>
              <w:ind w:left="0" w:leftChars="0" w:firstLine="0" w:firstLineChars="0"/>
              <w:rPr>
                <w:del w:id="5028" w:author="L" w:date="2026-05-21T16:37:22Z"/>
                <w:rFonts w:hint="default"/>
                <w:vertAlign w:val="baseline"/>
                <w:lang w:val="en-US" w:eastAsia="zh-CN"/>
              </w:rPr>
            </w:pPr>
            <w:del w:id="5029" w:author="L" w:date="2026-05-21T16:37:22Z">
              <w:r>
                <w:rPr>
                  <w:rFonts w:hint="default"/>
                  <w:vertAlign w:val="baseline"/>
                  <w:lang w:val="en-US" w:eastAsia="zh-CN"/>
                </w:rPr>
                <w:delText>用户分区，存放用户数据</w:delText>
              </w:r>
            </w:del>
          </w:p>
        </w:tc>
      </w:tr>
    </w:tbl>
    <w:p w14:paraId="192EFCAE">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both"/>
        <w:textAlignment w:val="auto"/>
        <w:outlineLvl w:val="9"/>
        <w:rPr>
          <w:del w:id="5030" w:author="L" w:date="2026-05-21T16:37:22Z"/>
          <w:rFonts w:hint="default" w:ascii="Times New Roman" w:hAnsi="Times New Roman"/>
          <w:sz w:val="24"/>
          <w:szCs w:val="32"/>
          <w:lang w:val="en-US" w:eastAsia="zh-CN"/>
        </w:rPr>
      </w:pPr>
      <w:del w:id="5031" w:author="L" w:date="2026-05-21T16:37:22Z">
        <w:r>
          <w:rPr>
            <w:rFonts w:hint="default" w:ascii="Times New Roman" w:hAnsi="Times New Roman"/>
            <w:sz w:val="24"/>
            <w:szCs w:val="32"/>
            <w:lang w:val="en-US" w:eastAsia="zh-CN"/>
          </w:rPr>
          <w:delText>将Linux系统固化至Micro SD或eMMC后，Micro SD或eMMC将会被划分为6个分区，并且在rootfs分区预留一定空间，用于快速测试使用。</w:delText>
        </w:r>
      </w:del>
    </w:p>
    <w:p w14:paraId="740CECF3">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both"/>
        <w:textAlignment w:val="auto"/>
        <w:outlineLvl w:val="9"/>
        <w:rPr>
          <w:del w:id="5032" w:author="L" w:date="2026-05-21T16:37:22Z"/>
          <w:rFonts w:hint="default" w:ascii="Times New Roman" w:hAnsi="Times New Roman"/>
          <w:sz w:val="24"/>
          <w:szCs w:val="32"/>
          <w:lang w:val="en-US" w:eastAsia="zh-CN"/>
        </w:rPr>
      </w:pPr>
      <w:del w:id="5033" w:author="L" w:date="2026-05-21T16:37:22Z">
        <w:r>
          <w:rPr>
            <w:rFonts w:hint="default" w:ascii="Times New Roman" w:hAnsi="Times New Roman"/>
            <w:sz w:val="24"/>
            <w:szCs w:val="32"/>
            <w:lang w:val="en-US" w:eastAsia="zh-CN"/>
          </w:rPr>
          <w:delText>为保证文件系统的健壮性，一般不推荐使用rootfs分区做频繁的数据读写。推荐使用用户分区"/dev/mmcblk0p6"或"/dev/mmcblk1p6"做日常数据存储，使用前请参考如下方法进行格式化后使用。本次操作以Linux系统启动卡的"/dev/mmcblk1p6"分区为例进行演示。</w:delText>
        </w:r>
      </w:del>
    </w:p>
    <w:p w14:paraId="04113D0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left"/>
        <w:textAlignment w:val="auto"/>
        <w:outlineLvl w:val="9"/>
        <w:rPr>
          <w:del w:id="5034" w:author="L" w:date="2026-05-21T16:37:22Z"/>
          <w:rFonts w:hint="default" w:ascii="Times New Roman" w:hAnsi="Times New Roman"/>
          <w:sz w:val="24"/>
          <w:szCs w:val="32"/>
          <w:lang w:val="en-US" w:eastAsia="zh-CN"/>
        </w:rPr>
      </w:pPr>
      <w:del w:id="5035" w:author="L" w:date="2026-05-21T16:37:22Z">
        <w:r>
          <w:rPr>
            <w:rFonts w:hint="default" w:ascii="Times New Roman" w:hAnsi="Times New Roman"/>
            <w:sz w:val="24"/>
            <w:szCs w:val="32"/>
            <w:lang w:val="en-US" w:eastAsia="zh-CN"/>
          </w:rPr>
          <w:delText>从Linux系统启动卡启动，进入</w:delText>
        </w:r>
      </w:del>
      <w:del w:id="5036" w:author="L" w:date="2026-05-21T16:37:22Z">
        <w:r>
          <w:rPr>
            <w:rFonts w:hint="eastAsia" w:ascii="Times New Roman" w:hAnsi="Times New Roman"/>
            <w:sz w:val="24"/>
            <w:szCs w:val="32"/>
            <w:lang w:val="en-US" w:eastAsia="zh-CN"/>
          </w:rPr>
          <w:delText>设备</w:delText>
        </w:r>
      </w:del>
      <w:del w:id="5037" w:author="L" w:date="2026-05-21T16:37:22Z">
        <w:r>
          <w:rPr>
            <w:rFonts w:hint="default" w:ascii="Times New Roman" w:hAnsi="Times New Roman"/>
            <w:sz w:val="24"/>
            <w:szCs w:val="32"/>
            <w:lang w:val="en-US" w:eastAsia="zh-CN"/>
          </w:rPr>
          <w:delText>文件系统，执行如下命令，将"/dev/mmcblk1p6"分区格式化后，重新挂载。挂载成功后，即可在"/mnt/sdcard/mmcblk1p6/"目录下进行文件读写。</w:delText>
        </w:r>
      </w:del>
    </w:p>
    <w:p w14:paraId="22E1AFC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del w:id="5038" w:author="L" w:date="2026-05-21T16:37:22Z"/>
          <w:rFonts w:hint="default" w:ascii="Times New Roman" w:hAnsi="Times New Roman"/>
          <w:b w:val="0"/>
          <w:bCs w:val="0"/>
          <w:color w:val="0000FF"/>
          <w:sz w:val="24"/>
          <w:szCs w:val="24"/>
          <w:lang w:val="en-US" w:eastAsia="zh-CN"/>
        </w:rPr>
      </w:pPr>
      <w:del w:id="5039" w:author="L" w:date="2026-05-21T16:37:22Z">
        <w:r>
          <w:rPr>
            <w:rFonts w:hint="default" w:ascii="Times New Roman" w:hAnsi="Times New Roman"/>
            <w:b w:val="0"/>
            <w:bCs w:val="0"/>
            <w:color w:val="0000FF"/>
            <w:sz w:val="24"/>
            <w:szCs w:val="24"/>
            <w:lang w:val="en-US" w:eastAsia="zh-CN"/>
          </w:rPr>
          <w:delText>mkfs -t fat /dev/mmcblk1p6</w:delText>
        </w:r>
      </w:del>
    </w:p>
    <w:p w14:paraId="4D21F730">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del w:id="5040" w:author="L" w:date="2026-05-21T16:37:22Z"/>
          <w:rFonts w:hint="default" w:ascii="Times New Roman" w:hAnsi="Times New Roman"/>
          <w:b w:val="0"/>
          <w:bCs w:val="0"/>
          <w:color w:val="0000FF"/>
          <w:sz w:val="24"/>
          <w:szCs w:val="24"/>
          <w:lang w:val="en-US" w:eastAsia="zh-CN"/>
        </w:rPr>
      </w:pPr>
      <w:del w:id="5041" w:author="L" w:date="2026-05-21T16:37:22Z">
        <w:r>
          <w:rPr>
            <w:rFonts w:hint="default" w:ascii="Times New Roman" w:hAnsi="Times New Roman"/>
            <w:b w:val="0"/>
            <w:bCs w:val="0"/>
            <w:color w:val="0000FF"/>
            <w:sz w:val="24"/>
            <w:szCs w:val="24"/>
            <w:lang w:val="en-US" w:eastAsia="zh-CN"/>
          </w:rPr>
          <w:delText>mkdir -p /mnt/sdcard/mmcblk1p6/</w:delText>
        </w:r>
      </w:del>
    </w:p>
    <w:p w14:paraId="706C40C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del w:id="5042" w:author="L" w:date="2026-05-21T16:37:22Z"/>
          <w:rFonts w:hint="default" w:ascii="Times New Roman" w:hAnsi="Times New Roman"/>
          <w:b w:val="0"/>
          <w:bCs w:val="0"/>
          <w:color w:val="0000FF"/>
          <w:sz w:val="24"/>
          <w:szCs w:val="24"/>
          <w:lang w:val="en-US" w:eastAsia="zh-CN"/>
        </w:rPr>
      </w:pPr>
      <w:del w:id="5043" w:author="L" w:date="2026-05-21T16:37:22Z">
        <w:r>
          <w:rPr>
            <w:rFonts w:hint="default" w:ascii="Times New Roman" w:hAnsi="Times New Roman"/>
            <w:b w:val="0"/>
            <w:bCs w:val="0"/>
            <w:color w:val="0000FF"/>
            <w:sz w:val="24"/>
            <w:szCs w:val="24"/>
            <w:lang w:val="en-US" w:eastAsia="zh-CN"/>
          </w:rPr>
          <w:delText>mount /dev/mmcblk</w:delText>
        </w:r>
      </w:del>
      <w:del w:id="5044" w:author="L" w:date="2026-05-21T16:37:22Z">
        <w:r>
          <w:rPr>
            <w:rFonts w:hint="eastAsia" w:ascii="Times New Roman" w:hAnsi="Times New Roman"/>
            <w:b w:val="0"/>
            <w:bCs w:val="0"/>
            <w:color w:val="0000FF"/>
            <w:sz w:val="24"/>
            <w:szCs w:val="24"/>
            <w:lang w:val="en-US" w:eastAsia="zh-CN"/>
          </w:rPr>
          <w:delText>1</w:delText>
        </w:r>
      </w:del>
      <w:del w:id="5045" w:author="L" w:date="2026-05-21T16:37:22Z">
        <w:r>
          <w:rPr>
            <w:rFonts w:hint="default" w:ascii="Times New Roman" w:hAnsi="Times New Roman"/>
            <w:b w:val="0"/>
            <w:bCs w:val="0"/>
            <w:color w:val="0000FF"/>
            <w:sz w:val="24"/>
            <w:szCs w:val="24"/>
            <w:lang w:val="en-US" w:eastAsia="zh-CN"/>
          </w:rPr>
          <w:delText>p6 /mnt/sdcard/mmcblk</w:delText>
        </w:r>
      </w:del>
      <w:del w:id="5046" w:author="L" w:date="2026-05-21T16:37:22Z">
        <w:r>
          <w:rPr>
            <w:rFonts w:hint="eastAsia" w:ascii="Times New Roman" w:hAnsi="Times New Roman"/>
            <w:b w:val="0"/>
            <w:bCs w:val="0"/>
            <w:color w:val="0000FF"/>
            <w:sz w:val="24"/>
            <w:szCs w:val="24"/>
            <w:lang w:val="en-US" w:eastAsia="zh-CN"/>
          </w:rPr>
          <w:delText>1</w:delText>
        </w:r>
      </w:del>
      <w:del w:id="5047" w:author="L" w:date="2026-05-21T16:37:22Z">
        <w:r>
          <w:rPr>
            <w:rFonts w:hint="default" w:ascii="Times New Roman" w:hAnsi="Times New Roman"/>
            <w:b w:val="0"/>
            <w:bCs w:val="0"/>
            <w:color w:val="0000FF"/>
            <w:sz w:val="24"/>
            <w:szCs w:val="24"/>
            <w:lang w:val="en-US" w:eastAsia="zh-CN"/>
          </w:rPr>
          <w:delText>p6/</w:delText>
        </w:r>
      </w:del>
    </w:p>
    <w:p w14:paraId="61B8E190">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outlineLvl w:val="9"/>
        <w:rPr>
          <w:del w:id="5048" w:author="L" w:date="2026-05-21T16:37:22Z"/>
          <w:rFonts w:hint="default" w:ascii="Times New Roman" w:hAnsi="Times New Roman"/>
          <w:b w:val="0"/>
          <w:bCs w:val="0"/>
          <w:color w:val="0000FF"/>
          <w:sz w:val="24"/>
          <w:szCs w:val="24"/>
          <w:lang w:val="en-US" w:eastAsia="zh-CN"/>
        </w:rPr>
      </w:pPr>
      <w:del w:id="5049" w:author="L" w:date="2026-05-21T16:37:22Z">
        <w:r>
          <w:rPr>
            <w:rFonts w:hint="default" w:ascii="Times New Roman" w:hAnsi="Times New Roman"/>
            <w:b w:val="0"/>
            <w:bCs w:val="0"/>
            <w:color w:val="0000FF"/>
            <w:sz w:val="24"/>
            <w:szCs w:val="24"/>
            <w:lang w:val="en-US" w:eastAsia="zh-CN"/>
          </w:rPr>
          <w:delText>df -h</w:delText>
        </w:r>
      </w:del>
    </w:p>
    <w:p w14:paraId="670F7DFF">
      <w:pPr>
        <w:pStyle w:val="2"/>
        <w:numPr>
          <w:ilvl w:val="0"/>
          <w:numId w:val="0"/>
        </w:numPr>
        <w:bidi w:val="0"/>
        <w:ind w:leftChars="0"/>
        <w:jc w:val="both"/>
        <w:outlineLvl w:val="0"/>
        <w:rPr>
          <w:rFonts w:hint="eastAsia" w:ascii="Times New Roman" w:hAnsi="Times New Roman"/>
          <w:lang w:val="en-US" w:eastAsia="zh-CN"/>
        </w:rPr>
      </w:pPr>
      <w:bookmarkStart w:id="205" w:name="_Toc10985"/>
      <w:bookmarkStart w:id="206" w:name="_Toc32180"/>
      <w:bookmarkStart w:id="207" w:name="_Toc27399"/>
      <w:bookmarkStart w:id="208" w:name="_Toc6222"/>
      <w:bookmarkStart w:id="209" w:name="_Toc19414"/>
      <w:r>
        <w:rPr>
          <w:rFonts w:hint="eastAsia" w:ascii="Times New Roman" w:hAnsi="Times New Roman"/>
          <w:lang w:val="en-US" w:eastAsia="zh-CN"/>
        </w:rPr>
        <w:t>5.导轨安装</w:t>
      </w:r>
      <w:bookmarkEnd w:id="205"/>
      <w:bookmarkEnd w:id="206"/>
      <w:bookmarkEnd w:id="207"/>
      <w:bookmarkEnd w:id="208"/>
      <w:bookmarkEnd w:id="209"/>
    </w:p>
    <w:p w14:paraId="35767AB9">
      <w:pPr>
        <w:pStyle w:val="12"/>
        <w:keepNext w:val="0"/>
        <w:keepLines w:val="0"/>
        <w:pageBreakBefore w:val="0"/>
        <w:widowControl w:val="0"/>
        <w:kinsoku/>
        <w:wordWrap/>
        <w:overflowPunct/>
        <w:topLinePunct w:val="0"/>
        <w:autoSpaceDE/>
        <w:autoSpaceDN/>
        <w:bidi w:val="0"/>
        <w:adjustRightInd/>
        <w:snapToGrid/>
        <w:spacing w:line="360" w:lineRule="auto"/>
        <w:textAlignment w:val="auto"/>
        <w:rPr>
          <w:ins w:id="5050" w:author="L" w:date="2026-09-10T16:45:37Z"/>
          <w:rFonts w:hint="eastAsia"/>
          <w:sz w:val="24"/>
          <w:szCs w:val="24"/>
          <w:lang w:val="en-US" w:eastAsia="zh-CN"/>
        </w:rPr>
      </w:pPr>
      <w:r>
        <w:rPr>
          <w:rFonts w:hint="eastAsia"/>
          <w:sz w:val="24"/>
          <w:szCs w:val="24"/>
          <w:lang w:val="en-US" w:eastAsia="zh-CN"/>
        </w:rPr>
        <w:t>配备导轨卡扣分为</w:t>
      </w:r>
      <w:ins w:id="5051" w:author="L" w:date="2026-05-22T20:36:27Z">
        <w:r>
          <w:rPr>
            <w:rFonts w:hint="eastAsia"/>
            <w:sz w:val="24"/>
            <w:szCs w:val="24"/>
            <w:lang w:val="en-US" w:eastAsia="zh-CN"/>
          </w:rPr>
          <w:t>下段式短款导轨结构</w:t>
        </w:r>
      </w:ins>
      <w:del w:id="5052" w:author="L" w:date="2026-05-22T20:36:27Z">
        <w:r>
          <w:rPr>
            <w:rFonts w:hint="eastAsia"/>
            <w:sz w:val="24"/>
            <w:szCs w:val="24"/>
            <w:lang w:val="en-US" w:eastAsia="zh-CN"/>
          </w:rPr>
          <w:delText>上下两段式结构：上段为加长型卡扣，下段为短款导轨</w:delText>
        </w:r>
      </w:del>
      <w:r>
        <w:rPr>
          <w:rFonts w:hint="eastAsia"/>
          <w:sz w:val="24"/>
          <w:szCs w:val="24"/>
          <w:lang w:val="en-US" w:eastAsia="zh-CN"/>
        </w:rPr>
        <w:t>。此设计预留了充足的螺丝锁付空间，便于用户进行安装操作。</w:t>
      </w:r>
    </w:p>
    <w:p w14:paraId="2AFF5D3B">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p>
    <w:p w14:paraId="1A9A1E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default"/>
          <w:sz w:val="24"/>
          <w:szCs w:val="24"/>
          <w:lang w:val="en-US" w:eastAsia="zh-CN"/>
        </w:rPr>
        <w:drawing>
          <wp:inline distT="0" distB="0" distL="114300" distR="114300">
            <wp:extent cx="1303655" cy="2534285"/>
            <wp:effectExtent l="0" t="0" r="10795" b="18415"/>
            <wp:docPr id="94" name="图片 94"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8aec9eb215acbbce3b8954b2e1062111_compress"/>
                    <pic:cNvPicPr>
                      <a:picLocks noChangeAspect="1"/>
                    </pic:cNvPicPr>
                  </pic:nvPicPr>
                  <pic:blipFill>
                    <a:blip r:embed="rId145"/>
                    <a:srcRect l="4866" t="3831"/>
                    <a:stretch>
                      <a:fillRect/>
                    </a:stretch>
                  </pic:blipFill>
                  <pic:spPr>
                    <a:xfrm>
                      <a:off x="0" y="0"/>
                      <a:ext cx="1303655" cy="2534285"/>
                    </a:xfrm>
                    <a:prstGeom prst="rect">
                      <a:avLst/>
                    </a:prstGeom>
                  </pic:spPr>
                </pic:pic>
              </a:graphicData>
            </a:graphic>
          </wp:inline>
        </w:drawing>
      </w:r>
      <w:r>
        <w:rPr>
          <w:rFonts w:hint="default"/>
          <w:sz w:val="24"/>
          <w:szCs w:val="24"/>
          <w:lang w:val="en-US" w:eastAsia="zh-CN"/>
        </w:rPr>
        <w:drawing>
          <wp:inline distT="0" distB="0" distL="114300" distR="114300">
            <wp:extent cx="1292860" cy="2524125"/>
            <wp:effectExtent l="0" t="0" r="2540" b="9525"/>
            <wp:docPr id="100" name="图片 100"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8aec9eb215acbbce3b8954b2e1062111_compress"/>
                    <pic:cNvPicPr>
                      <a:picLocks noChangeAspect="1"/>
                    </pic:cNvPicPr>
                  </pic:nvPicPr>
                  <pic:blipFill>
                    <a:blip r:embed="rId146"/>
                    <a:srcRect/>
                    <a:stretch>
                      <a:fillRect/>
                    </a:stretch>
                  </pic:blipFill>
                  <pic:spPr>
                    <a:xfrm>
                      <a:off x="0" y="0"/>
                      <a:ext cx="1292860" cy="2524125"/>
                    </a:xfrm>
                    <a:prstGeom prst="rect">
                      <a:avLst/>
                    </a:prstGeom>
                  </pic:spPr>
                </pic:pic>
              </a:graphicData>
            </a:graphic>
          </wp:inline>
        </w:drawing>
      </w:r>
    </w:p>
    <w:p w14:paraId="4CE0021D">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将卡扣垂直向下按压，直至其完全嵌入并锁定于导轨底部，即可完成安装。长导轨卡无需额外卡扣，因其内部已预设专用凹槽结构，可直接实现稳固连接。</w:t>
      </w:r>
    </w:p>
    <w:p w14:paraId="40557923">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p>
    <w:p w14:paraId="00970E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eastAsia="zh-CN"/>
        </w:rPr>
      </w:pPr>
      <w:r>
        <w:rPr>
          <w:rFonts w:hint="default"/>
          <w:lang w:val="en-US" w:eastAsia="zh-CN"/>
        </w:rPr>
        <w:drawing>
          <wp:inline distT="0" distB="0" distL="114300" distR="114300">
            <wp:extent cx="764540" cy="1776095"/>
            <wp:effectExtent l="0" t="0" r="16510" b="14605"/>
            <wp:docPr id="101" name="图片 101" descr="ac31d771be6b72005cba9ec2e46da2bc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ac31d771be6b72005cba9ec2e46da2bc_compress"/>
                    <pic:cNvPicPr>
                      <a:picLocks noChangeAspect="1"/>
                    </pic:cNvPicPr>
                  </pic:nvPicPr>
                  <pic:blipFill>
                    <a:blip r:embed="rId147"/>
                    <a:srcRect/>
                    <a:stretch>
                      <a:fillRect/>
                    </a:stretch>
                  </pic:blipFill>
                  <pic:spPr>
                    <a:xfrm>
                      <a:off x="0" y="0"/>
                      <a:ext cx="764540" cy="1776095"/>
                    </a:xfrm>
                    <a:prstGeom prst="rect">
                      <a:avLst/>
                    </a:prstGeom>
                  </pic:spPr>
                </pic:pic>
              </a:graphicData>
            </a:graphic>
          </wp:inline>
        </w:drawing>
      </w:r>
    </w:p>
    <w:p w14:paraId="531AFC8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outlineLvl w:val="9"/>
        <w:rPr>
          <w:rFonts w:ascii="Times New Roman" w:hAnsi="Times New Roman"/>
        </w:rPr>
      </w:pPr>
    </w:p>
    <w:p w14:paraId="504C863D">
      <w:pPr>
        <w:pStyle w:val="2"/>
        <w:bidi w:val="0"/>
        <w:ind w:left="0" w:leftChars="0" w:firstLine="0" w:firstLineChars="0"/>
        <w:jc w:val="both"/>
        <w:outlineLvl w:val="0"/>
        <w:rPr>
          <w:rFonts w:hint="eastAsia" w:ascii="Times New Roman" w:hAnsi="Times New Roman"/>
          <w:lang w:val="en-US" w:eastAsia="zh-CN"/>
        </w:rPr>
      </w:pPr>
      <w:bookmarkStart w:id="210" w:name="_Toc23178"/>
      <w:bookmarkStart w:id="211" w:name="_Toc27987"/>
      <w:bookmarkStart w:id="212" w:name="_Toc6010"/>
      <w:bookmarkStart w:id="213" w:name="_Toc14515"/>
      <w:r>
        <w:rPr>
          <w:rFonts w:hint="eastAsia" w:ascii="Times New Roman" w:hAnsi="Times New Roman"/>
          <w:lang w:val="en-US" w:eastAsia="zh-CN"/>
        </w:rPr>
        <w:t>6.软件支持</w:t>
      </w:r>
      <w:bookmarkEnd w:id="210"/>
      <w:bookmarkEnd w:id="211"/>
      <w:bookmarkEnd w:id="212"/>
      <w:bookmarkEnd w:id="213"/>
    </w:p>
    <w:p w14:paraId="49A8FA03">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default"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OpenPLC</w:t>
      </w:r>
    </w:p>
    <w:p w14:paraId="05DD8B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《OpenPLC</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17EA65E2">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Node-</w:t>
      </w:r>
      <w:ins w:id="5053" w:author="LKY" w:date="2026-07-31T11:30:43Z">
        <w:r>
          <w:rPr>
            <w:rFonts w:hint="eastAsia" w:ascii="Times New Roman" w:hAnsi="Times New Roman" w:eastAsia="宋体" w:cs="Times New Roman"/>
            <w:b w:val="0"/>
            <w:bCs/>
            <w:color w:val="000000"/>
            <w:kern w:val="2"/>
            <w:sz w:val="24"/>
            <w:szCs w:val="24"/>
            <w:lang w:val="en-US" w:eastAsia="zh-CN" w:bidi="ar-SA"/>
          </w:rPr>
          <w:t>R</w:t>
        </w:r>
      </w:ins>
      <w:del w:id="5054" w:author="LKY" w:date="2026-07-31T11:30:39Z">
        <w:r>
          <w:rPr>
            <w:rFonts w:hint="eastAsia" w:ascii="Times New Roman" w:hAnsi="Times New Roman" w:eastAsia="宋体" w:cs="Times New Roman"/>
            <w:b w:val="0"/>
            <w:bCs/>
            <w:color w:val="000000"/>
            <w:kern w:val="2"/>
            <w:sz w:val="24"/>
            <w:szCs w:val="24"/>
            <w:lang w:val="en-US" w:eastAsia="zh-CN" w:bidi="ar-SA"/>
          </w:rPr>
          <w:delText>r</w:delText>
        </w:r>
      </w:del>
      <w:r>
        <w:rPr>
          <w:rFonts w:hint="eastAsia" w:ascii="Times New Roman" w:hAnsi="Times New Roman" w:eastAsia="宋体" w:cs="Times New Roman"/>
          <w:b w:val="0"/>
          <w:bCs/>
          <w:color w:val="000000"/>
          <w:kern w:val="2"/>
          <w:sz w:val="24"/>
          <w:szCs w:val="24"/>
          <w:lang w:val="en-US" w:eastAsia="zh-CN" w:bidi="ar-SA"/>
        </w:rPr>
        <w:t>ed</w:t>
      </w:r>
    </w:p>
    <w:p w14:paraId="590AC8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《Node-</w:t>
      </w:r>
      <w:ins w:id="5055" w:author="LKY" w:date="2026-07-31T11:30:45Z">
        <w:r>
          <w:rPr>
            <w:rFonts w:hint="eastAsia" w:ascii="Times New Roman" w:hAnsi="Times New Roman" w:cs="宋体"/>
            <w:color w:val="0000FF"/>
            <w:kern w:val="2"/>
            <w:sz w:val="24"/>
            <w:szCs w:val="32"/>
            <w:lang w:val="en-US" w:eastAsia="zh-CN" w:bidi="ar-SA"/>
          </w:rPr>
          <w:t>R</w:t>
        </w:r>
      </w:ins>
      <w:del w:id="5056" w:author="LKY" w:date="2026-07-31T11:30:45Z">
        <w:r>
          <w:rPr>
            <w:rFonts w:hint="eastAsia" w:ascii="Times New Roman" w:hAnsi="Times New Roman" w:cs="宋体" w:eastAsiaTheme="minorEastAsia"/>
            <w:color w:val="0000FF"/>
            <w:kern w:val="2"/>
            <w:sz w:val="24"/>
            <w:szCs w:val="32"/>
            <w:lang w:val="en-US" w:eastAsia="zh-CN" w:bidi="ar-SA"/>
          </w:rPr>
          <w:delText>r</w:delText>
        </w:r>
      </w:del>
      <w:r>
        <w:rPr>
          <w:rFonts w:hint="eastAsia" w:ascii="Times New Roman" w:hAnsi="Times New Roman" w:cs="宋体" w:eastAsiaTheme="minorEastAsia"/>
          <w:color w:val="0000FF"/>
          <w:kern w:val="2"/>
          <w:sz w:val="24"/>
          <w:szCs w:val="32"/>
          <w:lang w:val="en-US" w:eastAsia="zh-CN" w:bidi="ar-SA"/>
        </w:rPr>
        <w:t>ed</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55FBC017">
      <w:pPr>
        <w:pStyle w:val="12"/>
        <w:keepNext w:val="0"/>
        <w:keepLines w:val="0"/>
        <w:pageBreakBefore w:val="0"/>
        <w:widowControl w:val="0"/>
        <w:numPr>
          <w:ilvl w:val="0"/>
          <w:numId w:val="12"/>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QuickConfig</w:t>
      </w:r>
    </w:p>
    <w:p w14:paraId="53A5E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《QuickConfig</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384F365">
      <w:pPr>
        <w:pStyle w:val="12"/>
        <w:keepNext w:val="0"/>
        <w:keepLines w:val="0"/>
        <w:pageBreakBefore w:val="0"/>
        <w:widowControl w:val="0"/>
        <w:numPr>
          <w:ilvl w:val="0"/>
          <w:numId w:val="12"/>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BLRAT</w:t>
      </w:r>
    </w:p>
    <w:p w14:paraId="305A52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《BLRAT</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041556A">
      <w:pPr>
        <w:pStyle w:val="12"/>
        <w:keepNext w:val="0"/>
        <w:keepLines w:val="0"/>
        <w:pageBreakBefore w:val="0"/>
        <w:widowControl w:val="0"/>
        <w:numPr>
          <w:ilvl w:val="0"/>
          <w:numId w:val="12"/>
        </w:numPr>
        <w:kinsoku/>
        <w:wordWrap/>
        <w:overflowPunct/>
        <w:topLinePunct w:val="0"/>
        <w:autoSpaceDE/>
        <w:autoSpaceDN/>
        <w:bidi w:val="0"/>
        <w:adjustRightInd/>
        <w:snapToGrid/>
        <w:spacing w:after="0" w:afterLines="0"/>
        <w:ind w:left="420" w:leftChars="0" w:hanging="420" w:firstLineChars="0"/>
        <w:textAlignment w:val="auto"/>
        <w:rPr>
          <w:del w:id="5057" w:author="LKY" w:date="2026-07-31T11:30:34Z"/>
          <w:rFonts w:hint="eastAsia" w:ascii="Times New Roman" w:hAnsi="Times New Roman" w:eastAsia="宋体" w:cs="Times New Roman"/>
          <w:b w:val="0"/>
          <w:bCs/>
          <w:color w:val="000000"/>
          <w:kern w:val="2"/>
          <w:sz w:val="24"/>
          <w:szCs w:val="24"/>
          <w:lang w:val="en-US" w:eastAsia="zh-CN" w:bidi="ar-SA"/>
        </w:rPr>
      </w:pPr>
      <w:del w:id="5058" w:author="LKY" w:date="2026-07-31T11:30:34Z">
        <w:r>
          <w:rPr>
            <w:rFonts w:hint="eastAsia" w:ascii="Times New Roman" w:hAnsi="Times New Roman" w:eastAsia="宋体" w:cs="Times New Roman"/>
            <w:b w:val="0"/>
            <w:bCs/>
            <w:color w:val="000000"/>
            <w:kern w:val="2"/>
            <w:sz w:val="24"/>
            <w:szCs w:val="24"/>
            <w:lang w:val="en-US" w:eastAsia="zh-CN" w:bidi="ar-SA"/>
          </w:rPr>
          <w:delText>BLIoTLink</w:delText>
        </w:r>
      </w:del>
    </w:p>
    <w:p w14:paraId="110B1C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5059" w:author="LKY" w:date="2026-07-31T11:30:34Z"/>
          <w:rFonts w:hint="eastAsia" w:ascii="Times New Roman" w:hAnsi="Times New Roman" w:eastAsia="宋体" w:cs="Times New Roman"/>
          <w:b w:val="0"/>
          <w:bCs/>
          <w:color w:val="000000"/>
          <w:kern w:val="2"/>
          <w:sz w:val="24"/>
          <w:szCs w:val="24"/>
          <w:lang w:val="en-US" w:eastAsia="zh-CN" w:bidi="ar-SA"/>
        </w:rPr>
      </w:pPr>
      <w:del w:id="5060" w:author="LKY" w:date="2026-07-31T11:30:34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5061" w:author="LKY" w:date="2026-07-31T11:30:34Z">
        <w:r>
          <w:rPr>
            <w:rFonts w:hint="eastAsia" w:ascii="Times New Roman" w:hAnsi="Times New Roman" w:cs="宋体" w:eastAsiaTheme="minorEastAsia"/>
            <w:color w:val="0000FF"/>
            <w:kern w:val="2"/>
            <w:sz w:val="24"/>
            <w:szCs w:val="32"/>
            <w:lang w:val="en-US" w:eastAsia="zh-CN" w:bidi="ar-SA"/>
          </w:rPr>
          <w:delText>《BLI</w:delText>
        </w:r>
      </w:del>
      <w:del w:id="5062" w:author="LKY" w:date="2026-07-31T11:30:34Z">
        <w:r>
          <w:rPr>
            <w:rFonts w:hint="eastAsia" w:ascii="Times New Roman" w:hAnsi="Times New Roman" w:cs="宋体"/>
            <w:color w:val="0000FF"/>
            <w:kern w:val="2"/>
            <w:sz w:val="24"/>
            <w:szCs w:val="32"/>
            <w:lang w:val="en-US" w:eastAsia="zh-CN" w:bidi="ar-SA"/>
          </w:rPr>
          <w:delText>o</w:delText>
        </w:r>
      </w:del>
      <w:del w:id="5063" w:author="LKY" w:date="2026-07-31T11:30:34Z">
        <w:r>
          <w:rPr>
            <w:rFonts w:hint="eastAsia" w:ascii="Times New Roman" w:hAnsi="Times New Roman" w:cs="宋体" w:eastAsiaTheme="minorEastAsia"/>
            <w:color w:val="0000FF"/>
            <w:kern w:val="2"/>
            <w:sz w:val="24"/>
            <w:szCs w:val="32"/>
            <w:lang w:val="en-US" w:eastAsia="zh-CN" w:bidi="ar-SA"/>
          </w:rPr>
          <w:delText>TLink</w:delText>
        </w:r>
      </w:del>
      <w:del w:id="5064" w:author="LKY" w:date="2026-07-31T11:30:34Z">
        <w:r>
          <w:rPr>
            <w:rFonts w:hint="default" w:ascii="Times New Roman" w:hAnsi="Times New Roman" w:cs="宋体" w:eastAsiaTheme="minorEastAsia"/>
            <w:color w:val="0000FF"/>
            <w:kern w:val="2"/>
            <w:sz w:val="24"/>
            <w:szCs w:val="32"/>
            <w:lang w:val="en-US" w:eastAsia="zh-CN" w:bidi="ar-SA"/>
          </w:rPr>
          <w:delText>使用说明书</w:delText>
        </w:r>
      </w:del>
      <w:del w:id="5065" w:author="LKY" w:date="2026-07-31T11:30:34Z">
        <w:r>
          <w:rPr>
            <w:rFonts w:hint="eastAsia" w:ascii="Times New Roman" w:hAnsi="Times New Roman" w:cs="宋体" w:eastAsiaTheme="minorEastAsia"/>
            <w:color w:val="0000FF"/>
            <w:kern w:val="2"/>
            <w:sz w:val="24"/>
            <w:szCs w:val="32"/>
            <w:lang w:val="en-US" w:eastAsia="zh-CN" w:bidi="ar-SA"/>
          </w:rPr>
          <w:delText>》</w:delText>
        </w:r>
      </w:del>
    </w:p>
    <w:p w14:paraId="74CC10D8">
      <w:pPr>
        <w:pStyle w:val="12"/>
        <w:keepNext w:val="0"/>
        <w:keepLines w:val="0"/>
        <w:pageBreakBefore w:val="0"/>
        <w:widowControl w:val="0"/>
        <w:numPr>
          <w:ilvl w:val="0"/>
          <w:numId w:val="12"/>
        </w:numPr>
        <w:kinsoku/>
        <w:wordWrap/>
        <w:overflowPunct/>
        <w:topLinePunct w:val="0"/>
        <w:autoSpaceDE/>
        <w:autoSpaceDN/>
        <w:bidi w:val="0"/>
        <w:adjustRightInd/>
        <w:snapToGrid/>
        <w:spacing w:after="0" w:afterLines="0"/>
        <w:ind w:left="420" w:leftChars="0" w:hanging="420" w:firstLineChars="0"/>
        <w:textAlignment w:val="auto"/>
        <w:rPr>
          <w:del w:id="5066" w:author="LKY" w:date="2026-07-31T11:30:34Z"/>
          <w:rFonts w:hint="eastAsia" w:ascii="Times New Roman" w:hAnsi="Times New Roman" w:eastAsia="宋体" w:cs="Times New Roman"/>
          <w:b w:val="0"/>
          <w:bCs/>
          <w:color w:val="000000"/>
          <w:kern w:val="2"/>
          <w:sz w:val="24"/>
          <w:szCs w:val="24"/>
          <w:lang w:val="en-US" w:eastAsia="zh-CN" w:bidi="ar-SA"/>
        </w:rPr>
      </w:pPr>
      <w:del w:id="5067" w:author="LKY" w:date="2026-07-31T11:30:34Z">
        <w:r>
          <w:rPr>
            <w:rFonts w:hint="eastAsia" w:ascii="Times New Roman" w:hAnsi="Times New Roman" w:eastAsia="宋体" w:cs="Times New Roman"/>
            <w:b w:val="0"/>
            <w:bCs/>
            <w:color w:val="000000"/>
            <w:kern w:val="2"/>
            <w:sz w:val="24"/>
            <w:szCs w:val="24"/>
            <w:lang w:val="en-US" w:eastAsia="zh-CN" w:bidi="ar-SA"/>
          </w:rPr>
          <w:delText>FUXA</w:delText>
        </w:r>
      </w:del>
    </w:p>
    <w:p w14:paraId="5DCB4D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5068" w:author="LKY" w:date="2026-07-31T11:30:34Z"/>
          <w:rFonts w:hint="eastAsia" w:ascii="Times New Roman" w:hAnsi="Times New Roman" w:cs="宋体" w:eastAsiaTheme="minorEastAsia"/>
          <w:color w:val="0000FF"/>
          <w:kern w:val="2"/>
          <w:sz w:val="24"/>
          <w:szCs w:val="32"/>
          <w:lang w:val="en-US" w:eastAsia="zh-CN" w:bidi="ar-SA"/>
        </w:rPr>
      </w:pPr>
      <w:del w:id="5069" w:author="LKY" w:date="2026-07-31T11:30:34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5070" w:author="LKY" w:date="2026-07-31T11:30:34Z">
        <w:r>
          <w:rPr>
            <w:rFonts w:hint="eastAsia" w:ascii="Times New Roman" w:hAnsi="Times New Roman" w:cs="宋体" w:eastAsiaTheme="minorEastAsia"/>
            <w:color w:val="0000FF"/>
            <w:kern w:val="2"/>
            <w:sz w:val="24"/>
            <w:szCs w:val="32"/>
            <w:lang w:val="en-US" w:eastAsia="zh-CN" w:bidi="ar-SA"/>
          </w:rPr>
          <w:delText>《FUXA</w:delText>
        </w:r>
      </w:del>
      <w:del w:id="5071" w:author="LKY" w:date="2026-07-31T11:30:34Z">
        <w:r>
          <w:rPr>
            <w:rFonts w:hint="default" w:ascii="Times New Roman" w:hAnsi="Times New Roman" w:cs="宋体" w:eastAsiaTheme="minorEastAsia"/>
            <w:color w:val="0000FF"/>
            <w:kern w:val="2"/>
            <w:sz w:val="24"/>
            <w:szCs w:val="32"/>
            <w:lang w:val="en-US" w:eastAsia="zh-CN" w:bidi="ar-SA"/>
          </w:rPr>
          <w:delText>使用说明书</w:delText>
        </w:r>
      </w:del>
      <w:del w:id="5072" w:author="LKY" w:date="2026-07-31T11:30:34Z">
        <w:r>
          <w:rPr>
            <w:rFonts w:hint="eastAsia" w:ascii="Times New Roman" w:hAnsi="Times New Roman" w:cs="宋体" w:eastAsiaTheme="minorEastAsia"/>
            <w:color w:val="0000FF"/>
            <w:kern w:val="2"/>
            <w:sz w:val="24"/>
            <w:szCs w:val="32"/>
            <w:lang w:val="en-US" w:eastAsia="zh-CN" w:bidi="ar-SA"/>
          </w:rPr>
          <w:delText>》</w:delText>
        </w:r>
      </w:del>
    </w:p>
    <w:p w14:paraId="67E0598F">
      <w:pPr>
        <w:pStyle w:val="12"/>
        <w:keepNext w:val="0"/>
        <w:keepLines w:val="0"/>
        <w:pageBreakBefore w:val="0"/>
        <w:widowControl w:val="0"/>
        <w:numPr>
          <w:ilvl w:val="0"/>
          <w:numId w:val="12"/>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EdgeCoder</w:t>
      </w:r>
    </w:p>
    <w:p w14:paraId="623384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color w:val="0000FF"/>
          <w:kern w:val="2"/>
          <w:sz w:val="24"/>
          <w:szCs w:val="32"/>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w:t>
      </w:r>
      <w:r>
        <w:rPr>
          <w:rFonts w:hint="eastAsia" w:ascii="Times New Roman" w:hAnsi="Times New Roman" w:cs="宋体"/>
          <w:color w:val="0000FF"/>
          <w:kern w:val="2"/>
          <w:sz w:val="24"/>
          <w:szCs w:val="32"/>
          <w:lang w:val="en-US" w:eastAsia="zh-CN" w:bidi="ar-SA"/>
        </w:rPr>
        <w:t>EdgeCoder</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64659F0B">
      <w:pPr>
        <w:pStyle w:val="12"/>
        <w:keepNext w:val="0"/>
        <w:keepLines w:val="0"/>
        <w:pageBreakBefore w:val="0"/>
        <w:widowControl w:val="0"/>
        <w:numPr>
          <w:ilvl w:val="0"/>
          <w:numId w:val="12"/>
        </w:numPr>
        <w:kinsoku/>
        <w:wordWrap/>
        <w:overflowPunct/>
        <w:topLinePunct w:val="0"/>
        <w:autoSpaceDE/>
        <w:autoSpaceDN/>
        <w:bidi w:val="0"/>
        <w:adjustRightInd/>
        <w:snapToGrid/>
        <w:spacing w:after="0" w:afterLines="0"/>
        <w:ind w:left="420" w:leftChars="0" w:hanging="420" w:firstLineChars="0"/>
        <w:textAlignment w:val="auto"/>
        <w:rPr>
          <w:ins w:id="5073" w:author="LKY" w:date="2026-07-31T11:30:13Z"/>
          <w:rFonts w:hint="eastAsia" w:ascii="Times New Roman" w:hAnsi="Times New Roman" w:eastAsia="宋体" w:cs="Times New Roman"/>
          <w:b w:val="0"/>
          <w:bCs/>
          <w:color w:val="000000"/>
          <w:kern w:val="2"/>
          <w:sz w:val="24"/>
          <w:szCs w:val="24"/>
          <w:lang w:val="en-US" w:eastAsia="zh-CN" w:bidi="ar-SA"/>
        </w:rPr>
      </w:pPr>
      <w:ins w:id="5074" w:author="LKY" w:date="2026-07-31T11:30:13Z">
        <w:r>
          <w:rPr>
            <w:rFonts w:hint="eastAsia" w:ascii="Times New Roman" w:hAnsi="Times New Roman" w:eastAsia="宋体" w:cs="Times New Roman"/>
            <w:b w:val="0"/>
            <w:bCs/>
            <w:color w:val="000000"/>
            <w:kern w:val="2"/>
            <w:sz w:val="24"/>
            <w:szCs w:val="24"/>
            <w:lang w:val="en-US" w:eastAsia="zh-CN" w:bidi="ar-SA"/>
          </w:rPr>
          <w:t>Codesys</w:t>
        </w:r>
      </w:ins>
    </w:p>
    <w:p w14:paraId="2259BB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ins w:id="5075" w:author="LKY" w:date="2026-07-31T11:30:13Z"/>
          <w:rFonts w:hint="eastAsia" w:ascii="Times New Roman" w:hAnsi="Times New Roman" w:cs="宋体" w:eastAsiaTheme="minorEastAsia"/>
          <w:color w:val="0000FF"/>
          <w:kern w:val="2"/>
          <w:sz w:val="24"/>
          <w:szCs w:val="32"/>
          <w:lang w:val="en-US" w:eastAsia="zh-CN" w:bidi="ar-SA"/>
        </w:rPr>
      </w:pPr>
      <w:ins w:id="5076" w:author="LKY" w:date="2026-07-31T11:30:13Z">
        <w:r>
          <w:rPr>
            <w:rFonts w:hint="eastAsia" w:ascii="Times New Roman" w:hAnsi="Times New Roman" w:cs="宋体"/>
            <w:color w:val="0000FF"/>
            <w:kern w:val="2"/>
            <w:sz w:val="24"/>
            <w:szCs w:val="32"/>
            <w:lang w:val="en-US" w:eastAsia="zh-CN" w:bidi="ar-SA"/>
          </w:rPr>
          <w:t>详细使用方法请参考</w:t>
        </w:r>
      </w:ins>
      <w:ins w:id="5077" w:author="LKY" w:date="2026-07-31T11:30:13Z">
        <w:r>
          <w:rPr>
            <w:rFonts w:hint="eastAsia" w:ascii="Times New Roman" w:hAnsi="Times New Roman" w:cs="宋体" w:eastAsiaTheme="minorEastAsia"/>
            <w:color w:val="0000FF"/>
            <w:kern w:val="2"/>
            <w:sz w:val="24"/>
            <w:szCs w:val="32"/>
            <w:lang w:val="en-US" w:eastAsia="zh-CN" w:bidi="ar-SA"/>
          </w:rPr>
          <w:t>《</w:t>
        </w:r>
      </w:ins>
      <w:ins w:id="5078" w:author="LKY" w:date="2026-07-31T11:30:13Z">
        <w:r>
          <w:rPr>
            <w:rFonts w:hint="eastAsia" w:ascii="Times New Roman" w:hAnsi="Times New Roman" w:cs="宋体"/>
            <w:color w:val="0000FF"/>
            <w:kern w:val="2"/>
            <w:sz w:val="24"/>
            <w:szCs w:val="32"/>
            <w:lang w:val="en-US" w:eastAsia="zh-CN" w:bidi="ar-SA"/>
          </w:rPr>
          <w:t>Codesys</w:t>
        </w:r>
      </w:ins>
      <w:ins w:id="5079" w:author="LKY" w:date="2026-07-31T11:30:13Z">
        <w:r>
          <w:rPr>
            <w:rFonts w:hint="default" w:ascii="Times New Roman" w:hAnsi="Times New Roman" w:cs="宋体" w:eastAsiaTheme="minorEastAsia"/>
            <w:color w:val="0000FF"/>
            <w:kern w:val="2"/>
            <w:sz w:val="24"/>
            <w:szCs w:val="32"/>
            <w:lang w:val="en-US" w:eastAsia="zh-CN" w:bidi="ar-SA"/>
          </w:rPr>
          <w:t>使用说明书</w:t>
        </w:r>
      </w:ins>
      <w:ins w:id="5080" w:author="LKY" w:date="2026-07-31T11:30:13Z">
        <w:r>
          <w:rPr>
            <w:rFonts w:hint="eastAsia" w:ascii="Times New Roman" w:hAnsi="Times New Roman" w:cs="宋体" w:eastAsiaTheme="minorEastAsia"/>
            <w:color w:val="0000FF"/>
            <w:kern w:val="2"/>
            <w:sz w:val="24"/>
            <w:szCs w:val="32"/>
            <w:lang w:val="en-US" w:eastAsia="zh-CN" w:bidi="ar-SA"/>
          </w:rPr>
          <w:t>》</w:t>
        </w:r>
      </w:ins>
    </w:p>
    <w:p w14:paraId="553854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宋体" w:eastAsiaTheme="minorEastAsia"/>
          <w:color w:val="0000FF"/>
          <w:kern w:val="2"/>
          <w:sz w:val="24"/>
          <w:szCs w:val="32"/>
          <w:lang w:val="en-US" w:eastAsia="zh-CN" w:bidi="ar-SA"/>
        </w:rPr>
      </w:pPr>
    </w:p>
    <w:p w14:paraId="22DD631F">
      <w:pPr>
        <w:rPr>
          <w:del w:id="5081" w:author="LKY" w:date="2026-07-31T11:30:17Z"/>
          <w:rFonts w:hint="default" w:ascii="Times New Roman" w:hAnsi="Times New Roman" w:eastAsia="宋体" w:cs="Times New Roman"/>
          <w:b w:val="0"/>
          <w:bCs/>
          <w:color w:val="000000"/>
          <w:kern w:val="2"/>
          <w:sz w:val="24"/>
          <w:szCs w:val="24"/>
          <w:lang w:val="en-US" w:eastAsia="zh-CN" w:bidi="ar-SA"/>
        </w:rPr>
      </w:pPr>
    </w:p>
    <w:p w14:paraId="04A16B22">
      <w:pPr>
        <w:ind w:firstLine="480" w:firstLineChars="200"/>
        <w:rPr>
          <w:del w:id="5082" w:author="LKY" w:date="2026-07-31T11:30:17Z"/>
          <w:rFonts w:hint="default" w:ascii="Times New Roman" w:hAnsi="Times New Roman" w:eastAsia="宋体" w:cs="Times New Roman"/>
          <w:b w:val="0"/>
          <w:bCs/>
          <w:color w:val="000000"/>
          <w:kern w:val="2"/>
          <w:sz w:val="24"/>
          <w:szCs w:val="24"/>
          <w:lang w:val="en-US" w:eastAsia="zh-CN" w:bidi="ar-SA"/>
        </w:rPr>
      </w:pPr>
      <w:del w:id="5083" w:author="LKY" w:date="2026-07-31T11:30:17Z">
        <w:r>
          <w:rPr>
            <w:rFonts w:hint="default" w:ascii="Times New Roman" w:hAnsi="Times New Roman" w:eastAsia="宋体" w:cs="Times New Roman"/>
            <w:b w:val="0"/>
            <w:bCs/>
            <w:color w:val="000000"/>
            <w:kern w:val="2"/>
            <w:sz w:val="24"/>
            <w:szCs w:val="24"/>
            <w:lang w:val="en-US" w:eastAsia="zh-CN" w:bidi="ar-SA"/>
          </w:rPr>
          <w:delText>NexPLC、</w:delText>
        </w:r>
      </w:del>
      <w:del w:id="5084" w:author="LKY" w:date="2026-07-31T11:30:17Z">
        <w:r>
          <w:rPr>
            <w:rFonts w:hint="eastAsia" w:ascii="Times New Roman" w:hAnsi="Times New Roman" w:eastAsia="宋体" w:cs="Times New Roman"/>
            <w:b w:val="0"/>
            <w:bCs/>
            <w:color w:val="000000"/>
            <w:kern w:val="2"/>
            <w:sz w:val="24"/>
            <w:szCs w:val="24"/>
            <w:lang w:val="en-US" w:eastAsia="zh-CN" w:bidi="ar-SA"/>
          </w:rPr>
          <w:delText>Codesys</w:delText>
        </w:r>
      </w:del>
      <w:del w:id="5085" w:author="LKY" w:date="2026-07-31T11:30:17Z">
        <w:r>
          <w:rPr>
            <w:rFonts w:hint="default" w:ascii="Times New Roman" w:hAnsi="Times New Roman" w:eastAsia="宋体" w:cs="Times New Roman"/>
            <w:b w:val="0"/>
            <w:bCs/>
            <w:color w:val="000000"/>
            <w:kern w:val="2"/>
            <w:sz w:val="24"/>
            <w:szCs w:val="24"/>
            <w:lang w:val="en-US" w:eastAsia="zh-CN" w:bidi="ar-SA"/>
          </w:rPr>
          <w:delText>等软件平台将持续迭代更新。如需获取进一步的技术支持或了解后续规划，欢迎随时与我们联系。</w:delText>
        </w:r>
      </w:del>
    </w:p>
    <w:p w14:paraId="1D1EA6E4">
      <w:pPr>
        <w:spacing w:line="360" w:lineRule="auto"/>
        <w:ind w:firstLine="480" w:firstLineChars="200"/>
        <w:rPr>
          <w:ins w:id="5086" w:author="LKY" w:date="2026-07-31T11:30:26Z"/>
        </w:rPr>
      </w:pPr>
      <w:ins w:id="5087" w:author="LKY" w:date="2026-07-31T11:30:26Z">
        <w:r>
          <w:rPr>
            <w:rFonts w:hint="default" w:ascii="Times New Roman" w:hAnsi="Times New Roman" w:eastAsia="宋体" w:cs="Times New Roman"/>
            <w:b w:val="0"/>
            <w:bCs/>
            <w:color w:val="000000"/>
            <w:kern w:val="2"/>
            <w:sz w:val="24"/>
            <w:szCs w:val="24"/>
            <w:lang w:val="en-US" w:eastAsia="zh-CN" w:bidi="ar-SA"/>
          </w:rPr>
          <w:t>NexPLC</w:t>
        </w:r>
      </w:ins>
      <w:ins w:id="5088" w:author="LKY" w:date="2026-07-31T11:30:26Z">
        <w:r>
          <w:rPr>
            <w:rFonts w:hint="eastAsia" w:ascii="Times New Roman" w:hAnsi="Times New Roman" w:eastAsia="宋体" w:cs="Times New Roman"/>
            <w:b w:val="0"/>
            <w:bCs/>
            <w:color w:val="000000"/>
            <w:kern w:val="2"/>
            <w:sz w:val="24"/>
            <w:szCs w:val="24"/>
            <w:lang w:val="en-US" w:eastAsia="zh-CN" w:bidi="ar-SA"/>
          </w:rPr>
          <w:t>、</w:t>
        </w:r>
      </w:ins>
      <w:ins w:id="5089" w:author="LKY" w:date="2026-07-31T11:30:26Z">
        <w:r>
          <w:rPr>
            <w:rFonts w:hint="default" w:ascii="Times New Roman" w:hAnsi="Times New Roman" w:eastAsia="宋体" w:cs="Times New Roman"/>
            <w:b w:val="0"/>
            <w:bCs/>
            <w:color w:val="000000"/>
            <w:kern w:val="2"/>
            <w:sz w:val="24"/>
            <w:szCs w:val="24"/>
            <w:lang w:val="en-US" w:eastAsia="zh-CN" w:bidi="ar-SA"/>
          </w:rPr>
          <w:t>BLIoTLink</w:t>
        </w:r>
      </w:ins>
      <w:ins w:id="5090" w:author="LKY" w:date="2026-07-31T11:30:26Z">
        <w:r>
          <w:rPr>
            <w:rFonts w:hint="eastAsia" w:ascii="Times New Roman" w:hAnsi="Times New Roman" w:eastAsia="宋体" w:cs="Times New Roman"/>
            <w:b w:val="0"/>
            <w:bCs/>
            <w:color w:val="000000"/>
            <w:kern w:val="2"/>
            <w:sz w:val="24"/>
            <w:szCs w:val="24"/>
            <w:lang w:val="en-US" w:eastAsia="zh-CN" w:bidi="ar-SA"/>
          </w:rPr>
          <w:t>、FUXA</w:t>
        </w:r>
      </w:ins>
      <w:ins w:id="5091" w:author="LKY" w:date="2026-07-31T11:30:26Z">
        <w:r>
          <w:rPr>
            <w:rFonts w:hint="default" w:ascii="Times New Roman" w:hAnsi="Times New Roman" w:eastAsia="宋体" w:cs="Times New Roman"/>
            <w:b w:val="0"/>
            <w:bCs/>
            <w:color w:val="000000"/>
            <w:kern w:val="2"/>
            <w:sz w:val="24"/>
            <w:szCs w:val="24"/>
            <w:lang w:val="en-US" w:eastAsia="zh-CN" w:bidi="ar-SA"/>
          </w:rPr>
          <w:t>等软件平台将持续迭代更新。如需获取进一步的技术支持或了解后续规划，欢迎随时与我们联系。</w:t>
        </w:r>
      </w:ins>
    </w:p>
    <w:p w14:paraId="6C86E83D">
      <w:pPr>
        <w:ind w:firstLine="480" w:firstLineChars="200"/>
        <w:rPr>
          <w:rFonts w:hint="default" w:ascii="Times New Roman" w:hAnsi="Times New Roman" w:eastAsia="宋体" w:cs="Times New Roman"/>
          <w:b w:val="0"/>
          <w:bCs/>
          <w:color w:val="000000"/>
          <w:kern w:val="2"/>
          <w:sz w:val="24"/>
          <w:szCs w:val="24"/>
          <w:lang w:val="en-US" w:eastAsia="zh-CN" w:bidi="ar-SA"/>
        </w:rPr>
      </w:pPr>
    </w:p>
    <w:p w14:paraId="691AD478">
      <w:pPr>
        <w:pStyle w:val="2"/>
        <w:rPr>
          <w:rFonts w:hint="eastAsia" w:ascii="Times New Roman" w:hAnsi="Times New Roman"/>
        </w:rPr>
      </w:pPr>
      <w:bookmarkStart w:id="214" w:name="_Toc27115"/>
      <w:bookmarkStart w:id="215" w:name="_Toc24080"/>
      <w:bookmarkStart w:id="216" w:name="_Toc24824"/>
      <w:bookmarkStart w:id="217" w:name="_Toc1864"/>
      <w:bookmarkStart w:id="218" w:name="_Toc28290"/>
      <w:bookmarkStart w:id="219" w:name="_Toc19326"/>
      <w:r>
        <w:rPr>
          <w:rFonts w:hint="eastAsia" w:ascii="Times New Roman" w:hAnsi="Times New Roman"/>
          <w:lang w:val="en-US" w:eastAsia="zh-CN"/>
        </w:rPr>
        <w:t>7.</w:t>
      </w:r>
      <w:r>
        <w:rPr>
          <w:rFonts w:hint="eastAsia" w:ascii="Times New Roman" w:hAnsi="Times New Roman"/>
        </w:rPr>
        <w:t>电磁兼容性</w:t>
      </w:r>
      <w:bookmarkEnd w:id="214"/>
      <w:bookmarkEnd w:id="215"/>
      <w:bookmarkEnd w:id="216"/>
      <w:bookmarkEnd w:id="217"/>
      <w:bookmarkEnd w:id="218"/>
      <w:bookmarkEnd w:id="219"/>
    </w:p>
    <w:tbl>
      <w:tblPr>
        <w:tblStyle w:val="14"/>
        <w:tblW w:w="490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431"/>
        <w:gridCol w:w="1699"/>
        <w:gridCol w:w="865"/>
        <w:gridCol w:w="1640"/>
        <w:gridCol w:w="609"/>
        <w:gridCol w:w="1375"/>
      </w:tblGrid>
      <w:tr w14:paraId="13F8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shd w:val="clear" w:color="auto" w:fill="D8D8D8" w:themeFill="background1" w:themeFillShade="D9"/>
            <w:vAlign w:val="center"/>
          </w:tcPr>
          <w:p w14:paraId="25C776A8">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测试类别</w:t>
            </w:r>
          </w:p>
        </w:tc>
        <w:tc>
          <w:tcPr>
            <w:tcW w:w="855" w:type="pct"/>
            <w:shd w:val="clear" w:color="auto" w:fill="D8D8D8" w:themeFill="background1" w:themeFillShade="D9"/>
            <w:vAlign w:val="center"/>
          </w:tcPr>
          <w:p w14:paraId="701FDB94">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测试项目</w:t>
            </w:r>
          </w:p>
        </w:tc>
        <w:tc>
          <w:tcPr>
            <w:tcW w:w="1015" w:type="pct"/>
            <w:shd w:val="clear" w:color="auto" w:fill="D8D8D8" w:themeFill="background1" w:themeFillShade="D9"/>
            <w:vAlign w:val="center"/>
          </w:tcPr>
          <w:p w14:paraId="1137A0B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测试标准</w:t>
            </w:r>
          </w:p>
        </w:tc>
        <w:tc>
          <w:tcPr>
            <w:tcW w:w="517" w:type="pct"/>
            <w:shd w:val="clear" w:color="auto" w:fill="D8D8D8" w:themeFill="background1" w:themeFillShade="D9"/>
            <w:vAlign w:val="center"/>
          </w:tcPr>
          <w:p w14:paraId="1E1D98AC">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测试等级</w:t>
            </w:r>
          </w:p>
        </w:tc>
        <w:tc>
          <w:tcPr>
            <w:tcW w:w="980" w:type="pct"/>
            <w:shd w:val="clear" w:color="auto" w:fill="D8D8D8" w:themeFill="background1" w:themeFillShade="D9"/>
            <w:vAlign w:val="center"/>
          </w:tcPr>
          <w:p w14:paraId="7076D28D">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测试条件</w:t>
            </w:r>
          </w:p>
        </w:tc>
        <w:tc>
          <w:tcPr>
            <w:tcW w:w="364" w:type="pct"/>
            <w:shd w:val="clear" w:color="auto" w:fill="D8D8D8" w:themeFill="background1" w:themeFillShade="D9"/>
            <w:vAlign w:val="center"/>
          </w:tcPr>
          <w:p w14:paraId="197863C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测试结果</w:t>
            </w:r>
          </w:p>
        </w:tc>
        <w:tc>
          <w:tcPr>
            <w:tcW w:w="821" w:type="pct"/>
            <w:shd w:val="clear" w:color="auto" w:fill="D8D8D8" w:themeFill="background1" w:themeFillShade="D9"/>
            <w:vAlign w:val="center"/>
          </w:tcPr>
          <w:p w14:paraId="3A98D38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备注</w:t>
            </w:r>
          </w:p>
        </w:tc>
      </w:tr>
      <w:tr w14:paraId="5DDA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restart"/>
            <w:shd w:val="clear" w:color="auto" w:fill="D8D8D8" w:themeFill="background1" w:themeFillShade="D9"/>
            <w:vAlign w:val="center"/>
          </w:tcPr>
          <w:p w14:paraId="2E29F1F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电磁发射</w:t>
            </w:r>
          </w:p>
        </w:tc>
        <w:tc>
          <w:tcPr>
            <w:tcW w:w="855" w:type="pct"/>
            <w:vAlign w:val="center"/>
          </w:tcPr>
          <w:p w14:paraId="1A335E4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传导发射</w:t>
            </w:r>
          </w:p>
        </w:tc>
        <w:tc>
          <w:tcPr>
            <w:tcW w:w="1015" w:type="pct"/>
            <w:vAlign w:val="center"/>
          </w:tcPr>
          <w:p w14:paraId="3FB3A3D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9254 Class A</w:t>
            </w:r>
            <w:r>
              <w:rPr>
                <w:rFonts w:hint="eastAsia" w:ascii="Times New Roman" w:hAnsi="Times New Roman" w:eastAsia="宋体" w:cs="Times New Roman"/>
                <w:sz w:val="18"/>
                <w:szCs w:val="18"/>
                <w14:ligatures w14:val="standardContextual"/>
              </w:rPr>
              <w:t>/</w:t>
            </w:r>
          </w:p>
          <w:p w14:paraId="69A0C90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CISPR 32</w:t>
            </w:r>
            <w:r>
              <w:rPr>
                <w:rFonts w:hint="eastAsia" w:ascii="Times New Roman" w:hAnsi="Times New Roman" w:eastAsia="宋体" w:cs="Times New Roman"/>
                <w:b/>
                <w:bCs/>
                <w:sz w:val="18"/>
                <w:szCs w:val="18"/>
                <w14:ligatures w14:val="standardContextual"/>
              </w:rPr>
              <w:t xml:space="preserve"> </w:t>
            </w:r>
            <w:r>
              <w:rPr>
                <w:rFonts w:ascii="Times New Roman" w:hAnsi="Times New Roman" w:eastAsia="宋体" w:cs="Times New Roman"/>
                <w:sz w:val="18"/>
                <w:szCs w:val="18"/>
                <w14:ligatures w14:val="standardContextual"/>
              </w:rPr>
              <w:t>Class A</w:t>
            </w:r>
          </w:p>
        </w:tc>
        <w:tc>
          <w:tcPr>
            <w:tcW w:w="517" w:type="pct"/>
            <w:vAlign w:val="center"/>
          </w:tcPr>
          <w:p w14:paraId="584D7A5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Class A</w:t>
            </w:r>
          </w:p>
        </w:tc>
        <w:tc>
          <w:tcPr>
            <w:tcW w:w="980" w:type="pct"/>
            <w:vAlign w:val="center"/>
          </w:tcPr>
          <w:p w14:paraId="2F5B698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150 kHz - 30 MHz</w:t>
            </w:r>
          </w:p>
        </w:tc>
        <w:tc>
          <w:tcPr>
            <w:tcW w:w="364" w:type="pct"/>
            <w:vAlign w:val="center"/>
          </w:tcPr>
          <w:p w14:paraId="60EBEE3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561E276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满足普通工业环境限值要求</w:t>
            </w:r>
          </w:p>
        </w:tc>
      </w:tr>
      <w:tr w14:paraId="222B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12348039">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0327CB86">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辐射发射</w:t>
            </w:r>
          </w:p>
        </w:tc>
        <w:tc>
          <w:tcPr>
            <w:tcW w:w="1015" w:type="pct"/>
            <w:vAlign w:val="center"/>
          </w:tcPr>
          <w:p w14:paraId="28B78BB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9254 Class A</w:t>
            </w:r>
            <w:r>
              <w:rPr>
                <w:rFonts w:hint="eastAsia" w:ascii="Times New Roman" w:hAnsi="Times New Roman" w:eastAsia="宋体" w:cs="Times New Roman"/>
                <w:sz w:val="18"/>
                <w:szCs w:val="18"/>
                <w14:ligatures w14:val="standardContextual"/>
              </w:rPr>
              <w:t>/</w:t>
            </w:r>
          </w:p>
          <w:p w14:paraId="24783352">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CISPR 32</w:t>
            </w:r>
            <w:r>
              <w:rPr>
                <w:rFonts w:hint="eastAsia" w:ascii="Times New Roman" w:hAnsi="Times New Roman" w:eastAsia="宋体" w:cs="Times New Roman"/>
                <w:b/>
                <w:bCs/>
                <w:sz w:val="18"/>
                <w:szCs w:val="18"/>
                <w14:ligatures w14:val="standardContextual"/>
              </w:rPr>
              <w:t xml:space="preserve"> </w:t>
            </w:r>
            <w:r>
              <w:rPr>
                <w:rFonts w:ascii="Times New Roman" w:hAnsi="Times New Roman" w:eastAsia="宋体" w:cs="Times New Roman"/>
                <w:sz w:val="18"/>
                <w:szCs w:val="18"/>
                <w14:ligatures w14:val="standardContextual"/>
              </w:rPr>
              <w:t>Class A</w:t>
            </w:r>
          </w:p>
        </w:tc>
        <w:tc>
          <w:tcPr>
            <w:tcW w:w="517" w:type="pct"/>
            <w:vAlign w:val="center"/>
          </w:tcPr>
          <w:p w14:paraId="3255859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Class A</w:t>
            </w:r>
          </w:p>
        </w:tc>
        <w:tc>
          <w:tcPr>
            <w:tcW w:w="980" w:type="pct"/>
            <w:vAlign w:val="center"/>
          </w:tcPr>
          <w:p w14:paraId="15F3B40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30 MHz - 1 GHz</w:t>
            </w:r>
          </w:p>
        </w:tc>
        <w:tc>
          <w:tcPr>
            <w:tcW w:w="364" w:type="pct"/>
            <w:vAlign w:val="center"/>
          </w:tcPr>
          <w:p w14:paraId="414F0C4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1097949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满足普通工业环境限值要求</w:t>
            </w:r>
          </w:p>
        </w:tc>
      </w:tr>
      <w:tr w14:paraId="6EB7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restart"/>
            <w:shd w:val="clear" w:color="auto" w:fill="D8D8D8" w:themeFill="background1" w:themeFillShade="D9"/>
            <w:vAlign w:val="center"/>
          </w:tcPr>
          <w:p w14:paraId="05120C4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抗扰度测试</w:t>
            </w:r>
          </w:p>
        </w:tc>
        <w:tc>
          <w:tcPr>
            <w:tcW w:w="855" w:type="pct"/>
            <w:vAlign w:val="center"/>
          </w:tcPr>
          <w:p w14:paraId="206DB5A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静电放电（ESD）</w:t>
            </w:r>
          </w:p>
        </w:tc>
        <w:tc>
          <w:tcPr>
            <w:tcW w:w="1015" w:type="pct"/>
            <w:vAlign w:val="center"/>
          </w:tcPr>
          <w:p w14:paraId="2BDF2B9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17626.2</w:t>
            </w:r>
            <w:r>
              <w:rPr>
                <w:rFonts w:hint="eastAsia" w:ascii="Times New Roman" w:hAnsi="Times New Roman" w:eastAsia="宋体" w:cs="Times New Roman"/>
                <w:sz w:val="18"/>
                <w:szCs w:val="18"/>
                <w14:ligatures w14:val="standardContextual"/>
              </w:rPr>
              <w:t>/</w:t>
            </w:r>
            <w:r>
              <w:rPr>
                <w:rFonts w:ascii="Times New Roman" w:hAnsi="Times New Roman" w:eastAsia="宋体" w:cs="Times New Roman"/>
                <w:b/>
                <w:bCs/>
                <w:sz w:val="18"/>
                <w:szCs w:val="18"/>
                <w14:ligatures w14:val="standardContextual"/>
              </w:rPr>
              <w:t>IEC 61000-4-2</w:t>
            </w:r>
          </w:p>
        </w:tc>
        <w:tc>
          <w:tcPr>
            <w:tcW w:w="517" w:type="pct"/>
            <w:vAlign w:val="center"/>
          </w:tcPr>
          <w:p w14:paraId="2B987B8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3C8AA7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接触放电 +/-4 kV</w:t>
            </w:r>
          </w:p>
          <w:p w14:paraId="143F58D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空气放电 +/-8 kV</w:t>
            </w:r>
          </w:p>
        </w:tc>
        <w:tc>
          <w:tcPr>
            <w:tcW w:w="364" w:type="pct"/>
            <w:vAlign w:val="center"/>
          </w:tcPr>
          <w:p w14:paraId="5D3FF4E3">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79A29EE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1D1C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1BE4745A">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265064A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射频辐射抗扰度</w:t>
            </w:r>
          </w:p>
        </w:tc>
        <w:tc>
          <w:tcPr>
            <w:tcW w:w="1015" w:type="pct"/>
            <w:vAlign w:val="center"/>
          </w:tcPr>
          <w:p w14:paraId="7532513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17626.3</w:t>
            </w:r>
            <w:r>
              <w:rPr>
                <w:rFonts w:hint="eastAsia" w:ascii="Times New Roman" w:hAnsi="Times New Roman" w:eastAsia="宋体" w:cs="Times New Roman"/>
                <w:sz w:val="18"/>
                <w:szCs w:val="18"/>
                <w14:ligatures w14:val="standardContextual"/>
              </w:rPr>
              <w:t>/</w:t>
            </w:r>
          </w:p>
          <w:p w14:paraId="26621F5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IEC 61000-4-3</w:t>
            </w:r>
          </w:p>
        </w:tc>
        <w:tc>
          <w:tcPr>
            <w:tcW w:w="517" w:type="pct"/>
            <w:vAlign w:val="center"/>
          </w:tcPr>
          <w:p w14:paraId="1D5A2D2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2782AFA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场强 10 V/m，</w:t>
            </w:r>
          </w:p>
          <w:p w14:paraId="5B9A1B0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80 MHz - 1 GHz</w:t>
            </w:r>
          </w:p>
        </w:tc>
        <w:tc>
          <w:tcPr>
            <w:tcW w:w="364" w:type="pct"/>
            <w:vAlign w:val="center"/>
          </w:tcPr>
          <w:p w14:paraId="420C72B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729A1B7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0AF8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6C2E06E7">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3CCBBF2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电快速瞬变脉冲群（EFT）</w:t>
            </w:r>
          </w:p>
        </w:tc>
        <w:tc>
          <w:tcPr>
            <w:tcW w:w="1015" w:type="pct"/>
            <w:vAlign w:val="center"/>
          </w:tcPr>
          <w:p w14:paraId="6F71497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17626.4</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61000-4-4</w:t>
            </w:r>
          </w:p>
        </w:tc>
        <w:tc>
          <w:tcPr>
            <w:tcW w:w="517" w:type="pct"/>
            <w:vAlign w:val="center"/>
          </w:tcPr>
          <w:p w14:paraId="681BE4D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128111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电源线 2 kV</w:t>
            </w:r>
          </w:p>
          <w:p w14:paraId="4923425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信号线 1 kV</w:t>
            </w:r>
          </w:p>
        </w:tc>
        <w:tc>
          <w:tcPr>
            <w:tcW w:w="364" w:type="pct"/>
            <w:vAlign w:val="center"/>
          </w:tcPr>
          <w:p w14:paraId="68B3FD6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5C0D72C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0844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065BE08F">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0DC2857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浪涌（Surge）</w:t>
            </w:r>
          </w:p>
        </w:tc>
        <w:tc>
          <w:tcPr>
            <w:tcW w:w="1015" w:type="pct"/>
            <w:vAlign w:val="center"/>
          </w:tcPr>
          <w:p w14:paraId="7A873D4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17626.5</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61000-4-5</w:t>
            </w:r>
          </w:p>
        </w:tc>
        <w:tc>
          <w:tcPr>
            <w:tcW w:w="517" w:type="pct"/>
            <w:vAlign w:val="center"/>
          </w:tcPr>
          <w:p w14:paraId="3146FA8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0B06D5C2">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差模 2 kV</w:t>
            </w:r>
          </w:p>
          <w:p w14:paraId="2043217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共模 4 kV</w:t>
            </w:r>
          </w:p>
        </w:tc>
        <w:tc>
          <w:tcPr>
            <w:tcW w:w="364" w:type="pct"/>
            <w:vAlign w:val="center"/>
          </w:tcPr>
          <w:p w14:paraId="4A6859C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2048147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30F9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5075DDF7">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54D120B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电压暂降和中断</w:t>
            </w:r>
          </w:p>
        </w:tc>
        <w:tc>
          <w:tcPr>
            <w:tcW w:w="1015" w:type="pct"/>
            <w:vAlign w:val="center"/>
          </w:tcPr>
          <w:p w14:paraId="75E14AC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17626.11</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61000-4-11</w:t>
            </w:r>
          </w:p>
        </w:tc>
        <w:tc>
          <w:tcPr>
            <w:tcW w:w="517" w:type="pct"/>
            <w:vAlign w:val="center"/>
          </w:tcPr>
          <w:p w14:paraId="5EFF5C0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057A9CB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电压暂降70%</w:t>
            </w:r>
          </w:p>
          <w:p w14:paraId="4BDACAF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持续500ms</w:t>
            </w:r>
            <w:r>
              <w:rPr>
                <w:rFonts w:hint="eastAsia" w:ascii="Times New Roman" w:hAnsi="Times New Roman" w:eastAsia="宋体" w:cs="Times New Roman"/>
                <w:sz w:val="18"/>
                <w:szCs w:val="18"/>
                <w14:ligatures w14:val="standardContextual"/>
              </w:rPr>
              <w:t>，</w:t>
            </w:r>
          </w:p>
          <w:p w14:paraId="23A9E95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完全中断10 ms</w:t>
            </w:r>
          </w:p>
        </w:tc>
        <w:tc>
          <w:tcPr>
            <w:tcW w:w="364" w:type="pct"/>
            <w:vAlign w:val="center"/>
          </w:tcPr>
          <w:p w14:paraId="486A30A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2CD98CC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6EE5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6D074D09">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4C23412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工频磁场抗扰度</w:t>
            </w:r>
          </w:p>
        </w:tc>
        <w:tc>
          <w:tcPr>
            <w:tcW w:w="1015" w:type="pct"/>
            <w:vAlign w:val="center"/>
          </w:tcPr>
          <w:p w14:paraId="7F87BB8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17626.8</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61000-4-8</w:t>
            </w:r>
          </w:p>
        </w:tc>
        <w:tc>
          <w:tcPr>
            <w:tcW w:w="517" w:type="pct"/>
            <w:vAlign w:val="center"/>
          </w:tcPr>
          <w:p w14:paraId="15311623">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72B014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测试强度30 A/m</w:t>
            </w:r>
          </w:p>
          <w:p w14:paraId="67DCBBF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工频50 Hz</w:t>
            </w:r>
          </w:p>
        </w:tc>
        <w:tc>
          <w:tcPr>
            <w:tcW w:w="364" w:type="pct"/>
            <w:vAlign w:val="center"/>
          </w:tcPr>
          <w:p w14:paraId="1A249F6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0A04A2C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bl>
    <w:p w14:paraId="64BB075D">
      <w:pPr>
        <w:pStyle w:val="12"/>
        <w:ind w:left="0" w:leftChars="0" w:firstLine="0" w:firstLineChars="0"/>
        <w:rPr>
          <w:rFonts w:hint="eastAsia"/>
          <w:color w:val="FF0000"/>
          <w:sz w:val="24"/>
          <w:szCs w:val="24"/>
          <w:lang w:val="en-US" w:eastAsia="zh-CN"/>
        </w:rPr>
      </w:pPr>
    </w:p>
    <w:p w14:paraId="2FB2FBDA">
      <w:pPr>
        <w:pStyle w:val="12"/>
        <w:ind w:left="0" w:leftChars="0" w:firstLine="480" w:firstLineChars="200"/>
        <w:rPr>
          <w:rFonts w:hint="default"/>
          <w:color w:val="FF0000"/>
          <w:sz w:val="24"/>
          <w:szCs w:val="24"/>
          <w:lang w:val="en-US" w:eastAsia="zh-CN"/>
        </w:rPr>
      </w:pPr>
      <w:r>
        <w:rPr>
          <w:rFonts w:hint="eastAsia"/>
          <w:color w:val="FF0000"/>
          <w:sz w:val="24"/>
          <w:szCs w:val="24"/>
          <w:lang w:val="en-US" w:eastAsia="zh-CN"/>
        </w:rPr>
        <w:t>注：如果</w:t>
      </w:r>
      <w:r>
        <w:rPr>
          <w:color w:val="FF0000"/>
          <w:sz w:val="24"/>
          <w:szCs w:val="24"/>
        </w:rPr>
        <w:t>电快速瞬变脉冲群（EFT）</w:t>
      </w:r>
      <w:r>
        <w:rPr>
          <w:rFonts w:hint="eastAsia"/>
          <w:color w:val="FF0000"/>
          <w:sz w:val="24"/>
          <w:szCs w:val="24"/>
          <w:lang w:val="en-US" w:eastAsia="zh-CN"/>
        </w:rPr>
        <w:t>需要达到3级标准，需要单独购买我公司的滤波模块。</w:t>
      </w:r>
    </w:p>
    <w:p w14:paraId="26EA65FB">
      <w:pPr>
        <w:rPr>
          <w:rFonts w:hint="default" w:ascii="Times New Roman" w:hAnsi="Times New Roman" w:eastAsia="宋体" w:cs="Times New Roman"/>
          <w:b w:val="0"/>
          <w:bCs/>
          <w:color w:val="000000"/>
          <w:kern w:val="2"/>
          <w:sz w:val="24"/>
          <w:szCs w:val="24"/>
          <w:lang w:val="en-US" w:eastAsia="zh-CN" w:bidi="ar-SA"/>
        </w:rPr>
      </w:pPr>
    </w:p>
    <w:p w14:paraId="10F1FD0D">
      <w:pPr>
        <w:pStyle w:val="2"/>
        <w:bidi w:val="0"/>
        <w:ind w:left="0" w:leftChars="0" w:firstLine="0" w:firstLineChars="0"/>
        <w:jc w:val="both"/>
        <w:outlineLvl w:val="0"/>
        <w:rPr>
          <w:rFonts w:hint="eastAsia" w:ascii="Times New Roman" w:hAnsi="Times New Roman"/>
          <w:lang w:val="en-US" w:eastAsia="zh-CN"/>
        </w:rPr>
      </w:pPr>
      <w:bookmarkStart w:id="220" w:name="_Toc27247"/>
      <w:bookmarkStart w:id="221" w:name="_Toc26987"/>
      <w:bookmarkStart w:id="222" w:name="_Toc19659"/>
      <w:bookmarkStart w:id="223" w:name="_Toc1129"/>
      <w:r>
        <w:rPr>
          <w:rFonts w:hint="eastAsia" w:ascii="Times New Roman" w:hAnsi="Times New Roman"/>
          <w:lang w:val="en-US" w:eastAsia="zh-CN"/>
        </w:rPr>
        <w:t>8.保修条款</w:t>
      </w:r>
      <w:bookmarkEnd w:id="220"/>
      <w:bookmarkEnd w:id="221"/>
      <w:bookmarkEnd w:id="222"/>
      <w:bookmarkEnd w:id="223"/>
    </w:p>
    <w:p w14:paraId="1115D359">
      <w:pPr>
        <w:keepNext w:val="0"/>
        <w:keepLines w:val="0"/>
        <w:pageBreakBefore w:val="0"/>
        <w:widowControl/>
        <w:kinsoku/>
        <w:wordWrap/>
        <w:overflowPunct/>
        <w:topLinePunct w:val="0"/>
        <w:autoSpaceDE/>
        <w:autoSpaceDN/>
        <w:bidi w:val="0"/>
        <w:adjustRightInd/>
        <w:snapToGrid/>
        <w:spacing w:line="360" w:lineRule="auto"/>
        <w:ind w:right="210"/>
        <w:jc w:val="left"/>
        <w:textAlignment w:val="auto"/>
        <w:rPr>
          <w:rFonts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1) 此设备从购买之日算起，为期一年内有任何材料或质量问题，免费维修。</w:t>
      </w:r>
    </w:p>
    <w:p w14:paraId="149CF342">
      <w:pPr>
        <w:keepNext w:val="0"/>
        <w:keepLines w:val="0"/>
        <w:pageBreakBefore w:val="0"/>
        <w:widowControl w:val="0"/>
        <w:kinsoku/>
        <w:wordWrap/>
        <w:overflowPunct/>
        <w:topLinePunct w:val="0"/>
        <w:autoSpaceDE/>
        <w:autoSpaceDN/>
        <w:bidi w:val="0"/>
        <w:adjustRightInd/>
        <w:snapToGrid/>
        <w:spacing w:line="360" w:lineRule="auto"/>
        <w:ind w:right="210"/>
        <w:textAlignment w:val="auto"/>
        <w:rPr>
          <w:rFonts w:hint="eastAsia"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2) 此一年保修不包括任何人为损坏、操作不当等造成的产品故障问题。</w:t>
      </w:r>
    </w:p>
    <w:p w14:paraId="4902C6D6">
      <w:pPr>
        <w:rPr>
          <w:rFonts w:hint="default"/>
          <w:lang w:val="en-US" w:eastAsia="zh-CN"/>
        </w:rPr>
      </w:pPr>
    </w:p>
    <w:p w14:paraId="4879EDDE">
      <w:pPr>
        <w:pStyle w:val="2"/>
        <w:bidi w:val="0"/>
        <w:ind w:left="0" w:leftChars="0" w:firstLine="0" w:firstLineChars="0"/>
        <w:jc w:val="both"/>
        <w:outlineLvl w:val="0"/>
        <w:rPr>
          <w:rFonts w:hint="eastAsia"/>
          <w:lang w:val="en-US" w:eastAsia="zh-CN"/>
        </w:rPr>
      </w:pPr>
      <w:bookmarkStart w:id="224" w:name="_Toc8630"/>
      <w:bookmarkStart w:id="225" w:name="_Toc26317"/>
      <w:bookmarkStart w:id="226" w:name="_Toc19428"/>
      <w:bookmarkStart w:id="227" w:name="_Toc19822"/>
      <w:r>
        <w:rPr>
          <w:rFonts w:hint="eastAsia"/>
          <w:lang w:val="en-US" w:eastAsia="zh-CN"/>
        </w:rPr>
        <w:t>9.技术支持</w:t>
      </w:r>
      <w:bookmarkEnd w:id="224"/>
      <w:bookmarkEnd w:id="225"/>
      <w:bookmarkEnd w:id="226"/>
      <w:bookmarkEnd w:id="227"/>
    </w:p>
    <w:p w14:paraId="4EC17895">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深圳市</w:t>
      </w:r>
      <w:r>
        <w:rPr>
          <w:rFonts w:hint="eastAsia" w:ascii="Times New Roman" w:hAnsi="Times New Roman" w:eastAsia="宋体" w:cs="Times New Roman"/>
          <w:bCs/>
          <w:color w:val="000000"/>
          <w:sz w:val="24"/>
          <w:szCs w:val="24"/>
          <w:lang w:eastAsia="zh-CN"/>
        </w:rPr>
        <w:t>钡铼技术</w:t>
      </w:r>
      <w:r>
        <w:rPr>
          <w:rFonts w:ascii="Times New Roman" w:hAnsi="Times New Roman" w:eastAsia="宋体" w:cs="Times New Roman"/>
          <w:bCs/>
          <w:color w:val="000000"/>
          <w:sz w:val="24"/>
          <w:szCs w:val="24"/>
          <w:lang w:eastAsia="zh-CN"/>
        </w:rPr>
        <w:t xml:space="preserve">有限公司 </w:t>
      </w:r>
    </w:p>
    <w:p w14:paraId="04E81CAF">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电话：0755-29451836</w:t>
      </w:r>
    </w:p>
    <w:p w14:paraId="0048FA48">
      <w:pPr>
        <w:spacing w:line="276" w:lineRule="auto"/>
        <w:ind w:right="210" w:firstLine="0" w:firstLineChars="0"/>
        <w:jc w:val="left"/>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网址：</w:t>
      </w:r>
      <w:r>
        <w:rPr>
          <w:rFonts w:ascii="Times New Roman" w:hAnsi="Times New Roman"/>
          <w:sz w:val="24"/>
          <w:szCs w:val="32"/>
        </w:rPr>
        <w:fldChar w:fldCharType="begin"/>
      </w:r>
      <w:r>
        <w:rPr>
          <w:sz w:val="24"/>
          <w:szCs w:val="32"/>
        </w:rPr>
        <w:instrText xml:space="preserve"> HYPERLINK "http://www.4g-iot.com" </w:instrText>
      </w:r>
      <w:r>
        <w:rPr>
          <w:rFonts w:ascii="Times New Roman" w:hAnsi="Times New Roman"/>
          <w:sz w:val="24"/>
          <w:szCs w:val="32"/>
        </w:rPr>
        <w:fldChar w:fldCharType="separate"/>
      </w:r>
      <w:r>
        <w:rPr>
          <w:rFonts w:ascii="Times New Roman" w:hAnsi="Times New Roman" w:eastAsia="宋体" w:cs="Times New Roman"/>
          <w:bCs/>
          <w:color w:val="000000"/>
          <w:sz w:val="24"/>
          <w:szCs w:val="24"/>
          <w:lang w:eastAsia="zh-CN"/>
        </w:rPr>
        <w:t>http://www.</w:t>
      </w:r>
      <w:r>
        <w:rPr>
          <w:rFonts w:hint="eastAsia" w:ascii="Times New Roman" w:hAnsi="Times New Roman" w:eastAsia="宋体" w:cs="Times New Roman"/>
          <w:bCs/>
          <w:color w:val="000000"/>
          <w:sz w:val="24"/>
          <w:szCs w:val="24"/>
          <w:lang w:val="en-US" w:eastAsia="zh-CN"/>
        </w:rPr>
        <w:t>bli</w:t>
      </w:r>
      <w:r>
        <w:rPr>
          <w:rFonts w:ascii="Times New Roman" w:hAnsi="Times New Roman" w:eastAsia="宋体" w:cs="Times New Roman"/>
          <w:bCs/>
          <w:color w:val="000000"/>
          <w:sz w:val="24"/>
          <w:szCs w:val="24"/>
          <w:lang w:eastAsia="zh-CN"/>
        </w:rPr>
        <w:t>iot.com</w:t>
      </w:r>
      <w:r>
        <w:rPr>
          <w:rFonts w:ascii="Times New Roman" w:hAnsi="Times New Roman" w:eastAsia="宋体" w:cs="Times New Roman"/>
          <w:bCs/>
          <w:color w:val="000000"/>
          <w:sz w:val="24"/>
          <w:szCs w:val="24"/>
          <w:lang w:eastAsia="zh-CN"/>
        </w:rPr>
        <w:fldChar w:fldCharType="end"/>
      </w:r>
    </w:p>
    <w:p w14:paraId="6AE515B4">
      <w:pPr>
        <w:rPr>
          <w:rFonts w:hint="default"/>
          <w:lang w:val="en-US" w:eastAsia="zh-CN"/>
        </w:rPr>
      </w:pPr>
    </w:p>
    <w:p w14:paraId="1B3B35EC">
      <w:pPr>
        <w:rPr>
          <w:rFonts w:hint="default"/>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DB756">
    <w:pPr>
      <w:pStyle w:val="8"/>
      <w:jc w:val="center"/>
      <w:rPr>
        <w:rFonts w:hint="default" w:eastAsia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r>
      <w:rPr>
        <w:rFonts w:hint="eastAsia"/>
        <w:sz w:val="18"/>
        <w:lang w:val="en-US" w:eastAsia="zh-CN"/>
      </w:rPr>
      <w:t>深圳市钡铼技术有限公司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43F08">
    <w:pPr>
      <w:pStyle w:val="9"/>
      <w:jc w:val="right"/>
    </w:pPr>
    <w:r>
      <w:rPr>
        <w:rFonts w:hint="default" w:ascii="Times New Roman" w:hAnsi="Times New Roman" w:cs="Times New Roman"/>
        <w:sz w:val="18"/>
      </w:rPr>
      <w:pict>
        <v:shape id="PowerPlusWaterMarkObject20900" o:spid="_x0000_s2050" o:spt="136" type="#_x0000_t136" style="position:absolute;left:0pt;height:130.15pt;width:457.1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钡铼技术" style="font-family:宋体;font-size:36pt;v-same-letter-heights:f;v-text-align:center;"/>
        </v:shape>
      </w:pict>
    </w:r>
    <w:r>
      <w:rPr>
        <w:rFonts w:hint="default" w:ascii="Times New Roman" w:hAnsi="Times New Roman" w:cs="Times New Roman"/>
        <w:sz w:val="18"/>
        <w:lang w:val="en-US" w:eastAsia="zh-CN"/>
      </w:rPr>
      <w:t>EdgePLC</w:t>
    </w:r>
    <w:r>
      <w:rPr>
        <w:rFonts w:hint="eastAsia" w:ascii="Times New Roman" w:hAnsi="Times New Roman" w:cs="Times New Roman"/>
        <w:sz w:val="18"/>
        <w:lang w:val="en-US" w:eastAsia="zh-CN"/>
      </w:rPr>
      <w:t xml:space="preserve"> BL</w:t>
    </w:r>
    <w:r>
      <w:rPr>
        <w:rFonts w:hint="default" w:ascii="Times New Roman" w:hAnsi="Times New Roman" w:cs="Times New Roman"/>
        <w:sz w:val="18"/>
        <w:lang w:val="en-US" w:eastAsia="zh-CN"/>
      </w:rPr>
      <w:t>2</w:t>
    </w:r>
    <w:r>
      <w:rPr>
        <w:rFonts w:hint="eastAsia" w:ascii="Times New Roman" w:hAnsi="Times New Roman" w:cs="Times New Roman"/>
        <w:sz w:val="18"/>
        <w:lang w:val="en-US" w:eastAsia="zh-CN"/>
      </w:rPr>
      <w:t>35</w:t>
    </w:r>
    <w:r>
      <w:rPr>
        <w:rFonts w:hint="eastAsia"/>
        <w:sz w:val="18"/>
        <w:lang w:val="en-US" w:eastAsia="zh-CN"/>
      </w:rPr>
      <w:t>工业边缘</w:t>
    </w:r>
    <w:r>
      <w:rPr>
        <w:rFonts w:hint="eastAsia"/>
        <w:szCs w:val="22"/>
      </w:rPr>
      <w:t>控制器</w:t>
    </w:r>
    <w:r>
      <w:rPr>
        <w:rFonts w:hint="eastAsia" w:ascii="宋体" w:cs="宋体"/>
        <w:color w:val="333333"/>
        <w:kern w:val="0"/>
        <w:sz w:val="28"/>
        <w:szCs w:val="28"/>
      </w:rPr>
      <w:drawing>
        <wp:anchor distT="0" distB="0" distL="114300" distR="114300" simplePos="0" relativeHeight="251659264" behindDoc="0" locked="0" layoutInCell="1" allowOverlap="1">
          <wp:simplePos x="0" y="0"/>
          <wp:positionH relativeFrom="margin">
            <wp:posOffset>-212090</wp:posOffset>
          </wp:positionH>
          <wp:positionV relativeFrom="paragraph">
            <wp:posOffset>-125730</wp:posOffset>
          </wp:positionV>
          <wp:extent cx="819150" cy="514985"/>
          <wp:effectExtent l="0" t="0" r="0" b="18415"/>
          <wp:wrapNone/>
          <wp:docPr id="33" name="图片 9" descr="C:\Users\Admin\Desktop\钡铼中文logo.png钡铼中文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C:\Users\Admin\Desktop\钡铼中文logo.png钡铼中文logo"/>
                  <pic:cNvPicPr>
                    <a:picLocks noChangeAspect="1"/>
                  </pic:cNvPicPr>
                </pic:nvPicPr>
                <pic:blipFill>
                  <a:blip r:embed="rId1"/>
                  <a:stretch>
                    <a:fillRect/>
                  </a:stretch>
                </pic:blipFill>
                <pic:spPr>
                  <a:xfrm>
                    <a:off x="0" y="0"/>
                    <a:ext cx="819150" cy="5149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1EC3E"/>
    <w:multiLevelType w:val="singleLevel"/>
    <w:tmpl w:val="84C1EC3E"/>
    <w:lvl w:ilvl="0" w:tentative="0">
      <w:start w:val="1"/>
      <w:numFmt w:val="bullet"/>
      <w:lvlText w:val=""/>
      <w:lvlJc w:val="left"/>
      <w:pPr>
        <w:ind w:left="420" w:hanging="420"/>
      </w:pPr>
      <w:rPr>
        <w:rFonts w:hint="default" w:ascii="Wingdings" w:hAnsi="Wingdings"/>
      </w:rPr>
    </w:lvl>
  </w:abstractNum>
  <w:abstractNum w:abstractNumId="1">
    <w:nsid w:val="888955DF"/>
    <w:multiLevelType w:val="singleLevel"/>
    <w:tmpl w:val="888955DF"/>
    <w:lvl w:ilvl="0" w:tentative="0">
      <w:start w:val="1"/>
      <w:numFmt w:val="decimal"/>
      <w:suff w:val="nothing"/>
      <w:lvlText w:val="%1、"/>
      <w:lvlJc w:val="left"/>
    </w:lvl>
  </w:abstractNum>
  <w:abstractNum w:abstractNumId="2">
    <w:nsid w:val="B6897FBB"/>
    <w:multiLevelType w:val="singleLevel"/>
    <w:tmpl w:val="B6897FBB"/>
    <w:lvl w:ilvl="0" w:tentative="0">
      <w:start w:val="1"/>
      <w:numFmt w:val="decimal"/>
      <w:lvlText w:val="(%1)"/>
      <w:lvlJc w:val="left"/>
      <w:pPr>
        <w:ind w:left="425" w:hanging="425"/>
      </w:pPr>
      <w:rPr>
        <w:rFonts w:hint="default"/>
      </w:rPr>
    </w:lvl>
  </w:abstractNum>
  <w:abstractNum w:abstractNumId="3">
    <w:nsid w:val="DAAFF0B8"/>
    <w:multiLevelType w:val="singleLevel"/>
    <w:tmpl w:val="DAAFF0B8"/>
    <w:lvl w:ilvl="0" w:tentative="0">
      <w:start w:val="1"/>
      <w:numFmt w:val="decimal"/>
      <w:lvlText w:val="%1."/>
      <w:lvlJc w:val="left"/>
      <w:pPr>
        <w:ind w:left="425" w:hanging="425"/>
      </w:pPr>
      <w:rPr>
        <w:rFonts w:hint="default"/>
      </w:rPr>
    </w:lvl>
  </w:abstractNum>
  <w:abstractNum w:abstractNumId="4">
    <w:nsid w:val="DC79356C"/>
    <w:multiLevelType w:val="singleLevel"/>
    <w:tmpl w:val="DC79356C"/>
    <w:lvl w:ilvl="0" w:tentative="0">
      <w:start w:val="2"/>
      <w:numFmt w:val="decimal"/>
      <w:suff w:val="nothing"/>
      <w:lvlText w:val="（%1）"/>
      <w:lvlJc w:val="left"/>
    </w:lvl>
  </w:abstractNum>
  <w:abstractNum w:abstractNumId="5">
    <w:nsid w:val="E4ED3BB7"/>
    <w:multiLevelType w:val="singleLevel"/>
    <w:tmpl w:val="E4ED3BB7"/>
    <w:lvl w:ilvl="0" w:tentative="0">
      <w:start w:val="1"/>
      <w:numFmt w:val="decimal"/>
      <w:lvlText w:val="(%1)"/>
      <w:lvlJc w:val="left"/>
      <w:pPr>
        <w:ind w:left="425" w:hanging="425"/>
      </w:pPr>
      <w:rPr>
        <w:rFonts w:hint="default"/>
      </w:rPr>
    </w:lvl>
  </w:abstractNum>
  <w:abstractNum w:abstractNumId="6">
    <w:nsid w:val="289C3DF4"/>
    <w:multiLevelType w:val="singleLevel"/>
    <w:tmpl w:val="289C3DF4"/>
    <w:lvl w:ilvl="0" w:tentative="0">
      <w:start w:val="1"/>
      <w:numFmt w:val="lowerLetter"/>
      <w:lvlText w:val="%1."/>
      <w:lvlJc w:val="left"/>
      <w:pPr>
        <w:ind w:left="425" w:hanging="425"/>
      </w:pPr>
      <w:rPr>
        <w:rFonts w:hint="default"/>
      </w:rPr>
    </w:lvl>
  </w:abstractNum>
  <w:abstractNum w:abstractNumId="7">
    <w:nsid w:val="399BA0E4"/>
    <w:multiLevelType w:val="singleLevel"/>
    <w:tmpl w:val="399BA0E4"/>
    <w:lvl w:ilvl="0" w:tentative="0">
      <w:start w:val="1"/>
      <w:numFmt w:val="upperLetter"/>
      <w:suff w:val="nothing"/>
      <w:lvlText w:val="%1、"/>
      <w:lvlJc w:val="left"/>
      <w:rPr>
        <w:rFonts w:hint="default" w:ascii="Times New Roman" w:hAnsi="Times New Roman" w:cs="Times New Roman"/>
      </w:rPr>
    </w:lvl>
  </w:abstractNum>
  <w:abstractNum w:abstractNumId="8">
    <w:nsid w:val="5FE05186"/>
    <w:multiLevelType w:val="singleLevel"/>
    <w:tmpl w:val="5FE05186"/>
    <w:lvl w:ilvl="0" w:tentative="0">
      <w:start w:val="1"/>
      <w:numFmt w:val="upperLetter"/>
      <w:suff w:val="nothing"/>
      <w:lvlText w:val="%1、"/>
      <w:lvlJc w:val="left"/>
    </w:lvl>
  </w:abstractNum>
  <w:abstractNum w:abstractNumId="9">
    <w:nsid w:val="6653802A"/>
    <w:multiLevelType w:val="singleLevel"/>
    <w:tmpl w:val="6653802A"/>
    <w:lvl w:ilvl="0" w:tentative="0">
      <w:start w:val="2"/>
      <w:numFmt w:val="decimal"/>
      <w:lvlText w:val="%1."/>
      <w:lvlJc w:val="left"/>
      <w:pPr>
        <w:tabs>
          <w:tab w:val="left" w:pos="312"/>
        </w:tabs>
      </w:pPr>
    </w:lvl>
  </w:abstractNum>
  <w:abstractNum w:abstractNumId="10">
    <w:nsid w:val="69062D2A"/>
    <w:multiLevelType w:val="singleLevel"/>
    <w:tmpl w:val="69062D2A"/>
    <w:lvl w:ilvl="0" w:tentative="0">
      <w:start w:val="1"/>
      <w:numFmt w:val="decimal"/>
      <w:lvlText w:val="(%1)"/>
      <w:lvlJc w:val="left"/>
      <w:pPr>
        <w:ind w:left="425" w:hanging="425"/>
      </w:pPr>
      <w:rPr>
        <w:rFonts w:hint="default"/>
      </w:rPr>
    </w:lvl>
  </w:abstractNum>
  <w:abstractNum w:abstractNumId="11">
    <w:nsid w:val="690D2215"/>
    <w:multiLevelType w:val="singleLevel"/>
    <w:tmpl w:val="690D2215"/>
    <w:lvl w:ilvl="0" w:tentative="0">
      <w:start w:val="1"/>
      <w:numFmt w:val="bullet"/>
      <w:lvlText w:val=""/>
      <w:lvlJc w:val="left"/>
      <w:pPr>
        <w:ind w:left="420" w:hanging="420"/>
      </w:pPr>
      <w:rPr>
        <w:rFonts w:hint="default" w:ascii="Wingdings" w:hAnsi="Wingdings"/>
      </w:rPr>
    </w:lvl>
  </w:abstractNum>
  <w:num w:numId="1">
    <w:abstractNumId w:val="1"/>
  </w:num>
  <w:num w:numId="2">
    <w:abstractNumId w:val="9"/>
  </w:num>
  <w:num w:numId="3">
    <w:abstractNumId w:val="2"/>
  </w:num>
  <w:num w:numId="4">
    <w:abstractNumId w:val="3"/>
  </w:num>
  <w:num w:numId="5">
    <w:abstractNumId w:val="4"/>
  </w:num>
  <w:num w:numId="6">
    <w:abstractNumId w:val="7"/>
  </w:num>
  <w:num w:numId="7">
    <w:abstractNumId w:val="8"/>
  </w:num>
  <w:num w:numId="8">
    <w:abstractNumId w:val="10"/>
  </w:num>
  <w:num w:numId="9">
    <w:abstractNumId w:val="6"/>
  </w:num>
  <w:num w:numId="10">
    <w:abstractNumId w:val="5"/>
  </w:num>
  <w:num w:numId="11">
    <w:abstractNumId w:val="0"/>
  </w:num>
  <w:num w:numId="12">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
    <w15:presenceInfo w15:providerId="WPS Office" w15:userId="4563899623"/>
  </w15:person>
  <w15:person w15:author="LKY">
    <w15:presenceInfo w15:providerId="None" w15:userId="LK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xNzRmZmNiMjIyMDM4ODdjN2QzZDEyNGEwODZlNTUifQ=="/>
  </w:docVars>
  <w:rsids>
    <w:rsidRoot w:val="59FC4A3D"/>
    <w:rsid w:val="002F1E86"/>
    <w:rsid w:val="00342B9E"/>
    <w:rsid w:val="00394B41"/>
    <w:rsid w:val="00527A26"/>
    <w:rsid w:val="007D5EF2"/>
    <w:rsid w:val="008F665C"/>
    <w:rsid w:val="00AE718A"/>
    <w:rsid w:val="00DA14AD"/>
    <w:rsid w:val="00DA5ABF"/>
    <w:rsid w:val="01215FB6"/>
    <w:rsid w:val="015D350A"/>
    <w:rsid w:val="016437E9"/>
    <w:rsid w:val="017253B6"/>
    <w:rsid w:val="01850D68"/>
    <w:rsid w:val="01981D96"/>
    <w:rsid w:val="021B4775"/>
    <w:rsid w:val="024833A8"/>
    <w:rsid w:val="02542D83"/>
    <w:rsid w:val="02B524D4"/>
    <w:rsid w:val="02B82331"/>
    <w:rsid w:val="02BA78D1"/>
    <w:rsid w:val="02BB1EE5"/>
    <w:rsid w:val="02CD1F73"/>
    <w:rsid w:val="031C5D4C"/>
    <w:rsid w:val="0331568B"/>
    <w:rsid w:val="033779C9"/>
    <w:rsid w:val="039310ED"/>
    <w:rsid w:val="03E47B2B"/>
    <w:rsid w:val="03EA5256"/>
    <w:rsid w:val="03FB1F86"/>
    <w:rsid w:val="04172ABC"/>
    <w:rsid w:val="04553F6E"/>
    <w:rsid w:val="047D34C5"/>
    <w:rsid w:val="048044C3"/>
    <w:rsid w:val="04CB2483"/>
    <w:rsid w:val="04D87F18"/>
    <w:rsid w:val="04ED3152"/>
    <w:rsid w:val="04F41D37"/>
    <w:rsid w:val="04F47F7A"/>
    <w:rsid w:val="04FB47EF"/>
    <w:rsid w:val="04FC2D4B"/>
    <w:rsid w:val="05191440"/>
    <w:rsid w:val="052F53F1"/>
    <w:rsid w:val="053E2C54"/>
    <w:rsid w:val="054A15F3"/>
    <w:rsid w:val="055113C4"/>
    <w:rsid w:val="05654685"/>
    <w:rsid w:val="05717C69"/>
    <w:rsid w:val="05FC4EA3"/>
    <w:rsid w:val="06102881"/>
    <w:rsid w:val="061675C6"/>
    <w:rsid w:val="062A142B"/>
    <w:rsid w:val="063264F5"/>
    <w:rsid w:val="0639166E"/>
    <w:rsid w:val="063A46B4"/>
    <w:rsid w:val="064D4051"/>
    <w:rsid w:val="06716CB5"/>
    <w:rsid w:val="069C75D2"/>
    <w:rsid w:val="069D26C6"/>
    <w:rsid w:val="06B036DE"/>
    <w:rsid w:val="06BD7BBE"/>
    <w:rsid w:val="06D64668"/>
    <w:rsid w:val="07290CAF"/>
    <w:rsid w:val="074F043C"/>
    <w:rsid w:val="07516F1C"/>
    <w:rsid w:val="076014D1"/>
    <w:rsid w:val="079D7363"/>
    <w:rsid w:val="07C872EF"/>
    <w:rsid w:val="082711D7"/>
    <w:rsid w:val="082B1420"/>
    <w:rsid w:val="083913C9"/>
    <w:rsid w:val="085530EF"/>
    <w:rsid w:val="085571EE"/>
    <w:rsid w:val="086F75C9"/>
    <w:rsid w:val="088C3A7B"/>
    <w:rsid w:val="08B550AD"/>
    <w:rsid w:val="08CE2541"/>
    <w:rsid w:val="08EC5D95"/>
    <w:rsid w:val="08FE0607"/>
    <w:rsid w:val="08FF0B7D"/>
    <w:rsid w:val="09173EE8"/>
    <w:rsid w:val="0922463B"/>
    <w:rsid w:val="09265ED9"/>
    <w:rsid w:val="093E06E6"/>
    <w:rsid w:val="09641372"/>
    <w:rsid w:val="098F597B"/>
    <w:rsid w:val="09CE6D98"/>
    <w:rsid w:val="09DB2B49"/>
    <w:rsid w:val="09DE0562"/>
    <w:rsid w:val="0A205233"/>
    <w:rsid w:val="0A23066B"/>
    <w:rsid w:val="0A3F2D93"/>
    <w:rsid w:val="0A436D1D"/>
    <w:rsid w:val="0A4D5FB1"/>
    <w:rsid w:val="0A5518C3"/>
    <w:rsid w:val="0A6547CE"/>
    <w:rsid w:val="0A7D7D7B"/>
    <w:rsid w:val="0ACF6927"/>
    <w:rsid w:val="0B184192"/>
    <w:rsid w:val="0B445667"/>
    <w:rsid w:val="0B4A0282"/>
    <w:rsid w:val="0B5F30FA"/>
    <w:rsid w:val="0BAD402D"/>
    <w:rsid w:val="0BAF6FBA"/>
    <w:rsid w:val="0BDD4606"/>
    <w:rsid w:val="0BE605A7"/>
    <w:rsid w:val="0BE644E9"/>
    <w:rsid w:val="0BED7D3A"/>
    <w:rsid w:val="0BEE5C90"/>
    <w:rsid w:val="0C4072B2"/>
    <w:rsid w:val="0C8A5399"/>
    <w:rsid w:val="0C9A397F"/>
    <w:rsid w:val="0CF27FC3"/>
    <w:rsid w:val="0D0A476D"/>
    <w:rsid w:val="0D0D7148"/>
    <w:rsid w:val="0D380DE1"/>
    <w:rsid w:val="0D4A5F0F"/>
    <w:rsid w:val="0D9D0DDF"/>
    <w:rsid w:val="0DB066B9"/>
    <w:rsid w:val="0DDD7CA3"/>
    <w:rsid w:val="0E1F626E"/>
    <w:rsid w:val="0E2A021A"/>
    <w:rsid w:val="0E320C65"/>
    <w:rsid w:val="0E3E10C3"/>
    <w:rsid w:val="0E4D1C6D"/>
    <w:rsid w:val="0E582CFC"/>
    <w:rsid w:val="0E772D33"/>
    <w:rsid w:val="0E8A4C8C"/>
    <w:rsid w:val="0EC966A2"/>
    <w:rsid w:val="0EDB0E31"/>
    <w:rsid w:val="0EE7191F"/>
    <w:rsid w:val="0EFE3455"/>
    <w:rsid w:val="0F067906"/>
    <w:rsid w:val="0F0740B7"/>
    <w:rsid w:val="0F5A399E"/>
    <w:rsid w:val="0F8E1D7F"/>
    <w:rsid w:val="0F9F04F5"/>
    <w:rsid w:val="0FB64A55"/>
    <w:rsid w:val="0FC05753"/>
    <w:rsid w:val="0FD73D21"/>
    <w:rsid w:val="0FFF7484"/>
    <w:rsid w:val="104F5CF5"/>
    <w:rsid w:val="10853E2D"/>
    <w:rsid w:val="10865C7F"/>
    <w:rsid w:val="108F0808"/>
    <w:rsid w:val="10944070"/>
    <w:rsid w:val="10945AF5"/>
    <w:rsid w:val="10B555D0"/>
    <w:rsid w:val="10BF25DB"/>
    <w:rsid w:val="10E17100"/>
    <w:rsid w:val="10E20ECD"/>
    <w:rsid w:val="11324E8D"/>
    <w:rsid w:val="113B4B86"/>
    <w:rsid w:val="1142069F"/>
    <w:rsid w:val="11427629"/>
    <w:rsid w:val="114C2F95"/>
    <w:rsid w:val="114D6A08"/>
    <w:rsid w:val="115C699E"/>
    <w:rsid w:val="116E412F"/>
    <w:rsid w:val="11717D16"/>
    <w:rsid w:val="11E004F9"/>
    <w:rsid w:val="11E06E41"/>
    <w:rsid w:val="11E8085A"/>
    <w:rsid w:val="123C08B3"/>
    <w:rsid w:val="123D7C2D"/>
    <w:rsid w:val="123F67C2"/>
    <w:rsid w:val="125220D2"/>
    <w:rsid w:val="12883761"/>
    <w:rsid w:val="129E2F84"/>
    <w:rsid w:val="12C66037"/>
    <w:rsid w:val="12CB0547"/>
    <w:rsid w:val="12E60488"/>
    <w:rsid w:val="12E806A4"/>
    <w:rsid w:val="131F00B0"/>
    <w:rsid w:val="132F0080"/>
    <w:rsid w:val="133D279D"/>
    <w:rsid w:val="137410C4"/>
    <w:rsid w:val="137F578F"/>
    <w:rsid w:val="138B4564"/>
    <w:rsid w:val="138B6F0C"/>
    <w:rsid w:val="13977632"/>
    <w:rsid w:val="139A199E"/>
    <w:rsid w:val="13A90240"/>
    <w:rsid w:val="13C101D1"/>
    <w:rsid w:val="13C61546"/>
    <w:rsid w:val="13DF1AA7"/>
    <w:rsid w:val="13F23EA3"/>
    <w:rsid w:val="142F2881"/>
    <w:rsid w:val="14423DE3"/>
    <w:rsid w:val="148D6FE1"/>
    <w:rsid w:val="14977C8B"/>
    <w:rsid w:val="149F3BC6"/>
    <w:rsid w:val="14C33DB7"/>
    <w:rsid w:val="14CA1FE3"/>
    <w:rsid w:val="14D64D96"/>
    <w:rsid w:val="14F72E20"/>
    <w:rsid w:val="15202377"/>
    <w:rsid w:val="152139F9"/>
    <w:rsid w:val="15474F0A"/>
    <w:rsid w:val="157D3325"/>
    <w:rsid w:val="15945CB1"/>
    <w:rsid w:val="15B37550"/>
    <w:rsid w:val="15B67ED9"/>
    <w:rsid w:val="15B84C3E"/>
    <w:rsid w:val="15E7771B"/>
    <w:rsid w:val="160F6914"/>
    <w:rsid w:val="162163A6"/>
    <w:rsid w:val="163237EC"/>
    <w:rsid w:val="168406E3"/>
    <w:rsid w:val="169326D4"/>
    <w:rsid w:val="169E5A8B"/>
    <w:rsid w:val="16A3500D"/>
    <w:rsid w:val="16AF07A6"/>
    <w:rsid w:val="16D1782B"/>
    <w:rsid w:val="17066FFE"/>
    <w:rsid w:val="17076648"/>
    <w:rsid w:val="17312A70"/>
    <w:rsid w:val="175E2D71"/>
    <w:rsid w:val="17610ABD"/>
    <w:rsid w:val="17732C32"/>
    <w:rsid w:val="17AD77C6"/>
    <w:rsid w:val="17AF1355"/>
    <w:rsid w:val="17D9680D"/>
    <w:rsid w:val="17DB4333"/>
    <w:rsid w:val="17DD0A7A"/>
    <w:rsid w:val="181B6E25"/>
    <w:rsid w:val="18261A40"/>
    <w:rsid w:val="183775BA"/>
    <w:rsid w:val="184C3900"/>
    <w:rsid w:val="18616F2E"/>
    <w:rsid w:val="186F79AF"/>
    <w:rsid w:val="188867BD"/>
    <w:rsid w:val="18C13529"/>
    <w:rsid w:val="18E30C2C"/>
    <w:rsid w:val="18E56C99"/>
    <w:rsid w:val="1906049B"/>
    <w:rsid w:val="191044B0"/>
    <w:rsid w:val="1945415A"/>
    <w:rsid w:val="19827735"/>
    <w:rsid w:val="19D7427A"/>
    <w:rsid w:val="19E140B3"/>
    <w:rsid w:val="1A0F38E5"/>
    <w:rsid w:val="1A210311"/>
    <w:rsid w:val="1A5B175B"/>
    <w:rsid w:val="1A727D43"/>
    <w:rsid w:val="1A7F31D5"/>
    <w:rsid w:val="1A943FAE"/>
    <w:rsid w:val="1AD80FFE"/>
    <w:rsid w:val="1ADC0AEE"/>
    <w:rsid w:val="1AE64F17"/>
    <w:rsid w:val="1AEF7B1B"/>
    <w:rsid w:val="1B194186"/>
    <w:rsid w:val="1B1C670C"/>
    <w:rsid w:val="1B1F1D1C"/>
    <w:rsid w:val="1B50494E"/>
    <w:rsid w:val="1B722D0B"/>
    <w:rsid w:val="1B762CF0"/>
    <w:rsid w:val="1B794F06"/>
    <w:rsid w:val="1B921259"/>
    <w:rsid w:val="1B9568F9"/>
    <w:rsid w:val="1BB72255"/>
    <w:rsid w:val="1BC17CE4"/>
    <w:rsid w:val="1BD428D6"/>
    <w:rsid w:val="1BD810A1"/>
    <w:rsid w:val="1BE0460E"/>
    <w:rsid w:val="1BE17EBA"/>
    <w:rsid w:val="1C221071"/>
    <w:rsid w:val="1C4921B3"/>
    <w:rsid w:val="1C5D1817"/>
    <w:rsid w:val="1C8B27CB"/>
    <w:rsid w:val="1C9123A9"/>
    <w:rsid w:val="1C9A05CC"/>
    <w:rsid w:val="1C9D24FF"/>
    <w:rsid w:val="1C9F489D"/>
    <w:rsid w:val="1CC21F65"/>
    <w:rsid w:val="1CD079CB"/>
    <w:rsid w:val="1CF22560"/>
    <w:rsid w:val="1CFC7EDD"/>
    <w:rsid w:val="1D0B7468"/>
    <w:rsid w:val="1D291620"/>
    <w:rsid w:val="1D2F462F"/>
    <w:rsid w:val="1D2F6522"/>
    <w:rsid w:val="1D4C396F"/>
    <w:rsid w:val="1D525097"/>
    <w:rsid w:val="1D940DB0"/>
    <w:rsid w:val="1DAE3F9A"/>
    <w:rsid w:val="1DC93517"/>
    <w:rsid w:val="1E1B467E"/>
    <w:rsid w:val="1E210366"/>
    <w:rsid w:val="1E332EB5"/>
    <w:rsid w:val="1E5157EA"/>
    <w:rsid w:val="1E763007"/>
    <w:rsid w:val="1E826CD8"/>
    <w:rsid w:val="1E907C8B"/>
    <w:rsid w:val="1E954F32"/>
    <w:rsid w:val="1EA23DFC"/>
    <w:rsid w:val="1EC60D44"/>
    <w:rsid w:val="1ECE34CC"/>
    <w:rsid w:val="1ED2694C"/>
    <w:rsid w:val="1EF640FF"/>
    <w:rsid w:val="1F242007"/>
    <w:rsid w:val="1FDF783B"/>
    <w:rsid w:val="1FF27451"/>
    <w:rsid w:val="20292D1E"/>
    <w:rsid w:val="207B4905"/>
    <w:rsid w:val="20BE2B36"/>
    <w:rsid w:val="20DB0789"/>
    <w:rsid w:val="21182154"/>
    <w:rsid w:val="21212F05"/>
    <w:rsid w:val="212156C5"/>
    <w:rsid w:val="21265A1F"/>
    <w:rsid w:val="213A05B8"/>
    <w:rsid w:val="214415E4"/>
    <w:rsid w:val="218074D2"/>
    <w:rsid w:val="21843864"/>
    <w:rsid w:val="218E0668"/>
    <w:rsid w:val="21997E9A"/>
    <w:rsid w:val="21AE2AB8"/>
    <w:rsid w:val="21BA5C46"/>
    <w:rsid w:val="21BF6E93"/>
    <w:rsid w:val="21CE0407"/>
    <w:rsid w:val="21D02A2F"/>
    <w:rsid w:val="21EE6F0D"/>
    <w:rsid w:val="21F9176A"/>
    <w:rsid w:val="21FD7D7B"/>
    <w:rsid w:val="220317DF"/>
    <w:rsid w:val="220B0C83"/>
    <w:rsid w:val="22144937"/>
    <w:rsid w:val="22220937"/>
    <w:rsid w:val="22350AE4"/>
    <w:rsid w:val="22364561"/>
    <w:rsid w:val="22543660"/>
    <w:rsid w:val="22550BD8"/>
    <w:rsid w:val="225C0911"/>
    <w:rsid w:val="2264625C"/>
    <w:rsid w:val="22647C61"/>
    <w:rsid w:val="226D2D0D"/>
    <w:rsid w:val="22B865D1"/>
    <w:rsid w:val="22D66FCD"/>
    <w:rsid w:val="22E569AE"/>
    <w:rsid w:val="23144B9D"/>
    <w:rsid w:val="231D1CA3"/>
    <w:rsid w:val="232D55F5"/>
    <w:rsid w:val="234505F1"/>
    <w:rsid w:val="234C2589"/>
    <w:rsid w:val="23636BB9"/>
    <w:rsid w:val="2366364A"/>
    <w:rsid w:val="237361CD"/>
    <w:rsid w:val="23804929"/>
    <w:rsid w:val="23A75A11"/>
    <w:rsid w:val="23B24AE2"/>
    <w:rsid w:val="23D31C09"/>
    <w:rsid w:val="23DF51AB"/>
    <w:rsid w:val="23EF5C64"/>
    <w:rsid w:val="240D4A99"/>
    <w:rsid w:val="24107F2B"/>
    <w:rsid w:val="244B4A3A"/>
    <w:rsid w:val="246A1424"/>
    <w:rsid w:val="24AE6010"/>
    <w:rsid w:val="24CE4F89"/>
    <w:rsid w:val="24CF1A0F"/>
    <w:rsid w:val="24D41B53"/>
    <w:rsid w:val="251915B4"/>
    <w:rsid w:val="2525539A"/>
    <w:rsid w:val="252F0C03"/>
    <w:rsid w:val="252F1141"/>
    <w:rsid w:val="25382DC5"/>
    <w:rsid w:val="25464CFD"/>
    <w:rsid w:val="25684525"/>
    <w:rsid w:val="2584425C"/>
    <w:rsid w:val="25B23F6C"/>
    <w:rsid w:val="25B94ACF"/>
    <w:rsid w:val="25D725DE"/>
    <w:rsid w:val="25EC2218"/>
    <w:rsid w:val="25F05570"/>
    <w:rsid w:val="25F1725B"/>
    <w:rsid w:val="26502390"/>
    <w:rsid w:val="268E17FC"/>
    <w:rsid w:val="26920F50"/>
    <w:rsid w:val="269639E3"/>
    <w:rsid w:val="26987B71"/>
    <w:rsid w:val="26B24DF9"/>
    <w:rsid w:val="26E00191"/>
    <w:rsid w:val="26E61DD9"/>
    <w:rsid w:val="270C4E2A"/>
    <w:rsid w:val="272560F0"/>
    <w:rsid w:val="277F799A"/>
    <w:rsid w:val="278952F5"/>
    <w:rsid w:val="27B5694E"/>
    <w:rsid w:val="280B6733"/>
    <w:rsid w:val="281F026C"/>
    <w:rsid w:val="282A4CD3"/>
    <w:rsid w:val="28372B7F"/>
    <w:rsid w:val="28685782"/>
    <w:rsid w:val="28764C83"/>
    <w:rsid w:val="289C0B4C"/>
    <w:rsid w:val="28AA4E5A"/>
    <w:rsid w:val="28D948BF"/>
    <w:rsid w:val="28DB772C"/>
    <w:rsid w:val="28DF0E24"/>
    <w:rsid w:val="29040B1D"/>
    <w:rsid w:val="298D28E5"/>
    <w:rsid w:val="29A25EB5"/>
    <w:rsid w:val="29C503D4"/>
    <w:rsid w:val="29D67050"/>
    <w:rsid w:val="29DB1AEB"/>
    <w:rsid w:val="29DF0229"/>
    <w:rsid w:val="29E0237A"/>
    <w:rsid w:val="29EE6148"/>
    <w:rsid w:val="2A15258A"/>
    <w:rsid w:val="2A7033C3"/>
    <w:rsid w:val="2A750617"/>
    <w:rsid w:val="2A8B2759"/>
    <w:rsid w:val="2ACA7EAC"/>
    <w:rsid w:val="2B1A646B"/>
    <w:rsid w:val="2B2D0D2D"/>
    <w:rsid w:val="2B2F6A18"/>
    <w:rsid w:val="2B4C2C83"/>
    <w:rsid w:val="2B5F3D96"/>
    <w:rsid w:val="2B8E036D"/>
    <w:rsid w:val="2BAC1E16"/>
    <w:rsid w:val="2BD63337"/>
    <w:rsid w:val="2C273B93"/>
    <w:rsid w:val="2C3D6F12"/>
    <w:rsid w:val="2CB13019"/>
    <w:rsid w:val="2CC969F8"/>
    <w:rsid w:val="2D075E87"/>
    <w:rsid w:val="2D3227EF"/>
    <w:rsid w:val="2D613652"/>
    <w:rsid w:val="2DA07AB8"/>
    <w:rsid w:val="2DBD5188"/>
    <w:rsid w:val="2DD80E6F"/>
    <w:rsid w:val="2DDB158D"/>
    <w:rsid w:val="2E2B2D7C"/>
    <w:rsid w:val="2E440A2C"/>
    <w:rsid w:val="2E4E59BC"/>
    <w:rsid w:val="2E5B7B24"/>
    <w:rsid w:val="2E5F7614"/>
    <w:rsid w:val="2EB060C2"/>
    <w:rsid w:val="2EC92CDF"/>
    <w:rsid w:val="2ED5676B"/>
    <w:rsid w:val="2EDD0498"/>
    <w:rsid w:val="2F06615A"/>
    <w:rsid w:val="2F42638C"/>
    <w:rsid w:val="2F462750"/>
    <w:rsid w:val="2F723773"/>
    <w:rsid w:val="2F8D2A62"/>
    <w:rsid w:val="2FCF2577"/>
    <w:rsid w:val="2FD271D9"/>
    <w:rsid w:val="2FF62D3D"/>
    <w:rsid w:val="2FFA3A98"/>
    <w:rsid w:val="301A71DF"/>
    <w:rsid w:val="304B6833"/>
    <w:rsid w:val="306453B6"/>
    <w:rsid w:val="306B6744"/>
    <w:rsid w:val="30986E0D"/>
    <w:rsid w:val="30D04D0B"/>
    <w:rsid w:val="30DB5096"/>
    <w:rsid w:val="30DF67EA"/>
    <w:rsid w:val="311C64BD"/>
    <w:rsid w:val="312E7A8C"/>
    <w:rsid w:val="31603DCF"/>
    <w:rsid w:val="316D3050"/>
    <w:rsid w:val="31712089"/>
    <w:rsid w:val="31AA0873"/>
    <w:rsid w:val="31DF3E76"/>
    <w:rsid w:val="32117252"/>
    <w:rsid w:val="32122860"/>
    <w:rsid w:val="321F3AA8"/>
    <w:rsid w:val="322D6032"/>
    <w:rsid w:val="324072FC"/>
    <w:rsid w:val="3249701F"/>
    <w:rsid w:val="32502792"/>
    <w:rsid w:val="328C29A2"/>
    <w:rsid w:val="328E0915"/>
    <w:rsid w:val="32E20814"/>
    <w:rsid w:val="332553AF"/>
    <w:rsid w:val="33552D94"/>
    <w:rsid w:val="33B075F3"/>
    <w:rsid w:val="33DA14EB"/>
    <w:rsid w:val="340160C2"/>
    <w:rsid w:val="3416237E"/>
    <w:rsid w:val="34176BAE"/>
    <w:rsid w:val="343C483F"/>
    <w:rsid w:val="346211A6"/>
    <w:rsid w:val="34711890"/>
    <w:rsid w:val="34744B40"/>
    <w:rsid w:val="347F5C4D"/>
    <w:rsid w:val="34A674CF"/>
    <w:rsid w:val="34AF787B"/>
    <w:rsid w:val="34BE0821"/>
    <w:rsid w:val="34E04562"/>
    <w:rsid w:val="350F4ADD"/>
    <w:rsid w:val="35104720"/>
    <w:rsid w:val="3538226D"/>
    <w:rsid w:val="35434130"/>
    <w:rsid w:val="355E71E7"/>
    <w:rsid w:val="356614C9"/>
    <w:rsid w:val="356B0CF0"/>
    <w:rsid w:val="358866EC"/>
    <w:rsid w:val="359E6C74"/>
    <w:rsid w:val="35BE10C4"/>
    <w:rsid w:val="35C12962"/>
    <w:rsid w:val="35D46B3A"/>
    <w:rsid w:val="35D7264D"/>
    <w:rsid w:val="35E96F6C"/>
    <w:rsid w:val="35F635F0"/>
    <w:rsid w:val="361219A9"/>
    <w:rsid w:val="361F02B5"/>
    <w:rsid w:val="364F4412"/>
    <w:rsid w:val="36523793"/>
    <w:rsid w:val="36652662"/>
    <w:rsid w:val="369F68A5"/>
    <w:rsid w:val="36B461AB"/>
    <w:rsid w:val="36C82A21"/>
    <w:rsid w:val="370D338F"/>
    <w:rsid w:val="371B042D"/>
    <w:rsid w:val="371D62BE"/>
    <w:rsid w:val="372A30D5"/>
    <w:rsid w:val="372E466D"/>
    <w:rsid w:val="37730553"/>
    <w:rsid w:val="37BF2127"/>
    <w:rsid w:val="37E50F28"/>
    <w:rsid w:val="38267FCD"/>
    <w:rsid w:val="38451629"/>
    <w:rsid w:val="38747024"/>
    <w:rsid w:val="389640D2"/>
    <w:rsid w:val="38CF689B"/>
    <w:rsid w:val="38D917EC"/>
    <w:rsid w:val="38E25A5A"/>
    <w:rsid w:val="38E332C1"/>
    <w:rsid w:val="38F05F19"/>
    <w:rsid w:val="39092558"/>
    <w:rsid w:val="39515E8C"/>
    <w:rsid w:val="39554F09"/>
    <w:rsid w:val="39667664"/>
    <w:rsid w:val="39AF7D28"/>
    <w:rsid w:val="39CD30F0"/>
    <w:rsid w:val="39D04118"/>
    <w:rsid w:val="39E5694E"/>
    <w:rsid w:val="39EF4CFB"/>
    <w:rsid w:val="39FD72D4"/>
    <w:rsid w:val="3A1C285D"/>
    <w:rsid w:val="3A331955"/>
    <w:rsid w:val="3A414072"/>
    <w:rsid w:val="3A6E5590"/>
    <w:rsid w:val="3A751F6D"/>
    <w:rsid w:val="3A7804D8"/>
    <w:rsid w:val="3A836438"/>
    <w:rsid w:val="3A88490F"/>
    <w:rsid w:val="3AB35002"/>
    <w:rsid w:val="3ABA00A5"/>
    <w:rsid w:val="3AE813A4"/>
    <w:rsid w:val="3AF847CC"/>
    <w:rsid w:val="3AFB6B7D"/>
    <w:rsid w:val="3AFE5E3E"/>
    <w:rsid w:val="3B11613A"/>
    <w:rsid w:val="3B404329"/>
    <w:rsid w:val="3B731A29"/>
    <w:rsid w:val="3B8205D5"/>
    <w:rsid w:val="3C60131B"/>
    <w:rsid w:val="3C6029F4"/>
    <w:rsid w:val="3C636521"/>
    <w:rsid w:val="3C8A1876"/>
    <w:rsid w:val="3CA9616B"/>
    <w:rsid w:val="3CC62F17"/>
    <w:rsid w:val="3CD441A3"/>
    <w:rsid w:val="3D066DC4"/>
    <w:rsid w:val="3D08605E"/>
    <w:rsid w:val="3D5E3EFE"/>
    <w:rsid w:val="3D607F17"/>
    <w:rsid w:val="3D7F417E"/>
    <w:rsid w:val="3D94415D"/>
    <w:rsid w:val="3DB20418"/>
    <w:rsid w:val="3DEA0C4D"/>
    <w:rsid w:val="3DF053E7"/>
    <w:rsid w:val="3E602FB4"/>
    <w:rsid w:val="3E7A6160"/>
    <w:rsid w:val="3ED474BB"/>
    <w:rsid w:val="3F073ADC"/>
    <w:rsid w:val="3F463191"/>
    <w:rsid w:val="3F510ED8"/>
    <w:rsid w:val="3F591D20"/>
    <w:rsid w:val="3F824E8C"/>
    <w:rsid w:val="3F99324C"/>
    <w:rsid w:val="3FA9685D"/>
    <w:rsid w:val="3FEC558C"/>
    <w:rsid w:val="3FFD062E"/>
    <w:rsid w:val="400367DB"/>
    <w:rsid w:val="400B13AA"/>
    <w:rsid w:val="40297384"/>
    <w:rsid w:val="403B05C4"/>
    <w:rsid w:val="406E1091"/>
    <w:rsid w:val="408B5797"/>
    <w:rsid w:val="40D10202"/>
    <w:rsid w:val="40E50DFB"/>
    <w:rsid w:val="40EF1CFA"/>
    <w:rsid w:val="411D3738"/>
    <w:rsid w:val="41261DCB"/>
    <w:rsid w:val="415C3A5A"/>
    <w:rsid w:val="415D5C35"/>
    <w:rsid w:val="41696076"/>
    <w:rsid w:val="417C4D58"/>
    <w:rsid w:val="41943621"/>
    <w:rsid w:val="41A44957"/>
    <w:rsid w:val="41BD0482"/>
    <w:rsid w:val="421650D8"/>
    <w:rsid w:val="421A26E1"/>
    <w:rsid w:val="42346A95"/>
    <w:rsid w:val="42827F0E"/>
    <w:rsid w:val="42AA3236"/>
    <w:rsid w:val="42B84FD1"/>
    <w:rsid w:val="42D3596A"/>
    <w:rsid w:val="42F41792"/>
    <w:rsid w:val="430B16C1"/>
    <w:rsid w:val="431E1412"/>
    <w:rsid w:val="431F429C"/>
    <w:rsid w:val="435979DC"/>
    <w:rsid w:val="435B61A4"/>
    <w:rsid w:val="435F01BC"/>
    <w:rsid w:val="4376597E"/>
    <w:rsid w:val="438621B4"/>
    <w:rsid w:val="438C45B0"/>
    <w:rsid w:val="43A47A68"/>
    <w:rsid w:val="43BE6733"/>
    <w:rsid w:val="43F5435C"/>
    <w:rsid w:val="43F7001B"/>
    <w:rsid w:val="442A666C"/>
    <w:rsid w:val="44312079"/>
    <w:rsid w:val="44593F7C"/>
    <w:rsid w:val="446217B4"/>
    <w:rsid w:val="44A11F7D"/>
    <w:rsid w:val="44BF7729"/>
    <w:rsid w:val="44D6247E"/>
    <w:rsid w:val="44DA1AA1"/>
    <w:rsid w:val="45002C52"/>
    <w:rsid w:val="451B58CA"/>
    <w:rsid w:val="45217F19"/>
    <w:rsid w:val="45244CBC"/>
    <w:rsid w:val="452D591E"/>
    <w:rsid w:val="453B44DF"/>
    <w:rsid w:val="4550160D"/>
    <w:rsid w:val="45667082"/>
    <w:rsid w:val="45674AB8"/>
    <w:rsid w:val="456B4699"/>
    <w:rsid w:val="459162F8"/>
    <w:rsid w:val="45BC6CA2"/>
    <w:rsid w:val="45D603C3"/>
    <w:rsid w:val="45D9084C"/>
    <w:rsid w:val="45EE0BA3"/>
    <w:rsid w:val="46130FB8"/>
    <w:rsid w:val="466427D7"/>
    <w:rsid w:val="468A0822"/>
    <w:rsid w:val="46E56B96"/>
    <w:rsid w:val="46E918EB"/>
    <w:rsid w:val="4707219F"/>
    <w:rsid w:val="470A3070"/>
    <w:rsid w:val="471A1ED2"/>
    <w:rsid w:val="47303AB7"/>
    <w:rsid w:val="47943CFE"/>
    <w:rsid w:val="47B64A32"/>
    <w:rsid w:val="47E4786B"/>
    <w:rsid w:val="48056B92"/>
    <w:rsid w:val="480F755D"/>
    <w:rsid w:val="481F481F"/>
    <w:rsid w:val="48487B57"/>
    <w:rsid w:val="48546F5D"/>
    <w:rsid w:val="48581BAE"/>
    <w:rsid w:val="48645B50"/>
    <w:rsid w:val="48902741"/>
    <w:rsid w:val="48D04F3E"/>
    <w:rsid w:val="48E0653F"/>
    <w:rsid w:val="491B2179"/>
    <w:rsid w:val="49246DC9"/>
    <w:rsid w:val="49794AF8"/>
    <w:rsid w:val="499E3A8A"/>
    <w:rsid w:val="499E5A90"/>
    <w:rsid w:val="49D26D8A"/>
    <w:rsid w:val="49D35526"/>
    <w:rsid w:val="49FE3D2D"/>
    <w:rsid w:val="4A1D5C97"/>
    <w:rsid w:val="4A404346"/>
    <w:rsid w:val="4A5E2A1E"/>
    <w:rsid w:val="4A7A38DF"/>
    <w:rsid w:val="4A902820"/>
    <w:rsid w:val="4A905166"/>
    <w:rsid w:val="4AB443EC"/>
    <w:rsid w:val="4B115DA6"/>
    <w:rsid w:val="4B121D62"/>
    <w:rsid w:val="4B32495A"/>
    <w:rsid w:val="4B55074B"/>
    <w:rsid w:val="4B774073"/>
    <w:rsid w:val="4BA3473D"/>
    <w:rsid w:val="4BD31A71"/>
    <w:rsid w:val="4BF32548"/>
    <w:rsid w:val="4BFA0524"/>
    <w:rsid w:val="4C4F0870"/>
    <w:rsid w:val="4C7D779F"/>
    <w:rsid w:val="4C8C7A10"/>
    <w:rsid w:val="4CAC43BE"/>
    <w:rsid w:val="4CCD4902"/>
    <w:rsid w:val="4CD03BE1"/>
    <w:rsid w:val="4CD64AED"/>
    <w:rsid w:val="4CEA2347"/>
    <w:rsid w:val="4CF11FB6"/>
    <w:rsid w:val="4D0D7B68"/>
    <w:rsid w:val="4D0E072B"/>
    <w:rsid w:val="4DA71038"/>
    <w:rsid w:val="4E0631B0"/>
    <w:rsid w:val="4E165AE9"/>
    <w:rsid w:val="4E3B5550"/>
    <w:rsid w:val="4E3E0B9C"/>
    <w:rsid w:val="4E695448"/>
    <w:rsid w:val="4ED129DC"/>
    <w:rsid w:val="4EE5726A"/>
    <w:rsid w:val="4EEF00E8"/>
    <w:rsid w:val="4F234ED1"/>
    <w:rsid w:val="4F345540"/>
    <w:rsid w:val="4F3803C7"/>
    <w:rsid w:val="4F3A0EE3"/>
    <w:rsid w:val="4F4C7F38"/>
    <w:rsid w:val="4F535F8D"/>
    <w:rsid w:val="4F722CCD"/>
    <w:rsid w:val="4F727AAC"/>
    <w:rsid w:val="4FB05A0F"/>
    <w:rsid w:val="4FC60E49"/>
    <w:rsid w:val="4FD2002D"/>
    <w:rsid w:val="4FE67C5A"/>
    <w:rsid w:val="50175B49"/>
    <w:rsid w:val="502341CC"/>
    <w:rsid w:val="50334005"/>
    <w:rsid w:val="505530AA"/>
    <w:rsid w:val="505676C6"/>
    <w:rsid w:val="505F39C4"/>
    <w:rsid w:val="50B83F61"/>
    <w:rsid w:val="50F17AAA"/>
    <w:rsid w:val="51140C15"/>
    <w:rsid w:val="51243BF3"/>
    <w:rsid w:val="51543913"/>
    <w:rsid w:val="515B3813"/>
    <w:rsid w:val="515B7CB7"/>
    <w:rsid w:val="5168137A"/>
    <w:rsid w:val="51BA678C"/>
    <w:rsid w:val="51C17EA0"/>
    <w:rsid w:val="51C66645"/>
    <w:rsid w:val="52602B13"/>
    <w:rsid w:val="527B3562"/>
    <w:rsid w:val="52A533C9"/>
    <w:rsid w:val="52C9614F"/>
    <w:rsid w:val="52E74EC7"/>
    <w:rsid w:val="52F45CCD"/>
    <w:rsid w:val="52F76A10"/>
    <w:rsid w:val="52FF4A4F"/>
    <w:rsid w:val="531C5EC7"/>
    <w:rsid w:val="53401A54"/>
    <w:rsid w:val="53465B65"/>
    <w:rsid w:val="53486019"/>
    <w:rsid w:val="536203AC"/>
    <w:rsid w:val="53852DC9"/>
    <w:rsid w:val="539C0FEE"/>
    <w:rsid w:val="54005A91"/>
    <w:rsid w:val="54100B80"/>
    <w:rsid w:val="541127AF"/>
    <w:rsid w:val="542F73C3"/>
    <w:rsid w:val="543547EF"/>
    <w:rsid w:val="54874EC4"/>
    <w:rsid w:val="54A55A10"/>
    <w:rsid w:val="54A8759B"/>
    <w:rsid w:val="54B167A5"/>
    <w:rsid w:val="54CB6F02"/>
    <w:rsid w:val="54CC5E63"/>
    <w:rsid w:val="54D05D83"/>
    <w:rsid w:val="54DB2AD1"/>
    <w:rsid w:val="551C775D"/>
    <w:rsid w:val="551D59AF"/>
    <w:rsid w:val="551E6CEE"/>
    <w:rsid w:val="552A59D6"/>
    <w:rsid w:val="552C10A0"/>
    <w:rsid w:val="55774994"/>
    <w:rsid w:val="55960311"/>
    <w:rsid w:val="55AD7F99"/>
    <w:rsid w:val="55B059B2"/>
    <w:rsid w:val="55E22755"/>
    <w:rsid w:val="56286BBA"/>
    <w:rsid w:val="566D1835"/>
    <w:rsid w:val="568B6949"/>
    <w:rsid w:val="56927CD7"/>
    <w:rsid w:val="569752EE"/>
    <w:rsid w:val="56A9624D"/>
    <w:rsid w:val="56D252CE"/>
    <w:rsid w:val="56D64BA6"/>
    <w:rsid w:val="571C1C97"/>
    <w:rsid w:val="57437223"/>
    <w:rsid w:val="574B60D8"/>
    <w:rsid w:val="57525C4F"/>
    <w:rsid w:val="57541431"/>
    <w:rsid w:val="57566CFC"/>
    <w:rsid w:val="575B5C43"/>
    <w:rsid w:val="576B58CE"/>
    <w:rsid w:val="577866E3"/>
    <w:rsid w:val="578E252E"/>
    <w:rsid w:val="57BB34E2"/>
    <w:rsid w:val="57BB5821"/>
    <w:rsid w:val="57F56770"/>
    <w:rsid w:val="581B20F8"/>
    <w:rsid w:val="582174D0"/>
    <w:rsid w:val="587A4EC7"/>
    <w:rsid w:val="58A5761F"/>
    <w:rsid w:val="58A9117D"/>
    <w:rsid w:val="58C805A3"/>
    <w:rsid w:val="58ED04EC"/>
    <w:rsid w:val="590269DA"/>
    <w:rsid w:val="591D4504"/>
    <w:rsid w:val="5921146F"/>
    <w:rsid w:val="59372D3D"/>
    <w:rsid w:val="59401C6C"/>
    <w:rsid w:val="59543DC0"/>
    <w:rsid w:val="5975071C"/>
    <w:rsid w:val="5987789B"/>
    <w:rsid w:val="59957B52"/>
    <w:rsid w:val="59B375F7"/>
    <w:rsid w:val="59F97C30"/>
    <w:rsid w:val="59FB08E1"/>
    <w:rsid w:val="5A3B26B8"/>
    <w:rsid w:val="5A4424E7"/>
    <w:rsid w:val="5A6519F4"/>
    <w:rsid w:val="5A670EED"/>
    <w:rsid w:val="5AA7161B"/>
    <w:rsid w:val="5ABE74A5"/>
    <w:rsid w:val="5AC70F4B"/>
    <w:rsid w:val="5AF34ABD"/>
    <w:rsid w:val="5AFF0B0E"/>
    <w:rsid w:val="5B13515F"/>
    <w:rsid w:val="5B3E6934"/>
    <w:rsid w:val="5B647718"/>
    <w:rsid w:val="5B775315"/>
    <w:rsid w:val="5BC64F29"/>
    <w:rsid w:val="5BFE5E0F"/>
    <w:rsid w:val="5C0D1B30"/>
    <w:rsid w:val="5C2268F0"/>
    <w:rsid w:val="5C7659A5"/>
    <w:rsid w:val="5C7D31D8"/>
    <w:rsid w:val="5CDB057C"/>
    <w:rsid w:val="5CDC2AA8"/>
    <w:rsid w:val="5CE96783"/>
    <w:rsid w:val="5CF54822"/>
    <w:rsid w:val="5D594635"/>
    <w:rsid w:val="5D8C7CE9"/>
    <w:rsid w:val="5D8D5131"/>
    <w:rsid w:val="5D9C561C"/>
    <w:rsid w:val="5DB43D9F"/>
    <w:rsid w:val="5DF9063C"/>
    <w:rsid w:val="5E065D78"/>
    <w:rsid w:val="5E172DD2"/>
    <w:rsid w:val="5E5335F6"/>
    <w:rsid w:val="5E9B13B4"/>
    <w:rsid w:val="5E9D3904"/>
    <w:rsid w:val="5EC724E8"/>
    <w:rsid w:val="5EDD68F2"/>
    <w:rsid w:val="5F0306C0"/>
    <w:rsid w:val="5F035084"/>
    <w:rsid w:val="5F3F6522"/>
    <w:rsid w:val="5F675708"/>
    <w:rsid w:val="5F7E529D"/>
    <w:rsid w:val="5FB32A6C"/>
    <w:rsid w:val="5FEF112E"/>
    <w:rsid w:val="5FF3600D"/>
    <w:rsid w:val="5FFA2B7C"/>
    <w:rsid w:val="600317E9"/>
    <w:rsid w:val="600733B6"/>
    <w:rsid w:val="600C65F7"/>
    <w:rsid w:val="600F7E05"/>
    <w:rsid w:val="60181214"/>
    <w:rsid w:val="60322C3E"/>
    <w:rsid w:val="60824919"/>
    <w:rsid w:val="609B428E"/>
    <w:rsid w:val="60D42025"/>
    <w:rsid w:val="610012BB"/>
    <w:rsid w:val="61117176"/>
    <w:rsid w:val="6116253A"/>
    <w:rsid w:val="61401B67"/>
    <w:rsid w:val="6164625D"/>
    <w:rsid w:val="616A443C"/>
    <w:rsid w:val="61826B9A"/>
    <w:rsid w:val="619F774C"/>
    <w:rsid w:val="61AD1E69"/>
    <w:rsid w:val="61AD3C17"/>
    <w:rsid w:val="61C24BFD"/>
    <w:rsid w:val="61D24E8C"/>
    <w:rsid w:val="621A5137"/>
    <w:rsid w:val="621E76E6"/>
    <w:rsid w:val="622814F0"/>
    <w:rsid w:val="622A129B"/>
    <w:rsid w:val="62316557"/>
    <w:rsid w:val="624C6FF2"/>
    <w:rsid w:val="62706034"/>
    <w:rsid w:val="628250A4"/>
    <w:rsid w:val="62C16D24"/>
    <w:rsid w:val="62CA502A"/>
    <w:rsid w:val="62D600AE"/>
    <w:rsid w:val="630A38AB"/>
    <w:rsid w:val="631873CD"/>
    <w:rsid w:val="633D3C3B"/>
    <w:rsid w:val="633F22D2"/>
    <w:rsid w:val="63501A6A"/>
    <w:rsid w:val="635A7DCF"/>
    <w:rsid w:val="63741FC9"/>
    <w:rsid w:val="63831EB4"/>
    <w:rsid w:val="63BD659F"/>
    <w:rsid w:val="63D34AEE"/>
    <w:rsid w:val="63D467B7"/>
    <w:rsid w:val="63DA6451"/>
    <w:rsid w:val="63DD630A"/>
    <w:rsid w:val="63DD7B5A"/>
    <w:rsid w:val="63DE4E6F"/>
    <w:rsid w:val="63EB4B5E"/>
    <w:rsid w:val="64020D38"/>
    <w:rsid w:val="64101EA0"/>
    <w:rsid w:val="6410335F"/>
    <w:rsid w:val="64777776"/>
    <w:rsid w:val="64917820"/>
    <w:rsid w:val="64AC465A"/>
    <w:rsid w:val="64B800F0"/>
    <w:rsid w:val="64B871F3"/>
    <w:rsid w:val="64C30C0B"/>
    <w:rsid w:val="64E66B52"/>
    <w:rsid w:val="65020980"/>
    <w:rsid w:val="6511628B"/>
    <w:rsid w:val="65694C2E"/>
    <w:rsid w:val="658F5CDD"/>
    <w:rsid w:val="65A50572"/>
    <w:rsid w:val="65CA3AA1"/>
    <w:rsid w:val="65F362B8"/>
    <w:rsid w:val="65FC6831"/>
    <w:rsid w:val="66012783"/>
    <w:rsid w:val="663E7534"/>
    <w:rsid w:val="66523EDD"/>
    <w:rsid w:val="665533E3"/>
    <w:rsid w:val="665F56FC"/>
    <w:rsid w:val="66684718"/>
    <w:rsid w:val="668F2B9E"/>
    <w:rsid w:val="66A001EE"/>
    <w:rsid w:val="66C7577B"/>
    <w:rsid w:val="66D032A4"/>
    <w:rsid w:val="67472418"/>
    <w:rsid w:val="67630DA0"/>
    <w:rsid w:val="677A62FF"/>
    <w:rsid w:val="678C0773"/>
    <w:rsid w:val="67B2516C"/>
    <w:rsid w:val="67BD092C"/>
    <w:rsid w:val="67D67F21"/>
    <w:rsid w:val="67DA7D95"/>
    <w:rsid w:val="67EB5499"/>
    <w:rsid w:val="67F500C6"/>
    <w:rsid w:val="67FC1489"/>
    <w:rsid w:val="680C4DB4"/>
    <w:rsid w:val="680D18B3"/>
    <w:rsid w:val="68151C1E"/>
    <w:rsid w:val="68273FF7"/>
    <w:rsid w:val="68295FC1"/>
    <w:rsid w:val="685748DD"/>
    <w:rsid w:val="68C76C42"/>
    <w:rsid w:val="68CC627F"/>
    <w:rsid w:val="68CF7305"/>
    <w:rsid w:val="68F20AA9"/>
    <w:rsid w:val="691F4460"/>
    <w:rsid w:val="696123E0"/>
    <w:rsid w:val="69670B4F"/>
    <w:rsid w:val="69A00505"/>
    <w:rsid w:val="69EE1440"/>
    <w:rsid w:val="69F21687"/>
    <w:rsid w:val="69F72FE2"/>
    <w:rsid w:val="6A034B4F"/>
    <w:rsid w:val="6A0D7F1C"/>
    <w:rsid w:val="6A295A16"/>
    <w:rsid w:val="6A38073E"/>
    <w:rsid w:val="6A521800"/>
    <w:rsid w:val="6A537C4E"/>
    <w:rsid w:val="6A5C267E"/>
    <w:rsid w:val="6A672C87"/>
    <w:rsid w:val="6A9260A0"/>
    <w:rsid w:val="6A9A6D03"/>
    <w:rsid w:val="6AF20B7A"/>
    <w:rsid w:val="6AFB6456"/>
    <w:rsid w:val="6B0A3E88"/>
    <w:rsid w:val="6B117EB4"/>
    <w:rsid w:val="6B797260"/>
    <w:rsid w:val="6BAC3191"/>
    <w:rsid w:val="6C184383"/>
    <w:rsid w:val="6C20148A"/>
    <w:rsid w:val="6C8112B5"/>
    <w:rsid w:val="6C96525A"/>
    <w:rsid w:val="6CA91F70"/>
    <w:rsid w:val="6CBF6EF4"/>
    <w:rsid w:val="6CC70020"/>
    <w:rsid w:val="6CC94A75"/>
    <w:rsid w:val="6CCA4083"/>
    <w:rsid w:val="6CFC2E73"/>
    <w:rsid w:val="6D036287"/>
    <w:rsid w:val="6D3561B7"/>
    <w:rsid w:val="6D543AE1"/>
    <w:rsid w:val="6D5A6F18"/>
    <w:rsid w:val="6D6D36DC"/>
    <w:rsid w:val="6D711757"/>
    <w:rsid w:val="6DA76903"/>
    <w:rsid w:val="6DB413BA"/>
    <w:rsid w:val="6E027099"/>
    <w:rsid w:val="6E0341BE"/>
    <w:rsid w:val="6E076DA5"/>
    <w:rsid w:val="6E2642CF"/>
    <w:rsid w:val="6E2A25F5"/>
    <w:rsid w:val="6E3D27C7"/>
    <w:rsid w:val="6E4B0B7C"/>
    <w:rsid w:val="6E4B6C92"/>
    <w:rsid w:val="6E5061A7"/>
    <w:rsid w:val="6E5F098F"/>
    <w:rsid w:val="6EA45C7C"/>
    <w:rsid w:val="6ECE0386"/>
    <w:rsid w:val="6ED20C37"/>
    <w:rsid w:val="6EEA46FD"/>
    <w:rsid w:val="6EED1AF7"/>
    <w:rsid w:val="6F252FA2"/>
    <w:rsid w:val="6F3E67F6"/>
    <w:rsid w:val="6F642127"/>
    <w:rsid w:val="6F824C46"/>
    <w:rsid w:val="6F885777"/>
    <w:rsid w:val="6F911E87"/>
    <w:rsid w:val="6FB91182"/>
    <w:rsid w:val="6FBB73A9"/>
    <w:rsid w:val="6FC22F83"/>
    <w:rsid w:val="6FD6444B"/>
    <w:rsid w:val="701C781D"/>
    <w:rsid w:val="70241157"/>
    <w:rsid w:val="70271038"/>
    <w:rsid w:val="706E7E07"/>
    <w:rsid w:val="709D7EA5"/>
    <w:rsid w:val="70BB7448"/>
    <w:rsid w:val="70C1148D"/>
    <w:rsid w:val="70DF7B65"/>
    <w:rsid w:val="71136DEE"/>
    <w:rsid w:val="7113778C"/>
    <w:rsid w:val="718C1A9B"/>
    <w:rsid w:val="719A7BC9"/>
    <w:rsid w:val="71AA15DD"/>
    <w:rsid w:val="71C31DA1"/>
    <w:rsid w:val="71D95B36"/>
    <w:rsid w:val="71D97602"/>
    <w:rsid w:val="71E867AC"/>
    <w:rsid w:val="721970A7"/>
    <w:rsid w:val="724E6B61"/>
    <w:rsid w:val="72AF1530"/>
    <w:rsid w:val="72B54589"/>
    <w:rsid w:val="72D51220"/>
    <w:rsid w:val="72F13B80"/>
    <w:rsid w:val="73013B4B"/>
    <w:rsid w:val="730B1A40"/>
    <w:rsid w:val="73121E6F"/>
    <w:rsid w:val="73173575"/>
    <w:rsid w:val="732C5C1E"/>
    <w:rsid w:val="73461136"/>
    <w:rsid w:val="735E6385"/>
    <w:rsid w:val="73883219"/>
    <w:rsid w:val="739351FC"/>
    <w:rsid w:val="73B274A0"/>
    <w:rsid w:val="73B47087"/>
    <w:rsid w:val="73B478E6"/>
    <w:rsid w:val="73E55492"/>
    <w:rsid w:val="73EB05CF"/>
    <w:rsid w:val="74177EF7"/>
    <w:rsid w:val="748A492B"/>
    <w:rsid w:val="74A07A06"/>
    <w:rsid w:val="74A92270"/>
    <w:rsid w:val="74AC2CD5"/>
    <w:rsid w:val="74E110D3"/>
    <w:rsid w:val="74F11C15"/>
    <w:rsid w:val="74F3690F"/>
    <w:rsid w:val="74F90F0C"/>
    <w:rsid w:val="750C5C2E"/>
    <w:rsid w:val="75182355"/>
    <w:rsid w:val="751C1388"/>
    <w:rsid w:val="75501031"/>
    <w:rsid w:val="758C285F"/>
    <w:rsid w:val="75953D9E"/>
    <w:rsid w:val="75BA5DF1"/>
    <w:rsid w:val="75DE488F"/>
    <w:rsid w:val="75E14953"/>
    <w:rsid w:val="75F95225"/>
    <w:rsid w:val="75FB1725"/>
    <w:rsid w:val="761A0D0A"/>
    <w:rsid w:val="76221799"/>
    <w:rsid w:val="766F0AF3"/>
    <w:rsid w:val="767D5E56"/>
    <w:rsid w:val="7693567A"/>
    <w:rsid w:val="76E25F46"/>
    <w:rsid w:val="76F372C3"/>
    <w:rsid w:val="76F62C17"/>
    <w:rsid w:val="77084C62"/>
    <w:rsid w:val="771A6916"/>
    <w:rsid w:val="771C0118"/>
    <w:rsid w:val="772164A5"/>
    <w:rsid w:val="773B26C2"/>
    <w:rsid w:val="77687B79"/>
    <w:rsid w:val="77872B92"/>
    <w:rsid w:val="778D031B"/>
    <w:rsid w:val="782040E6"/>
    <w:rsid w:val="7826607A"/>
    <w:rsid w:val="782B18E2"/>
    <w:rsid w:val="784B7055"/>
    <w:rsid w:val="78680440"/>
    <w:rsid w:val="788C05D2"/>
    <w:rsid w:val="789D79AA"/>
    <w:rsid w:val="78B05C24"/>
    <w:rsid w:val="78B226C7"/>
    <w:rsid w:val="78B83224"/>
    <w:rsid w:val="78C55892"/>
    <w:rsid w:val="78D0199D"/>
    <w:rsid w:val="7947274B"/>
    <w:rsid w:val="799B0A29"/>
    <w:rsid w:val="79A84B20"/>
    <w:rsid w:val="79AC409A"/>
    <w:rsid w:val="79F006ED"/>
    <w:rsid w:val="7A0D431E"/>
    <w:rsid w:val="7A192019"/>
    <w:rsid w:val="7A2B7977"/>
    <w:rsid w:val="7A37456E"/>
    <w:rsid w:val="7A5A767E"/>
    <w:rsid w:val="7B6825E1"/>
    <w:rsid w:val="7B857274"/>
    <w:rsid w:val="7BB120FE"/>
    <w:rsid w:val="7BDC717B"/>
    <w:rsid w:val="7CAB0325"/>
    <w:rsid w:val="7CF17F7C"/>
    <w:rsid w:val="7D434AEA"/>
    <w:rsid w:val="7D5611AF"/>
    <w:rsid w:val="7D836231"/>
    <w:rsid w:val="7D99109C"/>
    <w:rsid w:val="7DE7402D"/>
    <w:rsid w:val="7DE92023"/>
    <w:rsid w:val="7DF30FF9"/>
    <w:rsid w:val="7DF64DA9"/>
    <w:rsid w:val="7E0E1A8A"/>
    <w:rsid w:val="7E200DC8"/>
    <w:rsid w:val="7E3C2153"/>
    <w:rsid w:val="7E44676F"/>
    <w:rsid w:val="7E4A61D0"/>
    <w:rsid w:val="7E5020A2"/>
    <w:rsid w:val="7E5E6806"/>
    <w:rsid w:val="7E70004F"/>
    <w:rsid w:val="7E754DC3"/>
    <w:rsid w:val="7E9604AE"/>
    <w:rsid w:val="7EAF6391"/>
    <w:rsid w:val="7ECC64CE"/>
    <w:rsid w:val="7EE81E27"/>
    <w:rsid w:val="7EFE38AC"/>
    <w:rsid w:val="7F25708B"/>
    <w:rsid w:val="7F2A746E"/>
    <w:rsid w:val="7F2B5241"/>
    <w:rsid w:val="7F44134D"/>
    <w:rsid w:val="7F743B6E"/>
    <w:rsid w:val="7F7D0C75"/>
    <w:rsid w:val="7F867606"/>
    <w:rsid w:val="7FAF6A04"/>
    <w:rsid w:val="7FBF17B5"/>
    <w:rsid w:val="7FCF4400"/>
    <w:rsid w:val="7FE00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5">
    <w:name w:val="Body Text"/>
    <w:basedOn w:val="1"/>
    <w:autoRedefine/>
    <w:qFormat/>
    <w:uiPriority w:val="1"/>
    <w:pPr>
      <w:widowControl w:val="0"/>
      <w:ind w:left="154" w:firstLine="0"/>
    </w:pPr>
    <w:rPr>
      <w:rFonts w:ascii="宋体" w:hAnsi="宋体" w:eastAsia="宋体"/>
      <w:sz w:val="24"/>
      <w:szCs w:val="24"/>
      <w:lang w:bidi="ar-SA"/>
    </w:rPr>
  </w:style>
  <w:style w:type="paragraph" w:styleId="6">
    <w:name w:val="Body Text Indent"/>
    <w:basedOn w:val="1"/>
    <w:autoRedefine/>
    <w:qFormat/>
    <w:uiPriority w:val="0"/>
    <w:pPr>
      <w:spacing w:after="120" w:afterLines="0" w:afterAutospacing="0"/>
      <w:ind w:left="420" w:leftChars="200"/>
    </w:pPr>
  </w:style>
  <w:style w:type="paragraph" w:styleId="7">
    <w:name w:val="toc 3"/>
    <w:basedOn w:val="1"/>
    <w:next w:val="1"/>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Body Text First Indent 2"/>
    <w:basedOn w:val="6"/>
    <w:link w:val="24"/>
    <w:autoRedefine/>
    <w:qFormat/>
    <w:uiPriority w:val="0"/>
    <w:pPr>
      <w:ind w:firstLine="420" w:firstLineChars="200"/>
    </w:p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autoRedefine/>
    <w:unhideWhenUsed/>
    <w:qFormat/>
    <w:uiPriority w:val="99"/>
    <w:rPr>
      <w:color w:val="0563C1"/>
      <w:u w:val="single"/>
    </w:rPr>
  </w:style>
  <w:style w:type="paragraph" w:styleId="19">
    <w:name w:val="No Spacing"/>
    <w:autoRedefine/>
    <w:qFormat/>
    <w:uiPriority w:val="1"/>
    <w:rPr>
      <w:rFonts w:ascii="Calibri" w:hAnsi="Calibri" w:eastAsia="宋体" w:cs="Times New Roman"/>
      <w:sz w:val="22"/>
      <w:szCs w:val="22"/>
      <w:lang w:val="en-US" w:eastAsia="zh-CN" w:bidi="ar-SA"/>
    </w:rPr>
  </w:style>
  <w:style w:type="paragraph" w:styleId="20">
    <w:name w:val="List Paragraph"/>
    <w:basedOn w:val="1"/>
    <w:qFormat/>
    <w:uiPriority w:val="34"/>
    <w:pPr>
      <w:ind w:left="720"/>
      <w:contextualSpacing/>
    </w:pPr>
  </w:style>
  <w:style w:type="paragraph" w:customStyle="1" w:styleId="21">
    <w:name w:val="WPSOffice手动目录 1"/>
    <w:qFormat/>
    <w:uiPriority w:val="0"/>
    <w:pPr>
      <w:ind w:leftChars="0"/>
    </w:pPr>
    <w:rPr>
      <w:rFonts w:ascii="Times New Roman" w:hAnsi="Times New Roman" w:eastAsia="宋体" w:cs="Times New Roman"/>
      <w:sz w:val="20"/>
      <w:szCs w:val="20"/>
    </w:rPr>
  </w:style>
  <w:style w:type="paragraph" w:customStyle="1" w:styleId="22">
    <w:name w:val="WPSOffice手动目录 2"/>
    <w:qFormat/>
    <w:uiPriority w:val="0"/>
    <w:pPr>
      <w:ind w:leftChars="200"/>
    </w:pPr>
    <w:rPr>
      <w:rFonts w:ascii="Times New Roman" w:hAnsi="Times New Roman" w:eastAsia="宋体" w:cs="Times New Roman"/>
      <w:sz w:val="20"/>
      <w:szCs w:val="20"/>
    </w:rPr>
  </w:style>
  <w:style w:type="paragraph" w:customStyle="1" w:styleId="23">
    <w:name w:val="WPSOffice手动目录 3"/>
    <w:qFormat/>
    <w:uiPriority w:val="0"/>
    <w:pPr>
      <w:ind w:leftChars="400"/>
    </w:pPr>
    <w:rPr>
      <w:rFonts w:ascii="Times New Roman" w:hAnsi="Times New Roman" w:eastAsia="宋体" w:cs="Times New Roman"/>
      <w:sz w:val="20"/>
      <w:szCs w:val="20"/>
    </w:rPr>
  </w:style>
  <w:style w:type="character" w:customStyle="1" w:styleId="24">
    <w:name w:val="正文首行缩进 2 Char"/>
    <w:link w:val="12"/>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bmp"/><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1.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jpe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2.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1" Type="http://schemas.microsoft.com/office/2011/relationships/people" Target="people.xml"/><Relationship Id="rId150" Type="http://schemas.openxmlformats.org/officeDocument/2006/relationships/fontTable" Target="fontTable.xml"/><Relationship Id="rId15" Type="http://schemas.openxmlformats.org/officeDocument/2006/relationships/image" Target="media/image10.png"/><Relationship Id="rId149" Type="http://schemas.openxmlformats.org/officeDocument/2006/relationships/numbering" Target="numbering.xml"/><Relationship Id="rId148" Type="http://schemas.openxmlformats.org/officeDocument/2006/relationships/customXml" Target="../customXml/item1.xml"/><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1969</Words>
  <Characters>3515</Characters>
  <Lines>0</Lines>
  <Paragraphs>0</Paragraphs>
  <TotalTime>0</TotalTime>
  <ScaleCrop>false</ScaleCrop>
  <LinksUpToDate>false</LinksUpToDate>
  <CharactersWithSpaces>3666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2024-04-08T01:35:00Z</dcterms:created>
  <dc:creator>想念，亦以成淚</dc:creator>
  <cp:lastModifiedBy>LKY</cp:lastModifiedBy>
  <dcterms:modified xsi:type="dcterms:W3CDTF">2026-09-15T09:32:23Z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81A459F8DD20430296A9EC97C978D482_13</vt:lpwstr>
  </property>
  <property fmtid="{D5CDD505-2E9C-101B-9397-08002B2CF9AE}" pid="4" name="KSOTemplateDocerSaveRecord">
    <vt:lpwstr>eyJoZGlkIjoiOTA3ZDc1YWY5ZmZkNGI3Y2Q2MGVhM2ZhZmZiMGMzN2EiLCJ1c2VySWQiOiIxMDg3OTg2MjM0In0=</vt:lpwstr>
  </property>
</Properties>
</file>