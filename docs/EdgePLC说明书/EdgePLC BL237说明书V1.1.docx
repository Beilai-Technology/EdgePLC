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bmp" ContentType="image/bmp"/>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A0A7E8">
      <w:pPr>
        <w:pStyle w:val="12"/>
        <w:rPr>
          <w:rFonts w:hint="default" w:ascii="Times New Roman" w:hAnsi="Times New Roman" w:eastAsia="宋体" w:cs="宋体"/>
          <w:b/>
          <w:bCs/>
          <w:iCs/>
          <w:color w:val="000000"/>
          <w:sz w:val="24"/>
          <w:szCs w:val="24"/>
          <w:lang w:val="en-US" w:eastAsia="zh-CN"/>
        </w:r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r>
        <w:rPr>
          <w:rFonts w:hint="eastAsia" w:ascii="Times New Roman" w:hAnsi="Times New Roman" w:cs="宋体"/>
        </w:rPr>
        <mc:AlternateContent>
          <mc:Choice Requires="wps">
            <w:drawing>
              <wp:anchor distT="45720" distB="45720" distL="114300" distR="114300" simplePos="0" relativeHeight="251664384" behindDoc="0" locked="0" layoutInCell="1" allowOverlap="1">
                <wp:simplePos x="0" y="0"/>
                <wp:positionH relativeFrom="page">
                  <wp:posOffset>866140</wp:posOffset>
                </wp:positionH>
                <wp:positionV relativeFrom="paragraph">
                  <wp:posOffset>2362200</wp:posOffset>
                </wp:positionV>
                <wp:extent cx="2949575" cy="3782060"/>
                <wp:effectExtent l="0" t="0" r="0" b="0"/>
                <wp:wrapSquare wrapText="bothSides"/>
                <wp:docPr id="9" name="文本框 9"/>
                <wp:cNvGraphicFramePr/>
                <a:graphic xmlns:a="http://schemas.openxmlformats.org/drawingml/2006/main">
                  <a:graphicData uri="http://schemas.microsoft.com/office/word/2010/wordprocessingShape">
                    <wps:wsp>
                      <wps:cNvSpPr txBox="1">
                        <a:spLocks noChangeArrowheads="1"/>
                      </wps:cNvSpPr>
                      <wps:spPr bwMode="auto">
                        <a:xfrm>
                          <a:off x="0" y="0"/>
                          <a:ext cx="2949575" cy="3782060"/>
                        </a:xfrm>
                        <a:prstGeom prst="rect">
                          <a:avLst/>
                        </a:prstGeom>
                        <a:noFill/>
                        <a:ln>
                          <a:noFill/>
                        </a:ln>
                        <a:effectLst/>
                      </wps:spPr>
                      <wps:txb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68.2pt;margin-top:186pt;height:297.8pt;width:232.25pt;mso-position-horizontal-relative:page;mso-wrap-distance-bottom:3.6pt;mso-wrap-distance-left:9pt;mso-wrap-distance-right:9pt;mso-wrap-distance-top:3.6pt;z-index:251664384;mso-width-relative:page;mso-height-relative:page;" filled="f" stroked="f" coordsize="21600,21600" o:gfxdata="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VZ4ug2AAA&#10;AAsBAAAPAAAAAAAAAAEAIAAAACIAAABkcnMvZG93bnJldi54bWxQSwECFAAUAAAACACHTuJADWyX&#10;bB4CAAAkBAAADgAAAAAAAAABACAAAAAnAQAAZHJzL2Uyb0RvYy54bWxQSwUGAAAAAAYABgBZAQAA&#10;twUAAAAA&#10;">
                <v:fill on="f" focussize="0,0"/>
                <v:stroke on="f"/>
                <v:imagedata o:title=""/>
                <o:lock v:ext="edit" aspectratio="f"/>
                <v:textbox>
                  <w:txbxContent>
                    <w:p w14:paraId="09E9C5D0">
                      <w:pPr>
                        <w:jc w:val="center"/>
                        <w:rPr>
                          <w:rFonts w:hint="eastAsia" w:ascii="黑体" w:hAnsi="黑体" w:eastAsia="黑体"/>
                          <w:color w:val="FFFFFF"/>
                          <w:sz w:val="72"/>
                          <w:szCs w:val="72"/>
                          <w:lang w:eastAsia="zh-CN"/>
                        </w:rPr>
                      </w:pPr>
                      <w:r>
                        <w:rPr>
                          <w:rFonts w:hint="eastAsia" w:ascii="黑体" w:hAnsi="黑体" w:eastAsia="黑体"/>
                          <w:color w:val="FFFFFF"/>
                          <w:sz w:val="72"/>
                          <w:szCs w:val="72"/>
                          <w:lang w:eastAsia="zh-CN"/>
                        </w:rPr>
                        <w:drawing>
                          <wp:inline distT="0" distB="0" distL="114300" distR="114300">
                            <wp:extent cx="2721610" cy="3639820"/>
                            <wp:effectExtent l="0" t="0" r="2540" b="17780"/>
                            <wp:docPr id="74" name="图片 74" descr="EdgePLC A款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EdgePLC A款 (2)"/>
                                    <pic:cNvPicPr>
                                      <a:picLocks noChangeAspect="1"/>
                                    </pic:cNvPicPr>
                                  </pic:nvPicPr>
                                  <pic:blipFill>
                                    <a:blip r:embed="rId6"/>
                                    <a:srcRect l="17279" t="12328" r="21918" b="6356"/>
                                    <a:stretch>
                                      <a:fillRect/>
                                    </a:stretch>
                                  </pic:blipFill>
                                  <pic:spPr>
                                    <a:xfrm>
                                      <a:off x="0" y="0"/>
                                      <a:ext cx="2721610" cy="3639820"/>
                                    </a:xfrm>
                                    <a:prstGeom prst="rect">
                                      <a:avLst/>
                                    </a:prstGeom>
                                  </pic:spPr>
                                </pic:pic>
                              </a:graphicData>
                            </a:graphic>
                          </wp:inline>
                        </w:drawing>
                      </w:r>
                    </w:p>
                  </w:txbxContent>
                </v:textbox>
                <w10:wrap type="square"/>
              </v:shape>
            </w:pict>
          </mc:Fallback>
        </mc:AlternateContent>
      </w:r>
      <w:r>
        <w:rPr>
          <w:rFonts w:ascii="Times New Roman" w:hAnsi="Times New Roman"/>
        </w:rPr>
        <mc:AlternateContent>
          <mc:Choice Requires="wps">
            <w:drawing>
              <wp:anchor distT="0" distB="0" distL="114300" distR="114300" simplePos="0" relativeHeight="251663360" behindDoc="0" locked="0" layoutInCell="1" allowOverlap="1">
                <wp:simplePos x="0" y="0"/>
                <wp:positionH relativeFrom="column">
                  <wp:posOffset>3608705</wp:posOffset>
                </wp:positionH>
                <wp:positionV relativeFrom="paragraph">
                  <wp:posOffset>6026150</wp:posOffset>
                </wp:positionV>
                <wp:extent cx="2866390" cy="2348230"/>
                <wp:effectExtent l="0" t="0" r="0" b="0"/>
                <wp:wrapNone/>
                <wp:docPr id="25"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2866390" cy="2348230"/>
                        </a:xfrm>
                        <a:prstGeom prst="rect">
                          <a:avLst/>
                        </a:prstGeom>
                        <a:noFill/>
                        <a:ln>
                          <a:noFill/>
                        </a:ln>
                        <a:effectLst/>
                      </wps:spPr>
                      <wps:txb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0" w:author="L" w:date="2026-08-07T16:31:04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1" w:author="LKY" w:date="2026-09-10T16:48:53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2" w:author="LKY" w:date="2026-09-10T16:48:5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284.15pt;margin-top:474.5pt;height:184.9pt;width:225.7pt;z-index:251663360;mso-width-relative:page;mso-height-relative:page;" filled="f" stroked="f" coordsize="21600,21600" o:gfxdata="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PmuKT/Z&#10;AAAADQEAAA8AAAAAAAAAAQAgAAAAIgAAAGRycy9kb3ducmV2LnhtbFBLAQIUABQAAAAIAIdO4kAo&#10;5aFcHwIAACYEAAAOAAAAAAAAAAEAIAAAACgBAABkcnMvZTJvRG9jLnhtbFBLBQYAAAAABgAGAFkB&#10;AAC5BQAAAAA=&#10;">
                <v:fill on="f" focussize="0,0"/>
                <v:stroke on="f"/>
                <v:imagedata o:title=""/>
                <o:lock v:ext="edit" aspectratio="f"/>
                <v:textbox>
                  <w:txbxContent>
                    <w:p w14:paraId="795D2C69">
                      <w:pPr>
                        <w:spacing w:line="720" w:lineRule="auto"/>
                        <w:ind w:left="0" w:leftChars="0" w:firstLine="0" w:firstLineChars="0"/>
                        <w:rPr>
                          <w:rFonts w:ascii="黑体" w:hAnsi="黑体" w:eastAsia="黑体"/>
                          <w:color w:val="FFFFFF"/>
                          <w:sz w:val="30"/>
                          <w:szCs w:val="30"/>
                        </w:rPr>
                      </w:pPr>
                      <w:r>
                        <w:rPr>
                          <w:rFonts w:hint="eastAsia" w:ascii="黑体" w:hAnsi="黑体" w:eastAsia="黑体"/>
                          <w:color w:val="FFFFFF"/>
                          <w:sz w:val="30"/>
                          <w:szCs w:val="30"/>
                        </w:rPr>
                        <w:t>版本：V1.</w:t>
                      </w:r>
                      <w:ins w:id="3" w:author="L" w:date="2026-08-07T16:31:04Z">
                        <w:r>
                          <w:rPr>
                            <w:rFonts w:hint="eastAsia" w:ascii="黑体" w:hAnsi="黑体" w:eastAsia="黑体"/>
                            <w:color w:val="FFFFFF"/>
                            <w:sz w:val="30"/>
                            <w:szCs w:val="30"/>
                            <w:lang w:val="en-US" w:eastAsia="zh-CN"/>
                          </w:rPr>
                          <w:t>1</w:t>
                        </w:r>
                      </w:ins>
                      <w:r>
                        <w:rPr>
                          <w:rFonts w:ascii="黑体" w:hAnsi="黑体" w:eastAsia="黑体"/>
                          <w:color w:val="FFFFFF"/>
                          <w:sz w:val="30"/>
                          <w:szCs w:val="30"/>
                        </w:rPr>
                        <w:br w:type="textWrapping"/>
                      </w:r>
                      <w:r>
                        <w:rPr>
                          <w:rFonts w:hint="eastAsia" w:ascii="黑体" w:hAnsi="黑体" w:eastAsia="黑体"/>
                          <w:color w:val="FFFFFF"/>
                          <w:sz w:val="30"/>
                          <w:szCs w:val="30"/>
                        </w:rPr>
                        <w:t>日期：2</w:t>
                      </w:r>
                      <w:r>
                        <w:rPr>
                          <w:rFonts w:ascii="黑体" w:hAnsi="黑体" w:eastAsia="黑体"/>
                          <w:color w:val="FFFFFF"/>
                          <w:sz w:val="30"/>
                          <w:szCs w:val="30"/>
                        </w:rPr>
                        <w:t>02</w:t>
                      </w:r>
                      <w:r>
                        <w:rPr>
                          <w:rFonts w:hint="eastAsia" w:ascii="黑体" w:hAnsi="黑体" w:eastAsia="黑体"/>
                          <w:color w:val="FFFFFF"/>
                          <w:sz w:val="30"/>
                          <w:szCs w:val="30"/>
                          <w:lang w:val="en-US" w:eastAsia="zh-CN"/>
                        </w:rPr>
                        <w:t>6-0</w:t>
                      </w:r>
                      <w:ins w:id="4" w:author="LKY" w:date="2026-09-10T16:48:53Z">
                        <w:r>
                          <w:rPr>
                            <w:rFonts w:hint="eastAsia" w:ascii="黑体" w:hAnsi="黑体" w:eastAsia="黑体"/>
                            <w:color w:val="FFFFFF"/>
                            <w:sz w:val="30"/>
                            <w:szCs w:val="30"/>
                            <w:lang w:val="en-US" w:eastAsia="zh-CN"/>
                          </w:rPr>
                          <w:t>9</w:t>
                        </w:r>
                      </w:ins>
                      <w:r>
                        <w:rPr>
                          <w:rFonts w:hint="eastAsia" w:ascii="黑体" w:hAnsi="黑体" w:eastAsia="黑体"/>
                          <w:color w:val="FFFFFF"/>
                          <w:sz w:val="30"/>
                          <w:szCs w:val="30"/>
                          <w:lang w:val="en-US" w:eastAsia="zh-CN"/>
                        </w:rPr>
                        <w:t>-</w:t>
                      </w:r>
                      <w:ins w:id="5" w:author="LKY" w:date="2026-09-10T16:48:55Z">
                        <w:r>
                          <w:rPr>
                            <w:rFonts w:hint="eastAsia" w:ascii="黑体" w:hAnsi="黑体" w:eastAsia="黑体"/>
                            <w:color w:val="FFFFFF"/>
                            <w:sz w:val="30"/>
                            <w:szCs w:val="30"/>
                            <w:lang w:val="en-US" w:eastAsia="zh-CN"/>
                          </w:rPr>
                          <w:t>10</w:t>
                        </w:r>
                      </w:ins>
                      <w:r>
                        <w:rPr>
                          <w:rFonts w:ascii="黑体" w:hAnsi="黑体" w:eastAsia="黑体"/>
                          <w:color w:val="FFFFFF"/>
                          <w:sz w:val="30"/>
                          <w:szCs w:val="30"/>
                        </w:rPr>
                        <w:br w:type="textWrapping"/>
                      </w:r>
                      <w:r>
                        <w:rPr>
                          <w:rFonts w:hint="eastAsia" w:ascii="黑体" w:hAnsi="黑体" w:eastAsia="黑体"/>
                          <w:color w:val="FFFFFF"/>
                          <w:sz w:val="30"/>
                          <w:szCs w:val="30"/>
                        </w:rPr>
                        <w:t>版权：</w:t>
                      </w:r>
                      <w:r>
                        <w:rPr>
                          <w:rFonts w:hint="eastAsia" w:ascii="黑体" w:hAnsi="黑体" w:eastAsia="黑体"/>
                          <w:b/>
                          <w:color w:val="FFFFFF"/>
                          <w:sz w:val="30"/>
                          <w:szCs w:val="30"/>
                        </w:rPr>
                        <w:t>深圳市钡铼技术有限公司</w:t>
                      </w:r>
                      <w:r>
                        <w:rPr>
                          <w:rFonts w:ascii="黑体" w:hAnsi="黑体" w:eastAsia="黑体"/>
                          <w:b/>
                          <w:color w:val="FFFFFF"/>
                          <w:sz w:val="30"/>
                          <w:szCs w:val="30"/>
                        </w:rPr>
                        <w:br w:type="textWrapping"/>
                      </w:r>
                      <w:r>
                        <w:rPr>
                          <w:rFonts w:hint="eastAsia" w:ascii="黑体" w:hAnsi="黑体" w:eastAsia="黑体"/>
                          <w:color w:val="FFFFFF"/>
                          <w:sz w:val="30"/>
                          <w:szCs w:val="30"/>
                        </w:rPr>
                        <w:t>网址：</w:t>
                      </w:r>
                      <w:r>
                        <w:fldChar w:fldCharType="begin"/>
                      </w:r>
                      <w:r>
                        <w:instrText xml:space="preserve"> HYPERLINK "http://www.bliiot.cn" </w:instrText>
                      </w:r>
                      <w:r>
                        <w:fldChar w:fldCharType="separate"/>
                      </w:r>
                      <w:r>
                        <w:rPr>
                          <w:rStyle w:val="18"/>
                          <w:rFonts w:cs="Calibri"/>
                          <w:sz w:val="30"/>
                          <w:szCs w:val="30"/>
                        </w:rPr>
                        <w:t>www.bliiot.cn</w:t>
                      </w:r>
                      <w:r>
                        <w:rPr>
                          <w:rStyle w:val="18"/>
                          <w:rFonts w:cs="Calibri"/>
                          <w:sz w:val="30"/>
                          <w:szCs w:val="30"/>
                        </w:rPr>
                        <w:fldChar w:fldCharType="end"/>
                      </w:r>
                    </w:p>
                  </w:txbxContent>
                </v:textbox>
              </v:shape>
            </w:pict>
          </mc:Fallback>
        </mc:AlternateContent>
      </w:r>
      <w:r>
        <w:rPr>
          <w:rFonts w:hint="eastAsia" w:ascii="Times New Roman" w:hAnsi="Times New Roman" w:cs="宋体"/>
        </w:rPr>
        <mc:AlternateContent>
          <mc:Choice Requires="wps">
            <w:drawing>
              <wp:anchor distT="45720" distB="45720" distL="114300" distR="114300" simplePos="0" relativeHeight="251662336" behindDoc="0" locked="0" layoutInCell="1" allowOverlap="1">
                <wp:simplePos x="0" y="0"/>
                <wp:positionH relativeFrom="page">
                  <wp:posOffset>4687570</wp:posOffset>
                </wp:positionH>
                <wp:positionV relativeFrom="paragraph">
                  <wp:posOffset>4026535</wp:posOffset>
                </wp:positionV>
                <wp:extent cx="2866390" cy="1772285"/>
                <wp:effectExtent l="0" t="0" r="0" b="0"/>
                <wp:wrapSquare wrapText="bothSides"/>
                <wp:docPr id="24" name="文本框 24"/>
                <wp:cNvGraphicFramePr/>
                <a:graphic xmlns:a="http://schemas.openxmlformats.org/drawingml/2006/main">
                  <a:graphicData uri="http://schemas.microsoft.com/office/word/2010/wordprocessingShape">
                    <wps:wsp>
                      <wps:cNvSpPr txBox="1">
                        <a:spLocks noChangeArrowheads="1"/>
                      </wps:cNvSpPr>
                      <wps:spPr bwMode="auto">
                        <a:xfrm>
                          <a:off x="0" y="0"/>
                          <a:ext cx="2866390" cy="1277620"/>
                        </a:xfrm>
                        <a:prstGeom prst="rect">
                          <a:avLst/>
                        </a:prstGeom>
                        <a:noFill/>
                        <a:ln>
                          <a:noFill/>
                        </a:ln>
                        <a:effectLst/>
                      </wps:spPr>
                      <wps:txbx>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BL237系列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_x0000_s1026" o:spid="_x0000_s1026" o:spt="202" type="#_x0000_t202" style="position:absolute;left:0pt;margin-left:369.1pt;margin-top:317.05pt;height:139.55pt;width:225.7pt;mso-position-horizontal-relative:page;mso-wrap-distance-bottom:3.6pt;mso-wrap-distance-left:9pt;mso-wrap-distance-right:9pt;mso-wrap-distance-top:3.6pt;z-index:251662336;mso-width-relative:page;mso-height-relative:margin;mso-height-percent:200;" filled="f" stroked="f" coordsize="21600,21600" o:gfxdata="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KRm9lfa&#10;AAAADAEAAA8AAAAAAAAAAQAgAAAAIgAAAGRycy9kb3ducmV2LnhtbFBLAQIUABQAAAAIAIdO4kB9&#10;+q0EHgIAACYEAAAOAAAAAAAAAAEAIAAAACkBAABkcnMvZTJvRG9jLnhtbFBLBQYAAAAABgAGAFkB&#10;AAC5BQAAAAA=&#10;">
                <v:fill on="f" focussize="0,0"/>
                <v:stroke on="f"/>
                <v:imagedata o:title=""/>
                <o:lock v:ext="edit" aspectratio="f"/>
                <v:textbox style="mso-fit-shape-to-text:t;">
                  <w:txbxContent>
                    <w:p w14:paraId="32B4B2FF">
                      <w:pPr>
                        <w:jc w:val="center"/>
                        <w:rPr>
                          <w:rFonts w:hint="default" w:ascii="黑体" w:hAnsi="黑体" w:eastAsia="黑体"/>
                          <w:color w:val="FFFFFF"/>
                          <w:sz w:val="72"/>
                          <w:szCs w:val="72"/>
                          <w:lang w:val="en-US" w:eastAsia="zh-CN"/>
                        </w:rPr>
                      </w:pPr>
                      <w:r>
                        <w:rPr>
                          <w:rFonts w:hint="eastAsia" w:ascii="黑体" w:hAnsi="黑体" w:eastAsia="黑体"/>
                          <w:color w:val="FFFFFF"/>
                          <w:sz w:val="72"/>
                          <w:szCs w:val="72"/>
                          <w:lang w:val="en-US" w:eastAsia="zh-CN"/>
                        </w:rPr>
                        <w:t>EdgePLC BL237系列</w:t>
                      </w:r>
                    </w:p>
                    <w:p w14:paraId="21CD4F04">
                      <w:pPr>
                        <w:jc w:val="center"/>
                        <w:rPr>
                          <w:rFonts w:ascii="黑体" w:hAnsi="黑体" w:eastAsia="黑体"/>
                          <w:color w:val="FFFFFF"/>
                          <w:sz w:val="72"/>
                          <w:szCs w:val="72"/>
                        </w:rPr>
                      </w:pPr>
                      <w:r>
                        <w:rPr>
                          <w:rFonts w:hint="eastAsia" w:ascii="黑体" w:hAnsi="黑体" w:eastAsia="黑体"/>
                          <w:color w:val="FFFFFF"/>
                          <w:sz w:val="72"/>
                          <w:szCs w:val="72"/>
                        </w:rPr>
                        <w:t>说明书</w:t>
                      </w:r>
                    </w:p>
                  </w:txbxContent>
                </v:textbox>
                <w10:wrap type="square"/>
              </v:shape>
            </w:pict>
          </mc:Fallback>
        </mc:AlternateContent>
      </w:r>
      <w:r>
        <w:rPr>
          <w:rFonts w:hint="eastAsia" w:ascii="Times New Roman" w:hAnsi="Times New Roman" w:cs="宋体"/>
        </w:rPr>
        <w:drawing>
          <wp:anchor distT="0" distB="0" distL="114300" distR="114300" simplePos="0" relativeHeight="251661312" behindDoc="0" locked="0" layoutInCell="1" allowOverlap="1">
            <wp:simplePos x="0" y="0"/>
            <wp:positionH relativeFrom="page">
              <wp:posOffset>4839335</wp:posOffset>
            </wp:positionH>
            <wp:positionV relativeFrom="paragraph">
              <wp:posOffset>2148840</wp:posOffset>
            </wp:positionV>
            <wp:extent cx="2456815" cy="1734185"/>
            <wp:effectExtent l="1905" t="0" r="17780" b="0"/>
            <wp:wrapNone/>
            <wp:docPr id="23"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463079" cy="1738463"/>
                    </a:xfrm>
                    <a:prstGeom prst="rect">
                      <a:avLst/>
                    </a:prstGeom>
                    <a:noFill/>
                    <a:ln w="9525">
                      <a:noFill/>
                    </a:ln>
                    <a:effectLst>
                      <a:outerShdw blurRad="1270000" dist="50800" dir="5400000" algn="ctr" rotWithShape="0">
                        <a:srgbClr val="92D050">
                          <a:alpha val="0"/>
                        </a:srgbClr>
                      </a:outerShdw>
                      <a:reflection blurRad="1270000" stA="0" endPos="65000" dist="50800" dir="5400000" sy="-100000" algn="bl" rotWithShape="0"/>
                    </a:effectLst>
                  </pic:spPr>
                </pic:pic>
              </a:graphicData>
            </a:graphic>
          </wp:anchor>
        </w:drawing>
      </w:r>
      <w:r>
        <w:rPr>
          <w:rFonts w:ascii="Times New Roman" w:hAnsi="Times New Roman"/>
        </w:rPr>
        <mc:AlternateContent>
          <mc:Choice Requires="wps">
            <w:drawing>
              <wp:anchor distT="0" distB="0" distL="114300" distR="114300" simplePos="0" relativeHeight="251660288" behindDoc="0" locked="0" layoutInCell="0" allowOverlap="1">
                <wp:simplePos x="0" y="0"/>
                <wp:positionH relativeFrom="page">
                  <wp:posOffset>26035</wp:posOffset>
                </wp:positionH>
                <wp:positionV relativeFrom="page">
                  <wp:posOffset>1267460</wp:posOffset>
                </wp:positionV>
                <wp:extent cx="7557770" cy="1450975"/>
                <wp:effectExtent l="0" t="0" r="5080" b="15875"/>
                <wp:wrapNone/>
                <wp:docPr id="18" name="矩形 18"/>
                <wp:cNvGraphicFramePr/>
                <a:graphic xmlns:a="http://schemas.openxmlformats.org/drawingml/2006/main">
                  <a:graphicData uri="http://schemas.microsoft.com/office/word/2010/wordprocessingShape">
                    <wps:wsp>
                      <wps:cNvSpPr>
                        <a:spLocks noChangeArrowheads="1"/>
                      </wps:cNvSpPr>
                      <wps:spPr bwMode="auto">
                        <a:xfrm>
                          <a:off x="0" y="0"/>
                          <a:ext cx="7557770" cy="1450731"/>
                        </a:xfrm>
                        <a:prstGeom prst="rect">
                          <a:avLst/>
                        </a:prstGeom>
                        <a:solidFill>
                          <a:srgbClr val="4472C4"/>
                        </a:solidFill>
                        <a:ln w="19050">
                          <a:noFill/>
                          <a:miter lim="800000"/>
                        </a:ln>
                        <a:effectLst/>
                      </wps:spPr>
                      <wps:txbx>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BL237工业AI边缘</w:t>
                            </w:r>
                            <w:r>
                              <w:rPr>
                                <w:rFonts w:hint="eastAsia" w:ascii="黑体" w:hAnsi="黑体" w:eastAsia="黑体"/>
                                <w:color w:val="FFFFFF"/>
                                <w:sz w:val="72"/>
                                <w:szCs w:val="72"/>
                              </w:rPr>
                              <w:t>控制器</w:t>
                            </w:r>
                          </w:p>
                        </w:txbxContent>
                      </wps:txbx>
                      <wps:bodyPr rot="0" vert="horz" wrap="square" lIns="182880" tIns="45720" rIns="182880" bIns="45720" anchor="ctr" anchorCtr="0" upright="1">
                        <a:noAutofit/>
                      </wps:bodyPr>
                    </wps:wsp>
                  </a:graphicData>
                </a:graphic>
              </wp:anchor>
            </w:drawing>
          </mc:Choice>
          <mc:Fallback>
            <w:pict>
              <v:rect id="_x0000_s1026" o:spid="_x0000_s1026" o:spt="1" style="position:absolute;left:0pt;margin-left:2.05pt;margin-top:99.8pt;height:114.25pt;width:595.1pt;mso-position-horizontal-relative:page;mso-position-vertical-relative:page;z-index:251660288;v-text-anchor:middle;mso-width-relative:page;mso-height-relative:page;" fillcolor="#4472C4" filled="t" stroked="f" coordsize="21600,21600" o:allowincell="f" o:gfxdata="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UT+Eu2AAAAAoBAAAPAAAAAAAAAAEAIAAAACIAAABk&#10;cnMvZG93bnJldi54bWxQSwECFAAUAAAACACHTuJAAgCw5z8CAABnBAAADgAAAAAAAAABACAAAAAn&#10;AQAAZHJzL2Uyb0RvYy54bWxQSwUGAAAAAAYABgBZAQAA2AUAAAAA&#10;">
                <v:fill on="t" focussize="0,0"/>
                <v:stroke on="f" weight="1.5pt" miterlimit="8" joinstyle="miter"/>
                <v:imagedata o:title=""/>
                <o:lock v:ext="edit" aspectratio="f"/>
                <v:textbox inset="5.08mm,1.27mm,5.08mm,1.27mm">
                  <w:txbxContent>
                    <w:p w14:paraId="7DE33C2D">
                      <w:pPr>
                        <w:pStyle w:val="19"/>
                        <w:jc w:val="center"/>
                        <w:rPr>
                          <w:rFonts w:hint="default" w:ascii="黑体" w:hAnsi="黑体" w:eastAsia="黑体"/>
                          <w:color w:val="FFFFFF"/>
                          <w:sz w:val="72"/>
                          <w:szCs w:val="72"/>
                          <w:lang w:val="en-US" w:eastAsia="zh-CN"/>
                        </w:rPr>
                      </w:pPr>
                      <w:r>
                        <w:rPr>
                          <w:rFonts w:ascii="黑体" w:hAnsi="黑体" w:eastAsia="黑体"/>
                          <w:color w:val="FFFFFF"/>
                          <w:sz w:val="52"/>
                          <w:szCs w:val="52"/>
                        </w:rPr>
                        <w:t xml:space="preserve">  </w:t>
                      </w:r>
                      <w:r>
                        <w:rPr>
                          <w:rFonts w:hint="eastAsia" w:ascii="黑体" w:hAnsi="黑体" w:eastAsia="黑体"/>
                          <w:color w:val="FFFFFF"/>
                          <w:sz w:val="72"/>
                          <w:szCs w:val="72"/>
                          <w:lang w:val="en-US" w:eastAsia="zh-CN"/>
                        </w:rPr>
                        <w:t>EdgePLC BL237工业AI边缘</w:t>
                      </w:r>
                      <w:r>
                        <w:rPr>
                          <w:rFonts w:hint="eastAsia" w:ascii="黑体" w:hAnsi="黑体" w:eastAsia="黑体"/>
                          <w:color w:val="FFFFFF"/>
                          <w:sz w:val="72"/>
                          <w:szCs w:val="72"/>
                        </w:rPr>
                        <w:t>控制器</w:t>
                      </w:r>
                    </w:p>
                  </w:txbxContent>
                </v:textbox>
              </v:rect>
            </w:pict>
          </mc:Fallback>
        </mc:AlternateContent>
      </w:r>
      <w:r>
        <w:rPr>
          <w:rFonts w:ascii="Times New Roman" w:hAnsi="Times New Roman"/>
        </w:rPr>
        <mc:AlternateContent>
          <mc:Choice Requires="wpg">
            <w:drawing>
              <wp:anchor distT="0" distB="0" distL="114300" distR="114300" simplePos="0" relativeHeight="251659264" behindDoc="0" locked="0" layoutInCell="1" allowOverlap="1">
                <wp:simplePos x="0" y="0"/>
                <wp:positionH relativeFrom="page">
                  <wp:posOffset>4530725</wp:posOffset>
                </wp:positionH>
                <wp:positionV relativeFrom="page">
                  <wp:posOffset>0</wp:posOffset>
                </wp:positionV>
                <wp:extent cx="4168775" cy="10691495"/>
                <wp:effectExtent l="0" t="0" r="3175" b="14605"/>
                <wp:wrapNone/>
                <wp:docPr id="17" name="组合 17"/>
                <wp:cNvGraphicFramePr/>
                <a:graphic xmlns:a="http://schemas.openxmlformats.org/drawingml/2006/main">
                  <a:graphicData uri="http://schemas.microsoft.com/office/word/2010/wordprocessingGroup">
                    <wpg:wgp>
                      <wpg:cNvGrpSpPr/>
                      <wpg:grpSpPr>
                        <a:xfrm>
                          <a:off x="0" y="0"/>
                          <a:ext cx="4168775" cy="10691495"/>
                          <a:chOff x="0" y="0"/>
                          <a:chExt cx="3113670" cy="10058400"/>
                        </a:xfrm>
                      </wpg:grpSpPr>
                      <wps:wsp>
                        <wps:cNvPr id="14" name="矩形 14" descr="Light vertical"/>
                        <wps:cNvSpPr/>
                        <wps:spPr>
                          <a:xfrm>
                            <a:off x="0" y="0"/>
                            <a:ext cx="138545" cy="10058400"/>
                          </a:xfrm>
                          <a:prstGeom prst="rect">
                            <a:avLst/>
                          </a:prstGeom>
                          <a:pattFill prst="dkVert">
                            <a:fgClr>
                              <a:srgbClr val="A9D18E">
                                <a:alpha val="79999"/>
                              </a:srgbClr>
                            </a:fgClr>
                            <a:bgClr>
                              <a:srgbClr val="FFFFFF">
                                <a:alpha val="79999"/>
                              </a:srgbClr>
                            </a:bgClr>
                          </a:pattFill>
                          <a:ln>
                            <a:noFill/>
                          </a:ln>
                        </wps:spPr>
                        <wps:bodyPr anchor="ctr" anchorCtr="0" upright="1"/>
                      </wps:wsp>
                      <wps:wsp>
                        <wps:cNvPr id="15" name="矩形 15"/>
                        <wps:cNvSpPr/>
                        <wps:spPr>
                          <a:xfrm>
                            <a:off x="124691" y="0"/>
                            <a:ext cx="2971800" cy="10058400"/>
                          </a:xfrm>
                          <a:prstGeom prst="rect">
                            <a:avLst/>
                          </a:prstGeom>
                          <a:solidFill>
                            <a:srgbClr val="92D050"/>
                          </a:solidFill>
                          <a:ln>
                            <a:noFill/>
                          </a:ln>
                        </wps:spPr>
                        <wps:bodyPr upright="1"/>
                      </wps:wsp>
                      <wps:wsp>
                        <wps:cNvPr id="16" name="矩形 16"/>
                        <wps:cNvSpPr/>
                        <wps:spPr>
                          <a:xfrm>
                            <a:off x="13854" y="0"/>
                            <a:ext cx="3099816" cy="2377440"/>
                          </a:xfrm>
                          <a:prstGeom prst="rect">
                            <a:avLst/>
                          </a:prstGeom>
                          <a:noFill/>
                          <a:ln>
                            <a:noFill/>
                          </a:ln>
                        </wps:spPr>
                        <wps:txbx>
                          <w:txbxContent>
                            <w:p w14:paraId="225FB2B9">
                              <w:pPr>
                                <w:pStyle w:val="19"/>
                                <w:rPr>
                                  <w:color w:val="FFFFFF"/>
                                  <w:sz w:val="96"/>
                                  <w:szCs w:val="96"/>
                                </w:rPr>
                              </w:pPr>
                            </w:p>
                          </w:txbxContent>
                        </wps:txbx>
                        <wps:bodyPr lIns="365760" tIns="182880" rIns="182880" bIns="182880" anchor="b" anchorCtr="0" upright="1"/>
                      </wps:wsp>
                    </wpg:wgp>
                  </a:graphicData>
                </a:graphic>
                <wp14:sizeRelH relativeFrom="page">
                  <wp14:pctWidth>0</wp14:pctWidth>
                </wp14:sizeRelH>
                <wp14:sizeRelV relativeFrom="page">
                  <wp14:pctHeight>100000</wp14:pctHeight>
                </wp14:sizeRelV>
              </wp:anchor>
            </w:drawing>
          </mc:Choice>
          <mc:Fallback>
            <w:pict>
              <v:group id="_x0000_s1026" o:spid="_x0000_s1026" o:spt="203" style="position:absolute;left:0pt;margin-left:356.75pt;margin-top:0pt;height:841.85pt;width:328.25pt;mso-position-horizontal-relative:page;mso-position-vertical-relative:page;z-index:251659264;mso-width-relative:page;mso-height-relative:page;mso-height-percent:1000;" coordsize="3113670,10058400" o:gfxdata="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NJVj5/aAAAACgEAAA8AAAAA&#10;AAAAAQAgAAAAIgAAAGRycy9kb3ducmV2LnhtbFBLAQIUABQAAAAIAIdO4kDvWxpj9gIAAJsIAAAO&#10;AAAAAAAAAAEAIAAAACkBAABkcnMvZTJvRG9jLnhtbFBLBQYAAAAABgAGAFkBAACRBgAAAAA=&#10;">
                <o:lock v:ext="edit" aspectratio="f"/>
                <v:rect id="_x0000_s1026" o:spid="_x0000_s1026" o:spt="1" alt="Light vertical" style="position:absolute;left:0;top:0;height:10058400;width:138545;v-text-anchor:middle;" fillcolor="#A9D18E" filled="t" stroked="f" coordsize="21600,21600" o:gfxdata="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XUQ72twAAANsAAAAP&#10;AAAAAAAAAAEAIAAAACIAAABkcnMvZG93bnJldi54bWxQSwECFAAUAAAACACHTuJAMy8FnjsAAAA5&#10;AAAAEAAAAAAAAAABACAAAAAGAQAAZHJzL3NoYXBleG1sLnhtbFBLBQYAAAAABgAGAFsBAACwAwAA&#10;AAA=&#10;">
                  <v:fill type="pattern" on="t" color2="#FFFFFF" opacity="52428f" o:opacity2="52428f" o:title="深色竖线" focussize="0,0" r:id="rId8"/>
                  <v:stroke on="f"/>
                  <v:imagedata o:title=""/>
                  <o:lock v:ext="edit" aspectratio="f"/>
                </v:rect>
                <v:rect id="_x0000_s1026" o:spid="_x0000_s1026" o:spt="1" style="position:absolute;left:124691;top:0;height:10058400;width:2971800;" fillcolor="#92D050" filled="t" stroked="f" coordsize="21600,21600" o:gfxdata="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xV7FugAAANsA&#10;AAAPAAAAAAAAAAEAIAAAACIAAABkcnMvZG93bnJldi54bWxQSwECFAAUAAAACACHTuJAMy8FnjsA&#10;AAA5AAAAEAAAAAAAAAABACAAAAAJAQAAZHJzL3NoYXBleG1sLnhtbFBLBQYAAAAABgAGAFsBAACz&#10;AwAAAAA=&#10;">
                  <v:fill on="t" focussize="0,0"/>
                  <v:stroke on="f"/>
                  <v:imagedata o:title=""/>
                  <o:lock v:ext="edit" aspectratio="f"/>
                </v:rect>
                <v:rect id="_x0000_s1026" o:spid="_x0000_s1026" o:spt="1" style="position:absolute;left:13854;top:0;height:2377440;width:3099816;v-text-anchor:bottom;" filled="f" stroked="f" coordsize="21600,21600" o:gfxdata="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X00D25AAAA2wAA&#10;AA8AAAAAAAAAAQAgAAAAIgAAAGRycy9kb3ducmV2LnhtbFBLAQIUABQAAAAIAIdO4kAzLwWeOwAA&#10;ADkAAAAQAAAAAAAAAAEAIAAAAAgBAABkcnMvc2hhcGV4bWwueG1sUEsFBgAAAAAGAAYAWwEAALID&#10;AAAAAA==&#10;">
                  <v:fill on="f" focussize="0,0"/>
                  <v:stroke on="f"/>
                  <v:imagedata o:title=""/>
                  <o:lock v:ext="edit" aspectratio="f"/>
                  <v:textbox inset="10.16mm,5.08mm,5.08mm,5.08mm">
                    <w:txbxContent>
                      <w:p w14:paraId="225FB2B9">
                        <w:pPr>
                          <w:pStyle w:val="19"/>
                          <w:rPr>
                            <w:color w:val="FFFFFF"/>
                            <w:sz w:val="96"/>
                            <w:szCs w:val="96"/>
                          </w:rPr>
                        </w:pPr>
                      </w:p>
                    </w:txbxContent>
                  </v:textbox>
                </v:rect>
              </v:group>
            </w:pict>
          </mc:Fallback>
        </mc:AlternateContent>
      </w:r>
    </w:p>
    <w:sdt>
      <w:sdtPr>
        <w:rPr>
          <w:rFonts w:ascii="宋体" w:hAnsi="宋体" w:eastAsia="宋体" w:cstheme="minorBidi"/>
          <w:kern w:val="2"/>
          <w:sz w:val="21"/>
          <w:szCs w:val="24"/>
          <w:lang w:val="en-US" w:eastAsia="zh-CN" w:bidi="ar-SA"/>
        </w:rPr>
        <w:id w:val="147462066"/>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2D972532">
          <w:pPr>
            <w:spacing w:before="0" w:beforeLines="0" w:after="0" w:afterLines="0" w:line="240" w:lineRule="auto"/>
            <w:ind w:left="0" w:leftChars="0" w:right="0" w:rightChars="0" w:firstLine="0" w:firstLineChars="0"/>
            <w:jc w:val="center"/>
          </w:pPr>
          <w:bookmarkStart w:id="0" w:name="_Toc14040"/>
          <w:bookmarkStart w:id="272" w:name="_GoBack"/>
          <w:bookmarkEnd w:id="272"/>
          <w:r>
            <w:rPr>
              <w:rFonts w:ascii="宋体" w:hAnsi="宋体" w:eastAsia="宋体"/>
              <w:b/>
              <w:bCs/>
              <w:sz w:val="36"/>
              <w:szCs w:val="36"/>
              <w:rPrChange w:id="6" w:author="L" w:date="2026-08-07T16:30:25Z">
                <w:rPr>
                  <w:rFonts w:ascii="宋体" w:hAnsi="宋体" w:eastAsia="宋体"/>
                  <w:sz w:val="21"/>
                </w:rPr>
              </w:rPrChange>
            </w:rPr>
            <w:t>目</w:t>
          </w:r>
          <w:r>
            <w:rPr>
              <w:rFonts w:hint="eastAsia" w:ascii="宋体" w:hAnsi="宋体" w:eastAsia="宋体"/>
              <w:b/>
              <w:bCs/>
              <w:sz w:val="36"/>
              <w:szCs w:val="36"/>
              <w:lang w:val="en-US" w:eastAsia="zh-CN"/>
            </w:rPr>
            <w:t xml:space="preserve">  </w:t>
          </w:r>
          <w:r>
            <w:rPr>
              <w:rFonts w:ascii="宋体" w:hAnsi="宋体" w:eastAsia="宋体"/>
              <w:b/>
              <w:bCs/>
              <w:sz w:val="36"/>
              <w:szCs w:val="36"/>
              <w:rPrChange w:id="7" w:author="L" w:date="2026-08-07T16:30:25Z">
                <w:rPr>
                  <w:rFonts w:ascii="宋体" w:hAnsi="宋体" w:eastAsia="宋体"/>
                  <w:sz w:val="21"/>
                </w:rPr>
              </w:rPrChange>
            </w:rPr>
            <w:t>录</w:t>
          </w:r>
        </w:p>
        <w:p w14:paraId="5EEABC1E">
          <w:pPr>
            <w:pStyle w:val="10"/>
            <w:tabs>
              <w:tab w:val="right" w:leader="dot" w:pos="8306"/>
            </w:tabs>
            <w:rPr>
              <w:del w:id="8" w:author="LKY" w:date="2026-09-15T17:30:12Z"/>
            </w:rPr>
          </w:pPr>
          <w:r>
            <w:fldChar w:fldCharType="begin"/>
          </w:r>
          <w:r>
            <w:instrText xml:space="preserve">TOC \o "1-3" \h \u </w:instrText>
          </w:r>
          <w:r>
            <w:fldChar w:fldCharType="separate"/>
          </w:r>
          <w:del w:id="9" w:author="LKY" w:date="2026-09-15T17:30:12Z">
            <w:r>
              <w:rPr/>
              <w:fldChar w:fldCharType="begin"/>
            </w:r>
          </w:del>
          <w:del w:id="10" w:author="LKY" w:date="2026-09-15T17:30:12Z">
            <w:r>
              <w:rPr/>
              <w:delInstrText xml:space="preserve"> HYPERLINK \l _Toc11420 </w:delInstrText>
            </w:r>
          </w:del>
          <w:del w:id="11" w:author="LKY" w:date="2026-09-15T17:30:12Z">
            <w:r>
              <w:rPr/>
              <w:fldChar w:fldCharType="separate"/>
            </w:r>
          </w:del>
          <w:del w:id="12" w:author="LKY" w:date="2026-09-15T17:30:12Z">
            <w:r>
              <w:rPr>
                <w:rFonts w:hint="eastAsia" w:ascii="Times New Roman" w:hAnsi="Times New Roman" w:eastAsia="宋体" w:cs="宋体"/>
                <w:bCs/>
                <w:iCs/>
                <w:szCs w:val="24"/>
                <w:lang w:val="en-US" w:eastAsia="zh-CN"/>
              </w:rPr>
              <w:delText>前言</w:delText>
            </w:r>
          </w:del>
          <w:del w:id="13" w:author="LKY" w:date="2026-09-15T17:30:12Z">
            <w:r>
              <w:rPr/>
              <w:tab/>
            </w:r>
          </w:del>
          <w:del w:id="14" w:author="LKY" w:date="2026-09-15T17:30:12Z">
            <w:r>
              <w:rPr/>
              <w:fldChar w:fldCharType="begin"/>
            </w:r>
          </w:del>
          <w:del w:id="15" w:author="LKY" w:date="2026-09-15T17:30:12Z">
            <w:r>
              <w:rPr/>
              <w:delInstrText xml:space="preserve"> PAGEREF _Toc11420 \h </w:delInstrText>
            </w:r>
          </w:del>
          <w:del w:id="16" w:author="LKY" w:date="2026-09-15T17:30:12Z">
            <w:r>
              <w:rPr/>
              <w:fldChar w:fldCharType="separate"/>
            </w:r>
          </w:del>
          <w:del w:id="17" w:author="LKY" w:date="2026-09-15T17:30:12Z">
            <w:r>
              <w:rPr/>
              <w:delText>4</w:delText>
            </w:r>
          </w:del>
          <w:del w:id="18" w:author="LKY" w:date="2026-09-15T17:30:12Z">
            <w:r>
              <w:rPr/>
              <w:fldChar w:fldCharType="end"/>
            </w:r>
          </w:del>
          <w:del w:id="19" w:author="LKY" w:date="2026-09-15T17:30:12Z">
            <w:r>
              <w:rPr/>
              <w:fldChar w:fldCharType="end"/>
            </w:r>
          </w:del>
        </w:p>
        <w:p w14:paraId="3419AE3A">
          <w:pPr>
            <w:pStyle w:val="10"/>
            <w:tabs>
              <w:tab w:val="right" w:leader="dot" w:pos="8306"/>
            </w:tabs>
            <w:rPr>
              <w:del w:id="20" w:author="LKY" w:date="2026-09-15T17:30:12Z"/>
            </w:rPr>
          </w:pPr>
          <w:del w:id="21" w:author="LKY" w:date="2026-09-15T17:30:12Z">
            <w:r>
              <w:rPr/>
              <w:fldChar w:fldCharType="begin"/>
            </w:r>
          </w:del>
          <w:del w:id="22" w:author="LKY" w:date="2026-09-15T17:30:12Z">
            <w:r>
              <w:rPr/>
              <w:delInstrText xml:space="preserve"> HYPERLINK \l _Toc8124 </w:delInstrText>
            </w:r>
          </w:del>
          <w:del w:id="23" w:author="LKY" w:date="2026-09-15T17:30:12Z">
            <w:r>
              <w:rPr/>
              <w:fldChar w:fldCharType="separate"/>
            </w:r>
          </w:del>
          <w:del w:id="24" w:author="LKY" w:date="2026-09-15T17:30:12Z">
            <w:r>
              <w:rPr>
                <w:rFonts w:hint="eastAsia" w:ascii="Times New Roman" w:hAnsi="Times New Roman" w:cstheme="minorEastAsia"/>
                <w:bCs/>
                <w:szCs w:val="44"/>
                <w:lang w:val="en-US" w:eastAsia="zh-CN"/>
              </w:rPr>
              <w:delText>1.产品简介</w:delText>
            </w:r>
          </w:del>
          <w:del w:id="25" w:author="LKY" w:date="2026-09-15T17:30:12Z">
            <w:r>
              <w:rPr/>
              <w:tab/>
            </w:r>
          </w:del>
          <w:del w:id="26" w:author="LKY" w:date="2026-09-15T17:30:12Z">
            <w:r>
              <w:rPr/>
              <w:fldChar w:fldCharType="begin"/>
            </w:r>
          </w:del>
          <w:del w:id="27" w:author="LKY" w:date="2026-09-15T17:30:12Z">
            <w:r>
              <w:rPr/>
              <w:delInstrText xml:space="preserve"> PAGEREF _Toc8124 \h </w:delInstrText>
            </w:r>
          </w:del>
          <w:del w:id="28" w:author="LKY" w:date="2026-09-15T17:30:12Z">
            <w:r>
              <w:rPr/>
              <w:fldChar w:fldCharType="separate"/>
            </w:r>
          </w:del>
          <w:del w:id="29" w:author="LKY" w:date="2026-09-15T17:30:12Z">
            <w:r>
              <w:rPr/>
              <w:delText>5</w:delText>
            </w:r>
          </w:del>
          <w:del w:id="30" w:author="LKY" w:date="2026-09-15T17:30:12Z">
            <w:r>
              <w:rPr/>
              <w:fldChar w:fldCharType="end"/>
            </w:r>
          </w:del>
          <w:del w:id="31" w:author="LKY" w:date="2026-09-15T17:30:12Z">
            <w:r>
              <w:rPr/>
              <w:fldChar w:fldCharType="end"/>
            </w:r>
          </w:del>
        </w:p>
        <w:p w14:paraId="7A8ED99C">
          <w:pPr>
            <w:pStyle w:val="11"/>
            <w:tabs>
              <w:tab w:val="right" w:leader="dot" w:pos="8306"/>
            </w:tabs>
            <w:rPr>
              <w:del w:id="32" w:author="LKY" w:date="2026-09-15T17:30:12Z"/>
            </w:rPr>
          </w:pPr>
          <w:del w:id="33" w:author="LKY" w:date="2026-09-15T17:30:12Z">
            <w:r>
              <w:rPr/>
              <w:fldChar w:fldCharType="begin"/>
            </w:r>
          </w:del>
          <w:del w:id="34" w:author="LKY" w:date="2026-09-15T17:30:12Z">
            <w:r>
              <w:rPr/>
              <w:delInstrText xml:space="preserve"> HYPERLINK \l _Toc15140 </w:delInstrText>
            </w:r>
          </w:del>
          <w:del w:id="35" w:author="LKY" w:date="2026-09-15T17:30:12Z">
            <w:r>
              <w:rPr/>
              <w:fldChar w:fldCharType="separate"/>
            </w:r>
          </w:del>
          <w:del w:id="36" w:author="LKY" w:date="2026-09-15T17:30:12Z">
            <w:r>
              <w:rPr>
                <w:rFonts w:hint="eastAsia" w:ascii="Times New Roman" w:hAnsi="Times New Roman" w:cstheme="minorEastAsia"/>
                <w:bCs/>
                <w:szCs w:val="32"/>
                <w:lang w:val="en-US" w:eastAsia="zh-CN"/>
              </w:rPr>
              <w:delText>1.1 概述</w:delText>
            </w:r>
          </w:del>
          <w:del w:id="37" w:author="LKY" w:date="2026-09-15T17:30:12Z">
            <w:r>
              <w:rPr/>
              <w:tab/>
            </w:r>
          </w:del>
          <w:del w:id="38" w:author="LKY" w:date="2026-09-15T17:30:12Z">
            <w:r>
              <w:rPr/>
              <w:fldChar w:fldCharType="begin"/>
            </w:r>
          </w:del>
          <w:del w:id="39" w:author="LKY" w:date="2026-09-15T17:30:12Z">
            <w:r>
              <w:rPr/>
              <w:delInstrText xml:space="preserve"> PAGEREF _Toc15140 \h </w:delInstrText>
            </w:r>
          </w:del>
          <w:del w:id="40" w:author="LKY" w:date="2026-09-15T17:30:12Z">
            <w:r>
              <w:rPr/>
              <w:fldChar w:fldCharType="separate"/>
            </w:r>
          </w:del>
          <w:del w:id="41" w:author="LKY" w:date="2026-09-15T17:30:12Z">
            <w:r>
              <w:rPr/>
              <w:delText>5</w:delText>
            </w:r>
          </w:del>
          <w:del w:id="42" w:author="LKY" w:date="2026-09-15T17:30:12Z">
            <w:r>
              <w:rPr/>
              <w:fldChar w:fldCharType="end"/>
            </w:r>
          </w:del>
          <w:del w:id="43" w:author="LKY" w:date="2026-09-15T17:30:12Z">
            <w:r>
              <w:rPr/>
              <w:fldChar w:fldCharType="end"/>
            </w:r>
          </w:del>
        </w:p>
        <w:p w14:paraId="2A509FFA">
          <w:pPr>
            <w:pStyle w:val="11"/>
            <w:tabs>
              <w:tab w:val="right" w:leader="dot" w:pos="8306"/>
            </w:tabs>
            <w:rPr>
              <w:del w:id="44" w:author="LKY" w:date="2026-09-15T17:30:12Z"/>
            </w:rPr>
          </w:pPr>
          <w:del w:id="45" w:author="LKY" w:date="2026-09-15T17:30:12Z">
            <w:r>
              <w:rPr/>
              <w:fldChar w:fldCharType="begin"/>
            </w:r>
          </w:del>
          <w:del w:id="46" w:author="LKY" w:date="2026-09-15T17:30:12Z">
            <w:r>
              <w:rPr/>
              <w:delInstrText xml:space="preserve"> HYPERLINK \l _Toc17601 </w:delInstrText>
            </w:r>
          </w:del>
          <w:del w:id="47" w:author="LKY" w:date="2026-09-15T17:30:12Z">
            <w:r>
              <w:rPr/>
              <w:fldChar w:fldCharType="separate"/>
            </w:r>
          </w:del>
          <w:del w:id="48" w:author="LKY" w:date="2026-09-15T17:30:12Z">
            <w:r>
              <w:rPr>
                <w:rFonts w:hint="eastAsia" w:ascii="Times New Roman" w:hAnsi="Times New Roman" w:eastAsia="宋体" w:cs="宋体"/>
                <w:bCs/>
                <w:iCs/>
                <w:kern w:val="2"/>
                <w:szCs w:val="32"/>
                <w:lang w:val="en-US" w:eastAsia="zh-CN" w:bidi="ar-SA"/>
              </w:rPr>
              <w:delText>1.2外形尺寸</w:delText>
            </w:r>
          </w:del>
          <w:del w:id="49" w:author="LKY" w:date="2026-09-15T17:30:12Z">
            <w:r>
              <w:rPr/>
              <w:tab/>
            </w:r>
          </w:del>
          <w:del w:id="50" w:author="LKY" w:date="2026-09-15T17:30:12Z">
            <w:r>
              <w:rPr/>
              <w:fldChar w:fldCharType="begin"/>
            </w:r>
          </w:del>
          <w:del w:id="51" w:author="LKY" w:date="2026-09-15T17:30:12Z">
            <w:r>
              <w:rPr/>
              <w:delInstrText xml:space="preserve"> PAGEREF _Toc17601 \h </w:delInstrText>
            </w:r>
          </w:del>
          <w:del w:id="52" w:author="LKY" w:date="2026-09-15T17:30:12Z">
            <w:r>
              <w:rPr/>
              <w:fldChar w:fldCharType="separate"/>
            </w:r>
          </w:del>
          <w:del w:id="53" w:author="LKY" w:date="2026-09-15T17:30:12Z">
            <w:r>
              <w:rPr/>
              <w:delText>5</w:delText>
            </w:r>
          </w:del>
          <w:del w:id="54" w:author="LKY" w:date="2026-09-15T17:30:12Z">
            <w:r>
              <w:rPr/>
              <w:fldChar w:fldCharType="end"/>
            </w:r>
          </w:del>
          <w:del w:id="55" w:author="LKY" w:date="2026-09-15T17:30:12Z">
            <w:r>
              <w:rPr/>
              <w:fldChar w:fldCharType="end"/>
            </w:r>
          </w:del>
        </w:p>
        <w:p w14:paraId="32D66327">
          <w:pPr>
            <w:pStyle w:val="11"/>
            <w:tabs>
              <w:tab w:val="right" w:leader="dot" w:pos="8306"/>
            </w:tabs>
            <w:rPr>
              <w:del w:id="56" w:author="LKY" w:date="2026-09-15T17:30:12Z"/>
            </w:rPr>
          </w:pPr>
          <w:del w:id="57" w:author="LKY" w:date="2026-09-15T17:30:12Z">
            <w:r>
              <w:rPr/>
              <w:fldChar w:fldCharType="begin"/>
            </w:r>
          </w:del>
          <w:del w:id="58" w:author="LKY" w:date="2026-09-15T17:30:12Z">
            <w:r>
              <w:rPr/>
              <w:delInstrText xml:space="preserve"> HYPERLINK \l _Toc9691 </w:delInstrText>
            </w:r>
          </w:del>
          <w:del w:id="59" w:author="LKY" w:date="2026-09-15T17:30:12Z">
            <w:r>
              <w:rPr/>
              <w:fldChar w:fldCharType="separate"/>
            </w:r>
          </w:del>
          <w:del w:id="60" w:author="LKY" w:date="2026-09-15T17:30:12Z">
            <w:r>
              <w:rPr>
                <w:rFonts w:hint="eastAsia" w:ascii="Times New Roman" w:hAnsi="Times New Roman" w:eastAsia="宋体" w:cs="宋体"/>
                <w:bCs/>
                <w:iCs/>
                <w:szCs w:val="32"/>
                <w:lang w:val="en-US" w:eastAsia="zh-CN"/>
              </w:rPr>
              <w:delText>1.3技术参数</w:delText>
            </w:r>
          </w:del>
          <w:del w:id="61" w:author="LKY" w:date="2026-09-15T17:30:12Z">
            <w:r>
              <w:rPr/>
              <w:tab/>
            </w:r>
          </w:del>
          <w:del w:id="62" w:author="LKY" w:date="2026-09-15T17:30:12Z">
            <w:r>
              <w:rPr/>
              <w:fldChar w:fldCharType="begin"/>
            </w:r>
          </w:del>
          <w:del w:id="63" w:author="LKY" w:date="2026-09-15T17:30:12Z">
            <w:r>
              <w:rPr/>
              <w:delInstrText xml:space="preserve"> PAGEREF _Toc9691 \h </w:delInstrText>
            </w:r>
          </w:del>
          <w:del w:id="64" w:author="LKY" w:date="2026-09-15T17:30:12Z">
            <w:r>
              <w:rPr/>
              <w:fldChar w:fldCharType="separate"/>
            </w:r>
          </w:del>
          <w:del w:id="65" w:author="LKY" w:date="2026-09-15T17:30:12Z">
            <w:r>
              <w:rPr/>
              <w:delText>6</w:delText>
            </w:r>
          </w:del>
          <w:del w:id="66" w:author="LKY" w:date="2026-09-15T17:30:12Z">
            <w:r>
              <w:rPr/>
              <w:fldChar w:fldCharType="end"/>
            </w:r>
          </w:del>
          <w:del w:id="67" w:author="LKY" w:date="2026-09-15T17:30:12Z">
            <w:r>
              <w:rPr/>
              <w:fldChar w:fldCharType="end"/>
            </w:r>
          </w:del>
        </w:p>
        <w:p w14:paraId="58418750">
          <w:pPr>
            <w:pStyle w:val="11"/>
            <w:tabs>
              <w:tab w:val="right" w:leader="dot" w:pos="8306"/>
            </w:tabs>
            <w:rPr>
              <w:del w:id="68" w:author="LKY" w:date="2026-09-15T17:30:12Z"/>
            </w:rPr>
          </w:pPr>
          <w:del w:id="69" w:author="LKY" w:date="2026-09-15T17:30:12Z">
            <w:r>
              <w:rPr/>
              <w:fldChar w:fldCharType="begin"/>
            </w:r>
          </w:del>
          <w:del w:id="70" w:author="LKY" w:date="2026-09-15T17:30:12Z">
            <w:r>
              <w:rPr/>
              <w:delInstrText xml:space="preserve"> HYPERLINK \l _Toc5232 </w:delInstrText>
            </w:r>
          </w:del>
          <w:del w:id="71" w:author="LKY" w:date="2026-09-15T17:30:12Z">
            <w:r>
              <w:rPr/>
              <w:fldChar w:fldCharType="separate"/>
            </w:r>
          </w:del>
          <w:del w:id="72" w:author="LKY" w:date="2026-09-15T17:30:12Z">
            <w:r>
              <w:rPr>
                <w:rFonts w:hint="eastAsia" w:ascii="Times New Roman" w:hAnsi="Times New Roman" w:eastAsia="宋体" w:cs="宋体"/>
                <w:bCs/>
                <w:iCs/>
                <w:kern w:val="2"/>
                <w:szCs w:val="32"/>
                <w:lang w:val="en-US" w:eastAsia="zh-CN" w:bidi="ar-SA"/>
              </w:rPr>
              <w:delText>1.4设备选型</w:delText>
            </w:r>
          </w:del>
          <w:del w:id="73" w:author="LKY" w:date="2026-09-15T17:30:12Z">
            <w:r>
              <w:rPr/>
              <w:tab/>
            </w:r>
          </w:del>
          <w:del w:id="74" w:author="LKY" w:date="2026-09-15T17:30:12Z">
            <w:r>
              <w:rPr/>
              <w:fldChar w:fldCharType="begin"/>
            </w:r>
          </w:del>
          <w:del w:id="75" w:author="LKY" w:date="2026-09-15T17:30:12Z">
            <w:r>
              <w:rPr/>
              <w:delInstrText xml:space="preserve"> PAGEREF _Toc5232 \h </w:delInstrText>
            </w:r>
          </w:del>
          <w:del w:id="76" w:author="LKY" w:date="2026-09-15T17:30:12Z">
            <w:r>
              <w:rPr/>
              <w:fldChar w:fldCharType="separate"/>
            </w:r>
          </w:del>
          <w:del w:id="77" w:author="LKY" w:date="2026-09-15T17:30:12Z">
            <w:r>
              <w:rPr/>
              <w:delText>8</w:delText>
            </w:r>
          </w:del>
          <w:del w:id="78" w:author="LKY" w:date="2026-09-15T17:30:12Z">
            <w:r>
              <w:rPr/>
              <w:fldChar w:fldCharType="end"/>
            </w:r>
          </w:del>
          <w:del w:id="79" w:author="LKY" w:date="2026-09-15T17:30:12Z">
            <w:r>
              <w:rPr/>
              <w:fldChar w:fldCharType="end"/>
            </w:r>
          </w:del>
        </w:p>
        <w:p w14:paraId="336FDE67">
          <w:pPr>
            <w:pStyle w:val="7"/>
            <w:tabs>
              <w:tab w:val="right" w:leader="dot" w:pos="8306"/>
            </w:tabs>
            <w:rPr>
              <w:del w:id="80" w:author="LKY" w:date="2026-09-15T17:30:12Z"/>
            </w:rPr>
          </w:pPr>
          <w:del w:id="81" w:author="LKY" w:date="2026-09-15T17:30:12Z">
            <w:r>
              <w:rPr/>
              <w:fldChar w:fldCharType="begin"/>
            </w:r>
          </w:del>
          <w:del w:id="82" w:author="LKY" w:date="2026-09-15T17:30:12Z">
            <w:r>
              <w:rPr/>
              <w:delInstrText xml:space="preserve"> HYPERLINK \l _Toc12281 </w:delInstrText>
            </w:r>
          </w:del>
          <w:del w:id="83" w:author="LKY" w:date="2026-09-15T17:30:12Z">
            <w:r>
              <w:rPr/>
              <w:fldChar w:fldCharType="separate"/>
            </w:r>
          </w:del>
          <w:del w:id="84" w:author="LKY" w:date="2026-09-15T17:30:12Z">
            <w:r>
              <w:rPr>
                <w:rFonts w:hint="eastAsia" w:ascii="Times New Roman" w:hAnsi="Times New Roman" w:eastAsia="宋体" w:cs="宋体"/>
                <w:bCs/>
                <w:iCs/>
                <w:kern w:val="2"/>
                <w:szCs w:val="28"/>
                <w:lang w:val="en-US" w:eastAsia="zh-CN" w:bidi="ar-SA"/>
              </w:rPr>
              <w:delText>1.4.1主型号选型</w:delText>
            </w:r>
          </w:del>
          <w:del w:id="85" w:author="LKY" w:date="2026-09-15T17:30:12Z">
            <w:r>
              <w:rPr/>
              <w:tab/>
            </w:r>
          </w:del>
          <w:del w:id="86" w:author="LKY" w:date="2026-09-15T17:30:12Z">
            <w:r>
              <w:rPr/>
              <w:fldChar w:fldCharType="begin"/>
            </w:r>
          </w:del>
          <w:del w:id="87" w:author="LKY" w:date="2026-09-15T17:30:12Z">
            <w:r>
              <w:rPr/>
              <w:delInstrText xml:space="preserve"> PAGEREF _Toc12281 \h </w:delInstrText>
            </w:r>
          </w:del>
          <w:del w:id="88" w:author="LKY" w:date="2026-09-15T17:30:12Z">
            <w:r>
              <w:rPr/>
              <w:fldChar w:fldCharType="separate"/>
            </w:r>
          </w:del>
          <w:del w:id="89" w:author="LKY" w:date="2026-09-15T17:30:12Z">
            <w:r>
              <w:rPr/>
              <w:delText>8</w:delText>
            </w:r>
          </w:del>
          <w:del w:id="90" w:author="LKY" w:date="2026-09-15T17:30:12Z">
            <w:r>
              <w:rPr/>
              <w:fldChar w:fldCharType="end"/>
            </w:r>
          </w:del>
          <w:del w:id="91" w:author="LKY" w:date="2026-09-15T17:30:12Z">
            <w:r>
              <w:rPr/>
              <w:fldChar w:fldCharType="end"/>
            </w:r>
          </w:del>
        </w:p>
        <w:p w14:paraId="20E2DD8D">
          <w:pPr>
            <w:pStyle w:val="7"/>
            <w:tabs>
              <w:tab w:val="right" w:leader="dot" w:pos="8306"/>
            </w:tabs>
            <w:rPr>
              <w:del w:id="92" w:author="LKY" w:date="2026-09-15T17:30:12Z"/>
            </w:rPr>
          </w:pPr>
          <w:del w:id="93" w:author="LKY" w:date="2026-09-15T17:30:12Z">
            <w:r>
              <w:rPr/>
              <w:fldChar w:fldCharType="begin"/>
            </w:r>
          </w:del>
          <w:del w:id="94" w:author="LKY" w:date="2026-09-15T17:30:12Z">
            <w:r>
              <w:rPr/>
              <w:delInstrText xml:space="preserve"> HYPERLINK \l _Toc4277 </w:delInstrText>
            </w:r>
          </w:del>
          <w:del w:id="95" w:author="LKY" w:date="2026-09-15T17:30:12Z">
            <w:r>
              <w:rPr/>
              <w:fldChar w:fldCharType="separate"/>
            </w:r>
          </w:del>
          <w:del w:id="96" w:author="LKY" w:date="2026-09-15T17:30:12Z">
            <w:r>
              <w:rPr>
                <w:rFonts w:hint="eastAsia" w:ascii="Times New Roman" w:hAnsi="Times New Roman" w:eastAsia="宋体" w:cs="宋体"/>
                <w:bCs/>
                <w:iCs/>
                <w:kern w:val="2"/>
                <w:szCs w:val="28"/>
                <w:lang w:val="en-US" w:eastAsia="zh-CN" w:bidi="ar-SA"/>
              </w:rPr>
              <w:delText>1.4.2 SOM选型表</w:delText>
            </w:r>
          </w:del>
          <w:del w:id="97" w:author="LKY" w:date="2026-09-15T17:30:12Z">
            <w:r>
              <w:rPr/>
              <w:tab/>
            </w:r>
          </w:del>
          <w:del w:id="98" w:author="LKY" w:date="2026-09-15T17:30:12Z">
            <w:r>
              <w:rPr/>
              <w:fldChar w:fldCharType="begin"/>
            </w:r>
          </w:del>
          <w:del w:id="99" w:author="LKY" w:date="2026-09-15T17:30:12Z">
            <w:r>
              <w:rPr/>
              <w:delInstrText xml:space="preserve"> PAGEREF _Toc4277 \h </w:delInstrText>
            </w:r>
          </w:del>
          <w:del w:id="100" w:author="LKY" w:date="2026-09-15T17:30:12Z">
            <w:r>
              <w:rPr/>
              <w:fldChar w:fldCharType="separate"/>
            </w:r>
          </w:del>
          <w:del w:id="101" w:author="LKY" w:date="2026-09-15T17:30:12Z">
            <w:r>
              <w:rPr/>
              <w:delText>8</w:delText>
            </w:r>
          </w:del>
          <w:del w:id="102" w:author="LKY" w:date="2026-09-15T17:30:12Z">
            <w:r>
              <w:rPr/>
              <w:fldChar w:fldCharType="end"/>
            </w:r>
          </w:del>
          <w:del w:id="103" w:author="LKY" w:date="2026-09-15T17:30:12Z">
            <w:r>
              <w:rPr/>
              <w:fldChar w:fldCharType="end"/>
            </w:r>
          </w:del>
        </w:p>
        <w:p w14:paraId="57CF3D2F">
          <w:pPr>
            <w:pStyle w:val="7"/>
            <w:tabs>
              <w:tab w:val="right" w:leader="dot" w:pos="8306"/>
            </w:tabs>
            <w:rPr>
              <w:del w:id="104" w:author="LKY" w:date="2026-09-15T17:30:12Z"/>
            </w:rPr>
          </w:pPr>
          <w:del w:id="105" w:author="LKY" w:date="2026-09-15T17:30:12Z">
            <w:r>
              <w:rPr/>
              <w:fldChar w:fldCharType="begin"/>
            </w:r>
          </w:del>
          <w:del w:id="106" w:author="LKY" w:date="2026-09-15T17:30:12Z">
            <w:r>
              <w:rPr/>
              <w:delInstrText xml:space="preserve"> HYPERLINK \l _Toc22766 </w:delInstrText>
            </w:r>
          </w:del>
          <w:del w:id="107" w:author="LKY" w:date="2026-09-15T17:30:12Z">
            <w:r>
              <w:rPr/>
              <w:fldChar w:fldCharType="separate"/>
            </w:r>
          </w:del>
          <w:del w:id="108" w:author="LKY" w:date="2026-09-15T17:30:12Z">
            <w:r>
              <w:rPr>
                <w:rFonts w:hint="eastAsia" w:ascii="Times New Roman" w:hAnsi="Times New Roman" w:eastAsia="宋体" w:cs="宋体"/>
                <w:bCs/>
                <w:iCs/>
                <w:kern w:val="2"/>
                <w:szCs w:val="28"/>
                <w:lang w:val="en-US" w:eastAsia="zh-CN" w:bidi="ar-SA"/>
              </w:rPr>
              <w:delText>1.4.3 X系列板选型</w:delText>
            </w:r>
          </w:del>
          <w:del w:id="109" w:author="LKY" w:date="2026-09-15T17:30:12Z">
            <w:r>
              <w:rPr/>
              <w:tab/>
            </w:r>
          </w:del>
          <w:del w:id="110" w:author="LKY" w:date="2026-09-15T17:30:12Z">
            <w:r>
              <w:rPr/>
              <w:fldChar w:fldCharType="begin"/>
            </w:r>
          </w:del>
          <w:del w:id="111" w:author="LKY" w:date="2026-09-15T17:30:12Z">
            <w:r>
              <w:rPr/>
              <w:delInstrText xml:space="preserve"> PAGEREF _Toc22766 \h </w:delInstrText>
            </w:r>
          </w:del>
          <w:del w:id="112" w:author="LKY" w:date="2026-09-15T17:30:12Z">
            <w:r>
              <w:rPr/>
              <w:fldChar w:fldCharType="separate"/>
            </w:r>
          </w:del>
          <w:del w:id="113" w:author="LKY" w:date="2026-09-15T17:30:12Z">
            <w:r>
              <w:rPr/>
              <w:delText>9</w:delText>
            </w:r>
          </w:del>
          <w:del w:id="114" w:author="LKY" w:date="2026-09-15T17:30:12Z">
            <w:r>
              <w:rPr/>
              <w:fldChar w:fldCharType="end"/>
            </w:r>
          </w:del>
          <w:del w:id="115" w:author="LKY" w:date="2026-09-15T17:30:12Z">
            <w:r>
              <w:rPr/>
              <w:fldChar w:fldCharType="end"/>
            </w:r>
          </w:del>
        </w:p>
        <w:p w14:paraId="54750D1D">
          <w:pPr>
            <w:pStyle w:val="7"/>
            <w:tabs>
              <w:tab w:val="right" w:leader="dot" w:pos="8306"/>
            </w:tabs>
            <w:rPr>
              <w:del w:id="116" w:author="LKY" w:date="2026-09-15T17:30:12Z"/>
            </w:rPr>
          </w:pPr>
          <w:del w:id="117" w:author="LKY" w:date="2026-09-15T17:30:12Z">
            <w:r>
              <w:rPr/>
              <w:fldChar w:fldCharType="begin"/>
            </w:r>
          </w:del>
          <w:del w:id="118" w:author="LKY" w:date="2026-09-15T17:30:12Z">
            <w:r>
              <w:rPr/>
              <w:delInstrText xml:space="preserve"> HYPERLINK \l _Toc29612 </w:delInstrText>
            </w:r>
          </w:del>
          <w:del w:id="119" w:author="LKY" w:date="2026-09-15T17:30:12Z">
            <w:r>
              <w:rPr/>
              <w:fldChar w:fldCharType="separate"/>
            </w:r>
          </w:del>
          <w:del w:id="120" w:author="LKY" w:date="2026-09-15T17:30:12Z">
            <w:r>
              <w:rPr>
                <w:rFonts w:hint="eastAsia" w:ascii="Times New Roman" w:hAnsi="Times New Roman" w:eastAsia="宋体" w:cs="Times New Roman"/>
                <w:bCs/>
                <w:iCs/>
                <w:kern w:val="2"/>
                <w:szCs w:val="28"/>
                <w:lang w:val="en-US" w:eastAsia="zh-CN" w:bidi="ar-SA"/>
              </w:rPr>
              <w:delText>1.4.4 N系列IO板选型</w:delText>
            </w:r>
          </w:del>
          <w:del w:id="121" w:author="LKY" w:date="2026-09-15T17:30:12Z">
            <w:r>
              <w:rPr/>
              <w:tab/>
            </w:r>
          </w:del>
          <w:del w:id="122" w:author="LKY" w:date="2026-09-15T17:30:12Z">
            <w:r>
              <w:rPr/>
              <w:fldChar w:fldCharType="begin"/>
            </w:r>
          </w:del>
          <w:del w:id="123" w:author="LKY" w:date="2026-09-15T17:30:12Z">
            <w:r>
              <w:rPr/>
              <w:delInstrText xml:space="preserve"> PAGEREF _Toc29612 \h </w:delInstrText>
            </w:r>
          </w:del>
          <w:del w:id="124" w:author="LKY" w:date="2026-09-15T17:30:12Z">
            <w:r>
              <w:rPr/>
              <w:fldChar w:fldCharType="separate"/>
            </w:r>
          </w:del>
          <w:del w:id="125" w:author="LKY" w:date="2026-09-15T17:30:12Z">
            <w:r>
              <w:rPr/>
              <w:delText>9</w:delText>
            </w:r>
          </w:del>
          <w:del w:id="126" w:author="LKY" w:date="2026-09-15T17:30:12Z">
            <w:r>
              <w:rPr/>
              <w:fldChar w:fldCharType="end"/>
            </w:r>
          </w:del>
          <w:del w:id="127" w:author="LKY" w:date="2026-09-15T17:30:12Z">
            <w:r>
              <w:rPr/>
              <w:fldChar w:fldCharType="end"/>
            </w:r>
          </w:del>
        </w:p>
        <w:p w14:paraId="340AACA2">
          <w:pPr>
            <w:pStyle w:val="10"/>
            <w:tabs>
              <w:tab w:val="right" w:leader="dot" w:pos="8306"/>
            </w:tabs>
            <w:rPr>
              <w:del w:id="128" w:author="LKY" w:date="2026-09-15T17:30:12Z"/>
            </w:rPr>
          </w:pPr>
          <w:del w:id="129" w:author="LKY" w:date="2026-09-15T17:30:12Z">
            <w:r>
              <w:rPr/>
              <w:fldChar w:fldCharType="begin"/>
            </w:r>
          </w:del>
          <w:del w:id="130" w:author="LKY" w:date="2026-09-15T17:30:12Z">
            <w:r>
              <w:rPr/>
              <w:delInstrText xml:space="preserve"> HYPERLINK \l _Toc28965 </w:delInstrText>
            </w:r>
          </w:del>
          <w:del w:id="131" w:author="LKY" w:date="2026-09-15T17:30:12Z">
            <w:r>
              <w:rPr/>
              <w:fldChar w:fldCharType="separate"/>
            </w:r>
          </w:del>
          <w:del w:id="132" w:author="LKY" w:date="2026-09-15T17:30:12Z">
            <w:r>
              <w:rPr>
                <w:rFonts w:hint="eastAsia" w:ascii="Times New Roman" w:hAnsi="Times New Roman"/>
                <w:szCs w:val="44"/>
                <w:lang w:val="en-US" w:eastAsia="zh-CN"/>
              </w:rPr>
              <w:delText>2. 硬件说明</w:delText>
            </w:r>
          </w:del>
          <w:del w:id="133" w:author="LKY" w:date="2026-09-15T17:30:12Z">
            <w:r>
              <w:rPr/>
              <w:tab/>
            </w:r>
          </w:del>
          <w:del w:id="134" w:author="LKY" w:date="2026-09-15T17:30:12Z">
            <w:r>
              <w:rPr/>
              <w:fldChar w:fldCharType="begin"/>
            </w:r>
          </w:del>
          <w:del w:id="135" w:author="LKY" w:date="2026-09-15T17:30:12Z">
            <w:r>
              <w:rPr/>
              <w:delInstrText xml:space="preserve"> PAGEREF _Toc28965 \h </w:delInstrText>
            </w:r>
          </w:del>
          <w:del w:id="136" w:author="LKY" w:date="2026-09-15T17:30:12Z">
            <w:r>
              <w:rPr/>
              <w:fldChar w:fldCharType="separate"/>
            </w:r>
          </w:del>
          <w:del w:id="137" w:author="LKY" w:date="2026-09-15T17:30:12Z">
            <w:r>
              <w:rPr/>
              <w:delText>9</w:delText>
            </w:r>
          </w:del>
          <w:del w:id="138" w:author="LKY" w:date="2026-09-15T17:30:12Z">
            <w:r>
              <w:rPr/>
              <w:fldChar w:fldCharType="end"/>
            </w:r>
          </w:del>
          <w:del w:id="139" w:author="LKY" w:date="2026-09-15T17:30:12Z">
            <w:r>
              <w:rPr/>
              <w:fldChar w:fldCharType="end"/>
            </w:r>
          </w:del>
        </w:p>
        <w:p w14:paraId="307C32A8">
          <w:pPr>
            <w:pStyle w:val="11"/>
            <w:tabs>
              <w:tab w:val="right" w:leader="dot" w:pos="8306"/>
            </w:tabs>
            <w:rPr>
              <w:del w:id="140" w:author="LKY" w:date="2026-09-15T17:30:12Z"/>
            </w:rPr>
          </w:pPr>
          <w:del w:id="141" w:author="LKY" w:date="2026-09-15T17:30:12Z">
            <w:r>
              <w:rPr/>
              <w:fldChar w:fldCharType="begin"/>
            </w:r>
          </w:del>
          <w:del w:id="142" w:author="LKY" w:date="2026-09-15T17:30:12Z">
            <w:r>
              <w:rPr/>
              <w:delInstrText xml:space="preserve"> HYPERLINK \l _Toc22477 </w:delInstrText>
            </w:r>
          </w:del>
          <w:del w:id="143" w:author="LKY" w:date="2026-09-15T17:30:12Z">
            <w:r>
              <w:rPr/>
              <w:fldChar w:fldCharType="separate"/>
            </w:r>
          </w:del>
          <w:del w:id="144" w:author="LKY" w:date="2026-09-15T17:30:12Z">
            <w:r>
              <w:rPr>
                <w:rFonts w:hint="eastAsia" w:ascii="Times New Roman" w:hAnsi="Times New Roman" w:cs="宋体"/>
                <w:szCs w:val="32"/>
                <w:lang w:val="en-US" w:eastAsia="zh-CN" w:bidi="en-US"/>
              </w:rPr>
              <w:delText>2.1 N板介绍</w:delText>
            </w:r>
          </w:del>
          <w:del w:id="145" w:author="LKY" w:date="2026-09-15T17:30:12Z">
            <w:r>
              <w:rPr/>
              <w:tab/>
            </w:r>
          </w:del>
          <w:del w:id="146" w:author="LKY" w:date="2026-09-15T17:30:12Z">
            <w:r>
              <w:rPr/>
              <w:fldChar w:fldCharType="begin"/>
            </w:r>
          </w:del>
          <w:del w:id="147" w:author="LKY" w:date="2026-09-15T17:30:12Z">
            <w:r>
              <w:rPr/>
              <w:delInstrText xml:space="preserve"> PAGEREF _Toc22477 \h </w:delInstrText>
            </w:r>
          </w:del>
          <w:del w:id="148" w:author="LKY" w:date="2026-09-15T17:30:12Z">
            <w:r>
              <w:rPr/>
              <w:fldChar w:fldCharType="separate"/>
            </w:r>
          </w:del>
          <w:del w:id="149" w:author="LKY" w:date="2026-09-15T17:30:12Z">
            <w:r>
              <w:rPr/>
              <w:delText>9</w:delText>
            </w:r>
          </w:del>
          <w:del w:id="150" w:author="LKY" w:date="2026-09-15T17:30:12Z">
            <w:r>
              <w:rPr/>
              <w:fldChar w:fldCharType="end"/>
            </w:r>
          </w:del>
          <w:del w:id="151" w:author="LKY" w:date="2026-09-15T17:30:12Z">
            <w:r>
              <w:rPr/>
              <w:fldChar w:fldCharType="end"/>
            </w:r>
          </w:del>
        </w:p>
        <w:p w14:paraId="40AE4B61">
          <w:pPr>
            <w:pStyle w:val="11"/>
            <w:tabs>
              <w:tab w:val="right" w:leader="dot" w:pos="8306"/>
            </w:tabs>
            <w:rPr>
              <w:del w:id="152" w:author="LKY" w:date="2026-09-15T17:30:12Z"/>
            </w:rPr>
          </w:pPr>
          <w:del w:id="153" w:author="LKY" w:date="2026-09-15T17:30:12Z">
            <w:r>
              <w:rPr/>
              <w:fldChar w:fldCharType="begin"/>
            </w:r>
          </w:del>
          <w:del w:id="154" w:author="LKY" w:date="2026-09-15T17:30:12Z">
            <w:r>
              <w:rPr/>
              <w:delInstrText xml:space="preserve"> HYPERLINK \l _Toc28172 </w:delInstrText>
            </w:r>
          </w:del>
          <w:del w:id="155" w:author="LKY" w:date="2026-09-15T17:30:12Z">
            <w:r>
              <w:rPr/>
              <w:fldChar w:fldCharType="separate"/>
            </w:r>
          </w:del>
          <w:del w:id="156" w:author="LKY" w:date="2026-09-15T17:30:12Z">
            <w:r>
              <w:rPr>
                <w:rFonts w:hint="eastAsia" w:ascii="Times New Roman" w:hAnsi="Times New Roman" w:cs="宋体"/>
                <w:szCs w:val="32"/>
                <w:lang w:val="en-US" w:eastAsia="zh-CN" w:bidi="en-US"/>
              </w:rPr>
              <w:delText>2.2电源接口</w:delText>
            </w:r>
          </w:del>
          <w:del w:id="157" w:author="LKY" w:date="2026-09-15T17:30:12Z">
            <w:r>
              <w:rPr/>
              <w:tab/>
            </w:r>
          </w:del>
          <w:del w:id="158" w:author="LKY" w:date="2026-09-15T17:30:12Z">
            <w:r>
              <w:rPr/>
              <w:fldChar w:fldCharType="begin"/>
            </w:r>
          </w:del>
          <w:del w:id="159" w:author="LKY" w:date="2026-09-15T17:30:12Z">
            <w:r>
              <w:rPr/>
              <w:delInstrText xml:space="preserve"> PAGEREF _Toc28172 \h </w:delInstrText>
            </w:r>
          </w:del>
          <w:del w:id="160" w:author="LKY" w:date="2026-09-15T17:30:12Z">
            <w:r>
              <w:rPr/>
              <w:fldChar w:fldCharType="separate"/>
            </w:r>
          </w:del>
          <w:del w:id="161" w:author="LKY" w:date="2026-09-15T17:30:12Z">
            <w:r>
              <w:rPr/>
              <w:delText>11</w:delText>
            </w:r>
          </w:del>
          <w:del w:id="162" w:author="LKY" w:date="2026-09-15T17:30:12Z">
            <w:r>
              <w:rPr/>
              <w:fldChar w:fldCharType="end"/>
            </w:r>
          </w:del>
          <w:del w:id="163" w:author="LKY" w:date="2026-09-15T17:30:12Z">
            <w:r>
              <w:rPr/>
              <w:fldChar w:fldCharType="end"/>
            </w:r>
          </w:del>
        </w:p>
        <w:p w14:paraId="59AFE681">
          <w:pPr>
            <w:pStyle w:val="11"/>
            <w:tabs>
              <w:tab w:val="right" w:leader="dot" w:pos="8306"/>
            </w:tabs>
            <w:rPr>
              <w:del w:id="164" w:author="LKY" w:date="2026-09-15T17:30:12Z"/>
            </w:rPr>
          </w:pPr>
          <w:del w:id="165" w:author="LKY" w:date="2026-09-15T17:30:12Z">
            <w:r>
              <w:rPr/>
              <w:fldChar w:fldCharType="begin"/>
            </w:r>
          </w:del>
          <w:del w:id="166" w:author="LKY" w:date="2026-09-15T17:30:12Z">
            <w:r>
              <w:rPr/>
              <w:delInstrText xml:space="preserve"> HYPERLINK \l _Toc22107 </w:delInstrText>
            </w:r>
          </w:del>
          <w:del w:id="167" w:author="LKY" w:date="2026-09-15T17:30:12Z">
            <w:r>
              <w:rPr/>
              <w:fldChar w:fldCharType="separate"/>
            </w:r>
          </w:del>
          <w:del w:id="168" w:author="LKY" w:date="2026-09-15T17:30:12Z">
            <w:r>
              <w:rPr>
                <w:rFonts w:hint="eastAsia" w:ascii="Times New Roman" w:hAnsi="Times New Roman"/>
                <w:bCs/>
                <w:szCs w:val="32"/>
                <w:lang w:val="en-US" w:eastAsia="zh-CN"/>
              </w:rPr>
              <w:delText>2.3模块端口说明</w:delText>
            </w:r>
          </w:del>
          <w:del w:id="169" w:author="LKY" w:date="2026-09-15T17:30:12Z">
            <w:r>
              <w:rPr/>
              <w:tab/>
            </w:r>
          </w:del>
          <w:del w:id="170" w:author="LKY" w:date="2026-09-15T17:30:12Z">
            <w:r>
              <w:rPr/>
              <w:fldChar w:fldCharType="begin"/>
            </w:r>
          </w:del>
          <w:del w:id="171" w:author="LKY" w:date="2026-09-15T17:30:12Z">
            <w:r>
              <w:rPr/>
              <w:delInstrText xml:space="preserve"> PAGEREF _Toc22107 \h </w:delInstrText>
            </w:r>
          </w:del>
          <w:del w:id="172" w:author="LKY" w:date="2026-09-15T17:30:12Z">
            <w:r>
              <w:rPr/>
              <w:fldChar w:fldCharType="separate"/>
            </w:r>
          </w:del>
          <w:del w:id="173" w:author="LKY" w:date="2026-09-15T17:30:12Z">
            <w:r>
              <w:rPr/>
              <w:delText>11</w:delText>
            </w:r>
          </w:del>
          <w:del w:id="174" w:author="LKY" w:date="2026-09-15T17:30:12Z">
            <w:r>
              <w:rPr/>
              <w:fldChar w:fldCharType="end"/>
            </w:r>
          </w:del>
          <w:del w:id="175" w:author="LKY" w:date="2026-09-15T17:30:12Z">
            <w:r>
              <w:rPr/>
              <w:fldChar w:fldCharType="end"/>
            </w:r>
          </w:del>
        </w:p>
        <w:p w14:paraId="4BD9839C">
          <w:pPr>
            <w:pStyle w:val="7"/>
            <w:tabs>
              <w:tab w:val="right" w:leader="dot" w:pos="8306"/>
            </w:tabs>
            <w:rPr>
              <w:del w:id="176" w:author="LKY" w:date="2026-09-15T17:30:12Z"/>
            </w:rPr>
          </w:pPr>
          <w:del w:id="177" w:author="LKY" w:date="2026-09-15T17:30:12Z">
            <w:r>
              <w:rPr/>
              <w:fldChar w:fldCharType="begin"/>
            </w:r>
          </w:del>
          <w:del w:id="178" w:author="LKY" w:date="2026-09-15T17:30:12Z">
            <w:r>
              <w:rPr/>
              <w:delInstrText xml:space="preserve"> HYPERLINK \l _Toc16186 </w:delInstrText>
            </w:r>
          </w:del>
          <w:del w:id="179" w:author="LKY" w:date="2026-09-15T17:30:12Z">
            <w:r>
              <w:rPr/>
              <w:fldChar w:fldCharType="separate"/>
            </w:r>
          </w:del>
          <w:del w:id="180" w:author="LKY" w:date="2026-09-15T17:30:12Z">
            <w:r>
              <w:rPr>
                <w:rFonts w:hint="eastAsia" w:ascii="Times New Roman" w:hAnsi="Times New Roman"/>
                <w:bCs/>
                <w:szCs w:val="28"/>
                <w:lang w:val="en-US" w:eastAsia="zh-CN"/>
              </w:rPr>
              <w:delText>2.3.1RS232/485模块</w:delText>
            </w:r>
          </w:del>
          <w:del w:id="181" w:author="LKY" w:date="2026-09-15T17:30:12Z">
            <w:r>
              <w:rPr/>
              <w:tab/>
            </w:r>
          </w:del>
          <w:del w:id="182" w:author="LKY" w:date="2026-09-15T17:30:12Z">
            <w:r>
              <w:rPr/>
              <w:fldChar w:fldCharType="begin"/>
            </w:r>
          </w:del>
          <w:del w:id="183" w:author="LKY" w:date="2026-09-15T17:30:12Z">
            <w:r>
              <w:rPr/>
              <w:delInstrText xml:space="preserve"> PAGEREF _Toc16186 \h </w:delInstrText>
            </w:r>
          </w:del>
          <w:del w:id="184" w:author="LKY" w:date="2026-09-15T17:30:12Z">
            <w:r>
              <w:rPr/>
              <w:fldChar w:fldCharType="separate"/>
            </w:r>
          </w:del>
          <w:del w:id="185" w:author="LKY" w:date="2026-09-15T17:30:12Z">
            <w:r>
              <w:rPr/>
              <w:delText>11</w:delText>
            </w:r>
          </w:del>
          <w:del w:id="186" w:author="LKY" w:date="2026-09-15T17:30:12Z">
            <w:r>
              <w:rPr/>
              <w:fldChar w:fldCharType="end"/>
            </w:r>
          </w:del>
          <w:del w:id="187" w:author="LKY" w:date="2026-09-15T17:30:12Z">
            <w:r>
              <w:rPr/>
              <w:fldChar w:fldCharType="end"/>
            </w:r>
          </w:del>
        </w:p>
        <w:p w14:paraId="11EA5650">
          <w:pPr>
            <w:pStyle w:val="7"/>
            <w:tabs>
              <w:tab w:val="right" w:leader="dot" w:pos="8306"/>
            </w:tabs>
            <w:rPr>
              <w:del w:id="188" w:author="LKY" w:date="2026-09-15T17:30:12Z"/>
            </w:rPr>
          </w:pPr>
          <w:del w:id="189" w:author="LKY" w:date="2026-09-15T17:30:12Z">
            <w:r>
              <w:rPr/>
              <w:fldChar w:fldCharType="begin"/>
            </w:r>
          </w:del>
          <w:del w:id="190" w:author="LKY" w:date="2026-09-15T17:30:12Z">
            <w:r>
              <w:rPr/>
              <w:delInstrText xml:space="preserve"> HYPERLINK \l _Toc30313 </w:delInstrText>
            </w:r>
          </w:del>
          <w:del w:id="191" w:author="LKY" w:date="2026-09-15T17:30:12Z">
            <w:r>
              <w:rPr/>
              <w:fldChar w:fldCharType="separate"/>
            </w:r>
          </w:del>
          <w:del w:id="192" w:author="LKY" w:date="2026-09-15T17:30:12Z">
            <w:r>
              <w:rPr>
                <w:rFonts w:hint="eastAsia" w:ascii="Times New Roman" w:hAnsi="Times New Roman"/>
                <w:bCs/>
                <w:szCs w:val="28"/>
                <w:lang w:val="en-US" w:eastAsia="zh-CN"/>
              </w:rPr>
              <w:delText>2.3.2 DI模块</w:delText>
            </w:r>
          </w:del>
          <w:del w:id="193" w:author="LKY" w:date="2026-09-15T17:30:12Z">
            <w:r>
              <w:rPr/>
              <w:tab/>
            </w:r>
          </w:del>
          <w:del w:id="194" w:author="LKY" w:date="2026-09-15T17:30:12Z">
            <w:r>
              <w:rPr/>
              <w:fldChar w:fldCharType="begin"/>
            </w:r>
          </w:del>
          <w:del w:id="195" w:author="LKY" w:date="2026-09-15T17:30:12Z">
            <w:r>
              <w:rPr/>
              <w:delInstrText xml:space="preserve"> PAGEREF _Toc30313 \h </w:delInstrText>
            </w:r>
          </w:del>
          <w:del w:id="196" w:author="LKY" w:date="2026-09-15T17:30:12Z">
            <w:r>
              <w:rPr/>
              <w:fldChar w:fldCharType="separate"/>
            </w:r>
          </w:del>
          <w:del w:id="197" w:author="LKY" w:date="2026-09-15T17:30:12Z">
            <w:r>
              <w:rPr/>
              <w:delText>11</w:delText>
            </w:r>
          </w:del>
          <w:del w:id="198" w:author="LKY" w:date="2026-09-15T17:30:12Z">
            <w:r>
              <w:rPr/>
              <w:fldChar w:fldCharType="end"/>
            </w:r>
          </w:del>
          <w:del w:id="199" w:author="LKY" w:date="2026-09-15T17:30:12Z">
            <w:r>
              <w:rPr/>
              <w:fldChar w:fldCharType="end"/>
            </w:r>
          </w:del>
        </w:p>
        <w:p w14:paraId="3D790789">
          <w:pPr>
            <w:pStyle w:val="7"/>
            <w:tabs>
              <w:tab w:val="right" w:leader="dot" w:pos="8306"/>
            </w:tabs>
            <w:rPr>
              <w:del w:id="200" w:author="LKY" w:date="2026-09-15T17:30:12Z"/>
            </w:rPr>
          </w:pPr>
          <w:del w:id="201" w:author="LKY" w:date="2026-09-15T17:30:12Z">
            <w:r>
              <w:rPr/>
              <w:fldChar w:fldCharType="begin"/>
            </w:r>
          </w:del>
          <w:del w:id="202" w:author="LKY" w:date="2026-09-15T17:30:12Z">
            <w:r>
              <w:rPr/>
              <w:delInstrText xml:space="preserve"> HYPERLINK \l _Toc13800 </w:delInstrText>
            </w:r>
          </w:del>
          <w:del w:id="203" w:author="LKY" w:date="2026-09-15T17:30:12Z">
            <w:r>
              <w:rPr/>
              <w:fldChar w:fldCharType="separate"/>
            </w:r>
          </w:del>
          <w:del w:id="204" w:author="LKY" w:date="2026-09-15T17:30:12Z">
            <w:r>
              <w:rPr>
                <w:rFonts w:hint="eastAsia" w:ascii="Times New Roman" w:hAnsi="Times New Roman"/>
                <w:bCs/>
                <w:szCs w:val="28"/>
                <w:lang w:val="en-US" w:eastAsia="zh-CN"/>
              </w:rPr>
              <w:delText>2.3.3 DO模块</w:delText>
            </w:r>
          </w:del>
          <w:del w:id="205" w:author="LKY" w:date="2026-09-15T17:30:12Z">
            <w:r>
              <w:rPr/>
              <w:tab/>
            </w:r>
          </w:del>
          <w:del w:id="206" w:author="LKY" w:date="2026-09-15T17:30:12Z">
            <w:r>
              <w:rPr/>
              <w:fldChar w:fldCharType="begin"/>
            </w:r>
          </w:del>
          <w:del w:id="207" w:author="LKY" w:date="2026-09-15T17:30:12Z">
            <w:r>
              <w:rPr/>
              <w:delInstrText xml:space="preserve"> PAGEREF _Toc13800 \h </w:delInstrText>
            </w:r>
          </w:del>
          <w:del w:id="208" w:author="LKY" w:date="2026-09-15T17:30:12Z">
            <w:r>
              <w:rPr/>
              <w:fldChar w:fldCharType="separate"/>
            </w:r>
          </w:del>
          <w:del w:id="209" w:author="LKY" w:date="2026-09-15T17:30:12Z">
            <w:r>
              <w:rPr/>
              <w:delText>12</w:delText>
            </w:r>
          </w:del>
          <w:del w:id="210" w:author="LKY" w:date="2026-09-15T17:30:12Z">
            <w:r>
              <w:rPr/>
              <w:fldChar w:fldCharType="end"/>
            </w:r>
          </w:del>
          <w:del w:id="211" w:author="LKY" w:date="2026-09-15T17:30:12Z">
            <w:r>
              <w:rPr/>
              <w:fldChar w:fldCharType="end"/>
            </w:r>
          </w:del>
        </w:p>
        <w:p w14:paraId="1C3A2765">
          <w:pPr>
            <w:pStyle w:val="7"/>
            <w:tabs>
              <w:tab w:val="right" w:leader="dot" w:pos="8306"/>
            </w:tabs>
            <w:rPr>
              <w:del w:id="212" w:author="LKY" w:date="2026-09-15T17:30:12Z"/>
            </w:rPr>
          </w:pPr>
          <w:del w:id="213" w:author="LKY" w:date="2026-09-15T17:30:12Z">
            <w:r>
              <w:rPr/>
              <w:fldChar w:fldCharType="begin"/>
            </w:r>
          </w:del>
          <w:del w:id="214" w:author="LKY" w:date="2026-09-15T17:30:12Z">
            <w:r>
              <w:rPr/>
              <w:delInstrText xml:space="preserve"> HYPERLINK \l _Toc22774 </w:delInstrText>
            </w:r>
          </w:del>
          <w:del w:id="215" w:author="LKY" w:date="2026-09-15T17:30:12Z">
            <w:r>
              <w:rPr/>
              <w:fldChar w:fldCharType="separate"/>
            </w:r>
          </w:del>
          <w:del w:id="216" w:author="LKY" w:date="2026-09-15T17:30:12Z">
            <w:r>
              <w:rPr>
                <w:rFonts w:hint="eastAsia" w:ascii="Times New Roman" w:hAnsi="Times New Roman" w:cstheme="minorBidi"/>
                <w:bCs/>
                <w:kern w:val="2"/>
                <w:szCs w:val="28"/>
                <w:lang w:val="en-US" w:eastAsia="zh-CN" w:bidi="ar-SA"/>
              </w:rPr>
              <w:delText>2.3.4 AO模块</w:delText>
            </w:r>
          </w:del>
          <w:del w:id="217" w:author="LKY" w:date="2026-09-15T17:30:12Z">
            <w:r>
              <w:rPr/>
              <w:tab/>
            </w:r>
          </w:del>
          <w:del w:id="218" w:author="LKY" w:date="2026-09-15T17:30:12Z">
            <w:r>
              <w:rPr/>
              <w:fldChar w:fldCharType="begin"/>
            </w:r>
          </w:del>
          <w:del w:id="219" w:author="LKY" w:date="2026-09-15T17:30:12Z">
            <w:r>
              <w:rPr/>
              <w:delInstrText xml:space="preserve"> PAGEREF _Toc22774 \h </w:delInstrText>
            </w:r>
          </w:del>
          <w:del w:id="220" w:author="LKY" w:date="2026-09-15T17:30:12Z">
            <w:r>
              <w:rPr/>
              <w:fldChar w:fldCharType="separate"/>
            </w:r>
          </w:del>
          <w:del w:id="221" w:author="LKY" w:date="2026-09-15T17:30:12Z">
            <w:r>
              <w:rPr/>
              <w:delText>13</w:delText>
            </w:r>
          </w:del>
          <w:del w:id="222" w:author="LKY" w:date="2026-09-15T17:30:12Z">
            <w:r>
              <w:rPr/>
              <w:fldChar w:fldCharType="end"/>
            </w:r>
          </w:del>
          <w:del w:id="223" w:author="LKY" w:date="2026-09-15T17:30:12Z">
            <w:r>
              <w:rPr/>
              <w:fldChar w:fldCharType="end"/>
            </w:r>
          </w:del>
        </w:p>
        <w:p w14:paraId="6EA71CEA">
          <w:pPr>
            <w:pStyle w:val="7"/>
            <w:tabs>
              <w:tab w:val="right" w:leader="dot" w:pos="8306"/>
            </w:tabs>
            <w:rPr>
              <w:del w:id="224" w:author="LKY" w:date="2026-09-15T17:30:12Z"/>
            </w:rPr>
          </w:pPr>
          <w:del w:id="225" w:author="LKY" w:date="2026-09-15T17:30:12Z">
            <w:r>
              <w:rPr/>
              <w:fldChar w:fldCharType="begin"/>
            </w:r>
          </w:del>
          <w:del w:id="226" w:author="LKY" w:date="2026-09-15T17:30:12Z">
            <w:r>
              <w:rPr/>
              <w:delInstrText xml:space="preserve"> HYPERLINK \l _Toc22813 </w:delInstrText>
            </w:r>
          </w:del>
          <w:del w:id="227" w:author="LKY" w:date="2026-09-15T17:30:12Z">
            <w:r>
              <w:rPr/>
              <w:fldChar w:fldCharType="separate"/>
            </w:r>
          </w:del>
          <w:del w:id="228" w:author="LKY" w:date="2026-09-15T17:30:12Z">
            <w:r>
              <w:rPr>
                <w:rFonts w:hint="eastAsia" w:ascii="Times New Roman" w:hAnsi="Times New Roman" w:cstheme="minorBidi"/>
                <w:bCs/>
                <w:kern w:val="2"/>
                <w:szCs w:val="28"/>
                <w:lang w:val="en-US" w:eastAsia="zh-CN" w:bidi="ar-SA"/>
              </w:rPr>
              <w:delText>2.3.5 AI模块</w:delText>
            </w:r>
          </w:del>
          <w:del w:id="229" w:author="LKY" w:date="2026-09-15T17:30:12Z">
            <w:r>
              <w:rPr/>
              <w:tab/>
            </w:r>
          </w:del>
          <w:del w:id="230" w:author="LKY" w:date="2026-09-15T17:30:12Z">
            <w:r>
              <w:rPr/>
              <w:fldChar w:fldCharType="begin"/>
            </w:r>
          </w:del>
          <w:del w:id="231" w:author="LKY" w:date="2026-09-15T17:30:12Z">
            <w:r>
              <w:rPr/>
              <w:delInstrText xml:space="preserve"> PAGEREF _Toc22813 \h </w:delInstrText>
            </w:r>
          </w:del>
          <w:del w:id="232" w:author="LKY" w:date="2026-09-15T17:30:12Z">
            <w:r>
              <w:rPr/>
              <w:fldChar w:fldCharType="separate"/>
            </w:r>
          </w:del>
          <w:del w:id="233" w:author="LKY" w:date="2026-09-15T17:30:12Z">
            <w:r>
              <w:rPr/>
              <w:delText>13</w:delText>
            </w:r>
          </w:del>
          <w:del w:id="234" w:author="LKY" w:date="2026-09-15T17:30:12Z">
            <w:r>
              <w:rPr/>
              <w:fldChar w:fldCharType="end"/>
            </w:r>
          </w:del>
          <w:del w:id="235" w:author="LKY" w:date="2026-09-15T17:30:12Z">
            <w:r>
              <w:rPr/>
              <w:fldChar w:fldCharType="end"/>
            </w:r>
          </w:del>
        </w:p>
        <w:p w14:paraId="30777400">
          <w:pPr>
            <w:pStyle w:val="7"/>
            <w:tabs>
              <w:tab w:val="right" w:leader="dot" w:pos="8306"/>
            </w:tabs>
            <w:rPr>
              <w:del w:id="236" w:author="LKY" w:date="2026-09-15T17:30:12Z"/>
            </w:rPr>
          </w:pPr>
          <w:del w:id="237" w:author="LKY" w:date="2026-09-15T17:30:12Z">
            <w:r>
              <w:rPr/>
              <w:fldChar w:fldCharType="begin"/>
            </w:r>
          </w:del>
          <w:del w:id="238" w:author="LKY" w:date="2026-09-15T17:30:12Z">
            <w:r>
              <w:rPr/>
              <w:delInstrText xml:space="preserve"> HYPERLINK \l _Toc13032 </w:delInstrText>
            </w:r>
          </w:del>
          <w:del w:id="239" w:author="LKY" w:date="2026-09-15T17:30:12Z">
            <w:r>
              <w:rPr/>
              <w:fldChar w:fldCharType="separate"/>
            </w:r>
          </w:del>
          <w:del w:id="240" w:author="LKY" w:date="2026-09-15T17:30:12Z">
            <w:r>
              <w:rPr>
                <w:rFonts w:hint="eastAsia" w:ascii="Times New Roman" w:hAnsi="Times New Roman"/>
                <w:bCs/>
                <w:szCs w:val="28"/>
                <w:lang w:val="en-US" w:eastAsia="zh-CN"/>
              </w:rPr>
              <w:delText xml:space="preserve">2.3.6 </w:delText>
            </w:r>
          </w:del>
          <w:del w:id="241" w:author="LKY" w:date="2026-09-15T17:30:12Z">
            <w:r>
              <w:rPr>
                <w:rFonts w:hint="default" w:ascii="Times New Roman" w:hAnsi="Times New Roman"/>
                <w:bCs/>
                <w:szCs w:val="28"/>
                <w:lang w:val="en-US" w:eastAsia="zh-CN"/>
              </w:rPr>
              <w:delText>RTD</w:delText>
            </w:r>
          </w:del>
          <w:del w:id="242" w:author="LKY" w:date="2026-09-15T17:30:12Z">
            <w:r>
              <w:rPr>
                <w:rFonts w:hint="eastAsia" w:ascii="Times New Roman" w:hAnsi="Times New Roman"/>
                <w:bCs/>
                <w:szCs w:val="28"/>
                <w:lang w:val="en-US" w:eastAsia="zh-CN"/>
              </w:rPr>
              <w:delText>模块</w:delText>
            </w:r>
          </w:del>
          <w:del w:id="243" w:author="LKY" w:date="2026-09-15T17:30:12Z">
            <w:r>
              <w:rPr/>
              <w:tab/>
            </w:r>
          </w:del>
          <w:del w:id="244" w:author="LKY" w:date="2026-09-15T17:30:12Z">
            <w:r>
              <w:rPr/>
              <w:fldChar w:fldCharType="begin"/>
            </w:r>
          </w:del>
          <w:del w:id="245" w:author="LKY" w:date="2026-09-15T17:30:12Z">
            <w:r>
              <w:rPr/>
              <w:delInstrText xml:space="preserve"> PAGEREF _Toc13032 \h </w:delInstrText>
            </w:r>
          </w:del>
          <w:del w:id="246" w:author="LKY" w:date="2026-09-15T17:30:12Z">
            <w:r>
              <w:rPr/>
              <w:fldChar w:fldCharType="separate"/>
            </w:r>
          </w:del>
          <w:del w:id="247" w:author="LKY" w:date="2026-09-15T17:30:12Z">
            <w:r>
              <w:rPr/>
              <w:delText>13</w:delText>
            </w:r>
          </w:del>
          <w:del w:id="248" w:author="LKY" w:date="2026-09-15T17:30:12Z">
            <w:r>
              <w:rPr/>
              <w:fldChar w:fldCharType="end"/>
            </w:r>
          </w:del>
          <w:del w:id="249" w:author="LKY" w:date="2026-09-15T17:30:12Z">
            <w:r>
              <w:rPr/>
              <w:fldChar w:fldCharType="end"/>
            </w:r>
          </w:del>
        </w:p>
        <w:p w14:paraId="637BF82A">
          <w:pPr>
            <w:pStyle w:val="7"/>
            <w:tabs>
              <w:tab w:val="right" w:leader="dot" w:pos="8306"/>
            </w:tabs>
            <w:rPr>
              <w:del w:id="250" w:author="LKY" w:date="2026-09-15T17:30:12Z"/>
            </w:rPr>
          </w:pPr>
          <w:del w:id="251" w:author="LKY" w:date="2026-09-15T17:30:12Z">
            <w:r>
              <w:rPr/>
              <w:fldChar w:fldCharType="begin"/>
            </w:r>
          </w:del>
          <w:del w:id="252" w:author="LKY" w:date="2026-09-15T17:30:12Z">
            <w:r>
              <w:rPr/>
              <w:delInstrText xml:space="preserve"> HYPERLINK \l _Toc5172 </w:delInstrText>
            </w:r>
          </w:del>
          <w:del w:id="253" w:author="LKY" w:date="2026-09-15T17:30:12Z">
            <w:r>
              <w:rPr/>
              <w:fldChar w:fldCharType="separate"/>
            </w:r>
          </w:del>
          <w:del w:id="254" w:author="LKY" w:date="2026-09-15T17:30:12Z">
            <w:r>
              <w:rPr>
                <w:rFonts w:hint="default" w:ascii="Times New Roman" w:hAnsi="Times New Roman"/>
                <w:bCs/>
                <w:szCs w:val="28"/>
                <w:lang w:val="en-US" w:eastAsia="zh-CN"/>
              </w:rPr>
              <w:delText>2.</w:delText>
            </w:r>
          </w:del>
          <w:del w:id="255" w:author="LKY" w:date="2026-09-15T17:30:12Z">
            <w:r>
              <w:rPr>
                <w:rFonts w:hint="eastAsia" w:ascii="Times New Roman" w:hAnsi="Times New Roman"/>
                <w:bCs/>
                <w:szCs w:val="28"/>
                <w:lang w:val="en-US" w:eastAsia="zh-CN"/>
              </w:rPr>
              <w:delText>3</w:delText>
            </w:r>
          </w:del>
          <w:del w:id="256" w:author="LKY" w:date="2026-09-15T17:30:12Z">
            <w:r>
              <w:rPr>
                <w:rFonts w:hint="default" w:ascii="Times New Roman" w:hAnsi="Times New Roman"/>
                <w:bCs/>
                <w:szCs w:val="28"/>
                <w:lang w:val="en-US" w:eastAsia="zh-CN"/>
              </w:rPr>
              <w:delText>.7</w:delText>
            </w:r>
          </w:del>
          <w:del w:id="257" w:author="LKY" w:date="2026-09-15T17:30:12Z">
            <w:r>
              <w:rPr>
                <w:rFonts w:hint="eastAsia" w:ascii="Times New Roman" w:hAnsi="Times New Roman"/>
                <w:bCs/>
                <w:szCs w:val="28"/>
                <w:lang w:val="en-US" w:eastAsia="zh-CN"/>
              </w:rPr>
              <w:delText xml:space="preserve"> TC模块</w:delText>
            </w:r>
          </w:del>
          <w:del w:id="258" w:author="LKY" w:date="2026-09-15T17:30:12Z">
            <w:r>
              <w:rPr/>
              <w:tab/>
            </w:r>
          </w:del>
          <w:del w:id="259" w:author="LKY" w:date="2026-09-15T17:30:12Z">
            <w:r>
              <w:rPr/>
              <w:fldChar w:fldCharType="begin"/>
            </w:r>
          </w:del>
          <w:del w:id="260" w:author="LKY" w:date="2026-09-15T17:30:12Z">
            <w:r>
              <w:rPr/>
              <w:delInstrText xml:space="preserve"> PAGEREF _Toc5172 \h </w:delInstrText>
            </w:r>
          </w:del>
          <w:del w:id="261" w:author="LKY" w:date="2026-09-15T17:30:12Z">
            <w:r>
              <w:rPr/>
              <w:fldChar w:fldCharType="separate"/>
            </w:r>
          </w:del>
          <w:del w:id="262" w:author="LKY" w:date="2026-09-15T17:30:12Z">
            <w:r>
              <w:rPr/>
              <w:delText>14</w:delText>
            </w:r>
          </w:del>
          <w:del w:id="263" w:author="LKY" w:date="2026-09-15T17:30:12Z">
            <w:r>
              <w:rPr/>
              <w:fldChar w:fldCharType="end"/>
            </w:r>
          </w:del>
          <w:del w:id="264" w:author="LKY" w:date="2026-09-15T17:30:12Z">
            <w:r>
              <w:rPr/>
              <w:fldChar w:fldCharType="end"/>
            </w:r>
          </w:del>
        </w:p>
        <w:p w14:paraId="65239CA9">
          <w:pPr>
            <w:pStyle w:val="7"/>
            <w:tabs>
              <w:tab w:val="right" w:leader="dot" w:pos="8306"/>
            </w:tabs>
            <w:rPr>
              <w:del w:id="265" w:author="LKY" w:date="2026-09-15T17:30:12Z"/>
            </w:rPr>
          </w:pPr>
          <w:del w:id="266" w:author="LKY" w:date="2026-09-15T17:30:12Z">
            <w:r>
              <w:rPr/>
              <w:fldChar w:fldCharType="begin"/>
            </w:r>
          </w:del>
          <w:del w:id="267" w:author="LKY" w:date="2026-09-15T17:30:12Z">
            <w:r>
              <w:rPr/>
              <w:delInstrText xml:space="preserve"> HYPERLINK \l _Toc27639 </w:delInstrText>
            </w:r>
          </w:del>
          <w:del w:id="268" w:author="LKY" w:date="2026-09-15T17:30:12Z">
            <w:r>
              <w:rPr/>
              <w:fldChar w:fldCharType="separate"/>
            </w:r>
          </w:del>
          <w:del w:id="269" w:author="LKY" w:date="2026-09-15T17:30:12Z">
            <w:r>
              <w:rPr>
                <w:rFonts w:hint="eastAsia" w:ascii="Times New Roman" w:hAnsi="Times New Roman"/>
                <w:bCs/>
                <w:szCs w:val="28"/>
                <w:lang w:val="en-US" w:eastAsia="zh-CN"/>
              </w:rPr>
              <w:delText>2.3.8 RS485使用</w:delText>
            </w:r>
          </w:del>
          <w:del w:id="270" w:author="LKY" w:date="2026-09-15T17:30:12Z">
            <w:r>
              <w:rPr/>
              <w:tab/>
            </w:r>
          </w:del>
          <w:del w:id="271" w:author="LKY" w:date="2026-09-15T17:30:12Z">
            <w:r>
              <w:rPr/>
              <w:fldChar w:fldCharType="begin"/>
            </w:r>
          </w:del>
          <w:del w:id="272" w:author="LKY" w:date="2026-09-15T17:30:12Z">
            <w:r>
              <w:rPr/>
              <w:delInstrText xml:space="preserve"> PAGEREF _Toc27639 \h </w:delInstrText>
            </w:r>
          </w:del>
          <w:del w:id="273" w:author="LKY" w:date="2026-09-15T17:30:12Z">
            <w:r>
              <w:rPr/>
              <w:fldChar w:fldCharType="separate"/>
            </w:r>
          </w:del>
          <w:del w:id="274" w:author="LKY" w:date="2026-09-15T17:30:12Z">
            <w:r>
              <w:rPr/>
              <w:delText>14</w:delText>
            </w:r>
          </w:del>
          <w:del w:id="275" w:author="LKY" w:date="2026-09-15T17:30:12Z">
            <w:r>
              <w:rPr/>
              <w:fldChar w:fldCharType="end"/>
            </w:r>
          </w:del>
          <w:del w:id="276" w:author="LKY" w:date="2026-09-15T17:30:12Z">
            <w:r>
              <w:rPr/>
              <w:fldChar w:fldCharType="end"/>
            </w:r>
          </w:del>
        </w:p>
        <w:p w14:paraId="7EE45346">
          <w:pPr>
            <w:pStyle w:val="7"/>
            <w:tabs>
              <w:tab w:val="right" w:leader="dot" w:pos="8306"/>
            </w:tabs>
            <w:rPr>
              <w:del w:id="277" w:author="LKY" w:date="2026-09-15T17:30:12Z"/>
            </w:rPr>
          </w:pPr>
          <w:del w:id="278" w:author="LKY" w:date="2026-09-15T17:30:12Z">
            <w:r>
              <w:rPr/>
              <w:fldChar w:fldCharType="begin"/>
            </w:r>
          </w:del>
          <w:del w:id="279" w:author="LKY" w:date="2026-09-15T17:30:12Z">
            <w:r>
              <w:rPr/>
              <w:delInstrText xml:space="preserve"> HYPERLINK \l _Toc23212 </w:delInstrText>
            </w:r>
          </w:del>
          <w:del w:id="280" w:author="LKY" w:date="2026-09-15T17:30:12Z">
            <w:r>
              <w:rPr/>
              <w:fldChar w:fldCharType="separate"/>
            </w:r>
          </w:del>
          <w:del w:id="281" w:author="LKY" w:date="2026-09-15T17:30:12Z">
            <w:r>
              <w:rPr>
                <w:rFonts w:hint="eastAsia" w:ascii="Times New Roman" w:hAnsi="Times New Roman" w:cstheme="minorBidi"/>
                <w:bCs/>
                <w:kern w:val="2"/>
                <w:szCs w:val="28"/>
                <w:lang w:val="en-US" w:eastAsia="zh-CN" w:bidi="ar-SA"/>
              </w:rPr>
              <w:delText>2.3.9 N板端口使用</w:delText>
            </w:r>
          </w:del>
          <w:del w:id="282" w:author="LKY" w:date="2026-09-15T17:30:12Z">
            <w:r>
              <w:rPr/>
              <w:tab/>
            </w:r>
          </w:del>
          <w:del w:id="283" w:author="LKY" w:date="2026-09-15T17:30:12Z">
            <w:r>
              <w:rPr/>
              <w:fldChar w:fldCharType="begin"/>
            </w:r>
          </w:del>
          <w:del w:id="284" w:author="LKY" w:date="2026-09-15T17:30:12Z">
            <w:r>
              <w:rPr/>
              <w:delInstrText xml:space="preserve"> PAGEREF _Toc23212 \h </w:delInstrText>
            </w:r>
          </w:del>
          <w:del w:id="285" w:author="LKY" w:date="2026-09-15T17:30:12Z">
            <w:r>
              <w:rPr/>
              <w:fldChar w:fldCharType="separate"/>
            </w:r>
          </w:del>
          <w:del w:id="286" w:author="LKY" w:date="2026-09-15T17:30:12Z">
            <w:r>
              <w:rPr/>
              <w:delText>15</w:delText>
            </w:r>
          </w:del>
          <w:del w:id="287" w:author="LKY" w:date="2026-09-15T17:30:12Z">
            <w:r>
              <w:rPr/>
              <w:fldChar w:fldCharType="end"/>
            </w:r>
          </w:del>
          <w:del w:id="288" w:author="LKY" w:date="2026-09-15T17:30:12Z">
            <w:r>
              <w:rPr/>
              <w:fldChar w:fldCharType="end"/>
            </w:r>
          </w:del>
        </w:p>
        <w:p w14:paraId="4419AC10">
          <w:pPr>
            <w:pStyle w:val="11"/>
            <w:tabs>
              <w:tab w:val="right" w:leader="dot" w:pos="8306"/>
            </w:tabs>
            <w:rPr>
              <w:del w:id="289" w:author="LKY" w:date="2026-09-15T17:30:12Z"/>
            </w:rPr>
          </w:pPr>
          <w:del w:id="290" w:author="LKY" w:date="2026-09-15T17:30:12Z">
            <w:r>
              <w:rPr/>
              <w:fldChar w:fldCharType="begin"/>
            </w:r>
          </w:del>
          <w:del w:id="291" w:author="LKY" w:date="2026-09-15T17:30:12Z">
            <w:r>
              <w:rPr/>
              <w:delInstrText xml:space="preserve"> HYPERLINK \l _Toc12734 </w:delInstrText>
            </w:r>
          </w:del>
          <w:del w:id="292" w:author="LKY" w:date="2026-09-15T17:30:12Z">
            <w:r>
              <w:rPr/>
              <w:fldChar w:fldCharType="separate"/>
            </w:r>
          </w:del>
          <w:del w:id="293" w:author="LKY" w:date="2026-09-15T17:30:12Z">
            <w:r>
              <w:rPr>
                <w:rFonts w:hint="eastAsia" w:ascii="Times New Roman" w:hAnsi="Times New Roman" w:eastAsia="宋体" w:cs="宋体"/>
                <w:bCs/>
                <w:szCs w:val="32"/>
                <w:lang w:val="en-US" w:eastAsia="zh-CN"/>
              </w:rPr>
              <w:delText>2.4 LED</w:delText>
            </w:r>
          </w:del>
          <w:del w:id="294" w:author="LKY" w:date="2026-09-15T17:30:12Z">
            <w:r>
              <w:rPr/>
              <w:tab/>
            </w:r>
          </w:del>
          <w:del w:id="295" w:author="LKY" w:date="2026-09-15T17:30:12Z">
            <w:r>
              <w:rPr/>
              <w:fldChar w:fldCharType="begin"/>
            </w:r>
          </w:del>
          <w:del w:id="296" w:author="LKY" w:date="2026-09-15T17:30:12Z">
            <w:r>
              <w:rPr/>
              <w:delInstrText xml:space="preserve"> PAGEREF _Toc12734 \h </w:delInstrText>
            </w:r>
          </w:del>
          <w:del w:id="297" w:author="LKY" w:date="2026-09-15T17:30:12Z">
            <w:r>
              <w:rPr/>
              <w:fldChar w:fldCharType="separate"/>
            </w:r>
          </w:del>
          <w:del w:id="298" w:author="LKY" w:date="2026-09-15T17:30:12Z">
            <w:r>
              <w:rPr/>
              <w:delText>18</w:delText>
            </w:r>
          </w:del>
          <w:del w:id="299" w:author="LKY" w:date="2026-09-15T17:30:12Z">
            <w:r>
              <w:rPr/>
              <w:fldChar w:fldCharType="end"/>
            </w:r>
          </w:del>
          <w:del w:id="300" w:author="LKY" w:date="2026-09-15T17:30:12Z">
            <w:r>
              <w:rPr/>
              <w:fldChar w:fldCharType="end"/>
            </w:r>
          </w:del>
        </w:p>
        <w:p w14:paraId="6371B2E0">
          <w:pPr>
            <w:pStyle w:val="11"/>
            <w:tabs>
              <w:tab w:val="right" w:leader="dot" w:pos="8306"/>
            </w:tabs>
            <w:rPr>
              <w:del w:id="301" w:author="LKY" w:date="2026-09-15T17:30:12Z"/>
            </w:rPr>
          </w:pPr>
          <w:del w:id="302" w:author="LKY" w:date="2026-09-15T17:30:12Z">
            <w:r>
              <w:rPr/>
              <w:fldChar w:fldCharType="begin"/>
            </w:r>
          </w:del>
          <w:del w:id="303" w:author="LKY" w:date="2026-09-15T17:30:12Z">
            <w:r>
              <w:rPr/>
              <w:delInstrText xml:space="preserve"> HYPERLINK \l _Toc29539 </w:delInstrText>
            </w:r>
          </w:del>
          <w:del w:id="304" w:author="LKY" w:date="2026-09-15T17:30:12Z">
            <w:r>
              <w:rPr/>
              <w:fldChar w:fldCharType="separate"/>
            </w:r>
          </w:del>
          <w:del w:id="305" w:author="LKY" w:date="2026-09-15T17:30:12Z">
            <w:r>
              <w:rPr>
                <w:rFonts w:hint="eastAsia" w:ascii="Times New Roman" w:hAnsi="Times New Roman"/>
                <w:bCs/>
                <w:szCs w:val="32"/>
                <w:lang w:val="en-US" w:eastAsia="zh-CN"/>
              </w:rPr>
              <w:delText>2.6网络接口</w:delText>
            </w:r>
          </w:del>
          <w:del w:id="306" w:author="LKY" w:date="2026-09-15T17:30:12Z">
            <w:r>
              <w:rPr/>
              <w:tab/>
            </w:r>
          </w:del>
          <w:del w:id="307" w:author="LKY" w:date="2026-09-15T17:30:12Z">
            <w:r>
              <w:rPr/>
              <w:fldChar w:fldCharType="begin"/>
            </w:r>
          </w:del>
          <w:del w:id="308" w:author="LKY" w:date="2026-09-15T17:30:12Z">
            <w:r>
              <w:rPr/>
              <w:delInstrText xml:space="preserve"> PAGEREF _Toc29539 \h </w:delInstrText>
            </w:r>
          </w:del>
          <w:del w:id="309" w:author="LKY" w:date="2026-09-15T17:30:12Z">
            <w:r>
              <w:rPr/>
              <w:fldChar w:fldCharType="separate"/>
            </w:r>
          </w:del>
          <w:del w:id="310" w:author="LKY" w:date="2026-09-15T17:30:12Z">
            <w:r>
              <w:rPr/>
              <w:delText>19</w:delText>
            </w:r>
          </w:del>
          <w:del w:id="311" w:author="LKY" w:date="2026-09-15T17:30:12Z">
            <w:r>
              <w:rPr/>
              <w:fldChar w:fldCharType="end"/>
            </w:r>
          </w:del>
          <w:del w:id="312" w:author="LKY" w:date="2026-09-15T17:30:12Z">
            <w:r>
              <w:rPr/>
              <w:fldChar w:fldCharType="end"/>
            </w:r>
          </w:del>
        </w:p>
        <w:p w14:paraId="06F0874D">
          <w:pPr>
            <w:pStyle w:val="11"/>
            <w:tabs>
              <w:tab w:val="right" w:leader="dot" w:pos="8306"/>
            </w:tabs>
            <w:rPr>
              <w:del w:id="313" w:author="LKY" w:date="2026-09-15T17:30:12Z"/>
            </w:rPr>
          </w:pPr>
          <w:del w:id="314" w:author="LKY" w:date="2026-09-15T17:30:12Z">
            <w:r>
              <w:rPr/>
              <w:fldChar w:fldCharType="begin"/>
            </w:r>
          </w:del>
          <w:del w:id="315" w:author="LKY" w:date="2026-09-15T17:30:12Z">
            <w:r>
              <w:rPr/>
              <w:delInstrText xml:space="preserve"> HYPERLINK \l _Toc2193 </w:delInstrText>
            </w:r>
          </w:del>
          <w:del w:id="316" w:author="LKY" w:date="2026-09-15T17:30:12Z">
            <w:r>
              <w:rPr/>
              <w:fldChar w:fldCharType="separate"/>
            </w:r>
          </w:del>
          <w:del w:id="317" w:author="LKY" w:date="2026-09-15T17:30:12Z">
            <w:r>
              <w:rPr>
                <w:rFonts w:hint="eastAsia" w:ascii="Times New Roman" w:hAnsi="Times New Roman" w:cs="宋体"/>
                <w:szCs w:val="32"/>
                <w:lang w:val="en-US" w:eastAsia="zh-CN" w:bidi="en-US"/>
              </w:rPr>
              <w:delText>2.7 USB接口</w:delText>
            </w:r>
          </w:del>
          <w:del w:id="318" w:author="LKY" w:date="2026-09-15T17:30:12Z">
            <w:r>
              <w:rPr/>
              <w:tab/>
            </w:r>
          </w:del>
          <w:del w:id="319" w:author="LKY" w:date="2026-09-15T17:30:12Z">
            <w:r>
              <w:rPr/>
              <w:fldChar w:fldCharType="begin"/>
            </w:r>
          </w:del>
          <w:del w:id="320" w:author="LKY" w:date="2026-09-15T17:30:12Z">
            <w:r>
              <w:rPr/>
              <w:delInstrText xml:space="preserve"> PAGEREF _Toc2193 \h </w:delInstrText>
            </w:r>
          </w:del>
          <w:del w:id="321" w:author="LKY" w:date="2026-09-15T17:30:12Z">
            <w:r>
              <w:rPr/>
              <w:fldChar w:fldCharType="separate"/>
            </w:r>
          </w:del>
          <w:del w:id="322" w:author="LKY" w:date="2026-09-15T17:30:12Z">
            <w:r>
              <w:rPr/>
              <w:delText>21</w:delText>
            </w:r>
          </w:del>
          <w:del w:id="323" w:author="LKY" w:date="2026-09-15T17:30:12Z">
            <w:r>
              <w:rPr/>
              <w:fldChar w:fldCharType="end"/>
            </w:r>
          </w:del>
          <w:del w:id="324" w:author="LKY" w:date="2026-09-15T17:30:12Z">
            <w:r>
              <w:rPr/>
              <w:fldChar w:fldCharType="end"/>
            </w:r>
          </w:del>
        </w:p>
        <w:p w14:paraId="333F84B6">
          <w:pPr>
            <w:pStyle w:val="11"/>
            <w:tabs>
              <w:tab w:val="right" w:leader="dot" w:pos="8306"/>
            </w:tabs>
            <w:rPr>
              <w:del w:id="325" w:author="LKY" w:date="2026-09-15T17:30:12Z"/>
            </w:rPr>
          </w:pPr>
          <w:del w:id="326" w:author="LKY" w:date="2026-09-15T17:30:12Z">
            <w:r>
              <w:rPr/>
              <w:fldChar w:fldCharType="begin"/>
            </w:r>
          </w:del>
          <w:del w:id="327" w:author="LKY" w:date="2026-09-15T17:30:12Z">
            <w:r>
              <w:rPr/>
              <w:delInstrText xml:space="preserve"> HYPERLINK \l _Toc28324 </w:delInstrText>
            </w:r>
          </w:del>
          <w:del w:id="328" w:author="LKY" w:date="2026-09-15T17:30:12Z">
            <w:r>
              <w:rPr/>
              <w:fldChar w:fldCharType="separate"/>
            </w:r>
          </w:del>
          <w:del w:id="329" w:author="LKY" w:date="2026-09-15T17:30:12Z">
            <w:r>
              <w:rPr>
                <w:rFonts w:hint="eastAsia" w:ascii="Times New Roman" w:hAnsi="Times New Roman" w:cs="宋体"/>
                <w:szCs w:val="32"/>
                <w:lang w:val="en-US" w:eastAsia="zh-CN" w:bidi="en-US"/>
              </w:rPr>
              <w:delText>2.8 HDMI接口</w:delText>
            </w:r>
          </w:del>
          <w:del w:id="330" w:author="LKY" w:date="2026-09-15T17:30:12Z">
            <w:r>
              <w:rPr/>
              <w:tab/>
            </w:r>
          </w:del>
          <w:del w:id="331" w:author="LKY" w:date="2026-09-15T17:30:12Z">
            <w:r>
              <w:rPr/>
              <w:fldChar w:fldCharType="begin"/>
            </w:r>
          </w:del>
          <w:del w:id="332" w:author="LKY" w:date="2026-09-15T17:30:12Z">
            <w:r>
              <w:rPr/>
              <w:delInstrText xml:space="preserve"> PAGEREF _Toc28324 \h </w:delInstrText>
            </w:r>
          </w:del>
          <w:del w:id="333" w:author="LKY" w:date="2026-09-15T17:30:12Z">
            <w:r>
              <w:rPr/>
              <w:fldChar w:fldCharType="separate"/>
            </w:r>
          </w:del>
          <w:del w:id="334" w:author="LKY" w:date="2026-09-15T17:30:12Z">
            <w:r>
              <w:rPr/>
              <w:delText>23</w:delText>
            </w:r>
          </w:del>
          <w:del w:id="335" w:author="LKY" w:date="2026-09-15T17:30:12Z">
            <w:r>
              <w:rPr/>
              <w:fldChar w:fldCharType="end"/>
            </w:r>
          </w:del>
          <w:del w:id="336" w:author="LKY" w:date="2026-09-15T17:30:12Z">
            <w:r>
              <w:rPr/>
              <w:fldChar w:fldCharType="end"/>
            </w:r>
          </w:del>
        </w:p>
        <w:p w14:paraId="61C55C2D">
          <w:pPr>
            <w:pStyle w:val="11"/>
            <w:tabs>
              <w:tab w:val="right" w:leader="dot" w:pos="8306"/>
            </w:tabs>
            <w:rPr>
              <w:del w:id="337" w:author="LKY" w:date="2026-09-15T17:30:12Z"/>
            </w:rPr>
          </w:pPr>
          <w:del w:id="338" w:author="LKY" w:date="2026-09-15T17:30:12Z">
            <w:r>
              <w:rPr/>
              <w:fldChar w:fldCharType="begin"/>
            </w:r>
          </w:del>
          <w:del w:id="339" w:author="LKY" w:date="2026-09-15T17:30:12Z">
            <w:r>
              <w:rPr/>
              <w:delInstrText xml:space="preserve"> HYPERLINK \l _Toc28615 </w:delInstrText>
            </w:r>
          </w:del>
          <w:del w:id="340" w:author="LKY" w:date="2026-09-15T17:30:12Z">
            <w:r>
              <w:rPr/>
              <w:fldChar w:fldCharType="separate"/>
            </w:r>
          </w:del>
          <w:del w:id="341" w:author="LKY" w:date="2026-09-15T17:30:12Z">
            <w:r>
              <w:rPr>
                <w:rFonts w:hint="eastAsia" w:ascii="Times New Roman" w:hAnsi="Times New Roman" w:cs="宋体"/>
                <w:kern w:val="2"/>
                <w:szCs w:val="32"/>
                <w:lang w:val="en-US" w:eastAsia="zh-CN" w:bidi="en-US"/>
              </w:rPr>
              <w:delText>2.9调试串口</w:delText>
            </w:r>
          </w:del>
          <w:del w:id="342" w:author="LKY" w:date="2026-09-15T17:30:12Z">
            <w:r>
              <w:rPr/>
              <w:tab/>
            </w:r>
          </w:del>
          <w:del w:id="343" w:author="LKY" w:date="2026-09-15T17:30:12Z">
            <w:r>
              <w:rPr/>
              <w:fldChar w:fldCharType="begin"/>
            </w:r>
          </w:del>
          <w:del w:id="344" w:author="LKY" w:date="2026-09-15T17:30:12Z">
            <w:r>
              <w:rPr/>
              <w:delInstrText xml:space="preserve"> PAGEREF _Toc28615 \h </w:delInstrText>
            </w:r>
          </w:del>
          <w:del w:id="345" w:author="LKY" w:date="2026-09-15T17:30:12Z">
            <w:r>
              <w:rPr/>
              <w:fldChar w:fldCharType="separate"/>
            </w:r>
          </w:del>
          <w:del w:id="346" w:author="LKY" w:date="2026-09-15T17:30:12Z">
            <w:r>
              <w:rPr/>
              <w:delText>24</w:delText>
            </w:r>
          </w:del>
          <w:del w:id="347" w:author="LKY" w:date="2026-09-15T17:30:12Z">
            <w:r>
              <w:rPr/>
              <w:fldChar w:fldCharType="end"/>
            </w:r>
          </w:del>
          <w:del w:id="348" w:author="LKY" w:date="2026-09-15T17:30:12Z">
            <w:r>
              <w:rPr/>
              <w:fldChar w:fldCharType="end"/>
            </w:r>
          </w:del>
        </w:p>
        <w:p w14:paraId="7422B8C3">
          <w:pPr>
            <w:pStyle w:val="11"/>
            <w:tabs>
              <w:tab w:val="right" w:leader="dot" w:pos="8306"/>
            </w:tabs>
            <w:rPr>
              <w:del w:id="349" w:author="LKY" w:date="2026-09-15T17:30:12Z"/>
            </w:rPr>
          </w:pPr>
          <w:del w:id="350" w:author="LKY" w:date="2026-09-15T17:30:12Z">
            <w:r>
              <w:rPr/>
              <w:fldChar w:fldCharType="begin"/>
            </w:r>
          </w:del>
          <w:del w:id="351" w:author="LKY" w:date="2026-09-15T17:30:12Z">
            <w:r>
              <w:rPr/>
              <w:delInstrText xml:space="preserve"> HYPERLINK \l _Toc9652 </w:delInstrText>
            </w:r>
          </w:del>
          <w:del w:id="352" w:author="LKY" w:date="2026-09-15T17:30:12Z">
            <w:r>
              <w:rPr/>
              <w:fldChar w:fldCharType="separate"/>
            </w:r>
          </w:del>
          <w:del w:id="353" w:author="LKY" w:date="2026-09-15T17:30:12Z">
            <w:r>
              <w:rPr>
                <w:rFonts w:hint="eastAsia" w:ascii="Times New Roman" w:hAnsi="Times New Roman" w:cs="宋体"/>
                <w:kern w:val="2"/>
                <w:szCs w:val="32"/>
                <w:lang w:val="en-US" w:eastAsia="zh-CN" w:bidi="en-US"/>
              </w:rPr>
              <w:delText>2.10 SIM卡插槽</w:delText>
            </w:r>
          </w:del>
          <w:del w:id="354" w:author="LKY" w:date="2026-09-15T17:30:12Z">
            <w:r>
              <w:rPr/>
              <w:tab/>
            </w:r>
          </w:del>
          <w:del w:id="355" w:author="LKY" w:date="2026-09-15T17:30:12Z">
            <w:r>
              <w:rPr/>
              <w:fldChar w:fldCharType="begin"/>
            </w:r>
          </w:del>
          <w:del w:id="356" w:author="LKY" w:date="2026-09-15T17:30:12Z">
            <w:r>
              <w:rPr/>
              <w:delInstrText xml:space="preserve"> PAGEREF _Toc9652 \h </w:delInstrText>
            </w:r>
          </w:del>
          <w:del w:id="357" w:author="LKY" w:date="2026-09-15T17:30:12Z">
            <w:r>
              <w:rPr/>
              <w:fldChar w:fldCharType="separate"/>
            </w:r>
          </w:del>
          <w:del w:id="358" w:author="LKY" w:date="2026-09-15T17:30:12Z">
            <w:r>
              <w:rPr/>
              <w:delText>24</w:delText>
            </w:r>
          </w:del>
          <w:del w:id="359" w:author="LKY" w:date="2026-09-15T17:30:12Z">
            <w:r>
              <w:rPr/>
              <w:fldChar w:fldCharType="end"/>
            </w:r>
          </w:del>
          <w:del w:id="360" w:author="LKY" w:date="2026-09-15T17:30:12Z">
            <w:r>
              <w:rPr/>
              <w:fldChar w:fldCharType="end"/>
            </w:r>
          </w:del>
        </w:p>
        <w:p w14:paraId="520648AF">
          <w:pPr>
            <w:pStyle w:val="11"/>
            <w:tabs>
              <w:tab w:val="right" w:leader="dot" w:pos="8306"/>
            </w:tabs>
            <w:rPr>
              <w:del w:id="361" w:author="LKY" w:date="2026-09-15T17:30:12Z"/>
            </w:rPr>
          </w:pPr>
          <w:del w:id="362" w:author="LKY" w:date="2026-09-15T17:30:12Z">
            <w:r>
              <w:rPr/>
              <w:fldChar w:fldCharType="begin"/>
            </w:r>
          </w:del>
          <w:del w:id="363" w:author="LKY" w:date="2026-09-15T17:30:12Z">
            <w:r>
              <w:rPr/>
              <w:delInstrText xml:space="preserve"> HYPERLINK \l _Toc7582 </w:delInstrText>
            </w:r>
          </w:del>
          <w:del w:id="364" w:author="LKY" w:date="2026-09-15T17:30:12Z">
            <w:r>
              <w:rPr/>
              <w:fldChar w:fldCharType="separate"/>
            </w:r>
          </w:del>
          <w:del w:id="365" w:author="LKY" w:date="2026-09-15T17:30:12Z">
            <w:r>
              <w:rPr>
                <w:rFonts w:hint="eastAsia" w:ascii="Times New Roman" w:hAnsi="Times New Roman" w:cs="宋体"/>
                <w:kern w:val="2"/>
                <w:szCs w:val="32"/>
                <w:lang w:val="en-US" w:eastAsia="zh-CN" w:bidi="en-US"/>
              </w:rPr>
              <w:delText>2.11 SD卡插槽</w:delText>
            </w:r>
          </w:del>
          <w:del w:id="366" w:author="LKY" w:date="2026-09-15T17:30:12Z">
            <w:r>
              <w:rPr/>
              <w:tab/>
            </w:r>
          </w:del>
          <w:del w:id="367" w:author="LKY" w:date="2026-09-15T17:30:12Z">
            <w:r>
              <w:rPr/>
              <w:fldChar w:fldCharType="begin"/>
            </w:r>
          </w:del>
          <w:del w:id="368" w:author="LKY" w:date="2026-09-15T17:30:12Z">
            <w:r>
              <w:rPr/>
              <w:delInstrText xml:space="preserve"> PAGEREF _Toc7582 \h </w:delInstrText>
            </w:r>
          </w:del>
          <w:del w:id="369" w:author="LKY" w:date="2026-09-15T17:30:12Z">
            <w:r>
              <w:rPr/>
              <w:fldChar w:fldCharType="separate"/>
            </w:r>
          </w:del>
          <w:del w:id="370" w:author="LKY" w:date="2026-09-15T17:30:12Z">
            <w:r>
              <w:rPr/>
              <w:delText>24</w:delText>
            </w:r>
          </w:del>
          <w:del w:id="371" w:author="LKY" w:date="2026-09-15T17:30:12Z">
            <w:r>
              <w:rPr/>
              <w:fldChar w:fldCharType="end"/>
            </w:r>
          </w:del>
          <w:del w:id="372" w:author="LKY" w:date="2026-09-15T17:30:12Z">
            <w:r>
              <w:rPr/>
              <w:fldChar w:fldCharType="end"/>
            </w:r>
          </w:del>
        </w:p>
        <w:p w14:paraId="4E4600A4">
          <w:pPr>
            <w:pStyle w:val="11"/>
            <w:tabs>
              <w:tab w:val="right" w:leader="dot" w:pos="8306"/>
            </w:tabs>
            <w:rPr>
              <w:del w:id="373" w:author="LKY" w:date="2026-09-15T17:30:12Z"/>
            </w:rPr>
          </w:pPr>
          <w:del w:id="374" w:author="LKY" w:date="2026-09-15T17:30:12Z">
            <w:r>
              <w:rPr/>
              <w:fldChar w:fldCharType="begin"/>
            </w:r>
          </w:del>
          <w:del w:id="375" w:author="LKY" w:date="2026-09-15T17:30:12Z">
            <w:r>
              <w:rPr/>
              <w:delInstrText xml:space="preserve"> HYPERLINK \l _Toc22466 </w:delInstrText>
            </w:r>
          </w:del>
          <w:del w:id="376" w:author="LKY" w:date="2026-09-15T17:30:12Z">
            <w:r>
              <w:rPr/>
              <w:fldChar w:fldCharType="separate"/>
            </w:r>
          </w:del>
          <w:del w:id="377" w:author="LKY" w:date="2026-09-15T17:30:12Z">
            <w:r>
              <w:rPr>
                <w:rFonts w:hint="eastAsia" w:ascii="Times New Roman" w:hAnsi="Times New Roman" w:cs="宋体"/>
                <w:kern w:val="2"/>
                <w:szCs w:val="32"/>
                <w:lang w:val="en-US" w:eastAsia="zh-CN" w:bidi="en-US"/>
              </w:rPr>
              <w:delText>2.12重启按钮</w:delText>
            </w:r>
          </w:del>
          <w:del w:id="378" w:author="LKY" w:date="2026-09-15T17:30:12Z">
            <w:r>
              <w:rPr/>
              <w:tab/>
            </w:r>
          </w:del>
          <w:del w:id="379" w:author="LKY" w:date="2026-09-15T17:30:12Z">
            <w:r>
              <w:rPr/>
              <w:fldChar w:fldCharType="begin"/>
            </w:r>
          </w:del>
          <w:del w:id="380" w:author="LKY" w:date="2026-09-15T17:30:12Z">
            <w:r>
              <w:rPr/>
              <w:delInstrText xml:space="preserve"> PAGEREF _Toc22466 \h </w:delInstrText>
            </w:r>
          </w:del>
          <w:del w:id="381" w:author="LKY" w:date="2026-09-15T17:30:12Z">
            <w:r>
              <w:rPr/>
              <w:fldChar w:fldCharType="separate"/>
            </w:r>
          </w:del>
          <w:del w:id="382" w:author="LKY" w:date="2026-09-15T17:30:12Z">
            <w:r>
              <w:rPr/>
              <w:delText>26</w:delText>
            </w:r>
          </w:del>
          <w:del w:id="383" w:author="LKY" w:date="2026-09-15T17:30:12Z">
            <w:r>
              <w:rPr/>
              <w:fldChar w:fldCharType="end"/>
            </w:r>
          </w:del>
          <w:del w:id="384" w:author="LKY" w:date="2026-09-15T17:30:12Z">
            <w:r>
              <w:rPr/>
              <w:fldChar w:fldCharType="end"/>
            </w:r>
          </w:del>
        </w:p>
        <w:p w14:paraId="2D0A6402">
          <w:pPr>
            <w:pStyle w:val="11"/>
            <w:tabs>
              <w:tab w:val="right" w:leader="dot" w:pos="8306"/>
            </w:tabs>
            <w:rPr>
              <w:del w:id="385" w:author="LKY" w:date="2026-09-15T17:30:12Z"/>
            </w:rPr>
          </w:pPr>
          <w:del w:id="386" w:author="LKY" w:date="2026-09-15T17:30:12Z">
            <w:r>
              <w:rPr/>
              <w:fldChar w:fldCharType="begin"/>
            </w:r>
          </w:del>
          <w:del w:id="387" w:author="LKY" w:date="2026-09-15T17:30:12Z">
            <w:r>
              <w:rPr/>
              <w:delInstrText xml:space="preserve"> HYPERLINK \l _Toc14044 </w:delInstrText>
            </w:r>
          </w:del>
          <w:del w:id="388" w:author="LKY" w:date="2026-09-15T17:30:12Z">
            <w:r>
              <w:rPr/>
              <w:fldChar w:fldCharType="separate"/>
            </w:r>
          </w:del>
          <w:del w:id="389" w:author="LKY" w:date="2026-09-15T17:30:12Z">
            <w:r>
              <w:rPr>
                <w:rFonts w:hint="eastAsia" w:ascii="Times New Roman" w:hAnsi="Times New Roman" w:cs="宋体"/>
                <w:kern w:val="2"/>
                <w:szCs w:val="32"/>
                <w:lang w:val="en-US" w:eastAsia="zh-CN" w:bidi="en-US"/>
              </w:rPr>
              <w:delText>2.13 PCIE接口</w:delText>
            </w:r>
          </w:del>
          <w:del w:id="390" w:author="LKY" w:date="2026-09-15T17:30:12Z">
            <w:r>
              <w:rPr/>
              <w:tab/>
            </w:r>
          </w:del>
          <w:del w:id="391" w:author="LKY" w:date="2026-09-15T17:30:12Z">
            <w:r>
              <w:rPr/>
              <w:fldChar w:fldCharType="begin"/>
            </w:r>
          </w:del>
          <w:del w:id="392" w:author="LKY" w:date="2026-09-15T17:30:12Z">
            <w:r>
              <w:rPr/>
              <w:delInstrText xml:space="preserve"> PAGEREF _Toc14044 \h </w:delInstrText>
            </w:r>
          </w:del>
          <w:del w:id="393" w:author="LKY" w:date="2026-09-15T17:30:12Z">
            <w:r>
              <w:rPr/>
              <w:fldChar w:fldCharType="separate"/>
            </w:r>
          </w:del>
          <w:del w:id="394" w:author="LKY" w:date="2026-09-15T17:30:12Z">
            <w:r>
              <w:rPr/>
              <w:delText>26</w:delText>
            </w:r>
          </w:del>
          <w:del w:id="395" w:author="LKY" w:date="2026-09-15T17:30:12Z">
            <w:r>
              <w:rPr/>
              <w:fldChar w:fldCharType="end"/>
            </w:r>
          </w:del>
          <w:del w:id="396" w:author="LKY" w:date="2026-09-15T17:30:12Z">
            <w:r>
              <w:rPr/>
              <w:fldChar w:fldCharType="end"/>
            </w:r>
          </w:del>
        </w:p>
        <w:p w14:paraId="3F024BDF">
          <w:pPr>
            <w:pStyle w:val="7"/>
            <w:tabs>
              <w:tab w:val="right" w:leader="dot" w:pos="8306"/>
            </w:tabs>
            <w:rPr>
              <w:del w:id="397" w:author="LKY" w:date="2026-09-15T17:30:12Z"/>
            </w:rPr>
          </w:pPr>
          <w:del w:id="398" w:author="LKY" w:date="2026-09-15T17:30:12Z">
            <w:r>
              <w:rPr/>
              <w:fldChar w:fldCharType="begin"/>
            </w:r>
          </w:del>
          <w:del w:id="399" w:author="LKY" w:date="2026-09-15T17:30:12Z">
            <w:r>
              <w:rPr/>
              <w:delInstrText xml:space="preserve"> HYPERLINK \l _Toc22380 </w:delInstrText>
            </w:r>
          </w:del>
          <w:del w:id="400" w:author="LKY" w:date="2026-09-15T17:30:12Z">
            <w:r>
              <w:rPr/>
              <w:fldChar w:fldCharType="separate"/>
            </w:r>
          </w:del>
          <w:del w:id="401" w:author="LKY" w:date="2026-09-15T17:30:12Z">
            <w:r>
              <w:rPr>
                <w:rFonts w:hint="eastAsia" w:ascii="Times New Roman" w:hAnsi="Times New Roman" w:eastAsia="宋体" w:cs="宋体"/>
                <w:bCs w:val="0"/>
                <w:szCs w:val="28"/>
                <w:lang w:val="en-US" w:eastAsia="zh-CN" w:bidi="en-US"/>
              </w:rPr>
              <w:delText>2.13.1 4G模块</w:delText>
            </w:r>
          </w:del>
          <w:del w:id="402" w:author="LKY" w:date="2026-09-15T17:30:12Z">
            <w:r>
              <w:rPr/>
              <w:tab/>
            </w:r>
          </w:del>
          <w:del w:id="403" w:author="LKY" w:date="2026-09-15T17:30:12Z">
            <w:r>
              <w:rPr/>
              <w:fldChar w:fldCharType="begin"/>
            </w:r>
          </w:del>
          <w:del w:id="404" w:author="LKY" w:date="2026-09-15T17:30:12Z">
            <w:r>
              <w:rPr/>
              <w:delInstrText xml:space="preserve"> PAGEREF _Toc22380 \h </w:delInstrText>
            </w:r>
          </w:del>
          <w:del w:id="405" w:author="LKY" w:date="2026-09-15T17:30:12Z">
            <w:r>
              <w:rPr/>
              <w:fldChar w:fldCharType="separate"/>
            </w:r>
          </w:del>
          <w:del w:id="406" w:author="LKY" w:date="2026-09-15T17:30:12Z">
            <w:r>
              <w:rPr/>
              <w:delText>26</w:delText>
            </w:r>
          </w:del>
          <w:del w:id="407" w:author="LKY" w:date="2026-09-15T17:30:12Z">
            <w:r>
              <w:rPr/>
              <w:fldChar w:fldCharType="end"/>
            </w:r>
          </w:del>
          <w:del w:id="408" w:author="LKY" w:date="2026-09-15T17:30:12Z">
            <w:r>
              <w:rPr/>
              <w:fldChar w:fldCharType="end"/>
            </w:r>
          </w:del>
        </w:p>
        <w:p w14:paraId="4E0E3DA8">
          <w:pPr>
            <w:pStyle w:val="7"/>
            <w:tabs>
              <w:tab w:val="right" w:leader="dot" w:pos="8306"/>
            </w:tabs>
            <w:rPr>
              <w:del w:id="409" w:author="LKY" w:date="2026-09-15T17:30:12Z"/>
            </w:rPr>
          </w:pPr>
          <w:del w:id="410" w:author="LKY" w:date="2026-09-15T17:30:12Z">
            <w:r>
              <w:rPr/>
              <w:fldChar w:fldCharType="begin"/>
            </w:r>
          </w:del>
          <w:del w:id="411" w:author="LKY" w:date="2026-09-15T17:30:12Z">
            <w:r>
              <w:rPr/>
              <w:delInstrText xml:space="preserve"> HYPERLINK \l _Toc18649 </w:delInstrText>
            </w:r>
          </w:del>
          <w:del w:id="412" w:author="LKY" w:date="2026-09-15T17:30:12Z">
            <w:r>
              <w:rPr/>
              <w:fldChar w:fldCharType="separate"/>
            </w:r>
          </w:del>
          <w:del w:id="413" w:author="LKY" w:date="2026-09-15T17:30:12Z">
            <w:r>
              <w:rPr>
                <w:rFonts w:hint="eastAsia" w:ascii="Times New Roman" w:hAnsi="Times New Roman" w:eastAsia="宋体" w:cs="宋体"/>
                <w:bCs w:val="0"/>
                <w:szCs w:val="28"/>
                <w:lang w:val="en-US" w:eastAsia="zh-CN" w:bidi="en-US"/>
              </w:rPr>
              <w:delText>2.13.2 Wi-Fi模块</w:delText>
            </w:r>
          </w:del>
          <w:del w:id="414" w:author="LKY" w:date="2026-09-15T17:30:12Z">
            <w:r>
              <w:rPr/>
              <w:tab/>
            </w:r>
          </w:del>
          <w:del w:id="415" w:author="LKY" w:date="2026-09-15T17:30:12Z">
            <w:r>
              <w:rPr/>
              <w:fldChar w:fldCharType="begin"/>
            </w:r>
          </w:del>
          <w:del w:id="416" w:author="LKY" w:date="2026-09-15T17:30:12Z">
            <w:r>
              <w:rPr/>
              <w:delInstrText xml:space="preserve"> PAGEREF _Toc18649 \h </w:delInstrText>
            </w:r>
          </w:del>
          <w:del w:id="417" w:author="LKY" w:date="2026-09-15T17:30:12Z">
            <w:r>
              <w:rPr/>
              <w:fldChar w:fldCharType="separate"/>
            </w:r>
          </w:del>
          <w:del w:id="418" w:author="LKY" w:date="2026-09-15T17:30:12Z">
            <w:r>
              <w:rPr/>
              <w:delText>29</w:delText>
            </w:r>
          </w:del>
          <w:del w:id="419" w:author="LKY" w:date="2026-09-15T17:30:12Z">
            <w:r>
              <w:rPr/>
              <w:fldChar w:fldCharType="end"/>
            </w:r>
          </w:del>
          <w:del w:id="420" w:author="LKY" w:date="2026-09-15T17:30:12Z">
            <w:r>
              <w:rPr/>
              <w:fldChar w:fldCharType="end"/>
            </w:r>
          </w:del>
        </w:p>
        <w:p w14:paraId="44B0A2A4">
          <w:pPr>
            <w:pStyle w:val="11"/>
            <w:tabs>
              <w:tab w:val="right" w:leader="dot" w:pos="8306"/>
            </w:tabs>
            <w:rPr>
              <w:del w:id="421" w:author="LKY" w:date="2026-09-15T17:30:12Z"/>
            </w:rPr>
          </w:pPr>
          <w:del w:id="422" w:author="LKY" w:date="2026-09-15T17:30:12Z">
            <w:r>
              <w:rPr/>
              <w:fldChar w:fldCharType="begin"/>
            </w:r>
          </w:del>
          <w:del w:id="423" w:author="LKY" w:date="2026-09-15T17:30:12Z">
            <w:r>
              <w:rPr/>
              <w:delInstrText xml:space="preserve"> HYPERLINK \l _Toc5417 </w:delInstrText>
            </w:r>
          </w:del>
          <w:del w:id="424" w:author="LKY" w:date="2026-09-15T17:30:12Z">
            <w:r>
              <w:rPr/>
              <w:fldChar w:fldCharType="separate"/>
            </w:r>
          </w:del>
          <w:del w:id="425" w:author="LKY" w:date="2026-09-15T17:30:12Z">
            <w:r>
              <w:rPr>
                <w:rFonts w:hint="eastAsia" w:ascii="Times New Roman" w:hAnsi="Times New Roman" w:cs="宋体"/>
                <w:kern w:val="2"/>
                <w:szCs w:val="32"/>
                <w:lang w:val="en-US" w:eastAsia="zh-CN" w:bidi="en-US"/>
              </w:rPr>
              <w:delText>2.14硬件看门狗</w:delText>
            </w:r>
          </w:del>
          <w:del w:id="426" w:author="LKY" w:date="2026-09-15T17:30:12Z">
            <w:r>
              <w:rPr/>
              <w:tab/>
            </w:r>
          </w:del>
          <w:del w:id="427" w:author="LKY" w:date="2026-09-15T17:30:12Z">
            <w:r>
              <w:rPr/>
              <w:fldChar w:fldCharType="begin"/>
            </w:r>
          </w:del>
          <w:del w:id="428" w:author="LKY" w:date="2026-09-15T17:30:12Z">
            <w:r>
              <w:rPr/>
              <w:delInstrText xml:space="preserve"> PAGEREF _Toc5417 \h </w:delInstrText>
            </w:r>
          </w:del>
          <w:del w:id="429" w:author="LKY" w:date="2026-09-15T17:30:12Z">
            <w:r>
              <w:rPr/>
              <w:fldChar w:fldCharType="separate"/>
            </w:r>
          </w:del>
          <w:del w:id="430" w:author="LKY" w:date="2026-09-15T17:30:12Z">
            <w:r>
              <w:rPr/>
              <w:delText>32</w:delText>
            </w:r>
          </w:del>
          <w:del w:id="431" w:author="LKY" w:date="2026-09-15T17:30:12Z">
            <w:r>
              <w:rPr/>
              <w:fldChar w:fldCharType="end"/>
            </w:r>
          </w:del>
          <w:del w:id="432" w:author="LKY" w:date="2026-09-15T17:30:12Z">
            <w:r>
              <w:rPr/>
              <w:fldChar w:fldCharType="end"/>
            </w:r>
          </w:del>
        </w:p>
        <w:p w14:paraId="5C437C95">
          <w:pPr>
            <w:pStyle w:val="11"/>
            <w:tabs>
              <w:tab w:val="right" w:leader="dot" w:pos="8306"/>
            </w:tabs>
            <w:rPr>
              <w:del w:id="433" w:author="LKY" w:date="2026-09-15T17:30:12Z"/>
            </w:rPr>
          </w:pPr>
          <w:del w:id="434" w:author="LKY" w:date="2026-09-15T17:30:12Z">
            <w:r>
              <w:rPr/>
              <w:fldChar w:fldCharType="begin"/>
            </w:r>
          </w:del>
          <w:del w:id="435" w:author="LKY" w:date="2026-09-15T17:30:12Z">
            <w:r>
              <w:rPr/>
              <w:delInstrText xml:space="preserve"> HYPERLINK \l _Toc16547 </w:delInstrText>
            </w:r>
          </w:del>
          <w:del w:id="436" w:author="LKY" w:date="2026-09-15T17:30:12Z">
            <w:r>
              <w:rPr/>
              <w:fldChar w:fldCharType="separate"/>
            </w:r>
          </w:del>
          <w:del w:id="437" w:author="LKY" w:date="2026-09-15T17:30:12Z">
            <w:r>
              <w:rPr>
                <w:rFonts w:hint="eastAsia" w:ascii="Times New Roman" w:hAnsi="Times New Roman" w:cs="宋体"/>
                <w:kern w:val="2"/>
                <w:szCs w:val="32"/>
                <w:lang w:val="en-US" w:eastAsia="zh-CN" w:bidi="en-US"/>
              </w:rPr>
              <w:delText>2.15外部RTC</w:delText>
            </w:r>
          </w:del>
          <w:del w:id="438" w:author="LKY" w:date="2026-09-15T17:30:12Z">
            <w:r>
              <w:rPr/>
              <w:tab/>
            </w:r>
          </w:del>
          <w:del w:id="439" w:author="LKY" w:date="2026-09-15T17:30:12Z">
            <w:r>
              <w:rPr/>
              <w:fldChar w:fldCharType="begin"/>
            </w:r>
          </w:del>
          <w:del w:id="440" w:author="LKY" w:date="2026-09-15T17:30:12Z">
            <w:r>
              <w:rPr/>
              <w:delInstrText xml:space="preserve"> PAGEREF _Toc16547 \h </w:delInstrText>
            </w:r>
          </w:del>
          <w:del w:id="441" w:author="LKY" w:date="2026-09-15T17:30:12Z">
            <w:r>
              <w:rPr/>
              <w:fldChar w:fldCharType="separate"/>
            </w:r>
          </w:del>
          <w:del w:id="442" w:author="LKY" w:date="2026-09-15T17:30:12Z">
            <w:r>
              <w:rPr/>
              <w:delText>32</w:delText>
            </w:r>
          </w:del>
          <w:del w:id="443" w:author="LKY" w:date="2026-09-15T17:30:12Z">
            <w:r>
              <w:rPr/>
              <w:fldChar w:fldCharType="end"/>
            </w:r>
          </w:del>
          <w:del w:id="444" w:author="LKY" w:date="2026-09-15T17:30:12Z">
            <w:r>
              <w:rPr/>
              <w:fldChar w:fldCharType="end"/>
            </w:r>
          </w:del>
        </w:p>
        <w:p w14:paraId="2D323793">
          <w:pPr>
            <w:pStyle w:val="11"/>
            <w:tabs>
              <w:tab w:val="right" w:leader="dot" w:pos="8306"/>
            </w:tabs>
            <w:rPr>
              <w:del w:id="445" w:author="LKY" w:date="2026-09-15T17:30:12Z"/>
            </w:rPr>
          </w:pPr>
          <w:del w:id="446" w:author="LKY" w:date="2026-09-15T17:30:12Z">
            <w:r>
              <w:rPr/>
              <w:fldChar w:fldCharType="begin"/>
            </w:r>
          </w:del>
          <w:del w:id="447" w:author="LKY" w:date="2026-09-15T17:30:12Z">
            <w:r>
              <w:rPr/>
              <w:delInstrText xml:space="preserve"> HYPERLINK \l _Toc30306 </w:delInstrText>
            </w:r>
          </w:del>
          <w:del w:id="448" w:author="LKY" w:date="2026-09-15T17:30:12Z">
            <w:r>
              <w:rPr/>
              <w:fldChar w:fldCharType="separate"/>
            </w:r>
          </w:del>
          <w:del w:id="449" w:author="LKY" w:date="2026-09-15T17:30:12Z">
            <w:r>
              <w:rPr>
                <w:rFonts w:hint="eastAsia" w:ascii="Times New Roman" w:hAnsi="Times New Roman" w:cs="宋体"/>
                <w:kern w:val="2"/>
                <w:szCs w:val="32"/>
                <w:lang w:val="en-US" w:eastAsia="zh-CN" w:bidi="en-US"/>
              </w:rPr>
              <w:delText>2.16加密芯片</w:delText>
            </w:r>
          </w:del>
          <w:del w:id="450" w:author="LKY" w:date="2026-09-15T17:30:12Z">
            <w:r>
              <w:rPr/>
              <w:tab/>
            </w:r>
          </w:del>
          <w:del w:id="451" w:author="LKY" w:date="2026-09-15T17:30:12Z">
            <w:r>
              <w:rPr/>
              <w:fldChar w:fldCharType="begin"/>
            </w:r>
          </w:del>
          <w:del w:id="452" w:author="LKY" w:date="2026-09-15T17:30:12Z">
            <w:r>
              <w:rPr/>
              <w:delInstrText xml:space="preserve"> PAGEREF _Toc30306 \h </w:delInstrText>
            </w:r>
          </w:del>
          <w:del w:id="453" w:author="LKY" w:date="2026-09-15T17:30:12Z">
            <w:r>
              <w:rPr/>
              <w:fldChar w:fldCharType="separate"/>
            </w:r>
          </w:del>
          <w:del w:id="454" w:author="LKY" w:date="2026-09-15T17:30:12Z">
            <w:r>
              <w:rPr/>
              <w:delText>33</w:delText>
            </w:r>
          </w:del>
          <w:del w:id="455" w:author="LKY" w:date="2026-09-15T17:30:12Z">
            <w:r>
              <w:rPr/>
              <w:fldChar w:fldCharType="end"/>
            </w:r>
          </w:del>
          <w:del w:id="456" w:author="LKY" w:date="2026-09-15T17:30:12Z">
            <w:r>
              <w:rPr/>
              <w:fldChar w:fldCharType="end"/>
            </w:r>
          </w:del>
        </w:p>
        <w:p w14:paraId="3D9EC6EC">
          <w:pPr>
            <w:pStyle w:val="10"/>
            <w:tabs>
              <w:tab w:val="right" w:leader="dot" w:pos="8306"/>
            </w:tabs>
            <w:rPr>
              <w:del w:id="457" w:author="LKY" w:date="2026-09-15T17:30:12Z"/>
            </w:rPr>
          </w:pPr>
          <w:del w:id="458" w:author="LKY" w:date="2026-09-15T17:30:12Z">
            <w:r>
              <w:rPr/>
              <w:fldChar w:fldCharType="begin"/>
            </w:r>
          </w:del>
          <w:del w:id="459" w:author="LKY" w:date="2026-09-15T17:30:12Z">
            <w:r>
              <w:rPr/>
              <w:delInstrText xml:space="preserve"> HYPERLINK \l _Toc12365 </w:delInstrText>
            </w:r>
          </w:del>
          <w:del w:id="460" w:author="LKY" w:date="2026-09-15T17:30:12Z">
            <w:r>
              <w:rPr/>
              <w:fldChar w:fldCharType="separate"/>
            </w:r>
          </w:del>
          <w:del w:id="461" w:author="LKY" w:date="2026-09-15T17:30:12Z">
            <w:r>
              <w:rPr>
                <w:rFonts w:hint="eastAsia"/>
                <w:lang w:val="en-US" w:eastAsia="zh-CN"/>
              </w:rPr>
              <w:delText>3.设备登录</w:delText>
            </w:r>
          </w:del>
          <w:del w:id="462" w:author="LKY" w:date="2026-09-15T17:30:12Z">
            <w:r>
              <w:rPr/>
              <w:tab/>
            </w:r>
          </w:del>
          <w:del w:id="463" w:author="LKY" w:date="2026-09-15T17:30:12Z">
            <w:r>
              <w:rPr/>
              <w:fldChar w:fldCharType="begin"/>
            </w:r>
          </w:del>
          <w:del w:id="464" w:author="LKY" w:date="2026-09-15T17:30:12Z">
            <w:r>
              <w:rPr/>
              <w:delInstrText xml:space="preserve"> PAGEREF _Toc12365 \h </w:delInstrText>
            </w:r>
          </w:del>
          <w:del w:id="465" w:author="LKY" w:date="2026-09-15T17:30:12Z">
            <w:r>
              <w:rPr/>
              <w:fldChar w:fldCharType="separate"/>
            </w:r>
          </w:del>
          <w:del w:id="466" w:author="LKY" w:date="2026-09-15T17:30:12Z">
            <w:r>
              <w:rPr/>
              <w:delText>34</w:delText>
            </w:r>
          </w:del>
          <w:del w:id="467" w:author="LKY" w:date="2026-09-15T17:30:12Z">
            <w:r>
              <w:rPr/>
              <w:fldChar w:fldCharType="end"/>
            </w:r>
          </w:del>
          <w:del w:id="468" w:author="LKY" w:date="2026-09-15T17:30:12Z">
            <w:r>
              <w:rPr/>
              <w:fldChar w:fldCharType="end"/>
            </w:r>
          </w:del>
        </w:p>
        <w:p w14:paraId="755B2E88">
          <w:pPr>
            <w:pStyle w:val="11"/>
            <w:tabs>
              <w:tab w:val="right" w:leader="dot" w:pos="8306"/>
            </w:tabs>
            <w:rPr>
              <w:del w:id="469" w:author="LKY" w:date="2026-09-15T17:30:12Z"/>
            </w:rPr>
          </w:pPr>
          <w:del w:id="470" w:author="LKY" w:date="2026-09-15T17:30:12Z">
            <w:r>
              <w:rPr/>
              <w:fldChar w:fldCharType="begin"/>
            </w:r>
          </w:del>
          <w:del w:id="471" w:author="LKY" w:date="2026-09-15T17:30:12Z">
            <w:r>
              <w:rPr/>
              <w:delInstrText xml:space="preserve"> HYPERLINK \l _Toc9732 </w:delInstrText>
            </w:r>
          </w:del>
          <w:del w:id="472" w:author="LKY" w:date="2026-09-15T17:30:12Z">
            <w:r>
              <w:rPr/>
              <w:fldChar w:fldCharType="separate"/>
            </w:r>
          </w:del>
          <w:del w:id="473" w:author="LKY" w:date="2026-09-15T17:30:12Z">
            <w:r>
              <w:rPr>
                <w:rFonts w:hint="eastAsia" w:ascii="Times New Roman" w:hAnsi="Times New Roman" w:eastAsia="宋体" w:cs="宋体"/>
                <w:bCs/>
                <w:iCs/>
                <w:szCs w:val="32"/>
                <w:lang w:val="en-US" w:eastAsia="zh-CN"/>
              </w:rPr>
              <w:delText>3.1 USB登录</w:delText>
            </w:r>
          </w:del>
          <w:del w:id="474" w:author="LKY" w:date="2026-09-15T17:30:12Z">
            <w:r>
              <w:rPr/>
              <w:tab/>
            </w:r>
          </w:del>
          <w:del w:id="475" w:author="LKY" w:date="2026-09-15T17:30:12Z">
            <w:r>
              <w:rPr/>
              <w:fldChar w:fldCharType="begin"/>
            </w:r>
          </w:del>
          <w:del w:id="476" w:author="LKY" w:date="2026-09-15T17:30:12Z">
            <w:r>
              <w:rPr/>
              <w:delInstrText xml:space="preserve"> PAGEREF _Toc9732 \h </w:delInstrText>
            </w:r>
          </w:del>
          <w:del w:id="477" w:author="LKY" w:date="2026-09-15T17:30:12Z">
            <w:r>
              <w:rPr/>
              <w:fldChar w:fldCharType="separate"/>
            </w:r>
          </w:del>
          <w:del w:id="478" w:author="LKY" w:date="2026-09-15T17:30:12Z">
            <w:r>
              <w:rPr/>
              <w:delText>34</w:delText>
            </w:r>
          </w:del>
          <w:del w:id="479" w:author="LKY" w:date="2026-09-15T17:30:12Z">
            <w:r>
              <w:rPr/>
              <w:fldChar w:fldCharType="end"/>
            </w:r>
          </w:del>
          <w:del w:id="480" w:author="LKY" w:date="2026-09-15T17:30:12Z">
            <w:r>
              <w:rPr/>
              <w:fldChar w:fldCharType="end"/>
            </w:r>
          </w:del>
        </w:p>
        <w:p w14:paraId="3B62E667">
          <w:pPr>
            <w:pStyle w:val="11"/>
            <w:tabs>
              <w:tab w:val="right" w:leader="dot" w:pos="8306"/>
            </w:tabs>
            <w:rPr>
              <w:del w:id="481" w:author="LKY" w:date="2026-09-15T17:30:12Z"/>
            </w:rPr>
          </w:pPr>
          <w:del w:id="482" w:author="LKY" w:date="2026-09-15T17:30:12Z">
            <w:r>
              <w:rPr/>
              <w:fldChar w:fldCharType="begin"/>
            </w:r>
          </w:del>
          <w:del w:id="483" w:author="LKY" w:date="2026-09-15T17:30:12Z">
            <w:r>
              <w:rPr/>
              <w:delInstrText xml:space="preserve"> HYPERLINK \l _Toc31659 </w:delInstrText>
            </w:r>
          </w:del>
          <w:del w:id="484" w:author="LKY" w:date="2026-09-15T17:30:12Z">
            <w:r>
              <w:rPr/>
              <w:fldChar w:fldCharType="separate"/>
            </w:r>
          </w:del>
          <w:del w:id="485" w:author="LKY" w:date="2026-09-15T17:30:12Z">
            <w:r>
              <w:rPr>
                <w:rFonts w:hint="eastAsia" w:ascii="Times New Roman" w:hAnsi="Times New Roman" w:eastAsia="宋体" w:cs="宋体"/>
                <w:bCs/>
                <w:iCs/>
                <w:szCs w:val="32"/>
                <w:lang w:val="en-US" w:eastAsia="zh-CN"/>
              </w:rPr>
              <w:delText>3.2 SSH2登录</w:delText>
            </w:r>
          </w:del>
          <w:del w:id="486" w:author="LKY" w:date="2026-09-15T17:30:12Z">
            <w:r>
              <w:rPr/>
              <w:tab/>
            </w:r>
          </w:del>
          <w:del w:id="487" w:author="LKY" w:date="2026-09-15T17:30:12Z">
            <w:r>
              <w:rPr/>
              <w:fldChar w:fldCharType="begin"/>
            </w:r>
          </w:del>
          <w:del w:id="488" w:author="LKY" w:date="2026-09-15T17:30:12Z">
            <w:r>
              <w:rPr/>
              <w:delInstrText xml:space="preserve"> PAGEREF _Toc31659 \h </w:delInstrText>
            </w:r>
          </w:del>
          <w:del w:id="489" w:author="LKY" w:date="2026-09-15T17:30:12Z">
            <w:r>
              <w:rPr/>
              <w:fldChar w:fldCharType="separate"/>
            </w:r>
          </w:del>
          <w:del w:id="490" w:author="LKY" w:date="2026-09-15T17:30:12Z">
            <w:r>
              <w:rPr/>
              <w:delText>35</w:delText>
            </w:r>
          </w:del>
          <w:del w:id="491" w:author="LKY" w:date="2026-09-15T17:30:12Z">
            <w:r>
              <w:rPr/>
              <w:fldChar w:fldCharType="end"/>
            </w:r>
          </w:del>
          <w:del w:id="492" w:author="LKY" w:date="2026-09-15T17:30:12Z">
            <w:r>
              <w:rPr/>
              <w:fldChar w:fldCharType="end"/>
            </w:r>
          </w:del>
        </w:p>
        <w:p w14:paraId="6A042B07">
          <w:pPr>
            <w:pStyle w:val="10"/>
            <w:tabs>
              <w:tab w:val="right" w:leader="dot" w:pos="8306"/>
            </w:tabs>
            <w:rPr>
              <w:del w:id="493" w:author="LKY" w:date="2026-09-15T17:30:12Z"/>
            </w:rPr>
          </w:pPr>
          <w:del w:id="494" w:author="LKY" w:date="2026-09-15T17:30:12Z">
            <w:r>
              <w:rPr/>
              <w:fldChar w:fldCharType="begin"/>
            </w:r>
          </w:del>
          <w:del w:id="495" w:author="LKY" w:date="2026-09-15T17:30:12Z">
            <w:r>
              <w:rPr/>
              <w:delInstrText xml:space="preserve"> HYPERLINK \l _Toc12993 </w:delInstrText>
            </w:r>
          </w:del>
          <w:del w:id="496" w:author="LKY" w:date="2026-09-15T17:30:12Z">
            <w:r>
              <w:rPr/>
              <w:fldChar w:fldCharType="separate"/>
            </w:r>
          </w:del>
          <w:del w:id="497" w:author="LKY" w:date="2026-09-15T17:30:12Z">
            <w:r>
              <w:rPr>
                <w:rFonts w:hint="eastAsia" w:ascii="Times New Roman" w:hAnsi="Times New Roman" w:eastAsia="黑体" w:cs="黑体"/>
                <w:bCs w:val="0"/>
                <w:szCs w:val="44"/>
                <w:lang w:val="en-US" w:eastAsia="zh-CN" w:bidi="en-US"/>
              </w:rPr>
              <w:delText>4.系统烧录</w:delText>
            </w:r>
          </w:del>
          <w:del w:id="498" w:author="LKY" w:date="2026-09-15T17:30:12Z">
            <w:r>
              <w:rPr/>
              <w:tab/>
            </w:r>
          </w:del>
          <w:del w:id="499" w:author="LKY" w:date="2026-09-15T17:30:12Z">
            <w:r>
              <w:rPr/>
              <w:fldChar w:fldCharType="begin"/>
            </w:r>
          </w:del>
          <w:del w:id="500" w:author="LKY" w:date="2026-09-15T17:30:12Z">
            <w:r>
              <w:rPr/>
              <w:delInstrText xml:space="preserve"> PAGEREF _Toc12993 \h </w:delInstrText>
            </w:r>
          </w:del>
          <w:del w:id="501" w:author="LKY" w:date="2026-09-15T17:30:12Z">
            <w:r>
              <w:rPr/>
              <w:fldChar w:fldCharType="separate"/>
            </w:r>
          </w:del>
          <w:del w:id="502" w:author="LKY" w:date="2026-09-15T17:30:12Z">
            <w:r>
              <w:rPr/>
              <w:delText>36</w:delText>
            </w:r>
          </w:del>
          <w:del w:id="503" w:author="LKY" w:date="2026-09-15T17:30:12Z">
            <w:r>
              <w:rPr/>
              <w:fldChar w:fldCharType="end"/>
            </w:r>
          </w:del>
          <w:del w:id="504" w:author="LKY" w:date="2026-09-15T17:30:12Z">
            <w:r>
              <w:rPr/>
              <w:fldChar w:fldCharType="end"/>
            </w:r>
          </w:del>
        </w:p>
        <w:p w14:paraId="456CDCD6">
          <w:pPr>
            <w:pStyle w:val="11"/>
            <w:tabs>
              <w:tab w:val="right" w:leader="dot" w:pos="8306"/>
            </w:tabs>
            <w:rPr>
              <w:del w:id="505" w:author="LKY" w:date="2026-09-15T17:30:12Z"/>
            </w:rPr>
          </w:pPr>
          <w:del w:id="506" w:author="LKY" w:date="2026-09-15T17:30:12Z">
            <w:r>
              <w:rPr/>
              <w:fldChar w:fldCharType="begin"/>
            </w:r>
          </w:del>
          <w:del w:id="507" w:author="LKY" w:date="2026-09-15T17:30:12Z">
            <w:r>
              <w:rPr/>
              <w:delInstrText xml:space="preserve"> HYPERLINK \l _Toc4109 </w:delInstrText>
            </w:r>
          </w:del>
          <w:del w:id="508" w:author="LKY" w:date="2026-09-15T17:30:12Z">
            <w:r>
              <w:rPr/>
              <w:fldChar w:fldCharType="separate"/>
            </w:r>
          </w:del>
          <w:del w:id="509" w:author="LKY" w:date="2026-09-15T17:30:12Z">
            <w:r>
              <w:rPr>
                <w:rFonts w:hint="eastAsia" w:ascii="Times New Roman" w:hAnsi="Times New Roman" w:eastAsia="宋体" w:cs="宋体"/>
                <w:bCs w:val="0"/>
                <w:szCs w:val="32"/>
                <w:lang w:val="en-US" w:eastAsia="zh-CN" w:bidi="en-US"/>
              </w:rPr>
              <w:delText>4.1 Micro SD卡启动</w:delText>
            </w:r>
          </w:del>
          <w:del w:id="510" w:author="LKY" w:date="2026-09-15T17:30:12Z">
            <w:r>
              <w:rPr/>
              <w:tab/>
            </w:r>
          </w:del>
          <w:del w:id="511" w:author="LKY" w:date="2026-09-15T17:30:12Z">
            <w:r>
              <w:rPr/>
              <w:fldChar w:fldCharType="begin"/>
            </w:r>
          </w:del>
          <w:del w:id="512" w:author="LKY" w:date="2026-09-15T17:30:12Z">
            <w:r>
              <w:rPr/>
              <w:delInstrText xml:space="preserve"> PAGEREF _Toc4109 \h </w:delInstrText>
            </w:r>
          </w:del>
          <w:del w:id="513" w:author="LKY" w:date="2026-09-15T17:30:12Z">
            <w:r>
              <w:rPr/>
              <w:fldChar w:fldCharType="separate"/>
            </w:r>
          </w:del>
          <w:del w:id="514" w:author="LKY" w:date="2026-09-15T17:30:12Z">
            <w:r>
              <w:rPr/>
              <w:delText>36</w:delText>
            </w:r>
          </w:del>
          <w:del w:id="515" w:author="LKY" w:date="2026-09-15T17:30:12Z">
            <w:r>
              <w:rPr/>
              <w:fldChar w:fldCharType="end"/>
            </w:r>
          </w:del>
          <w:del w:id="516" w:author="LKY" w:date="2026-09-15T17:30:12Z">
            <w:r>
              <w:rPr/>
              <w:fldChar w:fldCharType="end"/>
            </w:r>
          </w:del>
        </w:p>
        <w:p w14:paraId="41EB7EBD">
          <w:pPr>
            <w:pStyle w:val="7"/>
            <w:tabs>
              <w:tab w:val="right" w:leader="dot" w:pos="8306"/>
            </w:tabs>
            <w:rPr>
              <w:del w:id="517" w:author="LKY" w:date="2026-09-15T17:30:12Z"/>
            </w:rPr>
          </w:pPr>
          <w:del w:id="518" w:author="LKY" w:date="2026-09-15T17:30:12Z">
            <w:r>
              <w:rPr/>
              <w:fldChar w:fldCharType="begin"/>
            </w:r>
          </w:del>
          <w:del w:id="519" w:author="LKY" w:date="2026-09-15T17:30:12Z">
            <w:r>
              <w:rPr/>
              <w:delInstrText xml:space="preserve"> HYPERLINK \l _Toc12396 </w:delInstrText>
            </w:r>
          </w:del>
          <w:del w:id="520" w:author="LKY" w:date="2026-09-15T17:30:12Z">
            <w:r>
              <w:rPr/>
              <w:fldChar w:fldCharType="separate"/>
            </w:r>
          </w:del>
          <w:del w:id="521" w:author="LKY" w:date="2026-09-15T17:30:12Z">
            <w:r>
              <w:rPr>
                <w:rFonts w:hint="eastAsia" w:ascii="Times New Roman" w:hAnsi="Times New Roman" w:eastAsia="宋体" w:cs="宋体"/>
                <w:bCs w:val="0"/>
                <w:szCs w:val="28"/>
                <w:lang w:val="en-US" w:eastAsia="zh-CN" w:bidi="en-US"/>
              </w:rPr>
              <w:delText>4.1.1启动卡制作</w:delText>
            </w:r>
          </w:del>
          <w:del w:id="522" w:author="LKY" w:date="2026-09-15T17:30:12Z">
            <w:r>
              <w:rPr/>
              <w:tab/>
            </w:r>
          </w:del>
          <w:del w:id="523" w:author="LKY" w:date="2026-09-15T17:30:12Z">
            <w:r>
              <w:rPr/>
              <w:fldChar w:fldCharType="begin"/>
            </w:r>
          </w:del>
          <w:del w:id="524" w:author="LKY" w:date="2026-09-15T17:30:12Z">
            <w:r>
              <w:rPr/>
              <w:delInstrText xml:space="preserve"> PAGEREF _Toc12396 \h </w:delInstrText>
            </w:r>
          </w:del>
          <w:del w:id="525" w:author="LKY" w:date="2026-09-15T17:30:12Z">
            <w:r>
              <w:rPr/>
              <w:fldChar w:fldCharType="separate"/>
            </w:r>
          </w:del>
          <w:del w:id="526" w:author="LKY" w:date="2026-09-15T17:30:12Z">
            <w:r>
              <w:rPr/>
              <w:delText>36</w:delText>
            </w:r>
          </w:del>
          <w:del w:id="527" w:author="LKY" w:date="2026-09-15T17:30:12Z">
            <w:r>
              <w:rPr/>
              <w:fldChar w:fldCharType="end"/>
            </w:r>
          </w:del>
          <w:del w:id="528" w:author="LKY" w:date="2026-09-15T17:30:12Z">
            <w:r>
              <w:rPr/>
              <w:fldChar w:fldCharType="end"/>
            </w:r>
          </w:del>
        </w:p>
        <w:p w14:paraId="60C0FB3D">
          <w:pPr>
            <w:pStyle w:val="7"/>
            <w:tabs>
              <w:tab w:val="right" w:leader="dot" w:pos="8306"/>
            </w:tabs>
            <w:rPr>
              <w:del w:id="529" w:author="LKY" w:date="2026-09-15T17:30:12Z"/>
            </w:rPr>
          </w:pPr>
          <w:del w:id="530" w:author="LKY" w:date="2026-09-15T17:30:12Z">
            <w:r>
              <w:rPr/>
              <w:fldChar w:fldCharType="begin"/>
            </w:r>
          </w:del>
          <w:del w:id="531" w:author="LKY" w:date="2026-09-15T17:30:12Z">
            <w:r>
              <w:rPr/>
              <w:delInstrText xml:space="preserve"> HYPERLINK \l _Toc9912 </w:delInstrText>
            </w:r>
          </w:del>
          <w:del w:id="532" w:author="LKY" w:date="2026-09-15T17:30:12Z">
            <w:r>
              <w:rPr/>
              <w:fldChar w:fldCharType="separate"/>
            </w:r>
          </w:del>
          <w:del w:id="533" w:author="LKY" w:date="2026-09-15T17:30:12Z">
            <w:r>
              <w:rPr>
                <w:rFonts w:hint="eastAsia" w:ascii="Times New Roman" w:hAnsi="Times New Roman"/>
                <w:bCs/>
                <w:szCs w:val="28"/>
                <w:lang w:val="en-US" w:eastAsia="zh-CN"/>
              </w:rPr>
              <w:delText>4.1.2从启动卡启动</w:delText>
            </w:r>
          </w:del>
          <w:del w:id="534" w:author="LKY" w:date="2026-09-15T17:30:12Z">
            <w:r>
              <w:rPr/>
              <w:tab/>
            </w:r>
          </w:del>
          <w:del w:id="535" w:author="LKY" w:date="2026-09-15T17:30:12Z">
            <w:r>
              <w:rPr/>
              <w:fldChar w:fldCharType="begin"/>
            </w:r>
          </w:del>
          <w:del w:id="536" w:author="LKY" w:date="2026-09-15T17:30:12Z">
            <w:r>
              <w:rPr/>
              <w:delInstrText xml:space="preserve"> PAGEREF _Toc9912 \h </w:delInstrText>
            </w:r>
          </w:del>
          <w:del w:id="537" w:author="LKY" w:date="2026-09-15T17:30:12Z">
            <w:r>
              <w:rPr/>
              <w:fldChar w:fldCharType="separate"/>
            </w:r>
          </w:del>
          <w:del w:id="538" w:author="LKY" w:date="2026-09-15T17:30:12Z">
            <w:r>
              <w:rPr/>
              <w:delText>38</w:delText>
            </w:r>
          </w:del>
          <w:del w:id="539" w:author="LKY" w:date="2026-09-15T17:30:12Z">
            <w:r>
              <w:rPr/>
              <w:fldChar w:fldCharType="end"/>
            </w:r>
          </w:del>
          <w:del w:id="540" w:author="LKY" w:date="2026-09-15T17:30:12Z">
            <w:r>
              <w:rPr/>
              <w:fldChar w:fldCharType="end"/>
            </w:r>
          </w:del>
        </w:p>
        <w:p w14:paraId="65802DD2">
          <w:pPr>
            <w:pStyle w:val="11"/>
            <w:tabs>
              <w:tab w:val="right" w:leader="dot" w:pos="8306"/>
            </w:tabs>
            <w:rPr>
              <w:del w:id="541" w:author="LKY" w:date="2026-09-15T17:30:12Z"/>
            </w:rPr>
          </w:pPr>
          <w:del w:id="542" w:author="LKY" w:date="2026-09-15T17:30:12Z">
            <w:r>
              <w:rPr/>
              <w:fldChar w:fldCharType="begin"/>
            </w:r>
          </w:del>
          <w:del w:id="543" w:author="LKY" w:date="2026-09-15T17:30:12Z">
            <w:r>
              <w:rPr/>
              <w:delInstrText xml:space="preserve"> HYPERLINK \l _Toc32010 </w:delInstrText>
            </w:r>
          </w:del>
          <w:del w:id="544" w:author="LKY" w:date="2026-09-15T17:30:12Z">
            <w:r>
              <w:rPr/>
              <w:fldChar w:fldCharType="separate"/>
            </w:r>
          </w:del>
          <w:del w:id="545" w:author="LKY" w:date="2026-09-15T17:30:12Z">
            <w:r>
              <w:rPr>
                <w:rFonts w:hint="eastAsia" w:ascii="Times New Roman" w:hAnsi="Times New Roman" w:eastAsia="宋体" w:cs="宋体"/>
                <w:bCs w:val="0"/>
                <w:szCs w:val="32"/>
                <w:lang w:val="en-US" w:eastAsia="zh-CN" w:bidi="en-US"/>
              </w:rPr>
              <w:delText>4.2 EMMC启动</w:delText>
            </w:r>
          </w:del>
          <w:del w:id="546" w:author="LKY" w:date="2026-09-15T17:30:12Z">
            <w:r>
              <w:rPr/>
              <w:tab/>
            </w:r>
          </w:del>
          <w:del w:id="547" w:author="LKY" w:date="2026-09-15T17:30:12Z">
            <w:r>
              <w:rPr/>
              <w:fldChar w:fldCharType="begin"/>
            </w:r>
          </w:del>
          <w:del w:id="548" w:author="LKY" w:date="2026-09-15T17:30:12Z">
            <w:r>
              <w:rPr/>
              <w:delInstrText xml:space="preserve"> PAGEREF _Toc32010 \h </w:delInstrText>
            </w:r>
          </w:del>
          <w:del w:id="549" w:author="LKY" w:date="2026-09-15T17:30:12Z">
            <w:r>
              <w:rPr/>
              <w:fldChar w:fldCharType="separate"/>
            </w:r>
          </w:del>
          <w:del w:id="550" w:author="LKY" w:date="2026-09-15T17:30:12Z">
            <w:r>
              <w:rPr/>
              <w:delText>38</w:delText>
            </w:r>
          </w:del>
          <w:del w:id="551" w:author="LKY" w:date="2026-09-15T17:30:12Z">
            <w:r>
              <w:rPr/>
              <w:fldChar w:fldCharType="end"/>
            </w:r>
          </w:del>
          <w:del w:id="552" w:author="LKY" w:date="2026-09-15T17:30:12Z">
            <w:r>
              <w:rPr/>
              <w:fldChar w:fldCharType="end"/>
            </w:r>
          </w:del>
        </w:p>
        <w:p w14:paraId="054F2609">
          <w:pPr>
            <w:pStyle w:val="7"/>
            <w:tabs>
              <w:tab w:val="right" w:leader="dot" w:pos="8306"/>
            </w:tabs>
            <w:rPr>
              <w:del w:id="553" w:author="LKY" w:date="2026-09-15T17:30:12Z"/>
            </w:rPr>
          </w:pPr>
          <w:del w:id="554" w:author="LKY" w:date="2026-09-15T17:30:12Z">
            <w:r>
              <w:rPr/>
              <w:fldChar w:fldCharType="begin"/>
            </w:r>
          </w:del>
          <w:del w:id="555" w:author="LKY" w:date="2026-09-15T17:30:12Z">
            <w:r>
              <w:rPr/>
              <w:delInstrText xml:space="preserve"> HYPERLINK \l _Toc20518 </w:delInstrText>
            </w:r>
          </w:del>
          <w:del w:id="556" w:author="LKY" w:date="2026-09-15T17:30:12Z">
            <w:r>
              <w:rPr/>
              <w:fldChar w:fldCharType="separate"/>
            </w:r>
          </w:del>
          <w:del w:id="557" w:author="LKY" w:date="2026-09-15T17:30:12Z">
            <w:r>
              <w:rPr>
                <w:rFonts w:hint="eastAsia" w:ascii="Times New Roman" w:hAnsi="Times New Roman" w:eastAsia="宋体" w:cs="宋体"/>
                <w:bCs w:val="0"/>
                <w:szCs w:val="28"/>
                <w:lang w:val="en-US" w:eastAsia="zh-CN" w:bidi="en-US"/>
              </w:rPr>
              <w:delText>4.2.1烧录卡制作</w:delText>
            </w:r>
          </w:del>
          <w:del w:id="558" w:author="LKY" w:date="2026-09-15T17:30:12Z">
            <w:r>
              <w:rPr/>
              <w:tab/>
            </w:r>
          </w:del>
          <w:del w:id="559" w:author="LKY" w:date="2026-09-15T17:30:12Z">
            <w:r>
              <w:rPr/>
              <w:fldChar w:fldCharType="begin"/>
            </w:r>
          </w:del>
          <w:del w:id="560" w:author="LKY" w:date="2026-09-15T17:30:12Z">
            <w:r>
              <w:rPr/>
              <w:delInstrText xml:space="preserve"> PAGEREF _Toc20518 \h </w:delInstrText>
            </w:r>
          </w:del>
          <w:del w:id="561" w:author="LKY" w:date="2026-09-15T17:30:12Z">
            <w:r>
              <w:rPr/>
              <w:fldChar w:fldCharType="separate"/>
            </w:r>
          </w:del>
          <w:del w:id="562" w:author="LKY" w:date="2026-09-15T17:30:12Z">
            <w:r>
              <w:rPr/>
              <w:delText>38</w:delText>
            </w:r>
          </w:del>
          <w:del w:id="563" w:author="LKY" w:date="2026-09-15T17:30:12Z">
            <w:r>
              <w:rPr/>
              <w:fldChar w:fldCharType="end"/>
            </w:r>
          </w:del>
          <w:del w:id="564" w:author="LKY" w:date="2026-09-15T17:30:12Z">
            <w:r>
              <w:rPr/>
              <w:fldChar w:fldCharType="end"/>
            </w:r>
          </w:del>
        </w:p>
        <w:p w14:paraId="0432354F">
          <w:pPr>
            <w:pStyle w:val="7"/>
            <w:tabs>
              <w:tab w:val="right" w:leader="dot" w:pos="8306"/>
            </w:tabs>
            <w:rPr>
              <w:del w:id="565" w:author="LKY" w:date="2026-09-15T17:30:12Z"/>
            </w:rPr>
          </w:pPr>
          <w:del w:id="566" w:author="LKY" w:date="2026-09-15T17:30:12Z">
            <w:r>
              <w:rPr/>
              <w:fldChar w:fldCharType="begin"/>
            </w:r>
          </w:del>
          <w:del w:id="567" w:author="LKY" w:date="2026-09-15T17:30:12Z">
            <w:r>
              <w:rPr/>
              <w:delInstrText xml:space="preserve"> HYPERLINK \l _Toc3980 </w:delInstrText>
            </w:r>
          </w:del>
          <w:del w:id="568" w:author="LKY" w:date="2026-09-15T17:30:12Z">
            <w:r>
              <w:rPr/>
              <w:fldChar w:fldCharType="separate"/>
            </w:r>
          </w:del>
          <w:del w:id="569" w:author="LKY" w:date="2026-09-15T17:30:12Z">
            <w:r>
              <w:rPr>
                <w:rFonts w:hint="eastAsia" w:ascii="Times New Roman" w:hAnsi="Times New Roman"/>
                <w:bCs/>
                <w:szCs w:val="28"/>
                <w:lang w:val="en-US" w:eastAsia="zh-CN"/>
              </w:rPr>
              <w:delText>4.2.2系统烧录</w:delText>
            </w:r>
          </w:del>
          <w:del w:id="570" w:author="LKY" w:date="2026-09-15T17:30:12Z">
            <w:r>
              <w:rPr/>
              <w:tab/>
            </w:r>
          </w:del>
          <w:del w:id="571" w:author="LKY" w:date="2026-09-15T17:30:12Z">
            <w:r>
              <w:rPr/>
              <w:fldChar w:fldCharType="begin"/>
            </w:r>
          </w:del>
          <w:del w:id="572" w:author="LKY" w:date="2026-09-15T17:30:12Z">
            <w:r>
              <w:rPr/>
              <w:delInstrText xml:space="preserve"> PAGEREF _Toc3980 \h </w:delInstrText>
            </w:r>
          </w:del>
          <w:del w:id="573" w:author="LKY" w:date="2026-09-15T17:30:12Z">
            <w:r>
              <w:rPr/>
              <w:fldChar w:fldCharType="separate"/>
            </w:r>
          </w:del>
          <w:del w:id="574" w:author="LKY" w:date="2026-09-15T17:30:12Z">
            <w:r>
              <w:rPr/>
              <w:delText>40</w:delText>
            </w:r>
          </w:del>
          <w:del w:id="575" w:author="LKY" w:date="2026-09-15T17:30:12Z">
            <w:r>
              <w:rPr/>
              <w:fldChar w:fldCharType="end"/>
            </w:r>
          </w:del>
          <w:del w:id="576" w:author="LKY" w:date="2026-09-15T17:30:12Z">
            <w:r>
              <w:rPr/>
              <w:fldChar w:fldCharType="end"/>
            </w:r>
          </w:del>
        </w:p>
        <w:p w14:paraId="0A8C1EF4">
          <w:pPr>
            <w:pStyle w:val="11"/>
            <w:tabs>
              <w:tab w:val="right" w:leader="dot" w:pos="8306"/>
            </w:tabs>
            <w:rPr>
              <w:del w:id="577" w:author="LKY" w:date="2026-09-15T17:30:12Z"/>
            </w:rPr>
          </w:pPr>
          <w:del w:id="578" w:author="LKY" w:date="2026-09-15T17:30:12Z">
            <w:r>
              <w:rPr/>
              <w:fldChar w:fldCharType="begin"/>
            </w:r>
          </w:del>
          <w:del w:id="579" w:author="LKY" w:date="2026-09-15T17:30:12Z">
            <w:r>
              <w:rPr/>
              <w:delInstrText xml:space="preserve"> HYPERLINK \l _Toc13915 </w:delInstrText>
            </w:r>
          </w:del>
          <w:del w:id="580" w:author="LKY" w:date="2026-09-15T17:30:12Z">
            <w:r>
              <w:rPr/>
              <w:fldChar w:fldCharType="separate"/>
            </w:r>
          </w:del>
          <w:del w:id="581" w:author="LKY" w:date="2026-09-15T17:30:12Z">
            <w:r>
              <w:rPr>
                <w:rFonts w:hint="eastAsia" w:ascii="Times New Roman" w:hAnsi="Times New Roman" w:eastAsia="宋体" w:cs="宋体"/>
                <w:bCs w:val="0"/>
                <w:kern w:val="2"/>
                <w:szCs w:val="32"/>
                <w:lang w:val="en-US" w:eastAsia="zh-CN" w:bidi="en-US"/>
              </w:rPr>
              <w:delText>4</w:delText>
            </w:r>
          </w:del>
          <w:del w:id="582" w:author="LKY" w:date="2026-09-15T17:30:12Z">
            <w:r>
              <w:rPr>
                <w:rFonts w:hint="default" w:ascii="Times New Roman" w:hAnsi="Times New Roman" w:eastAsia="宋体" w:cs="宋体"/>
                <w:bCs w:val="0"/>
                <w:kern w:val="2"/>
                <w:szCs w:val="32"/>
                <w:lang w:val="en-US" w:eastAsia="zh-CN" w:bidi="en-US"/>
              </w:rPr>
              <w:delText>.3</w:delText>
            </w:r>
          </w:del>
          <w:del w:id="583" w:author="LKY" w:date="2026-09-15T17:30:12Z">
            <w:r>
              <w:rPr>
                <w:rFonts w:hint="eastAsia" w:ascii="Times New Roman" w:hAnsi="Times New Roman" w:eastAsia="宋体" w:cs="宋体"/>
                <w:bCs w:val="0"/>
                <w:kern w:val="2"/>
                <w:szCs w:val="32"/>
                <w:lang w:val="en-US" w:eastAsia="zh-CN" w:bidi="en-US"/>
              </w:rPr>
              <w:delText>系统分区</w:delText>
            </w:r>
          </w:del>
          <w:del w:id="584" w:author="LKY" w:date="2026-09-15T17:30:12Z">
            <w:r>
              <w:rPr/>
              <w:tab/>
            </w:r>
          </w:del>
          <w:del w:id="585" w:author="LKY" w:date="2026-09-15T17:30:12Z">
            <w:r>
              <w:rPr/>
              <w:fldChar w:fldCharType="begin"/>
            </w:r>
          </w:del>
          <w:del w:id="586" w:author="LKY" w:date="2026-09-15T17:30:12Z">
            <w:r>
              <w:rPr/>
              <w:delInstrText xml:space="preserve"> PAGEREF _Toc13915 \h </w:delInstrText>
            </w:r>
          </w:del>
          <w:del w:id="587" w:author="LKY" w:date="2026-09-15T17:30:12Z">
            <w:r>
              <w:rPr/>
              <w:fldChar w:fldCharType="separate"/>
            </w:r>
          </w:del>
          <w:del w:id="588" w:author="LKY" w:date="2026-09-15T17:30:12Z">
            <w:r>
              <w:rPr/>
              <w:delText>41</w:delText>
            </w:r>
          </w:del>
          <w:del w:id="589" w:author="LKY" w:date="2026-09-15T17:30:12Z">
            <w:r>
              <w:rPr/>
              <w:fldChar w:fldCharType="end"/>
            </w:r>
          </w:del>
          <w:del w:id="590" w:author="LKY" w:date="2026-09-15T17:30:12Z">
            <w:r>
              <w:rPr/>
              <w:fldChar w:fldCharType="end"/>
            </w:r>
          </w:del>
        </w:p>
        <w:p w14:paraId="1EC29CFA">
          <w:pPr>
            <w:pStyle w:val="10"/>
            <w:tabs>
              <w:tab w:val="right" w:leader="dot" w:pos="8306"/>
            </w:tabs>
            <w:rPr>
              <w:del w:id="591" w:author="LKY" w:date="2026-09-15T17:30:12Z"/>
            </w:rPr>
          </w:pPr>
          <w:del w:id="592" w:author="LKY" w:date="2026-09-15T17:30:12Z">
            <w:r>
              <w:rPr/>
              <w:fldChar w:fldCharType="begin"/>
            </w:r>
          </w:del>
          <w:del w:id="593" w:author="LKY" w:date="2026-09-15T17:30:12Z">
            <w:r>
              <w:rPr/>
              <w:delInstrText xml:space="preserve"> HYPERLINK \l _Toc9560 </w:delInstrText>
            </w:r>
          </w:del>
          <w:del w:id="594" w:author="LKY" w:date="2026-09-15T17:30:12Z">
            <w:r>
              <w:rPr/>
              <w:fldChar w:fldCharType="separate"/>
            </w:r>
          </w:del>
          <w:del w:id="595" w:author="LKY" w:date="2026-09-15T17:30:12Z">
            <w:r>
              <w:rPr>
                <w:rFonts w:hint="eastAsia" w:ascii="Times New Roman" w:hAnsi="Times New Roman"/>
                <w:lang w:val="en-US" w:eastAsia="zh-CN"/>
              </w:rPr>
              <w:delText>5.导轨安装</w:delText>
            </w:r>
          </w:del>
          <w:del w:id="596" w:author="LKY" w:date="2026-09-15T17:30:12Z">
            <w:r>
              <w:rPr/>
              <w:tab/>
            </w:r>
          </w:del>
          <w:del w:id="597" w:author="LKY" w:date="2026-09-15T17:30:12Z">
            <w:r>
              <w:rPr/>
              <w:fldChar w:fldCharType="begin"/>
            </w:r>
          </w:del>
          <w:del w:id="598" w:author="LKY" w:date="2026-09-15T17:30:12Z">
            <w:r>
              <w:rPr/>
              <w:delInstrText xml:space="preserve"> PAGEREF _Toc9560 \h </w:delInstrText>
            </w:r>
          </w:del>
          <w:del w:id="599" w:author="LKY" w:date="2026-09-15T17:30:12Z">
            <w:r>
              <w:rPr/>
              <w:fldChar w:fldCharType="separate"/>
            </w:r>
          </w:del>
          <w:del w:id="600" w:author="LKY" w:date="2026-09-15T17:30:12Z">
            <w:r>
              <w:rPr/>
              <w:delText>42</w:delText>
            </w:r>
          </w:del>
          <w:del w:id="601" w:author="LKY" w:date="2026-09-15T17:30:12Z">
            <w:r>
              <w:rPr/>
              <w:fldChar w:fldCharType="end"/>
            </w:r>
          </w:del>
          <w:del w:id="602" w:author="LKY" w:date="2026-09-15T17:30:12Z">
            <w:r>
              <w:rPr/>
              <w:fldChar w:fldCharType="end"/>
            </w:r>
          </w:del>
        </w:p>
        <w:p w14:paraId="667923B3">
          <w:pPr>
            <w:pStyle w:val="10"/>
            <w:tabs>
              <w:tab w:val="right" w:leader="dot" w:pos="8306"/>
            </w:tabs>
            <w:rPr>
              <w:del w:id="603" w:author="LKY" w:date="2026-09-15T17:30:12Z"/>
            </w:rPr>
          </w:pPr>
          <w:del w:id="604" w:author="LKY" w:date="2026-09-15T17:30:12Z">
            <w:r>
              <w:rPr/>
              <w:fldChar w:fldCharType="begin"/>
            </w:r>
          </w:del>
          <w:del w:id="605" w:author="LKY" w:date="2026-09-15T17:30:12Z">
            <w:r>
              <w:rPr/>
              <w:delInstrText xml:space="preserve"> HYPERLINK \l _Toc14034 </w:delInstrText>
            </w:r>
          </w:del>
          <w:del w:id="606" w:author="LKY" w:date="2026-09-15T17:30:12Z">
            <w:r>
              <w:rPr/>
              <w:fldChar w:fldCharType="separate"/>
            </w:r>
          </w:del>
          <w:del w:id="607" w:author="LKY" w:date="2026-09-15T17:30:12Z">
            <w:r>
              <w:rPr>
                <w:rFonts w:hint="eastAsia" w:ascii="Times New Roman" w:hAnsi="Times New Roman"/>
                <w:lang w:val="en-US" w:eastAsia="zh-CN"/>
              </w:rPr>
              <w:delText>6.软件支持</w:delText>
            </w:r>
          </w:del>
          <w:del w:id="608" w:author="LKY" w:date="2026-09-15T17:30:12Z">
            <w:r>
              <w:rPr/>
              <w:tab/>
            </w:r>
          </w:del>
          <w:del w:id="609" w:author="LKY" w:date="2026-09-15T17:30:12Z">
            <w:r>
              <w:rPr/>
              <w:fldChar w:fldCharType="begin"/>
            </w:r>
          </w:del>
          <w:del w:id="610" w:author="LKY" w:date="2026-09-15T17:30:12Z">
            <w:r>
              <w:rPr/>
              <w:delInstrText xml:space="preserve"> PAGEREF _Toc14034 \h </w:delInstrText>
            </w:r>
          </w:del>
          <w:del w:id="611" w:author="LKY" w:date="2026-09-15T17:30:12Z">
            <w:r>
              <w:rPr/>
              <w:fldChar w:fldCharType="separate"/>
            </w:r>
          </w:del>
          <w:del w:id="612" w:author="LKY" w:date="2026-09-15T17:30:12Z">
            <w:r>
              <w:rPr/>
              <w:delText>43</w:delText>
            </w:r>
          </w:del>
          <w:del w:id="613" w:author="LKY" w:date="2026-09-15T17:30:12Z">
            <w:r>
              <w:rPr/>
              <w:fldChar w:fldCharType="end"/>
            </w:r>
          </w:del>
          <w:del w:id="614" w:author="LKY" w:date="2026-09-15T17:30:12Z">
            <w:r>
              <w:rPr/>
              <w:fldChar w:fldCharType="end"/>
            </w:r>
          </w:del>
        </w:p>
        <w:p w14:paraId="24B03E32">
          <w:pPr>
            <w:pStyle w:val="10"/>
            <w:tabs>
              <w:tab w:val="right" w:leader="dot" w:pos="8306"/>
            </w:tabs>
            <w:rPr>
              <w:del w:id="615" w:author="LKY" w:date="2026-09-15T17:30:12Z"/>
            </w:rPr>
          </w:pPr>
          <w:del w:id="616" w:author="LKY" w:date="2026-09-15T17:30:12Z">
            <w:r>
              <w:rPr/>
              <w:fldChar w:fldCharType="begin"/>
            </w:r>
          </w:del>
          <w:del w:id="617" w:author="LKY" w:date="2026-09-15T17:30:12Z">
            <w:r>
              <w:rPr/>
              <w:delInstrText xml:space="preserve"> HYPERLINK \l _Toc3331 </w:delInstrText>
            </w:r>
          </w:del>
          <w:del w:id="618" w:author="LKY" w:date="2026-09-15T17:30:12Z">
            <w:r>
              <w:rPr/>
              <w:fldChar w:fldCharType="separate"/>
            </w:r>
          </w:del>
          <w:del w:id="619" w:author="LKY" w:date="2026-09-15T17:30:12Z">
            <w:r>
              <w:rPr>
                <w:rFonts w:hint="eastAsia" w:ascii="Times New Roman" w:hAnsi="Times New Roman"/>
                <w:lang w:val="en-US" w:eastAsia="zh-CN"/>
              </w:rPr>
              <w:delText>7.</w:delText>
            </w:r>
          </w:del>
          <w:del w:id="620" w:author="LKY" w:date="2026-09-15T17:30:12Z">
            <w:r>
              <w:rPr>
                <w:rFonts w:hint="eastAsia" w:ascii="Times New Roman" w:hAnsi="Times New Roman"/>
              </w:rPr>
              <w:delText>电磁兼容性</w:delText>
            </w:r>
          </w:del>
          <w:del w:id="621" w:author="LKY" w:date="2026-09-15T17:30:12Z">
            <w:r>
              <w:rPr/>
              <w:tab/>
            </w:r>
          </w:del>
          <w:del w:id="622" w:author="LKY" w:date="2026-09-15T17:30:12Z">
            <w:r>
              <w:rPr/>
              <w:fldChar w:fldCharType="begin"/>
            </w:r>
          </w:del>
          <w:del w:id="623" w:author="LKY" w:date="2026-09-15T17:30:12Z">
            <w:r>
              <w:rPr/>
              <w:delInstrText xml:space="preserve"> PAGEREF _Toc3331 \h </w:delInstrText>
            </w:r>
          </w:del>
          <w:del w:id="624" w:author="LKY" w:date="2026-09-15T17:30:12Z">
            <w:r>
              <w:rPr/>
              <w:fldChar w:fldCharType="separate"/>
            </w:r>
          </w:del>
          <w:del w:id="625" w:author="LKY" w:date="2026-09-15T17:30:12Z">
            <w:r>
              <w:rPr/>
              <w:delText>44</w:delText>
            </w:r>
          </w:del>
          <w:del w:id="626" w:author="LKY" w:date="2026-09-15T17:30:12Z">
            <w:r>
              <w:rPr/>
              <w:fldChar w:fldCharType="end"/>
            </w:r>
          </w:del>
          <w:del w:id="627" w:author="LKY" w:date="2026-09-15T17:30:12Z">
            <w:r>
              <w:rPr/>
              <w:fldChar w:fldCharType="end"/>
            </w:r>
          </w:del>
        </w:p>
        <w:p w14:paraId="52684380">
          <w:pPr>
            <w:pStyle w:val="10"/>
            <w:tabs>
              <w:tab w:val="right" w:leader="dot" w:pos="8306"/>
            </w:tabs>
            <w:rPr>
              <w:del w:id="628" w:author="LKY" w:date="2026-09-15T17:30:12Z"/>
            </w:rPr>
          </w:pPr>
          <w:del w:id="629" w:author="LKY" w:date="2026-09-15T17:30:12Z">
            <w:r>
              <w:rPr/>
              <w:fldChar w:fldCharType="begin"/>
            </w:r>
          </w:del>
          <w:del w:id="630" w:author="LKY" w:date="2026-09-15T17:30:12Z">
            <w:r>
              <w:rPr/>
              <w:delInstrText xml:space="preserve"> HYPERLINK \l _Toc14534 </w:delInstrText>
            </w:r>
          </w:del>
          <w:del w:id="631" w:author="LKY" w:date="2026-09-15T17:30:12Z">
            <w:r>
              <w:rPr/>
              <w:fldChar w:fldCharType="separate"/>
            </w:r>
          </w:del>
          <w:del w:id="632" w:author="LKY" w:date="2026-09-15T17:30:12Z">
            <w:r>
              <w:rPr>
                <w:rFonts w:hint="eastAsia" w:ascii="Times New Roman" w:hAnsi="Times New Roman"/>
                <w:lang w:val="en-US" w:eastAsia="zh-CN"/>
              </w:rPr>
              <w:delText>8.保修条款</w:delText>
            </w:r>
          </w:del>
          <w:del w:id="633" w:author="LKY" w:date="2026-09-15T17:30:12Z">
            <w:r>
              <w:rPr/>
              <w:tab/>
            </w:r>
          </w:del>
          <w:del w:id="634" w:author="LKY" w:date="2026-09-15T17:30:12Z">
            <w:r>
              <w:rPr/>
              <w:fldChar w:fldCharType="begin"/>
            </w:r>
          </w:del>
          <w:del w:id="635" w:author="LKY" w:date="2026-09-15T17:30:12Z">
            <w:r>
              <w:rPr/>
              <w:delInstrText xml:space="preserve"> PAGEREF _Toc14534 \h </w:delInstrText>
            </w:r>
          </w:del>
          <w:del w:id="636" w:author="LKY" w:date="2026-09-15T17:30:12Z">
            <w:r>
              <w:rPr/>
              <w:fldChar w:fldCharType="separate"/>
            </w:r>
          </w:del>
          <w:del w:id="637" w:author="LKY" w:date="2026-09-15T17:30:12Z">
            <w:r>
              <w:rPr/>
              <w:delText>45</w:delText>
            </w:r>
          </w:del>
          <w:del w:id="638" w:author="LKY" w:date="2026-09-15T17:30:12Z">
            <w:r>
              <w:rPr/>
              <w:fldChar w:fldCharType="end"/>
            </w:r>
          </w:del>
          <w:del w:id="639" w:author="LKY" w:date="2026-09-15T17:30:12Z">
            <w:r>
              <w:rPr/>
              <w:fldChar w:fldCharType="end"/>
            </w:r>
          </w:del>
        </w:p>
        <w:p w14:paraId="31DC1CF0">
          <w:pPr>
            <w:pStyle w:val="10"/>
            <w:tabs>
              <w:tab w:val="right" w:leader="dot" w:pos="8306"/>
            </w:tabs>
            <w:rPr>
              <w:del w:id="640" w:author="LKY" w:date="2026-09-15T17:30:12Z"/>
            </w:rPr>
          </w:pPr>
          <w:del w:id="641" w:author="LKY" w:date="2026-09-15T17:30:12Z">
            <w:r>
              <w:rPr/>
              <w:fldChar w:fldCharType="begin"/>
            </w:r>
          </w:del>
          <w:del w:id="642" w:author="LKY" w:date="2026-09-15T17:30:12Z">
            <w:r>
              <w:rPr/>
              <w:delInstrText xml:space="preserve"> HYPERLINK \l _Toc32744 </w:delInstrText>
            </w:r>
          </w:del>
          <w:del w:id="643" w:author="LKY" w:date="2026-09-15T17:30:12Z">
            <w:r>
              <w:rPr/>
              <w:fldChar w:fldCharType="separate"/>
            </w:r>
          </w:del>
          <w:del w:id="644" w:author="LKY" w:date="2026-09-15T17:30:12Z">
            <w:r>
              <w:rPr>
                <w:rFonts w:hint="eastAsia"/>
                <w:lang w:val="en-US" w:eastAsia="zh-CN"/>
              </w:rPr>
              <w:delText>9.技术支持</w:delText>
            </w:r>
          </w:del>
          <w:del w:id="645" w:author="LKY" w:date="2026-09-15T17:30:12Z">
            <w:r>
              <w:rPr/>
              <w:tab/>
            </w:r>
          </w:del>
          <w:del w:id="646" w:author="LKY" w:date="2026-09-15T17:30:12Z">
            <w:r>
              <w:rPr/>
              <w:fldChar w:fldCharType="begin"/>
            </w:r>
          </w:del>
          <w:del w:id="647" w:author="LKY" w:date="2026-09-15T17:30:12Z">
            <w:r>
              <w:rPr/>
              <w:delInstrText xml:space="preserve"> PAGEREF _Toc32744 \h </w:delInstrText>
            </w:r>
          </w:del>
          <w:del w:id="648" w:author="LKY" w:date="2026-09-15T17:30:12Z">
            <w:r>
              <w:rPr/>
              <w:fldChar w:fldCharType="separate"/>
            </w:r>
          </w:del>
          <w:del w:id="649" w:author="LKY" w:date="2026-09-15T17:30:12Z">
            <w:r>
              <w:rPr/>
              <w:delText>45</w:delText>
            </w:r>
          </w:del>
          <w:del w:id="650" w:author="LKY" w:date="2026-09-15T17:30:12Z">
            <w:r>
              <w:rPr/>
              <w:fldChar w:fldCharType="end"/>
            </w:r>
          </w:del>
          <w:del w:id="651" w:author="LKY" w:date="2026-09-15T17:30:12Z">
            <w:r>
              <w:rPr/>
              <w:fldChar w:fldCharType="end"/>
            </w:r>
          </w:del>
        </w:p>
        <w:p w14:paraId="0F32D684">
          <w:pPr>
            <w:pStyle w:val="10"/>
            <w:tabs>
              <w:tab w:val="right" w:leader="dot" w:pos="8306"/>
            </w:tabs>
            <w:rPr>
              <w:del w:id="652" w:author="LKY" w:date="2026-09-15T17:30:12Z"/>
            </w:rPr>
          </w:pPr>
          <w:del w:id="653" w:author="LKY" w:date="2026-09-15T17:30:12Z">
            <w:r>
              <w:rPr/>
              <w:fldChar w:fldCharType="begin"/>
            </w:r>
          </w:del>
          <w:del w:id="654" w:author="LKY" w:date="2026-09-15T17:30:12Z">
            <w:r>
              <w:rPr/>
              <w:delInstrText xml:space="preserve"> HYPERLINK \l _Toc2798 </w:delInstrText>
            </w:r>
          </w:del>
          <w:del w:id="655" w:author="LKY" w:date="2026-09-15T17:30:12Z">
            <w:r>
              <w:rPr/>
              <w:fldChar w:fldCharType="separate"/>
            </w:r>
          </w:del>
          <w:del w:id="656" w:author="LKY" w:date="2026-09-15T17:30:12Z">
            <w:r>
              <w:rPr>
                <w:rFonts w:hint="eastAsia"/>
                <w:lang w:val="en-US" w:eastAsia="zh-CN"/>
              </w:rPr>
              <w:delText>附录1.GPIO端口</w:delText>
            </w:r>
          </w:del>
          <w:del w:id="657" w:author="LKY" w:date="2026-09-15T17:30:12Z">
            <w:r>
              <w:rPr/>
              <w:tab/>
            </w:r>
          </w:del>
          <w:del w:id="658" w:author="LKY" w:date="2026-09-15T17:30:12Z">
            <w:r>
              <w:rPr/>
              <w:fldChar w:fldCharType="begin"/>
            </w:r>
          </w:del>
          <w:del w:id="659" w:author="LKY" w:date="2026-09-15T17:30:12Z">
            <w:r>
              <w:rPr/>
              <w:delInstrText xml:space="preserve"> PAGEREF _Toc2798 \h </w:delInstrText>
            </w:r>
          </w:del>
          <w:del w:id="660" w:author="LKY" w:date="2026-09-15T17:30:12Z">
            <w:r>
              <w:rPr/>
              <w:fldChar w:fldCharType="separate"/>
            </w:r>
          </w:del>
          <w:del w:id="661" w:author="LKY" w:date="2026-09-15T17:30:12Z">
            <w:r>
              <w:rPr/>
              <w:delText>46</w:delText>
            </w:r>
          </w:del>
          <w:del w:id="662" w:author="LKY" w:date="2026-09-15T17:30:12Z">
            <w:r>
              <w:rPr/>
              <w:fldChar w:fldCharType="end"/>
            </w:r>
          </w:del>
          <w:del w:id="663" w:author="LKY" w:date="2026-09-15T17:30:12Z">
            <w:r>
              <w:rPr/>
              <w:fldChar w:fldCharType="end"/>
            </w:r>
          </w:del>
        </w:p>
        <w:p w14:paraId="7E979D82">
          <w:pPr>
            <w:pStyle w:val="10"/>
            <w:tabs>
              <w:tab w:val="right" w:leader="dot" w:pos="8306"/>
            </w:tabs>
            <w:rPr>
              <w:ins w:id="664" w:author="L" w:date="2026-08-07T16:30:17Z"/>
              <w:del w:id="665" w:author="LKY" w:date="2026-09-15T17:30:12Z"/>
            </w:rPr>
          </w:pPr>
          <w:ins w:id="666" w:author="L" w:date="2026-08-07T16:30:17Z">
            <w:del w:id="667" w:author="LKY" w:date="2026-09-15T17:30:12Z">
              <w:r>
                <w:rPr/>
                <w:fldChar w:fldCharType="begin"/>
              </w:r>
            </w:del>
          </w:ins>
          <w:ins w:id="668" w:author="L" w:date="2026-08-07T16:30:17Z">
            <w:del w:id="669" w:author="LKY" w:date="2026-09-15T17:30:12Z">
              <w:r>
                <w:rPr/>
                <w:delInstrText xml:space="preserve"> HYPERLINK \l _Toc27663 </w:delInstrText>
              </w:r>
            </w:del>
          </w:ins>
          <w:ins w:id="670" w:author="L" w:date="2026-08-07T16:30:17Z">
            <w:del w:id="671" w:author="LKY" w:date="2026-09-15T17:30:12Z">
              <w:r>
                <w:rPr/>
                <w:fldChar w:fldCharType="separate"/>
              </w:r>
            </w:del>
          </w:ins>
          <w:ins w:id="672" w:author="L" w:date="2026-08-07T16:30:17Z">
            <w:del w:id="673" w:author="LKY" w:date="2026-09-15T17:30:12Z">
              <w:r>
                <w:rPr>
                  <w:rFonts w:hint="eastAsia" w:ascii="Times New Roman" w:hAnsi="Times New Roman" w:eastAsia="宋体" w:cs="宋体"/>
                  <w:bCs/>
                  <w:iCs/>
                  <w:szCs w:val="24"/>
                  <w:lang w:val="en-US" w:eastAsia="zh-CN"/>
                </w:rPr>
                <w:delText>前言</w:delText>
              </w:r>
            </w:del>
          </w:ins>
          <w:ins w:id="674" w:author="L" w:date="2026-08-07T16:30:17Z">
            <w:del w:id="675" w:author="LKY" w:date="2026-09-15T17:30:12Z">
              <w:r>
                <w:rPr/>
                <w:tab/>
              </w:r>
            </w:del>
          </w:ins>
          <w:ins w:id="676" w:author="L" w:date="2026-08-07T16:30:17Z">
            <w:del w:id="677" w:author="LKY" w:date="2026-09-15T17:30:12Z">
              <w:r>
                <w:rPr/>
                <w:fldChar w:fldCharType="begin"/>
              </w:r>
            </w:del>
          </w:ins>
          <w:ins w:id="678" w:author="L" w:date="2026-08-07T16:30:17Z">
            <w:del w:id="679" w:author="LKY" w:date="2026-09-15T17:30:12Z">
              <w:r>
                <w:rPr/>
                <w:delInstrText xml:space="preserve"> PAGEREF _Toc27663 \h </w:delInstrText>
              </w:r>
            </w:del>
          </w:ins>
          <w:ins w:id="680" w:author="L" w:date="2026-08-07T16:30:17Z">
            <w:del w:id="681" w:author="LKY" w:date="2026-09-15T17:30:12Z">
              <w:r>
                <w:rPr/>
                <w:fldChar w:fldCharType="separate"/>
              </w:r>
            </w:del>
          </w:ins>
          <w:ins w:id="682" w:author="L" w:date="2026-08-07T16:30:18Z">
            <w:del w:id="683" w:author="LKY" w:date="2026-09-15T17:30:12Z">
              <w:r>
                <w:rPr/>
                <w:delText>4</w:delText>
              </w:r>
            </w:del>
          </w:ins>
          <w:ins w:id="684" w:author="L" w:date="2026-08-07T16:30:17Z">
            <w:del w:id="685" w:author="LKY" w:date="2026-09-15T17:30:12Z">
              <w:r>
                <w:rPr/>
                <w:fldChar w:fldCharType="end"/>
              </w:r>
            </w:del>
          </w:ins>
          <w:ins w:id="686" w:author="L" w:date="2026-08-07T16:30:17Z">
            <w:del w:id="687" w:author="LKY" w:date="2026-09-15T17:30:12Z">
              <w:r>
                <w:rPr/>
                <w:fldChar w:fldCharType="end"/>
              </w:r>
            </w:del>
          </w:ins>
        </w:p>
        <w:p w14:paraId="6AAB2AB7">
          <w:pPr>
            <w:pStyle w:val="10"/>
            <w:tabs>
              <w:tab w:val="right" w:leader="dot" w:pos="8306"/>
            </w:tabs>
            <w:rPr>
              <w:ins w:id="688" w:author="L" w:date="2026-08-07T16:30:17Z"/>
              <w:del w:id="689" w:author="LKY" w:date="2026-09-15T17:30:12Z"/>
            </w:rPr>
          </w:pPr>
          <w:ins w:id="690" w:author="L" w:date="2026-08-07T16:30:17Z">
            <w:del w:id="691" w:author="LKY" w:date="2026-09-15T17:30:12Z">
              <w:r>
                <w:rPr/>
                <w:fldChar w:fldCharType="begin"/>
              </w:r>
            </w:del>
          </w:ins>
          <w:ins w:id="692" w:author="L" w:date="2026-08-07T16:30:17Z">
            <w:del w:id="693" w:author="LKY" w:date="2026-09-15T17:30:12Z">
              <w:r>
                <w:rPr/>
                <w:delInstrText xml:space="preserve"> HYPERLINK \l _Toc18349 </w:delInstrText>
              </w:r>
            </w:del>
          </w:ins>
          <w:ins w:id="694" w:author="L" w:date="2026-08-07T16:30:17Z">
            <w:del w:id="695" w:author="LKY" w:date="2026-09-15T17:30:12Z">
              <w:r>
                <w:rPr/>
                <w:fldChar w:fldCharType="separate"/>
              </w:r>
            </w:del>
          </w:ins>
          <w:ins w:id="696" w:author="L" w:date="2026-08-07T16:30:17Z">
            <w:del w:id="697" w:author="LKY" w:date="2026-09-15T17:30:12Z">
              <w:r>
                <w:rPr>
                  <w:rFonts w:hint="eastAsia" w:ascii="Times New Roman" w:hAnsi="Times New Roman" w:cstheme="minorEastAsia"/>
                  <w:bCs/>
                  <w:szCs w:val="44"/>
                  <w:lang w:val="en-US" w:eastAsia="zh-CN"/>
                </w:rPr>
                <w:delText>1.产品简介</w:delText>
              </w:r>
            </w:del>
          </w:ins>
          <w:ins w:id="698" w:author="L" w:date="2026-08-07T16:30:17Z">
            <w:del w:id="699" w:author="LKY" w:date="2026-09-15T17:30:12Z">
              <w:r>
                <w:rPr/>
                <w:tab/>
              </w:r>
            </w:del>
          </w:ins>
          <w:ins w:id="700" w:author="L" w:date="2026-08-07T16:30:17Z">
            <w:del w:id="701" w:author="LKY" w:date="2026-09-15T17:30:12Z">
              <w:r>
                <w:rPr/>
                <w:fldChar w:fldCharType="begin"/>
              </w:r>
            </w:del>
          </w:ins>
          <w:ins w:id="702" w:author="L" w:date="2026-08-07T16:30:17Z">
            <w:del w:id="703" w:author="LKY" w:date="2026-09-15T17:30:12Z">
              <w:r>
                <w:rPr/>
                <w:delInstrText xml:space="preserve"> PAGEREF _Toc18349 \h </w:delInstrText>
              </w:r>
            </w:del>
          </w:ins>
          <w:ins w:id="704" w:author="L" w:date="2026-08-07T16:30:17Z">
            <w:del w:id="705" w:author="LKY" w:date="2026-09-15T17:30:12Z">
              <w:r>
                <w:rPr/>
                <w:fldChar w:fldCharType="separate"/>
              </w:r>
            </w:del>
          </w:ins>
          <w:ins w:id="706" w:author="L" w:date="2026-08-07T16:30:18Z">
            <w:del w:id="707" w:author="LKY" w:date="2026-09-15T17:30:12Z">
              <w:r>
                <w:rPr/>
                <w:delText>5</w:delText>
              </w:r>
            </w:del>
          </w:ins>
          <w:ins w:id="708" w:author="L" w:date="2026-08-07T16:30:17Z">
            <w:del w:id="709" w:author="LKY" w:date="2026-09-15T17:30:12Z">
              <w:r>
                <w:rPr/>
                <w:fldChar w:fldCharType="end"/>
              </w:r>
            </w:del>
          </w:ins>
          <w:ins w:id="710" w:author="L" w:date="2026-08-07T16:30:17Z">
            <w:del w:id="711" w:author="LKY" w:date="2026-09-15T17:30:12Z">
              <w:r>
                <w:rPr/>
                <w:fldChar w:fldCharType="end"/>
              </w:r>
            </w:del>
          </w:ins>
        </w:p>
        <w:p w14:paraId="75CEB968">
          <w:pPr>
            <w:pStyle w:val="11"/>
            <w:tabs>
              <w:tab w:val="right" w:leader="dot" w:pos="8306"/>
            </w:tabs>
            <w:rPr>
              <w:ins w:id="712" w:author="L" w:date="2026-08-07T16:30:17Z"/>
              <w:del w:id="713" w:author="LKY" w:date="2026-09-15T17:30:12Z"/>
            </w:rPr>
          </w:pPr>
          <w:ins w:id="714" w:author="L" w:date="2026-08-07T16:30:17Z">
            <w:del w:id="715" w:author="LKY" w:date="2026-09-15T17:30:12Z">
              <w:r>
                <w:rPr/>
                <w:fldChar w:fldCharType="begin"/>
              </w:r>
            </w:del>
          </w:ins>
          <w:ins w:id="716" w:author="L" w:date="2026-08-07T16:30:17Z">
            <w:del w:id="717" w:author="LKY" w:date="2026-09-15T17:30:12Z">
              <w:r>
                <w:rPr/>
                <w:delInstrText xml:space="preserve"> HYPERLINK \l _Toc9793 </w:delInstrText>
              </w:r>
            </w:del>
          </w:ins>
          <w:ins w:id="718" w:author="L" w:date="2026-08-07T16:30:17Z">
            <w:del w:id="719" w:author="LKY" w:date="2026-09-15T17:30:12Z">
              <w:r>
                <w:rPr/>
                <w:fldChar w:fldCharType="separate"/>
              </w:r>
            </w:del>
          </w:ins>
          <w:ins w:id="720" w:author="L" w:date="2026-08-07T16:30:17Z">
            <w:del w:id="721" w:author="LKY" w:date="2026-09-15T17:30:12Z">
              <w:r>
                <w:rPr>
                  <w:rFonts w:hint="eastAsia" w:ascii="Times New Roman" w:hAnsi="Times New Roman" w:cstheme="minorEastAsia"/>
                  <w:bCs/>
                  <w:szCs w:val="32"/>
                  <w:lang w:val="en-US" w:eastAsia="zh-CN"/>
                </w:rPr>
                <w:delText>1.1 概述</w:delText>
              </w:r>
            </w:del>
          </w:ins>
          <w:ins w:id="722" w:author="L" w:date="2026-08-07T16:30:17Z">
            <w:del w:id="723" w:author="LKY" w:date="2026-09-15T17:30:12Z">
              <w:r>
                <w:rPr/>
                <w:tab/>
              </w:r>
            </w:del>
          </w:ins>
          <w:ins w:id="724" w:author="L" w:date="2026-08-07T16:30:17Z">
            <w:del w:id="725" w:author="LKY" w:date="2026-09-15T17:30:12Z">
              <w:r>
                <w:rPr/>
                <w:fldChar w:fldCharType="begin"/>
              </w:r>
            </w:del>
          </w:ins>
          <w:ins w:id="726" w:author="L" w:date="2026-08-07T16:30:17Z">
            <w:del w:id="727" w:author="LKY" w:date="2026-09-15T17:30:12Z">
              <w:r>
                <w:rPr/>
                <w:delInstrText xml:space="preserve"> PAGEREF _Toc9793 \h </w:delInstrText>
              </w:r>
            </w:del>
          </w:ins>
          <w:ins w:id="728" w:author="L" w:date="2026-08-07T16:30:17Z">
            <w:del w:id="729" w:author="LKY" w:date="2026-09-15T17:30:12Z">
              <w:r>
                <w:rPr/>
                <w:fldChar w:fldCharType="separate"/>
              </w:r>
            </w:del>
          </w:ins>
          <w:ins w:id="730" w:author="L" w:date="2026-08-07T16:30:18Z">
            <w:del w:id="731" w:author="LKY" w:date="2026-09-15T17:30:12Z">
              <w:r>
                <w:rPr/>
                <w:delText>5</w:delText>
              </w:r>
            </w:del>
          </w:ins>
          <w:ins w:id="732" w:author="L" w:date="2026-08-07T16:30:17Z">
            <w:del w:id="733" w:author="LKY" w:date="2026-09-15T17:30:12Z">
              <w:r>
                <w:rPr/>
                <w:fldChar w:fldCharType="end"/>
              </w:r>
            </w:del>
          </w:ins>
          <w:ins w:id="734" w:author="L" w:date="2026-08-07T16:30:17Z">
            <w:del w:id="735" w:author="LKY" w:date="2026-09-15T17:30:12Z">
              <w:r>
                <w:rPr/>
                <w:fldChar w:fldCharType="end"/>
              </w:r>
            </w:del>
          </w:ins>
        </w:p>
        <w:p w14:paraId="7F07657E">
          <w:pPr>
            <w:pStyle w:val="11"/>
            <w:tabs>
              <w:tab w:val="right" w:leader="dot" w:pos="8306"/>
            </w:tabs>
            <w:rPr>
              <w:ins w:id="736" w:author="L" w:date="2026-08-07T16:30:17Z"/>
              <w:del w:id="737" w:author="LKY" w:date="2026-09-15T17:30:12Z"/>
            </w:rPr>
          </w:pPr>
          <w:ins w:id="738" w:author="L" w:date="2026-08-07T16:30:17Z">
            <w:del w:id="739" w:author="LKY" w:date="2026-09-15T17:30:12Z">
              <w:r>
                <w:rPr/>
                <w:fldChar w:fldCharType="begin"/>
              </w:r>
            </w:del>
          </w:ins>
          <w:ins w:id="740" w:author="L" w:date="2026-08-07T16:30:17Z">
            <w:del w:id="741" w:author="LKY" w:date="2026-09-15T17:30:12Z">
              <w:r>
                <w:rPr/>
                <w:delInstrText xml:space="preserve"> HYPERLINK \l _Toc22831 </w:delInstrText>
              </w:r>
            </w:del>
          </w:ins>
          <w:ins w:id="742" w:author="L" w:date="2026-08-07T16:30:17Z">
            <w:del w:id="743" w:author="LKY" w:date="2026-09-15T17:30:12Z">
              <w:r>
                <w:rPr/>
                <w:fldChar w:fldCharType="separate"/>
              </w:r>
            </w:del>
          </w:ins>
          <w:ins w:id="744" w:author="L" w:date="2026-08-07T16:30:17Z">
            <w:del w:id="745" w:author="LKY" w:date="2026-09-15T17:30:12Z">
              <w:r>
                <w:rPr>
                  <w:rFonts w:hint="eastAsia" w:ascii="Times New Roman" w:hAnsi="Times New Roman" w:eastAsia="宋体" w:cs="宋体"/>
                  <w:bCs/>
                  <w:iCs/>
                  <w:kern w:val="2"/>
                  <w:szCs w:val="32"/>
                  <w:lang w:val="en-US" w:eastAsia="zh-CN" w:bidi="ar-SA"/>
                </w:rPr>
                <w:delText>1.2外形尺寸</w:delText>
              </w:r>
            </w:del>
          </w:ins>
          <w:ins w:id="746" w:author="L" w:date="2026-08-07T16:30:17Z">
            <w:del w:id="747" w:author="LKY" w:date="2026-09-15T17:30:12Z">
              <w:r>
                <w:rPr/>
                <w:tab/>
              </w:r>
            </w:del>
          </w:ins>
          <w:ins w:id="748" w:author="L" w:date="2026-08-07T16:30:17Z">
            <w:del w:id="749" w:author="LKY" w:date="2026-09-15T17:30:12Z">
              <w:r>
                <w:rPr/>
                <w:fldChar w:fldCharType="begin"/>
              </w:r>
            </w:del>
          </w:ins>
          <w:ins w:id="750" w:author="L" w:date="2026-08-07T16:30:17Z">
            <w:del w:id="751" w:author="LKY" w:date="2026-09-15T17:30:12Z">
              <w:r>
                <w:rPr/>
                <w:delInstrText xml:space="preserve"> PAGEREF _Toc22831 \h </w:delInstrText>
              </w:r>
            </w:del>
          </w:ins>
          <w:ins w:id="752" w:author="L" w:date="2026-08-07T16:30:17Z">
            <w:del w:id="753" w:author="LKY" w:date="2026-09-15T17:30:12Z">
              <w:r>
                <w:rPr/>
                <w:fldChar w:fldCharType="separate"/>
              </w:r>
            </w:del>
          </w:ins>
          <w:ins w:id="754" w:author="L" w:date="2026-08-07T16:30:18Z">
            <w:del w:id="755" w:author="LKY" w:date="2026-09-15T17:30:12Z">
              <w:r>
                <w:rPr/>
                <w:delText>5</w:delText>
              </w:r>
            </w:del>
          </w:ins>
          <w:ins w:id="756" w:author="L" w:date="2026-08-07T16:30:17Z">
            <w:del w:id="757" w:author="LKY" w:date="2026-09-15T17:30:12Z">
              <w:r>
                <w:rPr/>
                <w:fldChar w:fldCharType="end"/>
              </w:r>
            </w:del>
          </w:ins>
          <w:ins w:id="758" w:author="L" w:date="2026-08-07T16:30:17Z">
            <w:del w:id="759" w:author="LKY" w:date="2026-09-15T17:30:12Z">
              <w:r>
                <w:rPr/>
                <w:fldChar w:fldCharType="end"/>
              </w:r>
            </w:del>
          </w:ins>
        </w:p>
        <w:p w14:paraId="67BB1B9E">
          <w:pPr>
            <w:pStyle w:val="11"/>
            <w:tabs>
              <w:tab w:val="right" w:leader="dot" w:pos="8306"/>
            </w:tabs>
            <w:rPr>
              <w:ins w:id="760" w:author="L" w:date="2026-08-07T16:30:17Z"/>
              <w:del w:id="761" w:author="LKY" w:date="2026-09-15T17:30:12Z"/>
            </w:rPr>
          </w:pPr>
          <w:ins w:id="762" w:author="L" w:date="2026-08-07T16:30:17Z">
            <w:del w:id="763" w:author="LKY" w:date="2026-09-15T17:30:12Z">
              <w:r>
                <w:rPr/>
                <w:fldChar w:fldCharType="begin"/>
              </w:r>
            </w:del>
          </w:ins>
          <w:ins w:id="764" w:author="L" w:date="2026-08-07T16:30:17Z">
            <w:del w:id="765" w:author="LKY" w:date="2026-09-15T17:30:12Z">
              <w:r>
                <w:rPr/>
                <w:delInstrText xml:space="preserve"> HYPERLINK \l _Toc11154 </w:delInstrText>
              </w:r>
            </w:del>
          </w:ins>
          <w:ins w:id="766" w:author="L" w:date="2026-08-07T16:30:17Z">
            <w:del w:id="767" w:author="LKY" w:date="2026-09-15T17:30:12Z">
              <w:r>
                <w:rPr/>
                <w:fldChar w:fldCharType="separate"/>
              </w:r>
            </w:del>
          </w:ins>
          <w:ins w:id="768" w:author="L" w:date="2026-08-07T16:30:17Z">
            <w:del w:id="769" w:author="LKY" w:date="2026-09-15T17:30:12Z">
              <w:r>
                <w:rPr>
                  <w:rFonts w:hint="eastAsia" w:ascii="Times New Roman" w:hAnsi="Times New Roman" w:eastAsia="宋体" w:cs="宋体"/>
                  <w:bCs/>
                  <w:iCs/>
                  <w:szCs w:val="32"/>
                  <w:lang w:val="en-US" w:eastAsia="zh-CN"/>
                </w:rPr>
                <w:delText>1.3技术参数</w:delText>
              </w:r>
            </w:del>
          </w:ins>
          <w:ins w:id="770" w:author="L" w:date="2026-08-07T16:30:17Z">
            <w:del w:id="771" w:author="LKY" w:date="2026-09-15T17:30:12Z">
              <w:r>
                <w:rPr/>
                <w:tab/>
              </w:r>
            </w:del>
          </w:ins>
          <w:ins w:id="772" w:author="L" w:date="2026-08-07T16:30:17Z">
            <w:del w:id="773" w:author="LKY" w:date="2026-09-15T17:30:12Z">
              <w:r>
                <w:rPr/>
                <w:fldChar w:fldCharType="begin"/>
              </w:r>
            </w:del>
          </w:ins>
          <w:ins w:id="774" w:author="L" w:date="2026-08-07T16:30:17Z">
            <w:del w:id="775" w:author="LKY" w:date="2026-09-15T17:30:12Z">
              <w:r>
                <w:rPr/>
                <w:delInstrText xml:space="preserve"> PAGEREF _Toc11154 \h </w:delInstrText>
              </w:r>
            </w:del>
          </w:ins>
          <w:ins w:id="776" w:author="L" w:date="2026-08-07T16:30:17Z">
            <w:del w:id="777" w:author="LKY" w:date="2026-09-15T17:30:12Z">
              <w:r>
                <w:rPr/>
                <w:fldChar w:fldCharType="separate"/>
              </w:r>
            </w:del>
          </w:ins>
          <w:ins w:id="778" w:author="L" w:date="2026-08-07T16:30:18Z">
            <w:del w:id="779" w:author="LKY" w:date="2026-09-15T17:30:12Z">
              <w:r>
                <w:rPr/>
                <w:delText>6</w:delText>
              </w:r>
            </w:del>
          </w:ins>
          <w:ins w:id="780" w:author="L" w:date="2026-08-07T16:30:17Z">
            <w:del w:id="781" w:author="LKY" w:date="2026-09-15T17:30:12Z">
              <w:r>
                <w:rPr/>
                <w:fldChar w:fldCharType="end"/>
              </w:r>
            </w:del>
          </w:ins>
          <w:ins w:id="782" w:author="L" w:date="2026-08-07T16:30:17Z">
            <w:del w:id="783" w:author="LKY" w:date="2026-09-15T17:30:12Z">
              <w:r>
                <w:rPr/>
                <w:fldChar w:fldCharType="end"/>
              </w:r>
            </w:del>
          </w:ins>
        </w:p>
        <w:p w14:paraId="6F8B9B66">
          <w:pPr>
            <w:pStyle w:val="11"/>
            <w:tabs>
              <w:tab w:val="right" w:leader="dot" w:pos="8306"/>
            </w:tabs>
            <w:rPr>
              <w:ins w:id="784" w:author="L" w:date="2026-08-07T16:30:17Z"/>
              <w:del w:id="785" w:author="LKY" w:date="2026-09-15T17:30:12Z"/>
            </w:rPr>
          </w:pPr>
          <w:ins w:id="786" w:author="L" w:date="2026-08-07T16:30:17Z">
            <w:del w:id="787" w:author="LKY" w:date="2026-09-15T17:30:12Z">
              <w:r>
                <w:rPr/>
                <w:fldChar w:fldCharType="begin"/>
              </w:r>
            </w:del>
          </w:ins>
          <w:ins w:id="788" w:author="L" w:date="2026-08-07T16:30:17Z">
            <w:del w:id="789" w:author="LKY" w:date="2026-09-15T17:30:12Z">
              <w:r>
                <w:rPr/>
                <w:delInstrText xml:space="preserve"> HYPERLINK \l _Toc11606 </w:delInstrText>
              </w:r>
            </w:del>
          </w:ins>
          <w:ins w:id="790" w:author="L" w:date="2026-08-07T16:30:17Z">
            <w:del w:id="791" w:author="LKY" w:date="2026-09-15T17:30:12Z">
              <w:r>
                <w:rPr/>
                <w:fldChar w:fldCharType="separate"/>
              </w:r>
            </w:del>
          </w:ins>
          <w:ins w:id="792" w:author="L" w:date="2026-08-07T16:30:17Z">
            <w:del w:id="793" w:author="LKY" w:date="2026-09-15T17:30:12Z">
              <w:r>
                <w:rPr>
                  <w:rFonts w:hint="eastAsia" w:ascii="Times New Roman" w:hAnsi="Times New Roman" w:eastAsia="宋体" w:cs="宋体"/>
                  <w:bCs/>
                  <w:iCs/>
                  <w:kern w:val="2"/>
                  <w:szCs w:val="32"/>
                  <w:lang w:val="en-US" w:eastAsia="zh-CN" w:bidi="ar-SA"/>
                </w:rPr>
                <w:delText>1.4设备选型</w:delText>
              </w:r>
            </w:del>
          </w:ins>
          <w:ins w:id="794" w:author="L" w:date="2026-08-07T16:30:17Z">
            <w:del w:id="795" w:author="LKY" w:date="2026-09-15T17:30:12Z">
              <w:r>
                <w:rPr/>
                <w:tab/>
              </w:r>
            </w:del>
          </w:ins>
          <w:ins w:id="796" w:author="L" w:date="2026-08-07T16:30:17Z">
            <w:del w:id="797" w:author="LKY" w:date="2026-09-15T17:30:12Z">
              <w:r>
                <w:rPr/>
                <w:fldChar w:fldCharType="begin"/>
              </w:r>
            </w:del>
          </w:ins>
          <w:ins w:id="798" w:author="L" w:date="2026-08-07T16:30:17Z">
            <w:del w:id="799" w:author="LKY" w:date="2026-09-15T17:30:12Z">
              <w:r>
                <w:rPr/>
                <w:delInstrText xml:space="preserve"> PAGEREF _Toc11606 \h </w:delInstrText>
              </w:r>
            </w:del>
          </w:ins>
          <w:ins w:id="800" w:author="L" w:date="2026-08-07T16:30:17Z">
            <w:del w:id="801" w:author="LKY" w:date="2026-09-15T17:30:12Z">
              <w:r>
                <w:rPr/>
                <w:fldChar w:fldCharType="separate"/>
              </w:r>
            </w:del>
          </w:ins>
          <w:ins w:id="802" w:author="L" w:date="2026-08-07T16:30:18Z">
            <w:del w:id="803" w:author="LKY" w:date="2026-09-15T17:30:12Z">
              <w:r>
                <w:rPr/>
                <w:delText>8</w:delText>
              </w:r>
            </w:del>
          </w:ins>
          <w:ins w:id="804" w:author="L" w:date="2026-08-07T16:30:17Z">
            <w:del w:id="805" w:author="LKY" w:date="2026-09-15T17:30:12Z">
              <w:r>
                <w:rPr/>
                <w:fldChar w:fldCharType="end"/>
              </w:r>
            </w:del>
          </w:ins>
          <w:ins w:id="806" w:author="L" w:date="2026-08-07T16:30:17Z">
            <w:del w:id="807" w:author="LKY" w:date="2026-09-15T17:30:12Z">
              <w:r>
                <w:rPr/>
                <w:fldChar w:fldCharType="end"/>
              </w:r>
            </w:del>
          </w:ins>
        </w:p>
        <w:p w14:paraId="5B25D554">
          <w:pPr>
            <w:pStyle w:val="7"/>
            <w:tabs>
              <w:tab w:val="right" w:leader="dot" w:pos="8306"/>
            </w:tabs>
            <w:rPr>
              <w:ins w:id="808" w:author="L" w:date="2026-08-07T16:30:17Z"/>
              <w:del w:id="809" w:author="LKY" w:date="2026-09-15T17:30:12Z"/>
            </w:rPr>
          </w:pPr>
          <w:ins w:id="810" w:author="L" w:date="2026-08-07T16:30:17Z">
            <w:del w:id="811" w:author="LKY" w:date="2026-09-15T17:30:12Z">
              <w:r>
                <w:rPr/>
                <w:fldChar w:fldCharType="begin"/>
              </w:r>
            </w:del>
          </w:ins>
          <w:ins w:id="812" w:author="L" w:date="2026-08-07T16:30:17Z">
            <w:del w:id="813" w:author="LKY" w:date="2026-09-15T17:30:12Z">
              <w:r>
                <w:rPr/>
                <w:delInstrText xml:space="preserve"> HYPERLINK \l _Toc19955 </w:delInstrText>
              </w:r>
            </w:del>
          </w:ins>
          <w:ins w:id="814" w:author="L" w:date="2026-08-07T16:30:17Z">
            <w:del w:id="815" w:author="LKY" w:date="2026-09-15T17:30:12Z">
              <w:r>
                <w:rPr/>
                <w:fldChar w:fldCharType="separate"/>
              </w:r>
            </w:del>
          </w:ins>
          <w:ins w:id="816" w:author="L" w:date="2026-08-07T16:30:17Z">
            <w:del w:id="817" w:author="LKY" w:date="2026-09-15T17:30:12Z">
              <w:r>
                <w:rPr>
                  <w:rFonts w:hint="eastAsia" w:ascii="Times New Roman" w:hAnsi="Times New Roman" w:eastAsia="宋体" w:cs="宋体"/>
                  <w:bCs/>
                  <w:iCs/>
                  <w:kern w:val="2"/>
                  <w:szCs w:val="28"/>
                  <w:lang w:val="en-US" w:eastAsia="zh-CN" w:bidi="ar-SA"/>
                </w:rPr>
                <w:delText>1.4.1主型号选型</w:delText>
              </w:r>
            </w:del>
          </w:ins>
          <w:ins w:id="818" w:author="L" w:date="2026-08-07T16:30:17Z">
            <w:del w:id="819" w:author="LKY" w:date="2026-09-15T17:30:12Z">
              <w:r>
                <w:rPr/>
                <w:tab/>
              </w:r>
            </w:del>
          </w:ins>
          <w:ins w:id="820" w:author="L" w:date="2026-08-07T16:30:17Z">
            <w:del w:id="821" w:author="LKY" w:date="2026-09-15T17:30:12Z">
              <w:r>
                <w:rPr/>
                <w:fldChar w:fldCharType="begin"/>
              </w:r>
            </w:del>
          </w:ins>
          <w:ins w:id="822" w:author="L" w:date="2026-08-07T16:30:17Z">
            <w:del w:id="823" w:author="LKY" w:date="2026-09-15T17:30:12Z">
              <w:r>
                <w:rPr/>
                <w:delInstrText xml:space="preserve"> PAGEREF _Toc19955 \h </w:delInstrText>
              </w:r>
            </w:del>
          </w:ins>
          <w:ins w:id="824" w:author="L" w:date="2026-08-07T16:30:17Z">
            <w:del w:id="825" w:author="LKY" w:date="2026-09-15T17:30:12Z">
              <w:r>
                <w:rPr/>
                <w:fldChar w:fldCharType="separate"/>
              </w:r>
            </w:del>
          </w:ins>
          <w:ins w:id="826" w:author="L" w:date="2026-08-07T16:30:18Z">
            <w:del w:id="827" w:author="LKY" w:date="2026-09-15T17:30:12Z">
              <w:r>
                <w:rPr/>
                <w:delText>8</w:delText>
              </w:r>
            </w:del>
          </w:ins>
          <w:ins w:id="828" w:author="L" w:date="2026-08-07T16:30:17Z">
            <w:del w:id="829" w:author="LKY" w:date="2026-09-15T17:30:12Z">
              <w:r>
                <w:rPr/>
                <w:fldChar w:fldCharType="end"/>
              </w:r>
            </w:del>
          </w:ins>
          <w:ins w:id="830" w:author="L" w:date="2026-08-07T16:30:17Z">
            <w:del w:id="831" w:author="LKY" w:date="2026-09-15T17:30:12Z">
              <w:r>
                <w:rPr/>
                <w:fldChar w:fldCharType="end"/>
              </w:r>
            </w:del>
          </w:ins>
        </w:p>
        <w:p w14:paraId="43CC5C9D">
          <w:pPr>
            <w:pStyle w:val="7"/>
            <w:tabs>
              <w:tab w:val="right" w:leader="dot" w:pos="8306"/>
            </w:tabs>
            <w:rPr>
              <w:ins w:id="832" w:author="L" w:date="2026-08-07T16:30:17Z"/>
              <w:del w:id="833" w:author="LKY" w:date="2026-09-15T17:30:12Z"/>
            </w:rPr>
          </w:pPr>
          <w:ins w:id="834" w:author="L" w:date="2026-08-07T16:30:17Z">
            <w:del w:id="835" w:author="LKY" w:date="2026-09-15T17:30:12Z">
              <w:r>
                <w:rPr/>
                <w:fldChar w:fldCharType="begin"/>
              </w:r>
            </w:del>
          </w:ins>
          <w:ins w:id="836" w:author="L" w:date="2026-08-07T16:30:17Z">
            <w:del w:id="837" w:author="LKY" w:date="2026-09-15T17:30:12Z">
              <w:r>
                <w:rPr/>
                <w:delInstrText xml:space="preserve"> HYPERLINK \l _Toc2124 </w:delInstrText>
              </w:r>
            </w:del>
          </w:ins>
          <w:ins w:id="838" w:author="L" w:date="2026-08-07T16:30:17Z">
            <w:del w:id="839" w:author="LKY" w:date="2026-09-15T17:30:12Z">
              <w:r>
                <w:rPr/>
                <w:fldChar w:fldCharType="separate"/>
              </w:r>
            </w:del>
          </w:ins>
          <w:ins w:id="840" w:author="L" w:date="2026-08-07T16:30:17Z">
            <w:del w:id="841" w:author="LKY" w:date="2026-09-15T17:30:12Z">
              <w:r>
                <w:rPr>
                  <w:rFonts w:hint="eastAsia" w:ascii="Times New Roman" w:hAnsi="Times New Roman" w:eastAsia="宋体" w:cs="宋体"/>
                  <w:bCs/>
                  <w:iCs/>
                  <w:kern w:val="2"/>
                  <w:szCs w:val="28"/>
                  <w:lang w:val="en-US" w:eastAsia="zh-CN" w:bidi="ar-SA"/>
                </w:rPr>
                <w:delText>1.4.2 SOM选型表</w:delText>
              </w:r>
            </w:del>
          </w:ins>
          <w:ins w:id="842" w:author="L" w:date="2026-08-07T16:30:17Z">
            <w:del w:id="843" w:author="LKY" w:date="2026-09-15T17:30:12Z">
              <w:r>
                <w:rPr/>
                <w:tab/>
              </w:r>
            </w:del>
          </w:ins>
          <w:ins w:id="844" w:author="L" w:date="2026-08-07T16:30:17Z">
            <w:del w:id="845" w:author="LKY" w:date="2026-09-15T17:30:12Z">
              <w:r>
                <w:rPr/>
                <w:fldChar w:fldCharType="begin"/>
              </w:r>
            </w:del>
          </w:ins>
          <w:ins w:id="846" w:author="L" w:date="2026-08-07T16:30:17Z">
            <w:del w:id="847" w:author="LKY" w:date="2026-09-15T17:30:12Z">
              <w:r>
                <w:rPr/>
                <w:delInstrText xml:space="preserve"> PAGEREF _Toc2124 \h </w:delInstrText>
              </w:r>
            </w:del>
          </w:ins>
          <w:ins w:id="848" w:author="L" w:date="2026-08-07T16:30:17Z">
            <w:del w:id="849" w:author="LKY" w:date="2026-09-15T17:30:12Z">
              <w:r>
                <w:rPr/>
                <w:fldChar w:fldCharType="separate"/>
              </w:r>
            </w:del>
          </w:ins>
          <w:ins w:id="850" w:author="L" w:date="2026-08-07T16:30:18Z">
            <w:del w:id="851" w:author="LKY" w:date="2026-09-15T17:30:12Z">
              <w:r>
                <w:rPr/>
                <w:delText>8</w:delText>
              </w:r>
            </w:del>
          </w:ins>
          <w:ins w:id="852" w:author="L" w:date="2026-08-07T16:30:17Z">
            <w:del w:id="853" w:author="LKY" w:date="2026-09-15T17:30:12Z">
              <w:r>
                <w:rPr/>
                <w:fldChar w:fldCharType="end"/>
              </w:r>
            </w:del>
          </w:ins>
          <w:ins w:id="854" w:author="L" w:date="2026-08-07T16:30:17Z">
            <w:del w:id="855" w:author="LKY" w:date="2026-09-15T17:30:12Z">
              <w:r>
                <w:rPr/>
                <w:fldChar w:fldCharType="end"/>
              </w:r>
            </w:del>
          </w:ins>
        </w:p>
        <w:p w14:paraId="32CFCC46">
          <w:pPr>
            <w:pStyle w:val="7"/>
            <w:tabs>
              <w:tab w:val="right" w:leader="dot" w:pos="8306"/>
            </w:tabs>
            <w:rPr>
              <w:ins w:id="856" w:author="L" w:date="2026-08-07T16:30:17Z"/>
              <w:del w:id="857" w:author="LKY" w:date="2026-09-15T17:30:12Z"/>
            </w:rPr>
          </w:pPr>
          <w:ins w:id="858" w:author="L" w:date="2026-08-07T16:30:17Z">
            <w:del w:id="859" w:author="LKY" w:date="2026-09-15T17:30:12Z">
              <w:r>
                <w:rPr/>
                <w:fldChar w:fldCharType="begin"/>
              </w:r>
            </w:del>
          </w:ins>
          <w:ins w:id="860" w:author="L" w:date="2026-08-07T16:30:17Z">
            <w:del w:id="861" w:author="LKY" w:date="2026-09-15T17:30:12Z">
              <w:r>
                <w:rPr/>
                <w:delInstrText xml:space="preserve"> HYPERLINK \l _Toc6881 </w:delInstrText>
              </w:r>
            </w:del>
          </w:ins>
          <w:ins w:id="862" w:author="L" w:date="2026-08-07T16:30:17Z">
            <w:del w:id="863" w:author="LKY" w:date="2026-09-15T17:30:12Z">
              <w:r>
                <w:rPr/>
                <w:fldChar w:fldCharType="separate"/>
              </w:r>
            </w:del>
          </w:ins>
          <w:ins w:id="864" w:author="L" w:date="2026-08-07T16:30:17Z">
            <w:del w:id="865" w:author="LKY" w:date="2026-09-15T17:30:12Z">
              <w:r>
                <w:rPr>
                  <w:rFonts w:hint="eastAsia" w:ascii="Times New Roman" w:hAnsi="Times New Roman" w:eastAsia="宋体" w:cs="宋体"/>
                  <w:bCs/>
                  <w:iCs/>
                  <w:kern w:val="2"/>
                  <w:szCs w:val="28"/>
                  <w:lang w:val="en-US" w:eastAsia="zh-CN" w:bidi="ar-SA"/>
                </w:rPr>
                <w:delText>1.4.3 X系列板选型</w:delText>
              </w:r>
            </w:del>
          </w:ins>
          <w:ins w:id="866" w:author="L" w:date="2026-08-07T16:30:17Z">
            <w:del w:id="867" w:author="LKY" w:date="2026-09-15T17:30:12Z">
              <w:r>
                <w:rPr/>
                <w:tab/>
              </w:r>
            </w:del>
          </w:ins>
          <w:ins w:id="868" w:author="L" w:date="2026-08-07T16:30:17Z">
            <w:del w:id="869" w:author="LKY" w:date="2026-09-15T17:30:12Z">
              <w:r>
                <w:rPr/>
                <w:fldChar w:fldCharType="begin"/>
              </w:r>
            </w:del>
          </w:ins>
          <w:ins w:id="870" w:author="L" w:date="2026-08-07T16:30:17Z">
            <w:del w:id="871" w:author="LKY" w:date="2026-09-15T17:30:12Z">
              <w:r>
                <w:rPr/>
                <w:delInstrText xml:space="preserve"> PAGEREF _Toc6881 \h </w:delInstrText>
              </w:r>
            </w:del>
          </w:ins>
          <w:ins w:id="872" w:author="L" w:date="2026-08-07T16:30:17Z">
            <w:del w:id="873" w:author="LKY" w:date="2026-09-15T17:30:12Z">
              <w:r>
                <w:rPr/>
                <w:fldChar w:fldCharType="separate"/>
              </w:r>
            </w:del>
          </w:ins>
          <w:ins w:id="874" w:author="L" w:date="2026-08-07T16:30:18Z">
            <w:del w:id="875" w:author="LKY" w:date="2026-09-15T17:30:12Z">
              <w:r>
                <w:rPr/>
                <w:delText>8</w:delText>
              </w:r>
            </w:del>
          </w:ins>
          <w:ins w:id="876" w:author="L" w:date="2026-08-07T16:30:17Z">
            <w:del w:id="877" w:author="LKY" w:date="2026-09-15T17:30:12Z">
              <w:r>
                <w:rPr/>
                <w:fldChar w:fldCharType="end"/>
              </w:r>
            </w:del>
          </w:ins>
          <w:ins w:id="878" w:author="L" w:date="2026-08-07T16:30:17Z">
            <w:del w:id="879" w:author="LKY" w:date="2026-09-15T17:30:12Z">
              <w:r>
                <w:rPr/>
                <w:fldChar w:fldCharType="end"/>
              </w:r>
            </w:del>
          </w:ins>
        </w:p>
        <w:p w14:paraId="356A1DD6">
          <w:pPr>
            <w:pStyle w:val="7"/>
            <w:tabs>
              <w:tab w:val="right" w:leader="dot" w:pos="8306"/>
            </w:tabs>
            <w:rPr>
              <w:ins w:id="880" w:author="L" w:date="2026-08-07T16:30:17Z"/>
              <w:del w:id="881" w:author="LKY" w:date="2026-09-15T17:30:12Z"/>
            </w:rPr>
          </w:pPr>
          <w:ins w:id="882" w:author="L" w:date="2026-08-07T16:30:17Z">
            <w:del w:id="883" w:author="LKY" w:date="2026-09-15T17:30:12Z">
              <w:r>
                <w:rPr/>
                <w:fldChar w:fldCharType="begin"/>
              </w:r>
            </w:del>
          </w:ins>
          <w:ins w:id="884" w:author="L" w:date="2026-08-07T16:30:17Z">
            <w:del w:id="885" w:author="LKY" w:date="2026-09-15T17:30:12Z">
              <w:r>
                <w:rPr/>
                <w:delInstrText xml:space="preserve"> HYPERLINK \l _Toc7089 </w:delInstrText>
              </w:r>
            </w:del>
          </w:ins>
          <w:ins w:id="886" w:author="L" w:date="2026-08-07T16:30:17Z">
            <w:del w:id="887" w:author="LKY" w:date="2026-09-15T17:30:12Z">
              <w:r>
                <w:rPr/>
                <w:fldChar w:fldCharType="separate"/>
              </w:r>
            </w:del>
          </w:ins>
          <w:ins w:id="888" w:author="L" w:date="2026-08-07T16:30:17Z">
            <w:del w:id="889" w:author="LKY" w:date="2026-09-15T17:30:12Z">
              <w:r>
                <w:rPr>
                  <w:rFonts w:hint="eastAsia" w:ascii="Times New Roman" w:hAnsi="Times New Roman" w:eastAsia="宋体" w:cs="Times New Roman"/>
                  <w:bCs/>
                  <w:iCs/>
                  <w:kern w:val="2"/>
                  <w:szCs w:val="28"/>
                  <w:lang w:val="en-US" w:eastAsia="zh-CN" w:bidi="ar-SA"/>
                </w:rPr>
                <w:delText>1.4.4 N系列IO板选型</w:delText>
              </w:r>
            </w:del>
          </w:ins>
          <w:ins w:id="890" w:author="L" w:date="2026-08-07T16:30:17Z">
            <w:del w:id="891" w:author="LKY" w:date="2026-09-15T17:30:12Z">
              <w:r>
                <w:rPr/>
                <w:tab/>
              </w:r>
            </w:del>
          </w:ins>
          <w:ins w:id="892" w:author="L" w:date="2026-08-07T16:30:17Z">
            <w:del w:id="893" w:author="LKY" w:date="2026-09-15T17:30:12Z">
              <w:r>
                <w:rPr/>
                <w:fldChar w:fldCharType="begin"/>
              </w:r>
            </w:del>
          </w:ins>
          <w:ins w:id="894" w:author="L" w:date="2026-08-07T16:30:17Z">
            <w:del w:id="895" w:author="LKY" w:date="2026-09-15T17:30:12Z">
              <w:r>
                <w:rPr/>
                <w:delInstrText xml:space="preserve"> PAGEREF _Toc7089 \h </w:delInstrText>
              </w:r>
            </w:del>
          </w:ins>
          <w:ins w:id="896" w:author="L" w:date="2026-08-07T16:30:17Z">
            <w:del w:id="897" w:author="LKY" w:date="2026-09-15T17:30:12Z">
              <w:r>
                <w:rPr/>
                <w:fldChar w:fldCharType="separate"/>
              </w:r>
            </w:del>
          </w:ins>
          <w:ins w:id="898" w:author="L" w:date="2026-08-07T16:30:18Z">
            <w:del w:id="899" w:author="LKY" w:date="2026-09-15T17:30:12Z">
              <w:r>
                <w:rPr/>
                <w:delText>9</w:delText>
              </w:r>
            </w:del>
          </w:ins>
          <w:ins w:id="900" w:author="L" w:date="2026-08-07T16:30:17Z">
            <w:del w:id="901" w:author="LKY" w:date="2026-09-15T17:30:12Z">
              <w:r>
                <w:rPr/>
                <w:fldChar w:fldCharType="end"/>
              </w:r>
            </w:del>
          </w:ins>
          <w:ins w:id="902" w:author="L" w:date="2026-08-07T16:30:17Z">
            <w:del w:id="903" w:author="LKY" w:date="2026-09-15T17:30:12Z">
              <w:r>
                <w:rPr/>
                <w:fldChar w:fldCharType="end"/>
              </w:r>
            </w:del>
          </w:ins>
        </w:p>
        <w:p w14:paraId="7606C3B1">
          <w:pPr>
            <w:pStyle w:val="10"/>
            <w:tabs>
              <w:tab w:val="right" w:leader="dot" w:pos="8306"/>
            </w:tabs>
            <w:rPr>
              <w:ins w:id="904" w:author="L" w:date="2026-08-07T16:30:17Z"/>
              <w:del w:id="905" w:author="LKY" w:date="2026-09-15T17:30:12Z"/>
            </w:rPr>
          </w:pPr>
          <w:ins w:id="906" w:author="L" w:date="2026-08-07T16:30:17Z">
            <w:del w:id="907" w:author="LKY" w:date="2026-09-15T17:30:12Z">
              <w:r>
                <w:rPr/>
                <w:fldChar w:fldCharType="begin"/>
              </w:r>
            </w:del>
          </w:ins>
          <w:ins w:id="908" w:author="L" w:date="2026-08-07T16:30:17Z">
            <w:del w:id="909" w:author="LKY" w:date="2026-09-15T17:30:12Z">
              <w:r>
                <w:rPr/>
                <w:delInstrText xml:space="preserve"> HYPERLINK \l _Toc14150 </w:delInstrText>
              </w:r>
            </w:del>
          </w:ins>
          <w:ins w:id="910" w:author="L" w:date="2026-08-07T16:30:17Z">
            <w:del w:id="911" w:author="LKY" w:date="2026-09-15T17:30:12Z">
              <w:r>
                <w:rPr/>
                <w:fldChar w:fldCharType="separate"/>
              </w:r>
            </w:del>
          </w:ins>
          <w:ins w:id="912" w:author="L" w:date="2026-08-07T16:30:17Z">
            <w:del w:id="913" w:author="LKY" w:date="2026-09-15T17:30:12Z">
              <w:r>
                <w:rPr>
                  <w:rFonts w:hint="eastAsia" w:ascii="Times New Roman" w:hAnsi="Times New Roman"/>
                  <w:szCs w:val="44"/>
                  <w:lang w:val="en-US" w:eastAsia="zh-CN"/>
                </w:rPr>
                <w:delText>2. 硬件说明</w:delText>
              </w:r>
            </w:del>
          </w:ins>
          <w:ins w:id="914" w:author="L" w:date="2026-08-07T16:30:17Z">
            <w:del w:id="915" w:author="LKY" w:date="2026-09-15T17:30:12Z">
              <w:r>
                <w:rPr/>
                <w:tab/>
              </w:r>
            </w:del>
          </w:ins>
          <w:ins w:id="916" w:author="L" w:date="2026-08-07T16:30:17Z">
            <w:del w:id="917" w:author="LKY" w:date="2026-09-15T17:30:12Z">
              <w:r>
                <w:rPr/>
                <w:fldChar w:fldCharType="begin"/>
              </w:r>
            </w:del>
          </w:ins>
          <w:ins w:id="918" w:author="L" w:date="2026-08-07T16:30:17Z">
            <w:del w:id="919" w:author="LKY" w:date="2026-09-15T17:30:12Z">
              <w:r>
                <w:rPr/>
                <w:delInstrText xml:space="preserve"> PAGEREF _Toc14150 \h </w:delInstrText>
              </w:r>
            </w:del>
          </w:ins>
          <w:ins w:id="920" w:author="L" w:date="2026-08-07T16:30:17Z">
            <w:del w:id="921" w:author="LKY" w:date="2026-09-15T17:30:12Z">
              <w:r>
                <w:rPr/>
                <w:fldChar w:fldCharType="separate"/>
              </w:r>
            </w:del>
          </w:ins>
          <w:ins w:id="922" w:author="L" w:date="2026-08-07T16:30:18Z">
            <w:del w:id="923" w:author="LKY" w:date="2026-09-15T17:30:12Z">
              <w:r>
                <w:rPr/>
                <w:delText>9</w:delText>
              </w:r>
            </w:del>
          </w:ins>
          <w:ins w:id="924" w:author="L" w:date="2026-08-07T16:30:17Z">
            <w:del w:id="925" w:author="LKY" w:date="2026-09-15T17:30:12Z">
              <w:r>
                <w:rPr/>
                <w:fldChar w:fldCharType="end"/>
              </w:r>
            </w:del>
          </w:ins>
          <w:ins w:id="926" w:author="L" w:date="2026-08-07T16:30:17Z">
            <w:del w:id="927" w:author="LKY" w:date="2026-09-15T17:30:12Z">
              <w:r>
                <w:rPr/>
                <w:fldChar w:fldCharType="end"/>
              </w:r>
            </w:del>
          </w:ins>
        </w:p>
        <w:p w14:paraId="6471A1B3">
          <w:pPr>
            <w:pStyle w:val="11"/>
            <w:tabs>
              <w:tab w:val="right" w:leader="dot" w:pos="8306"/>
            </w:tabs>
            <w:rPr>
              <w:ins w:id="928" w:author="L" w:date="2026-08-07T16:30:17Z"/>
              <w:del w:id="929" w:author="LKY" w:date="2026-09-15T17:30:12Z"/>
            </w:rPr>
          </w:pPr>
          <w:ins w:id="930" w:author="L" w:date="2026-08-07T16:30:17Z">
            <w:del w:id="931" w:author="LKY" w:date="2026-09-15T17:30:12Z">
              <w:r>
                <w:rPr/>
                <w:fldChar w:fldCharType="begin"/>
              </w:r>
            </w:del>
          </w:ins>
          <w:ins w:id="932" w:author="L" w:date="2026-08-07T16:30:17Z">
            <w:del w:id="933" w:author="LKY" w:date="2026-09-15T17:30:12Z">
              <w:r>
                <w:rPr/>
                <w:delInstrText xml:space="preserve"> HYPERLINK \l _Toc29545 </w:delInstrText>
              </w:r>
            </w:del>
          </w:ins>
          <w:ins w:id="934" w:author="L" w:date="2026-08-07T16:30:17Z">
            <w:del w:id="935" w:author="LKY" w:date="2026-09-15T17:30:12Z">
              <w:r>
                <w:rPr/>
                <w:fldChar w:fldCharType="separate"/>
              </w:r>
            </w:del>
          </w:ins>
          <w:ins w:id="936" w:author="L" w:date="2026-08-07T16:30:17Z">
            <w:del w:id="937" w:author="LKY" w:date="2026-09-15T17:30:12Z">
              <w:r>
                <w:rPr>
                  <w:rFonts w:hint="eastAsia" w:ascii="Times New Roman" w:hAnsi="Times New Roman" w:cs="宋体"/>
                  <w:szCs w:val="32"/>
                  <w:lang w:val="en-US" w:eastAsia="zh-CN" w:bidi="en-US"/>
                </w:rPr>
                <w:delText>2.1 N板介绍</w:delText>
              </w:r>
            </w:del>
          </w:ins>
          <w:ins w:id="938" w:author="L" w:date="2026-08-07T16:30:17Z">
            <w:del w:id="939" w:author="LKY" w:date="2026-09-15T17:30:12Z">
              <w:r>
                <w:rPr/>
                <w:tab/>
              </w:r>
            </w:del>
          </w:ins>
          <w:ins w:id="940" w:author="L" w:date="2026-08-07T16:30:17Z">
            <w:del w:id="941" w:author="LKY" w:date="2026-09-15T17:30:12Z">
              <w:r>
                <w:rPr/>
                <w:fldChar w:fldCharType="begin"/>
              </w:r>
            </w:del>
          </w:ins>
          <w:ins w:id="942" w:author="L" w:date="2026-08-07T16:30:17Z">
            <w:del w:id="943" w:author="LKY" w:date="2026-09-15T17:30:12Z">
              <w:r>
                <w:rPr/>
                <w:delInstrText xml:space="preserve"> PAGEREF _Toc29545 \h </w:delInstrText>
              </w:r>
            </w:del>
          </w:ins>
          <w:ins w:id="944" w:author="L" w:date="2026-08-07T16:30:17Z">
            <w:del w:id="945" w:author="LKY" w:date="2026-09-15T17:30:12Z">
              <w:r>
                <w:rPr/>
                <w:fldChar w:fldCharType="separate"/>
              </w:r>
            </w:del>
          </w:ins>
          <w:ins w:id="946" w:author="L" w:date="2026-08-07T16:30:18Z">
            <w:del w:id="947" w:author="LKY" w:date="2026-09-15T17:30:12Z">
              <w:r>
                <w:rPr/>
                <w:delText>9</w:delText>
              </w:r>
            </w:del>
          </w:ins>
          <w:ins w:id="948" w:author="L" w:date="2026-08-07T16:30:17Z">
            <w:del w:id="949" w:author="LKY" w:date="2026-09-15T17:30:12Z">
              <w:r>
                <w:rPr/>
                <w:fldChar w:fldCharType="end"/>
              </w:r>
            </w:del>
          </w:ins>
          <w:ins w:id="950" w:author="L" w:date="2026-08-07T16:30:17Z">
            <w:del w:id="951" w:author="LKY" w:date="2026-09-15T17:30:12Z">
              <w:r>
                <w:rPr/>
                <w:fldChar w:fldCharType="end"/>
              </w:r>
            </w:del>
          </w:ins>
        </w:p>
        <w:p w14:paraId="3AAC49E9">
          <w:pPr>
            <w:pStyle w:val="11"/>
            <w:tabs>
              <w:tab w:val="right" w:leader="dot" w:pos="8306"/>
            </w:tabs>
            <w:rPr>
              <w:ins w:id="952" w:author="L" w:date="2026-08-07T16:30:17Z"/>
              <w:del w:id="953" w:author="LKY" w:date="2026-09-15T17:30:12Z"/>
            </w:rPr>
          </w:pPr>
          <w:ins w:id="954" w:author="L" w:date="2026-08-07T16:30:17Z">
            <w:del w:id="955" w:author="LKY" w:date="2026-09-15T17:30:12Z">
              <w:r>
                <w:rPr/>
                <w:fldChar w:fldCharType="begin"/>
              </w:r>
            </w:del>
          </w:ins>
          <w:ins w:id="956" w:author="L" w:date="2026-08-07T16:30:17Z">
            <w:del w:id="957" w:author="LKY" w:date="2026-09-15T17:30:12Z">
              <w:r>
                <w:rPr/>
                <w:delInstrText xml:space="preserve"> HYPERLINK \l _Toc6033 </w:delInstrText>
              </w:r>
            </w:del>
          </w:ins>
          <w:ins w:id="958" w:author="L" w:date="2026-08-07T16:30:17Z">
            <w:del w:id="959" w:author="LKY" w:date="2026-09-15T17:30:12Z">
              <w:r>
                <w:rPr/>
                <w:fldChar w:fldCharType="separate"/>
              </w:r>
            </w:del>
          </w:ins>
          <w:ins w:id="960" w:author="L" w:date="2026-08-07T16:30:17Z">
            <w:del w:id="961" w:author="LKY" w:date="2026-09-15T17:30:12Z">
              <w:r>
                <w:rPr>
                  <w:rFonts w:hint="eastAsia" w:ascii="Times New Roman" w:hAnsi="Times New Roman" w:cs="宋体"/>
                  <w:szCs w:val="32"/>
                  <w:lang w:val="en-US" w:eastAsia="zh-CN" w:bidi="en-US"/>
                </w:rPr>
                <w:delText>2.2电源接口</w:delText>
              </w:r>
            </w:del>
          </w:ins>
          <w:ins w:id="962" w:author="L" w:date="2026-08-07T16:30:17Z">
            <w:del w:id="963" w:author="LKY" w:date="2026-09-15T17:30:12Z">
              <w:r>
                <w:rPr/>
                <w:tab/>
              </w:r>
            </w:del>
          </w:ins>
          <w:ins w:id="964" w:author="L" w:date="2026-08-07T16:30:17Z">
            <w:del w:id="965" w:author="LKY" w:date="2026-09-15T17:30:12Z">
              <w:r>
                <w:rPr/>
                <w:fldChar w:fldCharType="begin"/>
              </w:r>
            </w:del>
          </w:ins>
          <w:ins w:id="966" w:author="L" w:date="2026-08-07T16:30:17Z">
            <w:del w:id="967" w:author="LKY" w:date="2026-09-15T17:30:12Z">
              <w:r>
                <w:rPr/>
                <w:delInstrText xml:space="preserve"> PAGEREF _Toc6033 \h </w:delInstrText>
              </w:r>
            </w:del>
          </w:ins>
          <w:ins w:id="968" w:author="L" w:date="2026-08-07T16:30:17Z">
            <w:del w:id="969" w:author="LKY" w:date="2026-09-15T17:30:12Z">
              <w:r>
                <w:rPr/>
                <w:fldChar w:fldCharType="separate"/>
              </w:r>
            </w:del>
          </w:ins>
          <w:ins w:id="970" w:author="L" w:date="2026-08-07T16:30:18Z">
            <w:del w:id="971" w:author="LKY" w:date="2026-09-15T17:30:12Z">
              <w:r>
                <w:rPr/>
                <w:delText>11</w:delText>
              </w:r>
            </w:del>
          </w:ins>
          <w:ins w:id="972" w:author="L" w:date="2026-08-07T16:30:17Z">
            <w:del w:id="973" w:author="LKY" w:date="2026-09-15T17:30:12Z">
              <w:r>
                <w:rPr/>
                <w:fldChar w:fldCharType="end"/>
              </w:r>
            </w:del>
          </w:ins>
          <w:ins w:id="974" w:author="L" w:date="2026-08-07T16:30:17Z">
            <w:del w:id="975" w:author="LKY" w:date="2026-09-15T17:30:12Z">
              <w:r>
                <w:rPr/>
                <w:fldChar w:fldCharType="end"/>
              </w:r>
            </w:del>
          </w:ins>
        </w:p>
        <w:p w14:paraId="33BF34AC">
          <w:pPr>
            <w:pStyle w:val="11"/>
            <w:tabs>
              <w:tab w:val="right" w:leader="dot" w:pos="8306"/>
            </w:tabs>
            <w:rPr>
              <w:ins w:id="976" w:author="L" w:date="2026-08-07T16:30:17Z"/>
              <w:del w:id="977" w:author="LKY" w:date="2026-09-15T17:30:12Z"/>
            </w:rPr>
          </w:pPr>
          <w:ins w:id="978" w:author="L" w:date="2026-08-07T16:30:17Z">
            <w:del w:id="979" w:author="LKY" w:date="2026-09-15T17:30:12Z">
              <w:r>
                <w:rPr/>
                <w:fldChar w:fldCharType="begin"/>
              </w:r>
            </w:del>
          </w:ins>
          <w:ins w:id="980" w:author="L" w:date="2026-08-07T16:30:17Z">
            <w:del w:id="981" w:author="LKY" w:date="2026-09-15T17:30:12Z">
              <w:r>
                <w:rPr/>
                <w:delInstrText xml:space="preserve"> HYPERLINK \l _Toc20947 </w:delInstrText>
              </w:r>
            </w:del>
          </w:ins>
          <w:ins w:id="982" w:author="L" w:date="2026-08-07T16:30:17Z">
            <w:del w:id="983" w:author="LKY" w:date="2026-09-15T17:30:12Z">
              <w:r>
                <w:rPr/>
                <w:fldChar w:fldCharType="separate"/>
              </w:r>
            </w:del>
          </w:ins>
          <w:ins w:id="984" w:author="L" w:date="2026-08-07T16:30:17Z">
            <w:del w:id="985" w:author="LKY" w:date="2026-09-15T17:30:12Z">
              <w:r>
                <w:rPr>
                  <w:rFonts w:hint="eastAsia" w:ascii="Times New Roman" w:hAnsi="Times New Roman"/>
                  <w:bCs/>
                  <w:szCs w:val="32"/>
                  <w:lang w:val="en-US" w:eastAsia="zh-CN"/>
                </w:rPr>
                <w:delText>2.3模块端口说明</w:delText>
              </w:r>
            </w:del>
          </w:ins>
          <w:ins w:id="986" w:author="L" w:date="2026-08-07T16:30:17Z">
            <w:del w:id="987" w:author="LKY" w:date="2026-09-15T17:30:12Z">
              <w:r>
                <w:rPr/>
                <w:tab/>
              </w:r>
            </w:del>
          </w:ins>
          <w:ins w:id="988" w:author="L" w:date="2026-08-07T16:30:17Z">
            <w:del w:id="989" w:author="LKY" w:date="2026-09-15T17:30:12Z">
              <w:r>
                <w:rPr/>
                <w:fldChar w:fldCharType="begin"/>
              </w:r>
            </w:del>
          </w:ins>
          <w:ins w:id="990" w:author="L" w:date="2026-08-07T16:30:17Z">
            <w:del w:id="991" w:author="LKY" w:date="2026-09-15T17:30:12Z">
              <w:r>
                <w:rPr/>
                <w:delInstrText xml:space="preserve"> PAGEREF _Toc20947 \h </w:delInstrText>
              </w:r>
            </w:del>
          </w:ins>
          <w:ins w:id="992" w:author="L" w:date="2026-08-07T16:30:17Z">
            <w:del w:id="993" w:author="LKY" w:date="2026-09-15T17:30:12Z">
              <w:r>
                <w:rPr/>
                <w:fldChar w:fldCharType="separate"/>
              </w:r>
            </w:del>
          </w:ins>
          <w:ins w:id="994" w:author="L" w:date="2026-08-07T16:30:18Z">
            <w:del w:id="995" w:author="LKY" w:date="2026-09-15T17:30:12Z">
              <w:r>
                <w:rPr/>
                <w:delText>11</w:delText>
              </w:r>
            </w:del>
          </w:ins>
          <w:ins w:id="996" w:author="L" w:date="2026-08-07T16:30:17Z">
            <w:del w:id="997" w:author="LKY" w:date="2026-09-15T17:30:12Z">
              <w:r>
                <w:rPr/>
                <w:fldChar w:fldCharType="end"/>
              </w:r>
            </w:del>
          </w:ins>
          <w:ins w:id="998" w:author="L" w:date="2026-08-07T16:30:17Z">
            <w:del w:id="999" w:author="LKY" w:date="2026-09-15T17:30:12Z">
              <w:r>
                <w:rPr/>
                <w:fldChar w:fldCharType="end"/>
              </w:r>
            </w:del>
          </w:ins>
        </w:p>
        <w:p w14:paraId="1FAA7FA5">
          <w:pPr>
            <w:pStyle w:val="7"/>
            <w:tabs>
              <w:tab w:val="right" w:leader="dot" w:pos="8306"/>
            </w:tabs>
            <w:rPr>
              <w:ins w:id="1000" w:author="L" w:date="2026-08-07T16:30:17Z"/>
              <w:del w:id="1001" w:author="LKY" w:date="2026-09-15T17:30:12Z"/>
            </w:rPr>
          </w:pPr>
          <w:ins w:id="1002" w:author="L" w:date="2026-08-07T16:30:17Z">
            <w:del w:id="1003" w:author="LKY" w:date="2026-09-15T17:30:12Z">
              <w:r>
                <w:rPr/>
                <w:fldChar w:fldCharType="begin"/>
              </w:r>
            </w:del>
          </w:ins>
          <w:ins w:id="1004" w:author="L" w:date="2026-08-07T16:30:17Z">
            <w:del w:id="1005" w:author="LKY" w:date="2026-09-15T17:30:12Z">
              <w:r>
                <w:rPr/>
                <w:delInstrText xml:space="preserve"> HYPERLINK \l _Toc23946 </w:delInstrText>
              </w:r>
            </w:del>
          </w:ins>
          <w:ins w:id="1006" w:author="L" w:date="2026-08-07T16:30:17Z">
            <w:del w:id="1007" w:author="LKY" w:date="2026-09-15T17:30:12Z">
              <w:r>
                <w:rPr/>
                <w:fldChar w:fldCharType="separate"/>
              </w:r>
            </w:del>
          </w:ins>
          <w:ins w:id="1008" w:author="L" w:date="2026-08-07T16:30:17Z">
            <w:del w:id="1009" w:author="LKY" w:date="2026-09-15T17:30:12Z">
              <w:r>
                <w:rPr>
                  <w:rFonts w:hint="eastAsia" w:ascii="Times New Roman" w:hAnsi="Times New Roman"/>
                  <w:bCs/>
                  <w:szCs w:val="28"/>
                  <w:lang w:val="en-US" w:eastAsia="zh-CN"/>
                </w:rPr>
                <w:delText>2.3.1RS232/485模块</w:delText>
              </w:r>
            </w:del>
          </w:ins>
          <w:ins w:id="1010" w:author="L" w:date="2026-08-07T16:30:17Z">
            <w:del w:id="1011" w:author="LKY" w:date="2026-09-15T17:30:12Z">
              <w:r>
                <w:rPr/>
                <w:tab/>
              </w:r>
            </w:del>
          </w:ins>
          <w:ins w:id="1012" w:author="L" w:date="2026-08-07T16:30:17Z">
            <w:del w:id="1013" w:author="LKY" w:date="2026-09-15T17:30:12Z">
              <w:r>
                <w:rPr/>
                <w:fldChar w:fldCharType="begin"/>
              </w:r>
            </w:del>
          </w:ins>
          <w:ins w:id="1014" w:author="L" w:date="2026-08-07T16:30:17Z">
            <w:del w:id="1015" w:author="LKY" w:date="2026-09-15T17:30:12Z">
              <w:r>
                <w:rPr/>
                <w:delInstrText xml:space="preserve"> PAGEREF _Toc23946 \h </w:delInstrText>
              </w:r>
            </w:del>
          </w:ins>
          <w:ins w:id="1016" w:author="L" w:date="2026-08-07T16:30:17Z">
            <w:del w:id="1017" w:author="LKY" w:date="2026-09-15T17:30:12Z">
              <w:r>
                <w:rPr/>
                <w:fldChar w:fldCharType="separate"/>
              </w:r>
            </w:del>
          </w:ins>
          <w:ins w:id="1018" w:author="L" w:date="2026-08-07T16:30:18Z">
            <w:del w:id="1019" w:author="LKY" w:date="2026-09-15T17:30:12Z">
              <w:r>
                <w:rPr/>
                <w:delText>11</w:delText>
              </w:r>
            </w:del>
          </w:ins>
          <w:ins w:id="1020" w:author="L" w:date="2026-08-07T16:30:17Z">
            <w:del w:id="1021" w:author="LKY" w:date="2026-09-15T17:30:12Z">
              <w:r>
                <w:rPr/>
                <w:fldChar w:fldCharType="end"/>
              </w:r>
            </w:del>
          </w:ins>
          <w:ins w:id="1022" w:author="L" w:date="2026-08-07T16:30:17Z">
            <w:del w:id="1023" w:author="LKY" w:date="2026-09-15T17:30:12Z">
              <w:r>
                <w:rPr/>
                <w:fldChar w:fldCharType="end"/>
              </w:r>
            </w:del>
          </w:ins>
        </w:p>
        <w:p w14:paraId="415F0F8B">
          <w:pPr>
            <w:pStyle w:val="7"/>
            <w:tabs>
              <w:tab w:val="right" w:leader="dot" w:pos="8306"/>
            </w:tabs>
            <w:rPr>
              <w:ins w:id="1024" w:author="L" w:date="2026-08-07T16:30:17Z"/>
              <w:del w:id="1025" w:author="LKY" w:date="2026-09-15T17:30:12Z"/>
            </w:rPr>
          </w:pPr>
          <w:ins w:id="1026" w:author="L" w:date="2026-08-07T16:30:17Z">
            <w:del w:id="1027" w:author="LKY" w:date="2026-09-15T17:30:12Z">
              <w:r>
                <w:rPr/>
                <w:fldChar w:fldCharType="begin"/>
              </w:r>
            </w:del>
          </w:ins>
          <w:ins w:id="1028" w:author="L" w:date="2026-08-07T16:30:17Z">
            <w:del w:id="1029" w:author="LKY" w:date="2026-09-15T17:30:12Z">
              <w:r>
                <w:rPr/>
                <w:delInstrText xml:space="preserve"> HYPERLINK \l _Toc16095 </w:delInstrText>
              </w:r>
            </w:del>
          </w:ins>
          <w:ins w:id="1030" w:author="L" w:date="2026-08-07T16:30:17Z">
            <w:del w:id="1031" w:author="LKY" w:date="2026-09-15T17:30:12Z">
              <w:r>
                <w:rPr/>
                <w:fldChar w:fldCharType="separate"/>
              </w:r>
            </w:del>
          </w:ins>
          <w:ins w:id="1032" w:author="L" w:date="2026-08-07T16:30:17Z">
            <w:del w:id="1033" w:author="LKY" w:date="2026-09-15T17:30:12Z">
              <w:r>
                <w:rPr>
                  <w:rFonts w:hint="eastAsia" w:ascii="Times New Roman" w:hAnsi="Times New Roman"/>
                  <w:bCs/>
                  <w:szCs w:val="28"/>
                  <w:lang w:val="en-US" w:eastAsia="zh-CN"/>
                </w:rPr>
                <w:delText>2.3.2 DI模块</w:delText>
              </w:r>
            </w:del>
          </w:ins>
          <w:ins w:id="1034" w:author="L" w:date="2026-08-07T16:30:17Z">
            <w:del w:id="1035" w:author="LKY" w:date="2026-09-15T17:30:12Z">
              <w:r>
                <w:rPr/>
                <w:tab/>
              </w:r>
            </w:del>
          </w:ins>
          <w:ins w:id="1036" w:author="L" w:date="2026-08-07T16:30:17Z">
            <w:del w:id="1037" w:author="LKY" w:date="2026-09-15T17:30:12Z">
              <w:r>
                <w:rPr/>
                <w:fldChar w:fldCharType="begin"/>
              </w:r>
            </w:del>
          </w:ins>
          <w:ins w:id="1038" w:author="L" w:date="2026-08-07T16:30:17Z">
            <w:del w:id="1039" w:author="LKY" w:date="2026-09-15T17:30:12Z">
              <w:r>
                <w:rPr/>
                <w:delInstrText xml:space="preserve"> PAGEREF _Toc16095 \h </w:delInstrText>
              </w:r>
            </w:del>
          </w:ins>
          <w:ins w:id="1040" w:author="L" w:date="2026-08-07T16:30:17Z">
            <w:del w:id="1041" w:author="LKY" w:date="2026-09-15T17:30:12Z">
              <w:r>
                <w:rPr/>
                <w:fldChar w:fldCharType="separate"/>
              </w:r>
            </w:del>
          </w:ins>
          <w:ins w:id="1042" w:author="L" w:date="2026-08-07T16:30:18Z">
            <w:del w:id="1043" w:author="LKY" w:date="2026-09-15T17:30:12Z">
              <w:r>
                <w:rPr/>
                <w:delText>11</w:delText>
              </w:r>
            </w:del>
          </w:ins>
          <w:ins w:id="1044" w:author="L" w:date="2026-08-07T16:30:17Z">
            <w:del w:id="1045" w:author="LKY" w:date="2026-09-15T17:30:12Z">
              <w:r>
                <w:rPr/>
                <w:fldChar w:fldCharType="end"/>
              </w:r>
            </w:del>
          </w:ins>
          <w:ins w:id="1046" w:author="L" w:date="2026-08-07T16:30:17Z">
            <w:del w:id="1047" w:author="LKY" w:date="2026-09-15T17:30:12Z">
              <w:r>
                <w:rPr/>
                <w:fldChar w:fldCharType="end"/>
              </w:r>
            </w:del>
          </w:ins>
        </w:p>
        <w:p w14:paraId="6B07CFB5">
          <w:pPr>
            <w:pStyle w:val="7"/>
            <w:tabs>
              <w:tab w:val="right" w:leader="dot" w:pos="8306"/>
            </w:tabs>
            <w:rPr>
              <w:ins w:id="1048" w:author="L" w:date="2026-08-07T16:30:17Z"/>
              <w:del w:id="1049" w:author="LKY" w:date="2026-09-15T17:30:12Z"/>
            </w:rPr>
          </w:pPr>
          <w:ins w:id="1050" w:author="L" w:date="2026-08-07T16:30:17Z">
            <w:del w:id="1051" w:author="LKY" w:date="2026-09-15T17:30:12Z">
              <w:r>
                <w:rPr/>
                <w:fldChar w:fldCharType="begin"/>
              </w:r>
            </w:del>
          </w:ins>
          <w:ins w:id="1052" w:author="L" w:date="2026-08-07T16:30:17Z">
            <w:del w:id="1053" w:author="LKY" w:date="2026-09-15T17:30:12Z">
              <w:r>
                <w:rPr/>
                <w:delInstrText xml:space="preserve"> HYPERLINK \l _Toc12702 </w:delInstrText>
              </w:r>
            </w:del>
          </w:ins>
          <w:ins w:id="1054" w:author="L" w:date="2026-08-07T16:30:17Z">
            <w:del w:id="1055" w:author="LKY" w:date="2026-09-15T17:30:12Z">
              <w:r>
                <w:rPr/>
                <w:fldChar w:fldCharType="separate"/>
              </w:r>
            </w:del>
          </w:ins>
          <w:ins w:id="1056" w:author="L" w:date="2026-08-07T16:30:17Z">
            <w:del w:id="1057" w:author="LKY" w:date="2026-09-15T17:30:12Z">
              <w:r>
                <w:rPr>
                  <w:rFonts w:hint="eastAsia" w:ascii="Times New Roman" w:hAnsi="Times New Roman"/>
                  <w:bCs/>
                  <w:szCs w:val="28"/>
                  <w:lang w:val="en-US" w:eastAsia="zh-CN"/>
                </w:rPr>
                <w:delText>2.3.3 DO模块</w:delText>
              </w:r>
            </w:del>
          </w:ins>
          <w:ins w:id="1058" w:author="L" w:date="2026-08-07T16:30:17Z">
            <w:del w:id="1059" w:author="LKY" w:date="2026-09-15T17:30:12Z">
              <w:r>
                <w:rPr/>
                <w:tab/>
              </w:r>
            </w:del>
          </w:ins>
          <w:ins w:id="1060" w:author="L" w:date="2026-08-07T16:30:17Z">
            <w:del w:id="1061" w:author="LKY" w:date="2026-09-15T17:30:12Z">
              <w:r>
                <w:rPr/>
                <w:fldChar w:fldCharType="begin"/>
              </w:r>
            </w:del>
          </w:ins>
          <w:ins w:id="1062" w:author="L" w:date="2026-08-07T16:30:17Z">
            <w:del w:id="1063" w:author="LKY" w:date="2026-09-15T17:30:12Z">
              <w:r>
                <w:rPr/>
                <w:delInstrText xml:space="preserve"> PAGEREF _Toc12702 \h </w:delInstrText>
              </w:r>
            </w:del>
          </w:ins>
          <w:ins w:id="1064" w:author="L" w:date="2026-08-07T16:30:17Z">
            <w:del w:id="1065" w:author="LKY" w:date="2026-09-15T17:30:12Z">
              <w:r>
                <w:rPr/>
                <w:fldChar w:fldCharType="separate"/>
              </w:r>
            </w:del>
          </w:ins>
          <w:ins w:id="1066" w:author="L" w:date="2026-08-07T16:30:18Z">
            <w:del w:id="1067" w:author="LKY" w:date="2026-09-15T17:30:12Z">
              <w:r>
                <w:rPr/>
                <w:delText>12</w:delText>
              </w:r>
            </w:del>
          </w:ins>
          <w:ins w:id="1068" w:author="L" w:date="2026-08-07T16:30:17Z">
            <w:del w:id="1069" w:author="LKY" w:date="2026-09-15T17:30:12Z">
              <w:r>
                <w:rPr/>
                <w:fldChar w:fldCharType="end"/>
              </w:r>
            </w:del>
          </w:ins>
          <w:ins w:id="1070" w:author="L" w:date="2026-08-07T16:30:17Z">
            <w:del w:id="1071" w:author="LKY" w:date="2026-09-15T17:30:12Z">
              <w:r>
                <w:rPr/>
                <w:fldChar w:fldCharType="end"/>
              </w:r>
            </w:del>
          </w:ins>
        </w:p>
        <w:p w14:paraId="53371987">
          <w:pPr>
            <w:pStyle w:val="7"/>
            <w:tabs>
              <w:tab w:val="right" w:leader="dot" w:pos="8306"/>
            </w:tabs>
            <w:rPr>
              <w:ins w:id="1072" w:author="L" w:date="2026-08-07T16:30:17Z"/>
              <w:del w:id="1073" w:author="LKY" w:date="2026-09-15T17:30:12Z"/>
            </w:rPr>
          </w:pPr>
          <w:ins w:id="1074" w:author="L" w:date="2026-08-07T16:30:17Z">
            <w:del w:id="1075" w:author="LKY" w:date="2026-09-15T17:30:12Z">
              <w:r>
                <w:rPr/>
                <w:fldChar w:fldCharType="begin"/>
              </w:r>
            </w:del>
          </w:ins>
          <w:ins w:id="1076" w:author="L" w:date="2026-08-07T16:30:17Z">
            <w:del w:id="1077" w:author="LKY" w:date="2026-09-15T17:30:12Z">
              <w:r>
                <w:rPr/>
                <w:delInstrText xml:space="preserve"> HYPERLINK \l _Toc26775 </w:delInstrText>
              </w:r>
            </w:del>
          </w:ins>
          <w:ins w:id="1078" w:author="L" w:date="2026-08-07T16:30:17Z">
            <w:del w:id="1079" w:author="LKY" w:date="2026-09-15T17:30:12Z">
              <w:r>
                <w:rPr/>
                <w:fldChar w:fldCharType="separate"/>
              </w:r>
            </w:del>
          </w:ins>
          <w:ins w:id="1080" w:author="L" w:date="2026-08-07T16:30:17Z">
            <w:del w:id="1081" w:author="LKY" w:date="2026-09-15T17:30:12Z">
              <w:r>
                <w:rPr>
                  <w:rFonts w:hint="eastAsia" w:ascii="Times New Roman" w:hAnsi="Times New Roman" w:cstheme="minorBidi"/>
                  <w:bCs/>
                  <w:kern w:val="2"/>
                  <w:szCs w:val="28"/>
                  <w:lang w:val="en-US" w:eastAsia="zh-CN" w:bidi="ar-SA"/>
                </w:rPr>
                <w:delText>2.3.4 AO模块</w:delText>
              </w:r>
            </w:del>
          </w:ins>
          <w:ins w:id="1082" w:author="L" w:date="2026-08-07T16:30:17Z">
            <w:del w:id="1083" w:author="LKY" w:date="2026-09-15T17:30:12Z">
              <w:r>
                <w:rPr/>
                <w:tab/>
              </w:r>
            </w:del>
          </w:ins>
          <w:ins w:id="1084" w:author="L" w:date="2026-08-07T16:30:17Z">
            <w:del w:id="1085" w:author="LKY" w:date="2026-09-15T17:30:12Z">
              <w:r>
                <w:rPr/>
                <w:fldChar w:fldCharType="begin"/>
              </w:r>
            </w:del>
          </w:ins>
          <w:ins w:id="1086" w:author="L" w:date="2026-08-07T16:30:17Z">
            <w:del w:id="1087" w:author="LKY" w:date="2026-09-15T17:30:12Z">
              <w:r>
                <w:rPr/>
                <w:delInstrText xml:space="preserve"> PAGEREF _Toc26775 \h </w:delInstrText>
              </w:r>
            </w:del>
          </w:ins>
          <w:ins w:id="1088" w:author="L" w:date="2026-08-07T16:30:17Z">
            <w:del w:id="1089" w:author="LKY" w:date="2026-09-15T17:30:12Z">
              <w:r>
                <w:rPr/>
                <w:fldChar w:fldCharType="separate"/>
              </w:r>
            </w:del>
          </w:ins>
          <w:ins w:id="1090" w:author="L" w:date="2026-08-07T16:30:18Z">
            <w:del w:id="1091" w:author="LKY" w:date="2026-09-15T17:30:12Z">
              <w:r>
                <w:rPr/>
                <w:delText>13</w:delText>
              </w:r>
            </w:del>
          </w:ins>
          <w:ins w:id="1092" w:author="L" w:date="2026-08-07T16:30:17Z">
            <w:del w:id="1093" w:author="LKY" w:date="2026-09-15T17:30:12Z">
              <w:r>
                <w:rPr/>
                <w:fldChar w:fldCharType="end"/>
              </w:r>
            </w:del>
          </w:ins>
          <w:ins w:id="1094" w:author="L" w:date="2026-08-07T16:30:17Z">
            <w:del w:id="1095" w:author="LKY" w:date="2026-09-15T17:30:12Z">
              <w:r>
                <w:rPr/>
                <w:fldChar w:fldCharType="end"/>
              </w:r>
            </w:del>
          </w:ins>
        </w:p>
        <w:p w14:paraId="0121B2A8">
          <w:pPr>
            <w:pStyle w:val="7"/>
            <w:tabs>
              <w:tab w:val="right" w:leader="dot" w:pos="8306"/>
            </w:tabs>
            <w:rPr>
              <w:ins w:id="1096" w:author="L" w:date="2026-08-07T16:30:17Z"/>
              <w:del w:id="1097" w:author="LKY" w:date="2026-09-15T17:30:12Z"/>
            </w:rPr>
          </w:pPr>
          <w:ins w:id="1098" w:author="L" w:date="2026-08-07T16:30:17Z">
            <w:del w:id="1099" w:author="LKY" w:date="2026-09-15T17:30:12Z">
              <w:r>
                <w:rPr/>
                <w:fldChar w:fldCharType="begin"/>
              </w:r>
            </w:del>
          </w:ins>
          <w:ins w:id="1100" w:author="L" w:date="2026-08-07T16:30:17Z">
            <w:del w:id="1101" w:author="LKY" w:date="2026-09-15T17:30:12Z">
              <w:r>
                <w:rPr/>
                <w:delInstrText xml:space="preserve"> HYPERLINK \l _Toc23485 </w:delInstrText>
              </w:r>
            </w:del>
          </w:ins>
          <w:ins w:id="1102" w:author="L" w:date="2026-08-07T16:30:17Z">
            <w:del w:id="1103" w:author="LKY" w:date="2026-09-15T17:30:12Z">
              <w:r>
                <w:rPr/>
                <w:fldChar w:fldCharType="separate"/>
              </w:r>
            </w:del>
          </w:ins>
          <w:ins w:id="1104" w:author="L" w:date="2026-08-07T16:30:17Z">
            <w:del w:id="1105" w:author="LKY" w:date="2026-09-15T17:30:12Z">
              <w:r>
                <w:rPr>
                  <w:rFonts w:hint="eastAsia" w:ascii="Times New Roman" w:hAnsi="Times New Roman" w:cstheme="minorBidi"/>
                  <w:bCs/>
                  <w:kern w:val="2"/>
                  <w:szCs w:val="28"/>
                  <w:lang w:val="en-US" w:eastAsia="zh-CN" w:bidi="ar-SA"/>
                </w:rPr>
                <w:delText>2.3.5 AI模块</w:delText>
              </w:r>
            </w:del>
          </w:ins>
          <w:ins w:id="1106" w:author="L" w:date="2026-08-07T16:30:17Z">
            <w:del w:id="1107" w:author="LKY" w:date="2026-09-15T17:30:12Z">
              <w:r>
                <w:rPr/>
                <w:tab/>
              </w:r>
            </w:del>
          </w:ins>
          <w:ins w:id="1108" w:author="L" w:date="2026-08-07T16:30:17Z">
            <w:del w:id="1109" w:author="LKY" w:date="2026-09-15T17:30:12Z">
              <w:r>
                <w:rPr/>
                <w:fldChar w:fldCharType="begin"/>
              </w:r>
            </w:del>
          </w:ins>
          <w:ins w:id="1110" w:author="L" w:date="2026-08-07T16:30:17Z">
            <w:del w:id="1111" w:author="LKY" w:date="2026-09-15T17:30:12Z">
              <w:r>
                <w:rPr/>
                <w:delInstrText xml:space="preserve"> PAGEREF _Toc23485 \h </w:delInstrText>
              </w:r>
            </w:del>
          </w:ins>
          <w:ins w:id="1112" w:author="L" w:date="2026-08-07T16:30:17Z">
            <w:del w:id="1113" w:author="LKY" w:date="2026-09-15T17:30:12Z">
              <w:r>
                <w:rPr/>
                <w:fldChar w:fldCharType="separate"/>
              </w:r>
            </w:del>
          </w:ins>
          <w:ins w:id="1114" w:author="L" w:date="2026-08-07T16:30:18Z">
            <w:del w:id="1115" w:author="LKY" w:date="2026-09-15T17:30:12Z">
              <w:r>
                <w:rPr/>
                <w:delText>13</w:delText>
              </w:r>
            </w:del>
          </w:ins>
          <w:ins w:id="1116" w:author="L" w:date="2026-08-07T16:30:17Z">
            <w:del w:id="1117" w:author="LKY" w:date="2026-09-15T17:30:12Z">
              <w:r>
                <w:rPr/>
                <w:fldChar w:fldCharType="end"/>
              </w:r>
            </w:del>
          </w:ins>
          <w:ins w:id="1118" w:author="L" w:date="2026-08-07T16:30:17Z">
            <w:del w:id="1119" w:author="LKY" w:date="2026-09-15T17:30:12Z">
              <w:r>
                <w:rPr/>
                <w:fldChar w:fldCharType="end"/>
              </w:r>
            </w:del>
          </w:ins>
        </w:p>
        <w:p w14:paraId="3CF64891">
          <w:pPr>
            <w:pStyle w:val="7"/>
            <w:tabs>
              <w:tab w:val="right" w:leader="dot" w:pos="8306"/>
            </w:tabs>
            <w:rPr>
              <w:ins w:id="1120" w:author="L" w:date="2026-08-07T16:30:17Z"/>
              <w:del w:id="1121" w:author="LKY" w:date="2026-09-15T17:30:12Z"/>
            </w:rPr>
          </w:pPr>
          <w:ins w:id="1122" w:author="L" w:date="2026-08-07T16:30:17Z">
            <w:del w:id="1123" w:author="LKY" w:date="2026-09-15T17:30:12Z">
              <w:r>
                <w:rPr/>
                <w:fldChar w:fldCharType="begin"/>
              </w:r>
            </w:del>
          </w:ins>
          <w:ins w:id="1124" w:author="L" w:date="2026-08-07T16:30:17Z">
            <w:del w:id="1125" w:author="LKY" w:date="2026-09-15T17:30:12Z">
              <w:r>
                <w:rPr/>
                <w:delInstrText xml:space="preserve"> HYPERLINK \l _Toc10510 </w:delInstrText>
              </w:r>
            </w:del>
          </w:ins>
          <w:ins w:id="1126" w:author="L" w:date="2026-08-07T16:30:17Z">
            <w:del w:id="1127" w:author="LKY" w:date="2026-09-15T17:30:12Z">
              <w:r>
                <w:rPr/>
                <w:fldChar w:fldCharType="separate"/>
              </w:r>
            </w:del>
          </w:ins>
          <w:ins w:id="1128" w:author="L" w:date="2026-08-07T16:30:17Z">
            <w:del w:id="1129" w:author="LKY" w:date="2026-09-15T17:30:12Z">
              <w:r>
                <w:rPr>
                  <w:rFonts w:hint="eastAsia" w:ascii="Times New Roman" w:hAnsi="Times New Roman"/>
                  <w:bCs/>
                  <w:szCs w:val="28"/>
                  <w:lang w:val="en-US" w:eastAsia="zh-CN"/>
                </w:rPr>
                <w:delText xml:space="preserve">2.3.6 </w:delText>
              </w:r>
            </w:del>
          </w:ins>
          <w:ins w:id="1130" w:author="L" w:date="2026-08-07T16:30:17Z">
            <w:del w:id="1131" w:author="LKY" w:date="2026-09-15T17:30:12Z">
              <w:r>
                <w:rPr>
                  <w:rFonts w:hint="default" w:ascii="Times New Roman" w:hAnsi="Times New Roman"/>
                  <w:bCs/>
                  <w:szCs w:val="28"/>
                  <w:lang w:val="en-US" w:eastAsia="zh-CN"/>
                </w:rPr>
                <w:delText>RTD</w:delText>
              </w:r>
            </w:del>
          </w:ins>
          <w:ins w:id="1132" w:author="L" w:date="2026-08-07T16:30:17Z">
            <w:del w:id="1133" w:author="LKY" w:date="2026-09-15T17:30:12Z">
              <w:r>
                <w:rPr>
                  <w:rFonts w:hint="eastAsia" w:ascii="Times New Roman" w:hAnsi="Times New Roman"/>
                  <w:bCs/>
                  <w:szCs w:val="28"/>
                  <w:lang w:val="en-US" w:eastAsia="zh-CN"/>
                </w:rPr>
                <w:delText>模块</w:delText>
              </w:r>
            </w:del>
          </w:ins>
          <w:ins w:id="1134" w:author="L" w:date="2026-08-07T16:30:17Z">
            <w:del w:id="1135" w:author="LKY" w:date="2026-09-15T17:30:12Z">
              <w:r>
                <w:rPr/>
                <w:tab/>
              </w:r>
            </w:del>
          </w:ins>
          <w:ins w:id="1136" w:author="L" w:date="2026-08-07T16:30:17Z">
            <w:del w:id="1137" w:author="LKY" w:date="2026-09-15T17:30:12Z">
              <w:r>
                <w:rPr/>
                <w:fldChar w:fldCharType="begin"/>
              </w:r>
            </w:del>
          </w:ins>
          <w:ins w:id="1138" w:author="L" w:date="2026-08-07T16:30:17Z">
            <w:del w:id="1139" w:author="LKY" w:date="2026-09-15T17:30:12Z">
              <w:r>
                <w:rPr/>
                <w:delInstrText xml:space="preserve"> PAGEREF _Toc10510 \h </w:delInstrText>
              </w:r>
            </w:del>
          </w:ins>
          <w:ins w:id="1140" w:author="L" w:date="2026-08-07T16:30:17Z">
            <w:del w:id="1141" w:author="LKY" w:date="2026-09-15T17:30:12Z">
              <w:r>
                <w:rPr/>
                <w:fldChar w:fldCharType="separate"/>
              </w:r>
            </w:del>
          </w:ins>
          <w:ins w:id="1142" w:author="L" w:date="2026-08-07T16:30:18Z">
            <w:del w:id="1143" w:author="LKY" w:date="2026-09-15T17:30:12Z">
              <w:r>
                <w:rPr/>
                <w:delText>14</w:delText>
              </w:r>
            </w:del>
          </w:ins>
          <w:ins w:id="1144" w:author="L" w:date="2026-08-07T16:30:17Z">
            <w:del w:id="1145" w:author="LKY" w:date="2026-09-15T17:30:12Z">
              <w:r>
                <w:rPr/>
                <w:fldChar w:fldCharType="end"/>
              </w:r>
            </w:del>
          </w:ins>
          <w:ins w:id="1146" w:author="L" w:date="2026-08-07T16:30:17Z">
            <w:del w:id="1147" w:author="LKY" w:date="2026-09-15T17:30:12Z">
              <w:r>
                <w:rPr/>
                <w:fldChar w:fldCharType="end"/>
              </w:r>
            </w:del>
          </w:ins>
        </w:p>
        <w:p w14:paraId="5CCB0AD8">
          <w:pPr>
            <w:pStyle w:val="7"/>
            <w:tabs>
              <w:tab w:val="right" w:leader="dot" w:pos="8306"/>
            </w:tabs>
            <w:rPr>
              <w:ins w:id="1148" w:author="L" w:date="2026-08-07T16:30:17Z"/>
              <w:del w:id="1149" w:author="LKY" w:date="2026-09-15T17:30:12Z"/>
            </w:rPr>
          </w:pPr>
          <w:ins w:id="1150" w:author="L" w:date="2026-08-07T16:30:17Z">
            <w:del w:id="1151" w:author="LKY" w:date="2026-09-15T17:30:12Z">
              <w:r>
                <w:rPr/>
                <w:fldChar w:fldCharType="begin"/>
              </w:r>
            </w:del>
          </w:ins>
          <w:ins w:id="1152" w:author="L" w:date="2026-08-07T16:30:17Z">
            <w:del w:id="1153" w:author="LKY" w:date="2026-09-15T17:30:12Z">
              <w:r>
                <w:rPr/>
                <w:delInstrText xml:space="preserve"> HYPERLINK \l _Toc16385 </w:delInstrText>
              </w:r>
            </w:del>
          </w:ins>
          <w:ins w:id="1154" w:author="L" w:date="2026-08-07T16:30:17Z">
            <w:del w:id="1155" w:author="LKY" w:date="2026-09-15T17:30:12Z">
              <w:r>
                <w:rPr/>
                <w:fldChar w:fldCharType="separate"/>
              </w:r>
            </w:del>
          </w:ins>
          <w:ins w:id="1156" w:author="L" w:date="2026-08-07T16:30:17Z">
            <w:del w:id="1157" w:author="LKY" w:date="2026-09-15T17:30:12Z">
              <w:r>
                <w:rPr>
                  <w:rFonts w:hint="default" w:ascii="Times New Roman" w:hAnsi="Times New Roman"/>
                  <w:bCs/>
                  <w:szCs w:val="28"/>
                  <w:lang w:val="en-US" w:eastAsia="zh-CN"/>
                </w:rPr>
                <w:delText>2.</w:delText>
              </w:r>
            </w:del>
          </w:ins>
          <w:ins w:id="1158" w:author="L" w:date="2026-08-07T16:30:17Z">
            <w:del w:id="1159" w:author="LKY" w:date="2026-09-15T17:30:12Z">
              <w:r>
                <w:rPr>
                  <w:rFonts w:hint="eastAsia" w:ascii="Times New Roman" w:hAnsi="Times New Roman"/>
                  <w:bCs/>
                  <w:szCs w:val="28"/>
                  <w:lang w:val="en-US" w:eastAsia="zh-CN"/>
                </w:rPr>
                <w:delText>3</w:delText>
              </w:r>
            </w:del>
          </w:ins>
          <w:ins w:id="1160" w:author="L" w:date="2026-08-07T16:30:17Z">
            <w:del w:id="1161" w:author="LKY" w:date="2026-09-15T17:30:12Z">
              <w:r>
                <w:rPr>
                  <w:rFonts w:hint="default" w:ascii="Times New Roman" w:hAnsi="Times New Roman"/>
                  <w:bCs/>
                  <w:szCs w:val="28"/>
                  <w:lang w:val="en-US" w:eastAsia="zh-CN"/>
                </w:rPr>
                <w:delText>.7</w:delText>
              </w:r>
            </w:del>
          </w:ins>
          <w:ins w:id="1162" w:author="L" w:date="2026-08-07T16:30:17Z">
            <w:del w:id="1163" w:author="LKY" w:date="2026-09-15T17:30:12Z">
              <w:r>
                <w:rPr>
                  <w:rFonts w:hint="eastAsia" w:ascii="Times New Roman" w:hAnsi="Times New Roman"/>
                  <w:bCs/>
                  <w:szCs w:val="28"/>
                  <w:lang w:val="en-US" w:eastAsia="zh-CN"/>
                </w:rPr>
                <w:delText xml:space="preserve"> TC模块</w:delText>
              </w:r>
            </w:del>
          </w:ins>
          <w:ins w:id="1164" w:author="L" w:date="2026-08-07T16:30:17Z">
            <w:del w:id="1165" w:author="LKY" w:date="2026-09-15T17:30:12Z">
              <w:r>
                <w:rPr/>
                <w:tab/>
              </w:r>
            </w:del>
          </w:ins>
          <w:ins w:id="1166" w:author="L" w:date="2026-08-07T16:30:17Z">
            <w:del w:id="1167" w:author="LKY" w:date="2026-09-15T17:30:12Z">
              <w:r>
                <w:rPr/>
                <w:fldChar w:fldCharType="begin"/>
              </w:r>
            </w:del>
          </w:ins>
          <w:ins w:id="1168" w:author="L" w:date="2026-08-07T16:30:17Z">
            <w:del w:id="1169" w:author="LKY" w:date="2026-09-15T17:30:12Z">
              <w:r>
                <w:rPr/>
                <w:delInstrText xml:space="preserve"> PAGEREF _Toc16385 \h </w:delInstrText>
              </w:r>
            </w:del>
          </w:ins>
          <w:ins w:id="1170" w:author="L" w:date="2026-08-07T16:30:17Z">
            <w:del w:id="1171" w:author="LKY" w:date="2026-09-15T17:30:12Z">
              <w:r>
                <w:rPr/>
                <w:fldChar w:fldCharType="separate"/>
              </w:r>
            </w:del>
          </w:ins>
          <w:ins w:id="1172" w:author="L" w:date="2026-08-07T16:30:18Z">
            <w:del w:id="1173" w:author="LKY" w:date="2026-09-15T17:30:12Z">
              <w:r>
                <w:rPr/>
                <w:delText>14</w:delText>
              </w:r>
            </w:del>
          </w:ins>
          <w:ins w:id="1174" w:author="L" w:date="2026-08-07T16:30:17Z">
            <w:del w:id="1175" w:author="LKY" w:date="2026-09-15T17:30:12Z">
              <w:r>
                <w:rPr/>
                <w:fldChar w:fldCharType="end"/>
              </w:r>
            </w:del>
          </w:ins>
          <w:ins w:id="1176" w:author="L" w:date="2026-08-07T16:30:17Z">
            <w:del w:id="1177" w:author="LKY" w:date="2026-09-15T17:30:12Z">
              <w:r>
                <w:rPr/>
                <w:fldChar w:fldCharType="end"/>
              </w:r>
            </w:del>
          </w:ins>
        </w:p>
        <w:p w14:paraId="001E6CBB">
          <w:pPr>
            <w:pStyle w:val="7"/>
            <w:tabs>
              <w:tab w:val="right" w:leader="dot" w:pos="8306"/>
            </w:tabs>
            <w:rPr>
              <w:ins w:id="1178" w:author="L" w:date="2026-08-07T16:30:17Z"/>
              <w:del w:id="1179" w:author="LKY" w:date="2026-09-15T17:30:12Z"/>
            </w:rPr>
          </w:pPr>
          <w:ins w:id="1180" w:author="L" w:date="2026-08-07T16:30:17Z">
            <w:del w:id="1181" w:author="LKY" w:date="2026-09-15T17:30:12Z">
              <w:r>
                <w:rPr/>
                <w:fldChar w:fldCharType="begin"/>
              </w:r>
            </w:del>
          </w:ins>
          <w:ins w:id="1182" w:author="L" w:date="2026-08-07T16:30:17Z">
            <w:del w:id="1183" w:author="LKY" w:date="2026-09-15T17:30:12Z">
              <w:r>
                <w:rPr/>
                <w:delInstrText xml:space="preserve"> HYPERLINK \l _Toc25829 </w:delInstrText>
              </w:r>
            </w:del>
          </w:ins>
          <w:ins w:id="1184" w:author="L" w:date="2026-08-07T16:30:17Z">
            <w:del w:id="1185" w:author="LKY" w:date="2026-09-15T17:30:12Z">
              <w:r>
                <w:rPr/>
                <w:fldChar w:fldCharType="separate"/>
              </w:r>
            </w:del>
          </w:ins>
          <w:ins w:id="1186" w:author="L" w:date="2026-08-07T16:30:17Z">
            <w:del w:id="1187" w:author="LKY" w:date="2026-09-15T17:30:12Z">
              <w:r>
                <w:rPr>
                  <w:rFonts w:hint="eastAsia" w:ascii="Times New Roman" w:hAnsi="Times New Roman"/>
                  <w:bCs/>
                  <w:szCs w:val="28"/>
                  <w:lang w:val="en-US" w:eastAsia="zh-CN"/>
                </w:rPr>
                <w:delText>2.3.8 RS485使用</w:delText>
              </w:r>
            </w:del>
          </w:ins>
          <w:ins w:id="1188" w:author="L" w:date="2026-08-07T16:30:17Z">
            <w:del w:id="1189" w:author="LKY" w:date="2026-09-15T17:30:12Z">
              <w:r>
                <w:rPr/>
                <w:tab/>
              </w:r>
            </w:del>
          </w:ins>
          <w:ins w:id="1190" w:author="L" w:date="2026-08-07T16:30:17Z">
            <w:del w:id="1191" w:author="LKY" w:date="2026-09-15T17:30:12Z">
              <w:r>
                <w:rPr/>
                <w:fldChar w:fldCharType="begin"/>
              </w:r>
            </w:del>
          </w:ins>
          <w:ins w:id="1192" w:author="L" w:date="2026-08-07T16:30:17Z">
            <w:del w:id="1193" w:author="LKY" w:date="2026-09-15T17:30:12Z">
              <w:r>
                <w:rPr/>
                <w:delInstrText xml:space="preserve"> PAGEREF _Toc25829 \h </w:delInstrText>
              </w:r>
            </w:del>
          </w:ins>
          <w:ins w:id="1194" w:author="L" w:date="2026-08-07T16:30:17Z">
            <w:del w:id="1195" w:author="LKY" w:date="2026-09-15T17:30:12Z">
              <w:r>
                <w:rPr/>
                <w:fldChar w:fldCharType="separate"/>
              </w:r>
            </w:del>
          </w:ins>
          <w:ins w:id="1196" w:author="L" w:date="2026-08-07T16:30:18Z">
            <w:del w:id="1197" w:author="LKY" w:date="2026-09-15T17:30:12Z">
              <w:r>
                <w:rPr/>
                <w:delText>14</w:delText>
              </w:r>
            </w:del>
          </w:ins>
          <w:ins w:id="1198" w:author="L" w:date="2026-08-07T16:30:17Z">
            <w:del w:id="1199" w:author="LKY" w:date="2026-09-15T17:30:12Z">
              <w:r>
                <w:rPr/>
                <w:fldChar w:fldCharType="end"/>
              </w:r>
            </w:del>
          </w:ins>
          <w:ins w:id="1200" w:author="L" w:date="2026-08-07T16:30:17Z">
            <w:del w:id="1201" w:author="LKY" w:date="2026-09-15T17:30:12Z">
              <w:r>
                <w:rPr/>
                <w:fldChar w:fldCharType="end"/>
              </w:r>
            </w:del>
          </w:ins>
        </w:p>
        <w:p w14:paraId="30788CA2">
          <w:pPr>
            <w:pStyle w:val="7"/>
            <w:tabs>
              <w:tab w:val="right" w:leader="dot" w:pos="8306"/>
            </w:tabs>
            <w:rPr>
              <w:ins w:id="1202" w:author="L" w:date="2026-08-07T16:30:17Z"/>
              <w:del w:id="1203" w:author="LKY" w:date="2026-09-15T17:30:12Z"/>
            </w:rPr>
          </w:pPr>
          <w:ins w:id="1204" w:author="L" w:date="2026-08-07T16:30:17Z">
            <w:del w:id="1205" w:author="LKY" w:date="2026-09-15T17:30:12Z">
              <w:r>
                <w:rPr/>
                <w:fldChar w:fldCharType="begin"/>
              </w:r>
            </w:del>
          </w:ins>
          <w:ins w:id="1206" w:author="L" w:date="2026-08-07T16:30:17Z">
            <w:del w:id="1207" w:author="LKY" w:date="2026-09-15T17:30:12Z">
              <w:r>
                <w:rPr/>
                <w:delInstrText xml:space="preserve"> HYPERLINK \l _Toc17847 </w:delInstrText>
              </w:r>
            </w:del>
          </w:ins>
          <w:ins w:id="1208" w:author="L" w:date="2026-08-07T16:30:17Z">
            <w:del w:id="1209" w:author="LKY" w:date="2026-09-15T17:30:12Z">
              <w:r>
                <w:rPr/>
                <w:fldChar w:fldCharType="separate"/>
              </w:r>
            </w:del>
          </w:ins>
          <w:ins w:id="1210" w:author="L" w:date="2026-08-07T16:30:17Z">
            <w:del w:id="1211" w:author="LKY" w:date="2026-09-15T17:30:12Z">
              <w:r>
                <w:rPr>
                  <w:rFonts w:hint="eastAsia" w:ascii="Times New Roman" w:hAnsi="Times New Roman" w:cstheme="minorBidi"/>
                  <w:bCs/>
                  <w:kern w:val="2"/>
                  <w:szCs w:val="28"/>
                  <w:lang w:val="en-US" w:eastAsia="zh-CN" w:bidi="ar-SA"/>
                </w:rPr>
                <w:delText>2.3.9 N板端口使用</w:delText>
              </w:r>
            </w:del>
          </w:ins>
          <w:ins w:id="1212" w:author="L" w:date="2026-08-07T16:30:17Z">
            <w:del w:id="1213" w:author="LKY" w:date="2026-09-15T17:30:12Z">
              <w:r>
                <w:rPr/>
                <w:tab/>
              </w:r>
            </w:del>
          </w:ins>
          <w:ins w:id="1214" w:author="L" w:date="2026-08-07T16:30:17Z">
            <w:del w:id="1215" w:author="LKY" w:date="2026-09-15T17:30:12Z">
              <w:r>
                <w:rPr/>
                <w:fldChar w:fldCharType="begin"/>
              </w:r>
            </w:del>
          </w:ins>
          <w:ins w:id="1216" w:author="L" w:date="2026-08-07T16:30:17Z">
            <w:del w:id="1217" w:author="LKY" w:date="2026-09-15T17:30:12Z">
              <w:r>
                <w:rPr/>
                <w:delInstrText xml:space="preserve"> PAGEREF _Toc17847 \h </w:delInstrText>
              </w:r>
            </w:del>
          </w:ins>
          <w:ins w:id="1218" w:author="L" w:date="2026-08-07T16:30:17Z">
            <w:del w:id="1219" w:author="LKY" w:date="2026-09-15T17:30:12Z">
              <w:r>
                <w:rPr/>
                <w:fldChar w:fldCharType="separate"/>
              </w:r>
            </w:del>
          </w:ins>
          <w:ins w:id="1220" w:author="L" w:date="2026-08-07T16:30:18Z">
            <w:del w:id="1221" w:author="LKY" w:date="2026-09-15T17:30:12Z">
              <w:r>
                <w:rPr/>
                <w:delText>15</w:delText>
              </w:r>
            </w:del>
          </w:ins>
          <w:ins w:id="1222" w:author="L" w:date="2026-08-07T16:30:17Z">
            <w:del w:id="1223" w:author="LKY" w:date="2026-09-15T17:30:12Z">
              <w:r>
                <w:rPr/>
                <w:fldChar w:fldCharType="end"/>
              </w:r>
            </w:del>
          </w:ins>
          <w:ins w:id="1224" w:author="L" w:date="2026-08-07T16:30:17Z">
            <w:del w:id="1225" w:author="LKY" w:date="2026-09-15T17:30:12Z">
              <w:r>
                <w:rPr/>
                <w:fldChar w:fldCharType="end"/>
              </w:r>
            </w:del>
          </w:ins>
        </w:p>
        <w:p w14:paraId="7677FE3E">
          <w:pPr>
            <w:pStyle w:val="11"/>
            <w:tabs>
              <w:tab w:val="right" w:leader="dot" w:pos="8306"/>
            </w:tabs>
            <w:rPr>
              <w:ins w:id="1226" w:author="L" w:date="2026-08-07T16:30:17Z"/>
              <w:del w:id="1227" w:author="LKY" w:date="2026-09-15T17:30:12Z"/>
            </w:rPr>
          </w:pPr>
          <w:ins w:id="1228" w:author="L" w:date="2026-08-07T16:30:17Z">
            <w:del w:id="1229" w:author="LKY" w:date="2026-09-15T17:30:12Z">
              <w:r>
                <w:rPr/>
                <w:fldChar w:fldCharType="begin"/>
              </w:r>
            </w:del>
          </w:ins>
          <w:ins w:id="1230" w:author="L" w:date="2026-08-07T16:30:17Z">
            <w:del w:id="1231" w:author="LKY" w:date="2026-09-15T17:30:12Z">
              <w:r>
                <w:rPr/>
                <w:delInstrText xml:space="preserve"> HYPERLINK \l _Toc20151 </w:delInstrText>
              </w:r>
            </w:del>
          </w:ins>
          <w:ins w:id="1232" w:author="L" w:date="2026-08-07T16:30:17Z">
            <w:del w:id="1233" w:author="LKY" w:date="2026-09-15T17:30:12Z">
              <w:r>
                <w:rPr/>
                <w:fldChar w:fldCharType="separate"/>
              </w:r>
            </w:del>
          </w:ins>
          <w:ins w:id="1234" w:author="L" w:date="2026-08-07T16:30:17Z">
            <w:del w:id="1235" w:author="LKY" w:date="2026-09-15T17:30:12Z">
              <w:r>
                <w:rPr>
                  <w:rFonts w:hint="eastAsia" w:ascii="Times New Roman" w:hAnsi="Times New Roman" w:eastAsia="宋体" w:cs="宋体"/>
                  <w:bCs/>
                  <w:szCs w:val="32"/>
                  <w:lang w:val="en-US" w:eastAsia="zh-CN"/>
                </w:rPr>
                <w:delText>2.4 LED</w:delText>
              </w:r>
            </w:del>
          </w:ins>
          <w:ins w:id="1236" w:author="L" w:date="2026-08-07T16:30:17Z">
            <w:del w:id="1237" w:author="LKY" w:date="2026-09-15T17:30:12Z">
              <w:r>
                <w:rPr/>
                <w:tab/>
              </w:r>
            </w:del>
          </w:ins>
          <w:ins w:id="1238" w:author="L" w:date="2026-08-07T16:30:17Z">
            <w:del w:id="1239" w:author="LKY" w:date="2026-09-15T17:30:12Z">
              <w:r>
                <w:rPr/>
                <w:fldChar w:fldCharType="begin"/>
              </w:r>
            </w:del>
          </w:ins>
          <w:ins w:id="1240" w:author="L" w:date="2026-08-07T16:30:17Z">
            <w:del w:id="1241" w:author="LKY" w:date="2026-09-15T17:30:12Z">
              <w:r>
                <w:rPr/>
                <w:delInstrText xml:space="preserve"> PAGEREF _Toc20151 \h </w:delInstrText>
              </w:r>
            </w:del>
          </w:ins>
          <w:ins w:id="1242" w:author="L" w:date="2026-08-07T16:30:17Z">
            <w:del w:id="1243" w:author="LKY" w:date="2026-09-15T17:30:12Z">
              <w:r>
                <w:rPr/>
                <w:fldChar w:fldCharType="separate"/>
              </w:r>
            </w:del>
          </w:ins>
          <w:ins w:id="1244" w:author="L" w:date="2026-08-07T16:30:18Z">
            <w:del w:id="1245" w:author="LKY" w:date="2026-09-15T17:30:12Z">
              <w:r>
                <w:rPr/>
                <w:delText>22</w:delText>
              </w:r>
            </w:del>
          </w:ins>
          <w:ins w:id="1246" w:author="L" w:date="2026-08-07T16:30:17Z">
            <w:del w:id="1247" w:author="LKY" w:date="2026-09-15T17:30:12Z">
              <w:r>
                <w:rPr/>
                <w:fldChar w:fldCharType="end"/>
              </w:r>
            </w:del>
          </w:ins>
          <w:ins w:id="1248" w:author="L" w:date="2026-08-07T16:30:17Z">
            <w:del w:id="1249" w:author="LKY" w:date="2026-09-15T17:30:12Z">
              <w:r>
                <w:rPr/>
                <w:fldChar w:fldCharType="end"/>
              </w:r>
            </w:del>
          </w:ins>
        </w:p>
        <w:p w14:paraId="3FA848A5">
          <w:pPr>
            <w:pStyle w:val="11"/>
            <w:tabs>
              <w:tab w:val="right" w:leader="dot" w:pos="8306"/>
            </w:tabs>
            <w:rPr>
              <w:ins w:id="1250" w:author="L" w:date="2026-08-07T16:30:17Z"/>
              <w:del w:id="1251" w:author="LKY" w:date="2026-09-15T17:30:12Z"/>
            </w:rPr>
          </w:pPr>
          <w:ins w:id="1252" w:author="L" w:date="2026-08-07T16:30:17Z">
            <w:del w:id="1253" w:author="LKY" w:date="2026-09-15T17:30:12Z">
              <w:r>
                <w:rPr/>
                <w:fldChar w:fldCharType="begin"/>
              </w:r>
            </w:del>
          </w:ins>
          <w:ins w:id="1254" w:author="L" w:date="2026-08-07T16:30:17Z">
            <w:del w:id="1255" w:author="LKY" w:date="2026-09-15T17:30:12Z">
              <w:r>
                <w:rPr/>
                <w:delInstrText xml:space="preserve"> HYPERLINK \l _Toc9088 </w:delInstrText>
              </w:r>
            </w:del>
          </w:ins>
          <w:ins w:id="1256" w:author="L" w:date="2026-08-07T16:30:17Z">
            <w:del w:id="1257" w:author="LKY" w:date="2026-09-15T17:30:12Z">
              <w:r>
                <w:rPr/>
                <w:fldChar w:fldCharType="separate"/>
              </w:r>
            </w:del>
          </w:ins>
          <w:ins w:id="1258" w:author="L" w:date="2026-08-07T16:30:17Z">
            <w:del w:id="1259" w:author="LKY" w:date="2026-09-15T17:30:12Z">
              <w:r>
                <w:rPr>
                  <w:rFonts w:hint="eastAsia" w:ascii="Times New Roman" w:hAnsi="Times New Roman"/>
                  <w:bCs/>
                  <w:szCs w:val="32"/>
                  <w:lang w:val="en-US" w:eastAsia="zh-CN"/>
                </w:rPr>
                <w:delText>2.5网络接口</w:delText>
              </w:r>
            </w:del>
          </w:ins>
          <w:ins w:id="1260" w:author="L" w:date="2026-08-07T16:30:17Z">
            <w:del w:id="1261" w:author="LKY" w:date="2026-09-15T17:30:12Z">
              <w:r>
                <w:rPr/>
                <w:tab/>
              </w:r>
            </w:del>
          </w:ins>
          <w:ins w:id="1262" w:author="L" w:date="2026-08-07T16:30:17Z">
            <w:del w:id="1263" w:author="LKY" w:date="2026-09-15T17:30:12Z">
              <w:r>
                <w:rPr/>
                <w:fldChar w:fldCharType="begin"/>
              </w:r>
            </w:del>
          </w:ins>
          <w:ins w:id="1264" w:author="L" w:date="2026-08-07T16:30:17Z">
            <w:del w:id="1265" w:author="LKY" w:date="2026-09-15T17:30:12Z">
              <w:r>
                <w:rPr/>
                <w:delInstrText xml:space="preserve"> PAGEREF _Toc9088 \h </w:delInstrText>
              </w:r>
            </w:del>
          </w:ins>
          <w:ins w:id="1266" w:author="L" w:date="2026-08-07T16:30:17Z">
            <w:del w:id="1267" w:author="LKY" w:date="2026-09-15T17:30:12Z">
              <w:r>
                <w:rPr/>
                <w:fldChar w:fldCharType="separate"/>
              </w:r>
            </w:del>
          </w:ins>
          <w:ins w:id="1268" w:author="L" w:date="2026-08-07T16:30:18Z">
            <w:del w:id="1269" w:author="LKY" w:date="2026-09-15T17:30:12Z">
              <w:r>
                <w:rPr/>
                <w:delText>23</w:delText>
              </w:r>
            </w:del>
          </w:ins>
          <w:ins w:id="1270" w:author="L" w:date="2026-08-07T16:30:17Z">
            <w:del w:id="1271" w:author="LKY" w:date="2026-09-15T17:30:12Z">
              <w:r>
                <w:rPr/>
                <w:fldChar w:fldCharType="end"/>
              </w:r>
            </w:del>
          </w:ins>
          <w:ins w:id="1272" w:author="L" w:date="2026-08-07T16:30:17Z">
            <w:del w:id="1273" w:author="LKY" w:date="2026-09-15T17:30:12Z">
              <w:r>
                <w:rPr/>
                <w:fldChar w:fldCharType="end"/>
              </w:r>
            </w:del>
          </w:ins>
        </w:p>
        <w:p w14:paraId="69694F5F">
          <w:pPr>
            <w:pStyle w:val="11"/>
            <w:tabs>
              <w:tab w:val="right" w:leader="dot" w:pos="8306"/>
            </w:tabs>
            <w:rPr>
              <w:ins w:id="1274" w:author="L" w:date="2026-08-07T16:30:17Z"/>
              <w:del w:id="1275" w:author="LKY" w:date="2026-09-15T17:30:12Z"/>
            </w:rPr>
          </w:pPr>
          <w:ins w:id="1276" w:author="L" w:date="2026-08-07T16:30:17Z">
            <w:del w:id="1277" w:author="LKY" w:date="2026-09-15T17:30:12Z">
              <w:r>
                <w:rPr/>
                <w:fldChar w:fldCharType="begin"/>
              </w:r>
            </w:del>
          </w:ins>
          <w:ins w:id="1278" w:author="L" w:date="2026-08-07T16:30:17Z">
            <w:del w:id="1279" w:author="LKY" w:date="2026-09-15T17:30:12Z">
              <w:r>
                <w:rPr/>
                <w:delInstrText xml:space="preserve"> HYPERLINK \l _Toc16179 </w:delInstrText>
              </w:r>
            </w:del>
          </w:ins>
          <w:ins w:id="1280" w:author="L" w:date="2026-08-07T16:30:17Z">
            <w:del w:id="1281" w:author="LKY" w:date="2026-09-15T17:30:12Z">
              <w:r>
                <w:rPr/>
                <w:fldChar w:fldCharType="separate"/>
              </w:r>
            </w:del>
          </w:ins>
          <w:ins w:id="1282" w:author="L" w:date="2026-08-07T16:30:17Z">
            <w:del w:id="1283" w:author="LKY" w:date="2026-09-15T17:30:12Z">
              <w:r>
                <w:rPr>
                  <w:rFonts w:hint="eastAsia" w:ascii="Times New Roman" w:hAnsi="Times New Roman" w:cs="宋体"/>
                  <w:szCs w:val="32"/>
                  <w:lang w:val="en-US" w:eastAsia="zh-CN" w:bidi="en-US"/>
                </w:rPr>
                <w:delText>2.6 USB接口</w:delText>
              </w:r>
            </w:del>
          </w:ins>
          <w:ins w:id="1284" w:author="L" w:date="2026-08-07T16:30:17Z">
            <w:del w:id="1285" w:author="LKY" w:date="2026-09-15T17:30:12Z">
              <w:r>
                <w:rPr/>
                <w:tab/>
              </w:r>
            </w:del>
          </w:ins>
          <w:ins w:id="1286" w:author="L" w:date="2026-08-07T16:30:17Z">
            <w:del w:id="1287" w:author="LKY" w:date="2026-09-15T17:30:12Z">
              <w:r>
                <w:rPr/>
                <w:fldChar w:fldCharType="begin"/>
              </w:r>
            </w:del>
          </w:ins>
          <w:ins w:id="1288" w:author="L" w:date="2026-08-07T16:30:17Z">
            <w:del w:id="1289" w:author="LKY" w:date="2026-09-15T17:30:12Z">
              <w:r>
                <w:rPr/>
                <w:delInstrText xml:space="preserve"> PAGEREF _Toc16179 \h </w:delInstrText>
              </w:r>
            </w:del>
          </w:ins>
          <w:ins w:id="1290" w:author="L" w:date="2026-08-07T16:30:17Z">
            <w:del w:id="1291" w:author="LKY" w:date="2026-09-15T17:30:12Z">
              <w:r>
                <w:rPr/>
                <w:fldChar w:fldCharType="separate"/>
              </w:r>
            </w:del>
          </w:ins>
          <w:ins w:id="1292" w:author="L" w:date="2026-08-07T16:30:18Z">
            <w:del w:id="1293" w:author="LKY" w:date="2026-09-15T17:30:12Z">
              <w:r>
                <w:rPr/>
                <w:delText>24</w:delText>
              </w:r>
            </w:del>
          </w:ins>
          <w:ins w:id="1294" w:author="L" w:date="2026-08-07T16:30:17Z">
            <w:del w:id="1295" w:author="LKY" w:date="2026-09-15T17:30:12Z">
              <w:r>
                <w:rPr/>
                <w:fldChar w:fldCharType="end"/>
              </w:r>
            </w:del>
          </w:ins>
          <w:ins w:id="1296" w:author="L" w:date="2026-08-07T16:30:17Z">
            <w:del w:id="1297" w:author="LKY" w:date="2026-09-15T17:30:12Z">
              <w:r>
                <w:rPr/>
                <w:fldChar w:fldCharType="end"/>
              </w:r>
            </w:del>
          </w:ins>
        </w:p>
        <w:p w14:paraId="53B65516">
          <w:pPr>
            <w:pStyle w:val="11"/>
            <w:tabs>
              <w:tab w:val="right" w:leader="dot" w:pos="8306"/>
            </w:tabs>
            <w:rPr>
              <w:ins w:id="1298" w:author="L" w:date="2026-08-07T16:30:17Z"/>
              <w:del w:id="1299" w:author="LKY" w:date="2026-09-15T17:30:12Z"/>
            </w:rPr>
          </w:pPr>
          <w:ins w:id="1300" w:author="L" w:date="2026-08-07T16:30:17Z">
            <w:del w:id="1301" w:author="LKY" w:date="2026-09-15T17:30:12Z">
              <w:r>
                <w:rPr/>
                <w:fldChar w:fldCharType="begin"/>
              </w:r>
            </w:del>
          </w:ins>
          <w:ins w:id="1302" w:author="L" w:date="2026-08-07T16:30:17Z">
            <w:del w:id="1303" w:author="LKY" w:date="2026-09-15T17:30:12Z">
              <w:r>
                <w:rPr/>
                <w:delInstrText xml:space="preserve"> HYPERLINK \l _Toc8612 </w:delInstrText>
              </w:r>
            </w:del>
          </w:ins>
          <w:ins w:id="1304" w:author="L" w:date="2026-08-07T16:30:17Z">
            <w:del w:id="1305" w:author="LKY" w:date="2026-09-15T17:30:12Z">
              <w:r>
                <w:rPr/>
                <w:fldChar w:fldCharType="separate"/>
              </w:r>
            </w:del>
          </w:ins>
          <w:ins w:id="1306" w:author="L" w:date="2026-08-07T16:30:17Z">
            <w:del w:id="1307" w:author="LKY" w:date="2026-09-15T17:30:12Z">
              <w:r>
                <w:rPr>
                  <w:rFonts w:hint="eastAsia" w:ascii="Times New Roman" w:hAnsi="Times New Roman" w:cs="宋体"/>
                  <w:szCs w:val="32"/>
                  <w:lang w:val="en-US" w:eastAsia="zh-CN" w:bidi="en-US"/>
                </w:rPr>
                <w:delText>2.7 HDMI接口</w:delText>
              </w:r>
            </w:del>
          </w:ins>
          <w:ins w:id="1308" w:author="L" w:date="2026-08-07T16:30:17Z">
            <w:del w:id="1309" w:author="LKY" w:date="2026-09-15T17:30:12Z">
              <w:r>
                <w:rPr/>
                <w:tab/>
              </w:r>
            </w:del>
          </w:ins>
          <w:ins w:id="1310" w:author="L" w:date="2026-08-07T16:30:17Z">
            <w:del w:id="1311" w:author="LKY" w:date="2026-09-15T17:30:12Z">
              <w:r>
                <w:rPr/>
                <w:fldChar w:fldCharType="begin"/>
              </w:r>
            </w:del>
          </w:ins>
          <w:ins w:id="1312" w:author="L" w:date="2026-08-07T16:30:17Z">
            <w:del w:id="1313" w:author="LKY" w:date="2026-09-15T17:30:12Z">
              <w:r>
                <w:rPr/>
                <w:delInstrText xml:space="preserve"> PAGEREF _Toc8612 \h </w:delInstrText>
              </w:r>
            </w:del>
          </w:ins>
          <w:ins w:id="1314" w:author="L" w:date="2026-08-07T16:30:17Z">
            <w:del w:id="1315" w:author="LKY" w:date="2026-09-15T17:30:12Z">
              <w:r>
                <w:rPr/>
                <w:fldChar w:fldCharType="separate"/>
              </w:r>
            </w:del>
          </w:ins>
          <w:ins w:id="1316" w:author="L" w:date="2026-08-07T16:30:18Z">
            <w:del w:id="1317" w:author="LKY" w:date="2026-09-15T17:30:12Z">
              <w:r>
                <w:rPr/>
                <w:delText>26</w:delText>
              </w:r>
            </w:del>
          </w:ins>
          <w:ins w:id="1318" w:author="L" w:date="2026-08-07T16:30:17Z">
            <w:del w:id="1319" w:author="LKY" w:date="2026-09-15T17:30:12Z">
              <w:r>
                <w:rPr/>
                <w:fldChar w:fldCharType="end"/>
              </w:r>
            </w:del>
          </w:ins>
          <w:ins w:id="1320" w:author="L" w:date="2026-08-07T16:30:17Z">
            <w:del w:id="1321" w:author="LKY" w:date="2026-09-15T17:30:12Z">
              <w:r>
                <w:rPr/>
                <w:fldChar w:fldCharType="end"/>
              </w:r>
            </w:del>
          </w:ins>
        </w:p>
        <w:p w14:paraId="3CA2B3B4">
          <w:pPr>
            <w:pStyle w:val="11"/>
            <w:tabs>
              <w:tab w:val="right" w:leader="dot" w:pos="8306"/>
            </w:tabs>
            <w:rPr>
              <w:ins w:id="1322" w:author="L" w:date="2026-08-07T16:30:17Z"/>
              <w:del w:id="1323" w:author="LKY" w:date="2026-09-15T17:30:12Z"/>
            </w:rPr>
          </w:pPr>
          <w:ins w:id="1324" w:author="L" w:date="2026-08-07T16:30:17Z">
            <w:del w:id="1325" w:author="LKY" w:date="2026-09-15T17:30:12Z">
              <w:r>
                <w:rPr/>
                <w:fldChar w:fldCharType="begin"/>
              </w:r>
            </w:del>
          </w:ins>
          <w:ins w:id="1326" w:author="L" w:date="2026-08-07T16:30:17Z">
            <w:del w:id="1327" w:author="LKY" w:date="2026-09-15T17:30:12Z">
              <w:r>
                <w:rPr/>
                <w:delInstrText xml:space="preserve"> HYPERLINK \l _Toc3751 </w:delInstrText>
              </w:r>
            </w:del>
          </w:ins>
          <w:ins w:id="1328" w:author="L" w:date="2026-08-07T16:30:17Z">
            <w:del w:id="1329" w:author="LKY" w:date="2026-09-15T17:30:12Z">
              <w:r>
                <w:rPr/>
                <w:fldChar w:fldCharType="separate"/>
              </w:r>
            </w:del>
          </w:ins>
          <w:ins w:id="1330" w:author="L" w:date="2026-08-07T16:30:17Z">
            <w:del w:id="1331" w:author="LKY" w:date="2026-09-15T17:30:12Z">
              <w:r>
                <w:rPr>
                  <w:rFonts w:hint="eastAsia" w:ascii="Times New Roman" w:hAnsi="Times New Roman" w:cs="宋体"/>
                  <w:kern w:val="2"/>
                  <w:szCs w:val="32"/>
                  <w:lang w:val="en-US" w:eastAsia="zh-CN" w:bidi="en-US"/>
                </w:rPr>
                <w:delText>2.8调试串口</w:delText>
              </w:r>
            </w:del>
          </w:ins>
          <w:ins w:id="1332" w:author="L" w:date="2026-08-07T16:30:17Z">
            <w:del w:id="1333" w:author="LKY" w:date="2026-09-15T17:30:12Z">
              <w:r>
                <w:rPr/>
                <w:tab/>
              </w:r>
            </w:del>
          </w:ins>
          <w:ins w:id="1334" w:author="L" w:date="2026-08-07T16:30:17Z">
            <w:del w:id="1335" w:author="LKY" w:date="2026-09-15T17:30:12Z">
              <w:r>
                <w:rPr/>
                <w:fldChar w:fldCharType="begin"/>
              </w:r>
            </w:del>
          </w:ins>
          <w:ins w:id="1336" w:author="L" w:date="2026-08-07T16:30:17Z">
            <w:del w:id="1337" w:author="LKY" w:date="2026-09-15T17:30:12Z">
              <w:r>
                <w:rPr/>
                <w:delInstrText xml:space="preserve"> PAGEREF _Toc3751 \h </w:delInstrText>
              </w:r>
            </w:del>
          </w:ins>
          <w:ins w:id="1338" w:author="L" w:date="2026-08-07T16:30:17Z">
            <w:del w:id="1339" w:author="LKY" w:date="2026-09-15T17:30:12Z">
              <w:r>
                <w:rPr/>
                <w:fldChar w:fldCharType="separate"/>
              </w:r>
            </w:del>
          </w:ins>
          <w:ins w:id="1340" w:author="L" w:date="2026-08-07T16:30:18Z">
            <w:del w:id="1341" w:author="LKY" w:date="2026-09-15T17:30:12Z">
              <w:r>
                <w:rPr/>
                <w:delText>27</w:delText>
              </w:r>
            </w:del>
          </w:ins>
          <w:ins w:id="1342" w:author="L" w:date="2026-08-07T16:30:17Z">
            <w:del w:id="1343" w:author="LKY" w:date="2026-09-15T17:30:12Z">
              <w:r>
                <w:rPr/>
                <w:fldChar w:fldCharType="end"/>
              </w:r>
            </w:del>
          </w:ins>
          <w:ins w:id="1344" w:author="L" w:date="2026-08-07T16:30:17Z">
            <w:del w:id="1345" w:author="LKY" w:date="2026-09-15T17:30:12Z">
              <w:r>
                <w:rPr/>
                <w:fldChar w:fldCharType="end"/>
              </w:r>
            </w:del>
          </w:ins>
        </w:p>
        <w:p w14:paraId="26CA8D3D">
          <w:pPr>
            <w:pStyle w:val="11"/>
            <w:tabs>
              <w:tab w:val="right" w:leader="dot" w:pos="8306"/>
            </w:tabs>
            <w:rPr>
              <w:ins w:id="1346" w:author="L" w:date="2026-08-07T16:30:17Z"/>
              <w:del w:id="1347" w:author="LKY" w:date="2026-09-15T17:30:12Z"/>
            </w:rPr>
          </w:pPr>
          <w:ins w:id="1348" w:author="L" w:date="2026-08-07T16:30:17Z">
            <w:del w:id="1349" w:author="LKY" w:date="2026-09-15T17:30:12Z">
              <w:r>
                <w:rPr/>
                <w:fldChar w:fldCharType="begin"/>
              </w:r>
            </w:del>
          </w:ins>
          <w:ins w:id="1350" w:author="L" w:date="2026-08-07T16:30:17Z">
            <w:del w:id="1351" w:author="LKY" w:date="2026-09-15T17:30:12Z">
              <w:r>
                <w:rPr/>
                <w:delInstrText xml:space="preserve"> HYPERLINK \l _Toc11210 </w:delInstrText>
              </w:r>
            </w:del>
          </w:ins>
          <w:ins w:id="1352" w:author="L" w:date="2026-08-07T16:30:17Z">
            <w:del w:id="1353" w:author="LKY" w:date="2026-09-15T17:30:12Z">
              <w:r>
                <w:rPr/>
                <w:fldChar w:fldCharType="separate"/>
              </w:r>
            </w:del>
          </w:ins>
          <w:ins w:id="1354" w:author="L" w:date="2026-08-07T16:30:17Z">
            <w:del w:id="1355" w:author="LKY" w:date="2026-09-15T17:30:12Z">
              <w:r>
                <w:rPr>
                  <w:rFonts w:hint="eastAsia" w:ascii="Times New Roman" w:hAnsi="Times New Roman" w:cs="宋体"/>
                  <w:kern w:val="2"/>
                  <w:szCs w:val="32"/>
                  <w:lang w:val="en-US" w:eastAsia="zh-CN" w:bidi="en-US"/>
                </w:rPr>
                <w:delText>2.9 SIM卡插槽</w:delText>
              </w:r>
            </w:del>
          </w:ins>
          <w:ins w:id="1356" w:author="L" w:date="2026-08-07T16:30:17Z">
            <w:del w:id="1357" w:author="LKY" w:date="2026-09-15T17:30:12Z">
              <w:r>
                <w:rPr/>
                <w:tab/>
              </w:r>
            </w:del>
          </w:ins>
          <w:ins w:id="1358" w:author="L" w:date="2026-08-07T16:30:17Z">
            <w:del w:id="1359" w:author="LKY" w:date="2026-09-15T17:30:12Z">
              <w:r>
                <w:rPr/>
                <w:fldChar w:fldCharType="begin"/>
              </w:r>
            </w:del>
          </w:ins>
          <w:ins w:id="1360" w:author="L" w:date="2026-08-07T16:30:17Z">
            <w:del w:id="1361" w:author="LKY" w:date="2026-09-15T17:30:12Z">
              <w:r>
                <w:rPr/>
                <w:delInstrText xml:space="preserve"> PAGEREF _Toc11210 \h </w:delInstrText>
              </w:r>
            </w:del>
          </w:ins>
          <w:ins w:id="1362" w:author="L" w:date="2026-08-07T16:30:17Z">
            <w:del w:id="1363" w:author="LKY" w:date="2026-09-15T17:30:12Z">
              <w:r>
                <w:rPr/>
                <w:fldChar w:fldCharType="separate"/>
              </w:r>
            </w:del>
          </w:ins>
          <w:ins w:id="1364" w:author="L" w:date="2026-08-07T16:30:18Z">
            <w:del w:id="1365" w:author="LKY" w:date="2026-09-15T17:30:12Z">
              <w:r>
                <w:rPr/>
                <w:delText>27</w:delText>
              </w:r>
            </w:del>
          </w:ins>
          <w:ins w:id="1366" w:author="L" w:date="2026-08-07T16:30:17Z">
            <w:del w:id="1367" w:author="LKY" w:date="2026-09-15T17:30:12Z">
              <w:r>
                <w:rPr/>
                <w:fldChar w:fldCharType="end"/>
              </w:r>
            </w:del>
          </w:ins>
          <w:ins w:id="1368" w:author="L" w:date="2026-08-07T16:30:17Z">
            <w:del w:id="1369" w:author="LKY" w:date="2026-09-15T17:30:12Z">
              <w:r>
                <w:rPr/>
                <w:fldChar w:fldCharType="end"/>
              </w:r>
            </w:del>
          </w:ins>
        </w:p>
        <w:p w14:paraId="7625C50B">
          <w:pPr>
            <w:pStyle w:val="11"/>
            <w:tabs>
              <w:tab w:val="right" w:leader="dot" w:pos="8306"/>
            </w:tabs>
            <w:rPr>
              <w:ins w:id="1370" w:author="L" w:date="2026-08-07T16:30:17Z"/>
              <w:del w:id="1371" w:author="LKY" w:date="2026-09-15T17:30:12Z"/>
            </w:rPr>
          </w:pPr>
          <w:ins w:id="1372" w:author="L" w:date="2026-08-07T16:30:17Z">
            <w:del w:id="1373" w:author="LKY" w:date="2026-09-15T17:30:12Z">
              <w:r>
                <w:rPr/>
                <w:fldChar w:fldCharType="begin"/>
              </w:r>
            </w:del>
          </w:ins>
          <w:ins w:id="1374" w:author="L" w:date="2026-08-07T16:30:17Z">
            <w:del w:id="1375" w:author="LKY" w:date="2026-09-15T17:30:12Z">
              <w:r>
                <w:rPr/>
                <w:delInstrText xml:space="preserve"> HYPERLINK \l _Toc1099 </w:delInstrText>
              </w:r>
            </w:del>
          </w:ins>
          <w:ins w:id="1376" w:author="L" w:date="2026-08-07T16:30:17Z">
            <w:del w:id="1377" w:author="LKY" w:date="2026-09-15T17:30:12Z">
              <w:r>
                <w:rPr/>
                <w:fldChar w:fldCharType="separate"/>
              </w:r>
            </w:del>
          </w:ins>
          <w:ins w:id="1378" w:author="L" w:date="2026-08-07T16:30:17Z">
            <w:del w:id="1379" w:author="LKY" w:date="2026-09-15T17:30:12Z">
              <w:r>
                <w:rPr>
                  <w:rFonts w:hint="eastAsia" w:ascii="Times New Roman" w:hAnsi="Times New Roman" w:cs="宋体"/>
                  <w:kern w:val="2"/>
                  <w:szCs w:val="32"/>
                  <w:lang w:val="en-US" w:eastAsia="zh-CN" w:bidi="en-US"/>
                </w:rPr>
                <w:delText>2.10 SD卡插槽</w:delText>
              </w:r>
            </w:del>
          </w:ins>
          <w:ins w:id="1380" w:author="L" w:date="2026-08-07T16:30:17Z">
            <w:del w:id="1381" w:author="LKY" w:date="2026-09-15T17:30:12Z">
              <w:r>
                <w:rPr/>
                <w:tab/>
              </w:r>
            </w:del>
          </w:ins>
          <w:ins w:id="1382" w:author="L" w:date="2026-08-07T16:30:17Z">
            <w:del w:id="1383" w:author="LKY" w:date="2026-09-15T17:30:12Z">
              <w:r>
                <w:rPr/>
                <w:fldChar w:fldCharType="begin"/>
              </w:r>
            </w:del>
          </w:ins>
          <w:ins w:id="1384" w:author="L" w:date="2026-08-07T16:30:17Z">
            <w:del w:id="1385" w:author="LKY" w:date="2026-09-15T17:30:12Z">
              <w:r>
                <w:rPr/>
                <w:delInstrText xml:space="preserve"> PAGEREF _Toc1099 \h </w:delInstrText>
              </w:r>
            </w:del>
          </w:ins>
          <w:ins w:id="1386" w:author="L" w:date="2026-08-07T16:30:17Z">
            <w:del w:id="1387" w:author="LKY" w:date="2026-09-15T17:30:12Z">
              <w:r>
                <w:rPr/>
                <w:fldChar w:fldCharType="separate"/>
              </w:r>
            </w:del>
          </w:ins>
          <w:ins w:id="1388" w:author="L" w:date="2026-08-07T16:30:18Z">
            <w:del w:id="1389" w:author="LKY" w:date="2026-09-15T17:30:12Z">
              <w:r>
                <w:rPr/>
                <w:delText>27</w:delText>
              </w:r>
            </w:del>
          </w:ins>
          <w:ins w:id="1390" w:author="L" w:date="2026-08-07T16:30:17Z">
            <w:del w:id="1391" w:author="LKY" w:date="2026-09-15T17:30:12Z">
              <w:r>
                <w:rPr/>
                <w:fldChar w:fldCharType="end"/>
              </w:r>
            </w:del>
          </w:ins>
          <w:ins w:id="1392" w:author="L" w:date="2026-08-07T16:30:17Z">
            <w:del w:id="1393" w:author="LKY" w:date="2026-09-15T17:30:12Z">
              <w:r>
                <w:rPr/>
                <w:fldChar w:fldCharType="end"/>
              </w:r>
            </w:del>
          </w:ins>
        </w:p>
        <w:p w14:paraId="5B7100C8">
          <w:pPr>
            <w:pStyle w:val="11"/>
            <w:tabs>
              <w:tab w:val="right" w:leader="dot" w:pos="8306"/>
            </w:tabs>
            <w:rPr>
              <w:ins w:id="1394" w:author="L" w:date="2026-08-07T16:30:17Z"/>
              <w:del w:id="1395" w:author="LKY" w:date="2026-09-15T17:30:12Z"/>
            </w:rPr>
          </w:pPr>
          <w:ins w:id="1396" w:author="L" w:date="2026-08-07T16:30:17Z">
            <w:del w:id="1397" w:author="LKY" w:date="2026-09-15T17:30:12Z">
              <w:r>
                <w:rPr/>
                <w:fldChar w:fldCharType="begin"/>
              </w:r>
            </w:del>
          </w:ins>
          <w:ins w:id="1398" w:author="L" w:date="2026-08-07T16:30:17Z">
            <w:del w:id="1399" w:author="LKY" w:date="2026-09-15T17:30:12Z">
              <w:r>
                <w:rPr/>
                <w:delInstrText xml:space="preserve"> HYPERLINK \l _Toc5559 </w:delInstrText>
              </w:r>
            </w:del>
          </w:ins>
          <w:ins w:id="1400" w:author="L" w:date="2026-08-07T16:30:17Z">
            <w:del w:id="1401" w:author="LKY" w:date="2026-09-15T17:30:12Z">
              <w:r>
                <w:rPr/>
                <w:fldChar w:fldCharType="separate"/>
              </w:r>
            </w:del>
          </w:ins>
          <w:ins w:id="1402" w:author="L" w:date="2026-08-07T16:30:17Z">
            <w:del w:id="1403" w:author="LKY" w:date="2026-09-15T17:30:12Z">
              <w:r>
                <w:rPr>
                  <w:rFonts w:hint="eastAsia" w:ascii="Times New Roman" w:hAnsi="Times New Roman" w:cs="宋体"/>
                  <w:kern w:val="2"/>
                  <w:szCs w:val="32"/>
                  <w:lang w:val="en-US" w:eastAsia="zh-CN" w:bidi="en-US"/>
                </w:rPr>
                <w:delText>2.11重启按钮</w:delText>
              </w:r>
            </w:del>
          </w:ins>
          <w:ins w:id="1404" w:author="L" w:date="2026-08-07T16:30:17Z">
            <w:del w:id="1405" w:author="LKY" w:date="2026-09-15T17:30:12Z">
              <w:r>
                <w:rPr/>
                <w:tab/>
              </w:r>
            </w:del>
          </w:ins>
          <w:ins w:id="1406" w:author="L" w:date="2026-08-07T16:30:17Z">
            <w:del w:id="1407" w:author="LKY" w:date="2026-09-15T17:30:12Z">
              <w:r>
                <w:rPr/>
                <w:fldChar w:fldCharType="begin"/>
              </w:r>
            </w:del>
          </w:ins>
          <w:ins w:id="1408" w:author="L" w:date="2026-08-07T16:30:17Z">
            <w:del w:id="1409" w:author="LKY" w:date="2026-09-15T17:30:12Z">
              <w:r>
                <w:rPr/>
                <w:delInstrText xml:space="preserve"> PAGEREF _Toc5559 \h </w:delInstrText>
              </w:r>
            </w:del>
          </w:ins>
          <w:ins w:id="1410" w:author="L" w:date="2026-08-07T16:30:17Z">
            <w:del w:id="1411" w:author="LKY" w:date="2026-09-15T17:30:12Z">
              <w:r>
                <w:rPr/>
                <w:fldChar w:fldCharType="separate"/>
              </w:r>
            </w:del>
          </w:ins>
          <w:ins w:id="1412" w:author="L" w:date="2026-08-07T16:30:18Z">
            <w:del w:id="1413" w:author="LKY" w:date="2026-09-15T17:30:12Z">
              <w:r>
                <w:rPr/>
                <w:delText>29</w:delText>
              </w:r>
            </w:del>
          </w:ins>
          <w:ins w:id="1414" w:author="L" w:date="2026-08-07T16:30:17Z">
            <w:del w:id="1415" w:author="LKY" w:date="2026-09-15T17:30:12Z">
              <w:r>
                <w:rPr/>
                <w:fldChar w:fldCharType="end"/>
              </w:r>
            </w:del>
          </w:ins>
          <w:ins w:id="1416" w:author="L" w:date="2026-08-07T16:30:17Z">
            <w:del w:id="1417" w:author="LKY" w:date="2026-09-15T17:30:12Z">
              <w:r>
                <w:rPr/>
                <w:fldChar w:fldCharType="end"/>
              </w:r>
            </w:del>
          </w:ins>
        </w:p>
        <w:p w14:paraId="560DD068">
          <w:pPr>
            <w:pStyle w:val="11"/>
            <w:tabs>
              <w:tab w:val="right" w:leader="dot" w:pos="8306"/>
            </w:tabs>
            <w:rPr>
              <w:ins w:id="1418" w:author="L" w:date="2026-08-07T16:30:17Z"/>
              <w:del w:id="1419" w:author="LKY" w:date="2026-09-15T17:30:12Z"/>
            </w:rPr>
          </w:pPr>
          <w:ins w:id="1420" w:author="L" w:date="2026-08-07T16:30:17Z">
            <w:del w:id="1421" w:author="LKY" w:date="2026-09-15T17:30:12Z">
              <w:r>
                <w:rPr/>
                <w:fldChar w:fldCharType="begin"/>
              </w:r>
            </w:del>
          </w:ins>
          <w:ins w:id="1422" w:author="L" w:date="2026-08-07T16:30:17Z">
            <w:del w:id="1423" w:author="LKY" w:date="2026-09-15T17:30:12Z">
              <w:r>
                <w:rPr/>
                <w:delInstrText xml:space="preserve"> HYPERLINK \l _Toc20630 </w:delInstrText>
              </w:r>
            </w:del>
          </w:ins>
          <w:ins w:id="1424" w:author="L" w:date="2026-08-07T16:30:17Z">
            <w:del w:id="1425" w:author="LKY" w:date="2026-09-15T17:30:12Z">
              <w:r>
                <w:rPr/>
                <w:fldChar w:fldCharType="separate"/>
              </w:r>
            </w:del>
          </w:ins>
          <w:ins w:id="1426" w:author="L" w:date="2026-08-07T16:30:17Z">
            <w:del w:id="1427" w:author="LKY" w:date="2026-09-15T17:30:12Z">
              <w:r>
                <w:rPr>
                  <w:rFonts w:hint="eastAsia" w:ascii="Times New Roman" w:hAnsi="Times New Roman" w:cs="宋体"/>
                  <w:kern w:val="2"/>
                  <w:szCs w:val="32"/>
                  <w:lang w:val="en-US" w:eastAsia="zh-CN" w:bidi="en-US"/>
                </w:rPr>
                <w:delText>2.12 PCIE接口</w:delText>
              </w:r>
            </w:del>
          </w:ins>
          <w:ins w:id="1428" w:author="L" w:date="2026-08-07T16:30:17Z">
            <w:del w:id="1429" w:author="LKY" w:date="2026-09-15T17:30:12Z">
              <w:r>
                <w:rPr/>
                <w:tab/>
              </w:r>
            </w:del>
          </w:ins>
          <w:ins w:id="1430" w:author="L" w:date="2026-08-07T16:30:17Z">
            <w:del w:id="1431" w:author="LKY" w:date="2026-09-15T17:30:12Z">
              <w:r>
                <w:rPr/>
                <w:fldChar w:fldCharType="begin"/>
              </w:r>
            </w:del>
          </w:ins>
          <w:ins w:id="1432" w:author="L" w:date="2026-08-07T16:30:17Z">
            <w:del w:id="1433" w:author="LKY" w:date="2026-09-15T17:30:12Z">
              <w:r>
                <w:rPr/>
                <w:delInstrText xml:space="preserve"> PAGEREF _Toc20630 \h </w:delInstrText>
              </w:r>
            </w:del>
          </w:ins>
          <w:ins w:id="1434" w:author="L" w:date="2026-08-07T16:30:17Z">
            <w:del w:id="1435" w:author="LKY" w:date="2026-09-15T17:30:12Z">
              <w:r>
                <w:rPr/>
                <w:fldChar w:fldCharType="separate"/>
              </w:r>
            </w:del>
          </w:ins>
          <w:ins w:id="1436" w:author="L" w:date="2026-08-07T16:30:18Z">
            <w:del w:id="1437" w:author="LKY" w:date="2026-09-15T17:30:12Z">
              <w:r>
                <w:rPr/>
                <w:delText>30</w:delText>
              </w:r>
            </w:del>
          </w:ins>
          <w:ins w:id="1438" w:author="L" w:date="2026-08-07T16:30:17Z">
            <w:del w:id="1439" w:author="LKY" w:date="2026-09-15T17:30:12Z">
              <w:r>
                <w:rPr/>
                <w:fldChar w:fldCharType="end"/>
              </w:r>
            </w:del>
          </w:ins>
          <w:ins w:id="1440" w:author="L" w:date="2026-08-07T16:30:17Z">
            <w:del w:id="1441" w:author="LKY" w:date="2026-09-15T17:30:12Z">
              <w:r>
                <w:rPr/>
                <w:fldChar w:fldCharType="end"/>
              </w:r>
            </w:del>
          </w:ins>
        </w:p>
        <w:p w14:paraId="545989E4">
          <w:pPr>
            <w:pStyle w:val="7"/>
            <w:tabs>
              <w:tab w:val="right" w:leader="dot" w:pos="8306"/>
            </w:tabs>
            <w:rPr>
              <w:ins w:id="1442" w:author="L" w:date="2026-08-07T16:30:17Z"/>
              <w:del w:id="1443" w:author="LKY" w:date="2026-09-15T17:30:12Z"/>
            </w:rPr>
          </w:pPr>
          <w:ins w:id="1444" w:author="L" w:date="2026-08-07T16:30:17Z">
            <w:del w:id="1445" w:author="LKY" w:date="2026-09-15T17:30:12Z">
              <w:r>
                <w:rPr/>
                <w:fldChar w:fldCharType="begin"/>
              </w:r>
            </w:del>
          </w:ins>
          <w:ins w:id="1446" w:author="L" w:date="2026-08-07T16:30:17Z">
            <w:del w:id="1447" w:author="LKY" w:date="2026-09-15T17:30:12Z">
              <w:r>
                <w:rPr/>
                <w:delInstrText xml:space="preserve"> HYPERLINK \l _Toc21187 </w:delInstrText>
              </w:r>
            </w:del>
          </w:ins>
          <w:ins w:id="1448" w:author="L" w:date="2026-08-07T16:30:17Z">
            <w:del w:id="1449" w:author="LKY" w:date="2026-09-15T17:30:12Z">
              <w:r>
                <w:rPr/>
                <w:fldChar w:fldCharType="separate"/>
              </w:r>
            </w:del>
          </w:ins>
          <w:ins w:id="1450" w:author="L" w:date="2026-08-07T16:30:17Z">
            <w:del w:id="1451" w:author="LKY" w:date="2026-09-15T17:30:12Z">
              <w:r>
                <w:rPr>
                  <w:rFonts w:hint="eastAsia" w:ascii="Times New Roman" w:hAnsi="Times New Roman" w:eastAsia="宋体" w:cs="宋体"/>
                  <w:bCs w:val="0"/>
                  <w:szCs w:val="28"/>
                  <w:lang w:val="en-US" w:eastAsia="zh-CN" w:bidi="en-US"/>
                </w:rPr>
                <w:delText>2.12.1 4G模块</w:delText>
              </w:r>
            </w:del>
          </w:ins>
          <w:ins w:id="1452" w:author="L" w:date="2026-08-07T16:30:17Z">
            <w:del w:id="1453" w:author="LKY" w:date="2026-09-15T17:30:12Z">
              <w:r>
                <w:rPr/>
                <w:tab/>
              </w:r>
            </w:del>
          </w:ins>
          <w:ins w:id="1454" w:author="L" w:date="2026-08-07T16:30:17Z">
            <w:del w:id="1455" w:author="LKY" w:date="2026-09-15T17:30:12Z">
              <w:r>
                <w:rPr/>
                <w:fldChar w:fldCharType="begin"/>
              </w:r>
            </w:del>
          </w:ins>
          <w:ins w:id="1456" w:author="L" w:date="2026-08-07T16:30:17Z">
            <w:del w:id="1457" w:author="LKY" w:date="2026-09-15T17:30:12Z">
              <w:r>
                <w:rPr/>
                <w:delInstrText xml:space="preserve"> PAGEREF _Toc21187 \h </w:delInstrText>
              </w:r>
            </w:del>
          </w:ins>
          <w:ins w:id="1458" w:author="L" w:date="2026-08-07T16:30:17Z">
            <w:del w:id="1459" w:author="LKY" w:date="2026-09-15T17:30:12Z">
              <w:r>
                <w:rPr/>
                <w:fldChar w:fldCharType="separate"/>
              </w:r>
            </w:del>
          </w:ins>
          <w:ins w:id="1460" w:author="L" w:date="2026-08-07T16:30:18Z">
            <w:del w:id="1461" w:author="LKY" w:date="2026-09-15T17:30:12Z">
              <w:r>
                <w:rPr/>
                <w:delText>30</w:delText>
              </w:r>
            </w:del>
          </w:ins>
          <w:ins w:id="1462" w:author="L" w:date="2026-08-07T16:30:17Z">
            <w:del w:id="1463" w:author="LKY" w:date="2026-09-15T17:30:12Z">
              <w:r>
                <w:rPr/>
                <w:fldChar w:fldCharType="end"/>
              </w:r>
            </w:del>
          </w:ins>
          <w:ins w:id="1464" w:author="L" w:date="2026-08-07T16:30:17Z">
            <w:del w:id="1465" w:author="LKY" w:date="2026-09-15T17:30:12Z">
              <w:r>
                <w:rPr/>
                <w:fldChar w:fldCharType="end"/>
              </w:r>
            </w:del>
          </w:ins>
        </w:p>
        <w:p w14:paraId="28DE08FD">
          <w:pPr>
            <w:pStyle w:val="7"/>
            <w:tabs>
              <w:tab w:val="right" w:leader="dot" w:pos="8306"/>
            </w:tabs>
            <w:rPr>
              <w:ins w:id="1466" w:author="L" w:date="2026-08-07T16:30:18Z"/>
              <w:del w:id="1467" w:author="LKY" w:date="2026-09-15T17:30:12Z"/>
            </w:rPr>
          </w:pPr>
          <w:ins w:id="1468" w:author="L" w:date="2026-08-07T16:30:17Z">
            <w:del w:id="1469" w:author="LKY" w:date="2026-09-15T17:30:12Z">
              <w:r>
                <w:rPr/>
                <w:fldChar w:fldCharType="begin"/>
              </w:r>
            </w:del>
          </w:ins>
          <w:ins w:id="1470" w:author="L" w:date="2026-08-07T16:30:17Z">
            <w:del w:id="1471" w:author="LKY" w:date="2026-09-15T17:30:12Z">
              <w:r>
                <w:rPr/>
                <w:delInstrText xml:space="preserve"> HYPERLINK \l _Toc29519 </w:delInstrText>
              </w:r>
            </w:del>
          </w:ins>
          <w:ins w:id="1472" w:author="L" w:date="2026-08-07T16:30:17Z">
            <w:del w:id="1473" w:author="LKY" w:date="2026-09-15T17:30:12Z">
              <w:r>
                <w:rPr/>
                <w:fldChar w:fldCharType="separate"/>
              </w:r>
            </w:del>
          </w:ins>
          <w:ins w:id="1474" w:author="L" w:date="2026-08-07T16:30:17Z">
            <w:del w:id="1475" w:author="LKY" w:date="2026-09-15T17:30:12Z">
              <w:r>
                <w:rPr>
                  <w:rFonts w:hint="eastAsia" w:ascii="Times New Roman" w:hAnsi="Times New Roman" w:eastAsia="宋体" w:cs="宋体"/>
                  <w:bCs w:val="0"/>
                  <w:szCs w:val="28"/>
                  <w:lang w:val="en-US" w:eastAsia="zh-CN" w:bidi="en-US"/>
                </w:rPr>
                <w:delText>2.12.2 Wi-Fi模块</w:delText>
              </w:r>
            </w:del>
          </w:ins>
          <w:ins w:id="1476" w:author="L" w:date="2026-08-07T16:30:18Z">
            <w:del w:id="1477" w:author="LKY" w:date="2026-09-15T17:30:12Z">
              <w:r>
                <w:rPr/>
                <w:tab/>
              </w:r>
            </w:del>
          </w:ins>
          <w:ins w:id="1478" w:author="L" w:date="2026-08-07T16:30:18Z">
            <w:del w:id="1479" w:author="LKY" w:date="2026-09-15T17:30:12Z">
              <w:r>
                <w:rPr/>
                <w:fldChar w:fldCharType="begin"/>
              </w:r>
            </w:del>
          </w:ins>
          <w:ins w:id="1480" w:author="L" w:date="2026-08-07T16:30:18Z">
            <w:del w:id="1481" w:author="LKY" w:date="2026-09-15T17:30:12Z">
              <w:r>
                <w:rPr/>
                <w:delInstrText xml:space="preserve"> PAGEREF _Toc29519 \h </w:delInstrText>
              </w:r>
            </w:del>
          </w:ins>
          <w:ins w:id="1482" w:author="L" w:date="2026-08-07T16:30:18Z">
            <w:del w:id="1483" w:author="LKY" w:date="2026-09-15T17:30:12Z">
              <w:r>
                <w:rPr/>
                <w:fldChar w:fldCharType="separate"/>
              </w:r>
            </w:del>
          </w:ins>
          <w:ins w:id="1484" w:author="L" w:date="2026-08-07T16:30:18Z">
            <w:del w:id="1485" w:author="LKY" w:date="2026-09-15T17:30:12Z">
              <w:r>
                <w:rPr/>
                <w:delText>32</w:delText>
              </w:r>
            </w:del>
          </w:ins>
          <w:ins w:id="1486" w:author="L" w:date="2026-08-07T16:30:18Z">
            <w:del w:id="1487" w:author="LKY" w:date="2026-09-15T17:30:12Z">
              <w:r>
                <w:rPr/>
                <w:fldChar w:fldCharType="end"/>
              </w:r>
            </w:del>
          </w:ins>
          <w:ins w:id="1488" w:author="L" w:date="2026-08-07T16:30:17Z">
            <w:del w:id="1489" w:author="LKY" w:date="2026-09-15T17:30:12Z">
              <w:r>
                <w:rPr/>
                <w:fldChar w:fldCharType="end"/>
              </w:r>
            </w:del>
          </w:ins>
        </w:p>
        <w:p w14:paraId="31323094">
          <w:pPr>
            <w:pStyle w:val="11"/>
            <w:tabs>
              <w:tab w:val="right" w:leader="dot" w:pos="8306"/>
            </w:tabs>
            <w:rPr>
              <w:ins w:id="1490" w:author="L" w:date="2026-08-07T16:30:18Z"/>
              <w:del w:id="1491" w:author="LKY" w:date="2026-09-15T17:30:12Z"/>
            </w:rPr>
          </w:pPr>
          <w:ins w:id="1492" w:author="L" w:date="2026-08-07T16:30:18Z">
            <w:del w:id="1493" w:author="LKY" w:date="2026-09-15T17:30:12Z">
              <w:r>
                <w:rPr/>
                <w:fldChar w:fldCharType="begin"/>
              </w:r>
            </w:del>
          </w:ins>
          <w:ins w:id="1494" w:author="L" w:date="2026-08-07T16:30:18Z">
            <w:del w:id="1495" w:author="LKY" w:date="2026-09-15T17:30:12Z">
              <w:r>
                <w:rPr/>
                <w:delInstrText xml:space="preserve"> HYPERLINK \l _Toc7709 </w:delInstrText>
              </w:r>
            </w:del>
          </w:ins>
          <w:ins w:id="1496" w:author="L" w:date="2026-08-07T16:30:18Z">
            <w:del w:id="1497" w:author="LKY" w:date="2026-09-15T17:30:12Z">
              <w:r>
                <w:rPr/>
                <w:fldChar w:fldCharType="separate"/>
              </w:r>
            </w:del>
          </w:ins>
          <w:ins w:id="1498" w:author="L" w:date="2026-08-07T16:30:18Z">
            <w:del w:id="1499" w:author="LKY" w:date="2026-09-15T17:30:12Z">
              <w:r>
                <w:rPr>
                  <w:rFonts w:hint="eastAsia" w:ascii="Times New Roman" w:hAnsi="Times New Roman" w:cs="宋体"/>
                  <w:kern w:val="2"/>
                  <w:szCs w:val="32"/>
                  <w:lang w:val="en-US" w:eastAsia="zh-CN" w:bidi="en-US"/>
                </w:rPr>
                <w:delText>2.13硬件看门狗</w:delText>
              </w:r>
            </w:del>
          </w:ins>
          <w:ins w:id="1500" w:author="L" w:date="2026-08-07T16:30:18Z">
            <w:del w:id="1501" w:author="LKY" w:date="2026-09-15T17:30:12Z">
              <w:r>
                <w:rPr/>
                <w:tab/>
              </w:r>
            </w:del>
          </w:ins>
          <w:ins w:id="1502" w:author="L" w:date="2026-08-07T16:30:18Z">
            <w:del w:id="1503" w:author="LKY" w:date="2026-09-15T17:30:12Z">
              <w:r>
                <w:rPr/>
                <w:fldChar w:fldCharType="begin"/>
              </w:r>
            </w:del>
          </w:ins>
          <w:ins w:id="1504" w:author="L" w:date="2026-08-07T16:30:18Z">
            <w:del w:id="1505" w:author="LKY" w:date="2026-09-15T17:30:12Z">
              <w:r>
                <w:rPr/>
                <w:delInstrText xml:space="preserve"> PAGEREF _Toc7709 \h </w:delInstrText>
              </w:r>
            </w:del>
          </w:ins>
          <w:ins w:id="1506" w:author="L" w:date="2026-08-07T16:30:18Z">
            <w:del w:id="1507" w:author="LKY" w:date="2026-09-15T17:30:12Z">
              <w:r>
                <w:rPr/>
                <w:fldChar w:fldCharType="separate"/>
              </w:r>
            </w:del>
          </w:ins>
          <w:ins w:id="1508" w:author="L" w:date="2026-08-07T16:30:18Z">
            <w:del w:id="1509" w:author="LKY" w:date="2026-09-15T17:30:12Z">
              <w:r>
                <w:rPr/>
                <w:delText>36</w:delText>
              </w:r>
            </w:del>
          </w:ins>
          <w:ins w:id="1510" w:author="L" w:date="2026-08-07T16:30:18Z">
            <w:del w:id="1511" w:author="LKY" w:date="2026-09-15T17:30:12Z">
              <w:r>
                <w:rPr/>
                <w:fldChar w:fldCharType="end"/>
              </w:r>
            </w:del>
          </w:ins>
          <w:ins w:id="1512" w:author="L" w:date="2026-08-07T16:30:18Z">
            <w:del w:id="1513" w:author="LKY" w:date="2026-09-15T17:30:12Z">
              <w:r>
                <w:rPr/>
                <w:fldChar w:fldCharType="end"/>
              </w:r>
            </w:del>
          </w:ins>
        </w:p>
        <w:p w14:paraId="482BA1B1">
          <w:pPr>
            <w:pStyle w:val="11"/>
            <w:tabs>
              <w:tab w:val="right" w:leader="dot" w:pos="8306"/>
            </w:tabs>
            <w:rPr>
              <w:ins w:id="1514" w:author="L" w:date="2026-08-07T16:30:18Z"/>
              <w:del w:id="1515" w:author="LKY" w:date="2026-09-15T17:30:12Z"/>
            </w:rPr>
          </w:pPr>
          <w:ins w:id="1516" w:author="L" w:date="2026-08-07T16:30:18Z">
            <w:del w:id="1517" w:author="LKY" w:date="2026-09-15T17:30:12Z">
              <w:r>
                <w:rPr/>
                <w:fldChar w:fldCharType="begin"/>
              </w:r>
            </w:del>
          </w:ins>
          <w:ins w:id="1518" w:author="L" w:date="2026-08-07T16:30:18Z">
            <w:del w:id="1519" w:author="LKY" w:date="2026-09-15T17:30:12Z">
              <w:r>
                <w:rPr/>
                <w:delInstrText xml:space="preserve"> HYPERLINK \l _Toc13134 </w:delInstrText>
              </w:r>
            </w:del>
          </w:ins>
          <w:ins w:id="1520" w:author="L" w:date="2026-08-07T16:30:18Z">
            <w:del w:id="1521" w:author="LKY" w:date="2026-09-15T17:30:12Z">
              <w:r>
                <w:rPr/>
                <w:fldChar w:fldCharType="separate"/>
              </w:r>
            </w:del>
          </w:ins>
          <w:ins w:id="1522" w:author="L" w:date="2026-08-07T16:30:18Z">
            <w:del w:id="1523" w:author="LKY" w:date="2026-09-15T17:30:12Z">
              <w:r>
                <w:rPr>
                  <w:rFonts w:hint="eastAsia" w:ascii="Times New Roman" w:hAnsi="Times New Roman" w:cs="宋体"/>
                  <w:kern w:val="2"/>
                  <w:szCs w:val="32"/>
                  <w:lang w:val="en-US" w:eastAsia="zh-CN" w:bidi="en-US"/>
                </w:rPr>
                <w:delText>2.14外部RTC</w:delText>
              </w:r>
            </w:del>
          </w:ins>
          <w:ins w:id="1524" w:author="L" w:date="2026-08-07T16:30:18Z">
            <w:del w:id="1525" w:author="LKY" w:date="2026-09-15T17:30:12Z">
              <w:r>
                <w:rPr/>
                <w:tab/>
              </w:r>
            </w:del>
          </w:ins>
          <w:ins w:id="1526" w:author="L" w:date="2026-08-07T16:30:18Z">
            <w:del w:id="1527" w:author="LKY" w:date="2026-09-15T17:30:12Z">
              <w:r>
                <w:rPr/>
                <w:fldChar w:fldCharType="begin"/>
              </w:r>
            </w:del>
          </w:ins>
          <w:ins w:id="1528" w:author="L" w:date="2026-08-07T16:30:18Z">
            <w:del w:id="1529" w:author="LKY" w:date="2026-09-15T17:30:12Z">
              <w:r>
                <w:rPr/>
                <w:delInstrText xml:space="preserve"> PAGEREF _Toc13134 \h </w:delInstrText>
              </w:r>
            </w:del>
          </w:ins>
          <w:ins w:id="1530" w:author="L" w:date="2026-08-07T16:30:18Z">
            <w:del w:id="1531" w:author="LKY" w:date="2026-09-15T17:30:12Z">
              <w:r>
                <w:rPr/>
                <w:fldChar w:fldCharType="separate"/>
              </w:r>
            </w:del>
          </w:ins>
          <w:ins w:id="1532" w:author="L" w:date="2026-08-07T16:30:18Z">
            <w:del w:id="1533" w:author="LKY" w:date="2026-09-15T17:30:12Z">
              <w:r>
                <w:rPr/>
                <w:delText>36</w:delText>
              </w:r>
            </w:del>
          </w:ins>
          <w:ins w:id="1534" w:author="L" w:date="2026-08-07T16:30:18Z">
            <w:del w:id="1535" w:author="LKY" w:date="2026-09-15T17:30:12Z">
              <w:r>
                <w:rPr/>
                <w:fldChar w:fldCharType="end"/>
              </w:r>
            </w:del>
          </w:ins>
          <w:ins w:id="1536" w:author="L" w:date="2026-08-07T16:30:18Z">
            <w:del w:id="1537" w:author="LKY" w:date="2026-09-15T17:30:12Z">
              <w:r>
                <w:rPr/>
                <w:fldChar w:fldCharType="end"/>
              </w:r>
            </w:del>
          </w:ins>
        </w:p>
        <w:p w14:paraId="736BC08A">
          <w:pPr>
            <w:pStyle w:val="11"/>
            <w:tabs>
              <w:tab w:val="right" w:leader="dot" w:pos="8306"/>
            </w:tabs>
            <w:rPr>
              <w:ins w:id="1538" w:author="L" w:date="2026-08-07T16:30:18Z"/>
              <w:del w:id="1539" w:author="LKY" w:date="2026-09-15T17:30:12Z"/>
            </w:rPr>
          </w:pPr>
          <w:ins w:id="1540" w:author="L" w:date="2026-08-07T16:30:18Z">
            <w:del w:id="1541" w:author="LKY" w:date="2026-09-15T17:30:12Z">
              <w:r>
                <w:rPr/>
                <w:fldChar w:fldCharType="begin"/>
              </w:r>
            </w:del>
          </w:ins>
          <w:ins w:id="1542" w:author="L" w:date="2026-08-07T16:30:18Z">
            <w:del w:id="1543" w:author="LKY" w:date="2026-09-15T17:30:12Z">
              <w:r>
                <w:rPr/>
                <w:delInstrText xml:space="preserve"> HYPERLINK \l _Toc16925 </w:delInstrText>
              </w:r>
            </w:del>
          </w:ins>
          <w:ins w:id="1544" w:author="L" w:date="2026-08-07T16:30:18Z">
            <w:del w:id="1545" w:author="LKY" w:date="2026-09-15T17:30:12Z">
              <w:r>
                <w:rPr/>
                <w:fldChar w:fldCharType="separate"/>
              </w:r>
            </w:del>
          </w:ins>
          <w:ins w:id="1546" w:author="L" w:date="2026-08-07T16:30:18Z">
            <w:del w:id="1547" w:author="LKY" w:date="2026-09-15T17:30:12Z">
              <w:r>
                <w:rPr>
                  <w:rFonts w:hint="eastAsia" w:ascii="Times New Roman" w:hAnsi="Times New Roman" w:cs="宋体"/>
                  <w:kern w:val="2"/>
                  <w:szCs w:val="32"/>
                  <w:lang w:val="en-US" w:eastAsia="zh-CN" w:bidi="en-US"/>
                </w:rPr>
                <w:delText>2.15加密芯片</w:delText>
              </w:r>
            </w:del>
          </w:ins>
          <w:ins w:id="1548" w:author="L" w:date="2026-08-07T16:30:18Z">
            <w:del w:id="1549" w:author="LKY" w:date="2026-09-15T17:30:12Z">
              <w:r>
                <w:rPr/>
                <w:tab/>
              </w:r>
            </w:del>
          </w:ins>
          <w:ins w:id="1550" w:author="L" w:date="2026-08-07T16:30:18Z">
            <w:del w:id="1551" w:author="LKY" w:date="2026-09-15T17:30:12Z">
              <w:r>
                <w:rPr/>
                <w:fldChar w:fldCharType="begin"/>
              </w:r>
            </w:del>
          </w:ins>
          <w:ins w:id="1552" w:author="L" w:date="2026-08-07T16:30:18Z">
            <w:del w:id="1553" w:author="LKY" w:date="2026-09-15T17:30:12Z">
              <w:r>
                <w:rPr/>
                <w:delInstrText xml:space="preserve"> PAGEREF _Toc16925 \h </w:delInstrText>
              </w:r>
            </w:del>
          </w:ins>
          <w:ins w:id="1554" w:author="L" w:date="2026-08-07T16:30:18Z">
            <w:del w:id="1555" w:author="LKY" w:date="2026-09-15T17:30:12Z">
              <w:r>
                <w:rPr/>
                <w:fldChar w:fldCharType="separate"/>
              </w:r>
            </w:del>
          </w:ins>
          <w:ins w:id="1556" w:author="L" w:date="2026-08-07T16:30:18Z">
            <w:del w:id="1557" w:author="LKY" w:date="2026-09-15T17:30:12Z">
              <w:r>
                <w:rPr/>
                <w:delText>37</w:delText>
              </w:r>
            </w:del>
          </w:ins>
          <w:ins w:id="1558" w:author="L" w:date="2026-08-07T16:30:18Z">
            <w:del w:id="1559" w:author="LKY" w:date="2026-09-15T17:30:12Z">
              <w:r>
                <w:rPr/>
                <w:fldChar w:fldCharType="end"/>
              </w:r>
            </w:del>
          </w:ins>
          <w:ins w:id="1560" w:author="L" w:date="2026-08-07T16:30:18Z">
            <w:del w:id="1561" w:author="LKY" w:date="2026-09-15T17:30:12Z">
              <w:r>
                <w:rPr/>
                <w:fldChar w:fldCharType="end"/>
              </w:r>
            </w:del>
          </w:ins>
        </w:p>
        <w:p w14:paraId="4A47E6C6">
          <w:pPr>
            <w:pStyle w:val="10"/>
            <w:tabs>
              <w:tab w:val="right" w:leader="dot" w:pos="8306"/>
            </w:tabs>
            <w:rPr>
              <w:ins w:id="1562" w:author="L" w:date="2026-08-07T16:30:18Z"/>
              <w:del w:id="1563" w:author="LKY" w:date="2026-09-15T17:30:12Z"/>
            </w:rPr>
          </w:pPr>
          <w:ins w:id="1564" w:author="L" w:date="2026-08-07T16:30:18Z">
            <w:del w:id="1565" w:author="LKY" w:date="2026-09-15T17:30:12Z">
              <w:r>
                <w:rPr/>
                <w:fldChar w:fldCharType="begin"/>
              </w:r>
            </w:del>
          </w:ins>
          <w:ins w:id="1566" w:author="L" w:date="2026-08-07T16:30:18Z">
            <w:del w:id="1567" w:author="LKY" w:date="2026-09-15T17:30:12Z">
              <w:r>
                <w:rPr/>
                <w:delInstrText xml:space="preserve"> HYPERLINK \l _Toc15611 </w:delInstrText>
              </w:r>
            </w:del>
          </w:ins>
          <w:ins w:id="1568" w:author="L" w:date="2026-08-07T16:30:18Z">
            <w:del w:id="1569" w:author="LKY" w:date="2026-09-15T17:30:12Z">
              <w:r>
                <w:rPr/>
                <w:fldChar w:fldCharType="separate"/>
              </w:r>
            </w:del>
          </w:ins>
          <w:ins w:id="1570" w:author="L" w:date="2026-08-07T16:30:18Z">
            <w:del w:id="1571" w:author="LKY" w:date="2026-09-15T17:30:12Z">
              <w:r>
                <w:rPr>
                  <w:rFonts w:hint="eastAsia"/>
                  <w:lang w:val="en-US" w:eastAsia="zh-CN"/>
                </w:rPr>
                <w:delText>3.设备登录</w:delText>
              </w:r>
            </w:del>
          </w:ins>
          <w:ins w:id="1572" w:author="L" w:date="2026-08-07T16:30:18Z">
            <w:del w:id="1573" w:author="LKY" w:date="2026-09-15T17:30:12Z">
              <w:r>
                <w:rPr/>
                <w:tab/>
              </w:r>
            </w:del>
          </w:ins>
          <w:ins w:id="1574" w:author="L" w:date="2026-08-07T16:30:18Z">
            <w:del w:id="1575" w:author="LKY" w:date="2026-09-15T17:30:12Z">
              <w:r>
                <w:rPr/>
                <w:fldChar w:fldCharType="begin"/>
              </w:r>
            </w:del>
          </w:ins>
          <w:ins w:id="1576" w:author="L" w:date="2026-08-07T16:30:18Z">
            <w:del w:id="1577" w:author="LKY" w:date="2026-09-15T17:30:12Z">
              <w:r>
                <w:rPr/>
                <w:delInstrText xml:space="preserve"> PAGEREF _Toc15611 \h </w:delInstrText>
              </w:r>
            </w:del>
          </w:ins>
          <w:ins w:id="1578" w:author="L" w:date="2026-08-07T16:30:18Z">
            <w:del w:id="1579" w:author="LKY" w:date="2026-09-15T17:30:12Z">
              <w:r>
                <w:rPr/>
                <w:fldChar w:fldCharType="separate"/>
              </w:r>
            </w:del>
          </w:ins>
          <w:ins w:id="1580" w:author="L" w:date="2026-08-07T16:30:18Z">
            <w:del w:id="1581" w:author="LKY" w:date="2026-09-15T17:30:12Z">
              <w:r>
                <w:rPr/>
                <w:delText>37</w:delText>
              </w:r>
            </w:del>
          </w:ins>
          <w:ins w:id="1582" w:author="L" w:date="2026-08-07T16:30:18Z">
            <w:del w:id="1583" w:author="LKY" w:date="2026-09-15T17:30:12Z">
              <w:r>
                <w:rPr/>
                <w:fldChar w:fldCharType="end"/>
              </w:r>
            </w:del>
          </w:ins>
          <w:ins w:id="1584" w:author="L" w:date="2026-08-07T16:30:18Z">
            <w:del w:id="1585" w:author="LKY" w:date="2026-09-15T17:30:12Z">
              <w:r>
                <w:rPr/>
                <w:fldChar w:fldCharType="end"/>
              </w:r>
            </w:del>
          </w:ins>
        </w:p>
        <w:p w14:paraId="5765509A">
          <w:pPr>
            <w:pStyle w:val="11"/>
            <w:tabs>
              <w:tab w:val="right" w:leader="dot" w:pos="8306"/>
            </w:tabs>
            <w:rPr>
              <w:ins w:id="1586" w:author="L" w:date="2026-08-07T16:30:18Z"/>
              <w:del w:id="1587" w:author="LKY" w:date="2026-09-15T17:30:12Z"/>
            </w:rPr>
          </w:pPr>
          <w:ins w:id="1588" w:author="L" w:date="2026-08-07T16:30:18Z">
            <w:del w:id="1589" w:author="LKY" w:date="2026-09-15T17:30:12Z">
              <w:r>
                <w:rPr/>
                <w:fldChar w:fldCharType="begin"/>
              </w:r>
            </w:del>
          </w:ins>
          <w:ins w:id="1590" w:author="L" w:date="2026-08-07T16:30:18Z">
            <w:del w:id="1591" w:author="LKY" w:date="2026-09-15T17:30:12Z">
              <w:r>
                <w:rPr/>
                <w:delInstrText xml:space="preserve"> HYPERLINK \l _Toc24368 </w:delInstrText>
              </w:r>
            </w:del>
          </w:ins>
          <w:ins w:id="1592" w:author="L" w:date="2026-08-07T16:30:18Z">
            <w:del w:id="1593" w:author="LKY" w:date="2026-09-15T17:30:12Z">
              <w:r>
                <w:rPr/>
                <w:fldChar w:fldCharType="separate"/>
              </w:r>
            </w:del>
          </w:ins>
          <w:ins w:id="1594" w:author="L" w:date="2026-08-07T16:30:18Z">
            <w:del w:id="1595" w:author="LKY" w:date="2026-09-15T17:30:12Z">
              <w:r>
                <w:rPr>
                  <w:rFonts w:hint="eastAsia" w:ascii="Times New Roman" w:hAnsi="Times New Roman" w:eastAsia="宋体" w:cs="宋体"/>
                  <w:bCs/>
                  <w:iCs/>
                  <w:szCs w:val="32"/>
                  <w:lang w:val="en-US" w:eastAsia="zh-CN"/>
                </w:rPr>
                <w:delText>3.1 USB登录</w:delText>
              </w:r>
            </w:del>
          </w:ins>
          <w:ins w:id="1596" w:author="L" w:date="2026-08-07T16:30:18Z">
            <w:del w:id="1597" w:author="LKY" w:date="2026-09-15T17:30:12Z">
              <w:r>
                <w:rPr/>
                <w:tab/>
              </w:r>
            </w:del>
          </w:ins>
          <w:ins w:id="1598" w:author="L" w:date="2026-08-07T16:30:18Z">
            <w:del w:id="1599" w:author="LKY" w:date="2026-09-15T17:30:12Z">
              <w:r>
                <w:rPr/>
                <w:fldChar w:fldCharType="begin"/>
              </w:r>
            </w:del>
          </w:ins>
          <w:ins w:id="1600" w:author="L" w:date="2026-08-07T16:30:18Z">
            <w:del w:id="1601" w:author="LKY" w:date="2026-09-15T17:30:12Z">
              <w:r>
                <w:rPr/>
                <w:delInstrText xml:space="preserve"> PAGEREF _Toc24368 \h </w:delInstrText>
              </w:r>
            </w:del>
          </w:ins>
          <w:ins w:id="1602" w:author="L" w:date="2026-08-07T16:30:18Z">
            <w:del w:id="1603" w:author="LKY" w:date="2026-09-15T17:30:12Z">
              <w:r>
                <w:rPr/>
                <w:fldChar w:fldCharType="separate"/>
              </w:r>
            </w:del>
          </w:ins>
          <w:ins w:id="1604" w:author="L" w:date="2026-08-07T16:30:18Z">
            <w:del w:id="1605" w:author="LKY" w:date="2026-09-15T17:30:12Z">
              <w:r>
                <w:rPr/>
                <w:delText>37</w:delText>
              </w:r>
            </w:del>
          </w:ins>
          <w:ins w:id="1606" w:author="L" w:date="2026-08-07T16:30:18Z">
            <w:del w:id="1607" w:author="LKY" w:date="2026-09-15T17:30:12Z">
              <w:r>
                <w:rPr/>
                <w:fldChar w:fldCharType="end"/>
              </w:r>
            </w:del>
          </w:ins>
          <w:ins w:id="1608" w:author="L" w:date="2026-08-07T16:30:18Z">
            <w:del w:id="1609" w:author="LKY" w:date="2026-09-15T17:30:12Z">
              <w:r>
                <w:rPr/>
                <w:fldChar w:fldCharType="end"/>
              </w:r>
            </w:del>
          </w:ins>
        </w:p>
        <w:p w14:paraId="49594180">
          <w:pPr>
            <w:pStyle w:val="11"/>
            <w:tabs>
              <w:tab w:val="right" w:leader="dot" w:pos="8306"/>
            </w:tabs>
            <w:rPr>
              <w:ins w:id="1610" w:author="L" w:date="2026-08-07T16:30:18Z"/>
              <w:del w:id="1611" w:author="LKY" w:date="2026-09-15T17:30:12Z"/>
            </w:rPr>
          </w:pPr>
          <w:ins w:id="1612" w:author="L" w:date="2026-08-07T16:30:18Z">
            <w:del w:id="1613" w:author="LKY" w:date="2026-09-15T17:30:12Z">
              <w:r>
                <w:rPr/>
                <w:fldChar w:fldCharType="begin"/>
              </w:r>
            </w:del>
          </w:ins>
          <w:ins w:id="1614" w:author="L" w:date="2026-08-07T16:30:18Z">
            <w:del w:id="1615" w:author="LKY" w:date="2026-09-15T17:30:12Z">
              <w:r>
                <w:rPr/>
                <w:delInstrText xml:space="preserve"> HYPERLINK \l _Toc26128 </w:delInstrText>
              </w:r>
            </w:del>
          </w:ins>
          <w:ins w:id="1616" w:author="L" w:date="2026-08-07T16:30:18Z">
            <w:del w:id="1617" w:author="LKY" w:date="2026-09-15T17:30:12Z">
              <w:r>
                <w:rPr/>
                <w:fldChar w:fldCharType="separate"/>
              </w:r>
            </w:del>
          </w:ins>
          <w:ins w:id="1618" w:author="L" w:date="2026-08-07T16:30:18Z">
            <w:del w:id="1619" w:author="LKY" w:date="2026-09-15T17:30:12Z">
              <w:r>
                <w:rPr>
                  <w:rFonts w:hint="eastAsia" w:ascii="Times New Roman" w:hAnsi="Times New Roman" w:eastAsia="宋体" w:cs="宋体"/>
                  <w:bCs/>
                  <w:iCs/>
                  <w:szCs w:val="32"/>
                  <w:lang w:val="en-US" w:eastAsia="zh-CN"/>
                </w:rPr>
                <w:delText>3.2 SSH2登录</w:delText>
              </w:r>
            </w:del>
          </w:ins>
          <w:ins w:id="1620" w:author="L" w:date="2026-08-07T16:30:18Z">
            <w:del w:id="1621" w:author="LKY" w:date="2026-09-15T17:30:12Z">
              <w:r>
                <w:rPr/>
                <w:tab/>
              </w:r>
            </w:del>
          </w:ins>
          <w:ins w:id="1622" w:author="L" w:date="2026-08-07T16:30:18Z">
            <w:del w:id="1623" w:author="LKY" w:date="2026-09-15T17:30:12Z">
              <w:r>
                <w:rPr/>
                <w:fldChar w:fldCharType="begin"/>
              </w:r>
            </w:del>
          </w:ins>
          <w:ins w:id="1624" w:author="L" w:date="2026-08-07T16:30:18Z">
            <w:del w:id="1625" w:author="LKY" w:date="2026-09-15T17:30:12Z">
              <w:r>
                <w:rPr/>
                <w:delInstrText xml:space="preserve"> PAGEREF _Toc26128 \h </w:delInstrText>
              </w:r>
            </w:del>
          </w:ins>
          <w:ins w:id="1626" w:author="L" w:date="2026-08-07T16:30:18Z">
            <w:del w:id="1627" w:author="LKY" w:date="2026-09-15T17:30:12Z">
              <w:r>
                <w:rPr/>
                <w:fldChar w:fldCharType="separate"/>
              </w:r>
            </w:del>
          </w:ins>
          <w:ins w:id="1628" w:author="L" w:date="2026-08-07T16:30:18Z">
            <w:del w:id="1629" w:author="LKY" w:date="2026-09-15T17:30:12Z">
              <w:r>
                <w:rPr/>
                <w:delText>38</w:delText>
              </w:r>
            </w:del>
          </w:ins>
          <w:ins w:id="1630" w:author="L" w:date="2026-08-07T16:30:18Z">
            <w:del w:id="1631" w:author="LKY" w:date="2026-09-15T17:30:12Z">
              <w:r>
                <w:rPr/>
                <w:fldChar w:fldCharType="end"/>
              </w:r>
            </w:del>
          </w:ins>
          <w:ins w:id="1632" w:author="L" w:date="2026-08-07T16:30:18Z">
            <w:del w:id="1633" w:author="LKY" w:date="2026-09-15T17:30:12Z">
              <w:r>
                <w:rPr/>
                <w:fldChar w:fldCharType="end"/>
              </w:r>
            </w:del>
          </w:ins>
        </w:p>
        <w:p w14:paraId="6593AD43">
          <w:pPr>
            <w:pStyle w:val="10"/>
            <w:tabs>
              <w:tab w:val="right" w:leader="dot" w:pos="8306"/>
            </w:tabs>
            <w:rPr>
              <w:ins w:id="1634" w:author="L" w:date="2026-08-07T16:30:18Z"/>
              <w:del w:id="1635" w:author="LKY" w:date="2026-09-15T17:30:12Z"/>
            </w:rPr>
          </w:pPr>
          <w:ins w:id="1636" w:author="L" w:date="2026-08-07T16:30:18Z">
            <w:del w:id="1637" w:author="LKY" w:date="2026-09-15T17:30:12Z">
              <w:r>
                <w:rPr/>
                <w:fldChar w:fldCharType="begin"/>
              </w:r>
            </w:del>
          </w:ins>
          <w:ins w:id="1638" w:author="L" w:date="2026-08-07T16:30:18Z">
            <w:del w:id="1639" w:author="LKY" w:date="2026-09-15T17:30:12Z">
              <w:r>
                <w:rPr/>
                <w:delInstrText xml:space="preserve"> HYPERLINK \l _Toc22312 </w:delInstrText>
              </w:r>
            </w:del>
          </w:ins>
          <w:ins w:id="1640" w:author="L" w:date="2026-08-07T16:30:18Z">
            <w:del w:id="1641" w:author="LKY" w:date="2026-09-15T17:30:12Z">
              <w:r>
                <w:rPr/>
                <w:fldChar w:fldCharType="separate"/>
              </w:r>
            </w:del>
          </w:ins>
          <w:ins w:id="1642" w:author="L" w:date="2026-08-07T16:30:18Z">
            <w:del w:id="1643" w:author="LKY" w:date="2026-09-15T17:30:12Z">
              <w:r>
                <w:rPr>
                  <w:rFonts w:hint="eastAsia" w:ascii="Times New Roman" w:hAnsi="Times New Roman" w:eastAsia="黑体" w:cs="黑体"/>
                  <w:bCs w:val="0"/>
                  <w:szCs w:val="44"/>
                  <w:lang w:val="en-US" w:eastAsia="zh-CN" w:bidi="en-US"/>
                </w:rPr>
                <w:delText>4.系统烧录</w:delText>
              </w:r>
            </w:del>
          </w:ins>
          <w:ins w:id="1644" w:author="L" w:date="2026-08-07T16:30:18Z">
            <w:del w:id="1645" w:author="LKY" w:date="2026-09-15T17:30:12Z">
              <w:r>
                <w:rPr/>
                <w:tab/>
              </w:r>
            </w:del>
          </w:ins>
          <w:ins w:id="1646" w:author="L" w:date="2026-08-07T16:30:18Z">
            <w:del w:id="1647" w:author="LKY" w:date="2026-09-15T17:30:12Z">
              <w:r>
                <w:rPr/>
                <w:fldChar w:fldCharType="begin"/>
              </w:r>
            </w:del>
          </w:ins>
          <w:ins w:id="1648" w:author="L" w:date="2026-08-07T16:30:18Z">
            <w:del w:id="1649" w:author="LKY" w:date="2026-09-15T17:30:12Z">
              <w:r>
                <w:rPr/>
                <w:delInstrText xml:space="preserve"> PAGEREF _Toc22312 \h </w:delInstrText>
              </w:r>
            </w:del>
          </w:ins>
          <w:ins w:id="1650" w:author="L" w:date="2026-08-07T16:30:18Z">
            <w:del w:id="1651" w:author="LKY" w:date="2026-09-15T17:30:12Z">
              <w:r>
                <w:rPr/>
                <w:fldChar w:fldCharType="separate"/>
              </w:r>
            </w:del>
          </w:ins>
          <w:ins w:id="1652" w:author="L" w:date="2026-08-07T16:30:18Z">
            <w:del w:id="1653" w:author="LKY" w:date="2026-09-15T17:30:12Z">
              <w:r>
                <w:rPr/>
                <w:delText>40</w:delText>
              </w:r>
            </w:del>
          </w:ins>
          <w:ins w:id="1654" w:author="L" w:date="2026-08-07T16:30:18Z">
            <w:del w:id="1655" w:author="LKY" w:date="2026-09-15T17:30:12Z">
              <w:r>
                <w:rPr/>
                <w:fldChar w:fldCharType="end"/>
              </w:r>
            </w:del>
          </w:ins>
          <w:ins w:id="1656" w:author="L" w:date="2026-08-07T16:30:18Z">
            <w:del w:id="1657" w:author="LKY" w:date="2026-09-15T17:30:12Z">
              <w:r>
                <w:rPr/>
                <w:fldChar w:fldCharType="end"/>
              </w:r>
            </w:del>
          </w:ins>
        </w:p>
        <w:p w14:paraId="10DBD23C">
          <w:pPr>
            <w:pStyle w:val="7"/>
            <w:tabs>
              <w:tab w:val="right" w:leader="dot" w:pos="8306"/>
            </w:tabs>
            <w:rPr>
              <w:ins w:id="1658" w:author="L" w:date="2026-08-07T16:30:18Z"/>
              <w:del w:id="1659" w:author="LKY" w:date="2026-09-15T17:30:12Z"/>
            </w:rPr>
          </w:pPr>
          <w:ins w:id="1660" w:author="L" w:date="2026-08-07T16:30:18Z">
            <w:del w:id="1661" w:author="LKY" w:date="2026-09-15T17:30:12Z">
              <w:r>
                <w:rPr/>
                <w:fldChar w:fldCharType="begin"/>
              </w:r>
            </w:del>
          </w:ins>
          <w:ins w:id="1662" w:author="L" w:date="2026-08-07T16:30:18Z">
            <w:del w:id="1663" w:author="LKY" w:date="2026-09-15T17:30:12Z">
              <w:r>
                <w:rPr/>
                <w:delInstrText xml:space="preserve"> HYPERLINK \l _Toc18475 </w:delInstrText>
              </w:r>
            </w:del>
          </w:ins>
          <w:ins w:id="1664" w:author="L" w:date="2026-08-07T16:30:18Z">
            <w:del w:id="1665" w:author="LKY" w:date="2026-09-15T17:30:12Z">
              <w:r>
                <w:rPr/>
                <w:fldChar w:fldCharType="separate"/>
              </w:r>
            </w:del>
          </w:ins>
          <w:ins w:id="1666" w:author="L" w:date="2026-08-07T16:30:18Z">
            <w:del w:id="1667" w:author="LKY" w:date="2026-09-15T17:30:12Z">
              <w:r>
                <w:rPr>
                  <w:rFonts w:hint="eastAsia" w:ascii="Times New Roman" w:hAnsi="Times New Roman" w:eastAsia="宋体" w:cs="宋体"/>
                  <w:bCs w:val="0"/>
                  <w:szCs w:val="28"/>
                  <w:lang w:val="en-US" w:eastAsia="zh-CN" w:bidi="en-US"/>
                </w:rPr>
                <w:delText>4.1.1启动卡制作</w:delText>
              </w:r>
            </w:del>
          </w:ins>
          <w:ins w:id="1668" w:author="L" w:date="2026-08-07T16:30:18Z">
            <w:del w:id="1669" w:author="LKY" w:date="2026-09-15T17:30:12Z">
              <w:r>
                <w:rPr/>
                <w:tab/>
              </w:r>
            </w:del>
          </w:ins>
          <w:ins w:id="1670" w:author="L" w:date="2026-08-07T16:30:18Z">
            <w:del w:id="1671" w:author="LKY" w:date="2026-09-15T17:30:12Z">
              <w:r>
                <w:rPr/>
                <w:fldChar w:fldCharType="begin"/>
              </w:r>
            </w:del>
          </w:ins>
          <w:ins w:id="1672" w:author="L" w:date="2026-08-07T16:30:18Z">
            <w:del w:id="1673" w:author="LKY" w:date="2026-09-15T17:30:12Z">
              <w:r>
                <w:rPr/>
                <w:delInstrText xml:space="preserve"> PAGEREF _Toc18475 \h </w:delInstrText>
              </w:r>
            </w:del>
          </w:ins>
          <w:ins w:id="1674" w:author="L" w:date="2026-08-07T16:30:18Z">
            <w:del w:id="1675" w:author="LKY" w:date="2026-09-15T17:30:12Z">
              <w:r>
                <w:rPr/>
                <w:fldChar w:fldCharType="separate"/>
              </w:r>
            </w:del>
          </w:ins>
          <w:ins w:id="1676" w:author="L" w:date="2026-08-07T16:30:18Z">
            <w:del w:id="1677" w:author="LKY" w:date="2026-09-15T17:30:12Z">
              <w:r>
                <w:rPr/>
                <w:delText>40</w:delText>
              </w:r>
            </w:del>
          </w:ins>
          <w:ins w:id="1678" w:author="L" w:date="2026-08-07T16:30:18Z">
            <w:del w:id="1679" w:author="LKY" w:date="2026-09-15T17:30:12Z">
              <w:r>
                <w:rPr/>
                <w:fldChar w:fldCharType="end"/>
              </w:r>
            </w:del>
          </w:ins>
          <w:ins w:id="1680" w:author="L" w:date="2026-08-07T16:30:18Z">
            <w:del w:id="1681" w:author="LKY" w:date="2026-09-15T17:30:12Z">
              <w:r>
                <w:rPr/>
                <w:fldChar w:fldCharType="end"/>
              </w:r>
            </w:del>
          </w:ins>
        </w:p>
        <w:p w14:paraId="238B972D">
          <w:pPr>
            <w:pStyle w:val="7"/>
            <w:tabs>
              <w:tab w:val="right" w:leader="dot" w:pos="8306"/>
            </w:tabs>
            <w:rPr>
              <w:ins w:id="1682" w:author="L" w:date="2026-08-07T16:30:18Z"/>
              <w:del w:id="1683" w:author="LKY" w:date="2026-09-15T17:30:12Z"/>
            </w:rPr>
          </w:pPr>
          <w:ins w:id="1684" w:author="L" w:date="2026-08-07T16:30:18Z">
            <w:del w:id="1685" w:author="LKY" w:date="2026-09-15T17:30:12Z">
              <w:r>
                <w:rPr/>
                <w:fldChar w:fldCharType="begin"/>
              </w:r>
            </w:del>
          </w:ins>
          <w:ins w:id="1686" w:author="L" w:date="2026-08-07T16:30:18Z">
            <w:del w:id="1687" w:author="LKY" w:date="2026-09-15T17:30:12Z">
              <w:r>
                <w:rPr/>
                <w:delInstrText xml:space="preserve"> HYPERLINK \l _Toc26606 </w:delInstrText>
              </w:r>
            </w:del>
          </w:ins>
          <w:ins w:id="1688" w:author="L" w:date="2026-08-07T16:30:18Z">
            <w:del w:id="1689" w:author="LKY" w:date="2026-09-15T17:30:12Z">
              <w:r>
                <w:rPr/>
                <w:fldChar w:fldCharType="separate"/>
              </w:r>
            </w:del>
          </w:ins>
          <w:ins w:id="1690" w:author="L" w:date="2026-08-07T16:30:18Z">
            <w:del w:id="1691" w:author="LKY" w:date="2026-09-15T17:30:12Z">
              <w:r>
                <w:rPr>
                  <w:rFonts w:hint="eastAsia" w:ascii="Times New Roman" w:hAnsi="Times New Roman"/>
                  <w:bCs/>
                  <w:szCs w:val="28"/>
                  <w:lang w:val="en-US" w:eastAsia="zh-CN"/>
                </w:rPr>
                <w:delText>4.1.2从启动卡启动</w:delText>
              </w:r>
            </w:del>
          </w:ins>
          <w:ins w:id="1692" w:author="L" w:date="2026-08-07T16:30:18Z">
            <w:del w:id="1693" w:author="LKY" w:date="2026-09-15T17:30:12Z">
              <w:r>
                <w:rPr/>
                <w:tab/>
              </w:r>
            </w:del>
          </w:ins>
          <w:ins w:id="1694" w:author="L" w:date="2026-08-07T16:30:18Z">
            <w:del w:id="1695" w:author="LKY" w:date="2026-09-15T17:30:12Z">
              <w:r>
                <w:rPr/>
                <w:fldChar w:fldCharType="begin"/>
              </w:r>
            </w:del>
          </w:ins>
          <w:ins w:id="1696" w:author="L" w:date="2026-08-07T16:30:18Z">
            <w:del w:id="1697" w:author="LKY" w:date="2026-09-15T17:30:12Z">
              <w:r>
                <w:rPr/>
                <w:delInstrText xml:space="preserve"> PAGEREF _Toc26606 \h </w:delInstrText>
              </w:r>
            </w:del>
          </w:ins>
          <w:ins w:id="1698" w:author="L" w:date="2026-08-07T16:30:18Z">
            <w:del w:id="1699" w:author="LKY" w:date="2026-09-15T17:30:12Z">
              <w:r>
                <w:rPr/>
                <w:fldChar w:fldCharType="separate"/>
              </w:r>
            </w:del>
          </w:ins>
          <w:ins w:id="1700" w:author="L" w:date="2026-08-07T16:30:18Z">
            <w:del w:id="1701" w:author="LKY" w:date="2026-09-15T17:30:12Z">
              <w:r>
                <w:rPr/>
                <w:delText>42</w:delText>
              </w:r>
            </w:del>
          </w:ins>
          <w:ins w:id="1702" w:author="L" w:date="2026-08-07T16:30:18Z">
            <w:del w:id="1703" w:author="LKY" w:date="2026-09-15T17:30:12Z">
              <w:r>
                <w:rPr/>
                <w:fldChar w:fldCharType="end"/>
              </w:r>
            </w:del>
          </w:ins>
          <w:ins w:id="1704" w:author="L" w:date="2026-08-07T16:30:18Z">
            <w:del w:id="1705" w:author="LKY" w:date="2026-09-15T17:30:12Z">
              <w:r>
                <w:rPr/>
                <w:fldChar w:fldCharType="end"/>
              </w:r>
            </w:del>
          </w:ins>
        </w:p>
        <w:p w14:paraId="632F08A6">
          <w:pPr>
            <w:pStyle w:val="11"/>
            <w:tabs>
              <w:tab w:val="right" w:leader="dot" w:pos="8306"/>
            </w:tabs>
            <w:rPr>
              <w:ins w:id="1706" w:author="L" w:date="2026-08-07T16:30:18Z"/>
              <w:del w:id="1707" w:author="LKY" w:date="2026-09-15T17:30:12Z"/>
            </w:rPr>
          </w:pPr>
          <w:ins w:id="1708" w:author="L" w:date="2026-08-07T16:30:18Z">
            <w:del w:id="1709" w:author="LKY" w:date="2026-09-15T17:30:12Z">
              <w:r>
                <w:rPr/>
                <w:fldChar w:fldCharType="begin"/>
              </w:r>
            </w:del>
          </w:ins>
          <w:ins w:id="1710" w:author="L" w:date="2026-08-07T16:30:18Z">
            <w:del w:id="1711" w:author="LKY" w:date="2026-09-15T17:30:12Z">
              <w:r>
                <w:rPr/>
                <w:delInstrText xml:space="preserve"> HYPERLINK \l _Toc12595 </w:delInstrText>
              </w:r>
            </w:del>
          </w:ins>
          <w:ins w:id="1712" w:author="L" w:date="2026-08-07T16:30:18Z">
            <w:del w:id="1713" w:author="LKY" w:date="2026-09-15T17:30:12Z">
              <w:r>
                <w:rPr/>
                <w:fldChar w:fldCharType="separate"/>
              </w:r>
            </w:del>
          </w:ins>
          <w:ins w:id="1714" w:author="L" w:date="2026-08-07T16:30:18Z">
            <w:del w:id="1715" w:author="LKY" w:date="2026-09-15T17:30:12Z">
              <w:r>
                <w:rPr>
                  <w:rFonts w:hint="eastAsia" w:ascii="Times New Roman" w:hAnsi="Times New Roman" w:eastAsia="宋体" w:cs="宋体"/>
                  <w:bCs w:val="0"/>
                  <w:szCs w:val="32"/>
                  <w:lang w:val="en-US" w:eastAsia="zh-CN" w:bidi="en-US"/>
                </w:rPr>
                <w:delText>4.2 EMMC启动</w:delText>
              </w:r>
            </w:del>
          </w:ins>
          <w:ins w:id="1716" w:author="L" w:date="2026-08-07T16:30:18Z">
            <w:del w:id="1717" w:author="LKY" w:date="2026-09-15T17:30:12Z">
              <w:r>
                <w:rPr/>
                <w:tab/>
              </w:r>
            </w:del>
          </w:ins>
          <w:ins w:id="1718" w:author="L" w:date="2026-08-07T16:30:18Z">
            <w:del w:id="1719" w:author="LKY" w:date="2026-09-15T17:30:12Z">
              <w:r>
                <w:rPr/>
                <w:fldChar w:fldCharType="begin"/>
              </w:r>
            </w:del>
          </w:ins>
          <w:ins w:id="1720" w:author="L" w:date="2026-08-07T16:30:18Z">
            <w:del w:id="1721" w:author="LKY" w:date="2026-09-15T17:30:12Z">
              <w:r>
                <w:rPr/>
                <w:delInstrText xml:space="preserve"> PAGEREF _Toc12595 \h </w:delInstrText>
              </w:r>
            </w:del>
          </w:ins>
          <w:ins w:id="1722" w:author="L" w:date="2026-08-07T16:30:18Z">
            <w:del w:id="1723" w:author="LKY" w:date="2026-09-15T17:30:12Z">
              <w:r>
                <w:rPr/>
                <w:fldChar w:fldCharType="separate"/>
              </w:r>
            </w:del>
          </w:ins>
          <w:ins w:id="1724" w:author="L" w:date="2026-08-07T16:30:18Z">
            <w:del w:id="1725" w:author="LKY" w:date="2026-09-15T17:30:12Z">
              <w:r>
                <w:rPr/>
                <w:delText>43</w:delText>
              </w:r>
            </w:del>
          </w:ins>
          <w:ins w:id="1726" w:author="L" w:date="2026-08-07T16:30:18Z">
            <w:del w:id="1727" w:author="LKY" w:date="2026-09-15T17:30:12Z">
              <w:r>
                <w:rPr/>
                <w:fldChar w:fldCharType="end"/>
              </w:r>
            </w:del>
          </w:ins>
          <w:ins w:id="1728" w:author="L" w:date="2026-08-07T16:30:18Z">
            <w:del w:id="1729" w:author="LKY" w:date="2026-09-15T17:30:12Z">
              <w:r>
                <w:rPr/>
                <w:fldChar w:fldCharType="end"/>
              </w:r>
            </w:del>
          </w:ins>
        </w:p>
        <w:p w14:paraId="6CFFF06C">
          <w:pPr>
            <w:pStyle w:val="7"/>
            <w:tabs>
              <w:tab w:val="right" w:leader="dot" w:pos="8306"/>
            </w:tabs>
            <w:rPr>
              <w:ins w:id="1730" w:author="L" w:date="2026-08-07T16:30:18Z"/>
              <w:del w:id="1731" w:author="LKY" w:date="2026-09-15T17:30:12Z"/>
            </w:rPr>
          </w:pPr>
          <w:ins w:id="1732" w:author="L" w:date="2026-08-07T16:30:18Z">
            <w:del w:id="1733" w:author="LKY" w:date="2026-09-15T17:30:12Z">
              <w:r>
                <w:rPr/>
                <w:fldChar w:fldCharType="begin"/>
              </w:r>
            </w:del>
          </w:ins>
          <w:ins w:id="1734" w:author="L" w:date="2026-08-07T16:30:18Z">
            <w:del w:id="1735" w:author="LKY" w:date="2026-09-15T17:30:12Z">
              <w:r>
                <w:rPr/>
                <w:delInstrText xml:space="preserve"> HYPERLINK \l _Toc6379 </w:delInstrText>
              </w:r>
            </w:del>
          </w:ins>
          <w:ins w:id="1736" w:author="L" w:date="2026-08-07T16:30:18Z">
            <w:del w:id="1737" w:author="LKY" w:date="2026-09-15T17:30:12Z">
              <w:r>
                <w:rPr/>
                <w:fldChar w:fldCharType="separate"/>
              </w:r>
            </w:del>
          </w:ins>
          <w:ins w:id="1738" w:author="L" w:date="2026-08-07T16:30:18Z">
            <w:del w:id="1739" w:author="LKY" w:date="2026-09-15T17:30:12Z">
              <w:r>
                <w:rPr>
                  <w:rFonts w:hint="eastAsia" w:ascii="Times New Roman" w:hAnsi="Times New Roman" w:eastAsia="宋体" w:cs="宋体"/>
                  <w:bCs w:val="0"/>
                  <w:szCs w:val="28"/>
                  <w:lang w:val="en-US" w:eastAsia="zh-CN" w:bidi="en-US"/>
                </w:rPr>
                <w:delText>4.2.1烧录卡制作</w:delText>
              </w:r>
            </w:del>
          </w:ins>
          <w:ins w:id="1740" w:author="L" w:date="2026-08-07T16:30:18Z">
            <w:del w:id="1741" w:author="LKY" w:date="2026-09-15T17:30:12Z">
              <w:r>
                <w:rPr/>
                <w:tab/>
              </w:r>
            </w:del>
          </w:ins>
          <w:ins w:id="1742" w:author="L" w:date="2026-08-07T16:30:18Z">
            <w:del w:id="1743" w:author="LKY" w:date="2026-09-15T17:30:12Z">
              <w:r>
                <w:rPr/>
                <w:fldChar w:fldCharType="begin"/>
              </w:r>
            </w:del>
          </w:ins>
          <w:ins w:id="1744" w:author="L" w:date="2026-08-07T16:30:18Z">
            <w:del w:id="1745" w:author="LKY" w:date="2026-09-15T17:30:12Z">
              <w:r>
                <w:rPr/>
                <w:delInstrText xml:space="preserve"> PAGEREF _Toc6379 \h </w:delInstrText>
              </w:r>
            </w:del>
          </w:ins>
          <w:ins w:id="1746" w:author="L" w:date="2026-08-07T16:30:18Z">
            <w:del w:id="1747" w:author="LKY" w:date="2026-09-15T17:30:12Z">
              <w:r>
                <w:rPr/>
                <w:fldChar w:fldCharType="separate"/>
              </w:r>
            </w:del>
          </w:ins>
          <w:ins w:id="1748" w:author="L" w:date="2026-08-07T16:30:18Z">
            <w:del w:id="1749" w:author="LKY" w:date="2026-09-15T17:30:12Z">
              <w:r>
                <w:rPr/>
                <w:delText>43</w:delText>
              </w:r>
            </w:del>
          </w:ins>
          <w:ins w:id="1750" w:author="L" w:date="2026-08-07T16:30:18Z">
            <w:del w:id="1751" w:author="LKY" w:date="2026-09-15T17:30:12Z">
              <w:r>
                <w:rPr/>
                <w:fldChar w:fldCharType="end"/>
              </w:r>
            </w:del>
          </w:ins>
          <w:ins w:id="1752" w:author="L" w:date="2026-08-07T16:30:18Z">
            <w:del w:id="1753" w:author="LKY" w:date="2026-09-15T17:30:12Z">
              <w:r>
                <w:rPr/>
                <w:fldChar w:fldCharType="end"/>
              </w:r>
            </w:del>
          </w:ins>
        </w:p>
        <w:p w14:paraId="6FD284EA">
          <w:pPr>
            <w:pStyle w:val="7"/>
            <w:tabs>
              <w:tab w:val="right" w:leader="dot" w:pos="8306"/>
            </w:tabs>
            <w:rPr>
              <w:ins w:id="1754" w:author="L" w:date="2026-08-07T16:30:18Z"/>
              <w:del w:id="1755" w:author="LKY" w:date="2026-09-15T17:30:12Z"/>
            </w:rPr>
          </w:pPr>
          <w:ins w:id="1756" w:author="L" w:date="2026-08-07T16:30:18Z">
            <w:del w:id="1757" w:author="LKY" w:date="2026-09-15T17:30:12Z">
              <w:r>
                <w:rPr/>
                <w:fldChar w:fldCharType="begin"/>
              </w:r>
            </w:del>
          </w:ins>
          <w:ins w:id="1758" w:author="L" w:date="2026-08-07T16:30:18Z">
            <w:del w:id="1759" w:author="LKY" w:date="2026-09-15T17:30:12Z">
              <w:r>
                <w:rPr/>
                <w:delInstrText xml:space="preserve"> HYPERLINK \l _Toc8093 </w:delInstrText>
              </w:r>
            </w:del>
          </w:ins>
          <w:ins w:id="1760" w:author="L" w:date="2026-08-07T16:30:18Z">
            <w:del w:id="1761" w:author="LKY" w:date="2026-09-15T17:30:12Z">
              <w:r>
                <w:rPr/>
                <w:fldChar w:fldCharType="separate"/>
              </w:r>
            </w:del>
          </w:ins>
          <w:ins w:id="1762" w:author="L" w:date="2026-08-07T16:30:18Z">
            <w:del w:id="1763" w:author="LKY" w:date="2026-09-15T17:30:12Z">
              <w:r>
                <w:rPr>
                  <w:rFonts w:hint="eastAsia" w:ascii="Times New Roman" w:hAnsi="Times New Roman"/>
                  <w:bCs/>
                  <w:szCs w:val="28"/>
                  <w:lang w:val="en-US" w:eastAsia="zh-CN"/>
                </w:rPr>
                <w:delText>4.2.2系统烧录</w:delText>
              </w:r>
            </w:del>
          </w:ins>
          <w:ins w:id="1764" w:author="L" w:date="2026-08-07T16:30:18Z">
            <w:del w:id="1765" w:author="LKY" w:date="2026-09-15T17:30:12Z">
              <w:r>
                <w:rPr/>
                <w:tab/>
              </w:r>
            </w:del>
          </w:ins>
          <w:ins w:id="1766" w:author="L" w:date="2026-08-07T16:30:18Z">
            <w:del w:id="1767" w:author="LKY" w:date="2026-09-15T17:30:12Z">
              <w:r>
                <w:rPr/>
                <w:fldChar w:fldCharType="begin"/>
              </w:r>
            </w:del>
          </w:ins>
          <w:ins w:id="1768" w:author="L" w:date="2026-08-07T16:30:18Z">
            <w:del w:id="1769" w:author="LKY" w:date="2026-09-15T17:30:12Z">
              <w:r>
                <w:rPr/>
                <w:delInstrText xml:space="preserve"> PAGEREF _Toc8093 \h </w:delInstrText>
              </w:r>
            </w:del>
          </w:ins>
          <w:ins w:id="1770" w:author="L" w:date="2026-08-07T16:30:18Z">
            <w:del w:id="1771" w:author="LKY" w:date="2026-09-15T17:30:12Z">
              <w:r>
                <w:rPr/>
                <w:fldChar w:fldCharType="separate"/>
              </w:r>
            </w:del>
          </w:ins>
          <w:ins w:id="1772" w:author="L" w:date="2026-08-07T16:30:18Z">
            <w:del w:id="1773" w:author="LKY" w:date="2026-09-15T17:30:12Z">
              <w:r>
                <w:rPr/>
                <w:delText>46</w:delText>
              </w:r>
            </w:del>
          </w:ins>
          <w:ins w:id="1774" w:author="L" w:date="2026-08-07T16:30:18Z">
            <w:del w:id="1775" w:author="LKY" w:date="2026-09-15T17:30:12Z">
              <w:r>
                <w:rPr/>
                <w:fldChar w:fldCharType="end"/>
              </w:r>
            </w:del>
          </w:ins>
          <w:ins w:id="1776" w:author="L" w:date="2026-08-07T16:30:18Z">
            <w:del w:id="1777" w:author="LKY" w:date="2026-09-15T17:30:12Z">
              <w:r>
                <w:rPr/>
                <w:fldChar w:fldCharType="end"/>
              </w:r>
            </w:del>
          </w:ins>
        </w:p>
        <w:p w14:paraId="56B2AC01">
          <w:pPr>
            <w:pStyle w:val="10"/>
            <w:tabs>
              <w:tab w:val="right" w:leader="dot" w:pos="8306"/>
            </w:tabs>
            <w:rPr>
              <w:ins w:id="1778" w:author="L" w:date="2026-08-07T16:30:18Z"/>
              <w:del w:id="1779" w:author="LKY" w:date="2026-09-15T17:30:12Z"/>
            </w:rPr>
          </w:pPr>
          <w:ins w:id="1780" w:author="L" w:date="2026-08-07T16:30:18Z">
            <w:del w:id="1781" w:author="LKY" w:date="2026-09-15T17:30:12Z">
              <w:r>
                <w:rPr/>
                <w:fldChar w:fldCharType="begin"/>
              </w:r>
            </w:del>
          </w:ins>
          <w:ins w:id="1782" w:author="L" w:date="2026-08-07T16:30:18Z">
            <w:del w:id="1783" w:author="LKY" w:date="2026-09-15T17:30:12Z">
              <w:r>
                <w:rPr/>
                <w:delInstrText xml:space="preserve"> HYPERLINK \l _Toc30889 </w:delInstrText>
              </w:r>
            </w:del>
          </w:ins>
          <w:ins w:id="1784" w:author="L" w:date="2026-08-07T16:30:18Z">
            <w:del w:id="1785" w:author="LKY" w:date="2026-09-15T17:30:12Z">
              <w:r>
                <w:rPr/>
                <w:fldChar w:fldCharType="separate"/>
              </w:r>
            </w:del>
          </w:ins>
          <w:ins w:id="1786" w:author="L" w:date="2026-08-07T16:30:18Z">
            <w:del w:id="1787" w:author="LKY" w:date="2026-09-15T17:30:12Z">
              <w:r>
                <w:rPr>
                  <w:rFonts w:hint="eastAsia" w:ascii="Times New Roman" w:hAnsi="Times New Roman"/>
                  <w:lang w:val="en-US" w:eastAsia="zh-CN"/>
                </w:rPr>
                <w:delText>5.导轨安装</w:delText>
              </w:r>
            </w:del>
          </w:ins>
          <w:ins w:id="1788" w:author="L" w:date="2026-08-07T16:30:18Z">
            <w:del w:id="1789" w:author="LKY" w:date="2026-09-15T17:30:12Z">
              <w:r>
                <w:rPr/>
                <w:tab/>
              </w:r>
            </w:del>
          </w:ins>
          <w:ins w:id="1790" w:author="L" w:date="2026-08-07T16:30:18Z">
            <w:del w:id="1791" w:author="LKY" w:date="2026-09-15T17:30:12Z">
              <w:r>
                <w:rPr/>
                <w:fldChar w:fldCharType="begin"/>
              </w:r>
            </w:del>
          </w:ins>
          <w:ins w:id="1792" w:author="L" w:date="2026-08-07T16:30:18Z">
            <w:del w:id="1793" w:author="LKY" w:date="2026-09-15T17:30:12Z">
              <w:r>
                <w:rPr/>
                <w:delInstrText xml:space="preserve"> PAGEREF _Toc30889 \h </w:delInstrText>
              </w:r>
            </w:del>
          </w:ins>
          <w:ins w:id="1794" w:author="L" w:date="2026-08-07T16:30:18Z">
            <w:del w:id="1795" w:author="LKY" w:date="2026-09-15T17:30:12Z">
              <w:r>
                <w:rPr/>
                <w:fldChar w:fldCharType="separate"/>
              </w:r>
            </w:del>
          </w:ins>
          <w:ins w:id="1796" w:author="L" w:date="2026-08-07T16:30:18Z">
            <w:del w:id="1797" w:author="LKY" w:date="2026-09-15T17:30:12Z">
              <w:r>
                <w:rPr/>
                <w:delText>47</w:delText>
              </w:r>
            </w:del>
          </w:ins>
          <w:ins w:id="1798" w:author="L" w:date="2026-08-07T16:30:18Z">
            <w:del w:id="1799" w:author="LKY" w:date="2026-09-15T17:30:12Z">
              <w:r>
                <w:rPr/>
                <w:fldChar w:fldCharType="end"/>
              </w:r>
            </w:del>
          </w:ins>
          <w:ins w:id="1800" w:author="L" w:date="2026-08-07T16:30:18Z">
            <w:del w:id="1801" w:author="LKY" w:date="2026-09-15T17:30:12Z">
              <w:r>
                <w:rPr/>
                <w:fldChar w:fldCharType="end"/>
              </w:r>
            </w:del>
          </w:ins>
        </w:p>
        <w:p w14:paraId="31554B3E">
          <w:pPr>
            <w:pStyle w:val="10"/>
            <w:tabs>
              <w:tab w:val="right" w:leader="dot" w:pos="8306"/>
            </w:tabs>
            <w:rPr>
              <w:ins w:id="1802" w:author="L" w:date="2026-08-07T16:30:18Z"/>
              <w:del w:id="1803" w:author="LKY" w:date="2026-09-15T17:30:12Z"/>
            </w:rPr>
          </w:pPr>
          <w:ins w:id="1804" w:author="L" w:date="2026-08-07T16:30:18Z">
            <w:del w:id="1805" w:author="LKY" w:date="2026-09-15T17:30:12Z">
              <w:r>
                <w:rPr/>
                <w:fldChar w:fldCharType="begin"/>
              </w:r>
            </w:del>
          </w:ins>
          <w:ins w:id="1806" w:author="L" w:date="2026-08-07T16:30:18Z">
            <w:del w:id="1807" w:author="LKY" w:date="2026-09-15T17:30:12Z">
              <w:r>
                <w:rPr/>
                <w:delInstrText xml:space="preserve"> HYPERLINK \l _Toc29198 </w:delInstrText>
              </w:r>
            </w:del>
          </w:ins>
          <w:ins w:id="1808" w:author="L" w:date="2026-08-07T16:30:18Z">
            <w:del w:id="1809" w:author="LKY" w:date="2026-09-15T17:30:12Z">
              <w:r>
                <w:rPr/>
                <w:fldChar w:fldCharType="separate"/>
              </w:r>
            </w:del>
          </w:ins>
          <w:ins w:id="1810" w:author="L" w:date="2026-08-07T16:30:18Z">
            <w:del w:id="1811" w:author="LKY" w:date="2026-09-15T17:30:12Z">
              <w:r>
                <w:rPr>
                  <w:rFonts w:hint="eastAsia" w:ascii="Times New Roman" w:hAnsi="Times New Roman"/>
                  <w:lang w:val="en-US" w:eastAsia="zh-CN"/>
                </w:rPr>
                <w:delText>6.软件支持</w:delText>
              </w:r>
            </w:del>
          </w:ins>
          <w:ins w:id="1812" w:author="L" w:date="2026-08-07T16:30:18Z">
            <w:del w:id="1813" w:author="LKY" w:date="2026-09-15T17:30:12Z">
              <w:r>
                <w:rPr/>
                <w:tab/>
              </w:r>
            </w:del>
          </w:ins>
          <w:ins w:id="1814" w:author="L" w:date="2026-08-07T16:30:18Z">
            <w:del w:id="1815" w:author="LKY" w:date="2026-09-15T17:30:12Z">
              <w:r>
                <w:rPr/>
                <w:fldChar w:fldCharType="begin"/>
              </w:r>
            </w:del>
          </w:ins>
          <w:ins w:id="1816" w:author="L" w:date="2026-08-07T16:30:18Z">
            <w:del w:id="1817" w:author="LKY" w:date="2026-09-15T17:30:12Z">
              <w:r>
                <w:rPr/>
                <w:delInstrText xml:space="preserve"> PAGEREF _Toc29198 \h </w:delInstrText>
              </w:r>
            </w:del>
          </w:ins>
          <w:ins w:id="1818" w:author="L" w:date="2026-08-07T16:30:18Z">
            <w:del w:id="1819" w:author="LKY" w:date="2026-09-15T17:30:12Z">
              <w:r>
                <w:rPr/>
                <w:fldChar w:fldCharType="separate"/>
              </w:r>
            </w:del>
          </w:ins>
          <w:ins w:id="1820" w:author="L" w:date="2026-08-07T16:30:18Z">
            <w:del w:id="1821" w:author="LKY" w:date="2026-09-15T17:30:12Z">
              <w:r>
                <w:rPr/>
                <w:delText>48</w:delText>
              </w:r>
            </w:del>
          </w:ins>
          <w:ins w:id="1822" w:author="L" w:date="2026-08-07T16:30:18Z">
            <w:del w:id="1823" w:author="LKY" w:date="2026-09-15T17:30:12Z">
              <w:r>
                <w:rPr/>
                <w:fldChar w:fldCharType="end"/>
              </w:r>
            </w:del>
          </w:ins>
          <w:ins w:id="1824" w:author="L" w:date="2026-08-07T16:30:18Z">
            <w:del w:id="1825" w:author="LKY" w:date="2026-09-15T17:30:12Z">
              <w:r>
                <w:rPr/>
                <w:fldChar w:fldCharType="end"/>
              </w:r>
            </w:del>
          </w:ins>
        </w:p>
        <w:p w14:paraId="4667BD9B">
          <w:pPr>
            <w:pStyle w:val="10"/>
            <w:tabs>
              <w:tab w:val="right" w:leader="dot" w:pos="8306"/>
            </w:tabs>
            <w:rPr>
              <w:ins w:id="1826" w:author="L" w:date="2026-08-07T16:30:18Z"/>
              <w:del w:id="1827" w:author="LKY" w:date="2026-09-15T17:30:12Z"/>
            </w:rPr>
          </w:pPr>
          <w:ins w:id="1828" w:author="L" w:date="2026-08-07T16:30:18Z">
            <w:del w:id="1829" w:author="LKY" w:date="2026-09-15T17:30:12Z">
              <w:r>
                <w:rPr/>
                <w:fldChar w:fldCharType="begin"/>
              </w:r>
            </w:del>
          </w:ins>
          <w:ins w:id="1830" w:author="L" w:date="2026-08-07T16:30:18Z">
            <w:del w:id="1831" w:author="LKY" w:date="2026-09-15T17:30:12Z">
              <w:r>
                <w:rPr/>
                <w:delInstrText xml:space="preserve"> HYPERLINK \l _Toc21619 </w:delInstrText>
              </w:r>
            </w:del>
          </w:ins>
          <w:ins w:id="1832" w:author="L" w:date="2026-08-07T16:30:18Z">
            <w:del w:id="1833" w:author="LKY" w:date="2026-09-15T17:30:12Z">
              <w:r>
                <w:rPr/>
                <w:fldChar w:fldCharType="separate"/>
              </w:r>
            </w:del>
          </w:ins>
          <w:ins w:id="1834" w:author="L" w:date="2026-08-07T16:30:18Z">
            <w:del w:id="1835" w:author="LKY" w:date="2026-09-15T17:30:12Z">
              <w:r>
                <w:rPr>
                  <w:rFonts w:hint="eastAsia" w:ascii="Times New Roman" w:hAnsi="Times New Roman"/>
                  <w:lang w:val="en-US" w:eastAsia="zh-CN"/>
                </w:rPr>
                <w:delText>7.</w:delText>
              </w:r>
            </w:del>
          </w:ins>
          <w:ins w:id="1836" w:author="L" w:date="2026-08-07T16:30:18Z">
            <w:del w:id="1837" w:author="LKY" w:date="2026-09-15T17:30:12Z">
              <w:r>
                <w:rPr>
                  <w:rFonts w:hint="eastAsia" w:ascii="Times New Roman" w:hAnsi="Times New Roman"/>
                </w:rPr>
                <w:delText>电磁兼容性</w:delText>
              </w:r>
            </w:del>
          </w:ins>
          <w:ins w:id="1838" w:author="L" w:date="2026-08-07T16:30:18Z">
            <w:del w:id="1839" w:author="LKY" w:date="2026-09-15T17:30:12Z">
              <w:r>
                <w:rPr/>
                <w:tab/>
              </w:r>
            </w:del>
          </w:ins>
          <w:ins w:id="1840" w:author="L" w:date="2026-08-07T16:30:18Z">
            <w:del w:id="1841" w:author="LKY" w:date="2026-09-15T17:30:12Z">
              <w:r>
                <w:rPr/>
                <w:fldChar w:fldCharType="begin"/>
              </w:r>
            </w:del>
          </w:ins>
          <w:ins w:id="1842" w:author="L" w:date="2026-08-07T16:30:18Z">
            <w:del w:id="1843" w:author="LKY" w:date="2026-09-15T17:30:12Z">
              <w:r>
                <w:rPr/>
                <w:delInstrText xml:space="preserve"> PAGEREF _Toc21619 \h </w:delInstrText>
              </w:r>
            </w:del>
          </w:ins>
          <w:ins w:id="1844" w:author="L" w:date="2026-08-07T16:30:18Z">
            <w:del w:id="1845" w:author="LKY" w:date="2026-09-15T17:30:12Z">
              <w:r>
                <w:rPr/>
                <w:fldChar w:fldCharType="separate"/>
              </w:r>
            </w:del>
          </w:ins>
          <w:ins w:id="1846" w:author="L" w:date="2026-08-07T16:30:18Z">
            <w:del w:id="1847" w:author="LKY" w:date="2026-09-15T17:30:12Z">
              <w:r>
                <w:rPr/>
                <w:delText>49</w:delText>
              </w:r>
            </w:del>
          </w:ins>
          <w:ins w:id="1848" w:author="L" w:date="2026-08-07T16:30:18Z">
            <w:del w:id="1849" w:author="LKY" w:date="2026-09-15T17:30:12Z">
              <w:r>
                <w:rPr/>
                <w:fldChar w:fldCharType="end"/>
              </w:r>
            </w:del>
          </w:ins>
          <w:ins w:id="1850" w:author="L" w:date="2026-08-07T16:30:18Z">
            <w:del w:id="1851" w:author="LKY" w:date="2026-09-15T17:30:12Z">
              <w:r>
                <w:rPr/>
                <w:fldChar w:fldCharType="end"/>
              </w:r>
            </w:del>
          </w:ins>
        </w:p>
        <w:p w14:paraId="6231D92D">
          <w:pPr>
            <w:pStyle w:val="10"/>
            <w:tabs>
              <w:tab w:val="right" w:leader="dot" w:pos="8306"/>
            </w:tabs>
            <w:rPr>
              <w:ins w:id="1852" w:author="L" w:date="2026-08-07T16:30:18Z"/>
              <w:del w:id="1853" w:author="LKY" w:date="2026-09-15T17:30:12Z"/>
            </w:rPr>
          </w:pPr>
          <w:ins w:id="1854" w:author="L" w:date="2026-08-07T16:30:18Z">
            <w:del w:id="1855" w:author="LKY" w:date="2026-09-15T17:30:12Z">
              <w:r>
                <w:rPr/>
                <w:fldChar w:fldCharType="begin"/>
              </w:r>
            </w:del>
          </w:ins>
          <w:ins w:id="1856" w:author="L" w:date="2026-08-07T16:30:18Z">
            <w:del w:id="1857" w:author="LKY" w:date="2026-09-15T17:30:12Z">
              <w:r>
                <w:rPr/>
                <w:delInstrText xml:space="preserve"> HYPERLINK \l _Toc27895 </w:delInstrText>
              </w:r>
            </w:del>
          </w:ins>
          <w:ins w:id="1858" w:author="L" w:date="2026-08-07T16:30:18Z">
            <w:del w:id="1859" w:author="LKY" w:date="2026-09-15T17:30:12Z">
              <w:r>
                <w:rPr/>
                <w:fldChar w:fldCharType="separate"/>
              </w:r>
            </w:del>
          </w:ins>
          <w:ins w:id="1860" w:author="L" w:date="2026-08-07T16:30:18Z">
            <w:del w:id="1861" w:author="LKY" w:date="2026-09-15T17:30:12Z">
              <w:r>
                <w:rPr>
                  <w:rFonts w:hint="eastAsia" w:ascii="Times New Roman" w:hAnsi="Times New Roman"/>
                  <w:lang w:val="en-US" w:eastAsia="zh-CN"/>
                </w:rPr>
                <w:delText>8.保修条款</w:delText>
              </w:r>
            </w:del>
          </w:ins>
          <w:ins w:id="1862" w:author="L" w:date="2026-08-07T16:30:18Z">
            <w:del w:id="1863" w:author="LKY" w:date="2026-09-15T17:30:12Z">
              <w:r>
                <w:rPr/>
                <w:tab/>
              </w:r>
            </w:del>
          </w:ins>
          <w:ins w:id="1864" w:author="L" w:date="2026-08-07T16:30:18Z">
            <w:del w:id="1865" w:author="LKY" w:date="2026-09-15T17:30:12Z">
              <w:r>
                <w:rPr/>
                <w:fldChar w:fldCharType="begin"/>
              </w:r>
            </w:del>
          </w:ins>
          <w:ins w:id="1866" w:author="L" w:date="2026-08-07T16:30:18Z">
            <w:del w:id="1867" w:author="LKY" w:date="2026-09-15T17:30:12Z">
              <w:r>
                <w:rPr/>
                <w:delInstrText xml:space="preserve"> PAGEREF _Toc27895 \h </w:delInstrText>
              </w:r>
            </w:del>
          </w:ins>
          <w:ins w:id="1868" w:author="L" w:date="2026-08-07T16:30:18Z">
            <w:del w:id="1869" w:author="LKY" w:date="2026-09-15T17:30:12Z">
              <w:r>
                <w:rPr/>
                <w:fldChar w:fldCharType="separate"/>
              </w:r>
            </w:del>
          </w:ins>
          <w:ins w:id="1870" w:author="L" w:date="2026-08-07T16:30:18Z">
            <w:del w:id="1871" w:author="LKY" w:date="2026-09-15T17:30:12Z">
              <w:r>
                <w:rPr/>
                <w:delText>50</w:delText>
              </w:r>
            </w:del>
          </w:ins>
          <w:ins w:id="1872" w:author="L" w:date="2026-08-07T16:30:18Z">
            <w:del w:id="1873" w:author="LKY" w:date="2026-09-15T17:30:12Z">
              <w:r>
                <w:rPr/>
                <w:fldChar w:fldCharType="end"/>
              </w:r>
            </w:del>
          </w:ins>
          <w:ins w:id="1874" w:author="L" w:date="2026-08-07T16:30:18Z">
            <w:del w:id="1875" w:author="LKY" w:date="2026-09-15T17:30:12Z">
              <w:r>
                <w:rPr/>
                <w:fldChar w:fldCharType="end"/>
              </w:r>
            </w:del>
          </w:ins>
        </w:p>
        <w:p w14:paraId="1490094E">
          <w:pPr>
            <w:pStyle w:val="10"/>
            <w:tabs>
              <w:tab w:val="right" w:leader="dot" w:pos="8306"/>
            </w:tabs>
            <w:rPr>
              <w:ins w:id="1876" w:author="L" w:date="2026-08-07T16:30:18Z"/>
              <w:del w:id="1877" w:author="LKY" w:date="2026-09-15T17:30:12Z"/>
            </w:rPr>
          </w:pPr>
          <w:ins w:id="1878" w:author="L" w:date="2026-08-07T16:30:18Z">
            <w:del w:id="1879" w:author="LKY" w:date="2026-09-15T17:30:12Z">
              <w:r>
                <w:rPr/>
                <w:fldChar w:fldCharType="begin"/>
              </w:r>
            </w:del>
          </w:ins>
          <w:ins w:id="1880" w:author="L" w:date="2026-08-07T16:30:18Z">
            <w:del w:id="1881" w:author="LKY" w:date="2026-09-15T17:30:12Z">
              <w:r>
                <w:rPr/>
                <w:delInstrText xml:space="preserve"> HYPERLINK \l _Toc8703 </w:delInstrText>
              </w:r>
            </w:del>
          </w:ins>
          <w:ins w:id="1882" w:author="L" w:date="2026-08-07T16:30:18Z">
            <w:del w:id="1883" w:author="LKY" w:date="2026-09-15T17:30:12Z">
              <w:r>
                <w:rPr/>
                <w:fldChar w:fldCharType="separate"/>
              </w:r>
            </w:del>
          </w:ins>
          <w:ins w:id="1884" w:author="L" w:date="2026-08-07T16:30:18Z">
            <w:del w:id="1885" w:author="LKY" w:date="2026-09-15T17:30:12Z">
              <w:r>
                <w:rPr>
                  <w:rFonts w:hint="eastAsia"/>
                  <w:lang w:val="en-US" w:eastAsia="zh-CN"/>
                </w:rPr>
                <w:delText>9.技术支持</w:delText>
              </w:r>
            </w:del>
          </w:ins>
          <w:ins w:id="1886" w:author="L" w:date="2026-08-07T16:30:18Z">
            <w:del w:id="1887" w:author="LKY" w:date="2026-09-15T17:30:12Z">
              <w:r>
                <w:rPr/>
                <w:tab/>
              </w:r>
            </w:del>
          </w:ins>
          <w:ins w:id="1888" w:author="L" w:date="2026-08-07T16:30:18Z">
            <w:del w:id="1889" w:author="LKY" w:date="2026-09-15T17:30:12Z">
              <w:r>
                <w:rPr/>
                <w:fldChar w:fldCharType="begin"/>
              </w:r>
            </w:del>
          </w:ins>
          <w:ins w:id="1890" w:author="L" w:date="2026-08-07T16:30:18Z">
            <w:del w:id="1891" w:author="LKY" w:date="2026-09-15T17:30:12Z">
              <w:r>
                <w:rPr/>
                <w:delInstrText xml:space="preserve"> PAGEREF _Toc8703 \h </w:delInstrText>
              </w:r>
            </w:del>
          </w:ins>
          <w:ins w:id="1892" w:author="L" w:date="2026-08-07T16:30:18Z">
            <w:del w:id="1893" w:author="LKY" w:date="2026-09-15T17:30:12Z">
              <w:r>
                <w:rPr/>
                <w:fldChar w:fldCharType="separate"/>
              </w:r>
            </w:del>
          </w:ins>
          <w:ins w:id="1894" w:author="L" w:date="2026-08-07T16:30:18Z">
            <w:del w:id="1895" w:author="LKY" w:date="2026-09-15T17:30:12Z">
              <w:r>
                <w:rPr/>
                <w:delText>50</w:delText>
              </w:r>
            </w:del>
          </w:ins>
          <w:ins w:id="1896" w:author="L" w:date="2026-08-07T16:30:18Z">
            <w:del w:id="1897" w:author="LKY" w:date="2026-09-15T17:30:12Z">
              <w:r>
                <w:rPr/>
                <w:fldChar w:fldCharType="end"/>
              </w:r>
            </w:del>
          </w:ins>
          <w:ins w:id="1898" w:author="L" w:date="2026-08-07T16:30:18Z">
            <w:del w:id="1899" w:author="LKY" w:date="2026-09-15T17:30:12Z">
              <w:r>
                <w:rPr/>
                <w:fldChar w:fldCharType="end"/>
              </w:r>
            </w:del>
          </w:ins>
        </w:p>
        <w:p w14:paraId="633B60FC">
          <w:pPr>
            <w:pStyle w:val="10"/>
            <w:tabs>
              <w:tab w:val="right" w:leader="dot" w:pos="8306"/>
            </w:tabs>
            <w:rPr>
              <w:ins w:id="1900" w:author="L" w:date="2026-08-07T16:30:18Z"/>
              <w:del w:id="1901" w:author="LKY" w:date="2026-09-15T17:30:12Z"/>
            </w:rPr>
          </w:pPr>
          <w:ins w:id="1902" w:author="L" w:date="2026-08-07T16:30:18Z">
            <w:del w:id="1903" w:author="LKY" w:date="2026-09-15T17:30:12Z">
              <w:r>
                <w:rPr/>
                <w:fldChar w:fldCharType="begin"/>
              </w:r>
            </w:del>
          </w:ins>
          <w:ins w:id="1904" w:author="L" w:date="2026-08-07T16:30:18Z">
            <w:del w:id="1905" w:author="LKY" w:date="2026-09-15T17:30:12Z">
              <w:r>
                <w:rPr/>
                <w:delInstrText xml:space="preserve"> HYPERLINK \l _Toc3608 </w:delInstrText>
              </w:r>
            </w:del>
          </w:ins>
          <w:ins w:id="1906" w:author="L" w:date="2026-08-07T16:30:18Z">
            <w:del w:id="1907" w:author="LKY" w:date="2026-09-15T17:30:12Z">
              <w:r>
                <w:rPr/>
                <w:fldChar w:fldCharType="separate"/>
              </w:r>
            </w:del>
          </w:ins>
          <w:ins w:id="1908" w:author="L" w:date="2026-08-07T16:30:18Z">
            <w:del w:id="1909" w:author="LKY" w:date="2026-09-15T17:30:12Z">
              <w:r>
                <w:rPr>
                  <w:rFonts w:hint="eastAsia"/>
                  <w:lang w:val="en-US" w:eastAsia="zh-CN"/>
                </w:rPr>
                <w:delText>附录1.GPIO端口</w:delText>
              </w:r>
            </w:del>
          </w:ins>
          <w:ins w:id="1910" w:author="L" w:date="2026-08-07T16:30:18Z">
            <w:del w:id="1911" w:author="LKY" w:date="2026-09-15T17:30:12Z">
              <w:r>
                <w:rPr/>
                <w:tab/>
              </w:r>
            </w:del>
          </w:ins>
          <w:ins w:id="1912" w:author="L" w:date="2026-08-07T16:30:18Z">
            <w:del w:id="1913" w:author="LKY" w:date="2026-09-15T17:30:12Z">
              <w:r>
                <w:rPr/>
                <w:fldChar w:fldCharType="begin"/>
              </w:r>
            </w:del>
          </w:ins>
          <w:ins w:id="1914" w:author="L" w:date="2026-08-07T16:30:18Z">
            <w:del w:id="1915" w:author="LKY" w:date="2026-09-15T17:30:12Z">
              <w:r>
                <w:rPr/>
                <w:delInstrText xml:space="preserve"> PAGEREF _Toc3608 \h </w:delInstrText>
              </w:r>
            </w:del>
          </w:ins>
          <w:ins w:id="1916" w:author="L" w:date="2026-08-07T16:30:18Z">
            <w:del w:id="1917" w:author="LKY" w:date="2026-09-15T17:30:12Z">
              <w:r>
                <w:rPr/>
                <w:fldChar w:fldCharType="separate"/>
              </w:r>
            </w:del>
          </w:ins>
          <w:ins w:id="1918" w:author="L" w:date="2026-08-07T16:30:18Z">
            <w:del w:id="1919" w:author="LKY" w:date="2026-09-15T17:30:12Z">
              <w:r>
                <w:rPr/>
                <w:delText>51</w:delText>
              </w:r>
            </w:del>
          </w:ins>
          <w:ins w:id="1920" w:author="L" w:date="2026-08-07T16:30:18Z">
            <w:del w:id="1921" w:author="LKY" w:date="2026-09-15T17:30:12Z">
              <w:r>
                <w:rPr/>
                <w:fldChar w:fldCharType="end"/>
              </w:r>
            </w:del>
          </w:ins>
          <w:ins w:id="1922" w:author="L" w:date="2026-08-07T16:30:18Z">
            <w:del w:id="1923" w:author="LKY" w:date="2026-09-15T17:30:12Z">
              <w:r>
                <w:rPr/>
                <w:fldChar w:fldCharType="end"/>
              </w:r>
            </w:del>
          </w:ins>
        </w:p>
        <w:p w14:paraId="7E16065D">
          <w:pPr>
            <w:pStyle w:val="10"/>
            <w:tabs>
              <w:tab w:val="right" w:leader="dot" w:pos="8306"/>
            </w:tabs>
            <w:rPr>
              <w:ins w:id="1924" w:author="LKY" w:date="2026-09-15T17:30:12Z"/>
            </w:rPr>
          </w:pPr>
          <w:ins w:id="1925" w:author="LKY" w:date="2026-09-15T17:30:12Z">
            <w:r>
              <w:rPr/>
              <w:fldChar w:fldCharType="begin"/>
            </w:r>
          </w:ins>
          <w:ins w:id="1926" w:author="LKY" w:date="2026-09-15T17:30:12Z">
            <w:r>
              <w:rPr/>
              <w:instrText xml:space="preserve"> HYPERLINK \l _Toc15721 </w:instrText>
            </w:r>
          </w:ins>
          <w:ins w:id="1927" w:author="LKY" w:date="2026-09-15T17:30:12Z">
            <w:r>
              <w:rPr/>
              <w:fldChar w:fldCharType="separate"/>
            </w:r>
          </w:ins>
          <w:ins w:id="1928" w:author="LKY" w:date="2026-09-15T17:30:12Z">
            <w:r>
              <w:rPr>
                <w:rFonts w:hint="eastAsia" w:ascii="Times New Roman" w:hAnsi="Times New Roman" w:eastAsia="宋体" w:cs="宋体"/>
                <w:bCs/>
                <w:iCs/>
                <w:szCs w:val="24"/>
                <w:lang w:val="en-US" w:eastAsia="zh-CN"/>
              </w:rPr>
              <w:t>前言</w:t>
            </w:r>
          </w:ins>
          <w:ins w:id="1929" w:author="LKY" w:date="2026-09-15T17:30:12Z">
            <w:r>
              <w:rPr/>
              <w:tab/>
            </w:r>
          </w:ins>
          <w:ins w:id="1930" w:author="LKY" w:date="2026-09-15T17:30:12Z">
            <w:r>
              <w:rPr/>
              <w:fldChar w:fldCharType="begin"/>
            </w:r>
          </w:ins>
          <w:ins w:id="1931" w:author="LKY" w:date="2026-09-15T17:30:12Z">
            <w:r>
              <w:rPr/>
              <w:instrText xml:space="preserve"> PAGEREF _Toc15721 \h </w:instrText>
            </w:r>
          </w:ins>
          <w:ins w:id="1932" w:author="LKY" w:date="2026-09-15T17:30:12Z">
            <w:r>
              <w:rPr/>
              <w:fldChar w:fldCharType="separate"/>
            </w:r>
          </w:ins>
          <w:ins w:id="1933" w:author="LKY" w:date="2026-09-15T17:30:13Z">
            <w:r>
              <w:rPr/>
              <w:t>4</w:t>
            </w:r>
          </w:ins>
          <w:ins w:id="1934" w:author="LKY" w:date="2026-09-15T17:30:12Z">
            <w:r>
              <w:rPr/>
              <w:fldChar w:fldCharType="end"/>
            </w:r>
          </w:ins>
          <w:ins w:id="1935" w:author="LKY" w:date="2026-09-15T17:30:12Z">
            <w:r>
              <w:rPr/>
              <w:fldChar w:fldCharType="end"/>
            </w:r>
          </w:ins>
        </w:p>
        <w:p w14:paraId="071929AC">
          <w:pPr>
            <w:pStyle w:val="10"/>
            <w:tabs>
              <w:tab w:val="right" w:leader="dot" w:pos="8306"/>
            </w:tabs>
            <w:rPr>
              <w:ins w:id="1936" w:author="LKY" w:date="2026-09-15T17:30:12Z"/>
            </w:rPr>
          </w:pPr>
          <w:ins w:id="1937" w:author="LKY" w:date="2026-09-15T17:30:12Z">
            <w:r>
              <w:rPr/>
              <w:fldChar w:fldCharType="begin"/>
            </w:r>
          </w:ins>
          <w:ins w:id="1938" w:author="LKY" w:date="2026-09-15T17:30:12Z">
            <w:r>
              <w:rPr/>
              <w:instrText xml:space="preserve"> HYPERLINK \l _Toc20410 </w:instrText>
            </w:r>
          </w:ins>
          <w:ins w:id="1939" w:author="LKY" w:date="2026-09-15T17:30:12Z">
            <w:r>
              <w:rPr/>
              <w:fldChar w:fldCharType="separate"/>
            </w:r>
          </w:ins>
          <w:ins w:id="1940" w:author="LKY" w:date="2026-09-15T17:30:12Z">
            <w:r>
              <w:rPr>
                <w:rFonts w:hint="eastAsia" w:ascii="Times New Roman" w:hAnsi="Times New Roman" w:cstheme="minorEastAsia"/>
                <w:bCs/>
                <w:szCs w:val="44"/>
                <w:lang w:val="en-US" w:eastAsia="zh-CN"/>
              </w:rPr>
              <w:t>1.产品简介</w:t>
            </w:r>
          </w:ins>
          <w:ins w:id="1941" w:author="LKY" w:date="2026-09-15T17:30:12Z">
            <w:r>
              <w:rPr/>
              <w:tab/>
            </w:r>
          </w:ins>
          <w:ins w:id="1942" w:author="LKY" w:date="2026-09-15T17:30:12Z">
            <w:r>
              <w:rPr/>
              <w:fldChar w:fldCharType="begin"/>
            </w:r>
          </w:ins>
          <w:ins w:id="1943" w:author="LKY" w:date="2026-09-15T17:30:12Z">
            <w:r>
              <w:rPr/>
              <w:instrText xml:space="preserve"> PAGEREF _Toc20410 \h </w:instrText>
            </w:r>
          </w:ins>
          <w:ins w:id="1944" w:author="LKY" w:date="2026-09-15T17:30:12Z">
            <w:r>
              <w:rPr/>
              <w:fldChar w:fldCharType="separate"/>
            </w:r>
          </w:ins>
          <w:ins w:id="1945" w:author="LKY" w:date="2026-09-15T17:30:13Z">
            <w:r>
              <w:rPr/>
              <w:t>5</w:t>
            </w:r>
          </w:ins>
          <w:ins w:id="1946" w:author="LKY" w:date="2026-09-15T17:30:12Z">
            <w:r>
              <w:rPr/>
              <w:fldChar w:fldCharType="end"/>
            </w:r>
          </w:ins>
          <w:ins w:id="1947" w:author="LKY" w:date="2026-09-15T17:30:12Z">
            <w:r>
              <w:rPr/>
              <w:fldChar w:fldCharType="end"/>
            </w:r>
          </w:ins>
        </w:p>
        <w:p w14:paraId="48A04FDD">
          <w:pPr>
            <w:pStyle w:val="11"/>
            <w:tabs>
              <w:tab w:val="right" w:leader="dot" w:pos="8306"/>
            </w:tabs>
            <w:rPr>
              <w:ins w:id="1948" w:author="LKY" w:date="2026-09-15T17:30:12Z"/>
            </w:rPr>
          </w:pPr>
          <w:ins w:id="1949" w:author="LKY" w:date="2026-09-15T17:30:12Z">
            <w:r>
              <w:rPr/>
              <w:fldChar w:fldCharType="begin"/>
            </w:r>
          </w:ins>
          <w:ins w:id="1950" w:author="LKY" w:date="2026-09-15T17:30:12Z">
            <w:r>
              <w:rPr/>
              <w:instrText xml:space="preserve"> HYPERLINK \l _Toc19825 </w:instrText>
            </w:r>
          </w:ins>
          <w:ins w:id="1951" w:author="LKY" w:date="2026-09-15T17:30:12Z">
            <w:r>
              <w:rPr/>
              <w:fldChar w:fldCharType="separate"/>
            </w:r>
          </w:ins>
          <w:ins w:id="1952" w:author="LKY" w:date="2026-09-15T17:30:12Z">
            <w:r>
              <w:rPr>
                <w:rFonts w:hint="eastAsia" w:ascii="Times New Roman" w:hAnsi="Times New Roman" w:cstheme="minorEastAsia"/>
                <w:bCs/>
                <w:szCs w:val="32"/>
                <w:lang w:val="en-US" w:eastAsia="zh-CN"/>
              </w:rPr>
              <w:t>1.1 概述</w:t>
            </w:r>
          </w:ins>
          <w:ins w:id="1953" w:author="LKY" w:date="2026-09-15T17:30:12Z">
            <w:r>
              <w:rPr/>
              <w:tab/>
            </w:r>
          </w:ins>
          <w:ins w:id="1954" w:author="LKY" w:date="2026-09-15T17:30:12Z">
            <w:r>
              <w:rPr/>
              <w:fldChar w:fldCharType="begin"/>
            </w:r>
          </w:ins>
          <w:ins w:id="1955" w:author="LKY" w:date="2026-09-15T17:30:12Z">
            <w:r>
              <w:rPr/>
              <w:instrText xml:space="preserve"> PAGEREF _Toc19825 \h </w:instrText>
            </w:r>
          </w:ins>
          <w:ins w:id="1956" w:author="LKY" w:date="2026-09-15T17:30:12Z">
            <w:r>
              <w:rPr/>
              <w:fldChar w:fldCharType="separate"/>
            </w:r>
          </w:ins>
          <w:ins w:id="1957" w:author="LKY" w:date="2026-09-15T17:30:13Z">
            <w:r>
              <w:rPr/>
              <w:t>5</w:t>
            </w:r>
          </w:ins>
          <w:ins w:id="1958" w:author="LKY" w:date="2026-09-15T17:30:12Z">
            <w:r>
              <w:rPr/>
              <w:fldChar w:fldCharType="end"/>
            </w:r>
          </w:ins>
          <w:ins w:id="1959" w:author="LKY" w:date="2026-09-15T17:30:12Z">
            <w:r>
              <w:rPr/>
              <w:fldChar w:fldCharType="end"/>
            </w:r>
          </w:ins>
        </w:p>
        <w:p w14:paraId="319E0B6E">
          <w:pPr>
            <w:pStyle w:val="11"/>
            <w:tabs>
              <w:tab w:val="right" w:leader="dot" w:pos="8306"/>
            </w:tabs>
            <w:rPr>
              <w:ins w:id="1960" w:author="LKY" w:date="2026-09-15T17:30:12Z"/>
            </w:rPr>
          </w:pPr>
          <w:ins w:id="1961" w:author="LKY" w:date="2026-09-15T17:30:12Z">
            <w:r>
              <w:rPr/>
              <w:fldChar w:fldCharType="begin"/>
            </w:r>
          </w:ins>
          <w:ins w:id="1962" w:author="LKY" w:date="2026-09-15T17:30:12Z">
            <w:r>
              <w:rPr/>
              <w:instrText xml:space="preserve"> HYPERLINK \l _Toc2748 </w:instrText>
            </w:r>
          </w:ins>
          <w:ins w:id="1963" w:author="LKY" w:date="2026-09-15T17:30:12Z">
            <w:r>
              <w:rPr/>
              <w:fldChar w:fldCharType="separate"/>
            </w:r>
          </w:ins>
          <w:ins w:id="1964" w:author="LKY" w:date="2026-09-15T17:30:12Z">
            <w:r>
              <w:rPr>
                <w:rFonts w:hint="eastAsia" w:ascii="Times New Roman" w:hAnsi="Times New Roman" w:eastAsia="宋体" w:cs="宋体"/>
                <w:bCs/>
                <w:iCs/>
                <w:kern w:val="2"/>
                <w:szCs w:val="32"/>
                <w:lang w:val="en-US" w:eastAsia="zh-CN" w:bidi="ar-SA"/>
              </w:rPr>
              <w:t>1.2外形尺寸</w:t>
            </w:r>
          </w:ins>
          <w:ins w:id="1965" w:author="LKY" w:date="2026-09-15T17:30:12Z">
            <w:r>
              <w:rPr/>
              <w:tab/>
            </w:r>
          </w:ins>
          <w:ins w:id="1966" w:author="LKY" w:date="2026-09-15T17:30:12Z">
            <w:r>
              <w:rPr/>
              <w:fldChar w:fldCharType="begin"/>
            </w:r>
          </w:ins>
          <w:ins w:id="1967" w:author="LKY" w:date="2026-09-15T17:30:12Z">
            <w:r>
              <w:rPr/>
              <w:instrText xml:space="preserve"> PAGEREF _Toc2748 \h </w:instrText>
            </w:r>
          </w:ins>
          <w:ins w:id="1968" w:author="LKY" w:date="2026-09-15T17:30:12Z">
            <w:r>
              <w:rPr/>
              <w:fldChar w:fldCharType="separate"/>
            </w:r>
          </w:ins>
          <w:ins w:id="1969" w:author="LKY" w:date="2026-09-15T17:30:13Z">
            <w:r>
              <w:rPr/>
              <w:t>5</w:t>
            </w:r>
          </w:ins>
          <w:ins w:id="1970" w:author="LKY" w:date="2026-09-15T17:30:12Z">
            <w:r>
              <w:rPr/>
              <w:fldChar w:fldCharType="end"/>
            </w:r>
          </w:ins>
          <w:ins w:id="1971" w:author="LKY" w:date="2026-09-15T17:30:12Z">
            <w:r>
              <w:rPr/>
              <w:fldChar w:fldCharType="end"/>
            </w:r>
          </w:ins>
        </w:p>
        <w:p w14:paraId="144856CB">
          <w:pPr>
            <w:pStyle w:val="11"/>
            <w:tabs>
              <w:tab w:val="right" w:leader="dot" w:pos="8306"/>
            </w:tabs>
            <w:rPr>
              <w:ins w:id="1972" w:author="LKY" w:date="2026-09-15T17:30:12Z"/>
            </w:rPr>
          </w:pPr>
          <w:ins w:id="1973" w:author="LKY" w:date="2026-09-15T17:30:12Z">
            <w:r>
              <w:rPr/>
              <w:fldChar w:fldCharType="begin"/>
            </w:r>
          </w:ins>
          <w:ins w:id="1974" w:author="LKY" w:date="2026-09-15T17:30:12Z">
            <w:r>
              <w:rPr/>
              <w:instrText xml:space="preserve"> HYPERLINK \l _Toc29239 </w:instrText>
            </w:r>
          </w:ins>
          <w:ins w:id="1975" w:author="LKY" w:date="2026-09-15T17:30:12Z">
            <w:r>
              <w:rPr/>
              <w:fldChar w:fldCharType="separate"/>
            </w:r>
          </w:ins>
          <w:ins w:id="1976" w:author="LKY" w:date="2026-09-15T17:30:12Z">
            <w:r>
              <w:rPr>
                <w:rFonts w:hint="eastAsia" w:ascii="Times New Roman" w:hAnsi="Times New Roman" w:eastAsia="宋体" w:cs="宋体"/>
                <w:bCs/>
                <w:iCs/>
                <w:szCs w:val="32"/>
                <w:lang w:val="en-US" w:eastAsia="zh-CN"/>
              </w:rPr>
              <w:t>1.3技术参数</w:t>
            </w:r>
          </w:ins>
          <w:ins w:id="1977" w:author="LKY" w:date="2026-09-15T17:30:12Z">
            <w:r>
              <w:rPr/>
              <w:tab/>
            </w:r>
          </w:ins>
          <w:ins w:id="1978" w:author="LKY" w:date="2026-09-15T17:30:12Z">
            <w:r>
              <w:rPr/>
              <w:fldChar w:fldCharType="begin"/>
            </w:r>
          </w:ins>
          <w:ins w:id="1979" w:author="LKY" w:date="2026-09-15T17:30:12Z">
            <w:r>
              <w:rPr/>
              <w:instrText xml:space="preserve"> PAGEREF _Toc29239 \h </w:instrText>
            </w:r>
          </w:ins>
          <w:ins w:id="1980" w:author="LKY" w:date="2026-09-15T17:30:12Z">
            <w:r>
              <w:rPr/>
              <w:fldChar w:fldCharType="separate"/>
            </w:r>
          </w:ins>
          <w:ins w:id="1981" w:author="LKY" w:date="2026-09-15T17:30:13Z">
            <w:r>
              <w:rPr/>
              <w:t>6</w:t>
            </w:r>
          </w:ins>
          <w:ins w:id="1982" w:author="LKY" w:date="2026-09-15T17:30:12Z">
            <w:r>
              <w:rPr/>
              <w:fldChar w:fldCharType="end"/>
            </w:r>
          </w:ins>
          <w:ins w:id="1983" w:author="LKY" w:date="2026-09-15T17:30:12Z">
            <w:r>
              <w:rPr/>
              <w:fldChar w:fldCharType="end"/>
            </w:r>
          </w:ins>
        </w:p>
        <w:p w14:paraId="7CF69E71">
          <w:pPr>
            <w:pStyle w:val="11"/>
            <w:tabs>
              <w:tab w:val="right" w:leader="dot" w:pos="8306"/>
            </w:tabs>
            <w:rPr>
              <w:ins w:id="1984" w:author="LKY" w:date="2026-09-15T17:30:12Z"/>
            </w:rPr>
          </w:pPr>
          <w:ins w:id="1985" w:author="LKY" w:date="2026-09-15T17:30:12Z">
            <w:r>
              <w:rPr/>
              <w:fldChar w:fldCharType="begin"/>
            </w:r>
          </w:ins>
          <w:ins w:id="1986" w:author="LKY" w:date="2026-09-15T17:30:12Z">
            <w:r>
              <w:rPr/>
              <w:instrText xml:space="preserve"> HYPERLINK \l _Toc21918 </w:instrText>
            </w:r>
          </w:ins>
          <w:ins w:id="1987" w:author="LKY" w:date="2026-09-15T17:30:12Z">
            <w:r>
              <w:rPr/>
              <w:fldChar w:fldCharType="separate"/>
            </w:r>
          </w:ins>
          <w:ins w:id="1988" w:author="LKY" w:date="2026-09-15T17:30:12Z">
            <w:r>
              <w:rPr>
                <w:rFonts w:hint="eastAsia" w:ascii="Times New Roman" w:hAnsi="Times New Roman" w:eastAsia="宋体" w:cs="宋体"/>
                <w:bCs/>
                <w:iCs/>
                <w:kern w:val="2"/>
                <w:szCs w:val="32"/>
                <w:lang w:val="en-US" w:eastAsia="zh-CN" w:bidi="ar-SA"/>
              </w:rPr>
              <w:t>1.4设备选型</w:t>
            </w:r>
          </w:ins>
          <w:ins w:id="1989" w:author="LKY" w:date="2026-09-15T17:30:12Z">
            <w:r>
              <w:rPr/>
              <w:tab/>
            </w:r>
          </w:ins>
          <w:ins w:id="1990" w:author="LKY" w:date="2026-09-15T17:30:12Z">
            <w:r>
              <w:rPr/>
              <w:fldChar w:fldCharType="begin"/>
            </w:r>
          </w:ins>
          <w:ins w:id="1991" w:author="LKY" w:date="2026-09-15T17:30:12Z">
            <w:r>
              <w:rPr/>
              <w:instrText xml:space="preserve"> PAGEREF _Toc21918 \h </w:instrText>
            </w:r>
          </w:ins>
          <w:ins w:id="1992" w:author="LKY" w:date="2026-09-15T17:30:12Z">
            <w:r>
              <w:rPr/>
              <w:fldChar w:fldCharType="separate"/>
            </w:r>
          </w:ins>
          <w:ins w:id="1993" w:author="LKY" w:date="2026-09-15T17:30:13Z">
            <w:r>
              <w:rPr/>
              <w:t>8</w:t>
            </w:r>
          </w:ins>
          <w:ins w:id="1994" w:author="LKY" w:date="2026-09-15T17:30:12Z">
            <w:r>
              <w:rPr/>
              <w:fldChar w:fldCharType="end"/>
            </w:r>
          </w:ins>
          <w:ins w:id="1995" w:author="LKY" w:date="2026-09-15T17:30:12Z">
            <w:r>
              <w:rPr/>
              <w:fldChar w:fldCharType="end"/>
            </w:r>
          </w:ins>
        </w:p>
        <w:p w14:paraId="230827C1">
          <w:pPr>
            <w:pStyle w:val="7"/>
            <w:tabs>
              <w:tab w:val="right" w:leader="dot" w:pos="8306"/>
            </w:tabs>
            <w:rPr>
              <w:ins w:id="1996" w:author="LKY" w:date="2026-09-15T17:30:12Z"/>
            </w:rPr>
          </w:pPr>
          <w:ins w:id="1997" w:author="LKY" w:date="2026-09-15T17:30:12Z">
            <w:r>
              <w:rPr/>
              <w:fldChar w:fldCharType="begin"/>
            </w:r>
          </w:ins>
          <w:ins w:id="1998" w:author="LKY" w:date="2026-09-15T17:30:12Z">
            <w:r>
              <w:rPr/>
              <w:instrText xml:space="preserve"> HYPERLINK \l _Toc13841 </w:instrText>
            </w:r>
          </w:ins>
          <w:ins w:id="1999" w:author="LKY" w:date="2026-09-15T17:30:12Z">
            <w:r>
              <w:rPr/>
              <w:fldChar w:fldCharType="separate"/>
            </w:r>
          </w:ins>
          <w:ins w:id="2000" w:author="LKY" w:date="2026-09-15T17:30:12Z">
            <w:r>
              <w:rPr>
                <w:rFonts w:hint="eastAsia" w:ascii="Times New Roman" w:hAnsi="Times New Roman" w:eastAsia="宋体" w:cs="宋体"/>
                <w:bCs/>
                <w:iCs/>
                <w:kern w:val="2"/>
                <w:szCs w:val="28"/>
                <w:lang w:val="en-US" w:eastAsia="zh-CN" w:bidi="ar-SA"/>
              </w:rPr>
              <w:t>1.4.1主型号选型</w:t>
            </w:r>
          </w:ins>
          <w:ins w:id="2001" w:author="LKY" w:date="2026-09-15T17:30:12Z">
            <w:r>
              <w:rPr/>
              <w:tab/>
            </w:r>
          </w:ins>
          <w:ins w:id="2002" w:author="LKY" w:date="2026-09-15T17:30:12Z">
            <w:r>
              <w:rPr/>
              <w:fldChar w:fldCharType="begin"/>
            </w:r>
          </w:ins>
          <w:ins w:id="2003" w:author="LKY" w:date="2026-09-15T17:30:12Z">
            <w:r>
              <w:rPr/>
              <w:instrText xml:space="preserve"> PAGEREF _Toc13841 \h </w:instrText>
            </w:r>
          </w:ins>
          <w:ins w:id="2004" w:author="LKY" w:date="2026-09-15T17:30:12Z">
            <w:r>
              <w:rPr/>
              <w:fldChar w:fldCharType="separate"/>
            </w:r>
          </w:ins>
          <w:ins w:id="2005" w:author="LKY" w:date="2026-09-15T17:30:13Z">
            <w:r>
              <w:rPr/>
              <w:t>8</w:t>
            </w:r>
          </w:ins>
          <w:ins w:id="2006" w:author="LKY" w:date="2026-09-15T17:30:12Z">
            <w:r>
              <w:rPr/>
              <w:fldChar w:fldCharType="end"/>
            </w:r>
          </w:ins>
          <w:ins w:id="2007" w:author="LKY" w:date="2026-09-15T17:30:12Z">
            <w:r>
              <w:rPr/>
              <w:fldChar w:fldCharType="end"/>
            </w:r>
          </w:ins>
        </w:p>
        <w:p w14:paraId="5CD543CD">
          <w:pPr>
            <w:pStyle w:val="7"/>
            <w:tabs>
              <w:tab w:val="right" w:leader="dot" w:pos="8306"/>
            </w:tabs>
            <w:rPr>
              <w:ins w:id="2008" w:author="LKY" w:date="2026-09-15T17:30:12Z"/>
            </w:rPr>
          </w:pPr>
          <w:ins w:id="2009" w:author="LKY" w:date="2026-09-15T17:30:12Z">
            <w:r>
              <w:rPr/>
              <w:fldChar w:fldCharType="begin"/>
            </w:r>
          </w:ins>
          <w:ins w:id="2010" w:author="LKY" w:date="2026-09-15T17:30:12Z">
            <w:r>
              <w:rPr/>
              <w:instrText xml:space="preserve"> HYPERLINK \l _Toc11316 </w:instrText>
            </w:r>
          </w:ins>
          <w:ins w:id="2011" w:author="LKY" w:date="2026-09-15T17:30:12Z">
            <w:r>
              <w:rPr/>
              <w:fldChar w:fldCharType="separate"/>
            </w:r>
          </w:ins>
          <w:ins w:id="2012" w:author="LKY" w:date="2026-09-15T17:30:12Z">
            <w:r>
              <w:rPr>
                <w:rFonts w:hint="eastAsia" w:ascii="Times New Roman" w:hAnsi="Times New Roman" w:eastAsia="宋体" w:cs="宋体"/>
                <w:bCs/>
                <w:iCs/>
                <w:kern w:val="2"/>
                <w:szCs w:val="28"/>
                <w:lang w:val="en-US" w:eastAsia="zh-CN" w:bidi="ar-SA"/>
              </w:rPr>
              <w:t>1.4.2 SOM选型表</w:t>
            </w:r>
          </w:ins>
          <w:ins w:id="2013" w:author="LKY" w:date="2026-09-15T17:30:12Z">
            <w:r>
              <w:rPr/>
              <w:tab/>
            </w:r>
          </w:ins>
          <w:ins w:id="2014" w:author="LKY" w:date="2026-09-15T17:30:12Z">
            <w:r>
              <w:rPr/>
              <w:fldChar w:fldCharType="begin"/>
            </w:r>
          </w:ins>
          <w:ins w:id="2015" w:author="LKY" w:date="2026-09-15T17:30:12Z">
            <w:r>
              <w:rPr/>
              <w:instrText xml:space="preserve"> PAGEREF _Toc11316 \h </w:instrText>
            </w:r>
          </w:ins>
          <w:ins w:id="2016" w:author="LKY" w:date="2026-09-15T17:30:12Z">
            <w:r>
              <w:rPr/>
              <w:fldChar w:fldCharType="separate"/>
            </w:r>
          </w:ins>
          <w:ins w:id="2017" w:author="LKY" w:date="2026-09-15T17:30:13Z">
            <w:r>
              <w:rPr/>
              <w:t>8</w:t>
            </w:r>
          </w:ins>
          <w:ins w:id="2018" w:author="LKY" w:date="2026-09-15T17:30:12Z">
            <w:r>
              <w:rPr/>
              <w:fldChar w:fldCharType="end"/>
            </w:r>
          </w:ins>
          <w:ins w:id="2019" w:author="LKY" w:date="2026-09-15T17:30:12Z">
            <w:r>
              <w:rPr/>
              <w:fldChar w:fldCharType="end"/>
            </w:r>
          </w:ins>
        </w:p>
        <w:p w14:paraId="55421B3A">
          <w:pPr>
            <w:pStyle w:val="7"/>
            <w:tabs>
              <w:tab w:val="right" w:leader="dot" w:pos="8306"/>
            </w:tabs>
            <w:rPr>
              <w:ins w:id="2020" w:author="LKY" w:date="2026-09-15T17:30:12Z"/>
            </w:rPr>
          </w:pPr>
          <w:ins w:id="2021" w:author="LKY" w:date="2026-09-15T17:30:12Z">
            <w:r>
              <w:rPr/>
              <w:fldChar w:fldCharType="begin"/>
            </w:r>
          </w:ins>
          <w:ins w:id="2022" w:author="LKY" w:date="2026-09-15T17:30:12Z">
            <w:r>
              <w:rPr/>
              <w:instrText xml:space="preserve"> HYPERLINK \l _Toc7434 </w:instrText>
            </w:r>
          </w:ins>
          <w:ins w:id="2023" w:author="LKY" w:date="2026-09-15T17:30:12Z">
            <w:r>
              <w:rPr/>
              <w:fldChar w:fldCharType="separate"/>
            </w:r>
          </w:ins>
          <w:ins w:id="2024" w:author="LKY" w:date="2026-09-15T17:30:12Z">
            <w:r>
              <w:rPr>
                <w:rFonts w:hint="eastAsia" w:ascii="Times New Roman" w:hAnsi="Times New Roman" w:eastAsia="宋体" w:cs="宋体"/>
                <w:bCs/>
                <w:iCs/>
                <w:kern w:val="2"/>
                <w:szCs w:val="28"/>
                <w:lang w:val="en-US" w:eastAsia="zh-CN" w:bidi="ar-SA"/>
              </w:rPr>
              <w:t>1.4.3 X系列板选型</w:t>
            </w:r>
          </w:ins>
          <w:ins w:id="2025" w:author="LKY" w:date="2026-09-15T17:30:12Z">
            <w:r>
              <w:rPr/>
              <w:tab/>
            </w:r>
          </w:ins>
          <w:ins w:id="2026" w:author="LKY" w:date="2026-09-15T17:30:12Z">
            <w:r>
              <w:rPr/>
              <w:fldChar w:fldCharType="begin"/>
            </w:r>
          </w:ins>
          <w:ins w:id="2027" w:author="LKY" w:date="2026-09-15T17:30:12Z">
            <w:r>
              <w:rPr/>
              <w:instrText xml:space="preserve"> PAGEREF _Toc7434 \h </w:instrText>
            </w:r>
          </w:ins>
          <w:ins w:id="2028" w:author="LKY" w:date="2026-09-15T17:30:12Z">
            <w:r>
              <w:rPr/>
              <w:fldChar w:fldCharType="separate"/>
            </w:r>
          </w:ins>
          <w:ins w:id="2029" w:author="LKY" w:date="2026-09-15T17:30:13Z">
            <w:r>
              <w:rPr/>
              <w:t>8</w:t>
            </w:r>
          </w:ins>
          <w:ins w:id="2030" w:author="LKY" w:date="2026-09-15T17:30:12Z">
            <w:r>
              <w:rPr/>
              <w:fldChar w:fldCharType="end"/>
            </w:r>
          </w:ins>
          <w:ins w:id="2031" w:author="LKY" w:date="2026-09-15T17:30:12Z">
            <w:r>
              <w:rPr/>
              <w:fldChar w:fldCharType="end"/>
            </w:r>
          </w:ins>
        </w:p>
        <w:p w14:paraId="276701A5">
          <w:pPr>
            <w:pStyle w:val="7"/>
            <w:tabs>
              <w:tab w:val="right" w:leader="dot" w:pos="8306"/>
            </w:tabs>
            <w:rPr>
              <w:ins w:id="2032" w:author="LKY" w:date="2026-09-15T17:30:12Z"/>
            </w:rPr>
          </w:pPr>
          <w:ins w:id="2033" w:author="LKY" w:date="2026-09-15T17:30:12Z">
            <w:r>
              <w:rPr/>
              <w:fldChar w:fldCharType="begin"/>
            </w:r>
          </w:ins>
          <w:ins w:id="2034" w:author="LKY" w:date="2026-09-15T17:30:12Z">
            <w:r>
              <w:rPr/>
              <w:instrText xml:space="preserve"> HYPERLINK \l _Toc17337 </w:instrText>
            </w:r>
          </w:ins>
          <w:ins w:id="2035" w:author="LKY" w:date="2026-09-15T17:30:12Z">
            <w:r>
              <w:rPr/>
              <w:fldChar w:fldCharType="separate"/>
            </w:r>
          </w:ins>
          <w:ins w:id="2036" w:author="LKY" w:date="2026-09-15T17:30:12Z">
            <w:r>
              <w:rPr>
                <w:rFonts w:hint="eastAsia" w:ascii="Times New Roman" w:hAnsi="Times New Roman" w:eastAsia="宋体" w:cs="Times New Roman"/>
                <w:bCs/>
                <w:iCs/>
                <w:kern w:val="2"/>
                <w:szCs w:val="28"/>
                <w:lang w:val="en-US" w:eastAsia="zh-CN" w:bidi="ar-SA"/>
              </w:rPr>
              <w:t>1.4.4 N系列IO板选型</w:t>
            </w:r>
          </w:ins>
          <w:ins w:id="2037" w:author="LKY" w:date="2026-09-15T17:30:12Z">
            <w:r>
              <w:rPr/>
              <w:tab/>
            </w:r>
          </w:ins>
          <w:ins w:id="2038" w:author="LKY" w:date="2026-09-15T17:30:12Z">
            <w:r>
              <w:rPr/>
              <w:fldChar w:fldCharType="begin"/>
            </w:r>
          </w:ins>
          <w:ins w:id="2039" w:author="LKY" w:date="2026-09-15T17:30:12Z">
            <w:r>
              <w:rPr/>
              <w:instrText xml:space="preserve"> PAGEREF _Toc17337 \h </w:instrText>
            </w:r>
          </w:ins>
          <w:ins w:id="2040" w:author="LKY" w:date="2026-09-15T17:30:12Z">
            <w:r>
              <w:rPr/>
              <w:fldChar w:fldCharType="separate"/>
            </w:r>
          </w:ins>
          <w:ins w:id="2041" w:author="LKY" w:date="2026-09-15T17:30:13Z">
            <w:r>
              <w:rPr/>
              <w:t>9</w:t>
            </w:r>
          </w:ins>
          <w:ins w:id="2042" w:author="LKY" w:date="2026-09-15T17:30:12Z">
            <w:r>
              <w:rPr/>
              <w:fldChar w:fldCharType="end"/>
            </w:r>
          </w:ins>
          <w:ins w:id="2043" w:author="LKY" w:date="2026-09-15T17:30:12Z">
            <w:r>
              <w:rPr/>
              <w:fldChar w:fldCharType="end"/>
            </w:r>
          </w:ins>
        </w:p>
        <w:p w14:paraId="289FE7D6">
          <w:pPr>
            <w:pStyle w:val="10"/>
            <w:tabs>
              <w:tab w:val="right" w:leader="dot" w:pos="8306"/>
            </w:tabs>
            <w:rPr>
              <w:ins w:id="2044" w:author="LKY" w:date="2026-09-15T17:30:12Z"/>
            </w:rPr>
          </w:pPr>
          <w:ins w:id="2045" w:author="LKY" w:date="2026-09-15T17:30:12Z">
            <w:r>
              <w:rPr/>
              <w:fldChar w:fldCharType="begin"/>
            </w:r>
          </w:ins>
          <w:ins w:id="2046" w:author="LKY" w:date="2026-09-15T17:30:12Z">
            <w:r>
              <w:rPr/>
              <w:instrText xml:space="preserve"> HYPERLINK \l _Toc19275 </w:instrText>
            </w:r>
          </w:ins>
          <w:ins w:id="2047" w:author="LKY" w:date="2026-09-15T17:30:12Z">
            <w:r>
              <w:rPr/>
              <w:fldChar w:fldCharType="separate"/>
            </w:r>
          </w:ins>
          <w:ins w:id="2048" w:author="LKY" w:date="2026-09-15T17:30:12Z">
            <w:r>
              <w:rPr>
                <w:rFonts w:hint="eastAsia" w:ascii="Times New Roman" w:hAnsi="Times New Roman"/>
                <w:szCs w:val="44"/>
                <w:lang w:val="en-US" w:eastAsia="zh-CN"/>
              </w:rPr>
              <w:t>2. 硬件说明</w:t>
            </w:r>
          </w:ins>
          <w:ins w:id="2049" w:author="LKY" w:date="2026-09-15T17:30:12Z">
            <w:r>
              <w:rPr/>
              <w:tab/>
            </w:r>
          </w:ins>
          <w:ins w:id="2050" w:author="LKY" w:date="2026-09-15T17:30:12Z">
            <w:r>
              <w:rPr/>
              <w:fldChar w:fldCharType="begin"/>
            </w:r>
          </w:ins>
          <w:ins w:id="2051" w:author="LKY" w:date="2026-09-15T17:30:12Z">
            <w:r>
              <w:rPr/>
              <w:instrText xml:space="preserve"> PAGEREF _Toc19275 \h </w:instrText>
            </w:r>
          </w:ins>
          <w:ins w:id="2052" w:author="LKY" w:date="2026-09-15T17:30:12Z">
            <w:r>
              <w:rPr/>
              <w:fldChar w:fldCharType="separate"/>
            </w:r>
          </w:ins>
          <w:ins w:id="2053" w:author="LKY" w:date="2026-09-15T17:30:13Z">
            <w:r>
              <w:rPr/>
              <w:t>9</w:t>
            </w:r>
          </w:ins>
          <w:ins w:id="2054" w:author="LKY" w:date="2026-09-15T17:30:12Z">
            <w:r>
              <w:rPr/>
              <w:fldChar w:fldCharType="end"/>
            </w:r>
          </w:ins>
          <w:ins w:id="2055" w:author="LKY" w:date="2026-09-15T17:30:12Z">
            <w:r>
              <w:rPr/>
              <w:fldChar w:fldCharType="end"/>
            </w:r>
          </w:ins>
        </w:p>
        <w:p w14:paraId="34726161">
          <w:pPr>
            <w:pStyle w:val="11"/>
            <w:tabs>
              <w:tab w:val="right" w:leader="dot" w:pos="8306"/>
            </w:tabs>
            <w:rPr>
              <w:ins w:id="2056" w:author="LKY" w:date="2026-09-15T17:30:12Z"/>
            </w:rPr>
          </w:pPr>
          <w:ins w:id="2057" w:author="LKY" w:date="2026-09-15T17:30:12Z">
            <w:r>
              <w:rPr/>
              <w:fldChar w:fldCharType="begin"/>
            </w:r>
          </w:ins>
          <w:ins w:id="2058" w:author="LKY" w:date="2026-09-15T17:30:12Z">
            <w:r>
              <w:rPr/>
              <w:instrText xml:space="preserve"> HYPERLINK \l _Toc19493 </w:instrText>
            </w:r>
          </w:ins>
          <w:ins w:id="2059" w:author="LKY" w:date="2026-09-15T17:30:12Z">
            <w:r>
              <w:rPr/>
              <w:fldChar w:fldCharType="separate"/>
            </w:r>
          </w:ins>
          <w:ins w:id="2060" w:author="LKY" w:date="2026-09-15T17:30:12Z">
            <w:r>
              <w:rPr>
                <w:rFonts w:hint="eastAsia" w:ascii="Times New Roman" w:hAnsi="Times New Roman" w:cs="宋体"/>
                <w:szCs w:val="32"/>
                <w:lang w:val="en-US" w:eastAsia="zh-CN" w:bidi="en-US"/>
              </w:rPr>
              <w:t>2.1 N板介绍</w:t>
            </w:r>
          </w:ins>
          <w:ins w:id="2061" w:author="LKY" w:date="2026-09-15T17:30:12Z">
            <w:r>
              <w:rPr/>
              <w:tab/>
            </w:r>
          </w:ins>
          <w:ins w:id="2062" w:author="LKY" w:date="2026-09-15T17:30:12Z">
            <w:r>
              <w:rPr/>
              <w:fldChar w:fldCharType="begin"/>
            </w:r>
          </w:ins>
          <w:ins w:id="2063" w:author="LKY" w:date="2026-09-15T17:30:12Z">
            <w:r>
              <w:rPr/>
              <w:instrText xml:space="preserve"> PAGEREF _Toc19493 \h </w:instrText>
            </w:r>
          </w:ins>
          <w:ins w:id="2064" w:author="LKY" w:date="2026-09-15T17:30:12Z">
            <w:r>
              <w:rPr/>
              <w:fldChar w:fldCharType="separate"/>
            </w:r>
          </w:ins>
          <w:ins w:id="2065" w:author="LKY" w:date="2026-09-15T17:30:13Z">
            <w:r>
              <w:rPr/>
              <w:t>9</w:t>
            </w:r>
          </w:ins>
          <w:ins w:id="2066" w:author="LKY" w:date="2026-09-15T17:30:12Z">
            <w:r>
              <w:rPr/>
              <w:fldChar w:fldCharType="end"/>
            </w:r>
          </w:ins>
          <w:ins w:id="2067" w:author="LKY" w:date="2026-09-15T17:30:12Z">
            <w:r>
              <w:rPr/>
              <w:fldChar w:fldCharType="end"/>
            </w:r>
          </w:ins>
        </w:p>
        <w:p w14:paraId="1BA6CF96">
          <w:pPr>
            <w:pStyle w:val="11"/>
            <w:tabs>
              <w:tab w:val="right" w:leader="dot" w:pos="8306"/>
            </w:tabs>
            <w:rPr>
              <w:ins w:id="2068" w:author="LKY" w:date="2026-09-15T17:30:12Z"/>
            </w:rPr>
          </w:pPr>
          <w:ins w:id="2069" w:author="LKY" w:date="2026-09-15T17:30:12Z">
            <w:r>
              <w:rPr/>
              <w:fldChar w:fldCharType="begin"/>
            </w:r>
          </w:ins>
          <w:ins w:id="2070" w:author="LKY" w:date="2026-09-15T17:30:12Z">
            <w:r>
              <w:rPr/>
              <w:instrText xml:space="preserve"> HYPERLINK \l _Toc9108 </w:instrText>
            </w:r>
          </w:ins>
          <w:ins w:id="2071" w:author="LKY" w:date="2026-09-15T17:30:12Z">
            <w:r>
              <w:rPr/>
              <w:fldChar w:fldCharType="separate"/>
            </w:r>
          </w:ins>
          <w:ins w:id="2072" w:author="LKY" w:date="2026-09-15T17:30:12Z">
            <w:r>
              <w:rPr>
                <w:rFonts w:hint="eastAsia" w:ascii="Times New Roman" w:hAnsi="Times New Roman" w:cs="宋体"/>
                <w:szCs w:val="32"/>
                <w:lang w:val="en-US" w:eastAsia="zh-CN" w:bidi="en-US"/>
              </w:rPr>
              <w:t>2.2电源接口</w:t>
            </w:r>
          </w:ins>
          <w:ins w:id="2073" w:author="LKY" w:date="2026-09-15T17:30:12Z">
            <w:r>
              <w:rPr/>
              <w:tab/>
            </w:r>
          </w:ins>
          <w:ins w:id="2074" w:author="LKY" w:date="2026-09-15T17:30:12Z">
            <w:r>
              <w:rPr/>
              <w:fldChar w:fldCharType="begin"/>
            </w:r>
          </w:ins>
          <w:ins w:id="2075" w:author="LKY" w:date="2026-09-15T17:30:12Z">
            <w:r>
              <w:rPr/>
              <w:instrText xml:space="preserve"> PAGEREF _Toc9108 \h </w:instrText>
            </w:r>
          </w:ins>
          <w:ins w:id="2076" w:author="LKY" w:date="2026-09-15T17:30:12Z">
            <w:r>
              <w:rPr/>
              <w:fldChar w:fldCharType="separate"/>
            </w:r>
          </w:ins>
          <w:ins w:id="2077" w:author="LKY" w:date="2026-09-15T17:30:13Z">
            <w:r>
              <w:rPr/>
              <w:t>11</w:t>
            </w:r>
          </w:ins>
          <w:ins w:id="2078" w:author="LKY" w:date="2026-09-15T17:30:12Z">
            <w:r>
              <w:rPr/>
              <w:fldChar w:fldCharType="end"/>
            </w:r>
          </w:ins>
          <w:ins w:id="2079" w:author="LKY" w:date="2026-09-15T17:30:12Z">
            <w:r>
              <w:rPr/>
              <w:fldChar w:fldCharType="end"/>
            </w:r>
          </w:ins>
        </w:p>
        <w:p w14:paraId="6D690CF1">
          <w:pPr>
            <w:pStyle w:val="11"/>
            <w:tabs>
              <w:tab w:val="right" w:leader="dot" w:pos="8306"/>
            </w:tabs>
            <w:rPr>
              <w:ins w:id="2080" w:author="LKY" w:date="2026-09-15T17:30:12Z"/>
            </w:rPr>
          </w:pPr>
          <w:ins w:id="2081" w:author="LKY" w:date="2026-09-15T17:30:12Z">
            <w:r>
              <w:rPr/>
              <w:fldChar w:fldCharType="begin"/>
            </w:r>
          </w:ins>
          <w:ins w:id="2082" w:author="LKY" w:date="2026-09-15T17:30:12Z">
            <w:r>
              <w:rPr/>
              <w:instrText xml:space="preserve"> HYPERLINK \l _Toc27963 </w:instrText>
            </w:r>
          </w:ins>
          <w:ins w:id="2083" w:author="LKY" w:date="2026-09-15T17:30:12Z">
            <w:r>
              <w:rPr/>
              <w:fldChar w:fldCharType="separate"/>
            </w:r>
          </w:ins>
          <w:ins w:id="2084" w:author="LKY" w:date="2026-09-15T17:30:12Z">
            <w:r>
              <w:rPr>
                <w:rFonts w:hint="eastAsia" w:ascii="Times New Roman" w:hAnsi="Times New Roman"/>
                <w:bCs/>
                <w:szCs w:val="32"/>
                <w:lang w:val="en-US" w:eastAsia="zh-CN"/>
              </w:rPr>
              <w:t>2.3模块端口说明</w:t>
            </w:r>
          </w:ins>
          <w:ins w:id="2085" w:author="LKY" w:date="2026-09-15T17:30:12Z">
            <w:r>
              <w:rPr/>
              <w:tab/>
            </w:r>
          </w:ins>
          <w:ins w:id="2086" w:author="LKY" w:date="2026-09-15T17:30:12Z">
            <w:r>
              <w:rPr/>
              <w:fldChar w:fldCharType="begin"/>
            </w:r>
          </w:ins>
          <w:ins w:id="2087" w:author="LKY" w:date="2026-09-15T17:30:12Z">
            <w:r>
              <w:rPr/>
              <w:instrText xml:space="preserve"> PAGEREF _Toc27963 \h </w:instrText>
            </w:r>
          </w:ins>
          <w:ins w:id="2088" w:author="LKY" w:date="2026-09-15T17:30:12Z">
            <w:r>
              <w:rPr/>
              <w:fldChar w:fldCharType="separate"/>
            </w:r>
          </w:ins>
          <w:ins w:id="2089" w:author="LKY" w:date="2026-09-15T17:30:13Z">
            <w:r>
              <w:rPr/>
              <w:t>11</w:t>
            </w:r>
          </w:ins>
          <w:ins w:id="2090" w:author="LKY" w:date="2026-09-15T17:30:12Z">
            <w:r>
              <w:rPr/>
              <w:fldChar w:fldCharType="end"/>
            </w:r>
          </w:ins>
          <w:ins w:id="2091" w:author="LKY" w:date="2026-09-15T17:30:12Z">
            <w:r>
              <w:rPr/>
              <w:fldChar w:fldCharType="end"/>
            </w:r>
          </w:ins>
        </w:p>
        <w:p w14:paraId="19DF7D8B">
          <w:pPr>
            <w:pStyle w:val="7"/>
            <w:tabs>
              <w:tab w:val="right" w:leader="dot" w:pos="8306"/>
            </w:tabs>
            <w:rPr>
              <w:ins w:id="2092" w:author="LKY" w:date="2026-09-15T17:30:12Z"/>
            </w:rPr>
          </w:pPr>
          <w:ins w:id="2093" w:author="LKY" w:date="2026-09-15T17:30:12Z">
            <w:r>
              <w:rPr/>
              <w:fldChar w:fldCharType="begin"/>
            </w:r>
          </w:ins>
          <w:ins w:id="2094" w:author="LKY" w:date="2026-09-15T17:30:12Z">
            <w:r>
              <w:rPr/>
              <w:instrText xml:space="preserve"> HYPERLINK \l _Toc18075 </w:instrText>
            </w:r>
          </w:ins>
          <w:ins w:id="2095" w:author="LKY" w:date="2026-09-15T17:30:12Z">
            <w:r>
              <w:rPr/>
              <w:fldChar w:fldCharType="separate"/>
            </w:r>
          </w:ins>
          <w:ins w:id="2096" w:author="LKY" w:date="2026-09-15T17:30:12Z">
            <w:r>
              <w:rPr>
                <w:rFonts w:hint="eastAsia" w:ascii="Times New Roman" w:hAnsi="Times New Roman"/>
                <w:bCs/>
                <w:szCs w:val="28"/>
                <w:lang w:val="en-US" w:eastAsia="zh-CN"/>
              </w:rPr>
              <w:t>2.3.1 RS232/485模块</w:t>
            </w:r>
          </w:ins>
          <w:ins w:id="2097" w:author="LKY" w:date="2026-09-15T17:30:12Z">
            <w:r>
              <w:rPr/>
              <w:tab/>
            </w:r>
          </w:ins>
          <w:ins w:id="2098" w:author="LKY" w:date="2026-09-15T17:30:12Z">
            <w:r>
              <w:rPr/>
              <w:fldChar w:fldCharType="begin"/>
            </w:r>
          </w:ins>
          <w:ins w:id="2099" w:author="LKY" w:date="2026-09-15T17:30:12Z">
            <w:r>
              <w:rPr/>
              <w:instrText xml:space="preserve"> PAGEREF _Toc18075 \h </w:instrText>
            </w:r>
          </w:ins>
          <w:ins w:id="2100" w:author="LKY" w:date="2026-09-15T17:30:12Z">
            <w:r>
              <w:rPr/>
              <w:fldChar w:fldCharType="separate"/>
            </w:r>
          </w:ins>
          <w:ins w:id="2101" w:author="LKY" w:date="2026-09-15T17:30:13Z">
            <w:r>
              <w:rPr/>
              <w:t>11</w:t>
            </w:r>
          </w:ins>
          <w:ins w:id="2102" w:author="LKY" w:date="2026-09-15T17:30:12Z">
            <w:r>
              <w:rPr/>
              <w:fldChar w:fldCharType="end"/>
            </w:r>
          </w:ins>
          <w:ins w:id="2103" w:author="LKY" w:date="2026-09-15T17:30:12Z">
            <w:r>
              <w:rPr/>
              <w:fldChar w:fldCharType="end"/>
            </w:r>
          </w:ins>
        </w:p>
        <w:p w14:paraId="4FE047E2">
          <w:pPr>
            <w:pStyle w:val="7"/>
            <w:tabs>
              <w:tab w:val="right" w:leader="dot" w:pos="8306"/>
            </w:tabs>
            <w:rPr>
              <w:ins w:id="2104" w:author="LKY" w:date="2026-09-15T17:30:12Z"/>
            </w:rPr>
          </w:pPr>
          <w:ins w:id="2105" w:author="LKY" w:date="2026-09-15T17:30:12Z">
            <w:r>
              <w:rPr/>
              <w:fldChar w:fldCharType="begin"/>
            </w:r>
          </w:ins>
          <w:ins w:id="2106" w:author="LKY" w:date="2026-09-15T17:30:12Z">
            <w:r>
              <w:rPr/>
              <w:instrText xml:space="preserve"> HYPERLINK \l _Toc25838 </w:instrText>
            </w:r>
          </w:ins>
          <w:ins w:id="2107" w:author="LKY" w:date="2026-09-15T17:30:12Z">
            <w:r>
              <w:rPr/>
              <w:fldChar w:fldCharType="separate"/>
            </w:r>
          </w:ins>
          <w:ins w:id="2108" w:author="LKY" w:date="2026-09-15T17:30:12Z">
            <w:r>
              <w:rPr>
                <w:rFonts w:hint="eastAsia" w:ascii="Times New Roman" w:hAnsi="Times New Roman"/>
                <w:bCs/>
                <w:szCs w:val="28"/>
                <w:lang w:val="en-US" w:eastAsia="zh-CN"/>
              </w:rPr>
              <w:t>2.3.2 CAN模块</w:t>
            </w:r>
          </w:ins>
          <w:ins w:id="2109" w:author="LKY" w:date="2026-09-15T17:30:12Z">
            <w:r>
              <w:rPr/>
              <w:tab/>
            </w:r>
          </w:ins>
          <w:ins w:id="2110" w:author="LKY" w:date="2026-09-15T17:30:12Z">
            <w:r>
              <w:rPr/>
              <w:fldChar w:fldCharType="begin"/>
            </w:r>
          </w:ins>
          <w:ins w:id="2111" w:author="LKY" w:date="2026-09-15T17:30:12Z">
            <w:r>
              <w:rPr/>
              <w:instrText xml:space="preserve"> PAGEREF _Toc25838 \h </w:instrText>
            </w:r>
          </w:ins>
          <w:ins w:id="2112" w:author="LKY" w:date="2026-09-15T17:30:12Z">
            <w:r>
              <w:rPr/>
              <w:fldChar w:fldCharType="separate"/>
            </w:r>
          </w:ins>
          <w:ins w:id="2113" w:author="LKY" w:date="2026-09-15T17:30:13Z">
            <w:r>
              <w:rPr/>
              <w:t>11</w:t>
            </w:r>
          </w:ins>
          <w:ins w:id="2114" w:author="LKY" w:date="2026-09-15T17:30:12Z">
            <w:r>
              <w:rPr/>
              <w:fldChar w:fldCharType="end"/>
            </w:r>
          </w:ins>
          <w:ins w:id="2115" w:author="LKY" w:date="2026-09-15T17:30:12Z">
            <w:r>
              <w:rPr/>
              <w:fldChar w:fldCharType="end"/>
            </w:r>
          </w:ins>
        </w:p>
        <w:p w14:paraId="074ADC07">
          <w:pPr>
            <w:pStyle w:val="7"/>
            <w:tabs>
              <w:tab w:val="right" w:leader="dot" w:pos="8306"/>
            </w:tabs>
            <w:rPr>
              <w:ins w:id="2116" w:author="LKY" w:date="2026-09-15T17:30:12Z"/>
            </w:rPr>
          </w:pPr>
          <w:ins w:id="2117" w:author="LKY" w:date="2026-09-15T17:30:12Z">
            <w:r>
              <w:rPr/>
              <w:fldChar w:fldCharType="begin"/>
            </w:r>
          </w:ins>
          <w:ins w:id="2118" w:author="LKY" w:date="2026-09-15T17:30:12Z">
            <w:r>
              <w:rPr/>
              <w:instrText xml:space="preserve"> HYPERLINK \l _Toc25167 </w:instrText>
            </w:r>
          </w:ins>
          <w:ins w:id="2119" w:author="LKY" w:date="2026-09-15T17:30:12Z">
            <w:r>
              <w:rPr/>
              <w:fldChar w:fldCharType="separate"/>
            </w:r>
          </w:ins>
          <w:ins w:id="2120" w:author="LKY" w:date="2026-09-15T17:30:12Z">
            <w:r>
              <w:rPr>
                <w:rFonts w:hint="eastAsia" w:ascii="Times New Roman" w:hAnsi="Times New Roman"/>
                <w:bCs/>
                <w:szCs w:val="28"/>
                <w:lang w:val="en-US" w:eastAsia="zh-CN"/>
              </w:rPr>
              <w:t>2.3.3 DI模块</w:t>
            </w:r>
          </w:ins>
          <w:ins w:id="2121" w:author="LKY" w:date="2026-09-15T17:30:12Z">
            <w:r>
              <w:rPr/>
              <w:tab/>
            </w:r>
          </w:ins>
          <w:ins w:id="2122" w:author="LKY" w:date="2026-09-15T17:30:12Z">
            <w:r>
              <w:rPr/>
              <w:fldChar w:fldCharType="begin"/>
            </w:r>
          </w:ins>
          <w:ins w:id="2123" w:author="LKY" w:date="2026-09-15T17:30:12Z">
            <w:r>
              <w:rPr/>
              <w:instrText xml:space="preserve"> PAGEREF _Toc25167 \h </w:instrText>
            </w:r>
          </w:ins>
          <w:ins w:id="2124" w:author="LKY" w:date="2026-09-15T17:30:12Z">
            <w:r>
              <w:rPr/>
              <w:fldChar w:fldCharType="separate"/>
            </w:r>
          </w:ins>
          <w:ins w:id="2125" w:author="LKY" w:date="2026-09-15T17:30:13Z">
            <w:r>
              <w:rPr/>
              <w:t>11</w:t>
            </w:r>
          </w:ins>
          <w:ins w:id="2126" w:author="LKY" w:date="2026-09-15T17:30:12Z">
            <w:r>
              <w:rPr/>
              <w:fldChar w:fldCharType="end"/>
            </w:r>
          </w:ins>
          <w:ins w:id="2127" w:author="LKY" w:date="2026-09-15T17:30:12Z">
            <w:r>
              <w:rPr/>
              <w:fldChar w:fldCharType="end"/>
            </w:r>
          </w:ins>
        </w:p>
        <w:p w14:paraId="2A4EA6F7">
          <w:pPr>
            <w:pStyle w:val="7"/>
            <w:tabs>
              <w:tab w:val="right" w:leader="dot" w:pos="8306"/>
            </w:tabs>
            <w:rPr>
              <w:ins w:id="2128" w:author="LKY" w:date="2026-09-15T17:30:12Z"/>
            </w:rPr>
          </w:pPr>
          <w:ins w:id="2129" w:author="LKY" w:date="2026-09-15T17:30:12Z">
            <w:r>
              <w:rPr/>
              <w:fldChar w:fldCharType="begin"/>
            </w:r>
          </w:ins>
          <w:ins w:id="2130" w:author="LKY" w:date="2026-09-15T17:30:12Z">
            <w:r>
              <w:rPr/>
              <w:instrText xml:space="preserve"> HYPERLINK \l _Toc6672 </w:instrText>
            </w:r>
          </w:ins>
          <w:ins w:id="2131" w:author="LKY" w:date="2026-09-15T17:30:12Z">
            <w:r>
              <w:rPr/>
              <w:fldChar w:fldCharType="separate"/>
            </w:r>
          </w:ins>
          <w:ins w:id="2132" w:author="LKY" w:date="2026-09-15T17:30:12Z">
            <w:r>
              <w:rPr>
                <w:rFonts w:hint="eastAsia" w:ascii="Times New Roman" w:hAnsi="Times New Roman"/>
                <w:bCs/>
                <w:szCs w:val="28"/>
                <w:lang w:val="en-US" w:eastAsia="zh-CN"/>
              </w:rPr>
              <w:t>2.3.4 DO模块</w:t>
            </w:r>
          </w:ins>
          <w:ins w:id="2133" w:author="LKY" w:date="2026-09-15T17:30:12Z">
            <w:r>
              <w:rPr/>
              <w:tab/>
            </w:r>
          </w:ins>
          <w:ins w:id="2134" w:author="LKY" w:date="2026-09-15T17:30:12Z">
            <w:r>
              <w:rPr/>
              <w:fldChar w:fldCharType="begin"/>
            </w:r>
          </w:ins>
          <w:ins w:id="2135" w:author="LKY" w:date="2026-09-15T17:30:12Z">
            <w:r>
              <w:rPr/>
              <w:instrText xml:space="preserve"> PAGEREF _Toc6672 \h </w:instrText>
            </w:r>
          </w:ins>
          <w:ins w:id="2136" w:author="LKY" w:date="2026-09-15T17:30:12Z">
            <w:r>
              <w:rPr/>
              <w:fldChar w:fldCharType="separate"/>
            </w:r>
          </w:ins>
          <w:ins w:id="2137" w:author="LKY" w:date="2026-09-15T17:30:13Z">
            <w:r>
              <w:rPr/>
              <w:t>12</w:t>
            </w:r>
          </w:ins>
          <w:ins w:id="2138" w:author="LKY" w:date="2026-09-15T17:30:12Z">
            <w:r>
              <w:rPr/>
              <w:fldChar w:fldCharType="end"/>
            </w:r>
          </w:ins>
          <w:ins w:id="2139" w:author="LKY" w:date="2026-09-15T17:30:12Z">
            <w:r>
              <w:rPr/>
              <w:fldChar w:fldCharType="end"/>
            </w:r>
          </w:ins>
        </w:p>
        <w:p w14:paraId="5E707BBD">
          <w:pPr>
            <w:pStyle w:val="7"/>
            <w:tabs>
              <w:tab w:val="right" w:leader="dot" w:pos="8306"/>
            </w:tabs>
            <w:rPr>
              <w:ins w:id="2140" w:author="LKY" w:date="2026-09-15T17:30:12Z"/>
            </w:rPr>
          </w:pPr>
          <w:ins w:id="2141" w:author="LKY" w:date="2026-09-15T17:30:12Z">
            <w:r>
              <w:rPr/>
              <w:fldChar w:fldCharType="begin"/>
            </w:r>
          </w:ins>
          <w:ins w:id="2142" w:author="LKY" w:date="2026-09-15T17:30:12Z">
            <w:r>
              <w:rPr/>
              <w:instrText xml:space="preserve"> HYPERLINK \l _Toc30801 </w:instrText>
            </w:r>
          </w:ins>
          <w:ins w:id="2143" w:author="LKY" w:date="2026-09-15T17:30:12Z">
            <w:r>
              <w:rPr/>
              <w:fldChar w:fldCharType="separate"/>
            </w:r>
          </w:ins>
          <w:ins w:id="2144" w:author="LKY" w:date="2026-09-15T17:30:12Z">
            <w:r>
              <w:rPr>
                <w:rFonts w:hint="eastAsia" w:ascii="Times New Roman" w:hAnsi="Times New Roman" w:cstheme="minorBidi"/>
                <w:bCs/>
                <w:kern w:val="2"/>
                <w:szCs w:val="28"/>
                <w:lang w:val="en-US" w:eastAsia="zh-CN" w:bidi="ar-SA"/>
              </w:rPr>
              <w:t>2.3.5 AO模块</w:t>
            </w:r>
          </w:ins>
          <w:ins w:id="2145" w:author="LKY" w:date="2026-09-15T17:30:12Z">
            <w:r>
              <w:rPr/>
              <w:tab/>
            </w:r>
          </w:ins>
          <w:ins w:id="2146" w:author="LKY" w:date="2026-09-15T17:30:12Z">
            <w:r>
              <w:rPr/>
              <w:fldChar w:fldCharType="begin"/>
            </w:r>
          </w:ins>
          <w:ins w:id="2147" w:author="LKY" w:date="2026-09-15T17:30:12Z">
            <w:r>
              <w:rPr/>
              <w:instrText xml:space="preserve"> PAGEREF _Toc30801 \h </w:instrText>
            </w:r>
          </w:ins>
          <w:ins w:id="2148" w:author="LKY" w:date="2026-09-15T17:30:12Z">
            <w:r>
              <w:rPr/>
              <w:fldChar w:fldCharType="separate"/>
            </w:r>
          </w:ins>
          <w:ins w:id="2149" w:author="LKY" w:date="2026-09-15T17:30:13Z">
            <w:r>
              <w:rPr/>
              <w:t>13</w:t>
            </w:r>
          </w:ins>
          <w:ins w:id="2150" w:author="LKY" w:date="2026-09-15T17:30:12Z">
            <w:r>
              <w:rPr/>
              <w:fldChar w:fldCharType="end"/>
            </w:r>
          </w:ins>
          <w:ins w:id="2151" w:author="LKY" w:date="2026-09-15T17:30:12Z">
            <w:r>
              <w:rPr/>
              <w:fldChar w:fldCharType="end"/>
            </w:r>
          </w:ins>
        </w:p>
        <w:p w14:paraId="7ACB1505">
          <w:pPr>
            <w:pStyle w:val="7"/>
            <w:tabs>
              <w:tab w:val="right" w:leader="dot" w:pos="8306"/>
            </w:tabs>
            <w:rPr>
              <w:ins w:id="2152" w:author="LKY" w:date="2026-09-15T17:30:12Z"/>
            </w:rPr>
          </w:pPr>
          <w:ins w:id="2153" w:author="LKY" w:date="2026-09-15T17:30:12Z">
            <w:r>
              <w:rPr/>
              <w:fldChar w:fldCharType="begin"/>
            </w:r>
          </w:ins>
          <w:ins w:id="2154" w:author="LKY" w:date="2026-09-15T17:30:12Z">
            <w:r>
              <w:rPr/>
              <w:instrText xml:space="preserve"> HYPERLINK \l _Toc19823 </w:instrText>
            </w:r>
          </w:ins>
          <w:ins w:id="2155" w:author="LKY" w:date="2026-09-15T17:30:12Z">
            <w:r>
              <w:rPr/>
              <w:fldChar w:fldCharType="separate"/>
            </w:r>
          </w:ins>
          <w:ins w:id="2156" w:author="LKY" w:date="2026-09-15T17:30:12Z">
            <w:r>
              <w:rPr>
                <w:rFonts w:hint="eastAsia" w:ascii="Times New Roman" w:hAnsi="Times New Roman" w:cstheme="minorBidi"/>
                <w:bCs/>
                <w:kern w:val="2"/>
                <w:szCs w:val="28"/>
                <w:lang w:val="en-US" w:eastAsia="zh-CN" w:bidi="ar-SA"/>
              </w:rPr>
              <w:t>2.3.6 AI模块</w:t>
            </w:r>
          </w:ins>
          <w:ins w:id="2157" w:author="LKY" w:date="2026-09-15T17:30:12Z">
            <w:r>
              <w:rPr/>
              <w:tab/>
            </w:r>
          </w:ins>
          <w:ins w:id="2158" w:author="LKY" w:date="2026-09-15T17:30:12Z">
            <w:r>
              <w:rPr/>
              <w:fldChar w:fldCharType="begin"/>
            </w:r>
          </w:ins>
          <w:ins w:id="2159" w:author="LKY" w:date="2026-09-15T17:30:12Z">
            <w:r>
              <w:rPr/>
              <w:instrText xml:space="preserve"> PAGEREF _Toc19823 \h </w:instrText>
            </w:r>
          </w:ins>
          <w:ins w:id="2160" w:author="LKY" w:date="2026-09-15T17:30:12Z">
            <w:r>
              <w:rPr/>
              <w:fldChar w:fldCharType="separate"/>
            </w:r>
          </w:ins>
          <w:ins w:id="2161" w:author="LKY" w:date="2026-09-15T17:30:13Z">
            <w:r>
              <w:rPr/>
              <w:t>13</w:t>
            </w:r>
          </w:ins>
          <w:ins w:id="2162" w:author="LKY" w:date="2026-09-15T17:30:12Z">
            <w:r>
              <w:rPr/>
              <w:fldChar w:fldCharType="end"/>
            </w:r>
          </w:ins>
          <w:ins w:id="2163" w:author="LKY" w:date="2026-09-15T17:30:12Z">
            <w:r>
              <w:rPr/>
              <w:fldChar w:fldCharType="end"/>
            </w:r>
          </w:ins>
        </w:p>
        <w:p w14:paraId="3C4B5C45">
          <w:pPr>
            <w:pStyle w:val="7"/>
            <w:tabs>
              <w:tab w:val="right" w:leader="dot" w:pos="8306"/>
            </w:tabs>
            <w:rPr>
              <w:ins w:id="2164" w:author="LKY" w:date="2026-09-15T17:30:12Z"/>
            </w:rPr>
          </w:pPr>
          <w:ins w:id="2165" w:author="LKY" w:date="2026-09-15T17:30:12Z">
            <w:r>
              <w:rPr/>
              <w:fldChar w:fldCharType="begin"/>
            </w:r>
          </w:ins>
          <w:ins w:id="2166" w:author="LKY" w:date="2026-09-15T17:30:12Z">
            <w:r>
              <w:rPr/>
              <w:instrText xml:space="preserve"> HYPERLINK \l _Toc15654 </w:instrText>
            </w:r>
          </w:ins>
          <w:ins w:id="2167" w:author="LKY" w:date="2026-09-15T17:30:12Z">
            <w:r>
              <w:rPr/>
              <w:fldChar w:fldCharType="separate"/>
            </w:r>
          </w:ins>
          <w:ins w:id="2168" w:author="LKY" w:date="2026-09-15T17:30:12Z">
            <w:r>
              <w:rPr>
                <w:rFonts w:hint="eastAsia" w:ascii="Times New Roman" w:hAnsi="Times New Roman"/>
                <w:bCs/>
                <w:szCs w:val="28"/>
                <w:lang w:val="en-US" w:eastAsia="zh-CN"/>
              </w:rPr>
              <w:t xml:space="preserve">2.3.7 </w:t>
            </w:r>
          </w:ins>
          <w:ins w:id="2169" w:author="LKY" w:date="2026-09-15T17:30:12Z">
            <w:r>
              <w:rPr>
                <w:rFonts w:hint="default" w:ascii="Times New Roman" w:hAnsi="Times New Roman"/>
                <w:bCs/>
                <w:szCs w:val="28"/>
                <w:lang w:val="en-US" w:eastAsia="zh-CN"/>
              </w:rPr>
              <w:t>RTD</w:t>
            </w:r>
          </w:ins>
          <w:ins w:id="2170" w:author="LKY" w:date="2026-09-15T17:30:12Z">
            <w:r>
              <w:rPr>
                <w:rFonts w:hint="eastAsia" w:ascii="Times New Roman" w:hAnsi="Times New Roman"/>
                <w:bCs/>
                <w:szCs w:val="28"/>
                <w:lang w:val="en-US" w:eastAsia="zh-CN"/>
              </w:rPr>
              <w:t>模块</w:t>
            </w:r>
          </w:ins>
          <w:ins w:id="2171" w:author="LKY" w:date="2026-09-15T17:30:12Z">
            <w:r>
              <w:rPr/>
              <w:tab/>
            </w:r>
          </w:ins>
          <w:ins w:id="2172" w:author="LKY" w:date="2026-09-15T17:30:12Z">
            <w:r>
              <w:rPr/>
              <w:fldChar w:fldCharType="begin"/>
            </w:r>
          </w:ins>
          <w:ins w:id="2173" w:author="LKY" w:date="2026-09-15T17:30:12Z">
            <w:r>
              <w:rPr/>
              <w:instrText xml:space="preserve"> PAGEREF _Toc15654 \h </w:instrText>
            </w:r>
          </w:ins>
          <w:ins w:id="2174" w:author="LKY" w:date="2026-09-15T17:30:12Z">
            <w:r>
              <w:rPr/>
              <w:fldChar w:fldCharType="separate"/>
            </w:r>
          </w:ins>
          <w:ins w:id="2175" w:author="LKY" w:date="2026-09-15T17:30:13Z">
            <w:r>
              <w:rPr/>
              <w:t>14</w:t>
            </w:r>
          </w:ins>
          <w:ins w:id="2176" w:author="LKY" w:date="2026-09-15T17:30:12Z">
            <w:r>
              <w:rPr/>
              <w:fldChar w:fldCharType="end"/>
            </w:r>
          </w:ins>
          <w:ins w:id="2177" w:author="LKY" w:date="2026-09-15T17:30:12Z">
            <w:r>
              <w:rPr/>
              <w:fldChar w:fldCharType="end"/>
            </w:r>
          </w:ins>
        </w:p>
        <w:p w14:paraId="02ED6994">
          <w:pPr>
            <w:pStyle w:val="7"/>
            <w:tabs>
              <w:tab w:val="right" w:leader="dot" w:pos="8306"/>
            </w:tabs>
            <w:rPr>
              <w:ins w:id="2178" w:author="LKY" w:date="2026-09-15T17:30:12Z"/>
            </w:rPr>
          </w:pPr>
          <w:ins w:id="2179" w:author="LKY" w:date="2026-09-15T17:30:12Z">
            <w:r>
              <w:rPr/>
              <w:fldChar w:fldCharType="begin"/>
            </w:r>
          </w:ins>
          <w:ins w:id="2180" w:author="LKY" w:date="2026-09-15T17:30:12Z">
            <w:r>
              <w:rPr/>
              <w:instrText xml:space="preserve"> HYPERLINK \l _Toc9408 </w:instrText>
            </w:r>
          </w:ins>
          <w:ins w:id="2181" w:author="LKY" w:date="2026-09-15T17:30:12Z">
            <w:r>
              <w:rPr/>
              <w:fldChar w:fldCharType="separate"/>
            </w:r>
          </w:ins>
          <w:ins w:id="2182" w:author="LKY" w:date="2026-09-15T17:30:12Z">
            <w:r>
              <w:rPr>
                <w:rFonts w:hint="default" w:ascii="Times New Roman" w:hAnsi="Times New Roman"/>
                <w:bCs/>
                <w:szCs w:val="28"/>
                <w:lang w:val="en-US" w:eastAsia="zh-CN"/>
              </w:rPr>
              <w:t>2.</w:t>
            </w:r>
          </w:ins>
          <w:ins w:id="2183" w:author="LKY" w:date="2026-09-15T17:30:12Z">
            <w:r>
              <w:rPr>
                <w:rFonts w:hint="eastAsia" w:ascii="Times New Roman" w:hAnsi="Times New Roman"/>
                <w:bCs/>
                <w:szCs w:val="28"/>
                <w:lang w:val="en-US" w:eastAsia="zh-CN"/>
              </w:rPr>
              <w:t>3</w:t>
            </w:r>
          </w:ins>
          <w:ins w:id="2184" w:author="LKY" w:date="2026-09-15T17:30:12Z">
            <w:r>
              <w:rPr>
                <w:rFonts w:hint="default" w:ascii="Times New Roman" w:hAnsi="Times New Roman"/>
                <w:bCs/>
                <w:szCs w:val="28"/>
                <w:lang w:val="en-US" w:eastAsia="zh-CN"/>
              </w:rPr>
              <w:t>.</w:t>
            </w:r>
          </w:ins>
          <w:ins w:id="2185" w:author="LKY" w:date="2026-09-15T17:30:12Z">
            <w:r>
              <w:rPr>
                <w:rFonts w:hint="eastAsia" w:ascii="Times New Roman" w:hAnsi="Times New Roman"/>
                <w:bCs/>
                <w:szCs w:val="28"/>
                <w:lang w:val="en-US" w:eastAsia="zh-CN"/>
              </w:rPr>
              <w:t>8 TC模块</w:t>
            </w:r>
          </w:ins>
          <w:ins w:id="2186" w:author="LKY" w:date="2026-09-15T17:30:12Z">
            <w:r>
              <w:rPr/>
              <w:tab/>
            </w:r>
          </w:ins>
          <w:ins w:id="2187" w:author="LKY" w:date="2026-09-15T17:30:12Z">
            <w:r>
              <w:rPr/>
              <w:fldChar w:fldCharType="begin"/>
            </w:r>
          </w:ins>
          <w:ins w:id="2188" w:author="LKY" w:date="2026-09-15T17:30:12Z">
            <w:r>
              <w:rPr/>
              <w:instrText xml:space="preserve"> PAGEREF _Toc9408 \h </w:instrText>
            </w:r>
          </w:ins>
          <w:ins w:id="2189" w:author="LKY" w:date="2026-09-15T17:30:12Z">
            <w:r>
              <w:rPr/>
              <w:fldChar w:fldCharType="separate"/>
            </w:r>
          </w:ins>
          <w:ins w:id="2190" w:author="LKY" w:date="2026-09-15T17:30:13Z">
            <w:r>
              <w:rPr/>
              <w:t>14</w:t>
            </w:r>
          </w:ins>
          <w:ins w:id="2191" w:author="LKY" w:date="2026-09-15T17:30:12Z">
            <w:r>
              <w:rPr/>
              <w:fldChar w:fldCharType="end"/>
            </w:r>
          </w:ins>
          <w:ins w:id="2192" w:author="LKY" w:date="2026-09-15T17:30:12Z">
            <w:r>
              <w:rPr/>
              <w:fldChar w:fldCharType="end"/>
            </w:r>
          </w:ins>
        </w:p>
        <w:p w14:paraId="69709083">
          <w:pPr>
            <w:pStyle w:val="7"/>
            <w:tabs>
              <w:tab w:val="right" w:leader="dot" w:pos="8306"/>
            </w:tabs>
            <w:rPr>
              <w:ins w:id="2193" w:author="LKY" w:date="2026-09-15T17:30:12Z"/>
            </w:rPr>
          </w:pPr>
          <w:ins w:id="2194" w:author="LKY" w:date="2026-09-15T17:30:12Z">
            <w:r>
              <w:rPr/>
              <w:fldChar w:fldCharType="begin"/>
            </w:r>
          </w:ins>
          <w:ins w:id="2195" w:author="LKY" w:date="2026-09-15T17:30:12Z">
            <w:r>
              <w:rPr/>
              <w:instrText xml:space="preserve"> HYPERLINK \l _Toc32229 </w:instrText>
            </w:r>
          </w:ins>
          <w:ins w:id="2196" w:author="LKY" w:date="2026-09-15T17:30:12Z">
            <w:r>
              <w:rPr/>
              <w:fldChar w:fldCharType="separate"/>
            </w:r>
          </w:ins>
          <w:ins w:id="2197" w:author="LKY" w:date="2026-09-15T17:30:12Z">
            <w:r>
              <w:rPr>
                <w:rFonts w:hint="default" w:ascii="Times New Roman" w:hAnsi="Times New Roman"/>
                <w:bCs/>
                <w:szCs w:val="28"/>
                <w:lang w:val="en-US" w:eastAsia="zh-CN"/>
              </w:rPr>
              <w:t>2.</w:t>
            </w:r>
          </w:ins>
          <w:ins w:id="2198" w:author="LKY" w:date="2026-09-15T17:30:12Z">
            <w:r>
              <w:rPr>
                <w:rFonts w:hint="eastAsia" w:ascii="Times New Roman" w:hAnsi="Times New Roman"/>
                <w:bCs/>
                <w:szCs w:val="28"/>
                <w:lang w:val="en-US" w:eastAsia="zh-CN"/>
              </w:rPr>
              <w:t>3</w:t>
            </w:r>
          </w:ins>
          <w:ins w:id="2199" w:author="LKY" w:date="2026-09-15T17:30:12Z">
            <w:r>
              <w:rPr>
                <w:rFonts w:hint="default" w:ascii="Times New Roman" w:hAnsi="Times New Roman"/>
                <w:bCs/>
                <w:szCs w:val="28"/>
                <w:lang w:val="en-US" w:eastAsia="zh-CN"/>
              </w:rPr>
              <w:t>.</w:t>
            </w:r>
          </w:ins>
          <w:ins w:id="2200" w:author="LKY" w:date="2026-09-15T17:30:12Z">
            <w:r>
              <w:rPr>
                <w:rFonts w:hint="eastAsia" w:ascii="Times New Roman" w:hAnsi="Times New Roman"/>
                <w:bCs/>
                <w:szCs w:val="28"/>
                <w:lang w:val="en-US" w:eastAsia="zh-CN"/>
              </w:rPr>
              <w:t xml:space="preserve">9 </w:t>
            </w:r>
          </w:ins>
          <w:ins w:id="2201" w:author="LKY" w:date="2026-09-15T17:30:12Z">
            <w:r>
              <w:rPr>
                <w:rFonts w:hint="default" w:ascii="Times New Roman" w:hAnsi="Times New Roman" w:cs="Times New Roman"/>
                <w:szCs w:val="28"/>
                <w:lang w:val="en-US" w:eastAsia="zh-CN"/>
              </w:rPr>
              <w:t>NTC</w:t>
            </w:r>
          </w:ins>
          <w:ins w:id="2202" w:author="LKY" w:date="2026-09-15T17:30:12Z">
            <w:r>
              <w:rPr>
                <w:rFonts w:hint="eastAsia"/>
                <w:szCs w:val="28"/>
                <w:lang w:val="en-US" w:eastAsia="zh-CN"/>
              </w:rPr>
              <w:t>模块</w:t>
            </w:r>
          </w:ins>
          <w:ins w:id="2203" w:author="LKY" w:date="2026-09-15T17:30:12Z">
            <w:r>
              <w:rPr/>
              <w:tab/>
            </w:r>
          </w:ins>
          <w:ins w:id="2204" w:author="LKY" w:date="2026-09-15T17:30:12Z">
            <w:r>
              <w:rPr/>
              <w:fldChar w:fldCharType="begin"/>
            </w:r>
          </w:ins>
          <w:ins w:id="2205" w:author="LKY" w:date="2026-09-15T17:30:12Z">
            <w:r>
              <w:rPr/>
              <w:instrText xml:space="preserve"> PAGEREF _Toc32229 \h </w:instrText>
            </w:r>
          </w:ins>
          <w:ins w:id="2206" w:author="LKY" w:date="2026-09-15T17:30:12Z">
            <w:r>
              <w:rPr/>
              <w:fldChar w:fldCharType="separate"/>
            </w:r>
          </w:ins>
          <w:ins w:id="2207" w:author="LKY" w:date="2026-09-15T17:30:13Z">
            <w:r>
              <w:rPr/>
              <w:t>14</w:t>
            </w:r>
          </w:ins>
          <w:ins w:id="2208" w:author="LKY" w:date="2026-09-15T17:30:12Z">
            <w:r>
              <w:rPr/>
              <w:fldChar w:fldCharType="end"/>
            </w:r>
          </w:ins>
          <w:ins w:id="2209" w:author="LKY" w:date="2026-09-15T17:30:12Z">
            <w:r>
              <w:rPr/>
              <w:fldChar w:fldCharType="end"/>
            </w:r>
          </w:ins>
        </w:p>
        <w:p w14:paraId="029DDDBA">
          <w:pPr>
            <w:pStyle w:val="7"/>
            <w:tabs>
              <w:tab w:val="right" w:leader="dot" w:pos="8306"/>
            </w:tabs>
            <w:rPr>
              <w:ins w:id="2210" w:author="LKY" w:date="2026-09-15T17:30:12Z"/>
            </w:rPr>
          </w:pPr>
          <w:ins w:id="2211" w:author="LKY" w:date="2026-09-15T17:30:12Z">
            <w:r>
              <w:rPr/>
              <w:fldChar w:fldCharType="begin"/>
            </w:r>
          </w:ins>
          <w:ins w:id="2212" w:author="LKY" w:date="2026-09-15T17:30:12Z">
            <w:r>
              <w:rPr/>
              <w:instrText xml:space="preserve"> HYPERLINK \l _Toc10353 </w:instrText>
            </w:r>
          </w:ins>
          <w:ins w:id="2213" w:author="LKY" w:date="2026-09-15T17:30:12Z">
            <w:r>
              <w:rPr/>
              <w:fldChar w:fldCharType="separate"/>
            </w:r>
          </w:ins>
          <w:ins w:id="2214" w:author="LKY" w:date="2026-09-15T17:30:12Z">
            <w:r>
              <w:rPr>
                <w:rFonts w:hint="eastAsia" w:ascii="Times New Roman" w:hAnsi="Times New Roman"/>
                <w:bCs/>
                <w:szCs w:val="28"/>
                <w:lang w:val="en-US" w:eastAsia="zh-CN"/>
              </w:rPr>
              <w:t>2.3.10 RS485使用</w:t>
            </w:r>
          </w:ins>
          <w:ins w:id="2215" w:author="LKY" w:date="2026-09-15T17:30:12Z">
            <w:r>
              <w:rPr/>
              <w:tab/>
            </w:r>
          </w:ins>
          <w:ins w:id="2216" w:author="LKY" w:date="2026-09-15T17:30:12Z">
            <w:r>
              <w:rPr/>
              <w:fldChar w:fldCharType="begin"/>
            </w:r>
          </w:ins>
          <w:ins w:id="2217" w:author="LKY" w:date="2026-09-15T17:30:12Z">
            <w:r>
              <w:rPr/>
              <w:instrText xml:space="preserve"> PAGEREF _Toc10353 \h </w:instrText>
            </w:r>
          </w:ins>
          <w:ins w:id="2218" w:author="LKY" w:date="2026-09-15T17:30:12Z">
            <w:r>
              <w:rPr/>
              <w:fldChar w:fldCharType="separate"/>
            </w:r>
          </w:ins>
          <w:ins w:id="2219" w:author="LKY" w:date="2026-09-15T17:30:13Z">
            <w:r>
              <w:rPr/>
              <w:t>14</w:t>
            </w:r>
          </w:ins>
          <w:ins w:id="2220" w:author="LKY" w:date="2026-09-15T17:30:12Z">
            <w:r>
              <w:rPr/>
              <w:fldChar w:fldCharType="end"/>
            </w:r>
          </w:ins>
          <w:ins w:id="2221" w:author="LKY" w:date="2026-09-15T17:30:12Z">
            <w:r>
              <w:rPr/>
              <w:fldChar w:fldCharType="end"/>
            </w:r>
          </w:ins>
        </w:p>
        <w:p w14:paraId="768BDA61">
          <w:pPr>
            <w:pStyle w:val="7"/>
            <w:tabs>
              <w:tab w:val="right" w:leader="dot" w:pos="8306"/>
            </w:tabs>
            <w:rPr>
              <w:ins w:id="2222" w:author="LKY" w:date="2026-09-15T17:30:12Z"/>
            </w:rPr>
          </w:pPr>
          <w:ins w:id="2223" w:author="LKY" w:date="2026-09-15T17:30:12Z">
            <w:r>
              <w:rPr/>
              <w:fldChar w:fldCharType="begin"/>
            </w:r>
          </w:ins>
          <w:ins w:id="2224" w:author="LKY" w:date="2026-09-15T17:30:12Z">
            <w:r>
              <w:rPr/>
              <w:instrText xml:space="preserve"> HYPERLINK \l _Toc12179 </w:instrText>
            </w:r>
          </w:ins>
          <w:ins w:id="2225" w:author="LKY" w:date="2026-09-15T17:30:12Z">
            <w:r>
              <w:rPr/>
              <w:fldChar w:fldCharType="separate"/>
            </w:r>
          </w:ins>
          <w:ins w:id="2226" w:author="LKY" w:date="2026-09-15T17:30:12Z">
            <w:r>
              <w:rPr>
                <w:rFonts w:hint="eastAsia" w:ascii="Times New Roman" w:hAnsi="Times New Roman"/>
                <w:bCs/>
                <w:szCs w:val="28"/>
                <w:lang w:val="en-US" w:eastAsia="zh-CN"/>
              </w:rPr>
              <w:t>2.3.11 CAN使用</w:t>
            </w:r>
          </w:ins>
          <w:ins w:id="2227" w:author="LKY" w:date="2026-09-15T17:30:12Z">
            <w:r>
              <w:rPr/>
              <w:tab/>
            </w:r>
          </w:ins>
          <w:ins w:id="2228" w:author="LKY" w:date="2026-09-15T17:30:12Z">
            <w:r>
              <w:rPr/>
              <w:fldChar w:fldCharType="begin"/>
            </w:r>
          </w:ins>
          <w:ins w:id="2229" w:author="LKY" w:date="2026-09-15T17:30:12Z">
            <w:r>
              <w:rPr/>
              <w:instrText xml:space="preserve"> PAGEREF _Toc12179 \h </w:instrText>
            </w:r>
          </w:ins>
          <w:ins w:id="2230" w:author="LKY" w:date="2026-09-15T17:30:12Z">
            <w:r>
              <w:rPr/>
              <w:fldChar w:fldCharType="separate"/>
            </w:r>
          </w:ins>
          <w:ins w:id="2231" w:author="LKY" w:date="2026-09-15T17:30:13Z">
            <w:r>
              <w:rPr/>
              <w:t>15</w:t>
            </w:r>
          </w:ins>
          <w:ins w:id="2232" w:author="LKY" w:date="2026-09-15T17:30:12Z">
            <w:r>
              <w:rPr/>
              <w:fldChar w:fldCharType="end"/>
            </w:r>
          </w:ins>
          <w:ins w:id="2233" w:author="LKY" w:date="2026-09-15T17:30:12Z">
            <w:r>
              <w:rPr/>
              <w:fldChar w:fldCharType="end"/>
            </w:r>
          </w:ins>
        </w:p>
        <w:p w14:paraId="2ED5A892">
          <w:pPr>
            <w:pStyle w:val="7"/>
            <w:tabs>
              <w:tab w:val="right" w:leader="dot" w:pos="8306"/>
            </w:tabs>
            <w:rPr>
              <w:ins w:id="2234" w:author="LKY" w:date="2026-09-15T17:30:12Z"/>
            </w:rPr>
          </w:pPr>
          <w:ins w:id="2235" w:author="LKY" w:date="2026-09-15T17:30:12Z">
            <w:r>
              <w:rPr/>
              <w:fldChar w:fldCharType="begin"/>
            </w:r>
          </w:ins>
          <w:ins w:id="2236" w:author="LKY" w:date="2026-09-15T17:30:12Z">
            <w:r>
              <w:rPr/>
              <w:instrText xml:space="preserve"> HYPERLINK \l _Toc12938 </w:instrText>
            </w:r>
          </w:ins>
          <w:ins w:id="2237" w:author="LKY" w:date="2026-09-15T17:30:12Z">
            <w:r>
              <w:rPr/>
              <w:fldChar w:fldCharType="separate"/>
            </w:r>
          </w:ins>
          <w:ins w:id="2238" w:author="LKY" w:date="2026-09-15T17:30:12Z">
            <w:r>
              <w:rPr>
                <w:rFonts w:hint="eastAsia" w:ascii="Times New Roman" w:hAnsi="Times New Roman" w:cstheme="minorBidi"/>
                <w:bCs/>
                <w:kern w:val="2"/>
                <w:szCs w:val="28"/>
                <w:lang w:val="en-US" w:eastAsia="zh-CN" w:bidi="ar-SA"/>
              </w:rPr>
              <w:t>2.3.12 N板端口使用</w:t>
            </w:r>
          </w:ins>
          <w:ins w:id="2239" w:author="LKY" w:date="2026-09-15T17:30:12Z">
            <w:r>
              <w:rPr/>
              <w:tab/>
            </w:r>
          </w:ins>
          <w:ins w:id="2240" w:author="LKY" w:date="2026-09-15T17:30:12Z">
            <w:r>
              <w:rPr/>
              <w:fldChar w:fldCharType="begin"/>
            </w:r>
          </w:ins>
          <w:ins w:id="2241" w:author="LKY" w:date="2026-09-15T17:30:12Z">
            <w:r>
              <w:rPr/>
              <w:instrText xml:space="preserve"> PAGEREF _Toc12938 \h </w:instrText>
            </w:r>
          </w:ins>
          <w:ins w:id="2242" w:author="LKY" w:date="2026-09-15T17:30:12Z">
            <w:r>
              <w:rPr/>
              <w:fldChar w:fldCharType="separate"/>
            </w:r>
          </w:ins>
          <w:ins w:id="2243" w:author="LKY" w:date="2026-09-15T17:30:13Z">
            <w:r>
              <w:rPr/>
              <w:t>16</w:t>
            </w:r>
          </w:ins>
          <w:ins w:id="2244" w:author="LKY" w:date="2026-09-15T17:30:12Z">
            <w:r>
              <w:rPr/>
              <w:fldChar w:fldCharType="end"/>
            </w:r>
          </w:ins>
          <w:ins w:id="2245" w:author="LKY" w:date="2026-09-15T17:30:12Z">
            <w:r>
              <w:rPr/>
              <w:fldChar w:fldCharType="end"/>
            </w:r>
          </w:ins>
        </w:p>
        <w:p w14:paraId="5801C917">
          <w:pPr>
            <w:pStyle w:val="11"/>
            <w:tabs>
              <w:tab w:val="right" w:leader="dot" w:pos="8306"/>
            </w:tabs>
            <w:rPr>
              <w:ins w:id="2246" w:author="LKY" w:date="2026-09-15T17:30:12Z"/>
            </w:rPr>
          </w:pPr>
          <w:ins w:id="2247" w:author="LKY" w:date="2026-09-15T17:30:12Z">
            <w:r>
              <w:rPr/>
              <w:fldChar w:fldCharType="begin"/>
            </w:r>
          </w:ins>
          <w:ins w:id="2248" w:author="LKY" w:date="2026-09-15T17:30:12Z">
            <w:r>
              <w:rPr/>
              <w:instrText xml:space="preserve"> HYPERLINK \l _Toc5892 </w:instrText>
            </w:r>
          </w:ins>
          <w:ins w:id="2249" w:author="LKY" w:date="2026-09-15T17:30:12Z">
            <w:r>
              <w:rPr/>
              <w:fldChar w:fldCharType="separate"/>
            </w:r>
          </w:ins>
          <w:ins w:id="2250" w:author="LKY" w:date="2026-09-15T17:30:12Z">
            <w:r>
              <w:rPr>
                <w:rFonts w:hint="eastAsia" w:ascii="Times New Roman" w:hAnsi="Times New Roman" w:eastAsia="宋体" w:cs="宋体"/>
                <w:bCs/>
                <w:szCs w:val="32"/>
                <w:lang w:val="en-US" w:eastAsia="zh-CN"/>
              </w:rPr>
              <w:t>2.4 LED</w:t>
            </w:r>
          </w:ins>
          <w:ins w:id="2251" w:author="LKY" w:date="2026-09-15T17:30:12Z">
            <w:r>
              <w:rPr/>
              <w:tab/>
            </w:r>
          </w:ins>
          <w:ins w:id="2252" w:author="LKY" w:date="2026-09-15T17:30:12Z">
            <w:r>
              <w:rPr/>
              <w:fldChar w:fldCharType="begin"/>
            </w:r>
          </w:ins>
          <w:ins w:id="2253" w:author="LKY" w:date="2026-09-15T17:30:12Z">
            <w:r>
              <w:rPr/>
              <w:instrText xml:space="preserve"> PAGEREF _Toc5892 \h </w:instrText>
            </w:r>
          </w:ins>
          <w:ins w:id="2254" w:author="LKY" w:date="2026-09-15T17:30:12Z">
            <w:r>
              <w:rPr/>
              <w:fldChar w:fldCharType="separate"/>
            </w:r>
          </w:ins>
          <w:ins w:id="2255" w:author="LKY" w:date="2026-09-15T17:30:13Z">
            <w:r>
              <w:rPr/>
              <w:t>25</w:t>
            </w:r>
          </w:ins>
          <w:ins w:id="2256" w:author="LKY" w:date="2026-09-15T17:30:12Z">
            <w:r>
              <w:rPr/>
              <w:fldChar w:fldCharType="end"/>
            </w:r>
          </w:ins>
          <w:ins w:id="2257" w:author="LKY" w:date="2026-09-15T17:30:12Z">
            <w:r>
              <w:rPr/>
              <w:fldChar w:fldCharType="end"/>
            </w:r>
          </w:ins>
        </w:p>
        <w:p w14:paraId="306096C5">
          <w:pPr>
            <w:pStyle w:val="11"/>
            <w:tabs>
              <w:tab w:val="right" w:leader="dot" w:pos="8306"/>
            </w:tabs>
            <w:rPr>
              <w:ins w:id="2258" w:author="LKY" w:date="2026-09-15T17:30:12Z"/>
            </w:rPr>
          </w:pPr>
          <w:ins w:id="2259" w:author="LKY" w:date="2026-09-15T17:30:12Z">
            <w:r>
              <w:rPr/>
              <w:fldChar w:fldCharType="begin"/>
            </w:r>
          </w:ins>
          <w:ins w:id="2260" w:author="LKY" w:date="2026-09-15T17:30:12Z">
            <w:r>
              <w:rPr/>
              <w:instrText xml:space="preserve"> HYPERLINK \l _Toc15911 </w:instrText>
            </w:r>
          </w:ins>
          <w:ins w:id="2261" w:author="LKY" w:date="2026-09-15T17:30:12Z">
            <w:r>
              <w:rPr/>
              <w:fldChar w:fldCharType="separate"/>
            </w:r>
          </w:ins>
          <w:ins w:id="2262" w:author="LKY" w:date="2026-09-15T17:30:12Z">
            <w:r>
              <w:rPr>
                <w:rFonts w:hint="eastAsia" w:ascii="Times New Roman" w:hAnsi="Times New Roman"/>
                <w:bCs/>
                <w:szCs w:val="32"/>
                <w:lang w:val="en-US" w:eastAsia="zh-CN"/>
              </w:rPr>
              <w:t>2.5网络接口</w:t>
            </w:r>
          </w:ins>
          <w:ins w:id="2263" w:author="LKY" w:date="2026-09-15T17:30:12Z">
            <w:r>
              <w:rPr/>
              <w:tab/>
            </w:r>
          </w:ins>
          <w:ins w:id="2264" w:author="LKY" w:date="2026-09-15T17:30:12Z">
            <w:r>
              <w:rPr/>
              <w:fldChar w:fldCharType="begin"/>
            </w:r>
          </w:ins>
          <w:ins w:id="2265" w:author="LKY" w:date="2026-09-15T17:30:12Z">
            <w:r>
              <w:rPr/>
              <w:instrText xml:space="preserve"> PAGEREF _Toc15911 \h </w:instrText>
            </w:r>
          </w:ins>
          <w:ins w:id="2266" w:author="LKY" w:date="2026-09-15T17:30:12Z">
            <w:r>
              <w:rPr/>
              <w:fldChar w:fldCharType="separate"/>
            </w:r>
          </w:ins>
          <w:ins w:id="2267" w:author="LKY" w:date="2026-09-15T17:30:13Z">
            <w:r>
              <w:rPr/>
              <w:t>25</w:t>
            </w:r>
          </w:ins>
          <w:ins w:id="2268" w:author="LKY" w:date="2026-09-15T17:30:12Z">
            <w:r>
              <w:rPr/>
              <w:fldChar w:fldCharType="end"/>
            </w:r>
          </w:ins>
          <w:ins w:id="2269" w:author="LKY" w:date="2026-09-15T17:30:12Z">
            <w:r>
              <w:rPr/>
              <w:fldChar w:fldCharType="end"/>
            </w:r>
          </w:ins>
        </w:p>
        <w:p w14:paraId="282BDF93">
          <w:pPr>
            <w:pStyle w:val="11"/>
            <w:tabs>
              <w:tab w:val="right" w:leader="dot" w:pos="8306"/>
            </w:tabs>
            <w:rPr>
              <w:ins w:id="2270" w:author="LKY" w:date="2026-09-15T17:30:12Z"/>
            </w:rPr>
          </w:pPr>
          <w:ins w:id="2271" w:author="LKY" w:date="2026-09-15T17:30:12Z">
            <w:r>
              <w:rPr/>
              <w:fldChar w:fldCharType="begin"/>
            </w:r>
          </w:ins>
          <w:ins w:id="2272" w:author="LKY" w:date="2026-09-15T17:30:12Z">
            <w:r>
              <w:rPr/>
              <w:instrText xml:space="preserve"> HYPERLINK \l _Toc13560 </w:instrText>
            </w:r>
          </w:ins>
          <w:ins w:id="2273" w:author="LKY" w:date="2026-09-15T17:30:12Z">
            <w:r>
              <w:rPr/>
              <w:fldChar w:fldCharType="separate"/>
            </w:r>
          </w:ins>
          <w:ins w:id="2274" w:author="LKY" w:date="2026-09-15T17:30:12Z">
            <w:r>
              <w:rPr>
                <w:rFonts w:hint="eastAsia" w:ascii="Times New Roman" w:hAnsi="Times New Roman" w:cs="宋体"/>
                <w:szCs w:val="32"/>
                <w:lang w:val="en-US" w:eastAsia="zh-CN" w:bidi="en-US"/>
              </w:rPr>
              <w:t>2.6 USB接口</w:t>
            </w:r>
          </w:ins>
          <w:ins w:id="2275" w:author="LKY" w:date="2026-09-15T17:30:12Z">
            <w:r>
              <w:rPr/>
              <w:tab/>
            </w:r>
          </w:ins>
          <w:ins w:id="2276" w:author="LKY" w:date="2026-09-15T17:30:12Z">
            <w:r>
              <w:rPr/>
              <w:fldChar w:fldCharType="begin"/>
            </w:r>
          </w:ins>
          <w:ins w:id="2277" w:author="LKY" w:date="2026-09-15T17:30:12Z">
            <w:r>
              <w:rPr/>
              <w:instrText xml:space="preserve"> PAGEREF _Toc13560 \h </w:instrText>
            </w:r>
          </w:ins>
          <w:ins w:id="2278" w:author="LKY" w:date="2026-09-15T17:30:12Z">
            <w:r>
              <w:rPr/>
              <w:fldChar w:fldCharType="separate"/>
            </w:r>
          </w:ins>
          <w:ins w:id="2279" w:author="LKY" w:date="2026-09-15T17:30:13Z">
            <w:r>
              <w:rPr/>
              <w:t>27</w:t>
            </w:r>
          </w:ins>
          <w:ins w:id="2280" w:author="LKY" w:date="2026-09-15T17:30:12Z">
            <w:r>
              <w:rPr/>
              <w:fldChar w:fldCharType="end"/>
            </w:r>
          </w:ins>
          <w:ins w:id="2281" w:author="LKY" w:date="2026-09-15T17:30:12Z">
            <w:r>
              <w:rPr/>
              <w:fldChar w:fldCharType="end"/>
            </w:r>
          </w:ins>
        </w:p>
        <w:p w14:paraId="313C0BD5">
          <w:pPr>
            <w:pStyle w:val="11"/>
            <w:tabs>
              <w:tab w:val="right" w:leader="dot" w:pos="8306"/>
            </w:tabs>
            <w:rPr>
              <w:ins w:id="2282" w:author="LKY" w:date="2026-09-15T17:30:12Z"/>
            </w:rPr>
          </w:pPr>
          <w:ins w:id="2283" w:author="LKY" w:date="2026-09-15T17:30:12Z">
            <w:r>
              <w:rPr/>
              <w:fldChar w:fldCharType="begin"/>
            </w:r>
          </w:ins>
          <w:ins w:id="2284" w:author="LKY" w:date="2026-09-15T17:30:12Z">
            <w:r>
              <w:rPr/>
              <w:instrText xml:space="preserve"> HYPERLINK \l _Toc3589 </w:instrText>
            </w:r>
          </w:ins>
          <w:ins w:id="2285" w:author="LKY" w:date="2026-09-15T17:30:12Z">
            <w:r>
              <w:rPr/>
              <w:fldChar w:fldCharType="separate"/>
            </w:r>
          </w:ins>
          <w:ins w:id="2286" w:author="LKY" w:date="2026-09-15T17:30:12Z">
            <w:r>
              <w:rPr>
                <w:rFonts w:hint="eastAsia" w:ascii="Times New Roman" w:hAnsi="Times New Roman" w:cs="宋体"/>
                <w:szCs w:val="32"/>
                <w:lang w:val="en-US" w:eastAsia="zh-CN" w:bidi="en-US"/>
              </w:rPr>
              <w:t>2.7 HDMI接口</w:t>
            </w:r>
          </w:ins>
          <w:ins w:id="2287" w:author="LKY" w:date="2026-09-15T17:30:12Z">
            <w:r>
              <w:rPr/>
              <w:tab/>
            </w:r>
          </w:ins>
          <w:ins w:id="2288" w:author="LKY" w:date="2026-09-15T17:30:12Z">
            <w:r>
              <w:rPr/>
              <w:fldChar w:fldCharType="begin"/>
            </w:r>
          </w:ins>
          <w:ins w:id="2289" w:author="LKY" w:date="2026-09-15T17:30:12Z">
            <w:r>
              <w:rPr/>
              <w:instrText xml:space="preserve"> PAGEREF _Toc3589 \h </w:instrText>
            </w:r>
          </w:ins>
          <w:ins w:id="2290" w:author="LKY" w:date="2026-09-15T17:30:12Z">
            <w:r>
              <w:rPr/>
              <w:fldChar w:fldCharType="separate"/>
            </w:r>
          </w:ins>
          <w:ins w:id="2291" w:author="LKY" w:date="2026-09-15T17:30:13Z">
            <w:r>
              <w:rPr/>
              <w:t>29</w:t>
            </w:r>
          </w:ins>
          <w:ins w:id="2292" w:author="LKY" w:date="2026-09-15T17:30:12Z">
            <w:r>
              <w:rPr/>
              <w:fldChar w:fldCharType="end"/>
            </w:r>
          </w:ins>
          <w:ins w:id="2293" w:author="LKY" w:date="2026-09-15T17:30:12Z">
            <w:r>
              <w:rPr/>
              <w:fldChar w:fldCharType="end"/>
            </w:r>
          </w:ins>
        </w:p>
        <w:p w14:paraId="1C5F3DE8">
          <w:pPr>
            <w:pStyle w:val="11"/>
            <w:tabs>
              <w:tab w:val="right" w:leader="dot" w:pos="8306"/>
            </w:tabs>
            <w:rPr>
              <w:ins w:id="2294" w:author="LKY" w:date="2026-09-15T17:30:12Z"/>
            </w:rPr>
          </w:pPr>
          <w:ins w:id="2295" w:author="LKY" w:date="2026-09-15T17:30:12Z">
            <w:r>
              <w:rPr/>
              <w:fldChar w:fldCharType="begin"/>
            </w:r>
          </w:ins>
          <w:ins w:id="2296" w:author="LKY" w:date="2026-09-15T17:30:12Z">
            <w:r>
              <w:rPr/>
              <w:instrText xml:space="preserve"> HYPERLINK \l _Toc975 </w:instrText>
            </w:r>
          </w:ins>
          <w:ins w:id="2297" w:author="LKY" w:date="2026-09-15T17:30:12Z">
            <w:r>
              <w:rPr/>
              <w:fldChar w:fldCharType="separate"/>
            </w:r>
          </w:ins>
          <w:ins w:id="2298" w:author="LKY" w:date="2026-09-15T17:30:12Z">
            <w:r>
              <w:rPr>
                <w:rFonts w:hint="eastAsia" w:ascii="Times New Roman" w:hAnsi="Times New Roman" w:cs="宋体"/>
                <w:kern w:val="2"/>
                <w:szCs w:val="32"/>
                <w:lang w:val="en-US" w:eastAsia="zh-CN" w:bidi="en-US"/>
              </w:rPr>
              <w:t>2.8调试串口</w:t>
            </w:r>
          </w:ins>
          <w:ins w:id="2299" w:author="LKY" w:date="2026-09-15T17:30:12Z">
            <w:r>
              <w:rPr/>
              <w:tab/>
            </w:r>
          </w:ins>
          <w:ins w:id="2300" w:author="LKY" w:date="2026-09-15T17:30:12Z">
            <w:r>
              <w:rPr/>
              <w:fldChar w:fldCharType="begin"/>
            </w:r>
          </w:ins>
          <w:ins w:id="2301" w:author="LKY" w:date="2026-09-15T17:30:12Z">
            <w:r>
              <w:rPr/>
              <w:instrText xml:space="preserve"> PAGEREF _Toc975 \h </w:instrText>
            </w:r>
          </w:ins>
          <w:ins w:id="2302" w:author="LKY" w:date="2026-09-15T17:30:12Z">
            <w:r>
              <w:rPr/>
              <w:fldChar w:fldCharType="separate"/>
            </w:r>
          </w:ins>
          <w:ins w:id="2303" w:author="LKY" w:date="2026-09-15T17:30:13Z">
            <w:r>
              <w:rPr/>
              <w:t>30</w:t>
            </w:r>
          </w:ins>
          <w:ins w:id="2304" w:author="LKY" w:date="2026-09-15T17:30:12Z">
            <w:r>
              <w:rPr/>
              <w:fldChar w:fldCharType="end"/>
            </w:r>
          </w:ins>
          <w:ins w:id="2305" w:author="LKY" w:date="2026-09-15T17:30:12Z">
            <w:r>
              <w:rPr/>
              <w:fldChar w:fldCharType="end"/>
            </w:r>
          </w:ins>
        </w:p>
        <w:p w14:paraId="6548AB21">
          <w:pPr>
            <w:pStyle w:val="11"/>
            <w:tabs>
              <w:tab w:val="right" w:leader="dot" w:pos="8306"/>
            </w:tabs>
            <w:rPr>
              <w:ins w:id="2306" w:author="LKY" w:date="2026-09-15T17:30:13Z"/>
            </w:rPr>
          </w:pPr>
          <w:ins w:id="2307" w:author="LKY" w:date="2026-09-15T17:30:12Z">
            <w:r>
              <w:rPr/>
              <w:fldChar w:fldCharType="begin"/>
            </w:r>
          </w:ins>
          <w:ins w:id="2308" w:author="LKY" w:date="2026-09-15T17:30:12Z">
            <w:r>
              <w:rPr/>
              <w:instrText xml:space="preserve"> HYPERLINK \l _Toc13135 </w:instrText>
            </w:r>
          </w:ins>
          <w:ins w:id="2309" w:author="LKY" w:date="2026-09-15T17:30:12Z">
            <w:r>
              <w:rPr/>
              <w:fldChar w:fldCharType="separate"/>
            </w:r>
          </w:ins>
          <w:ins w:id="2310" w:author="LKY" w:date="2026-09-15T17:30:13Z">
            <w:r>
              <w:rPr>
                <w:rFonts w:hint="eastAsia" w:ascii="Times New Roman" w:hAnsi="Times New Roman" w:cs="宋体"/>
                <w:kern w:val="2"/>
                <w:szCs w:val="32"/>
                <w:lang w:val="en-US" w:eastAsia="zh-CN" w:bidi="en-US"/>
              </w:rPr>
              <w:t>2.9 SIM卡插槽</w:t>
            </w:r>
          </w:ins>
          <w:ins w:id="2311" w:author="LKY" w:date="2026-09-15T17:30:13Z">
            <w:r>
              <w:rPr/>
              <w:tab/>
            </w:r>
          </w:ins>
          <w:ins w:id="2312" w:author="LKY" w:date="2026-09-15T17:30:13Z">
            <w:r>
              <w:rPr/>
              <w:fldChar w:fldCharType="begin"/>
            </w:r>
          </w:ins>
          <w:ins w:id="2313" w:author="LKY" w:date="2026-09-15T17:30:13Z">
            <w:r>
              <w:rPr/>
              <w:instrText xml:space="preserve"> PAGEREF _Toc13135 \h </w:instrText>
            </w:r>
          </w:ins>
          <w:ins w:id="2314" w:author="LKY" w:date="2026-09-15T17:30:13Z">
            <w:r>
              <w:rPr/>
              <w:fldChar w:fldCharType="separate"/>
            </w:r>
          </w:ins>
          <w:ins w:id="2315" w:author="LKY" w:date="2026-09-15T17:30:13Z">
            <w:r>
              <w:rPr/>
              <w:t>30</w:t>
            </w:r>
          </w:ins>
          <w:ins w:id="2316" w:author="LKY" w:date="2026-09-15T17:30:13Z">
            <w:r>
              <w:rPr/>
              <w:fldChar w:fldCharType="end"/>
            </w:r>
          </w:ins>
          <w:ins w:id="2317" w:author="LKY" w:date="2026-09-15T17:30:12Z">
            <w:r>
              <w:rPr/>
              <w:fldChar w:fldCharType="end"/>
            </w:r>
          </w:ins>
        </w:p>
        <w:p w14:paraId="472360D5">
          <w:pPr>
            <w:pStyle w:val="11"/>
            <w:tabs>
              <w:tab w:val="right" w:leader="dot" w:pos="8306"/>
            </w:tabs>
            <w:rPr>
              <w:ins w:id="2318" w:author="LKY" w:date="2026-09-15T17:30:13Z"/>
            </w:rPr>
          </w:pPr>
          <w:ins w:id="2319" w:author="LKY" w:date="2026-09-15T17:30:13Z">
            <w:r>
              <w:rPr/>
              <w:fldChar w:fldCharType="begin"/>
            </w:r>
          </w:ins>
          <w:ins w:id="2320" w:author="LKY" w:date="2026-09-15T17:30:13Z">
            <w:r>
              <w:rPr/>
              <w:instrText xml:space="preserve"> HYPERLINK \l _Toc30503 </w:instrText>
            </w:r>
          </w:ins>
          <w:ins w:id="2321" w:author="LKY" w:date="2026-09-15T17:30:13Z">
            <w:r>
              <w:rPr/>
              <w:fldChar w:fldCharType="separate"/>
            </w:r>
          </w:ins>
          <w:ins w:id="2322" w:author="LKY" w:date="2026-09-15T17:30:13Z">
            <w:r>
              <w:rPr>
                <w:rFonts w:hint="eastAsia" w:ascii="Times New Roman" w:hAnsi="Times New Roman" w:cs="宋体"/>
                <w:kern w:val="2"/>
                <w:szCs w:val="32"/>
                <w:lang w:val="en-US" w:eastAsia="zh-CN" w:bidi="en-US"/>
              </w:rPr>
              <w:t>2.10 SD卡插槽</w:t>
            </w:r>
          </w:ins>
          <w:ins w:id="2323" w:author="LKY" w:date="2026-09-15T17:30:13Z">
            <w:r>
              <w:rPr/>
              <w:tab/>
            </w:r>
          </w:ins>
          <w:ins w:id="2324" w:author="LKY" w:date="2026-09-15T17:30:13Z">
            <w:r>
              <w:rPr/>
              <w:fldChar w:fldCharType="begin"/>
            </w:r>
          </w:ins>
          <w:ins w:id="2325" w:author="LKY" w:date="2026-09-15T17:30:13Z">
            <w:r>
              <w:rPr/>
              <w:instrText xml:space="preserve"> PAGEREF _Toc30503 \h </w:instrText>
            </w:r>
          </w:ins>
          <w:ins w:id="2326" w:author="LKY" w:date="2026-09-15T17:30:13Z">
            <w:r>
              <w:rPr/>
              <w:fldChar w:fldCharType="separate"/>
            </w:r>
          </w:ins>
          <w:ins w:id="2327" w:author="LKY" w:date="2026-09-15T17:30:13Z">
            <w:r>
              <w:rPr/>
              <w:t>30</w:t>
            </w:r>
          </w:ins>
          <w:ins w:id="2328" w:author="LKY" w:date="2026-09-15T17:30:13Z">
            <w:r>
              <w:rPr/>
              <w:fldChar w:fldCharType="end"/>
            </w:r>
          </w:ins>
          <w:ins w:id="2329" w:author="LKY" w:date="2026-09-15T17:30:13Z">
            <w:r>
              <w:rPr/>
              <w:fldChar w:fldCharType="end"/>
            </w:r>
          </w:ins>
        </w:p>
        <w:p w14:paraId="76C6AB24">
          <w:pPr>
            <w:pStyle w:val="11"/>
            <w:tabs>
              <w:tab w:val="right" w:leader="dot" w:pos="8306"/>
            </w:tabs>
            <w:rPr>
              <w:ins w:id="2330" w:author="LKY" w:date="2026-09-15T17:30:13Z"/>
            </w:rPr>
          </w:pPr>
          <w:ins w:id="2331" w:author="LKY" w:date="2026-09-15T17:30:13Z">
            <w:r>
              <w:rPr/>
              <w:fldChar w:fldCharType="begin"/>
            </w:r>
          </w:ins>
          <w:ins w:id="2332" w:author="LKY" w:date="2026-09-15T17:30:13Z">
            <w:r>
              <w:rPr/>
              <w:instrText xml:space="preserve"> HYPERLINK \l _Toc26048 </w:instrText>
            </w:r>
          </w:ins>
          <w:ins w:id="2333" w:author="LKY" w:date="2026-09-15T17:30:13Z">
            <w:r>
              <w:rPr/>
              <w:fldChar w:fldCharType="separate"/>
            </w:r>
          </w:ins>
          <w:ins w:id="2334" w:author="LKY" w:date="2026-09-15T17:30:13Z">
            <w:r>
              <w:rPr>
                <w:rFonts w:hint="eastAsia" w:ascii="Times New Roman" w:hAnsi="Times New Roman" w:cs="宋体"/>
                <w:kern w:val="2"/>
                <w:szCs w:val="32"/>
                <w:lang w:val="en-US" w:eastAsia="zh-CN" w:bidi="en-US"/>
              </w:rPr>
              <w:t>2.11重启按钮</w:t>
            </w:r>
          </w:ins>
          <w:ins w:id="2335" w:author="LKY" w:date="2026-09-15T17:30:13Z">
            <w:r>
              <w:rPr/>
              <w:tab/>
            </w:r>
          </w:ins>
          <w:ins w:id="2336" w:author="LKY" w:date="2026-09-15T17:30:13Z">
            <w:r>
              <w:rPr/>
              <w:fldChar w:fldCharType="begin"/>
            </w:r>
          </w:ins>
          <w:ins w:id="2337" w:author="LKY" w:date="2026-09-15T17:30:13Z">
            <w:r>
              <w:rPr/>
              <w:instrText xml:space="preserve"> PAGEREF _Toc26048 \h </w:instrText>
            </w:r>
          </w:ins>
          <w:ins w:id="2338" w:author="LKY" w:date="2026-09-15T17:30:13Z">
            <w:r>
              <w:rPr/>
              <w:fldChar w:fldCharType="separate"/>
            </w:r>
          </w:ins>
          <w:ins w:id="2339" w:author="LKY" w:date="2026-09-15T17:30:13Z">
            <w:r>
              <w:rPr/>
              <w:t>32</w:t>
            </w:r>
          </w:ins>
          <w:ins w:id="2340" w:author="LKY" w:date="2026-09-15T17:30:13Z">
            <w:r>
              <w:rPr/>
              <w:fldChar w:fldCharType="end"/>
            </w:r>
          </w:ins>
          <w:ins w:id="2341" w:author="LKY" w:date="2026-09-15T17:30:13Z">
            <w:r>
              <w:rPr/>
              <w:fldChar w:fldCharType="end"/>
            </w:r>
          </w:ins>
        </w:p>
        <w:p w14:paraId="5F0B4F4F">
          <w:pPr>
            <w:pStyle w:val="11"/>
            <w:tabs>
              <w:tab w:val="right" w:leader="dot" w:pos="8306"/>
            </w:tabs>
            <w:rPr>
              <w:ins w:id="2342" w:author="LKY" w:date="2026-09-15T17:30:13Z"/>
            </w:rPr>
          </w:pPr>
          <w:ins w:id="2343" w:author="LKY" w:date="2026-09-15T17:30:13Z">
            <w:r>
              <w:rPr/>
              <w:fldChar w:fldCharType="begin"/>
            </w:r>
          </w:ins>
          <w:ins w:id="2344" w:author="LKY" w:date="2026-09-15T17:30:13Z">
            <w:r>
              <w:rPr/>
              <w:instrText xml:space="preserve"> HYPERLINK \l _Toc6149 </w:instrText>
            </w:r>
          </w:ins>
          <w:ins w:id="2345" w:author="LKY" w:date="2026-09-15T17:30:13Z">
            <w:r>
              <w:rPr/>
              <w:fldChar w:fldCharType="separate"/>
            </w:r>
          </w:ins>
          <w:ins w:id="2346" w:author="LKY" w:date="2026-09-15T17:30:13Z">
            <w:r>
              <w:rPr>
                <w:rFonts w:hint="eastAsia" w:ascii="Times New Roman" w:hAnsi="Times New Roman" w:cs="宋体"/>
                <w:kern w:val="2"/>
                <w:szCs w:val="32"/>
                <w:lang w:val="en-US" w:eastAsia="zh-CN" w:bidi="en-US"/>
              </w:rPr>
              <w:t>2.12 PCIE接口</w:t>
            </w:r>
          </w:ins>
          <w:ins w:id="2347" w:author="LKY" w:date="2026-09-15T17:30:13Z">
            <w:r>
              <w:rPr/>
              <w:tab/>
            </w:r>
          </w:ins>
          <w:ins w:id="2348" w:author="LKY" w:date="2026-09-15T17:30:13Z">
            <w:r>
              <w:rPr/>
              <w:fldChar w:fldCharType="begin"/>
            </w:r>
          </w:ins>
          <w:ins w:id="2349" w:author="LKY" w:date="2026-09-15T17:30:13Z">
            <w:r>
              <w:rPr/>
              <w:instrText xml:space="preserve"> PAGEREF _Toc6149 \h </w:instrText>
            </w:r>
          </w:ins>
          <w:ins w:id="2350" w:author="LKY" w:date="2026-09-15T17:30:13Z">
            <w:r>
              <w:rPr/>
              <w:fldChar w:fldCharType="separate"/>
            </w:r>
          </w:ins>
          <w:ins w:id="2351" w:author="LKY" w:date="2026-09-15T17:30:13Z">
            <w:r>
              <w:rPr/>
              <w:t>32</w:t>
            </w:r>
          </w:ins>
          <w:ins w:id="2352" w:author="LKY" w:date="2026-09-15T17:30:13Z">
            <w:r>
              <w:rPr/>
              <w:fldChar w:fldCharType="end"/>
            </w:r>
          </w:ins>
          <w:ins w:id="2353" w:author="LKY" w:date="2026-09-15T17:30:13Z">
            <w:r>
              <w:rPr/>
              <w:fldChar w:fldCharType="end"/>
            </w:r>
          </w:ins>
        </w:p>
        <w:p w14:paraId="46346348">
          <w:pPr>
            <w:pStyle w:val="7"/>
            <w:tabs>
              <w:tab w:val="right" w:leader="dot" w:pos="8306"/>
            </w:tabs>
            <w:rPr>
              <w:ins w:id="2354" w:author="LKY" w:date="2026-09-15T17:30:13Z"/>
            </w:rPr>
          </w:pPr>
          <w:ins w:id="2355" w:author="LKY" w:date="2026-09-15T17:30:13Z">
            <w:r>
              <w:rPr/>
              <w:fldChar w:fldCharType="begin"/>
            </w:r>
          </w:ins>
          <w:ins w:id="2356" w:author="LKY" w:date="2026-09-15T17:30:13Z">
            <w:r>
              <w:rPr/>
              <w:instrText xml:space="preserve"> HYPERLINK \l _Toc16824 </w:instrText>
            </w:r>
          </w:ins>
          <w:ins w:id="2357" w:author="LKY" w:date="2026-09-15T17:30:13Z">
            <w:r>
              <w:rPr/>
              <w:fldChar w:fldCharType="separate"/>
            </w:r>
          </w:ins>
          <w:ins w:id="2358" w:author="LKY" w:date="2026-09-15T17:30:13Z">
            <w:r>
              <w:rPr>
                <w:rFonts w:hint="eastAsia" w:ascii="Times New Roman" w:hAnsi="Times New Roman" w:eastAsia="宋体" w:cs="宋体"/>
                <w:bCs w:val="0"/>
                <w:szCs w:val="28"/>
                <w:lang w:val="en-US" w:eastAsia="zh-CN" w:bidi="en-US"/>
              </w:rPr>
              <w:t>2.12.1 4G模块</w:t>
            </w:r>
          </w:ins>
          <w:ins w:id="2359" w:author="LKY" w:date="2026-09-15T17:30:13Z">
            <w:r>
              <w:rPr/>
              <w:tab/>
            </w:r>
          </w:ins>
          <w:ins w:id="2360" w:author="LKY" w:date="2026-09-15T17:30:13Z">
            <w:r>
              <w:rPr/>
              <w:fldChar w:fldCharType="begin"/>
            </w:r>
          </w:ins>
          <w:ins w:id="2361" w:author="LKY" w:date="2026-09-15T17:30:13Z">
            <w:r>
              <w:rPr/>
              <w:instrText xml:space="preserve"> PAGEREF _Toc16824 \h </w:instrText>
            </w:r>
          </w:ins>
          <w:ins w:id="2362" w:author="LKY" w:date="2026-09-15T17:30:13Z">
            <w:r>
              <w:rPr/>
              <w:fldChar w:fldCharType="separate"/>
            </w:r>
          </w:ins>
          <w:ins w:id="2363" w:author="LKY" w:date="2026-09-15T17:30:13Z">
            <w:r>
              <w:rPr/>
              <w:t>33</w:t>
            </w:r>
          </w:ins>
          <w:ins w:id="2364" w:author="LKY" w:date="2026-09-15T17:30:13Z">
            <w:r>
              <w:rPr/>
              <w:fldChar w:fldCharType="end"/>
            </w:r>
          </w:ins>
          <w:ins w:id="2365" w:author="LKY" w:date="2026-09-15T17:30:13Z">
            <w:r>
              <w:rPr/>
              <w:fldChar w:fldCharType="end"/>
            </w:r>
          </w:ins>
        </w:p>
        <w:p w14:paraId="3222ECC9">
          <w:pPr>
            <w:pStyle w:val="7"/>
            <w:tabs>
              <w:tab w:val="right" w:leader="dot" w:pos="8306"/>
            </w:tabs>
            <w:rPr>
              <w:ins w:id="2366" w:author="LKY" w:date="2026-09-15T17:30:13Z"/>
            </w:rPr>
          </w:pPr>
          <w:ins w:id="2367" w:author="LKY" w:date="2026-09-15T17:30:13Z">
            <w:r>
              <w:rPr/>
              <w:fldChar w:fldCharType="begin"/>
            </w:r>
          </w:ins>
          <w:ins w:id="2368" w:author="LKY" w:date="2026-09-15T17:30:13Z">
            <w:r>
              <w:rPr/>
              <w:instrText xml:space="preserve"> HYPERLINK \l _Toc4870 </w:instrText>
            </w:r>
          </w:ins>
          <w:ins w:id="2369" w:author="LKY" w:date="2026-09-15T17:30:13Z">
            <w:r>
              <w:rPr/>
              <w:fldChar w:fldCharType="separate"/>
            </w:r>
          </w:ins>
          <w:ins w:id="2370" w:author="LKY" w:date="2026-09-15T17:30:13Z">
            <w:r>
              <w:rPr>
                <w:rFonts w:hint="eastAsia" w:ascii="Times New Roman" w:hAnsi="Times New Roman" w:eastAsia="宋体" w:cs="宋体"/>
                <w:bCs w:val="0"/>
                <w:szCs w:val="28"/>
                <w:lang w:val="en-US" w:eastAsia="zh-CN" w:bidi="en-US"/>
              </w:rPr>
              <w:t>2.12.2 Wi-Fi模块</w:t>
            </w:r>
          </w:ins>
          <w:ins w:id="2371" w:author="LKY" w:date="2026-09-15T17:30:13Z">
            <w:r>
              <w:rPr/>
              <w:tab/>
            </w:r>
          </w:ins>
          <w:ins w:id="2372" w:author="LKY" w:date="2026-09-15T17:30:13Z">
            <w:r>
              <w:rPr/>
              <w:fldChar w:fldCharType="begin"/>
            </w:r>
          </w:ins>
          <w:ins w:id="2373" w:author="LKY" w:date="2026-09-15T17:30:13Z">
            <w:r>
              <w:rPr/>
              <w:instrText xml:space="preserve"> PAGEREF _Toc4870 \h </w:instrText>
            </w:r>
          </w:ins>
          <w:ins w:id="2374" w:author="LKY" w:date="2026-09-15T17:30:13Z">
            <w:r>
              <w:rPr/>
              <w:fldChar w:fldCharType="separate"/>
            </w:r>
          </w:ins>
          <w:ins w:id="2375" w:author="LKY" w:date="2026-09-15T17:30:13Z">
            <w:r>
              <w:rPr/>
              <w:t>35</w:t>
            </w:r>
          </w:ins>
          <w:ins w:id="2376" w:author="LKY" w:date="2026-09-15T17:30:13Z">
            <w:r>
              <w:rPr/>
              <w:fldChar w:fldCharType="end"/>
            </w:r>
          </w:ins>
          <w:ins w:id="2377" w:author="LKY" w:date="2026-09-15T17:30:13Z">
            <w:r>
              <w:rPr/>
              <w:fldChar w:fldCharType="end"/>
            </w:r>
          </w:ins>
        </w:p>
        <w:p w14:paraId="4902BB08">
          <w:pPr>
            <w:pStyle w:val="11"/>
            <w:tabs>
              <w:tab w:val="right" w:leader="dot" w:pos="8306"/>
            </w:tabs>
            <w:rPr>
              <w:ins w:id="2378" w:author="LKY" w:date="2026-09-15T17:30:13Z"/>
            </w:rPr>
          </w:pPr>
          <w:ins w:id="2379" w:author="LKY" w:date="2026-09-15T17:30:13Z">
            <w:r>
              <w:rPr/>
              <w:fldChar w:fldCharType="begin"/>
            </w:r>
          </w:ins>
          <w:ins w:id="2380" w:author="LKY" w:date="2026-09-15T17:30:13Z">
            <w:r>
              <w:rPr/>
              <w:instrText xml:space="preserve"> HYPERLINK \l _Toc17434 </w:instrText>
            </w:r>
          </w:ins>
          <w:ins w:id="2381" w:author="LKY" w:date="2026-09-15T17:30:13Z">
            <w:r>
              <w:rPr/>
              <w:fldChar w:fldCharType="separate"/>
            </w:r>
          </w:ins>
          <w:ins w:id="2382" w:author="LKY" w:date="2026-09-15T17:30:13Z">
            <w:r>
              <w:rPr>
                <w:rFonts w:hint="eastAsia" w:ascii="Times New Roman" w:hAnsi="Times New Roman" w:cs="宋体"/>
                <w:kern w:val="2"/>
                <w:szCs w:val="32"/>
                <w:lang w:val="en-US" w:eastAsia="zh-CN" w:bidi="en-US"/>
              </w:rPr>
              <w:t>2.13硬件看门狗</w:t>
            </w:r>
          </w:ins>
          <w:ins w:id="2383" w:author="LKY" w:date="2026-09-15T17:30:13Z">
            <w:r>
              <w:rPr/>
              <w:tab/>
            </w:r>
          </w:ins>
          <w:ins w:id="2384" w:author="LKY" w:date="2026-09-15T17:30:13Z">
            <w:r>
              <w:rPr/>
              <w:fldChar w:fldCharType="begin"/>
            </w:r>
          </w:ins>
          <w:ins w:id="2385" w:author="LKY" w:date="2026-09-15T17:30:13Z">
            <w:r>
              <w:rPr/>
              <w:instrText xml:space="preserve"> PAGEREF _Toc17434 \h </w:instrText>
            </w:r>
          </w:ins>
          <w:ins w:id="2386" w:author="LKY" w:date="2026-09-15T17:30:13Z">
            <w:r>
              <w:rPr/>
              <w:fldChar w:fldCharType="separate"/>
            </w:r>
          </w:ins>
          <w:ins w:id="2387" w:author="LKY" w:date="2026-09-15T17:30:13Z">
            <w:r>
              <w:rPr/>
              <w:t>39</w:t>
            </w:r>
          </w:ins>
          <w:ins w:id="2388" w:author="LKY" w:date="2026-09-15T17:30:13Z">
            <w:r>
              <w:rPr/>
              <w:fldChar w:fldCharType="end"/>
            </w:r>
          </w:ins>
          <w:ins w:id="2389" w:author="LKY" w:date="2026-09-15T17:30:13Z">
            <w:r>
              <w:rPr/>
              <w:fldChar w:fldCharType="end"/>
            </w:r>
          </w:ins>
        </w:p>
        <w:p w14:paraId="5B9844C0">
          <w:pPr>
            <w:pStyle w:val="11"/>
            <w:tabs>
              <w:tab w:val="right" w:leader="dot" w:pos="8306"/>
            </w:tabs>
            <w:rPr>
              <w:ins w:id="2390" w:author="LKY" w:date="2026-09-15T17:30:13Z"/>
            </w:rPr>
          </w:pPr>
          <w:ins w:id="2391" w:author="LKY" w:date="2026-09-15T17:30:13Z">
            <w:r>
              <w:rPr/>
              <w:fldChar w:fldCharType="begin"/>
            </w:r>
          </w:ins>
          <w:ins w:id="2392" w:author="LKY" w:date="2026-09-15T17:30:13Z">
            <w:r>
              <w:rPr/>
              <w:instrText xml:space="preserve"> HYPERLINK \l _Toc20821 </w:instrText>
            </w:r>
          </w:ins>
          <w:ins w:id="2393" w:author="LKY" w:date="2026-09-15T17:30:13Z">
            <w:r>
              <w:rPr/>
              <w:fldChar w:fldCharType="separate"/>
            </w:r>
          </w:ins>
          <w:ins w:id="2394" w:author="LKY" w:date="2026-09-15T17:30:13Z">
            <w:r>
              <w:rPr>
                <w:rFonts w:hint="eastAsia" w:ascii="Times New Roman" w:hAnsi="Times New Roman" w:cs="宋体"/>
                <w:kern w:val="2"/>
                <w:szCs w:val="32"/>
                <w:lang w:val="en-US" w:eastAsia="zh-CN" w:bidi="en-US"/>
              </w:rPr>
              <w:t>2.14外部RTC</w:t>
            </w:r>
          </w:ins>
          <w:ins w:id="2395" w:author="LKY" w:date="2026-09-15T17:30:13Z">
            <w:r>
              <w:rPr/>
              <w:tab/>
            </w:r>
          </w:ins>
          <w:ins w:id="2396" w:author="LKY" w:date="2026-09-15T17:30:13Z">
            <w:r>
              <w:rPr/>
              <w:fldChar w:fldCharType="begin"/>
            </w:r>
          </w:ins>
          <w:ins w:id="2397" w:author="LKY" w:date="2026-09-15T17:30:13Z">
            <w:r>
              <w:rPr/>
              <w:instrText xml:space="preserve"> PAGEREF _Toc20821 \h </w:instrText>
            </w:r>
          </w:ins>
          <w:ins w:id="2398" w:author="LKY" w:date="2026-09-15T17:30:13Z">
            <w:r>
              <w:rPr/>
              <w:fldChar w:fldCharType="separate"/>
            </w:r>
          </w:ins>
          <w:ins w:id="2399" w:author="LKY" w:date="2026-09-15T17:30:13Z">
            <w:r>
              <w:rPr/>
              <w:t>39</w:t>
            </w:r>
          </w:ins>
          <w:ins w:id="2400" w:author="LKY" w:date="2026-09-15T17:30:13Z">
            <w:r>
              <w:rPr/>
              <w:fldChar w:fldCharType="end"/>
            </w:r>
          </w:ins>
          <w:ins w:id="2401" w:author="LKY" w:date="2026-09-15T17:30:13Z">
            <w:r>
              <w:rPr/>
              <w:fldChar w:fldCharType="end"/>
            </w:r>
          </w:ins>
        </w:p>
        <w:p w14:paraId="68222B3D">
          <w:pPr>
            <w:pStyle w:val="11"/>
            <w:tabs>
              <w:tab w:val="right" w:leader="dot" w:pos="8306"/>
            </w:tabs>
            <w:rPr>
              <w:ins w:id="2402" w:author="LKY" w:date="2026-09-15T17:30:13Z"/>
            </w:rPr>
          </w:pPr>
          <w:ins w:id="2403" w:author="LKY" w:date="2026-09-15T17:30:13Z">
            <w:r>
              <w:rPr/>
              <w:fldChar w:fldCharType="begin"/>
            </w:r>
          </w:ins>
          <w:ins w:id="2404" w:author="LKY" w:date="2026-09-15T17:30:13Z">
            <w:r>
              <w:rPr/>
              <w:instrText xml:space="preserve"> HYPERLINK \l _Toc23018 </w:instrText>
            </w:r>
          </w:ins>
          <w:ins w:id="2405" w:author="LKY" w:date="2026-09-15T17:30:13Z">
            <w:r>
              <w:rPr/>
              <w:fldChar w:fldCharType="separate"/>
            </w:r>
          </w:ins>
          <w:ins w:id="2406" w:author="LKY" w:date="2026-09-15T17:30:13Z">
            <w:r>
              <w:rPr>
                <w:rFonts w:hint="eastAsia" w:ascii="Times New Roman" w:hAnsi="Times New Roman" w:cs="宋体"/>
                <w:kern w:val="2"/>
                <w:szCs w:val="32"/>
                <w:lang w:val="en-US" w:eastAsia="zh-CN" w:bidi="en-US"/>
              </w:rPr>
              <w:t>2.15加密芯片</w:t>
            </w:r>
          </w:ins>
          <w:ins w:id="2407" w:author="LKY" w:date="2026-09-15T17:30:13Z">
            <w:r>
              <w:rPr/>
              <w:tab/>
            </w:r>
          </w:ins>
          <w:ins w:id="2408" w:author="LKY" w:date="2026-09-15T17:30:13Z">
            <w:r>
              <w:rPr/>
              <w:fldChar w:fldCharType="begin"/>
            </w:r>
          </w:ins>
          <w:ins w:id="2409" w:author="LKY" w:date="2026-09-15T17:30:13Z">
            <w:r>
              <w:rPr/>
              <w:instrText xml:space="preserve"> PAGEREF _Toc23018 \h </w:instrText>
            </w:r>
          </w:ins>
          <w:ins w:id="2410" w:author="LKY" w:date="2026-09-15T17:30:13Z">
            <w:r>
              <w:rPr/>
              <w:fldChar w:fldCharType="separate"/>
            </w:r>
          </w:ins>
          <w:ins w:id="2411" w:author="LKY" w:date="2026-09-15T17:30:13Z">
            <w:r>
              <w:rPr/>
              <w:t>40</w:t>
            </w:r>
          </w:ins>
          <w:ins w:id="2412" w:author="LKY" w:date="2026-09-15T17:30:13Z">
            <w:r>
              <w:rPr/>
              <w:fldChar w:fldCharType="end"/>
            </w:r>
          </w:ins>
          <w:ins w:id="2413" w:author="LKY" w:date="2026-09-15T17:30:13Z">
            <w:r>
              <w:rPr/>
              <w:fldChar w:fldCharType="end"/>
            </w:r>
          </w:ins>
        </w:p>
        <w:p w14:paraId="5C1F8A1D">
          <w:pPr>
            <w:pStyle w:val="10"/>
            <w:tabs>
              <w:tab w:val="right" w:leader="dot" w:pos="8306"/>
            </w:tabs>
            <w:rPr>
              <w:ins w:id="2414" w:author="LKY" w:date="2026-09-15T17:30:13Z"/>
            </w:rPr>
          </w:pPr>
          <w:ins w:id="2415" w:author="LKY" w:date="2026-09-15T17:30:13Z">
            <w:r>
              <w:rPr/>
              <w:fldChar w:fldCharType="begin"/>
            </w:r>
          </w:ins>
          <w:ins w:id="2416" w:author="LKY" w:date="2026-09-15T17:30:13Z">
            <w:r>
              <w:rPr/>
              <w:instrText xml:space="preserve"> HYPERLINK \l _Toc14921 </w:instrText>
            </w:r>
          </w:ins>
          <w:ins w:id="2417" w:author="LKY" w:date="2026-09-15T17:30:13Z">
            <w:r>
              <w:rPr/>
              <w:fldChar w:fldCharType="separate"/>
            </w:r>
          </w:ins>
          <w:ins w:id="2418" w:author="LKY" w:date="2026-09-15T17:30:13Z">
            <w:r>
              <w:rPr>
                <w:rFonts w:hint="eastAsia"/>
                <w:lang w:val="en-US" w:eastAsia="zh-CN"/>
              </w:rPr>
              <w:t>3.设备登录</w:t>
            </w:r>
          </w:ins>
          <w:ins w:id="2419" w:author="LKY" w:date="2026-09-15T17:30:13Z">
            <w:r>
              <w:rPr/>
              <w:tab/>
            </w:r>
          </w:ins>
          <w:ins w:id="2420" w:author="LKY" w:date="2026-09-15T17:30:13Z">
            <w:r>
              <w:rPr/>
              <w:fldChar w:fldCharType="begin"/>
            </w:r>
          </w:ins>
          <w:ins w:id="2421" w:author="LKY" w:date="2026-09-15T17:30:13Z">
            <w:r>
              <w:rPr/>
              <w:instrText xml:space="preserve"> PAGEREF _Toc14921 \h </w:instrText>
            </w:r>
          </w:ins>
          <w:ins w:id="2422" w:author="LKY" w:date="2026-09-15T17:30:13Z">
            <w:r>
              <w:rPr/>
              <w:fldChar w:fldCharType="separate"/>
            </w:r>
          </w:ins>
          <w:ins w:id="2423" w:author="LKY" w:date="2026-09-15T17:30:13Z">
            <w:r>
              <w:rPr/>
              <w:t>40</w:t>
            </w:r>
          </w:ins>
          <w:ins w:id="2424" w:author="LKY" w:date="2026-09-15T17:30:13Z">
            <w:r>
              <w:rPr/>
              <w:fldChar w:fldCharType="end"/>
            </w:r>
          </w:ins>
          <w:ins w:id="2425" w:author="LKY" w:date="2026-09-15T17:30:13Z">
            <w:r>
              <w:rPr/>
              <w:fldChar w:fldCharType="end"/>
            </w:r>
          </w:ins>
        </w:p>
        <w:p w14:paraId="0577BD2A">
          <w:pPr>
            <w:pStyle w:val="11"/>
            <w:tabs>
              <w:tab w:val="right" w:leader="dot" w:pos="8306"/>
            </w:tabs>
            <w:rPr>
              <w:ins w:id="2426" w:author="LKY" w:date="2026-09-15T17:30:13Z"/>
            </w:rPr>
          </w:pPr>
          <w:ins w:id="2427" w:author="LKY" w:date="2026-09-15T17:30:13Z">
            <w:r>
              <w:rPr/>
              <w:fldChar w:fldCharType="begin"/>
            </w:r>
          </w:ins>
          <w:ins w:id="2428" w:author="LKY" w:date="2026-09-15T17:30:13Z">
            <w:r>
              <w:rPr/>
              <w:instrText xml:space="preserve"> HYPERLINK \l _Toc18946 </w:instrText>
            </w:r>
          </w:ins>
          <w:ins w:id="2429" w:author="LKY" w:date="2026-09-15T17:30:13Z">
            <w:r>
              <w:rPr/>
              <w:fldChar w:fldCharType="separate"/>
            </w:r>
          </w:ins>
          <w:ins w:id="2430" w:author="LKY" w:date="2026-09-15T17:30:13Z">
            <w:r>
              <w:rPr>
                <w:rFonts w:hint="eastAsia" w:ascii="Times New Roman" w:hAnsi="Times New Roman" w:eastAsia="宋体" w:cs="宋体"/>
                <w:bCs/>
                <w:iCs/>
                <w:szCs w:val="32"/>
                <w:lang w:val="en-US" w:eastAsia="zh-CN"/>
              </w:rPr>
              <w:t>3.1 USB登录</w:t>
            </w:r>
          </w:ins>
          <w:ins w:id="2431" w:author="LKY" w:date="2026-09-15T17:30:13Z">
            <w:r>
              <w:rPr/>
              <w:tab/>
            </w:r>
          </w:ins>
          <w:ins w:id="2432" w:author="LKY" w:date="2026-09-15T17:30:13Z">
            <w:r>
              <w:rPr/>
              <w:fldChar w:fldCharType="begin"/>
            </w:r>
          </w:ins>
          <w:ins w:id="2433" w:author="LKY" w:date="2026-09-15T17:30:13Z">
            <w:r>
              <w:rPr/>
              <w:instrText xml:space="preserve"> PAGEREF _Toc18946 \h </w:instrText>
            </w:r>
          </w:ins>
          <w:ins w:id="2434" w:author="LKY" w:date="2026-09-15T17:30:13Z">
            <w:r>
              <w:rPr/>
              <w:fldChar w:fldCharType="separate"/>
            </w:r>
          </w:ins>
          <w:ins w:id="2435" w:author="LKY" w:date="2026-09-15T17:30:13Z">
            <w:r>
              <w:rPr/>
              <w:t>40</w:t>
            </w:r>
          </w:ins>
          <w:ins w:id="2436" w:author="LKY" w:date="2026-09-15T17:30:13Z">
            <w:r>
              <w:rPr/>
              <w:fldChar w:fldCharType="end"/>
            </w:r>
          </w:ins>
          <w:ins w:id="2437" w:author="LKY" w:date="2026-09-15T17:30:13Z">
            <w:r>
              <w:rPr/>
              <w:fldChar w:fldCharType="end"/>
            </w:r>
          </w:ins>
        </w:p>
        <w:p w14:paraId="6AD06CCB">
          <w:pPr>
            <w:pStyle w:val="11"/>
            <w:tabs>
              <w:tab w:val="right" w:leader="dot" w:pos="8306"/>
            </w:tabs>
            <w:rPr>
              <w:ins w:id="2438" w:author="LKY" w:date="2026-09-15T17:30:13Z"/>
            </w:rPr>
          </w:pPr>
          <w:ins w:id="2439" w:author="LKY" w:date="2026-09-15T17:30:13Z">
            <w:r>
              <w:rPr/>
              <w:fldChar w:fldCharType="begin"/>
            </w:r>
          </w:ins>
          <w:ins w:id="2440" w:author="LKY" w:date="2026-09-15T17:30:13Z">
            <w:r>
              <w:rPr/>
              <w:instrText xml:space="preserve"> HYPERLINK \l _Toc27335 </w:instrText>
            </w:r>
          </w:ins>
          <w:ins w:id="2441" w:author="LKY" w:date="2026-09-15T17:30:13Z">
            <w:r>
              <w:rPr/>
              <w:fldChar w:fldCharType="separate"/>
            </w:r>
          </w:ins>
          <w:ins w:id="2442" w:author="LKY" w:date="2026-09-15T17:30:13Z">
            <w:r>
              <w:rPr>
                <w:rFonts w:hint="eastAsia" w:ascii="Times New Roman" w:hAnsi="Times New Roman" w:eastAsia="宋体" w:cs="宋体"/>
                <w:bCs/>
                <w:iCs/>
                <w:szCs w:val="32"/>
                <w:lang w:val="en-US" w:eastAsia="zh-CN"/>
              </w:rPr>
              <w:t>3.2 SSH2登录</w:t>
            </w:r>
          </w:ins>
          <w:ins w:id="2443" w:author="LKY" w:date="2026-09-15T17:30:13Z">
            <w:r>
              <w:rPr/>
              <w:tab/>
            </w:r>
          </w:ins>
          <w:ins w:id="2444" w:author="LKY" w:date="2026-09-15T17:30:13Z">
            <w:r>
              <w:rPr/>
              <w:fldChar w:fldCharType="begin"/>
            </w:r>
          </w:ins>
          <w:ins w:id="2445" w:author="LKY" w:date="2026-09-15T17:30:13Z">
            <w:r>
              <w:rPr/>
              <w:instrText xml:space="preserve"> PAGEREF _Toc27335 \h </w:instrText>
            </w:r>
          </w:ins>
          <w:ins w:id="2446" w:author="LKY" w:date="2026-09-15T17:30:13Z">
            <w:r>
              <w:rPr/>
              <w:fldChar w:fldCharType="separate"/>
            </w:r>
          </w:ins>
          <w:ins w:id="2447" w:author="LKY" w:date="2026-09-15T17:30:13Z">
            <w:r>
              <w:rPr/>
              <w:t>41</w:t>
            </w:r>
          </w:ins>
          <w:ins w:id="2448" w:author="LKY" w:date="2026-09-15T17:30:13Z">
            <w:r>
              <w:rPr/>
              <w:fldChar w:fldCharType="end"/>
            </w:r>
          </w:ins>
          <w:ins w:id="2449" w:author="LKY" w:date="2026-09-15T17:30:13Z">
            <w:r>
              <w:rPr/>
              <w:fldChar w:fldCharType="end"/>
            </w:r>
          </w:ins>
        </w:p>
        <w:p w14:paraId="0D9D78E3">
          <w:pPr>
            <w:pStyle w:val="10"/>
            <w:tabs>
              <w:tab w:val="right" w:leader="dot" w:pos="8306"/>
            </w:tabs>
            <w:rPr>
              <w:ins w:id="2450" w:author="LKY" w:date="2026-09-15T17:30:13Z"/>
            </w:rPr>
          </w:pPr>
          <w:ins w:id="2451" w:author="LKY" w:date="2026-09-15T17:30:13Z">
            <w:r>
              <w:rPr/>
              <w:fldChar w:fldCharType="begin"/>
            </w:r>
          </w:ins>
          <w:ins w:id="2452" w:author="LKY" w:date="2026-09-15T17:30:13Z">
            <w:r>
              <w:rPr/>
              <w:instrText xml:space="preserve"> HYPERLINK \l _Toc12636 </w:instrText>
            </w:r>
          </w:ins>
          <w:ins w:id="2453" w:author="LKY" w:date="2026-09-15T17:30:13Z">
            <w:r>
              <w:rPr/>
              <w:fldChar w:fldCharType="separate"/>
            </w:r>
          </w:ins>
          <w:ins w:id="2454" w:author="LKY" w:date="2026-09-15T17:30:13Z">
            <w:r>
              <w:rPr>
                <w:rFonts w:hint="eastAsia" w:ascii="Times New Roman" w:hAnsi="Times New Roman" w:eastAsia="黑体" w:cs="黑体"/>
                <w:bCs w:val="0"/>
                <w:szCs w:val="44"/>
                <w:lang w:val="en-US" w:eastAsia="zh-CN" w:bidi="en-US"/>
              </w:rPr>
              <w:t>4.系统烧录</w:t>
            </w:r>
          </w:ins>
          <w:ins w:id="2455" w:author="LKY" w:date="2026-09-15T17:30:13Z">
            <w:r>
              <w:rPr/>
              <w:tab/>
            </w:r>
          </w:ins>
          <w:ins w:id="2456" w:author="LKY" w:date="2026-09-15T17:30:13Z">
            <w:r>
              <w:rPr/>
              <w:fldChar w:fldCharType="begin"/>
            </w:r>
          </w:ins>
          <w:ins w:id="2457" w:author="LKY" w:date="2026-09-15T17:30:13Z">
            <w:r>
              <w:rPr/>
              <w:instrText xml:space="preserve"> PAGEREF _Toc12636 \h </w:instrText>
            </w:r>
          </w:ins>
          <w:ins w:id="2458" w:author="LKY" w:date="2026-09-15T17:30:13Z">
            <w:r>
              <w:rPr/>
              <w:fldChar w:fldCharType="separate"/>
            </w:r>
          </w:ins>
          <w:ins w:id="2459" w:author="LKY" w:date="2026-09-15T17:30:13Z">
            <w:r>
              <w:rPr/>
              <w:t>43</w:t>
            </w:r>
          </w:ins>
          <w:ins w:id="2460" w:author="LKY" w:date="2026-09-15T17:30:13Z">
            <w:r>
              <w:rPr/>
              <w:fldChar w:fldCharType="end"/>
            </w:r>
          </w:ins>
          <w:ins w:id="2461" w:author="LKY" w:date="2026-09-15T17:30:13Z">
            <w:r>
              <w:rPr/>
              <w:fldChar w:fldCharType="end"/>
            </w:r>
          </w:ins>
        </w:p>
        <w:p w14:paraId="20A83E3B">
          <w:pPr>
            <w:pStyle w:val="7"/>
            <w:tabs>
              <w:tab w:val="right" w:leader="dot" w:pos="8306"/>
            </w:tabs>
            <w:rPr>
              <w:ins w:id="2462" w:author="LKY" w:date="2026-09-15T17:30:13Z"/>
            </w:rPr>
          </w:pPr>
          <w:ins w:id="2463" w:author="LKY" w:date="2026-09-15T17:30:13Z">
            <w:r>
              <w:rPr/>
              <w:fldChar w:fldCharType="begin"/>
            </w:r>
          </w:ins>
          <w:ins w:id="2464" w:author="LKY" w:date="2026-09-15T17:30:13Z">
            <w:r>
              <w:rPr/>
              <w:instrText xml:space="preserve"> HYPERLINK \l _Toc22750 </w:instrText>
            </w:r>
          </w:ins>
          <w:ins w:id="2465" w:author="LKY" w:date="2026-09-15T17:30:13Z">
            <w:r>
              <w:rPr/>
              <w:fldChar w:fldCharType="separate"/>
            </w:r>
          </w:ins>
          <w:ins w:id="2466" w:author="LKY" w:date="2026-09-15T17:30:13Z">
            <w:r>
              <w:rPr>
                <w:rFonts w:hint="eastAsia" w:ascii="Times New Roman" w:hAnsi="Times New Roman" w:eastAsia="宋体" w:cs="宋体"/>
                <w:bCs w:val="0"/>
                <w:szCs w:val="28"/>
                <w:lang w:val="en-US" w:eastAsia="zh-CN" w:bidi="en-US"/>
              </w:rPr>
              <w:t>4.1.1启动卡制作</w:t>
            </w:r>
          </w:ins>
          <w:ins w:id="2467" w:author="LKY" w:date="2026-09-15T17:30:13Z">
            <w:r>
              <w:rPr/>
              <w:tab/>
            </w:r>
          </w:ins>
          <w:ins w:id="2468" w:author="LKY" w:date="2026-09-15T17:30:13Z">
            <w:r>
              <w:rPr/>
              <w:fldChar w:fldCharType="begin"/>
            </w:r>
          </w:ins>
          <w:ins w:id="2469" w:author="LKY" w:date="2026-09-15T17:30:13Z">
            <w:r>
              <w:rPr/>
              <w:instrText xml:space="preserve"> PAGEREF _Toc22750 \h </w:instrText>
            </w:r>
          </w:ins>
          <w:ins w:id="2470" w:author="LKY" w:date="2026-09-15T17:30:13Z">
            <w:r>
              <w:rPr/>
              <w:fldChar w:fldCharType="separate"/>
            </w:r>
          </w:ins>
          <w:ins w:id="2471" w:author="LKY" w:date="2026-09-15T17:30:13Z">
            <w:r>
              <w:rPr/>
              <w:t>43</w:t>
            </w:r>
          </w:ins>
          <w:ins w:id="2472" w:author="LKY" w:date="2026-09-15T17:30:13Z">
            <w:r>
              <w:rPr/>
              <w:fldChar w:fldCharType="end"/>
            </w:r>
          </w:ins>
          <w:ins w:id="2473" w:author="LKY" w:date="2026-09-15T17:30:13Z">
            <w:r>
              <w:rPr/>
              <w:fldChar w:fldCharType="end"/>
            </w:r>
          </w:ins>
        </w:p>
        <w:p w14:paraId="5F977E12">
          <w:pPr>
            <w:pStyle w:val="7"/>
            <w:tabs>
              <w:tab w:val="right" w:leader="dot" w:pos="8306"/>
            </w:tabs>
            <w:rPr>
              <w:ins w:id="2474" w:author="LKY" w:date="2026-09-15T17:30:13Z"/>
            </w:rPr>
          </w:pPr>
          <w:ins w:id="2475" w:author="LKY" w:date="2026-09-15T17:30:13Z">
            <w:r>
              <w:rPr/>
              <w:fldChar w:fldCharType="begin"/>
            </w:r>
          </w:ins>
          <w:ins w:id="2476" w:author="LKY" w:date="2026-09-15T17:30:13Z">
            <w:r>
              <w:rPr/>
              <w:instrText xml:space="preserve"> HYPERLINK \l _Toc20164 </w:instrText>
            </w:r>
          </w:ins>
          <w:ins w:id="2477" w:author="LKY" w:date="2026-09-15T17:30:13Z">
            <w:r>
              <w:rPr/>
              <w:fldChar w:fldCharType="separate"/>
            </w:r>
          </w:ins>
          <w:ins w:id="2478" w:author="LKY" w:date="2026-09-15T17:30:13Z">
            <w:r>
              <w:rPr>
                <w:rFonts w:hint="eastAsia" w:ascii="Times New Roman" w:hAnsi="Times New Roman"/>
                <w:bCs/>
                <w:szCs w:val="28"/>
                <w:lang w:val="en-US" w:eastAsia="zh-CN"/>
              </w:rPr>
              <w:t>4.1.2从启动卡启动</w:t>
            </w:r>
          </w:ins>
          <w:ins w:id="2479" w:author="LKY" w:date="2026-09-15T17:30:13Z">
            <w:r>
              <w:rPr/>
              <w:tab/>
            </w:r>
          </w:ins>
          <w:ins w:id="2480" w:author="LKY" w:date="2026-09-15T17:30:13Z">
            <w:r>
              <w:rPr/>
              <w:fldChar w:fldCharType="begin"/>
            </w:r>
          </w:ins>
          <w:ins w:id="2481" w:author="LKY" w:date="2026-09-15T17:30:13Z">
            <w:r>
              <w:rPr/>
              <w:instrText xml:space="preserve"> PAGEREF _Toc20164 \h </w:instrText>
            </w:r>
          </w:ins>
          <w:ins w:id="2482" w:author="LKY" w:date="2026-09-15T17:30:13Z">
            <w:r>
              <w:rPr/>
              <w:fldChar w:fldCharType="separate"/>
            </w:r>
          </w:ins>
          <w:ins w:id="2483" w:author="LKY" w:date="2026-09-15T17:30:13Z">
            <w:r>
              <w:rPr/>
              <w:t>45</w:t>
            </w:r>
          </w:ins>
          <w:ins w:id="2484" w:author="LKY" w:date="2026-09-15T17:30:13Z">
            <w:r>
              <w:rPr/>
              <w:fldChar w:fldCharType="end"/>
            </w:r>
          </w:ins>
          <w:ins w:id="2485" w:author="LKY" w:date="2026-09-15T17:30:13Z">
            <w:r>
              <w:rPr/>
              <w:fldChar w:fldCharType="end"/>
            </w:r>
          </w:ins>
        </w:p>
        <w:p w14:paraId="7E47270E">
          <w:pPr>
            <w:pStyle w:val="11"/>
            <w:tabs>
              <w:tab w:val="right" w:leader="dot" w:pos="8306"/>
            </w:tabs>
            <w:rPr>
              <w:ins w:id="2486" w:author="LKY" w:date="2026-09-15T17:30:13Z"/>
            </w:rPr>
          </w:pPr>
          <w:ins w:id="2487" w:author="LKY" w:date="2026-09-15T17:30:13Z">
            <w:r>
              <w:rPr/>
              <w:fldChar w:fldCharType="begin"/>
            </w:r>
          </w:ins>
          <w:ins w:id="2488" w:author="LKY" w:date="2026-09-15T17:30:13Z">
            <w:r>
              <w:rPr/>
              <w:instrText xml:space="preserve"> HYPERLINK \l _Toc19778 </w:instrText>
            </w:r>
          </w:ins>
          <w:ins w:id="2489" w:author="LKY" w:date="2026-09-15T17:30:13Z">
            <w:r>
              <w:rPr/>
              <w:fldChar w:fldCharType="separate"/>
            </w:r>
          </w:ins>
          <w:ins w:id="2490" w:author="LKY" w:date="2026-09-15T17:30:13Z">
            <w:r>
              <w:rPr>
                <w:rFonts w:hint="eastAsia" w:ascii="Times New Roman" w:hAnsi="Times New Roman" w:eastAsia="宋体" w:cs="宋体"/>
                <w:bCs w:val="0"/>
                <w:szCs w:val="32"/>
                <w:lang w:val="en-US" w:eastAsia="zh-CN" w:bidi="en-US"/>
              </w:rPr>
              <w:t>4.2 EMMC启动</w:t>
            </w:r>
          </w:ins>
          <w:ins w:id="2491" w:author="LKY" w:date="2026-09-15T17:30:13Z">
            <w:r>
              <w:rPr/>
              <w:tab/>
            </w:r>
          </w:ins>
          <w:ins w:id="2492" w:author="LKY" w:date="2026-09-15T17:30:13Z">
            <w:r>
              <w:rPr/>
              <w:fldChar w:fldCharType="begin"/>
            </w:r>
          </w:ins>
          <w:ins w:id="2493" w:author="LKY" w:date="2026-09-15T17:30:13Z">
            <w:r>
              <w:rPr/>
              <w:instrText xml:space="preserve"> PAGEREF _Toc19778 \h </w:instrText>
            </w:r>
          </w:ins>
          <w:ins w:id="2494" w:author="LKY" w:date="2026-09-15T17:30:13Z">
            <w:r>
              <w:rPr/>
              <w:fldChar w:fldCharType="separate"/>
            </w:r>
          </w:ins>
          <w:ins w:id="2495" w:author="LKY" w:date="2026-09-15T17:30:13Z">
            <w:r>
              <w:rPr/>
              <w:t>46</w:t>
            </w:r>
          </w:ins>
          <w:ins w:id="2496" w:author="LKY" w:date="2026-09-15T17:30:13Z">
            <w:r>
              <w:rPr/>
              <w:fldChar w:fldCharType="end"/>
            </w:r>
          </w:ins>
          <w:ins w:id="2497" w:author="LKY" w:date="2026-09-15T17:30:13Z">
            <w:r>
              <w:rPr/>
              <w:fldChar w:fldCharType="end"/>
            </w:r>
          </w:ins>
        </w:p>
        <w:p w14:paraId="74BDEBCD">
          <w:pPr>
            <w:pStyle w:val="7"/>
            <w:tabs>
              <w:tab w:val="right" w:leader="dot" w:pos="8306"/>
            </w:tabs>
            <w:rPr>
              <w:ins w:id="2498" w:author="LKY" w:date="2026-09-15T17:30:13Z"/>
            </w:rPr>
          </w:pPr>
          <w:ins w:id="2499" w:author="LKY" w:date="2026-09-15T17:30:13Z">
            <w:r>
              <w:rPr/>
              <w:fldChar w:fldCharType="begin"/>
            </w:r>
          </w:ins>
          <w:ins w:id="2500" w:author="LKY" w:date="2026-09-15T17:30:13Z">
            <w:r>
              <w:rPr/>
              <w:instrText xml:space="preserve"> HYPERLINK \l _Toc232 </w:instrText>
            </w:r>
          </w:ins>
          <w:ins w:id="2501" w:author="LKY" w:date="2026-09-15T17:30:13Z">
            <w:r>
              <w:rPr/>
              <w:fldChar w:fldCharType="separate"/>
            </w:r>
          </w:ins>
          <w:ins w:id="2502" w:author="LKY" w:date="2026-09-15T17:30:13Z">
            <w:r>
              <w:rPr>
                <w:rFonts w:hint="eastAsia" w:ascii="Times New Roman" w:hAnsi="Times New Roman" w:eastAsia="宋体" w:cs="宋体"/>
                <w:bCs w:val="0"/>
                <w:szCs w:val="28"/>
                <w:lang w:val="en-US" w:eastAsia="zh-CN" w:bidi="en-US"/>
              </w:rPr>
              <w:t>4.2.1烧录卡制作</w:t>
            </w:r>
          </w:ins>
          <w:ins w:id="2503" w:author="LKY" w:date="2026-09-15T17:30:13Z">
            <w:r>
              <w:rPr/>
              <w:tab/>
            </w:r>
          </w:ins>
          <w:ins w:id="2504" w:author="LKY" w:date="2026-09-15T17:30:13Z">
            <w:r>
              <w:rPr/>
              <w:fldChar w:fldCharType="begin"/>
            </w:r>
          </w:ins>
          <w:ins w:id="2505" w:author="LKY" w:date="2026-09-15T17:30:13Z">
            <w:r>
              <w:rPr/>
              <w:instrText xml:space="preserve"> PAGEREF _Toc232 \h </w:instrText>
            </w:r>
          </w:ins>
          <w:ins w:id="2506" w:author="LKY" w:date="2026-09-15T17:30:13Z">
            <w:r>
              <w:rPr/>
              <w:fldChar w:fldCharType="separate"/>
            </w:r>
          </w:ins>
          <w:ins w:id="2507" w:author="LKY" w:date="2026-09-15T17:30:13Z">
            <w:r>
              <w:rPr/>
              <w:t>46</w:t>
            </w:r>
          </w:ins>
          <w:ins w:id="2508" w:author="LKY" w:date="2026-09-15T17:30:13Z">
            <w:r>
              <w:rPr/>
              <w:fldChar w:fldCharType="end"/>
            </w:r>
          </w:ins>
          <w:ins w:id="2509" w:author="LKY" w:date="2026-09-15T17:30:13Z">
            <w:r>
              <w:rPr/>
              <w:fldChar w:fldCharType="end"/>
            </w:r>
          </w:ins>
        </w:p>
        <w:p w14:paraId="4A813965">
          <w:pPr>
            <w:pStyle w:val="7"/>
            <w:tabs>
              <w:tab w:val="right" w:leader="dot" w:pos="8306"/>
            </w:tabs>
            <w:rPr>
              <w:ins w:id="2510" w:author="LKY" w:date="2026-09-15T17:30:13Z"/>
            </w:rPr>
          </w:pPr>
          <w:ins w:id="2511" w:author="LKY" w:date="2026-09-15T17:30:13Z">
            <w:r>
              <w:rPr/>
              <w:fldChar w:fldCharType="begin"/>
            </w:r>
          </w:ins>
          <w:ins w:id="2512" w:author="LKY" w:date="2026-09-15T17:30:13Z">
            <w:r>
              <w:rPr/>
              <w:instrText xml:space="preserve"> HYPERLINK \l _Toc10632 </w:instrText>
            </w:r>
          </w:ins>
          <w:ins w:id="2513" w:author="LKY" w:date="2026-09-15T17:30:13Z">
            <w:r>
              <w:rPr/>
              <w:fldChar w:fldCharType="separate"/>
            </w:r>
          </w:ins>
          <w:ins w:id="2514" w:author="LKY" w:date="2026-09-15T17:30:13Z">
            <w:r>
              <w:rPr>
                <w:rFonts w:hint="eastAsia" w:ascii="Times New Roman" w:hAnsi="Times New Roman"/>
                <w:bCs/>
                <w:szCs w:val="28"/>
                <w:lang w:val="en-US" w:eastAsia="zh-CN"/>
              </w:rPr>
              <w:t>4.2.2系统烧录</w:t>
            </w:r>
          </w:ins>
          <w:ins w:id="2515" w:author="LKY" w:date="2026-09-15T17:30:13Z">
            <w:r>
              <w:rPr/>
              <w:tab/>
            </w:r>
          </w:ins>
          <w:ins w:id="2516" w:author="LKY" w:date="2026-09-15T17:30:13Z">
            <w:r>
              <w:rPr/>
              <w:fldChar w:fldCharType="begin"/>
            </w:r>
          </w:ins>
          <w:ins w:id="2517" w:author="LKY" w:date="2026-09-15T17:30:13Z">
            <w:r>
              <w:rPr/>
              <w:instrText xml:space="preserve"> PAGEREF _Toc10632 \h </w:instrText>
            </w:r>
          </w:ins>
          <w:ins w:id="2518" w:author="LKY" w:date="2026-09-15T17:30:13Z">
            <w:r>
              <w:rPr/>
              <w:fldChar w:fldCharType="separate"/>
            </w:r>
          </w:ins>
          <w:ins w:id="2519" w:author="LKY" w:date="2026-09-15T17:30:13Z">
            <w:r>
              <w:rPr/>
              <w:t>49</w:t>
            </w:r>
          </w:ins>
          <w:ins w:id="2520" w:author="LKY" w:date="2026-09-15T17:30:13Z">
            <w:r>
              <w:rPr/>
              <w:fldChar w:fldCharType="end"/>
            </w:r>
          </w:ins>
          <w:ins w:id="2521" w:author="LKY" w:date="2026-09-15T17:30:13Z">
            <w:r>
              <w:rPr/>
              <w:fldChar w:fldCharType="end"/>
            </w:r>
          </w:ins>
        </w:p>
        <w:p w14:paraId="12FEF990">
          <w:pPr>
            <w:pStyle w:val="10"/>
            <w:tabs>
              <w:tab w:val="right" w:leader="dot" w:pos="8306"/>
            </w:tabs>
            <w:rPr>
              <w:ins w:id="2522" w:author="LKY" w:date="2026-09-15T17:30:13Z"/>
            </w:rPr>
          </w:pPr>
          <w:ins w:id="2523" w:author="LKY" w:date="2026-09-15T17:30:13Z">
            <w:r>
              <w:rPr/>
              <w:fldChar w:fldCharType="begin"/>
            </w:r>
          </w:ins>
          <w:ins w:id="2524" w:author="LKY" w:date="2026-09-15T17:30:13Z">
            <w:r>
              <w:rPr/>
              <w:instrText xml:space="preserve"> HYPERLINK \l _Toc12834 </w:instrText>
            </w:r>
          </w:ins>
          <w:ins w:id="2525" w:author="LKY" w:date="2026-09-15T17:30:13Z">
            <w:r>
              <w:rPr/>
              <w:fldChar w:fldCharType="separate"/>
            </w:r>
          </w:ins>
          <w:ins w:id="2526" w:author="LKY" w:date="2026-09-15T17:30:13Z">
            <w:r>
              <w:rPr>
                <w:rFonts w:hint="eastAsia" w:ascii="Times New Roman" w:hAnsi="Times New Roman"/>
                <w:lang w:val="en-US" w:eastAsia="zh-CN"/>
              </w:rPr>
              <w:t>5.导轨安装</w:t>
            </w:r>
          </w:ins>
          <w:ins w:id="2527" w:author="LKY" w:date="2026-09-15T17:30:13Z">
            <w:r>
              <w:rPr/>
              <w:tab/>
            </w:r>
          </w:ins>
          <w:ins w:id="2528" w:author="LKY" w:date="2026-09-15T17:30:13Z">
            <w:r>
              <w:rPr/>
              <w:fldChar w:fldCharType="begin"/>
            </w:r>
          </w:ins>
          <w:ins w:id="2529" w:author="LKY" w:date="2026-09-15T17:30:13Z">
            <w:r>
              <w:rPr/>
              <w:instrText xml:space="preserve"> PAGEREF _Toc12834 \h </w:instrText>
            </w:r>
          </w:ins>
          <w:ins w:id="2530" w:author="LKY" w:date="2026-09-15T17:30:13Z">
            <w:r>
              <w:rPr/>
              <w:fldChar w:fldCharType="separate"/>
            </w:r>
          </w:ins>
          <w:ins w:id="2531" w:author="LKY" w:date="2026-09-15T17:30:13Z">
            <w:r>
              <w:rPr/>
              <w:t>50</w:t>
            </w:r>
          </w:ins>
          <w:ins w:id="2532" w:author="LKY" w:date="2026-09-15T17:30:13Z">
            <w:r>
              <w:rPr/>
              <w:fldChar w:fldCharType="end"/>
            </w:r>
          </w:ins>
          <w:ins w:id="2533" w:author="LKY" w:date="2026-09-15T17:30:13Z">
            <w:r>
              <w:rPr/>
              <w:fldChar w:fldCharType="end"/>
            </w:r>
          </w:ins>
        </w:p>
        <w:p w14:paraId="0D8C2394">
          <w:pPr>
            <w:pStyle w:val="10"/>
            <w:tabs>
              <w:tab w:val="right" w:leader="dot" w:pos="8306"/>
            </w:tabs>
            <w:rPr>
              <w:ins w:id="2534" w:author="LKY" w:date="2026-09-15T17:30:13Z"/>
            </w:rPr>
          </w:pPr>
          <w:ins w:id="2535" w:author="LKY" w:date="2026-09-15T17:30:13Z">
            <w:r>
              <w:rPr/>
              <w:fldChar w:fldCharType="begin"/>
            </w:r>
          </w:ins>
          <w:ins w:id="2536" w:author="LKY" w:date="2026-09-15T17:30:13Z">
            <w:r>
              <w:rPr/>
              <w:instrText xml:space="preserve"> HYPERLINK \l _Toc26961 </w:instrText>
            </w:r>
          </w:ins>
          <w:ins w:id="2537" w:author="LKY" w:date="2026-09-15T17:30:13Z">
            <w:r>
              <w:rPr/>
              <w:fldChar w:fldCharType="separate"/>
            </w:r>
          </w:ins>
          <w:ins w:id="2538" w:author="LKY" w:date="2026-09-15T17:30:13Z">
            <w:r>
              <w:rPr>
                <w:rFonts w:hint="eastAsia" w:ascii="Times New Roman" w:hAnsi="Times New Roman"/>
                <w:lang w:val="en-US" w:eastAsia="zh-CN"/>
              </w:rPr>
              <w:t>6.软件支持</w:t>
            </w:r>
          </w:ins>
          <w:ins w:id="2539" w:author="LKY" w:date="2026-09-15T17:30:13Z">
            <w:r>
              <w:rPr/>
              <w:tab/>
            </w:r>
          </w:ins>
          <w:ins w:id="2540" w:author="LKY" w:date="2026-09-15T17:30:13Z">
            <w:r>
              <w:rPr/>
              <w:fldChar w:fldCharType="begin"/>
            </w:r>
          </w:ins>
          <w:ins w:id="2541" w:author="LKY" w:date="2026-09-15T17:30:13Z">
            <w:r>
              <w:rPr/>
              <w:instrText xml:space="preserve"> PAGEREF _Toc26961 \h </w:instrText>
            </w:r>
          </w:ins>
          <w:ins w:id="2542" w:author="LKY" w:date="2026-09-15T17:30:13Z">
            <w:r>
              <w:rPr/>
              <w:fldChar w:fldCharType="separate"/>
            </w:r>
          </w:ins>
          <w:ins w:id="2543" w:author="LKY" w:date="2026-09-15T17:30:13Z">
            <w:r>
              <w:rPr/>
              <w:t>51</w:t>
            </w:r>
          </w:ins>
          <w:ins w:id="2544" w:author="LKY" w:date="2026-09-15T17:30:13Z">
            <w:r>
              <w:rPr/>
              <w:fldChar w:fldCharType="end"/>
            </w:r>
          </w:ins>
          <w:ins w:id="2545" w:author="LKY" w:date="2026-09-15T17:30:13Z">
            <w:r>
              <w:rPr/>
              <w:fldChar w:fldCharType="end"/>
            </w:r>
          </w:ins>
        </w:p>
        <w:p w14:paraId="03FFE6A3">
          <w:pPr>
            <w:pStyle w:val="10"/>
            <w:tabs>
              <w:tab w:val="right" w:leader="dot" w:pos="8306"/>
            </w:tabs>
            <w:rPr>
              <w:ins w:id="2546" w:author="LKY" w:date="2026-09-15T17:30:13Z"/>
            </w:rPr>
          </w:pPr>
          <w:ins w:id="2547" w:author="LKY" w:date="2026-09-15T17:30:13Z">
            <w:r>
              <w:rPr/>
              <w:fldChar w:fldCharType="begin"/>
            </w:r>
          </w:ins>
          <w:ins w:id="2548" w:author="LKY" w:date="2026-09-15T17:30:13Z">
            <w:r>
              <w:rPr/>
              <w:instrText xml:space="preserve"> HYPERLINK \l _Toc1915 </w:instrText>
            </w:r>
          </w:ins>
          <w:ins w:id="2549" w:author="LKY" w:date="2026-09-15T17:30:13Z">
            <w:r>
              <w:rPr/>
              <w:fldChar w:fldCharType="separate"/>
            </w:r>
          </w:ins>
          <w:ins w:id="2550" w:author="LKY" w:date="2026-09-15T17:30:13Z">
            <w:r>
              <w:rPr>
                <w:rFonts w:hint="eastAsia" w:ascii="Times New Roman" w:hAnsi="Times New Roman"/>
                <w:lang w:val="en-US" w:eastAsia="zh-CN"/>
              </w:rPr>
              <w:t>7.</w:t>
            </w:r>
          </w:ins>
          <w:ins w:id="2551" w:author="LKY" w:date="2026-09-15T17:30:13Z">
            <w:r>
              <w:rPr>
                <w:rFonts w:hint="eastAsia" w:ascii="Times New Roman" w:hAnsi="Times New Roman"/>
              </w:rPr>
              <w:t>电磁兼容性</w:t>
            </w:r>
          </w:ins>
          <w:ins w:id="2552" w:author="LKY" w:date="2026-09-15T17:30:13Z">
            <w:r>
              <w:rPr/>
              <w:tab/>
            </w:r>
          </w:ins>
          <w:ins w:id="2553" w:author="LKY" w:date="2026-09-15T17:30:13Z">
            <w:r>
              <w:rPr/>
              <w:fldChar w:fldCharType="begin"/>
            </w:r>
          </w:ins>
          <w:ins w:id="2554" w:author="LKY" w:date="2026-09-15T17:30:13Z">
            <w:r>
              <w:rPr/>
              <w:instrText xml:space="preserve"> PAGEREF _Toc1915 \h </w:instrText>
            </w:r>
          </w:ins>
          <w:ins w:id="2555" w:author="LKY" w:date="2026-09-15T17:30:13Z">
            <w:r>
              <w:rPr/>
              <w:fldChar w:fldCharType="separate"/>
            </w:r>
          </w:ins>
          <w:ins w:id="2556" w:author="LKY" w:date="2026-09-15T17:30:13Z">
            <w:r>
              <w:rPr/>
              <w:t>52</w:t>
            </w:r>
          </w:ins>
          <w:ins w:id="2557" w:author="LKY" w:date="2026-09-15T17:30:13Z">
            <w:r>
              <w:rPr/>
              <w:fldChar w:fldCharType="end"/>
            </w:r>
          </w:ins>
          <w:ins w:id="2558" w:author="LKY" w:date="2026-09-15T17:30:13Z">
            <w:r>
              <w:rPr/>
              <w:fldChar w:fldCharType="end"/>
            </w:r>
          </w:ins>
        </w:p>
        <w:p w14:paraId="38D4A482">
          <w:pPr>
            <w:pStyle w:val="10"/>
            <w:tabs>
              <w:tab w:val="right" w:leader="dot" w:pos="8306"/>
            </w:tabs>
            <w:rPr>
              <w:ins w:id="2559" w:author="LKY" w:date="2026-09-15T17:30:13Z"/>
            </w:rPr>
          </w:pPr>
          <w:ins w:id="2560" w:author="LKY" w:date="2026-09-15T17:30:13Z">
            <w:r>
              <w:rPr/>
              <w:fldChar w:fldCharType="begin"/>
            </w:r>
          </w:ins>
          <w:ins w:id="2561" w:author="LKY" w:date="2026-09-15T17:30:13Z">
            <w:r>
              <w:rPr/>
              <w:instrText xml:space="preserve"> HYPERLINK \l _Toc32202 </w:instrText>
            </w:r>
          </w:ins>
          <w:ins w:id="2562" w:author="LKY" w:date="2026-09-15T17:30:13Z">
            <w:r>
              <w:rPr/>
              <w:fldChar w:fldCharType="separate"/>
            </w:r>
          </w:ins>
          <w:ins w:id="2563" w:author="LKY" w:date="2026-09-15T17:30:13Z">
            <w:r>
              <w:rPr>
                <w:rFonts w:hint="eastAsia" w:ascii="Times New Roman" w:hAnsi="Times New Roman"/>
                <w:lang w:val="en-US" w:eastAsia="zh-CN"/>
              </w:rPr>
              <w:t>8.保修条款</w:t>
            </w:r>
          </w:ins>
          <w:ins w:id="2564" w:author="LKY" w:date="2026-09-15T17:30:13Z">
            <w:r>
              <w:rPr/>
              <w:tab/>
            </w:r>
          </w:ins>
          <w:ins w:id="2565" w:author="LKY" w:date="2026-09-15T17:30:13Z">
            <w:r>
              <w:rPr/>
              <w:fldChar w:fldCharType="begin"/>
            </w:r>
          </w:ins>
          <w:ins w:id="2566" w:author="LKY" w:date="2026-09-15T17:30:13Z">
            <w:r>
              <w:rPr/>
              <w:instrText xml:space="preserve"> PAGEREF _Toc32202 \h </w:instrText>
            </w:r>
          </w:ins>
          <w:ins w:id="2567" w:author="LKY" w:date="2026-09-15T17:30:13Z">
            <w:r>
              <w:rPr/>
              <w:fldChar w:fldCharType="separate"/>
            </w:r>
          </w:ins>
          <w:ins w:id="2568" w:author="LKY" w:date="2026-09-15T17:30:13Z">
            <w:r>
              <w:rPr/>
              <w:t>53</w:t>
            </w:r>
          </w:ins>
          <w:ins w:id="2569" w:author="LKY" w:date="2026-09-15T17:30:13Z">
            <w:r>
              <w:rPr/>
              <w:fldChar w:fldCharType="end"/>
            </w:r>
          </w:ins>
          <w:ins w:id="2570" w:author="LKY" w:date="2026-09-15T17:30:13Z">
            <w:r>
              <w:rPr/>
              <w:fldChar w:fldCharType="end"/>
            </w:r>
          </w:ins>
        </w:p>
        <w:p w14:paraId="6ECD3156">
          <w:pPr>
            <w:pStyle w:val="10"/>
            <w:tabs>
              <w:tab w:val="right" w:leader="dot" w:pos="8306"/>
            </w:tabs>
            <w:rPr>
              <w:ins w:id="2571" w:author="LKY" w:date="2026-09-15T17:30:13Z"/>
            </w:rPr>
          </w:pPr>
          <w:ins w:id="2572" w:author="LKY" w:date="2026-09-15T17:30:13Z">
            <w:r>
              <w:rPr/>
              <w:fldChar w:fldCharType="begin"/>
            </w:r>
          </w:ins>
          <w:ins w:id="2573" w:author="LKY" w:date="2026-09-15T17:30:13Z">
            <w:r>
              <w:rPr/>
              <w:instrText xml:space="preserve"> HYPERLINK \l _Toc5287 </w:instrText>
            </w:r>
          </w:ins>
          <w:ins w:id="2574" w:author="LKY" w:date="2026-09-15T17:30:13Z">
            <w:r>
              <w:rPr/>
              <w:fldChar w:fldCharType="separate"/>
            </w:r>
          </w:ins>
          <w:ins w:id="2575" w:author="LKY" w:date="2026-09-15T17:30:13Z">
            <w:r>
              <w:rPr>
                <w:rFonts w:hint="eastAsia"/>
                <w:lang w:val="en-US" w:eastAsia="zh-CN"/>
              </w:rPr>
              <w:t>9.技术支持</w:t>
            </w:r>
          </w:ins>
          <w:ins w:id="2576" w:author="LKY" w:date="2026-09-15T17:30:13Z">
            <w:r>
              <w:rPr/>
              <w:tab/>
            </w:r>
          </w:ins>
          <w:ins w:id="2577" w:author="LKY" w:date="2026-09-15T17:30:13Z">
            <w:r>
              <w:rPr/>
              <w:fldChar w:fldCharType="begin"/>
            </w:r>
          </w:ins>
          <w:ins w:id="2578" w:author="LKY" w:date="2026-09-15T17:30:13Z">
            <w:r>
              <w:rPr/>
              <w:instrText xml:space="preserve"> PAGEREF _Toc5287 \h </w:instrText>
            </w:r>
          </w:ins>
          <w:ins w:id="2579" w:author="LKY" w:date="2026-09-15T17:30:13Z">
            <w:r>
              <w:rPr/>
              <w:fldChar w:fldCharType="separate"/>
            </w:r>
          </w:ins>
          <w:ins w:id="2580" w:author="LKY" w:date="2026-09-15T17:30:13Z">
            <w:r>
              <w:rPr/>
              <w:t>53</w:t>
            </w:r>
          </w:ins>
          <w:ins w:id="2581" w:author="LKY" w:date="2026-09-15T17:30:13Z">
            <w:r>
              <w:rPr/>
              <w:fldChar w:fldCharType="end"/>
            </w:r>
          </w:ins>
          <w:ins w:id="2582" w:author="LKY" w:date="2026-09-15T17:30:13Z">
            <w:r>
              <w:rPr/>
              <w:fldChar w:fldCharType="end"/>
            </w:r>
          </w:ins>
        </w:p>
        <w:p w14:paraId="51FD83D8">
          <w:r>
            <w:fldChar w:fldCharType="end"/>
          </w:r>
        </w:p>
      </w:sdtContent>
    </w:sdt>
    <w:p w14:paraId="13D9F8A4">
      <w:pPr>
        <w:rPr>
          <w:rFonts w:hint="eastAsia" w:ascii="Times New Roman" w:hAnsi="Times New Roman" w:eastAsia="宋体" w:cs="宋体"/>
          <w:b/>
          <w:bCs/>
          <w:iCs/>
          <w:color w:val="000000"/>
          <w:sz w:val="24"/>
          <w:szCs w:val="24"/>
          <w:lang w:val="en-US" w:eastAsia="zh-CN"/>
        </w:rPr>
      </w:pPr>
      <w:r>
        <w:rPr>
          <w:rFonts w:hint="eastAsia" w:ascii="Times New Roman" w:hAnsi="Times New Roman" w:eastAsia="宋体" w:cs="宋体"/>
          <w:b/>
          <w:bCs/>
          <w:iCs/>
          <w:color w:val="000000"/>
          <w:sz w:val="24"/>
          <w:szCs w:val="24"/>
          <w:lang w:val="en-US" w:eastAsia="zh-CN"/>
        </w:rPr>
        <w:br w:type="page"/>
      </w:r>
    </w:p>
    <w:p w14:paraId="5ABFEB88">
      <w:pPr>
        <w:widowControl w:val="0"/>
        <w:spacing w:line="276" w:lineRule="auto"/>
        <w:ind w:firstLine="482" w:firstLineChars="200"/>
        <w:jc w:val="both"/>
        <w:outlineLvl w:val="0"/>
        <w:rPr>
          <w:rFonts w:hint="default" w:ascii="Times New Roman" w:hAnsi="Times New Roman" w:eastAsia="宋体" w:cs="宋体"/>
          <w:b/>
          <w:bCs/>
          <w:iCs/>
          <w:color w:val="000000"/>
          <w:sz w:val="24"/>
          <w:szCs w:val="24"/>
          <w:lang w:val="en-US" w:eastAsia="zh-CN"/>
        </w:rPr>
      </w:pPr>
      <w:bookmarkStart w:id="1" w:name="_Toc27380"/>
      <w:bookmarkStart w:id="2" w:name="_Toc27663"/>
      <w:bookmarkStart w:id="3" w:name="_Toc11420"/>
      <w:bookmarkStart w:id="4" w:name="_Toc20176"/>
      <w:bookmarkStart w:id="5" w:name="_Toc15721"/>
      <w:r>
        <w:rPr>
          <w:rFonts w:hint="eastAsia" w:ascii="Times New Roman" w:hAnsi="Times New Roman" w:eastAsia="宋体" w:cs="宋体"/>
          <w:b/>
          <w:bCs/>
          <w:iCs/>
          <w:color w:val="000000"/>
          <w:sz w:val="24"/>
          <w:szCs w:val="24"/>
          <w:lang w:val="en-US" w:eastAsia="zh-CN"/>
        </w:rPr>
        <w:t>前言</w:t>
      </w:r>
      <w:bookmarkEnd w:id="0"/>
      <w:bookmarkEnd w:id="1"/>
      <w:bookmarkEnd w:id="2"/>
      <w:bookmarkEnd w:id="3"/>
      <w:bookmarkEnd w:id="4"/>
      <w:bookmarkEnd w:id="5"/>
    </w:p>
    <w:p w14:paraId="190CD7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感谢您使用深圳市钡铼技术有限公司的</w:t>
      </w:r>
      <w:r>
        <w:rPr>
          <w:rFonts w:hint="eastAsia"/>
          <w:lang w:val="en-US" w:eastAsia="zh-CN"/>
        </w:rPr>
        <w:t>BL237系列</w:t>
      </w:r>
      <w:r>
        <w:rPr>
          <w:rFonts w:hint="eastAsia"/>
          <w:lang w:eastAsia="zh-CN"/>
        </w:rPr>
        <w:t>，阅读本产品说明书能让您快速掌握本产品的功能和使用方法。</w:t>
      </w:r>
    </w:p>
    <w:p w14:paraId="40D5CCCD">
      <w:pPr>
        <w:rPr>
          <w:rFonts w:ascii="Times New Roman" w:hAnsi="Times New Roman"/>
        </w:rPr>
      </w:pPr>
    </w:p>
    <w:p w14:paraId="51A67B6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版权声明</w:t>
      </w:r>
    </w:p>
    <w:p w14:paraId="48D529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本说明书之所有权由深圳市钡铼技术有限公司所有。未经本公司之书面许可，任何单位和个人无权以任何形式复制、传播和转载本手册之任何部分，否则一切后果由违者自负。</w:t>
      </w:r>
    </w:p>
    <w:p w14:paraId="0CEFA4A5">
      <w:pPr>
        <w:pStyle w:val="12"/>
        <w:rPr>
          <w:rFonts w:ascii="Times New Roman" w:hAnsi="Times New Roman"/>
        </w:rPr>
      </w:pPr>
    </w:p>
    <w:p w14:paraId="7238D4D2">
      <w:pPr>
        <w:pStyle w:val="5"/>
        <w:ind w:left="420" w:leftChars="200"/>
        <w:rPr>
          <w:rFonts w:hint="eastAsia" w:ascii="Times New Roman" w:hAnsi="Times New Roman" w:eastAsia="宋体" w:cs="宋体"/>
          <w:b/>
          <w:iCs/>
          <w:color w:val="000000"/>
          <w:lang w:eastAsia="zh-CN"/>
        </w:rPr>
      </w:pPr>
      <w:r>
        <w:rPr>
          <w:rFonts w:hint="eastAsia" w:ascii="Times New Roman" w:hAnsi="Times New Roman" w:eastAsia="宋体" w:cs="宋体"/>
          <w:b/>
          <w:iCs/>
          <w:color w:val="000000"/>
          <w:lang w:eastAsia="zh-CN"/>
        </w:rPr>
        <w:t>免责声明</w:t>
      </w:r>
    </w:p>
    <w:p w14:paraId="59138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由于运营商升级网络造成设备无法继续使用的，本公司不能提供免费的升级服务。由于特殊原因造成运营商网络服务中断时，本机将无法正常工作，本公司不承担由此带来的后果。</w:t>
      </w:r>
    </w:p>
    <w:p w14:paraId="699E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主要用于基于GPRS/网络的数据传输应用，请按照说明书提供的参数和技术规格使用，同时请注意无线电产品特别是GPRS产品使用时应该关注的注意事项，本公司不承担由于不正常使用或不恰当使用本产品造成的财产或人身伤害。</w:t>
      </w:r>
    </w:p>
    <w:p w14:paraId="0000D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r>
        <w:rPr>
          <w:rFonts w:hint="eastAsia"/>
          <w:lang w:eastAsia="zh-CN"/>
        </w:rPr>
        <w:t>本产品包含开源软件或第三方组件。因开源软件的缺陷、漏洞、兼容性问题、停止维护或协议变更等原因导致的系统故障、数据丢失或安全问题，本公司概不负责。用户需自行承担使用开源组件的相关风险。</w:t>
      </w:r>
    </w:p>
    <w:p w14:paraId="21049D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eastAsia="zh-CN"/>
        </w:rPr>
      </w:pPr>
    </w:p>
    <w:p w14:paraId="6BE7BB9A">
      <w:pPr>
        <w:pStyle w:val="12"/>
        <w:ind w:left="0" w:leftChars="0" w:firstLine="482" w:firstLineChars="200"/>
        <w:rPr>
          <w:rFonts w:hint="eastAsia" w:ascii="Times New Roman" w:hAnsi="Times New Roman"/>
          <w:b/>
          <w:bCs/>
          <w:sz w:val="24"/>
          <w:szCs w:val="24"/>
          <w:lang w:eastAsia="zh-CN"/>
        </w:rPr>
      </w:pPr>
      <w:r>
        <w:rPr>
          <w:rFonts w:hint="eastAsia" w:ascii="Times New Roman" w:hAnsi="Times New Roman"/>
          <w:b/>
          <w:bCs/>
          <w:sz w:val="24"/>
          <w:szCs w:val="24"/>
          <w:lang w:eastAsia="zh-CN"/>
        </w:rPr>
        <w:t>修订记录</w:t>
      </w:r>
    </w:p>
    <w:tbl>
      <w:tblPr>
        <w:tblStyle w:val="13"/>
        <w:tblW w:w="82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62"/>
        <w:gridCol w:w="1409"/>
        <w:gridCol w:w="1469"/>
        <w:gridCol w:w="2318"/>
        <w:gridCol w:w="1032"/>
      </w:tblGrid>
      <w:tr w14:paraId="4D55B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62" w:type="dxa"/>
            <w:shd w:val="clear" w:color="auto" w:fill="D8D8D8" w:themeFill="background1" w:themeFillShade="D9"/>
          </w:tcPr>
          <w:p w14:paraId="5CE00EE1">
            <w:pPr>
              <w:jc w:val="center"/>
              <w:rPr>
                <w:rFonts w:cs="Times New Roman"/>
                <w:b/>
                <w:bCs/>
              </w:rPr>
            </w:pPr>
            <w:r>
              <w:rPr>
                <w:rFonts w:cs="Times New Roman"/>
                <w:b/>
                <w:bCs/>
              </w:rPr>
              <w:t>更新日期</w:t>
            </w:r>
          </w:p>
        </w:tc>
        <w:tc>
          <w:tcPr>
            <w:tcW w:w="1409" w:type="dxa"/>
            <w:shd w:val="clear" w:color="auto" w:fill="D8D8D8" w:themeFill="background1" w:themeFillShade="D9"/>
          </w:tcPr>
          <w:p w14:paraId="1BBADC68">
            <w:pPr>
              <w:jc w:val="center"/>
              <w:rPr>
                <w:rFonts w:cs="Times New Roman"/>
                <w:b/>
                <w:bCs/>
              </w:rPr>
            </w:pPr>
            <w:r>
              <w:rPr>
                <w:rFonts w:cs="Times New Roman"/>
                <w:b/>
                <w:bCs/>
              </w:rPr>
              <w:t>文档版本</w:t>
            </w:r>
          </w:p>
        </w:tc>
        <w:tc>
          <w:tcPr>
            <w:tcW w:w="1469" w:type="dxa"/>
            <w:shd w:val="clear" w:color="auto" w:fill="D8D8D8" w:themeFill="background1" w:themeFillShade="D9"/>
          </w:tcPr>
          <w:p w14:paraId="6D93A1F5">
            <w:pPr>
              <w:jc w:val="center"/>
              <w:rPr>
                <w:rFonts w:cs="Times New Roman"/>
                <w:b/>
                <w:bCs/>
              </w:rPr>
            </w:pPr>
            <w:r>
              <w:rPr>
                <w:rFonts w:cs="Times New Roman"/>
                <w:b/>
                <w:bCs/>
              </w:rPr>
              <w:t>说明</w:t>
            </w:r>
          </w:p>
        </w:tc>
        <w:tc>
          <w:tcPr>
            <w:tcW w:w="2318" w:type="dxa"/>
            <w:shd w:val="clear" w:color="auto" w:fill="D8D8D8" w:themeFill="background1" w:themeFillShade="D9"/>
          </w:tcPr>
          <w:p w14:paraId="6181F1D9">
            <w:pPr>
              <w:jc w:val="center"/>
              <w:rPr>
                <w:rFonts w:hint="default" w:cs="Times New Roman" w:eastAsiaTheme="minorEastAsia"/>
                <w:b/>
                <w:bCs/>
                <w:lang w:val="en-US" w:eastAsia="zh-CN"/>
              </w:rPr>
            </w:pPr>
            <w:r>
              <w:rPr>
                <w:rFonts w:hint="eastAsia" w:cs="Times New Roman"/>
                <w:b/>
                <w:bCs/>
                <w:lang w:val="en-US" w:eastAsia="zh-CN"/>
              </w:rPr>
              <w:t>修订内容</w:t>
            </w:r>
          </w:p>
        </w:tc>
        <w:tc>
          <w:tcPr>
            <w:tcW w:w="1032" w:type="dxa"/>
            <w:shd w:val="clear" w:color="auto" w:fill="D8D8D8" w:themeFill="background1" w:themeFillShade="D9"/>
          </w:tcPr>
          <w:p w14:paraId="23F1CEFD">
            <w:pPr>
              <w:jc w:val="center"/>
              <w:rPr>
                <w:rFonts w:cs="Times New Roman"/>
                <w:b/>
                <w:bCs/>
              </w:rPr>
            </w:pPr>
            <w:r>
              <w:rPr>
                <w:rFonts w:cs="Times New Roman"/>
                <w:b/>
                <w:bCs/>
              </w:rPr>
              <w:t>作者</w:t>
            </w:r>
          </w:p>
        </w:tc>
      </w:tr>
      <w:tr w14:paraId="78B0C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trPr>
        <w:tc>
          <w:tcPr>
            <w:tcW w:w="2062" w:type="dxa"/>
            <w:vAlign w:val="center"/>
          </w:tcPr>
          <w:p w14:paraId="73F78930">
            <w:pPr>
              <w:jc w:val="center"/>
              <w:rPr>
                <w:rFonts w:hint="default" w:cs="Times New Roman" w:eastAsiaTheme="minorEastAsia"/>
                <w:lang w:val="en-US" w:eastAsia="zh-CN"/>
              </w:rPr>
            </w:pPr>
            <w:r>
              <w:rPr>
                <w:rFonts w:hint="eastAsia" w:cs="Times New Roman"/>
                <w:lang w:val="en-US" w:eastAsia="zh-CN"/>
              </w:rPr>
              <w:t>2026.4.24</w:t>
            </w:r>
          </w:p>
        </w:tc>
        <w:tc>
          <w:tcPr>
            <w:tcW w:w="1409" w:type="dxa"/>
            <w:vAlign w:val="center"/>
          </w:tcPr>
          <w:p w14:paraId="1CAA9475">
            <w:pPr>
              <w:jc w:val="center"/>
              <w:rPr>
                <w:rFonts w:hint="default" w:cs="Times New Roman" w:eastAsiaTheme="minorEastAsia"/>
                <w:lang w:val="en-US" w:eastAsia="zh-CN"/>
              </w:rPr>
            </w:pPr>
            <w:r>
              <w:rPr>
                <w:rFonts w:hint="eastAsia" w:cs="Times New Roman"/>
                <w:lang w:val="en-US" w:eastAsia="zh-CN"/>
              </w:rPr>
              <w:t>Ver.1.0</w:t>
            </w:r>
          </w:p>
        </w:tc>
        <w:tc>
          <w:tcPr>
            <w:tcW w:w="1469" w:type="dxa"/>
            <w:vAlign w:val="center"/>
          </w:tcPr>
          <w:p w14:paraId="26025726">
            <w:pPr>
              <w:jc w:val="center"/>
              <w:rPr>
                <w:rFonts w:cs="Times New Roman"/>
              </w:rPr>
            </w:pPr>
            <w:r>
              <w:rPr>
                <w:rFonts w:hint="eastAsia" w:cs="Times New Roman"/>
                <w:lang w:val="en-US" w:eastAsia="zh-CN"/>
              </w:rPr>
              <w:t>首次发布</w:t>
            </w:r>
          </w:p>
        </w:tc>
        <w:tc>
          <w:tcPr>
            <w:tcW w:w="2318" w:type="dxa"/>
            <w:vAlign w:val="center"/>
          </w:tcPr>
          <w:p w14:paraId="71715006">
            <w:pPr>
              <w:jc w:val="center"/>
              <w:rPr>
                <w:rFonts w:hint="default" w:cs="Times New Roman" w:eastAsiaTheme="minorEastAsia"/>
                <w:lang w:val="en-US" w:eastAsia="zh-CN"/>
              </w:rPr>
            </w:pPr>
          </w:p>
        </w:tc>
        <w:tc>
          <w:tcPr>
            <w:tcW w:w="1032" w:type="dxa"/>
            <w:vAlign w:val="center"/>
          </w:tcPr>
          <w:p w14:paraId="7B78BDAF">
            <w:pPr>
              <w:jc w:val="center"/>
              <w:rPr>
                <w:rFonts w:hint="default" w:cs="Times New Roman" w:eastAsiaTheme="minorEastAsia"/>
                <w:lang w:val="en-US" w:eastAsia="zh-CN"/>
              </w:rPr>
            </w:pPr>
            <w:r>
              <w:rPr>
                <w:rFonts w:hint="eastAsia" w:cs="Times New Roman"/>
                <w:lang w:val="en-US" w:eastAsia="zh-CN"/>
              </w:rPr>
              <w:t>ZJX</w:t>
            </w:r>
          </w:p>
        </w:tc>
      </w:tr>
      <w:tr w14:paraId="540B0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jc w:val="center"/>
          <w:ins w:id="2583" w:author="L" w:date="2026-07-31T16:12:59Z"/>
        </w:trPr>
        <w:tc>
          <w:tcPr>
            <w:tcW w:w="2062" w:type="dxa"/>
            <w:vAlign w:val="center"/>
          </w:tcPr>
          <w:p w14:paraId="37079D59">
            <w:pPr>
              <w:jc w:val="center"/>
              <w:rPr>
                <w:ins w:id="2584" w:author="L" w:date="2026-07-31T16:12:59Z"/>
                <w:rFonts w:hint="default" w:cs="Times New Roman"/>
                <w:lang w:val="en-US" w:eastAsia="zh-CN"/>
              </w:rPr>
            </w:pPr>
            <w:ins w:id="2585" w:author="L" w:date="2026-07-31T16:12:59Z">
              <w:r>
                <w:rPr>
                  <w:rFonts w:hint="eastAsia" w:cs="Times New Roman"/>
                  <w:lang w:val="en-US" w:eastAsia="zh-CN"/>
                </w:rPr>
                <w:t>2026.7.31</w:t>
              </w:r>
            </w:ins>
          </w:p>
        </w:tc>
        <w:tc>
          <w:tcPr>
            <w:tcW w:w="1409" w:type="dxa"/>
            <w:vAlign w:val="center"/>
          </w:tcPr>
          <w:p w14:paraId="2F51CBE0">
            <w:pPr>
              <w:jc w:val="center"/>
              <w:rPr>
                <w:ins w:id="2586" w:author="L" w:date="2026-07-31T16:12:59Z"/>
                <w:rFonts w:hint="default" w:cs="Times New Roman"/>
                <w:lang w:val="en-US" w:eastAsia="zh-CN"/>
              </w:rPr>
            </w:pPr>
            <w:ins w:id="2587" w:author="L" w:date="2026-07-31T16:12:59Z">
              <w:r>
                <w:rPr>
                  <w:rFonts w:hint="eastAsia" w:cs="Times New Roman"/>
                  <w:lang w:val="en-US" w:eastAsia="zh-CN"/>
                </w:rPr>
                <w:t>Ver.1.1</w:t>
              </w:r>
            </w:ins>
          </w:p>
        </w:tc>
        <w:tc>
          <w:tcPr>
            <w:tcW w:w="1469" w:type="dxa"/>
            <w:vAlign w:val="center"/>
          </w:tcPr>
          <w:p w14:paraId="6A1B2D8D">
            <w:pPr>
              <w:jc w:val="center"/>
              <w:rPr>
                <w:ins w:id="2588" w:author="L" w:date="2026-07-31T16:12:59Z"/>
                <w:rFonts w:hint="default" w:cs="Times New Roman"/>
                <w:lang w:val="en-US" w:eastAsia="zh-CN"/>
              </w:rPr>
            </w:pPr>
            <w:ins w:id="2589" w:author="L" w:date="2026-07-31T16:12:59Z">
              <w:r>
                <w:rPr>
                  <w:rFonts w:hint="eastAsia" w:cs="Times New Roman"/>
                  <w:lang w:val="en-US" w:eastAsia="zh-CN"/>
                </w:rPr>
                <w:t>部分更新</w:t>
              </w:r>
            </w:ins>
          </w:p>
        </w:tc>
        <w:tc>
          <w:tcPr>
            <w:tcW w:w="2318" w:type="dxa"/>
            <w:vAlign w:val="center"/>
          </w:tcPr>
          <w:p w14:paraId="08B866D3">
            <w:pPr>
              <w:numPr>
                <w:ilvl w:val="0"/>
                <w:numId w:val="1"/>
              </w:numPr>
              <w:jc w:val="center"/>
              <w:rPr>
                <w:ins w:id="2590" w:author="L" w:date="2026-08-31T10:00:47Z"/>
                <w:rFonts w:hint="eastAsia" w:cs="Times New Roman"/>
                <w:lang w:val="en-US" w:eastAsia="zh-CN"/>
              </w:rPr>
            </w:pPr>
            <w:ins w:id="2591" w:author="L" w:date="2026-08-31T10:00:47Z">
              <w:r>
                <w:rPr>
                  <w:rFonts w:hint="eastAsia" w:cs="Times New Roman"/>
                  <w:lang w:val="en-US" w:eastAsia="zh-CN"/>
                </w:rPr>
                <w:t>完善RTD、NTC N板使用说明，增加量程模式修改，优化软件支持</w:t>
              </w:r>
            </w:ins>
          </w:p>
          <w:p w14:paraId="61263A6D">
            <w:pPr>
              <w:numPr>
                <w:ilvl w:val="0"/>
                <w:numId w:val="1"/>
                <w:ins w:id="2593" w:author="L" w:date="2026-08-31T10:00:54Z"/>
              </w:numPr>
              <w:jc w:val="both"/>
              <w:rPr>
                <w:ins w:id="2594" w:author="L" w:date="2026-07-31T16:12:59Z"/>
                <w:rFonts w:hint="default" w:cs="Times New Roman" w:eastAsiaTheme="minorEastAsia"/>
                <w:lang w:val="en-US" w:eastAsia="zh-CN"/>
              </w:rPr>
              <w:pPrChange w:id="2592" w:author="L" w:date="2026-08-31T10:00:54Z">
                <w:pPr>
                  <w:jc w:val="center"/>
                </w:pPr>
              </w:pPrChange>
            </w:pPr>
            <w:ins w:id="2595" w:author="L" w:date="2026-08-31T10:00:47Z">
              <w:r>
                <w:rPr>
                  <w:rFonts w:hint="eastAsia" w:cs="Times New Roman"/>
                  <w:lang w:val="en-US" w:eastAsia="zh-CN"/>
                </w:rPr>
                <w:t>增加X91的CAN使用</w:t>
              </w:r>
            </w:ins>
            <w:ins w:id="2596" w:author="LKY" w:date="2026-08-26T11:41:06Z">
              <w:del w:id="2597" w:author="L" w:date="2026-08-28T19:55:57Z">
                <w:r>
                  <w:rPr>
                    <w:rFonts w:hint="eastAsia" w:cs="Times New Roman"/>
                    <w:lang w:val="en-US" w:eastAsia="zh-CN"/>
                  </w:rPr>
                  <w:delText>完善RTD、NTC N板使用说明，增加量程模式修改，优化软件支持</w:delText>
                </w:r>
              </w:del>
            </w:ins>
            <w:ins w:id="2598" w:author="L" w:date="2026-07-31T16:12:59Z">
              <w:del w:id="2599" w:author="LKY" w:date="2026-08-26T11:41:06Z">
                <w:r>
                  <w:rPr>
                    <w:rFonts w:hint="eastAsia" w:cs="Times New Roman"/>
                    <w:lang w:val="en-US" w:eastAsia="zh-CN"/>
                  </w:rPr>
                  <w:delText>完善RTD N板使用说明，优化软件支持</w:delText>
                </w:r>
              </w:del>
            </w:ins>
          </w:p>
        </w:tc>
        <w:tc>
          <w:tcPr>
            <w:tcW w:w="1032" w:type="dxa"/>
            <w:vAlign w:val="center"/>
          </w:tcPr>
          <w:p w14:paraId="002DE3A0">
            <w:pPr>
              <w:jc w:val="center"/>
              <w:rPr>
                <w:ins w:id="2600" w:author="L" w:date="2026-07-31T16:12:59Z"/>
                <w:rFonts w:hint="default" w:cs="Times New Roman"/>
                <w:lang w:val="en-US" w:eastAsia="zh-CN"/>
              </w:rPr>
            </w:pPr>
            <w:ins w:id="2601" w:author="L" w:date="2026-07-31T16:12:59Z">
              <w:r>
                <w:rPr>
                  <w:rFonts w:hint="eastAsia" w:cs="Times New Roman"/>
                  <w:lang w:val="en-US" w:eastAsia="zh-CN"/>
                </w:rPr>
                <w:t>ZJX</w:t>
              </w:r>
            </w:ins>
          </w:p>
        </w:tc>
      </w:tr>
    </w:tbl>
    <w:p w14:paraId="6823F0EE">
      <w:pPr>
        <w:rPr>
          <w:ins w:id="2602" w:author="L" w:date="2026-07-31T16:12:59Z"/>
          <w:rFonts w:hint="eastAsia" w:ascii="Times New Roman" w:hAnsi="Times New Roman" w:eastAsia="宋体" w:cs="宋体"/>
          <w:iCs/>
          <w:color w:val="000000"/>
          <w:lang w:eastAsia="zh-CN"/>
        </w:rPr>
      </w:pPr>
    </w:p>
    <w:p w14:paraId="3F2C9C37">
      <w:pPr>
        <w:pStyle w:val="12"/>
        <w:ind w:left="0" w:leftChars="0" w:firstLine="420" w:firstLineChars="0"/>
        <w:rPr>
          <w:ins w:id="2603" w:author="L" w:date="2026-07-31T16:12:59Z"/>
          <w:rFonts w:hint="eastAsia" w:ascii="Times New Roman" w:hAnsi="Times New Roman" w:eastAsia="宋体" w:cs="宋体"/>
          <w:iCs/>
          <w:color w:val="000000"/>
          <w:lang w:eastAsia="zh-CN"/>
        </w:rPr>
      </w:pPr>
    </w:p>
    <w:p w14:paraId="36521755">
      <w:pPr>
        <w:rPr>
          <w:rFonts w:hint="eastAsia" w:ascii="Times New Roman" w:hAnsi="Times New Roman" w:eastAsia="宋体" w:cs="宋体"/>
          <w:iCs/>
          <w:color w:val="000000"/>
          <w:lang w:eastAsia="zh-CN"/>
        </w:rPr>
      </w:pPr>
    </w:p>
    <w:p w14:paraId="6F053934">
      <w:pPr>
        <w:pStyle w:val="12"/>
        <w:ind w:left="0" w:leftChars="0" w:firstLine="420" w:firstLineChars="0"/>
        <w:rPr>
          <w:rFonts w:hint="eastAsia" w:ascii="Times New Roman" w:hAnsi="Times New Roman" w:eastAsia="宋体" w:cs="宋体"/>
          <w:iCs/>
          <w:color w:val="000000"/>
          <w:lang w:eastAsia="zh-CN"/>
        </w:rPr>
      </w:pPr>
    </w:p>
    <w:p w14:paraId="1C4C6B98">
      <w:pPr>
        <w:pStyle w:val="12"/>
        <w:ind w:left="0" w:leftChars="0" w:firstLine="420" w:firstLineChars="0"/>
        <w:rPr>
          <w:rFonts w:hint="eastAsia" w:ascii="Times New Roman" w:hAnsi="Times New Roman" w:eastAsia="宋体" w:cs="宋体"/>
          <w:iCs/>
          <w:color w:val="000000"/>
          <w:lang w:eastAsia="zh-CN"/>
        </w:rPr>
      </w:pPr>
    </w:p>
    <w:p w14:paraId="12A2D84D">
      <w:pPr>
        <w:pStyle w:val="12"/>
        <w:ind w:left="0" w:leftChars="0" w:firstLine="420" w:firstLineChars="0"/>
        <w:rPr>
          <w:rFonts w:hint="eastAsia" w:ascii="Times New Roman" w:hAnsi="Times New Roman" w:eastAsia="宋体" w:cs="宋体"/>
          <w:iCs/>
          <w:color w:val="000000"/>
          <w:lang w:eastAsia="zh-CN"/>
        </w:rPr>
      </w:pPr>
    </w:p>
    <w:p w14:paraId="12116654">
      <w:pPr>
        <w:pStyle w:val="12"/>
        <w:ind w:left="0" w:leftChars="0" w:firstLine="420" w:firstLineChars="0"/>
        <w:rPr>
          <w:rFonts w:hint="eastAsia" w:ascii="Times New Roman" w:hAnsi="Times New Roman" w:eastAsia="宋体" w:cs="宋体"/>
          <w:iCs/>
          <w:color w:val="000000"/>
          <w:lang w:eastAsia="zh-CN"/>
        </w:rPr>
      </w:pPr>
    </w:p>
    <w:p w14:paraId="0005A656">
      <w:pPr>
        <w:pStyle w:val="12"/>
        <w:ind w:left="0" w:leftChars="0" w:firstLine="420" w:firstLineChars="0"/>
        <w:rPr>
          <w:rFonts w:hint="eastAsia" w:ascii="Times New Roman" w:hAnsi="Times New Roman" w:eastAsia="宋体" w:cs="宋体"/>
          <w:iCs/>
          <w:color w:val="000000"/>
          <w:lang w:eastAsia="zh-CN"/>
        </w:rPr>
      </w:pPr>
    </w:p>
    <w:p w14:paraId="198E3507">
      <w:pPr>
        <w:pStyle w:val="12"/>
        <w:ind w:left="0" w:leftChars="0" w:firstLine="420" w:firstLineChars="0"/>
        <w:rPr>
          <w:rFonts w:hint="eastAsia" w:ascii="Times New Roman" w:hAnsi="Times New Roman" w:eastAsia="宋体" w:cs="宋体"/>
          <w:iCs/>
          <w:color w:val="000000"/>
          <w:lang w:eastAsia="zh-CN"/>
        </w:rPr>
      </w:pPr>
    </w:p>
    <w:p w14:paraId="1F826602">
      <w:pPr>
        <w:pStyle w:val="12"/>
        <w:ind w:left="0" w:leftChars="0" w:firstLine="420" w:firstLineChars="0"/>
        <w:rPr>
          <w:rFonts w:hint="eastAsia" w:ascii="Times New Roman" w:hAnsi="Times New Roman" w:eastAsia="宋体" w:cs="宋体"/>
          <w:iCs/>
          <w:color w:val="000000"/>
          <w:lang w:eastAsia="zh-CN"/>
        </w:rPr>
      </w:pPr>
    </w:p>
    <w:p w14:paraId="45FBD024">
      <w:pPr>
        <w:pStyle w:val="12"/>
        <w:ind w:left="0" w:leftChars="0" w:firstLine="420" w:firstLineChars="0"/>
        <w:rPr>
          <w:del w:id="2604" w:author="L" w:date="2026-08-07T16:31:40Z"/>
          <w:rFonts w:hint="eastAsia" w:ascii="Times New Roman" w:hAnsi="Times New Roman" w:eastAsia="宋体" w:cs="宋体"/>
          <w:iCs/>
          <w:color w:val="000000"/>
          <w:lang w:eastAsia="zh-CN"/>
        </w:rPr>
      </w:pPr>
    </w:p>
    <w:p w14:paraId="19CA931A">
      <w:pPr>
        <w:pStyle w:val="12"/>
        <w:ind w:left="0" w:leftChars="0" w:firstLine="420" w:firstLineChars="0"/>
        <w:rPr>
          <w:del w:id="2605" w:author="L" w:date="2026-08-07T16:31:37Z"/>
          <w:rFonts w:hint="eastAsia" w:ascii="Times New Roman" w:hAnsi="Times New Roman" w:eastAsia="宋体" w:cs="宋体"/>
          <w:iCs/>
          <w:color w:val="000000"/>
          <w:lang w:eastAsia="zh-CN"/>
        </w:rPr>
      </w:pPr>
    </w:p>
    <w:p w14:paraId="7EB3FBC6">
      <w:pPr>
        <w:pStyle w:val="12"/>
        <w:ind w:left="0" w:leftChars="0" w:firstLine="420" w:firstLineChars="0"/>
        <w:rPr>
          <w:del w:id="2606" w:author="L" w:date="2026-08-07T16:31:38Z"/>
          <w:rFonts w:hint="eastAsia" w:ascii="Times New Roman" w:hAnsi="Times New Roman" w:eastAsia="宋体" w:cs="宋体"/>
          <w:iCs/>
          <w:color w:val="000000"/>
          <w:lang w:eastAsia="zh-CN"/>
        </w:rPr>
      </w:pPr>
    </w:p>
    <w:p w14:paraId="0BE69B8B">
      <w:pPr>
        <w:pStyle w:val="12"/>
        <w:ind w:left="0" w:leftChars="0" w:firstLine="0" w:firstLineChars="0"/>
        <w:outlineLvl w:val="0"/>
        <w:rPr>
          <w:rFonts w:hint="default" w:ascii="Times New Roman" w:hAnsi="Times New Roman" w:cstheme="minorEastAsia"/>
          <w:b/>
          <w:bCs/>
          <w:sz w:val="44"/>
          <w:szCs w:val="44"/>
          <w:lang w:val="en-US" w:eastAsia="zh-CN"/>
        </w:rPr>
      </w:pPr>
      <w:bookmarkStart w:id="6" w:name="_Toc26591"/>
      <w:bookmarkStart w:id="7" w:name="_Toc6409"/>
      <w:bookmarkStart w:id="8" w:name="_Toc8124"/>
      <w:bookmarkStart w:id="9" w:name="_Toc18349"/>
      <w:bookmarkStart w:id="10" w:name="_Toc20410"/>
      <w:r>
        <w:rPr>
          <w:rFonts w:hint="eastAsia" w:ascii="Times New Roman" w:hAnsi="Times New Roman" w:cstheme="minorEastAsia"/>
          <w:b/>
          <w:bCs/>
          <w:sz w:val="44"/>
          <w:szCs w:val="44"/>
          <w:lang w:val="en-US" w:eastAsia="zh-CN"/>
        </w:rPr>
        <w:t>1.产品简介</w:t>
      </w:r>
      <w:bookmarkEnd w:id="6"/>
      <w:bookmarkEnd w:id="7"/>
      <w:bookmarkEnd w:id="8"/>
      <w:bookmarkEnd w:id="9"/>
      <w:bookmarkEnd w:id="10"/>
    </w:p>
    <w:p w14:paraId="12A3110A">
      <w:pPr>
        <w:pStyle w:val="12"/>
        <w:ind w:left="0" w:leftChars="0" w:firstLine="0" w:firstLineChars="0"/>
        <w:outlineLvl w:val="1"/>
        <w:rPr>
          <w:rFonts w:hint="default" w:ascii="Times New Roman" w:hAnsi="Times New Roman" w:cstheme="minorEastAsia"/>
          <w:b/>
          <w:bCs/>
          <w:sz w:val="32"/>
          <w:szCs w:val="32"/>
          <w:lang w:val="en-US" w:eastAsia="zh-CN"/>
        </w:rPr>
      </w:pPr>
      <w:bookmarkStart w:id="11" w:name="_Toc30454"/>
      <w:bookmarkStart w:id="12" w:name="_Toc9793"/>
      <w:bookmarkStart w:id="13" w:name="_Toc27729"/>
      <w:bookmarkStart w:id="14" w:name="_Toc15140"/>
      <w:bookmarkStart w:id="15" w:name="_Toc19825"/>
      <w:r>
        <w:rPr>
          <w:rFonts w:hint="eastAsia" w:ascii="Times New Roman" w:hAnsi="Times New Roman" w:cstheme="minorEastAsia"/>
          <w:b/>
          <w:bCs/>
          <w:sz w:val="32"/>
          <w:szCs w:val="32"/>
          <w:lang w:val="en-US" w:eastAsia="zh-CN"/>
        </w:rPr>
        <w:t>1.1 概述</w:t>
      </w:r>
      <w:bookmarkEnd w:id="11"/>
      <w:bookmarkEnd w:id="12"/>
      <w:bookmarkEnd w:id="13"/>
      <w:bookmarkEnd w:id="14"/>
      <w:bookmarkEnd w:id="15"/>
    </w:p>
    <w:p w14:paraId="1D82BD72">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ascii="Times New Roman" w:hAnsi="Times New Roman" w:cs="Times New Roman" w:eastAsiaTheme="minorEastAsia"/>
          <w:sz w:val="24"/>
          <w:szCs w:val="24"/>
        </w:rPr>
        <w:t>在工业自动化向“</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 xml:space="preserve">边缘计算+实时控制”深度融合的转型背景下，传统PLC面临智能计算的瓶颈，而通用工业计算机又难以满足高实时性控制的需求。EdgePLC </w:t>
      </w:r>
      <w:r>
        <w:rPr>
          <w:rFonts w:hint="eastAsia" w:ascii="Times New Roman" w:hAnsi="Times New Roman" w:cs="Times New Roman" w:eastAsiaTheme="minorEastAsia"/>
          <w:sz w:val="24"/>
          <w:szCs w:val="24"/>
          <w:lang w:eastAsia="zh-CN"/>
        </w:rPr>
        <w:t>BL237</w:t>
      </w:r>
      <w:r>
        <w:rPr>
          <w:rFonts w:ascii="Times New Roman" w:hAnsi="Times New Roman" w:cs="Times New Roman" w:eastAsiaTheme="minorEastAsia"/>
          <w:sz w:val="24"/>
          <w:szCs w:val="24"/>
        </w:rPr>
        <w:t>系列工业AI边缘控制器应运而生，旨在打破IT与OT的融合壁垒，提供真正意义上的“</w:t>
      </w:r>
      <w:r>
        <w:rPr>
          <w:rFonts w:hint="eastAsia" w:ascii="Times New Roman" w:hAnsi="Times New Roman" w:cs="Times New Roman" w:eastAsiaTheme="minorEastAsia"/>
          <w:sz w:val="24"/>
          <w:szCs w:val="24"/>
        </w:rPr>
        <w:t>边缘AI</w:t>
      </w:r>
      <w:r>
        <w:rPr>
          <w:rFonts w:ascii="Times New Roman" w:hAnsi="Times New Roman" w:cs="Times New Roman" w:eastAsiaTheme="minorEastAsia"/>
          <w:sz w:val="24"/>
          <w:szCs w:val="24"/>
        </w:rPr>
        <w:t>控算一体”解决方案。</w:t>
      </w:r>
    </w:p>
    <w:p w14:paraId="4B95660A">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BL237</w:t>
      </w:r>
      <w:r>
        <w:rPr>
          <w:rFonts w:ascii="Times New Roman" w:hAnsi="Times New Roman" w:cs="Times New Roman" w:eastAsiaTheme="minorEastAsia"/>
          <w:sz w:val="24"/>
          <w:szCs w:val="24"/>
        </w:rPr>
        <w:t>系列采用“高性能ARM处理器 + 分布式I/O扩展”的架构，以瑞芯微</w:t>
      </w:r>
      <w:r>
        <w:rPr>
          <w:rFonts w:hint="eastAsia" w:ascii="Times New Roman" w:hAnsi="Times New Roman" w:cs="Times New Roman" w:eastAsiaTheme="minorEastAsia"/>
          <w:sz w:val="24"/>
          <w:szCs w:val="24"/>
        </w:rPr>
        <w:t>RK3562/</w:t>
      </w:r>
      <w:r>
        <w:rPr>
          <w:rFonts w:ascii="Times New Roman" w:hAnsi="Times New Roman" w:cs="Times New Roman" w:eastAsiaTheme="minorEastAsia"/>
          <w:sz w:val="24"/>
          <w:szCs w:val="24"/>
        </w:rPr>
        <w:t>RK356</w:t>
      </w:r>
      <w:r>
        <w:rPr>
          <w:rFonts w:hint="eastAsia" w:ascii="Times New Roman" w:hAnsi="Times New Roman" w:cs="Times New Roman" w:eastAsiaTheme="minorEastAsia"/>
          <w:sz w:val="24"/>
          <w:szCs w:val="24"/>
        </w:rPr>
        <w:t>2</w:t>
      </w:r>
      <w:r>
        <w:rPr>
          <w:rFonts w:ascii="Times New Roman" w:hAnsi="Times New Roman" w:cs="Times New Roman" w:eastAsiaTheme="minorEastAsia"/>
          <w:sz w:val="24"/>
          <w:szCs w:val="24"/>
        </w:rPr>
        <w:t>J为核心，集成</w:t>
      </w:r>
      <w:r>
        <w:rPr>
          <w:rFonts w:hint="eastAsia" w:ascii="Times New Roman" w:hAnsi="Times New Roman" w:cs="Times New Roman" w:eastAsiaTheme="minorEastAsia"/>
          <w:sz w:val="24"/>
          <w:szCs w:val="24"/>
          <w:lang w:val="en-US" w:eastAsia="zh-CN"/>
        </w:rPr>
        <w:t>1</w:t>
      </w:r>
      <w:r>
        <w:rPr>
          <w:rFonts w:ascii="Times New Roman" w:hAnsi="Times New Roman" w:cs="Times New Roman" w:eastAsiaTheme="minorEastAsia"/>
          <w:sz w:val="24"/>
          <w:szCs w:val="24"/>
        </w:rPr>
        <w:t>TOPS算力的专用NPU，</w:t>
      </w:r>
      <w:r>
        <w:rPr>
          <w:rFonts w:hint="eastAsia" w:ascii="Times New Roman" w:hAnsi="Times New Roman" w:cs="Times New Roman" w:eastAsiaTheme="minorEastAsia"/>
          <w:sz w:val="24"/>
          <w:szCs w:val="24"/>
        </w:rPr>
        <w:t>四核ARM Cortex-A53 + 单核ARM Cortex-M0</w:t>
      </w:r>
      <w:r>
        <w:rPr>
          <w:rFonts w:hint="eastAsia" w:ascii="Times New Roman" w:hAnsi="Times New Roman" w:cs="Times New Roman" w:eastAsiaTheme="minorEastAsia"/>
          <w:sz w:val="24"/>
          <w:szCs w:val="24"/>
          <w:lang w:val="en-US" w:eastAsia="zh-CN"/>
        </w:rPr>
        <w:t>架构</w:t>
      </w:r>
      <w:r>
        <w:rPr>
          <w:rFonts w:ascii="Times New Roman" w:hAnsi="Times New Roman" w:cs="Times New Roman" w:eastAsiaTheme="minorEastAsia"/>
          <w:sz w:val="24"/>
          <w:szCs w:val="24"/>
        </w:rPr>
        <w:t>，在保障毫秒级实时控制的同时，具备强大的本地AI推理与数据处理能力。</w:t>
      </w:r>
    </w:p>
    <w:p w14:paraId="4B83A8F7">
      <w:pPr>
        <w:keepNext w:val="0"/>
        <w:keepLines w:val="0"/>
        <w:pageBreakBefore w:val="0"/>
        <w:widowControl w:val="0"/>
        <w:kinsoku/>
        <w:wordWrap w:val="0"/>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rPr>
        <w:t xml:space="preserve">EdgePLC </w:t>
      </w:r>
      <w:r>
        <w:rPr>
          <w:rFonts w:hint="eastAsia" w:ascii="Times New Roman" w:hAnsi="Times New Roman" w:cs="Times New Roman" w:eastAsiaTheme="minorEastAsia"/>
          <w:sz w:val="24"/>
          <w:szCs w:val="24"/>
          <w:lang w:eastAsia="zh-CN"/>
        </w:rPr>
        <w:t>BL237</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深度融合实时控制、</w:t>
      </w:r>
      <w:r>
        <w:rPr>
          <w:rFonts w:hint="eastAsia" w:ascii="Times New Roman" w:hAnsi="Times New Roman" w:cs="Times New Roman" w:eastAsiaTheme="minorEastAsia"/>
          <w:sz w:val="24"/>
          <w:szCs w:val="24"/>
        </w:rPr>
        <w:t>AI</w:t>
      </w:r>
      <w:r>
        <w:rPr>
          <w:rFonts w:ascii="Times New Roman" w:hAnsi="Times New Roman" w:cs="Times New Roman" w:eastAsiaTheme="minorEastAsia"/>
          <w:sz w:val="24"/>
          <w:szCs w:val="24"/>
        </w:rPr>
        <w:t>边缘智能、协议转换、远程运维与二次开发等功能，支持IEC 61131-3标准编程环境（OpenPLC/NexPLC/CODESYS）、IGH EtherCAT硬实时主站，并可扩展多达32块N系列分布式I/O模块，覆盖DI/DO/AI/AO/温度采集等多种信号类型。软件层面基于Ubuntu 20.04系统，集成Docker、Node-RED、Python/C++开发环境，以及YOLOv5/8+OpenCV等AI视觉工具栈，实现从数据采集、实时分析到智能决策的全流程闭环。</w:t>
      </w:r>
    </w:p>
    <w:p w14:paraId="283AA69D">
      <w:pPr>
        <w:keepNext w:val="0"/>
        <w:keepLines w:val="0"/>
        <w:pageBreakBefore w:val="0"/>
        <w:widowControl w:val="0"/>
        <w:kinsoku/>
        <w:wordWrap/>
        <w:overflowPunct/>
        <w:topLinePunct w:val="0"/>
        <w:autoSpaceDE/>
        <w:autoSpaceDN/>
        <w:bidi w:val="0"/>
        <w:adjustRightInd/>
        <w:snapToGrid/>
        <w:spacing w:line="360" w:lineRule="auto"/>
        <w:ind w:left="-11" w:firstLine="480" w:firstLineChars="200"/>
        <w:jc w:val="left"/>
        <w:textAlignment w:val="auto"/>
        <w:rPr>
          <w:rFonts w:ascii="Times New Roman" w:hAnsi="Times New Roman" w:cs="Times New Roman" w:eastAsiaTheme="minorEastAsia"/>
          <w:sz w:val="24"/>
          <w:szCs w:val="24"/>
        </w:rPr>
      </w:pPr>
      <w:r>
        <w:rPr>
          <w:rFonts w:hint="eastAsia" w:ascii="Times New Roman" w:hAnsi="Times New Roman" w:cs="Times New Roman" w:eastAsiaTheme="minorEastAsia"/>
          <w:sz w:val="24"/>
          <w:szCs w:val="24"/>
          <w:lang w:eastAsia="zh-CN"/>
        </w:rPr>
        <w:t>BL237</w:t>
      </w:r>
      <w:r>
        <w:rPr>
          <w:rFonts w:ascii="Times New Roman" w:hAnsi="Times New Roman" w:cs="Times New Roman" w:eastAsiaTheme="minorEastAsia"/>
          <w:sz w:val="24"/>
          <w:szCs w:val="24"/>
        </w:rPr>
        <w:t>系列</w:t>
      </w:r>
      <w:r>
        <w:rPr>
          <w:rFonts w:hint="eastAsia" w:ascii="Times New Roman" w:hAnsi="Times New Roman" w:cs="Times New Roman" w:eastAsiaTheme="minorEastAsia"/>
          <w:sz w:val="24"/>
          <w:szCs w:val="24"/>
        </w:rPr>
        <w:t>工业AI边缘控制器</w:t>
      </w:r>
      <w:r>
        <w:rPr>
          <w:rFonts w:ascii="Times New Roman" w:hAnsi="Times New Roman" w:cs="Times New Roman" w:eastAsiaTheme="minorEastAsia"/>
          <w:sz w:val="24"/>
          <w:szCs w:val="24"/>
        </w:rPr>
        <w:t>专为智能产线控制、储能EMS、光伏逆变器管理、AGV机器人、机器视觉等“控制+计算”协同场景设计，通过将智能分析下沉至设备边缘，它不仅实现了控制逻辑的精准执行，更完成了数据价值的就地转化与智能决策，助力企业构建更敏捷、更智能、更高效的下一代工业控制系统，从容应对智能制造的未来挑战。</w:t>
      </w:r>
    </w:p>
    <w:p w14:paraId="6ECD68BE">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eastAsia" w:ascii="Times New Roman" w:hAnsi="Times New Roman" w:eastAsia="宋体" w:cs="宋体"/>
          <w:b/>
          <w:bCs/>
          <w:iCs/>
          <w:color w:val="000000"/>
          <w:lang w:val="en-US" w:eastAsia="zh-CN"/>
        </w:rPr>
      </w:pPr>
    </w:p>
    <w:p w14:paraId="0F83225A">
      <w:pPr>
        <w:pStyle w:val="12"/>
        <w:ind w:left="0" w:leftChars="0" w:firstLine="0" w:firstLineChars="0"/>
        <w:jc w:val="left"/>
        <w:outlineLvl w:val="1"/>
        <w:rPr>
          <w:rFonts w:asciiTheme="minorEastAsia" w:hAnsiTheme="minorEastAsia" w:eastAsiaTheme="minorEastAsia"/>
          <w:sz w:val="18"/>
          <w:szCs w:val="18"/>
        </w:rPr>
      </w:pPr>
      <w:bookmarkStart w:id="16" w:name="_Toc17601"/>
      <w:bookmarkStart w:id="17" w:name="_Toc31579"/>
      <w:bookmarkStart w:id="18" w:name="_Toc25482"/>
      <w:bookmarkStart w:id="19" w:name="_Toc22831"/>
      <w:bookmarkStart w:id="20" w:name="_Toc2748"/>
      <w:r>
        <w:rPr>
          <w:rFonts w:hint="eastAsia" w:ascii="Times New Roman" w:hAnsi="Times New Roman" w:eastAsia="宋体" w:cs="宋体"/>
          <w:b/>
          <w:bCs/>
          <w:iCs/>
          <w:color w:val="000000"/>
          <w:kern w:val="2"/>
          <w:sz w:val="32"/>
          <w:szCs w:val="32"/>
          <w:lang w:val="en-US" w:eastAsia="zh-CN" w:bidi="ar-SA"/>
        </w:rPr>
        <w:t>1.2外形尺寸</w:t>
      </w:r>
      <w:bookmarkEnd w:id="16"/>
      <w:bookmarkEnd w:id="17"/>
      <w:bookmarkEnd w:id="18"/>
      <w:bookmarkEnd w:id="19"/>
      <w:bookmarkEnd w:id="20"/>
    </w:p>
    <w:p w14:paraId="34EDE51B">
      <w:pPr>
        <w:pStyle w:val="12"/>
        <w:rPr>
          <w:rFonts w:hint="eastAsia" w:asciiTheme="minorEastAsia" w:hAnsiTheme="minorEastAsia" w:eastAsiaTheme="minorEastAsia"/>
          <w:sz w:val="18"/>
          <w:szCs w:val="18"/>
        </w:rPr>
      </w:pPr>
    </w:p>
    <w:p w14:paraId="0B99EFE5">
      <w:pPr>
        <w:pStyle w:val="12"/>
        <w:ind w:left="0" w:leftChars="0" w:firstLine="420" w:firstLineChars="0"/>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产品外观结构与尺寸如下图：</w:t>
      </w:r>
    </w:p>
    <w:p w14:paraId="23AA0BBE">
      <w:pPr>
        <w:pStyle w:val="12"/>
        <w:ind w:left="420" w:leftChars="-495" w:hanging="1459" w:hangingChars="608"/>
        <w:jc w:val="center"/>
        <w:rPr>
          <w:rFonts w:hint="default" w:ascii="Times New Roman" w:hAnsi="Times New Roman" w:eastAsia="宋体" w:cs="宋体"/>
          <w:b/>
          <w:bCs/>
          <w:iCs/>
          <w:color w:val="000000"/>
          <w:kern w:val="2"/>
          <w:sz w:val="32"/>
          <w:szCs w:val="32"/>
          <w:lang w:val="en-US" w:eastAsia="zh-CN" w:bidi="ar-SA"/>
        </w:rPr>
      </w:pPr>
      <w:r>
        <w:rPr>
          <w:rFonts w:ascii="宋体" w:hAnsi="宋体" w:eastAsia="宋体" w:cs="宋体"/>
          <w:sz w:val="24"/>
          <w:szCs w:val="24"/>
        </w:rPr>
        <w:drawing>
          <wp:inline distT="0" distB="0" distL="114300" distR="114300">
            <wp:extent cx="2096135" cy="2611120"/>
            <wp:effectExtent l="0" t="0" r="18415" b="17780"/>
            <wp:docPr id="5" name="图片 5" descr="F:/2025_9/EdgePLC/标签外壳/标准款清晰图片.png标准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2025_9/EdgePLC/标签外壳/标准款清晰图片.png标准款清晰图片"/>
                    <pic:cNvPicPr>
                      <a:picLocks noChangeAspect="1"/>
                    </pic:cNvPicPr>
                  </pic:nvPicPr>
                  <pic:blipFill>
                    <a:blip r:embed="rId9"/>
                    <a:srcRect l="16956" t="6205" r="21620" b="-88"/>
                    <a:stretch>
                      <a:fillRect/>
                    </a:stretch>
                  </pic:blipFill>
                  <pic:spPr>
                    <a:xfrm>
                      <a:off x="0" y="0"/>
                      <a:ext cx="2096135" cy="2611120"/>
                    </a:xfrm>
                    <a:prstGeom prst="rect">
                      <a:avLst/>
                    </a:prstGeom>
                    <a:noFill/>
                    <a:ln w="9525">
                      <a:noFill/>
                    </a:ln>
                  </pic:spPr>
                </pic:pic>
              </a:graphicData>
            </a:graphic>
          </wp:inline>
        </w:drawing>
      </w:r>
      <w:r>
        <w:rPr>
          <w:rFonts w:ascii="宋体" w:hAnsi="宋体" w:eastAsia="宋体" w:cs="宋体"/>
          <w:sz w:val="24"/>
          <w:szCs w:val="24"/>
        </w:rPr>
        <w:drawing>
          <wp:inline distT="0" distB="0" distL="114300" distR="114300">
            <wp:extent cx="2112010" cy="2633345"/>
            <wp:effectExtent l="0" t="0" r="2540" b="14605"/>
            <wp:docPr id="8" name="图片 8" descr="F:/2025_9/EdgePLC/标签外壳/A款清晰图片.pngA款清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2025_9/EdgePLC/标签外壳/A款清晰图片.pngA款清晰图片"/>
                    <pic:cNvPicPr>
                      <a:picLocks noChangeAspect="1"/>
                    </pic:cNvPicPr>
                  </pic:nvPicPr>
                  <pic:blipFill>
                    <a:blip r:embed="rId10"/>
                    <a:srcRect l="16091" t="3780" r="21232" b="237"/>
                    <a:stretch>
                      <a:fillRect/>
                    </a:stretch>
                  </pic:blipFill>
                  <pic:spPr>
                    <a:xfrm>
                      <a:off x="0" y="0"/>
                      <a:ext cx="2112010" cy="2633345"/>
                    </a:xfrm>
                    <a:prstGeom prst="rect">
                      <a:avLst/>
                    </a:prstGeom>
                    <a:noFill/>
                    <a:ln w="9525">
                      <a:noFill/>
                    </a:ln>
                  </pic:spPr>
                </pic:pic>
              </a:graphicData>
            </a:graphic>
          </wp:inline>
        </w:drawing>
      </w:r>
    </w:p>
    <w:p w14:paraId="5117071A">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21" w:name="_Toc11154"/>
      <w:bookmarkStart w:id="22" w:name="_Toc21981"/>
      <w:bookmarkStart w:id="23" w:name="_Toc20380"/>
      <w:bookmarkStart w:id="24" w:name="_Toc9691"/>
      <w:bookmarkStart w:id="25" w:name="_Toc29239"/>
      <w:r>
        <w:rPr>
          <w:rFonts w:hint="eastAsia" w:ascii="Times New Roman" w:hAnsi="Times New Roman" w:eastAsia="宋体" w:cs="宋体"/>
          <w:b/>
          <w:bCs/>
          <w:iCs/>
          <w:color w:val="000000"/>
          <w:sz w:val="32"/>
          <w:szCs w:val="32"/>
          <w:lang w:val="en-US" w:eastAsia="zh-CN"/>
        </w:rPr>
        <w:t>1.3技术参数</w:t>
      </w:r>
      <w:bookmarkEnd w:id="21"/>
      <w:bookmarkEnd w:id="22"/>
      <w:bookmarkEnd w:id="23"/>
      <w:bookmarkEnd w:id="24"/>
      <w:bookmarkEnd w:id="25"/>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9"/>
        <w:gridCol w:w="1701"/>
        <w:gridCol w:w="5419"/>
      </w:tblGrid>
      <w:tr w14:paraId="00437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shd w:val="clear" w:color="auto" w:fill="BEBEBE"/>
            <w:noWrap w:val="0"/>
            <w:vAlign w:val="center"/>
          </w:tcPr>
          <w:p w14:paraId="22D08B72">
            <w:pPr>
              <w:widowControl w:val="0"/>
              <w:jc w:val="center"/>
              <w:rPr>
                <w:rFonts w:ascii="Times New Roman" w:hAnsi="Times New Roman" w:cs="Arial"/>
                <w:b/>
                <w:kern w:val="0"/>
                <w:lang w:eastAsia="en-US"/>
              </w:rPr>
            </w:pPr>
            <w:r>
              <w:rPr>
                <w:rFonts w:ascii="Times New Roman" w:hAnsi="Times New Roman" w:cs="Arial"/>
                <w:b/>
                <w:kern w:val="0"/>
                <w:lang w:eastAsia="en-US"/>
              </w:rPr>
              <w:t>分类</w:t>
            </w:r>
          </w:p>
        </w:tc>
        <w:tc>
          <w:tcPr>
            <w:tcW w:w="998" w:type="pct"/>
            <w:shd w:val="clear" w:color="auto" w:fill="BEBEBE"/>
            <w:noWrap w:val="0"/>
            <w:vAlign w:val="center"/>
          </w:tcPr>
          <w:p w14:paraId="4276AEC7">
            <w:pPr>
              <w:widowControl/>
              <w:jc w:val="center"/>
              <w:rPr>
                <w:rFonts w:ascii="Times New Roman" w:hAnsi="Times New Roman" w:cs="Arial"/>
                <w:b/>
                <w:kern w:val="0"/>
                <w:lang w:eastAsia="en-US"/>
              </w:rPr>
            </w:pPr>
            <w:r>
              <w:rPr>
                <w:rFonts w:ascii="Times New Roman" w:hAnsi="Times New Roman" w:cs="Arial"/>
                <w:b/>
                <w:kern w:val="0"/>
                <w:lang w:eastAsia="en-US"/>
              </w:rPr>
              <w:t>参数</w:t>
            </w:r>
          </w:p>
        </w:tc>
        <w:tc>
          <w:tcPr>
            <w:tcW w:w="3180" w:type="pct"/>
            <w:shd w:val="clear" w:color="auto" w:fill="BEBEBE"/>
            <w:noWrap w:val="0"/>
            <w:vAlign w:val="center"/>
          </w:tcPr>
          <w:p w14:paraId="7A52A111">
            <w:pPr>
              <w:widowControl/>
              <w:jc w:val="center"/>
              <w:rPr>
                <w:rFonts w:ascii="Times New Roman" w:hAnsi="Times New Roman" w:cs="Arial"/>
                <w:b/>
                <w:kern w:val="0"/>
                <w:lang w:eastAsia="en-US"/>
              </w:rPr>
            </w:pPr>
            <w:r>
              <w:rPr>
                <w:rFonts w:ascii="Times New Roman" w:hAnsi="Times New Roman" w:cs="Arial"/>
                <w:b/>
                <w:kern w:val="0"/>
                <w:lang w:eastAsia="en-US"/>
              </w:rPr>
              <w:t>描述</w:t>
            </w:r>
          </w:p>
        </w:tc>
      </w:tr>
      <w:tr w14:paraId="62772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noWrap w:val="0"/>
            <w:vAlign w:val="center"/>
          </w:tcPr>
          <w:p w14:paraId="03288058">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系统</w:t>
            </w:r>
          </w:p>
        </w:tc>
        <w:tc>
          <w:tcPr>
            <w:tcW w:w="998" w:type="pct"/>
            <w:noWrap w:val="0"/>
            <w:vAlign w:val="center"/>
          </w:tcPr>
          <w:p w14:paraId="1720E7A8">
            <w:pPr>
              <w:widowControl/>
              <w:ind w:left="0" w:leftChars="0" w:firstLine="0" w:firstLineChars="0"/>
              <w:jc w:val="center"/>
              <w:rPr>
                <w:rFonts w:hint="eastAsia" w:ascii="Times New Roman" w:hAnsi="Times New Roman" w:cs="Arial"/>
                <w:kern w:val="0"/>
                <w:lang w:val="en-US" w:eastAsia="zh-CN"/>
              </w:rPr>
            </w:pPr>
            <w:r>
              <w:rPr>
                <w:rFonts w:hint="eastAsia" w:ascii="Times New Roman" w:hAnsi="Times New Roman" w:cs="Arial"/>
                <w:kern w:val="0"/>
                <w:lang w:val="en-US" w:eastAsia="zh-CN"/>
              </w:rPr>
              <w:t>CPU型号</w:t>
            </w:r>
          </w:p>
        </w:tc>
        <w:tc>
          <w:tcPr>
            <w:tcW w:w="3180" w:type="pct"/>
            <w:noWrap w:val="0"/>
            <w:vAlign w:val="center"/>
          </w:tcPr>
          <w:p w14:paraId="0DFC6A4D">
            <w:pPr>
              <w:widowControl/>
              <w:ind w:left="0" w:leftChars="0" w:firstLine="0" w:firstLineChars="0"/>
              <w:rPr>
                <w:rFonts w:hint="default" w:ascii="Times New Roman" w:hAnsi="Times New Roman" w:cs="Arial" w:eastAsiaTheme="minorEastAsia"/>
                <w:kern w:val="0"/>
                <w:lang w:val="en-US" w:eastAsia="zh-CN"/>
              </w:rPr>
            </w:pPr>
            <w:r>
              <w:rPr>
                <w:rFonts w:hint="default" w:ascii="Times New Roman" w:hAnsi="Times New Roman" w:eastAsia="宋体" w:cs="Arial"/>
                <w:kern w:val="0"/>
                <w:lang w:val="en-US" w:eastAsia="zh-CN"/>
              </w:rPr>
              <w:t xml:space="preserve">瑞芯微 </w:t>
            </w:r>
            <w:r>
              <w:t>RK3562J/RK3562</w:t>
            </w:r>
            <w:r>
              <w:rPr>
                <w:rFonts w:hint="eastAsia" w:eastAsiaTheme="minorEastAsia"/>
                <w:lang w:eastAsia="zh-CN"/>
              </w:rPr>
              <w:t>：4x ARM Cortex-A53(64bit)，1x ARM Cortex-M0</w:t>
            </w:r>
          </w:p>
        </w:tc>
      </w:tr>
      <w:tr w14:paraId="4640E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3D08E37B">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091C51BE">
            <w:pPr>
              <w:widowControl/>
              <w:ind w:left="0" w:leftChars="0" w:firstLine="0" w:firstLineChars="0"/>
              <w:jc w:val="center"/>
              <w:rPr>
                <w:rFonts w:hint="eastAsia" w:ascii="Times New Roman" w:hAnsi="Times New Roman" w:cs="Arial"/>
                <w:kern w:val="0"/>
                <w:lang w:val="en-US" w:eastAsia="zh-CN"/>
              </w:rPr>
            </w:pPr>
            <w:r>
              <w:rPr>
                <w:rFonts w:hint="eastAsia" w:ascii="Times New Roman" w:hAnsi="Times New Roman" w:cs="Arial"/>
                <w:kern w:val="0"/>
                <w:lang w:eastAsia="en-US"/>
              </w:rPr>
              <w:t>处理器</w:t>
            </w:r>
            <w:r>
              <w:rPr>
                <w:rFonts w:hint="eastAsia" w:ascii="Times New Roman" w:hAnsi="Times New Roman" w:cs="Arial"/>
                <w:kern w:val="0"/>
                <w:lang w:val="en-US" w:eastAsia="zh-CN"/>
              </w:rPr>
              <w:t>频率</w:t>
            </w:r>
          </w:p>
        </w:tc>
        <w:tc>
          <w:tcPr>
            <w:tcW w:w="3180" w:type="pct"/>
            <w:noWrap w:val="0"/>
            <w:vAlign w:val="center"/>
          </w:tcPr>
          <w:p w14:paraId="710E4080">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RK3562J：normal mode 1.2GHz，overdrive mode 1.8GHz</w:t>
            </w:r>
          </w:p>
          <w:p w14:paraId="1063E076">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RK3562：2.0GHz</w:t>
            </w:r>
          </w:p>
          <w:p w14:paraId="3FC5A576">
            <w:pPr>
              <w:pStyle w:val="12"/>
              <w:ind w:left="0" w:leftChars="0" w:firstLine="0" w:firstLineChars="0"/>
              <w:rPr>
                <w:rFonts w:hint="default"/>
                <w:lang w:val="en-US" w:eastAsia="zh-CN"/>
              </w:rPr>
            </w:pPr>
            <w:r>
              <w:rPr>
                <w:rFonts w:hint="eastAsia" w:ascii="Times New Roman" w:hAnsi="Times New Roman" w:eastAsia="宋体" w:cs="Arial"/>
                <w:kern w:val="0"/>
                <w:sz w:val="21"/>
                <w:szCs w:val="24"/>
                <w:lang w:val="en-US" w:eastAsia="zh-CN" w:bidi="ar-SA"/>
              </w:rPr>
              <w:t>ARM Cortex-M0：200MHz</w:t>
            </w:r>
          </w:p>
        </w:tc>
      </w:tr>
      <w:tr w14:paraId="7BCC5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1" w:type="pct"/>
            <w:vMerge w:val="continue"/>
            <w:noWrap w:val="0"/>
            <w:vAlign w:val="center"/>
          </w:tcPr>
          <w:p w14:paraId="5DCACE59">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4CC99311">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内存</w:t>
            </w:r>
          </w:p>
        </w:tc>
        <w:tc>
          <w:tcPr>
            <w:tcW w:w="3180" w:type="pct"/>
            <w:noWrap w:val="0"/>
            <w:vAlign w:val="center"/>
          </w:tcPr>
          <w:p w14:paraId="15D197D3">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1/2/4GByte LPDDR4X</w:t>
            </w:r>
          </w:p>
        </w:tc>
      </w:tr>
      <w:tr w14:paraId="16A1E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21" w:type="pct"/>
            <w:vMerge w:val="continue"/>
            <w:noWrap w:val="0"/>
            <w:vAlign w:val="center"/>
          </w:tcPr>
          <w:p w14:paraId="3648234D">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58240D04">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存储</w:t>
            </w:r>
          </w:p>
        </w:tc>
        <w:tc>
          <w:tcPr>
            <w:tcW w:w="3180" w:type="pct"/>
            <w:noWrap w:val="0"/>
            <w:vAlign w:val="center"/>
          </w:tcPr>
          <w:p w14:paraId="64E50ED7">
            <w:pPr>
              <w:widowControl/>
              <w:ind w:left="0" w:leftChars="0" w:firstLine="0" w:firstLineChars="0"/>
              <w:rPr>
                <w:rFonts w:hint="default" w:ascii="Times New Roman" w:hAnsi="Times New Roman" w:eastAsia="宋体" w:cs="Arial"/>
                <w:kern w:val="0"/>
                <w:lang w:val="en-US" w:eastAsia="zh-CN"/>
              </w:rPr>
            </w:pPr>
            <w:r>
              <w:rPr>
                <w:rFonts w:hint="default" w:ascii="Times New Roman" w:hAnsi="Times New Roman" w:eastAsia="宋体" w:cs="Arial"/>
                <w:kern w:val="0"/>
                <w:lang w:val="en-US" w:eastAsia="zh-CN"/>
              </w:rPr>
              <w:t>8/16/32GByte eMMC</w:t>
            </w:r>
          </w:p>
        </w:tc>
      </w:tr>
      <w:tr w14:paraId="2FB96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21" w:type="pct"/>
            <w:vMerge w:val="continue"/>
            <w:noWrap w:val="0"/>
            <w:vAlign w:val="center"/>
          </w:tcPr>
          <w:p w14:paraId="1A565C30">
            <w:pPr>
              <w:widowControl/>
              <w:ind w:left="0" w:leftChars="0" w:firstLine="0" w:firstLineChars="0"/>
              <w:jc w:val="center"/>
              <w:rPr>
                <w:rFonts w:hint="eastAsia" w:ascii="Times New Roman" w:hAnsi="Times New Roman" w:cs="Arial"/>
                <w:kern w:val="0"/>
                <w:lang w:eastAsia="en-US"/>
              </w:rPr>
            </w:pPr>
          </w:p>
        </w:tc>
        <w:tc>
          <w:tcPr>
            <w:tcW w:w="998" w:type="pct"/>
            <w:noWrap w:val="0"/>
            <w:vAlign w:val="center"/>
          </w:tcPr>
          <w:p w14:paraId="3AB17268">
            <w:pPr>
              <w:widowControl/>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NPU</w:t>
            </w:r>
          </w:p>
        </w:tc>
        <w:tc>
          <w:tcPr>
            <w:tcW w:w="3180" w:type="pct"/>
            <w:noWrap w:val="0"/>
            <w:vAlign w:val="center"/>
          </w:tcPr>
          <w:p w14:paraId="6834C5D2">
            <w:pPr>
              <w:widowControl/>
              <w:ind w:left="0" w:leftChars="0" w:firstLine="0" w:firstLineChars="0"/>
              <w:rPr>
                <w:rFonts w:hint="eastAsia" w:ascii="Times New Roman" w:hAnsi="Times New Roman" w:eastAsia="宋体" w:cs="Arial"/>
                <w:kern w:val="0"/>
                <w:lang w:val="en-US" w:eastAsia="zh-CN"/>
              </w:rPr>
            </w:pPr>
            <w:r>
              <w:rPr>
                <w:rFonts w:hint="default" w:ascii="Times New Roman" w:hAnsi="Times New Roman" w:eastAsia="宋体" w:cs="Arial"/>
                <w:kern w:val="0"/>
                <w:lang w:val="en-US" w:eastAsia="zh-CN"/>
              </w:rPr>
              <w:t>1TOPS</w:t>
            </w:r>
            <w:r>
              <w:rPr>
                <w:rFonts w:hint="eastAsia" w:ascii="Times New Roman" w:hAnsi="Times New Roman" w:eastAsia="宋体" w:cs="Arial"/>
                <w:kern w:val="0"/>
                <w:lang w:val="en-US" w:eastAsia="zh-CN"/>
              </w:rPr>
              <w:t>，支持 INT4/INT8/INT16/FP16</w:t>
            </w:r>
          </w:p>
          <w:p w14:paraId="721B12BD">
            <w:pPr>
              <w:widowControl/>
              <w:ind w:left="0" w:leftChars="0" w:firstLine="0" w:firstLineChars="0"/>
              <w:rPr>
                <w:rFonts w:hint="default" w:ascii="Times New Roman" w:hAnsi="Times New Roman" w:eastAsia="宋体" w:cs="Arial"/>
                <w:kern w:val="0"/>
                <w:lang w:val="en-US" w:eastAsia="zh-CN"/>
              </w:rPr>
            </w:pPr>
            <w:r>
              <w:rPr>
                <w:rFonts w:hint="eastAsia" w:ascii="Times New Roman" w:hAnsi="Times New Roman" w:eastAsia="宋体" w:cs="Arial"/>
                <w:kern w:val="0"/>
                <w:lang w:val="en-US" w:eastAsia="zh-CN"/>
              </w:rPr>
              <w:t>支持 TensorFlow/PyTorch/Caffe/MXNet 深度学习框架</w:t>
            </w:r>
          </w:p>
        </w:tc>
      </w:tr>
      <w:tr w14:paraId="31E56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 w:hRule="atLeast"/>
        </w:trPr>
        <w:tc>
          <w:tcPr>
            <w:tcW w:w="821" w:type="pct"/>
            <w:vMerge w:val="continue"/>
            <w:noWrap w:val="0"/>
            <w:vAlign w:val="center"/>
          </w:tcPr>
          <w:p w14:paraId="1EDD6B02">
            <w:pPr>
              <w:widowControl w:val="0"/>
              <w:jc w:val="center"/>
              <w:rPr>
                <w:rFonts w:ascii="Times New Roman" w:hAnsi="Times New Roman" w:cs="Arial"/>
                <w:kern w:val="0"/>
                <w:lang w:eastAsia="en-US"/>
              </w:rPr>
            </w:pPr>
          </w:p>
        </w:tc>
        <w:tc>
          <w:tcPr>
            <w:tcW w:w="998" w:type="pct"/>
            <w:noWrap w:val="0"/>
            <w:vAlign w:val="center"/>
          </w:tcPr>
          <w:p w14:paraId="7308EB14">
            <w:pPr>
              <w:widowControl/>
              <w:ind w:left="0" w:leftChars="0" w:firstLine="0" w:firstLineChars="0"/>
              <w:jc w:val="center"/>
              <w:rPr>
                <w:rFonts w:hint="eastAsia" w:ascii="Times New Roman" w:hAnsi="Times New Roman" w:cs="Arial"/>
                <w:kern w:val="0"/>
                <w:lang w:val="en-US" w:eastAsia="zh-CN"/>
              </w:rPr>
            </w:pPr>
            <w:r>
              <w:rPr>
                <w:rFonts w:hint="eastAsia" w:ascii="Times New Roman" w:hAnsi="Times New Roman" w:cs="Arial"/>
                <w:kern w:val="0"/>
                <w:lang w:val="en-US" w:eastAsia="zh-CN"/>
              </w:rPr>
              <w:t>GPU</w:t>
            </w:r>
          </w:p>
        </w:tc>
        <w:tc>
          <w:tcPr>
            <w:tcW w:w="3180" w:type="pct"/>
            <w:noWrap w:val="0"/>
            <w:vAlign w:val="center"/>
          </w:tcPr>
          <w:p w14:paraId="3764BEA1">
            <w:pPr>
              <w:keepNext w:val="0"/>
              <w:keepLines w:val="0"/>
              <w:widowControl/>
              <w:suppressLineNumbers w:val="0"/>
              <w:jc w:val="left"/>
              <w:rPr>
                <w:rFonts w:ascii="Calibri" w:hAnsi="Calibri" w:eastAsia="宋体" w:cs="Calibri"/>
                <w:color w:val="000000"/>
                <w:kern w:val="0"/>
                <w:sz w:val="21"/>
                <w:szCs w:val="21"/>
                <w:lang w:val="en-US" w:eastAsia="zh-CN" w:bidi="ar"/>
              </w:rPr>
            </w:pPr>
            <w:r>
              <w:rPr>
                <w:rFonts w:hint="eastAsia" w:ascii="Times New Roman" w:hAnsi="Times New Roman" w:eastAsia="宋体" w:cs="Arial"/>
                <w:kern w:val="0"/>
                <w:lang w:val="en-US" w:eastAsia="zh-CN"/>
              </w:rPr>
              <w:t>Mali-G52-2EE，</w:t>
            </w:r>
            <w:r>
              <w:rPr>
                <w:rFonts w:hint="default" w:ascii="Times New Roman" w:hAnsi="Times New Roman" w:eastAsia="宋体" w:cs="Arial"/>
                <w:kern w:val="0"/>
                <w:lang w:val="en-US" w:eastAsia="zh-CN"/>
              </w:rPr>
              <w:t>支持 OpenGL ES 1.1/2.0/3.2、OpenCL 2.0、Vulkan 1.1</w:t>
            </w:r>
          </w:p>
        </w:tc>
      </w:tr>
      <w:tr w14:paraId="061CA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4B7744A5">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电源</w:t>
            </w:r>
          </w:p>
        </w:tc>
        <w:tc>
          <w:tcPr>
            <w:tcW w:w="998" w:type="pct"/>
            <w:noWrap w:val="0"/>
            <w:vAlign w:val="center"/>
          </w:tcPr>
          <w:p w14:paraId="306B777A">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输入</w:t>
            </w:r>
            <w:r>
              <w:rPr>
                <w:rFonts w:ascii="Times New Roman" w:hAnsi="Times New Roman" w:cs="Arial"/>
                <w:kern w:val="0"/>
                <w:lang w:eastAsia="en-US"/>
              </w:rPr>
              <w:t>电压</w:t>
            </w:r>
          </w:p>
        </w:tc>
        <w:tc>
          <w:tcPr>
            <w:tcW w:w="3180" w:type="pct"/>
            <w:noWrap w:val="0"/>
            <w:vAlign w:val="center"/>
          </w:tcPr>
          <w:p w14:paraId="7ABCB70F">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DC</w:t>
            </w:r>
            <w:r>
              <w:rPr>
                <w:rFonts w:hint="eastAsia" w:ascii="Times New Roman" w:hAnsi="Times New Roman" w:cs="Arial"/>
                <w:kern w:val="0"/>
                <w:lang w:eastAsia="en-US"/>
              </w:rPr>
              <w:t xml:space="preserve"> </w:t>
            </w:r>
            <w:ins w:id="2607" w:author="L" w:date="2026-05-21T18:44:21Z">
              <w:r>
                <w:rPr>
                  <w:rFonts w:hint="eastAsia" w:ascii="Times New Roman" w:hAnsi="Times New Roman" w:cs="Arial"/>
                  <w:kern w:val="0"/>
                  <w:lang w:val="en-US" w:eastAsia="zh-CN"/>
                </w:rPr>
                <w:t>12</w:t>
              </w:r>
            </w:ins>
            <w:del w:id="2608" w:author="L" w:date="2026-05-21T18:44:20Z">
              <w:r>
                <w:rPr>
                  <w:rFonts w:ascii="Times New Roman" w:hAnsi="Times New Roman" w:cs="Arial"/>
                  <w:kern w:val="0"/>
                  <w:lang w:eastAsia="en-US"/>
                </w:rPr>
                <w:delText>9</w:delText>
              </w:r>
            </w:del>
            <w:r>
              <w:rPr>
                <w:rFonts w:ascii="Times New Roman" w:hAnsi="Times New Roman" w:cs="Arial"/>
                <w:kern w:val="0"/>
                <w:lang w:eastAsia="en-US"/>
              </w:rPr>
              <w:t>～</w:t>
            </w:r>
            <w:ins w:id="2609" w:author="L" w:date="2026-05-21T18:44:24Z">
              <w:r>
                <w:rPr>
                  <w:rFonts w:hint="eastAsia" w:ascii="Times New Roman" w:hAnsi="Times New Roman" w:cs="Arial"/>
                  <w:kern w:val="0"/>
                  <w:lang w:val="en-US" w:eastAsia="zh-CN"/>
                </w:rPr>
                <w:t>24</w:t>
              </w:r>
            </w:ins>
            <w:del w:id="2610" w:author="L" w:date="2026-05-21T18:44:24Z">
              <w:r>
                <w:rPr>
                  <w:rFonts w:ascii="Times New Roman" w:hAnsi="Times New Roman" w:cs="Arial"/>
                  <w:kern w:val="0"/>
                  <w:lang w:eastAsia="en-US"/>
                </w:rPr>
                <w:delText>3</w:delText>
              </w:r>
            </w:del>
            <w:del w:id="2611" w:author="L" w:date="2026-05-21T18:44:23Z">
              <w:r>
                <w:rPr>
                  <w:rFonts w:ascii="Times New Roman" w:hAnsi="Times New Roman" w:cs="Arial"/>
                  <w:kern w:val="0"/>
                  <w:lang w:eastAsia="en-US"/>
                </w:rPr>
                <w:delText>6</w:delText>
              </w:r>
            </w:del>
            <w:r>
              <w:rPr>
                <w:rFonts w:ascii="Times New Roman" w:hAnsi="Times New Roman" w:cs="Arial"/>
                <w:kern w:val="0"/>
                <w:lang w:eastAsia="en-US"/>
              </w:rPr>
              <w:t xml:space="preserve">V </w:t>
            </w:r>
            <w:ins w:id="2612" w:author="L" w:date="2026-05-20T14:30:55Z">
              <w:r>
                <w:rPr>
                  <w:rFonts w:hint="eastAsia" w:ascii="Times New Roman" w:hAnsi="Times New Roman" w:eastAsia="宋体" w:cs="Arial"/>
                  <w:kern w:val="0"/>
                  <w:lang w:val="en-US" w:eastAsia="zh-CN"/>
                </w:rPr>
                <w:t>（输入：24V,输出：12V）</w:t>
              </w:r>
            </w:ins>
          </w:p>
        </w:tc>
      </w:tr>
      <w:tr w14:paraId="242DF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019914C9">
            <w:pPr>
              <w:widowControl w:val="0"/>
              <w:jc w:val="center"/>
              <w:rPr>
                <w:rFonts w:ascii="Times New Roman" w:hAnsi="Times New Roman" w:cs="Arial"/>
                <w:kern w:val="0"/>
                <w:lang w:eastAsia="en-US"/>
              </w:rPr>
            </w:pPr>
          </w:p>
        </w:tc>
        <w:tc>
          <w:tcPr>
            <w:tcW w:w="998" w:type="pct"/>
            <w:noWrap w:val="0"/>
            <w:vAlign w:val="center"/>
          </w:tcPr>
          <w:p w14:paraId="422B8E04">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功耗</w:t>
            </w:r>
          </w:p>
        </w:tc>
        <w:tc>
          <w:tcPr>
            <w:tcW w:w="3180" w:type="pct"/>
            <w:noWrap w:val="0"/>
            <w:vAlign w:val="center"/>
          </w:tcPr>
          <w:p w14:paraId="5963F354">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正常：</w:t>
            </w:r>
            <w:r>
              <w:rPr>
                <w:rFonts w:hint="eastAsia" w:ascii="Times New Roman" w:hAnsi="Times New Roman" w:cs="Arial"/>
                <w:kern w:val="0"/>
                <w:lang w:val="en-US" w:eastAsia="zh-CN"/>
              </w:rPr>
              <w:t>2</w:t>
            </w:r>
            <w:r>
              <w:rPr>
                <w:rFonts w:hint="default" w:ascii="Times New Roman" w:hAnsi="Times New Roman" w:cs="Arial"/>
                <w:kern w:val="0"/>
                <w:lang w:val="en-US" w:eastAsia="zh-CN"/>
              </w:rPr>
              <w:t>9</w:t>
            </w:r>
            <w:r>
              <w:rPr>
                <w:rFonts w:hint="eastAsia" w:ascii="Times New Roman" w:hAnsi="Times New Roman" w:cs="Arial"/>
                <w:kern w:val="0"/>
                <w:lang w:val="en-US" w:eastAsia="zh-CN"/>
              </w:rPr>
              <w:t>0</w:t>
            </w:r>
            <w:r>
              <w:rPr>
                <w:rFonts w:ascii="Times New Roman" w:hAnsi="Times New Roman" w:cs="Arial"/>
                <w:kern w:val="0"/>
                <w:lang w:eastAsia="en-US"/>
              </w:rPr>
              <w:t>mA@12V</w:t>
            </w:r>
            <w:r>
              <w:rPr>
                <w:rFonts w:hint="eastAsia" w:ascii="Times New Roman" w:hAnsi="Times New Roman" w:cs="Arial"/>
                <w:kern w:val="0"/>
                <w:lang w:eastAsia="zh-CN"/>
              </w:rPr>
              <w:t>（</w:t>
            </w:r>
            <w:r>
              <w:rPr>
                <w:rFonts w:hint="eastAsia" w:ascii="Times New Roman" w:hAnsi="Times New Roman" w:cs="Arial"/>
                <w:kern w:val="0"/>
                <w:lang w:val="en-US" w:eastAsia="zh-CN"/>
              </w:rPr>
              <w:t>带4G模块</w:t>
            </w:r>
            <w:r>
              <w:rPr>
                <w:rFonts w:hint="eastAsia" w:ascii="Times New Roman" w:hAnsi="Times New Roman" w:cs="Arial"/>
                <w:kern w:val="0"/>
                <w:lang w:eastAsia="zh-CN"/>
              </w:rPr>
              <w:t>）</w:t>
            </w:r>
            <w:r>
              <w:rPr>
                <w:rFonts w:ascii="Times New Roman" w:hAnsi="Times New Roman" w:cs="Arial"/>
                <w:kern w:val="0"/>
                <w:lang w:eastAsia="en-US"/>
              </w:rPr>
              <w:t>，</w:t>
            </w:r>
            <w:r>
              <w:rPr>
                <w:rFonts w:hint="eastAsia" w:ascii="Times New Roman" w:hAnsi="Times New Roman" w:cs="Arial"/>
                <w:kern w:val="0"/>
                <w:lang w:val="en-US" w:eastAsia="zh-CN"/>
              </w:rPr>
              <w:t>220mA@12V（不带4G模块）</w:t>
            </w:r>
          </w:p>
          <w:p w14:paraId="4C0D611F">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最大：</w:t>
            </w:r>
            <w:r>
              <w:rPr>
                <w:rFonts w:hint="eastAsia" w:ascii="Times New Roman" w:hAnsi="Times New Roman" w:cs="Arial"/>
                <w:kern w:val="0"/>
                <w:lang w:val="en-US" w:eastAsia="zh-CN"/>
              </w:rPr>
              <w:t>800mA@12V</w:t>
            </w:r>
          </w:p>
        </w:tc>
      </w:tr>
      <w:tr w14:paraId="24FA5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146EC9FC">
            <w:pPr>
              <w:widowControl w:val="0"/>
              <w:jc w:val="center"/>
              <w:rPr>
                <w:rFonts w:ascii="Times New Roman" w:hAnsi="Times New Roman" w:cs="Arial"/>
                <w:kern w:val="0"/>
                <w:lang w:eastAsia="en-US"/>
              </w:rPr>
            </w:pPr>
          </w:p>
        </w:tc>
        <w:tc>
          <w:tcPr>
            <w:tcW w:w="998" w:type="pct"/>
            <w:noWrap w:val="0"/>
            <w:vAlign w:val="center"/>
          </w:tcPr>
          <w:p w14:paraId="23F249A6">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反接</w:t>
            </w:r>
            <w:r>
              <w:rPr>
                <w:rFonts w:ascii="Times New Roman" w:hAnsi="Times New Roman" w:cs="Arial"/>
                <w:kern w:val="0"/>
                <w:lang w:eastAsia="en-US"/>
              </w:rPr>
              <w:t>防护</w:t>
            </w:r>
          </w:p>
        </w:tc>
        <w:tc>
          <w:tcPr>
            <w:tcW w:w="3180" w:type="pct"/>
            <w:noWrap w:val="0"/>
            <w:vAlign w:val="center"/>
          </w:tcPr>
          <w:p w14:paraId="318023DC">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支持</w:t>
            </w:r>
          </w:p>
        </w:tc>
      </w:tr>
      <w:tr w14:paraId="2F48B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36727BF2">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w:t>
            </w:r>
          </w:p>
        </w:tc>
        <w:tc>
          <w:tcPr>
            <w:tcW w:w="998" w:type="pct"/>
            <w:noWrap w:val="0"/>
            <w:vAlign w:val="center"/>
          </w:tcPr>
          <w:p w14:paraId="04C11B94">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网口规格</w:t>
            </w:r>
          </w:p>
        </w:tc>
        <w:tc>
          <w:tcPr>
            <w:tcW w:w="3180" w:type="pct"/>
            <w:noWrap w:val="0"/>
            <w:vAlign w:val="center"/>
          </w:tcPr>
          <w:p w14:paraId="52C9C3CC">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val="en-US" w:eastAsia="zh-CN"/>
              </w:rPr>
              <w:t>2</w:t>
            </w:r>
            <w:r>
              <w:rPr>
                <w:rFonts w:hint="default" w:ascii="Times New Roman" w:hAnsi="Times New Roman" w:cs="Arial"/>
                <w:kern w:val="0"/>
                <w:lang w:val="en-US" w:eastAsia="en-US"/>
              </w:rPr>
              <w:t>~3</w:t>
            </w:r>
            <w:r>
              <w:rPr>
                <w:rFonts w:hint="eastAsia" w:ascii="Times New Roman" w:hAnsi="Times New Roman" w:cs="Arial"/>
                <w:kern w:val="0"/>
                <w:lang w:val="en-US" w:eastAsia="zh-CN"/>
              </w:rPr>
              <w:t>*</w:t>
            </w:r>
            <w:r>
              <w:rPr>
                <w:rFonts w:ascii="Times New Roman" w:hAnsi="Times New Roman" w:cs="Arial"/>
                <w:kern w:val="0"/>
                <w:lang w:eastAsia="en-US"/>
              </w:rPr>
              <w:t>RJ45，</w:t>
            </w:r>
            <w:r>
              <w:rPr>
                <w:rFonts w:hint="eastAsia" w:ascii="Times New Roman" w:hAnsi="Times New Roman" w:cs="Arial"/>
                <w:kern w:val="0"/>
                <w:lang w:val="en-US" w:eastAsia="zh-CN"/>
              </w:rPr>
              <w:t>3</w:t>
            </w:r>
            <w:r>
              <w:rPr>
                <w:rFonts w:hint="eastAsia" w:ascii="Times New Roman" w:hAnsi="Times New Roman" w:cs="Arial"/>
                <w:kern w:val="0"/>
                <w:lang w:eastAsia="en-US"/>
              </w:rPr>
              <w:t>x</w:t>
            </w:r>
            <w:r>
              <w:rPr>
                <w:rFonts w:hint="eastAsia" w:ascii="Times New Roman" w:hAnsi="Times New Roman" w:cs="Arial"/>
                <w:kern w:val="0"/>
                <w:lang w:val="en-US" w:eastAsia="zh-CN"/>
              </w:rPr>
              <w:t>10/</w:t>
            </w:r>
            <w:r>
              <w:rPr>
                <w:rFonts w:hint="eastAsia" w:ascii="Times New Roman" w:hAnsi="Times New Roman" w:cs="Arial"/>
                <w:kern w:val="0"/>
                <w:lang w:eastAsia="en-US"/>
              </w:rPr>
              <w:t>100M，自适应M</w:t>
            </w:r>
            <w:r>
              <w:rPr>
                <w:rFonts w:ascii="Times New Roman" w:hAnsi="Times New Roman" w:cs="Arial"/>
                <w:kern w:val="0"/>
                <w:lang w:eastAsia="en-US"/>
              </w:rPr>
              <w:t>DI/MDIX</w:t>
            </w:r>
            <w:r>
              <w:rPr>
                <w:rFonts w:hint="eastAsia" w:ascii="Times New Roman" w:hAnsi="Times New Roman" w:cs="Arial"/>
                <w:kern w:val="0"/>
                <w:lang w:eastAsia="en-US"/>
              </w:rPr>
              <w:t>。</w:t>
            </w:r>
          </w:p>
        </w:tc>
      </w:tr>
      <w:tr w14:paraId="74799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7F35A87D">
            <w:pPr>
              <w:widowControl w:val="0"/>
              <w:jc w:val="center"/>
              <w:rPr>
                <w:rFonts w:ascii="Times New Roman" w:hAnsi="Times New Roman" w:cs="Arial"/>
                <w:kern w:val="0"/>
                <w:lang w:eastAsia="en-US"/>
              </w:rPr>
            </w:pPr>
          </w:p>
        </w:tc>
        <w:tc>
          <w:tcPr>
            <w:tcW w:w="998" w:type="pct"/>
            <w:noWrap w:val="0"/>
            <w:vAlign w:val="center"/>
          </w:tcPr>
          <w:p w14:paraId="5704C4D3">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网口保护</w:t>
            </w:r>
          </w:p>
        </w:tc>
        <w:tc>
          <w:tcPr>
            <w:tcW w:w="3180" w:type="pct"/>
            <w:noWrap w:val="0"/>
            <w:vAlign w:val="center"/>
          </w:tcPr>
          <w:p w14:paraId="53397ABF">
            <w:pPr>
              <w:widowControl/>
              <w:ind w:left="0" w:leftChars="0" w:firstLine="0" w:firstLineChars="0"/>
              <w:rPr>
                <w:rFonts w:hint="default" w:ascii="Times New Roman" w:hAnsi="Times New Roman" w:cs="Arial" w:eastAsiaTheme="minorEastAsia"/>
                <w:kern w:val="0"/>
                <w:lang w:val="en-US" w:eastAsia="zh-CN"/>
              </w:rPr>
            </w:pPr>
            <w:r>
              <w:rPr>
                <w:rFonts w:ascii="Times New Roman" w:hAnsi="Times New Roman" w:cs="Arial"/>
                <w:kern w:val="0"/>
                <w:lang w:eastAsia="en-US"/>
              </w:rPr>
              <w:t>ESD  ±</w:t>
            </w:r>
            <w:r>
              <w:rPr>
                <w:rFonts w:hint="eastAsia" w:ascii="Times New Roman" w:hAnsi="Times New Roman" w:cs="Arial"/>
                <w:kern w:val="0"/>
                <w:lang w:val="en-US" w:eastAsia="zh-CN"/>
              </w:rPr>
              <w:t>2</w:t>
            </w:r>
            <w:r>
              <w:rPr>
                <w:rFonts w:ascii="Times New Roman" w:hAnsi="Times New Roman" w:cs="Arial"/>
                <w:kern w:val="0"/>
                <w:lang w:eastAsia="en-US"/>
              </w:rPr>
              <w:t>kV（接触），±</w:t>
            </w:r>
            <w:r>
              <w:rPr>
                <w:rFonts w:hint="eastAsia" w:ascii="Times New Roman" w:hAnsi="Times New Roman" w:cs="Arial"/>
                <w:kern w:val="0"/>
                <w:lang w:val="en-US" w:eastAsia="zh-CN"/>
              </w:rPr>
              <w:t>8</w:t>
            </w:r>
            <w:r>
              <w:rPr>
                <w:rFonts w:ascii="Times New Roman" w:hAnsi="Times New Roman" w:cs="Arial"/>
                <w:kern w:val="0"/>
                <w:lang w:eastAsia="en-US"/>
              </w:rPr>
              <w:t>kV（空气）</w:t>
            </w:r>
            <w:r>
              <w:rPr>
                <w:rFonts w:hint="eastAsia" w:ascii="Times New Roman" w:hAnsi="Times New Roman" w:cs="Arial"/>
                <w:kern w:val="0"/>
                <w:lang w:eastAsia="en-US"/>
              </w:rPr>
              <w:t>；</w:t>
            </w:r>
          </w:p>
        </w:tc>
      </w:tr>
      <w:tr w14:paraId="7B2EC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179AD515">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S</w:t>
            </w:r>
            <w:r>
              <w:rPr>
                <w:rFonts w:ascii="Times New Roman" w:hAnsi="Times New Roman" w:cs="Arial"/>
                <w:kern w:val="0"/>
                <w:lang w:eastAsia="en-US"/>
              </w:rPr>
              <w:t>IM</w:t>
            </w:r>
            <w:r>
              <w:rPr>
                <w:rFonts w:hint="eastAsia" w:ascii="Times New Roman" w:hAnsi="Times New Roman" w:cs="Arial"/>
                <w:kern w:val="0"/>
                <w:lang w:eastAsia="en-US"/>
              </w:rPr>
              <w:t>卡</w:t>
            </w:r>
          </w:p>
        </w:tc>
        <w:tc>
          <w:tcPr>
            <w:tcW w:w="998" w:type="pct"/>
            <w:noWrap w:val="0"/>
            <w:vAlign w:val="center"/>
          </w:tcPr>
          <w:p w14:paraId="59F2E8B9">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数量</w:t>
            </w:r>
          </w:p>
        </w:tc>
        <w:tc>
          <w:tcPr>
            <w:tcW w:w="3180" w:type="pct"/>
            <w:noWrap w:val="0"/>
            <w:vAlign w:val="top"/>
          </w:tcPr>
          <w:p w14:paraId="307E423D">
            <w:pPr>
              <w:widowControl w:val="0"/>
              <w:ind w:left="0" w:leftChars="0" w:firstLine="0" w:firstLineChars="0"/>
              <w:rPr>
                <w:rFonts w:hint="eastAsia" w:ascii="Times New Roman" w:hAnsi="Times New Roman" w:eastAsia="宋体" w:cs="Arial"/>
                <w:kern w:val="0"/>
                <w:sz w:val="21"/>
                <w:szCs w:val="24"/>
                <w:lang w:val="en-US" w:eastAsia="en-US" w:bidi="ar-SA"/>
              </w:rPr>
            </w:pPr>
            <w:r>
              <w:rPr>
                <w:rFonts w:hint="eastAsia" w:ascii="Times New Roman" w:hAnsi="Times New Roman" w:cs="Arial"/>
                <w:kern w:val="0"/>
                <w:lang w:val="en-US" w:eastAsia="zh-CN"/>
              </w:rPr>
              <w:t>1</w:t>
            </w:r>
          </w:p>
        </w:tc>
      </w:tr>
      <w:tr w14:paraId="0268B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2FFE0389">
            <w:pPr>
              <w:widowControl w:val="0"/>
              <w:jc w:val="center"/>
              <w:rPr>
                <w:rFonts w:ascii="Times New Roman" w:hAnsi="Times New Roman" w:cs="Arial"/>
                <w:kern w:val="0"/>
                <w:lang w:eastAsia="en-US"/>
              </w:rPr>
            </w:pPr>
          </w:p>
        </w:tc>
        <w:tc>
          <w:tcPr>
            <w:tcW w:w="998" w:type="pct"/>
            <w:noWrap w:val="0"/>
            <w:vAlign w:val="center"/>
          </w:tcPr>
          <w:p w14:paraId="3000DE5B">
            <w:pPr>
              <w:widowControl/>
              <w:ind w:left="0" w:leftChars="0" w:firstLine="0" w:firstLineChars="0"/>
              <w:jc w:val="center"/>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规格</w:t>
            </w:r>
          </w:p>
        </w:tc>
        <w:tc>
          <w:tcPr>
            <w:tcW w:w="3180" w:type="pct"/>
            <w:noWrap w:val="0"/>
            <w:vAlign w:val="top"/>
          </w:tcPr>
          <w:p w14:paraId="72C7E925">
            <w:pPr>
              <w:widowControl w:val="0"/>
              <w:ind w:left="0" w:leftChars="0" w:firstLine="0" w:firstLineChars="0"/>
              <w:rPr>
                <w:rFonts w:ascii="Times New Roman" w:hAnsi="Times New Roman" w:cs="Arial" w:eastAsiaTheme="minorEastAsia"/>
                <w:kern w:val="0"/>
                <w:sz w:val="21"/>
                <w:szCs w:val="24"/>
                <w:lang w:val="en-US" w:eastAsia="en-US" w:bidi="ar-SA"/>
              </w:rPr>
            </w:pPr>
            <w:r>
              <w:rPr>
                <w:rFonts w:hint="eastAsia" w:ascii="Times New Roman" w:hAnsi="Times New Roman" w:cs="Arial"/>
                <w:kern w:val="0"/>
                <w:lang w:eastAsia="en-US"/>
              </w:rPr>
              <w:t>抽屉式接口</w:t>
            </w:r>
          </w:p>
        </w:tc>
      </w:tr>
      <w:tr w14:paraId="1677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 w:hRule="atLeast"/>
        </w:trPr>
        <w:tc>
          <w:tcPr>
            <w:tcW w:w="821" w:type="pct"/>
            <w:noWrap w:val="0"/>
            <w:vAlign w:val="center"/>
          </w:tcPr>
          <w:p w14:paraId="3840F821">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U</w:t>
            </w:r>
            <w:r>
              <w:rPr>
                <w:rFonts w:ascii="Times New Roman" w:hAnsi="Times New Roman" w:cs="Arial"/>
                <w:kern w:val="0"/>
                <w:lang w:eastAsia="en-US"/>
              </w:rPr>
              <w:t>SB</w:t>
            </w:r>
            <w:r>
              <w:rPr>
                <w:rFonts w:hint="eastAsia" w:ascii="Times New Roman" w:hAnsi="Times New Roman" w:cs="Arial"/>
                <w:kern w:val="0"/>
                <w:lang w:eastAsia="en-US"/>
              </w:rPr>
              <w:t>接口</w:t>
            </w:r>
          </w:p>
        </w:tc>
        <w:tc>
          <w:tcPr>
            <w:tcW w:w="998" w:type="pct"/>
            <w:noWrap w:val="0"/>
            <w:vAlign w:val="center"/>
          </w:tcPr>
          <w:p w14:paraId="1FC584F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数量</w:t>
            </w:r>
          </w:p>
        </w:tc>
        <w:tc>
          <w:tcPr>
            <w:tcW w:w="3180" w:type="pct"/>
            <w:noWrap w:val="0"/>
            <w:vAlign w:val="center"/>
          </w:tcPr>
          <w:p w14:paraId="5B7CEA0E">
            <w:pPr>
              <w:widowControl/>
              <w:ind w:left="0" w:leftChars="0" w:firstLine="0" w:firstLineChars="0"/>
              <w:rPr>
                <w:rFonts w:hint="default" w:ascii="Times New Roman" w:hAnsi="Times New Roman" w:eastAsia="宋体" w:cs="Arial"/>
                <w:kern w:val="0"/>
                <w:lang w:val="en-US" w:eastAsia="zh-CN"/>
              </w:rPr>
            </w:pPr>
            <w:r>
              <w:rPr>
                <w:rFonts w:ascii="Times New Roman" w:hAnsi="Times New Roman" w:cs="Arial"/>
                <w:kern w:val="0"/>
                <w:lang w:eastAsia="en-US"/>
              </w:rPr>
              <w:t>1*</w:t>
            </w:r>
            <w:r>
              <w:rPr>
                <w:rFonts w:hint="eastAsia" w:ascii="Times New Roman" w:hAnsi="Times New Roman" w:cs="Arial"/>
                <w:kern w:val="0"/>
                <w:lang w:val="en-US" w:eastAsia="zh-CN"/>
              </w:rPr>
              <w:t>micro USB，</w:t>
            </w:r>
            <w:r>
              <w:rPr>
                <w:rFonts w:hint="default" w:ascii="Times New Roman" w:hAnsi="Times New Roman" w:cs="Arial"/>
                <w:kern w:val="0"/>
                <w:lang w:val="en-US" w:eastAsia="zh-CN"/>
              </w:rPr>
              <w:t>2</w:t>
            </w:r>
            <w:r>
              <w:rPr>
                <w:rFonts w:hint="eastAsia" w:ascii="Times New Roman" w:hAnsi="Times New Roman" w:cs="Arial"/>
                <w:kern w:val="0"/>
                <w:lang w:val="en-US" w:eastAsia="zh-CN"/>
              </w:rPr>
              <w:t>*USB 2.0 HOST</w:t>
            </w:r>
          </w:p>
        </w:tc>
      </w:tr>
      <w:tr w14:paraId="727967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noWrap w:val="0"/>
            <w:vAlign w:val="center"/>
          </w:tcPr>
          <w:p w14:paraId="253B8E1A">
            <w:pPr>
              <w:widowControl w:val="0"/>
              <w:ind w:left="0" w:leftChars="0" w:firstLine="0" w:firstLineChars="0"/>
              <w:jc w:val="center"/>
              <w:rPr>
                <w:rFonts w:hint="default" w:ascii="Times New Roman" w:hAnsi="Times New Roman" w:eastAsia="宋体" w:cs="Arial"/>
                <w:kern w:val="0"/>
                <w:lang w:val="en-US" w:eastAsia="zh-CN"/>
              </w:rPr>
            </w:pPr>
            <w:r>
              <w:rPr>
                <w:rFonts w:hint="eastAsia" w:ascii="Times New Roman" w:hAnsi="Times New Roman" w:cs="Arial"/>
                <w:kern w:val="0"/>
                <w:lang w:val="en-US" w:eastAsia="zh-CN"/>
              </w:rPr>
              <w:t>SD卡座</w:t>
            </w:r>
          </w:p>
        </w:tc>
        <w:tc>
          <w:tcPr>
            <w:tcW w:w="998" w:type="pct"/>
            <w:noWrap w:val="0"/>
            <w:vAlign w:val="center"/>
          </w:tcPr>
          <w:p w14:paraId="30386A97">
            <w:pPr>
              <w:widowControl/>
              <w:ind w:left="0" w:leftChars="0" w:firstLine="0" w:firstLineChars="0"/>
              <w:jc w:val="center"/>
              <w:rPr>
                <w:rFonts w:hint="eastAsia" w:ascii="Times New Roman" w:hAnsi="Times New Roman" w:cs="Arial"/>
                <w:kern w:val="0"/>
                <w:lang w:eastAsia="en-US"/>
              </w:rPr>
            </w:pPr>
            <w:r>
              <w:rPr>
                <w:rFonts w:hint="eastAsia" w:ascii="Times New Roman" w:hAnsi="Times New Roman" w:cs="Arial"/>
                <w:kern w:val="0"/>
                <w:lang w:eastAsia="en-US"/>
              </w:rPr>
              <w:t>数量</w:t>
            </w:r>
          </w:p>
        </w:tc>
        <w:tc>
          <w:tcPr>
            <w:tcW w:w="3180" w:type="pct"/>
            <w:noWrap w:val="0"/>
            <w:vAlign w:val="center"/>
          </w:tcPr>
          <w:p w14:paraId="1D26833C">
            <w:pPr>
              <w:widowControl/>
              <w:ind w:left="0" w:leftChars="0" w:firstLine="0" w:firstLineChars="0"/>
              <w:rPr>
                <w:rFonts w:hint="eastAsia" w:ascii="Times New Roman" w:hAnsi="Times New Roman" w:eastAsia="宋体" w:cs="Arial"/>
                <w:kern w:val="0"/>
                <w:lang w:val="en-US" w:eastAsia="zh-CN"/>
              </w:rPr>
            </w:pPr>
            <w:r>
              <w:rPr>
                <w:rFonts w:hint="eastAsia" w:ascii="Times New Roman" w:hAnsi="Times New Roman" w:cs="Arial"/>
                <w:kern w:val="0"/>
                <w:lang w:val="en-US" w:eastAsia="zh-CN"/>
              </w:rPr>
              <w:t>1</w:t>
            </w:r>
          </w:p>
        </w:tc>
      </w:tr>
      <w:tr w14:paraId="20B9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02ADB6B0">
            <w:pPr>
              <w:widowControl w:val="0"/>
              <w:jc w:val="center"/>
              <w:rPr>
                <w:rFonts w:hint="eastAsia" w:ascii="Times New Roman" w:hAnsi="Times New Roman" w:cs="Arial"/>
                <w:kern w:val="0"/>
                <w:lang w:val="en-US" w:eastAsia="zh-CN"/>
              </w:rPr>
            </w:pPr>
          </w:p>
        </w:tc>
        <w:tc>
          <w:tcPr>
            <w:tcW w:w="998" w:type="pct"/>
            <w:noWrap w:val="0"/>
            <w:vAlign w:val="center"/>
          </w:tcPr>
          <w:p w14:paraId="3DF3CDED">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val="en-US" w:eastAsia="zh-CN"/>
              </w:rPr>
              <w:t>规格</w:t>
            </w:r>
          </w:p>
        </w:tc>
        <w:tc>
          <w:tcPr>
            <w:tcW w:w="3180" w:type="pct"/>
            <w:noWrap w:val="0"/>
            <w:vAlign w:val="center"/>
          </w:tcPr>
          <w:p w14:paraId="78F119DE">
            <w:pPr>
              <w:widowControl/>
              <w:ind w:left="0" w:leftChars="0" w:firstLine="0" w:firstLineChars="0"/>
              <w:rPr>
                <w:rFonts w:hint="eastAsia" w:ascii="Times New Roman" w:hAnsi="Times New Roman" w:cs="Arial"/>
                <w:kern w:val="0"/>
                <w:lang w:val="en-US" w:eastAsia="zh-CN"/>
              </w:rPr>
            </w:pPr>
            <w:r>
              <w:rPr>
                <w:rFonts w:hint="eastAsia" w:ascii="Times New Roman" w:hAnsi="Times New Roman" w:cs="Arial"/>
                <w:kern w:val="0"/>
                <w:lang w:val="en-US" w:eastAsia="zh-CN"/>
              </w:rPr>
              <w:t>支持SD、SDHC和SDXC（UHS-I）卡</w:t>
            </w:r>
          </w:p>
        </w:tc>
      </w:tr>
      <w:tr w14:paraId="210A0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noWrap w:val="0"/>
            <w:vAlign w:val="center"/>
          </w:tcPr>
          <w:p w14:paraId="5F50E40C">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HDMI接口</w:t>
            </w:r>
          </w:p>
        </w:tc>
        <w:tc>
          <w:tcPr>
            <w:tcW w:w="998" w:type="pct"/>
            <w:noWrap w:val="0"/>
            <w:vAlign w:val="center"/>
          </w:tcPr>
          <w:p w14:paraId="5D4C45CA">
            <w:pPr>
              <w:widowControl/>
              <w:ind w:left="0" w:leftChars="0" w:firstLine="0" w:firstLineChars="0"/>
              <w:jc w:val="center"/>
              <w:rPr>
                <w:rFonts w:hint="eastAsia" w:ascii="Times New Roman" w:hAnsi="Times New Roman" w:eastAsia="宋体" w:cs="Arial"/>
                <w:kern w:val="0"/>
                <w:sz w:val="22"/>
                <w:szCs w:val="22"/>
                <w:lang w:val="en-US" w:eastAsia="en-US" w:bidi="ar-SA"/>
              </w:rPr>
            </w:pPr>
            <w:r>
              <w:rPr>
                <w:rFonts w:hint="eastAsia" w:ascii="Times New Roman" w:hAnsi="Times New Roman" w:cs="Arial"/>
                <w:kern w:val="0"/>
                <w:lang w:eastAsia="en-US"/>
              </w:rPr>
              <w:t>数量</w:t>
            </w:r>
          </w:p>
        </w:tc>
        <w:tc>
          <w:tcPr>
            <w:tcW w:w="3180" w:type="pct"/>
            <w:noWrap w:val="0"/>
            <w:vAlign w:val="center"/>
          </w:tcPr>
          <w:p w14:paraId="70D2DEC2">
            <w:pPr>
              <w:widowControl/>
              <w:ind w:left="0" w:leftChars="0" w:firstLine="0" w:firstLineChars="0"/>
              <w:rPr>
                <w:rFonts w:hint="eastAsia" w:ascii="Times New Roman" w:hAnsi="Times New Roman" w:eastAsia="宋体" w:cs="Arial"/>
                <w:kern w:val="0"/>
                <w:sz w:val="22"/>
                <w:szCs w:val="22"/>
                <w:lang w:val="en-US" w:eastAsia="zh-CN" w:bidi="ar-SA"/>
              </w:rPr>
            </w:pPr>
            <w:r>
              <w:rPr>
                <w:rFonts w:hint="eastAsia" w:ascii="Times New Roman" w:hAnsi="Times New Roman" w:cs="Arial"/>
                <w:kern w:val="0"/>
                <w:lang w:val="en-US" w:eastAsia="zh-CN"/>
              </w:rPr>
              <w:t>1</w:t>
            </w:r>
          </w:p>
        </w:tc>
      </w:tr>
      <w:tr w14:paraId="0C74E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noWrap w:val="0"/>
            <w:vAlign w:val="center"/>
          </w:tcPr>
          <w:p w14:paraId="14E5DAFB">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天线</w:t>
            </w:r>
          </w:p>
        </w:tc>
        <w:tc>
          <w:tcPr>
            <w:tcW w:w="998" w:type="pct"/>
            <w:noWrap w:val="0"/>
            <w:vAlign w:val="center"/>
          </w:tcPr>
          <w:p w14:paraId="6D65337D">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天线接口数量</w:t>
            </w:r>
          </w:p>
        </w:tc>
        <w:tc>
          <w:tcPr>
            <w:tcW w:w="3180" w:type="pct"/>
            <w:noWrap w:val="0"/>
            <w:vAlign w:val="center"/>
          </w:tcPr>
          <w:p w14:paraId="5D326C5B">
            <w:pPr>
              <w:widowControl/>
              <w:ind w:left="0" w:leftChars="0" w:firstLine="0" w:firstLineChars="0"/>
              <w:rPr>
                <w:rFonts w:hint="default"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1</w:t>
            </w:r>
            <w:r>
              <w:rPr>
                <w:rFonts w:hint="eastAsia" w:ascii="Times New Roman" w:hAnsi="Times New Roman" w:cs="Arial"/>
                <w:kern w:val="0"/>
                <w:lang w:val="en-US" w:eastAsia="zh-CN"/>
              </w:rPr>
              <w:t>*Wi-Fi</w:t>
            </w:r>
            <w:r>
              <w:rPr>
                <w:rFonts w:hint="default" w:ascii="Times New Roman" w:hAnsi="Times New Roman" w:cs="Arial"/>
                <w:kern w:val="0"/>
                <w:lang w:val="en-US" w:eastAsia="zh-CN"/>
              </w:rPr>
              <w:t>/</w:t>
            </w:r>
            <w:r>
              <w:rPr>
                <w:rFonts w:hint="eastAsia" w:ascii="Times New Roman" w:hAnsi="Times New Roman" w:cs="Arial"/>
                <w:kern w:val="0"/>
                <w:lang w:val="en-US" w:eastAsia="zh-CN"/>
              </w:rPr>
              <w:t>移动网天线，1*</w:t>
            </w:r>
            <w:r>
              <w:rPr>
                <w:rFonts w:hint="default" w:ascii="Times New Roman" w:hAnsi="Times New Roman" w:cs="Arial"/>
                <w:kern w:val="0"/>
                <w:lang w:val="en-US" w:eastAsia="zh-CN"/>
              </w:rPr>
              <w:t>GPS</w:t>
            </w:r>
            <w:r>
              <w:rPr>
                <w:rFonts w:hint="eastAsia" w:ascii="Times New Roman" w:hAnsi="Times New Roman" w:cs="Arial"/>
                <w:kern w:val="0"/>
                <w:lang w:val="en-US" w:eastAsia="zh-CN"/>
              </w:rPr>
              <w:t>天线</w:t>
            </w:r>
          </w:p>
        </w:tc>
      </w:tr>
      <w:tr w14:paraId="3CAAE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32EEBC49">
            <w:pPr>
              <w:widowControl w:val="0"/>
              <w:ind w:left="0" w:leftChars="0" w:firstLine="0" w:firstLineChars="0"/>
              <w:jc w:val="center"/>
              <w:rPr>
                <w:rFonts w:hint="eastAsia" w:ascii="Times New Roman" w:hAnsi="Times New Roman" w:cs="Arial"/>
                <w:kern w:val="0"/>
                <w:lang w:val="en-US" w:eastAsia="zh-CN"/>
              </w:rPr>
            </w:pPr>
          </w:p>
        </w:tc>
        <w:tc>
          <w:tcPr>
            <w:tcW w:w="998" w:type="pct"/>
            <w:noWrap w:val="0"/>
            <w:vAlign w:val="center"/>
          </w:tcPr>
          <w:p w14:paraId="1C826C10">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eastAsia="en-US"/>
              </w:rPr>
              <w:t>天线接口类型</w:t>
            </w:r>
          </w:p>
        </w:tc>
        <w:tc>
          <w:tcPr>
            <w:tcW w:w="3180" w:type="pct"/>
            <w:noWrap w:val="0"/>
            <w:vAlign w:val="center"/>
          </w:tcPr>
          <w:p w14:paraId="1EDD84AC">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Arial"/>
                <w:kern w:val="0"/>
                <w:lang w:eastAsia="en-US"/>
              </w:rPr>
              <w:t>S</w:t>
            </w:r>
            <w:r>
              <w:rPr>
                <w:rFonts w:ascii="Times New Roman" w:hAnsi="Times New Roman" w:cs="Arial"/>
                <w:kern w:val="0"/>
                <w:lang w:eastAsia="en-US"/>
              </w:rPr>
              <w:t>MA</w:t>
            </w:r>
            <w:r>
              <w:rPr>
                <w:rFonts w:hint="eastAsia" w:ascii="Times New Roman" w:hAnsi="Times New Roman" w:cs="Arial"/>
                <w:kern w:val="0"/>
                <w:lang w:eastAsia="en-US"/>
              </w:rPr>
              <w:t>孔式</w:t>
            </w:r>
          </w:p>
        </w:tc>
      </w:tr>
      <w:tr w14:paraId="59F1F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shd w:val="clear" w:color="auto" w:fill="auto"/>
            <w:noWrap w:val="0"/>
            <w:vAlign w:val="center"/>
          </w:tcPr>
          <w:p w14:paraId="685313BC">
            <w:pPr>
              <w:widowControl w:val="0"/>
              <w:ind w:left="0" w:leftChars="0" w:firstLine="0" w:firstLineChars="0"/>
              <w:jc w:val="center"/>
              <w:rPr>
                <w:rFonts w:hint="eastAsia" w:ascii="Times New Roman" w:hAnsi="Times New Roman" w:cs="Arial" w:eastAsiaTheme="minorEastAsia"/>
                <w:kern w:val="0"/>
                <w:sz w:val="21"/>
                <w:szCs w:val="24"/>
                <w:lang w:val="en-US" w:eastAsia="zh-CN" w:bidi="ar-SA"/>
              </w:rPr>
            </w:pPr>
            <w:r>
              <w:rPr>
                <w:rFonts w:hint="eastAsia" w:ascii="Times New Roman" w:hAnsi="Times New Roman" w:cs="Arial"/>
                <w:kern w:val="0"/>
                <w:lang w:val="en-US" w:eastAsia="zh-CN"/>
              </w:rPr>
              <w:t>X板</w:t>
            </w:r>
            <w:r>
              <w:rPr>
                <w:rFonts w:ascii="Times New Roman" w:hAnsi="Times New Roman" w:cs="Arial"/>
                <w:kern w:val="0"/>
                <w:lang w:eastAsia="en-US"/>
              </w:rPr>
              <w:t>串口</w:t>
            </w:r>
            <w:r>
              <w:rPr>
                <w:rFonts w:hint="eastAsia" w:ascii="Times New Roman" w:hAnsi="Times New Roman" w:cs="Arial"/>
                <w:kern w:val="0"/>
                <w:lang w:eastAsia="zh-CN"/>
              </w:rPr>
              <w:t>（</w:t>
            </w:r>
            <w:r>
              <w:rPr>
                <w:rFonts w:hint="eastAsia" w:ascii="Times New Roman" w:hAnsi="Times New Roman" w:cs="Arial"/>
                <w:kern w:val="0"/>
                <w:lang w:val="en-US" w:eastAsia="zh-CN"/>
              </w:rPr>
              <w:t>选配</w:t>
            </w:r>
            <w:r>
              <w:rPr>
                <w:rFonts w:hint="eastAsia" w:ascii="Times New Roman" w:hAnsi="Times New Roman" w:cs="Arial"/>
                <w:kern w:val="0"/>
                <w:lang w:eastAsia="zh-CN"/>
              </w:rPr>
              <w:t>）</w:t>
            </w:r>
          </w:p>
        </w:tc>
        <w:tc>
          <w:tcPr>
            <w:tcW w:w="998" w:type="pct"/>
            <w:shd w:val="clear" w:color="auto" w:fill="auto"/>
            <w:noWrap w:val="0"/>
            <w:vAlign w:val="center"/>
          </w:tcPr>
          <w:p w14:paraId="1C721BE2">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串口数量</w:t>
            </w:r>
          </w:p>
        </w:tc>
        <w:tc>
          <w:tcPr>
            <w:tcW w:w="3180" w:type="pct"/>
            <w:shd w:val="clear" w:color="auto" w:fill="auto"/>
            <w:noWrap w:val="0"/>
            <w:vAlign w:val="center"/>
          </w:tcPr>
          <w:p w14:paraId="5387FC01">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hint="default" w:ascii="Times New Roman" w:hAnsi="Times New Roman" w:cs="Arial"/>
                <w:kern w:val="0"/>
                <w:lang w:val="en-US" w:eastAsia="zh-CN"/>
              </w:rPr>
              <w:t>2</w:t>
            </w:r>
            <w:r>
              <w:rPr>
                <w:rFonts w:ascii="Times New Roman" w:hAnsi="Times New Roman" w:cs="Arial"/>
                <w:kern w:val="0"/>
                <w:lang w:eastAsia="zh-CN"/>
              </w:rPr>
              <w:t>RS485</w:t>
            </w:r>
          </w:p>
        </w:tc>
      </w:tr>
      <w:tr w14:paraId="0A155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1F185550">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6BBE639A">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串口波特率</w:t>
            </w:r>
          </w:p>
        </w:tc>
        <w:tc>
          <w:tcPr>
            <w:tcW w:w="3180" w:type="pct"/>
            <w:shd w:val="clear" w:color="auto" w:fill="auto"/>
            <w:noWrap w:val="0"/>
            <w:vAlign w:val="center"/>
          </w:tcPr>
          <w:p w14:paraId="1C20F057">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hint="eastAsia" w:ascii="Times New Roman" w:hAnsi="Times New Roman" w:cs="Arial"/>
                <w:kern w:val="0"/>
                <w:lang w:val="en-US" w:eastAsia="zh-CN"/>
              </w:rPr>
              <w:t>3</w:t>
            </w:r>
            <w:r>
              <w:rPr>
                <w:rFonts w:ascii="Times New Roman" w:hAnsi="Times New Roman" w:cs="Arial"/>
                <w:kern w:val="0"/>
                <w:lang w:eastAsia="en-US"/>
              </w:rPr>
              <w:t>00bps-115200bps</w:t>
            </w:r>
          </w:p>
        </w:tc>
      </w:tr>
      <w:tr w14:paraId="7D1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6A0D90BD">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2D80FA3C">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数据位</w:t>
            </w:r>
          </w:p>
        </w:tc>
        <w:tc>
          <w:tcPr>
            <w:tcW w:w="3180" w:type="pct"/>
            <w:shd w:val="clear" w:color="auto" w:fill="auto"/>
            <w:noWrap w:val="0"/>
            <w:vAlign w:val="center"/>
          </w:tcPr>
          <w:p w14:paraId="3ADB7F9A">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7,8</w:t>
            </w:r>
          </w:p>
        </w:tc>
      </w:tr>
      <w:tr w14:paraId="7E6B2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0956BA2E">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014BFA98">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校验位</w:t>
            </w:r>
          </w:p>
        </w:tc>
        <w:tc>
          <w:tcPr>
            <w:tcW w:w="3180" w:type="pct"/>
            <w:shd w:val="clear" w:color="auto" w:fill="auto"/>
            <w:noWrap w:val="0"/>
            <w:vAlign w:val="center"/>
          </w:tcPr>
          <w:p w14:paraId="56A6C4EC">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None, Even, Odd</w:t>
            </w:r>
          </w:p>
        </w:tc>
      </w:tr>
      <w:tr w14:paraId="6CD72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5D6F12BC">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1502CFDF">
            <w:pPr>
              <w:widowControl/>
              <w:ind w:left="0" w:leftChars="0" w:firstLine="0" w:firstLineChars="0"/>
              <w:jc w:val="center"/>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停止位</w:t>
            </w:r>
          </w:p>
        </w:tc>
        <w:tc>
          <w:tcPr>
            <w:tcW w:w="3180" w:type="pct"/>
            <w:shd w:val="clear" w:color="auto" w:fill="auto"/>
            <w:noWrap w:val="0"/>
            <w:vAlign w:val="center"/>
          </w:tcPr>
          <w:p w14:paraId="067A6802">
            <w:pPr>
              <w:widowControl/>
              <w:ind w:left="0" w:leftChars="0" w:firstLine="0" w:firstLineChars="0"/>
              <w:rPr>
                <w:rFonts w:hint="eastAsia" w:ascii="Times New Roman" w:hAnsi="Times New Roman" w:cs="Arial" w:eastAsiaTheme="minorEastAsia"/>
                <w:kern w:val="0"/>
                <w:sz w:val="21"/>
                <w:szCs w:val="24"/>
                <w:lang w:val="en-US" w:eastAsia="en-US" w:bidi="ar-SA"/>
              </w:rPr>
            </w:pPr>
            <w:r>
              <w:rPr>
                <w:rFonts w:ascii="Times New Roman" w:hAnsi="Times New Roman" w:cs="Arial"/>
                <w:kern w:val="0"/>
                <w:lang w:eastAsia="en-US"/>
              </w:rPr>
              <w:t>1, 2</w:t>
            </w:r>
          </w:p>
        </w:tc>
      </w:tr>
      <w:tr w14:paraId="0AD9B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shd w:val="clear" w:color="auto" w:fill="auto"/>
            <w:noWrap w:val="0"/>
            <w:vAlign w:val="center"/>
          </w:tcPr>
          <w:p w14:paraId="78272479">
            <w:pPr>
              <w:widowControl w:val="0"/>
              <w:ind w:firstLine="0" w:firstLineChars="0"/>
              <w:jc w:val="center"/>
              <w:rPr>
                <w:rFonts w:hint="eastAsia" w:ascii="Times New Roman" w:hAnsi="Times New Roman" w:eastAsia="宋体" w:cs="Arial"/>
                <w:color w:val="000000"/>
                <w:kern w:val="2"/>
                <w:sz w:val="22"/>
                <w:szCs w:val="22"/>
                <w:lang w:val="en-US" w:eastAsia="zh-CN" w:bidi="ar-SA"/>
              </w:rPr>
            </w:pPr>
            <w:r>
              <w:rPr>
                <w:rFonts w:hint="eastAsia" w:ascii="Times New Roman" w:hAnsi="Times New Roman" w:eastAsia="宋体" w:cs="Arial"/>
                <w:color w:val="000000"/>
                <w:szCs w:val="21"/>
                <w:lang w:val="en-US" w:eastAsia="zh-CN"/>
              </w:rPr>
              <w:t>N板</w:t>
            </w:r>
            <w:r>
              <w:rPr>
                <w:rFonts w:ascii="Times New Roman" w:hAnsi="Times New Roman" w:eastAsia="宋体" w:cs="Arial"/>
                <w:color w:val="000000"/>
                <w:szCs w:val="21"/>
                <w:lang w:eastAsia="zh-CN"/>
              </w:rPr>
              <w:t>数字输入</w:t>
            </w:r>
            <w:r>
              <w:rPr>
                <w:rFonts w:hint="eastAsia"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选配</w:t>
            </w:r>
            <w:r>
              <w:rPr>
                <w:rFonts w:hint="eastAsia" w:ascii="Times New Roman" w:hAnsi="Times New Roman" w:eastAsia="宋体" w:cs="Arial"/>
                <w:color w:val="000000"/>
                <w:szCs w:val="21"/>
                <w:lang w:eastAsia="zh-CN"/>
              </w:rPr>
              <w:t>）</w:t>
            </w:r>
          </w:p>
        </w:tc>
        <w:tc>
          <w:tcPr>
            <w:tcW w:w="998" w:type="pct"/>
            <w:shd w:val="clear" w:color="auto" w:fill="auto"/>
            <w:noWrap w:val="0"/>
            <w:vAlign w:val="center"/>
          </w:tcPr>
          <w:p w14:paraId="1F94279C">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lang w:eastAsia="zh-CN"/>
              </w:rPr>
              <w:t>数量</w:t>
            </w:r>
          </w:p>
        </w:tc>
        <w:tc>
          <w:tcPr>
            <w:tcW w:w="3180" w:type="pct"/>
            <w:shd w:val="clear" w:color="auto" w:fill="auto"/>
            <w:noWrap w:val="0"/>
            <w:vAlign w:val="center"/>
          </w:tcPr>
          <w:p w14:paraId="4D17C072">
            <w:pPr>
              <w:widowControl w:val="0"/>
              <w:ind w:firstLine="0" w:firstLineChars="0"/>
              <w:rPr>
                <w:rFonts w:hint="eastAsia" w:ascii="Times New Roman" w:hAnsi="Times New Roman" w:eastAsia="宋体" w:cs="Arial"/>
                <w:color w:val="000000"/>
                <w:kern w:val="2"/>
                <w:sz w:val="22"/>
                <w:szCs w:val="22"/>
                <w:lang w:val="en-US" w:eastAsia="en-US" w:bidi="ar-SA"/>
              </w:rPr>
            </w:pPr>
            <w:del w:id="2613" w:author="LKY" w:date="2026-07-08T11:16:02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lang w:eastAsia="zh-CN"/>
              </w:rPr>
              <w:t>通道</w:t>
            </w:r>
          </w:p>
        </w:tc>
      </w:tr>
      <w:tr w14:paraId="6612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7A351E40">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299F889E">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输入类型</w:t>
            </w:r>
          </w:p>
        </w:tc>
        <w:tc>
          <w:tcPr>
            <w:tcW w:w="3180" w:type="pct"/>
            <w:shd w:val="clear" w:color="auto" w:fill="auto"/>
            <w:noWrap w:val="0"/>
            <w:vAlign w:val="center"/>
          </w:tcPr>
          <w:p w14:paraId="0742C973">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支持干接点</w:t>
            </w:r>
            <w:r>
              <w:rPr>
                <w:rFonts w:hint="eastAsia" w:ascii="Times New Roman" w:hAnsi="Times New Roman" w:eastAsia="宋体" w:cs="Arial"/>
                <w:color w:val="000000"/>
                <w:szCs w:val="21"/>
                <w:lang w:val="en-US" w:eastAsia="zh-CN"/>
              </w:rPr>
              <w:t>或</w:t>
            </w:r>
            <w:r>
              <w:rPr>
                <w:rFonts w:ascii="Times New Roman" w:hAnsi="Times New Roman" w:eastAsia="宋体" w:cs="Arial"/>
                <w:color w:val="000000"/>
                <w:szCs w:val="21"/>
                <w:lang w:eastAsia="zh-CN"/>
              </w:rPr>
              <w:t>湿接点</w:t>
            </w:r>
          </w:p>
        </w:tc>
      </w:tr>
      <w:tr w14:paraId="2576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0E48B8B4">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33945E79">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干接点</w:t>
            </w:r>
          </w:p>
        </w:tc>
        <w:tc>
          <w:tcPr>
            <w:tcW w:w="3180" w:type="pct"/>
            <w:shd w:val="clear" w:color="auto" w:fill="auto"/>
            <w:noWrap w:val="0"/>
            <w:vAlign w:val="center"/>
          </w:tcPr>
          <w:p w14:paraId="1A3FD901">
            <w:pPr>
              <w:pStyle w:val="20"/>
              <w:widowControl w:val="0"/>
              <w:numPr>
                <w:ilvl w:val="0"/>
                <w:numId w:val="0"/>
              </w:numPr>
              <w:ind w:left="0" w:leftChars="0" w:firstLine="0" w:firstLineChars="0"/>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端开路</w:t>
            </w:r>
          </w:p>
          <w:p w14:paraId="71031637">
            <w:pPr>
              <w:pStyle w:val="20"/>
              <w:widowControl w:val="0"/>
              <w:numPr>
                <w:ilvl w:val="0"/>
                <w:numId w:val="0"/>
              </w:numPr>
              <w:ind w:left="0" w:leftChars="0" w:firstLine="0" w:firstLineChars="0"/>
              <w:jc w:val="left"/>
              <w:rPr>
                <w:rFonts w:hint="eastAsia" w:ascii="Times New Roman" w:hAnsi="Times New Roman" w:eastAsia="宋体" w:cs="Arial"/>
                <w:color w:val="000000"/>
                <w:szCs w:val="21"/>
                <w:lang w:val="en-US" w:eastAsia="en-US"/>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：短接</w:t>
            </w:r>
          </w:p>
        </w:tc>
      </w:tr>
      <w:tr w14:paraId="1AEAF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470037F9">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08F1B335">
            <w:pPr>
              <w:widowControl w:val="0"/>
              <w:ind w:firstLine="0" w:firstLineChars="0"/>
              <w:jc w:val="center"/>
              <w:rPr>
                <w:rFonts w:hint="eastAsia" w:ascii="Times New Roman" w:hAnsi="Times New Roman" w:eastAsia="宋体" w:cs="Arial"/>
                <w:color w:val="000000"/>
                <w:kern w:val="2"/>
                <w:sz w:val="22"/>
                <w:szCs w:val="22"/>
                <w:lang w:val="en-US" w:eastAsia="en-US" w:bidi="ar-SA"/>
              </w:rPr>
            </w:pPr>
            <w:r>
              <w:rPr>
                <w:rFonts w:ascii="Times New Roman" w:hAnsi="Times New Roman" w:eastAsia="宋体" w:cs="Arial"/>
                <w:color w:val="000000"/>
                <w:szCs w:val="21"/>
                <w:lang w:eastAsia="zh-CN"/>
              </w:rPr>
              <w:t>湿接点</w:t>
            </w:r>
          </w:p>
        </w:tc>
        <w:tc>
          <w:tcPr>
            <w:tcW w:w="3180" w:type="pct"/>
            <w:shd w:val="clear" w:color="auto" w:fill="auto"/>
            <w:noWrap w:val="0"/>
            <w:vAlign w:val="center"/>
          </w:tcPr>
          <w:p w14:paraId="3907D326">
            <w:pPr>
              <w:pStyle w:val="20"/>
              <w:widowControl w:val="0"/>
              <w:numPr>
                <w:ilvl w:val="0"/>
                <w:numId w:val="0"/>
              </w:numPr>
              <w:jc w:val="left"/>
              <w:rPr>
                <w:rFonts w:ascii="Times New Roman" w:hAnsi="Times New Roman" w:eastAsia="宋体" w:cs="Arial"/>
                <w:color w:val="000000"/>
                <w:szCs w:val="21"/>
                <w:lang w:eastAsia="zh-CN"/>
              </w:rPr>
            </w:pPr>
            <w:r>
              <w:rPr>
                <w:rFonts w:hint="eastAsia" w:ascii="Times New Roman" w:hAnsi="Times New Roman" w:eastAsia="宋体" w:cs="Arial"/>
                <w:color w:val="000000"/>
                <w:szCs w:val="21"/>
                <w:lang w:val="en-US" w:eastAsia="zh-CN"/>
              </w:rPr>
              <w:t>逻辑1</w:t>
            </w:r>
            <w:r>
              <w:rPr>
                <w:rFonts w:ascii="Times New Roman" w:hAnsi="Times New Roman" w:eastAsia="宋体" w:cs="Arial"/>
                <w:color w:val="000000"/>
                <w:szCs w:val="21"/>
                <w:lang w:eastAsia="zh-CN"/>
              </w:rPr>
              <w:t>：0-</w:t>
            </w:r>
            <w:ins w:id="2614" w:author="LKY" w:date="2026-07-08T11:16:16Z">
              <w:r>
                <w:rPr>
                  <w:rFonts w:hint="eastAsia" w:ascii="Times New Roman" w:hAnsi="Times New Roman" w:eastAsia="宋体" w:cs="Arial"/>
                  <w:color w:val="000000"/>
                  <w:szCs w:val="21"/>
                  <w:lang w:val="en-US" w:eastAsia="zh-CN"/>
                </w:rPr>
                <w:t>15</w:t>
              </w:r>
            </w:ins>
            <w:del w:id="2615" w:author="LKY" w:date="2026-07-08T11:16:16Z">
              <w:r>
                <w:rPr>
                  <w:rFonts w:hint="eastAsia" w:ascii="Times New Roman" w:hAnsi="Times New Roman" w:cs="Arial"/>
                  <w:color w:val="000000"/>
                  <w:szCs w:val="21"/>
                  <w:lang w:val="en-US" w:eastAsia="zh-CN"/>
                </w:rPr>
                <w:delText>3</w:delText>
              </w:r>
            </w:del>
            <w:r>
              <w:rPr>
                <w:rFonts w:ascii="Times New Roman" w:hAnsi="Times New Roman" w:eastAsia="宋体" w:cs="Arial"/>
                <w:color w:val="000000"/>
                <w:szCs w:val="21"/>
                <w:lang w:eastAsia="zh-CN"/>
              </w:rPr>
              <w:t>VDC</w:t>
            </w:r>
          </w:p>
          <w:p w14:paraId="59623821">
            <w:pPr>
              <w:pStyle w:val="20"/>
              <w:widowControl w:val="0"/>
              <w:numPr>
                <w:ilvl w:val="0"/>
                <w:numId w:val="0"/>
              </w:numPr>
              <w:ind w:left="0" w:leftChars="0" w:firstLine="0" w:firstLineChars="0"/>
              <w:jc w:val="left"/>
              <w:rPr>
                <w:rFonts w:hint="eastAsia" w:ascii="Times New Roman" w:hAnsi="Times New Roman" w:eastAsia="宋体" w:cs="Arial"/>
                <w:color w:val="000000"/>
                <w:kern w:val="0"/>
                <w:sz w:val="22"/>
                <w:szCs w:val="22"/>
                <w:lang w:val="en-US" w:eastAsia="en-US" w:bidi="ar-SA"/>
              </w:rPr>
            </w:pPr>
            <w:r>
              <w:rPr>
                <w:rFonts w:hint="eastAsia" w:ascii="Times New Roman" w:hAnsi="Times New Roman" w:eastAsia="宋体" w:cs="Arial"/>
                <w:color w:val="000000"/>
                <w:szCs w:val="21"/>
                <w:lang w:val="en-US" w:eastAsia="zh-CN"/>
              </w:rPr>
              <w:t>逻辑0</w:t>
            </w:r>
            <w:r>
              <w:rPr>
                <w:rFonts w:ascii="Times New Roman" w:hAnsi="Times New Roman" w:eastAsia="宋体" w:cs="Arial"/>
                <w:color w:val="000000"/>
                <w:szCs w:val="21"/>
                <w:lang w:eastAsia="zh-CN"/>
              </w:rPr>
              <w:t>：</w:t>
            </w:r>
            <w:ins w:id="2616" w:author="LKY" w:date="2026-07-08T11:16:12Z">
              <w:r>
                <w:rPr>
                  <w:rFonts w:hint="eastAsia" w:ascii="Times New Roman" w:hAnsi="Times New Roman" w:eastAsia="宋体" w:cs="Arial"/>
                  <w:color w:val="000000"/>
                  <w:szCs w:val="21"/>
                  <w:lang w:val="en-US" w:eastAsia="zh-CN"/>
                </w:rPr>
                <w:t>16</w:t>
              </w:r>
            </w:ins>
            <w:del w:id="2617" w:author="LKY" w:date="2026-07-08T11:16:11Z">
              <w:r>
                <w:rPr>
                  <w:rFonts w:hint="eastAsia" w:ascii="Times New Roman" w:hAnsi="Times New Roman" w:cs="Arial"/>
                  <w:color w:val="000000"/>
                  <w:szCs w:val="21"/>
                  <w:lang w:val="en-US" w:eastAsia="zh-CN"/>
                </w:rPr>
                <w:delText>1</w:delText>
              </w:r>
            </w:del>
            <w:del w:id="2618" w:author="LKY" w:date="2026-07-08T11:16:09Z">
              <w:r>
                <w:rPr>
                  <w:rFonts w:hint="eastAsia" w:ascii="Times New Roman" w:hAnsi="Times New Roman" w:cs="Arial"/>
                  <w:color w:val="000000"/>
                  <w:szCs w:val="21"/>
                  <w:lang w:val="en-US" w:eastAsia="zh-CN"/>
                </w:rPr>
                <w:delText>2</w:delText>
              </w:r>
            </w:del>
            <w:r>
              <w:rPr>
                <w:rFonts w:ascii="Times New Roman" w:hAnsi="Times New Roman" w:eastAsia="宋体" w:cs="Arial"/>
                <w:color w:val="000000"/>
                <w:szCs w:val="21"/>
                <w:lang w:eastAsia="zh-CN"/>
              </w:rPr>
              <w:t>-</w:t>
            </w:r>
            <w:r>
              <w:rPr>
                <w:rFonts w:hint="eastAsia" w:ascii="Times New Roman" w:hAnsi="Times New Roman" w:eastAsia="宋体" w:cs="Arial"/>
                <w:color w:val="000000"/>
                <w:szCs w:val="21"/>
                <w:lang w:val="en-US" w:eastAsia="zh-CN"/>
              </w:rPr>
              <w:t>24</w:t>
            </w:r>
            <w:r>
              <w:rPr>
                <w:rFonts w:ascii="Times New Roman" w:hAnsi="Times New Roman" w:eastAsia="宋体" w:cs="Arial"/>
                <w:color w:val="000000"/>
                <w:szCs w:val="21"/>
                <w:lang w:eastAsia="zh-CN"/>
              </w:rPr>
              <w:t>VDC</w:t>
            </w:r>
          </w:p>
        </w:tc>
      </w:tr>
      <w:tr w14:paraId="2F5A2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6029E30F">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6D1EB205">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隔离保护</w:t>
            </w:r>
          </w:p>
        </w:tc>
        <w:tc>
          <w:tcPr>
            <w:tcW w:w="3180" w:type="pct"/>
            <w:shd w:val="clear" w:color="auto" w:fill="auto"/>
            <w:noWrap w:val="0"/>
            <w:vAlign w:val="center"/>
          </w:tcPr>
          <w:p w14:paraId="61D90A7F">
            <w:pPr>
              <w:widowControl w:val="0"/>
              <w:ind w:firstLine="0" w:firstLineChars="0"/>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2KVrms</w:t>
            </w:r>
          </w:p>
        </w:tc>
      </w:tr>
      <w:tr w14:paraId="171A3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restart"/>
            <w:shd w:val="clear" w:color="auto" w:fill="auto"/>
            <w:noWrap w:val="0"/>
            <w:vAlign w:val="center"/>
          </w:tcPr>
          <w:p w14:paraId="593AD9CB">
            <w:pPr>
              <w:widowControl w:val="0"/>
              <w:ind w:firstLine="0" w:firstLineChars="0"/>
              <w:jc w:val="center"/>
              <w:rPr>
                <w:rFonts w:hint="eastAsia" w:ascii="Times New Roman" w:hAnsi="Times New Roman" w:eastAsia="宋体" w:cs="Arial"/>
                <w:color w:val="000000"/>
                <w:kern w:val="2"/>
                <w:sz w:val="22"/>
                <w:szCs w:val="22"/>
                <w:lang w:val="en-US" w:eastAsia="zh-CN" w:bidi="ar-SA"/>
              </w:rPr>
            </w:pPr>
            <w:r>
              <w:rPr>
                <w:rFonts w:hint="eastAsia" w:ascii="Times New Roman" w:hAnsi="Times New Roman" w:eastAsia="宋体" w:cs="Arial"/>
                <w:color w:val="000000"/>
                <w:lang w:val="en-US" w:eastAsia="zh-CN"/>
              </w:rPr>
              <w:t>N板</w:t>
            </w:r>
            <w:r>
              <w:rPr>
                <w:rFonts w:ascii="Times New Roman" w:hAnsi="Times New Roman" w:eastAsia="宋体" w:cs="Arial"/>
                <w:color w:val="000000"/>
                <w:lang w:eastAsia="zh-CN"/>
              </w:rPr>
              <w:t>数字输出</w:t>
            </w:r>
            <w:r>
              <w:rPr>
                <w:rFonts w:hint="eastAsia" w:ascii="Times New Roman" w:hAnsi="Times New Roman" w:eastAsia="宋体" w:cs="Arial"/>
                <w:color w:val="000000"/>
                <w:lang w:eastAsia="zh-CN"/>
              </w:rPr>
              <w:t>（</w:t>
            </w:r>
            <w:r>
              <w:rPr>
                <w:rFonts w:hint="eastAsia" w:ascii="Times New Roman" w:hAnsi="Times New Roman" w:eastAsia="宋体" w:cs="Arial"/>
                <w:color w:val="000000"/>
                <w:lang w:val="en-US" w:eastAsia="zh-CN"/>
              </w:rPr>
              <w:t>选配</w:t>
            </w:r>
            <w:r>
              <w:rPr>
                <w:rFonts w:hint="eastAsia" w:ascii="Times New Roman" w:hAnsi="Times New Roman" w:eastAsia="宋体" w:cs="Arial"/>
                <w:color w:val="000000"/>
                <w:lang w:eastAsia="zh-CN"/>
              </w:rPr>
              <w:t>）</w:t>
            </w:r>
          </w:p>
        </w:tc>
        <w:tc>
          <w:tcPr>
            <w:tcW w:w="998" w:type="pct"/>
            <w:shd w:val="clear" w:color="auto" w:fill="auto"/>
            <w:noWrap w:val="0"/>
            <w:vAlign w:val="center"/>
          </w:tcPr>
          <w:p w14:paraId="66845BDF">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lang w:eastAsia="zh-CN"/>
              </w:rPr>
              <w:t>数量</w:t>
            </w:r>
          </w:p>
        </w:tc>
        <w:tc>
          <w:tcPr>
            <w:tcW w:w="3180" w:type="pct"/>
            <w:shd w:val="clear" w:color="auto" w:fill="auto"/>
            <w:noWrap w:val="0"/>
            <w:vAlign w:val="center"/>
          </w:tcPr>
          <w:p w14:paraId="29C9B4D5">
            <w:pPr>
              <w:widowControl w:val="0"/>
              <w:ind w:firstLine="0" w:firstLineChars="0"/>
              <w:rPr>
                <w:rFonts w:hint="eastAsia" w:ascii="Times New Roman" w:hAnsi="Times New Roman" w:eastAsia="宋体" w:cs="Arial"/>
                <w:color w:val="000000"/>
                <w:kern w:val="2"/>
                <w:sz w:val="22"/>
                <w:szCs w:val="21"/>
                <w:lang w:val="en-US" w:eastAsia="en-US" w:bidi="ar-SA"/>
              </w:rPr>
            </w:pPr>
            <w:del w:id="2619" w:author="LKY" w:date="2026-07-08T11:16:05Z">
              <w:r>
                <w:rPr>
                  <w:rFonts w:hint="default" w:ascii="Times New Roman" w:hAnsi="Times New Roman" w:eastAsia="宋体" w:cs="Arial"/>
                  <w:color w:val="000000"/>
                  <w:szCs w:val="21"/>
                  <w:lang w:val="en-US" w:eastAsia="zh-CN"/>
                </w:rPr>
                <w:delText>8/</w:delText>
              </w:r>
            </w:del>
            <w:r>
              <w:rPr>
                <w:rFonts w:hint="default" w:ascii="Times New Roman" w:hAnsi="Times New Roman" w:eastAsia="宋体" w:cs="Arial"/>
                <w:color w:val="000000"/>
                <w:szCs w:val="21"/>
                <w:lang w:val="en-US" w:eastAsia="zh-CN"/>
              </w:rPr>
              <w:t>16</w:t>
            </w:r>
            <w:r>
              <w:rPr>
                <w:rFonts w:hint="eastAsia" w:ascii="Times New Roman" w:hAnsi="Times New Roman" w:eastAsia="宋体" w:cs="Arial"/>
                <w:color w:val="000000"/>
                <w:szCs w:val="21"/>
                <w:lang w:val="en-US" w:eastAsia="zh-CN"/>
              </w:rPr>
              <w:t>/32</w:t>
            </w:r>
            <w:r>
              <w:rPr>
                <w:rFonts w:ascii="Times New Roman" w:hAnsi="Times New Roman" w:eastAsia="宋体" w:cs="Arial"/>
                <w:color w:val="000000"/>
                <w:szCs w:val="21"/>
                <w:lang w:eastAsia="zh-CN"/>
              </w:rPr>
              <w:t>通道</w:t>
            </w:r>
          </w:p>
        </w:tc>
      </w:tr>
      <w:tr w14:paraId="4A55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2433A331">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0061C50A">
            <w:pPr>
              <w:widowControl w:val="0"/>
              <w:ind w:firstLine="0" w:firstLineChars="0"/>
              <w:jc w:val="center"/>
              <w:rPr>
                <w:rFonts w:hint="eastAsia" w:ascii="Times New Roman" w:hAnsi="Times New Roman" w:eastAsia="宋体" w:cs="Arial"/>
                <w:color w:val="000000"/>
                <w:kern w:val="2"/>
                <w:sz w:val="22"/>
                <w:szCs w:val="21"/>
                <w:lang w:val="en-US" w:eastAsia="en-US" w:bidi="ar-SA"/>
              </w:rPr>
            </w:pPr>
            <w:r>
              <w:rPr>
                <w:rFonts w:ascii="Times New Roman" w:hAnsi="Times New Roman" w:eastAsia="宋体" w:cs="Arial"/>
                <w:color w:val="000000"/>
                <w:szCs w:val="21"/>
                <w:lang w:eastAsia="zh-CN"/>
              </w:rPr>
              <w:t>输出类型</w:t>
            </w:r>
          </w:p>
        </w:tc>
        <w:tc>
          <w:tcPr>
            <w:tcW w:w="3180" w:type="pct"/>
            <w:shd w:val="clear" w:color="auto" w:fill="auto"/>
            <w:noWrap w:val="0"/>
            <w:vAlign w:val="center"/>
          </w:tcPr>
          <w:p w14:paraId="2756D879">
            <w:pPr>
              <w:widowControl w:val="0"/>
              <w:ind w:firstLine="0" w:firstLineChars="0"/>
              <w:rPr>
                <w:rFonts w:hint="eastAsia" w:ascii="Times New Roman" w:hAnsi="Times New Roman" w:eastAsia="宋体" w:cs="Arial"/>
                <w:color w:val="000000"/>
                <w:kern w:val="2"/>
                <w:sz w:val="22"/>
                <w:szCs w:val="21"/>
                <w:lang w:val="en-US" w:eastAsia="en-US" w:bidi="ar-SA"/>
              </w:rPr>
            </w:pPr>
            <w:r>
              <w:rPr>
                <w:rFonts w:hint="eastAsia" w:ascii="Times New Roman" w:hAnsi="Times New Roman" w:eastAsia="宋体" w:cs="Arial"/>
                <w:color w:val="000000"/>
                <w:szCs w:val="21"/>
                <w:lang w:val="en-US" w:eastAsia="zh-CN"/>
              </w:rPr>
              <w:t>SINK</w:t>
            </w:r>
          </w:p>
        </w:tc>
      </w:tr>
      <w:tr w14:paraId="4E17E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 w:hRule="atLeast"/>
        </w:trPr>
        <w:tc>
          <w:tcPr>
            <w:tcW w:w="821" w:type="pct"/>
            <w:vMerge w:val="continue"/>
            <w:noWrap w:val="0"/>
            <w:vAlign w:val="center"/>
          </w:tcPr>
          <w:p w14:paraId="3DBDE1BE">
            <w:pPr>
              <w:widowControl w:val="0"/>
              <w:ind w:left="0" w:leftChars="0" w:firstLine="0" w:firstLineChars="0"/>
              <w:jc w:val="center"/>
              <w:rPr>
                <w:rFonts w:hint="eastAsia" w:ascii="Times New Roman" w:hAnsi="Times New Roman" w:cs="Arial"/>
                <w:kern w:val="0"/>
                <w:lang w:val="en-US" w:eastAsia="zh-CN"/>
              </w:rPr>
            </w:pPr>
          </w:p>
        </w:tc>
        <w:tc>
          <w:tcPr>
            <w:tcW w:w="998" w:type="pct"/>
            <w:shd w:val="clear" w:color="auto" w:fill="auto"/>
            <w:noWrap w:val="0"/>
            <w:vAlign w:val="center"/>
          </w:tcPr>
          <w:p w14:paraId="0F8E51CA">
            <w:pPr>
              <w:widowControl w:val="0"/>
              <w:ind w:firstLine="0" w:firstLineChars="0"/>
              <w:jc w:val="center"/>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单通道容量</w:t>
            </w:r>
          </w:p>
        </w:tc>
        <w:tc>
          <w:tcPr>
            <w:tcW w:w="3180" w:type="pct"/>
            <w:shd w:val="clear" w:color="auto" w:fill="auto"/>
            <w:noWrap w:val="0"/>
            <w:vAlign w:val="center"/>
          </w:tcPr>
          <w:p w14:paraId="73167AAF">
            <w:pPr>
              <w:widowControl w:val="0"/>
              <w:ind w:firstLine="0" w:firstLineChars="0"/>
              <w:rPr>
                <w:rFonts w:hint="default"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100mA</w:t>
            </w:r>
          </w:p>
        </w:tc>
      </w:tr>
      <w:tr w14:paraId="2FA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821" w:type="pct"/>
            <w:vMerge w:val="restart"/>
            <w:noWrap w:val="0"/>
            <w:vAlign w:val="center"/>
          </w:tcPr>
          <w:p w14:paraId="0F29CC25">
            <w:pPr>
              <w:widowControl w:val="0"/>
              <w:jc w:val="center"/>
              <w:rPr>
                <w:rFonts w:ascii="Times New Roman" w:hAnsi="Times New Roman" w:cs="Arial"/>
                <w:kern w:val="0"/>
                <w:lang w:eastAsia="en-US"/>
              </w:rPr>
            </w:pPr>
            <w:r>
              <w:rPr>
                <w:rFonts w:hint="eastAsia" w:ascii="Times New Roman" w:hAnsi="Times New Roman" w:cs="Arial"/>
                <w:kern w:val="0"/>
                <w:lang w:val="en-US" w:eastAsia="zh-CN"/>
              </w:rPr>
              <w:t>4G模块</w:t>
            </w:r>
            <w:r>
              <w:rPr>
                <w:rFonts w:hint="eastAsia" w:ascii="Times New Roman" w:hAnsi="Times New Roman" w:cs="Arial"/>
                <w:kern w:val="0"/>
                <w:lang w:eastAsia="en-US"/>
              </w:rPr>
              <w:t>(选配功能)</w:t>
            </w:r>
          </w:p>
        </w:tc>
        <w:tc>
          <w:tcPr>
            <w:tcW w:w="998" w:type="pct"/>
            <w:noWrap w:val="0"/>
            <w:vAlign w:val="center"/>
          </w:tcPr>
          <w:p w14:paraId="7AFD7653">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-E</w:t>
            </w:r>
            <w:r>
              <w:rPr>
                <w:rFonts w:hint="eastAsia" w:ascii="Times New Roman" w:hAnsi="Times New Roman" w:cs="Arial"/>
                <w:kern w:val="0"/>
                <w:lang w:eastAsia="en-US"/>
              </w:rPr>
              <w:t>版本</w:t>
            </w:r>
          </w:p>
        </w:tc>
        <w:tc>
          <w:tcPr>
            <w:tcW w:w="3180" w:type="pct"/>
            <w:noWrap w:val="0"/>
            <w:vAlign w:val="center"/>
          </w:tcPr>
          <w:p w14:paraId="2B69A19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72420E7E">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B1,B5,B8</w:t>
            </w:r>
          </w:p>
          <w:p w14:paraId="5746257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B1,B3,B5,B7,B8,B20</w:t>
            </w:r>
          </w:p>
          <w:p w14:paraId="5B053962">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B38,B40,B41</w:t>
            </w:r>
          </w:p>
        </w:tc>
      </w:tr>
      <w:tr w14:paraId="6418F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 w:hRule="atLeast"/>
        </w:trPr>
        <w:tc>
          <w:tcPr>
            <w:tcW w:w="821" w:type="pct"/>
            <w:vMerge w:val="continue"/>
            <w:noWrap w:val="0"/>
            <w:vAlign w:val="center"/>
          </w:tcPr>
          <w:p w14:paraId="41068D0A">
            <w:pPr>
              <w:widowControl w:val="0"/>
              <w:jc w:val="center"/>
              <w:rPr>
                <w:rFonts w:ascii="Times New Roman" w:hAnsi="Times New Roman" w:cs="Arial"/>
                <w:kern w:val="0"/>
                <w:lang w:eastAsia="en-US"/>
              </w:rPr>
            </w:pPr>
          </w:p>
        </w:tc>
        <w:tc>
          <w:tcPr>
            <w:tcW w:w="998" w:type="pct"/>
            <w:noWrap w:val="0"/>
            <w:vAlign w:val="center"/>
          </w:tcPr>
          <w:p w14:paraId="018E8003">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L-CE版本</w:t>
            </w:r>
          </w:p>
        </w:tc>
        <w:tc>
          <w:tcPr>
            <w:tcW w:w="3180" w:type="pct"/>
            <w:noWrap w:val="0"/>
            <w:vAlign w:val="top"/>
          </w:tcPr>
          <w:p w14:paraId="090CFBE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w:t>
            </w:r>
            <w:r>
              <w:rPr>
                <w:rFonts w:hint="eastAsia" w:ascii="Times New Roman" w:hAnsi="Times New Roman" w:cs="Arial"/>
                <w:kern w:val="0"/>
                <w:lang w:eastAsia="en-US"/>
              </w:rPr>
              <w:t>:</w:t>
            </w:r>
            <w:r>
              <w:rPr>
                <w:rFonts w:ascii="Times New Roman" w:hAnsi="Times New Roman" w:cs="Arial"/>
                <w:kern w:val="0"/>
                <w:lang w:eastAsia="en-US"/>
              </w:rPr>
              <w:t>900,1800MHz</w:t>
            </w:r>
          </w:p>
          <w:p w14:paraId="649E879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w:t>
            </w:r>
            <w:r>
              <w:rPr>
                <w:rFonts w:hint="eastAsia" w:ascii="Times New Roman" w:hAnsi="Times New Roman" w:cs="Arial"/>
                <w:kern w:val="0"/>
                <w:lang w:eastAsia="en-US"/>
              </w:rPr>
              <w:t>:</w:t>
            </w:r>
            <w:r>
              <w:rPr>
                <w:rFonts w:ascii="Times New Roman" w:hAnsi="Times New Roman" w:cs="Arial"/>
                <w:kern w:val="0"/>
                <w:lang w:eastAsia="en-US"/>
              </w:rPr>
              <w:t>B1,B8</w:t>
            </w:r>
          </w:p>
          <w:p w14:paraId="0AAE897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TD-SCDMA</w:t>
            </w:r>
            <w:r>
              <w:rPr>
                <w:rFonts w:hint="eastAsia" w:ascii="Times New Roman" w:hAnsi="Times New Roman" w:cs="Arial"/>
                <w:kern w:val="0"/>
                <w:lang w:eastAsia="en-US"/>
              </w:rPr>
              <w:t>:</w:t>
            </w:r>
            <w:r>
              <w:rPr>
                <w:rFonts w:ascii="Times New Roman" w:hAnsi="Times New Roman" w:cs="Arial"/>
                <w:kern w:val="0"/>
                <w:lang w:eastAsia="en-US"/>
              </w:rPr>
              <w:t>B34,B39</w:t>
            </w:r>
          </w:p>
          <w:p w14:paraId="370CF75A">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w:t>
            </w:r>
            <w:r>
              <w:rPr>
                <w:rFonts w:hint="eastAsia" w:ascii="Times New Roman" w:hAnsi="Times New Roman" w:cs="Arial"/>
                <w:kern w:val="0"/>
                <w:lang w:eastAsia="en-US"/>
              </w:rPr>
              <w:t>:</w:t>
            </w:r>
            <w:r>
              <w:rPr>
                <w:rFonts w:ascii="Times New Roman" w:hAnsi="Times New Roman" w:cs="Arial"/>
                <w:kern w:val="0"/>
                <w:lang w:eastAsia="en-US"/>
              </w:rPr>
              <w:t>B1,B3,B8</w:t>
            </w:r>
          </w:p>
          <w:p w14:paraId="5E178C58">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w:t>
            </w:r>
            <w:r>
              <w:rPr>
                <w:rFonts w:hint="eastAsia" w:ascii="Times New Roman" w:hAnsi="Times New Roman" w:cs="Arial"/>
                <w:kern w:val="0"/>
                <w:lang w:eastAsia="en-US"/>
              </w:rPr>
              <w:t>:</w:t>
            </w:r>
            <w:r>
              <w:rPr>
                <w:rFonts w:ascii="Times New Roman" w:hAnsi="Times New Roman" w:cs="Arial"/>
                <w:kern w:val="0"/>
                <w:lang w:eastAsia="en-US"/>
              </w:rPr>
              <w:t>B38,B39,B40,B41</w:t>
            </w:r>
          </w:p>
        </w:tc>
      </w:tr>
      <w:tr w14:paraId="376D0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1" w:type="pct"/>
            <w:vMerge w:val="continue"/>
            <w:noWrap w:val="0"/>
            <w:vAlign w:val="center"/>
          </w:tcPr>
          <w:p w14:paraId="6C061B21">
            <w:pPr>
              <w:widowControl w:val="0"/>
              <w:jc w:val="center"/>
              <w:rPr>
                <w:rFonts w:ascii="Times New Roman" w:hAnsi="Times New Roman" w:cs="Arial"/>
                <w:kern w:val="0"/>
                <w:lang w:eastAsia="en-US"/>
              </w:rPr>
            </w:pPr>
          </w:p>
        </w:tc>
        <w:tc>
          <w:tcPr>
            <w:tcW w:w="998" w:type="pct"/>
            <w:noWrap w:val="0"/>
            <w:vAlign w:val="center"/>
          </w:tcPr>
          <w:p w14:paraId="6A437FBC">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w:t>
            </w:r>
            <w:r>
              <w:rPr>
                <w:rFonts w:hint="eastAsia" w:ascii="Times New Roman" w:hAnsi="Times New Roman" w:cs="Arial"/>
                <w:kern w:val="0"/>
                <w:lang w:eastAsia="en-US"/>
              </w:rPr>
              <w:t>版本</w:t>
            </w:r>
          </w:p>
        </w:tc>
        <w:tc>
          <w:tcPr>
            <w:tcW w:w="3180" w:type="pct"/>
            <w:noWrap w:val="0"/>
            <w:vAlign w:val="center"/>
          </w:tcPr>
          <w:p w14:paraId="4D16DF61">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65B1FAF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FDD-LTE:B2,B4,B12</w:t>
            </w:r>
          </w:p>
        </w:tc>
      </w:tr>
      <w:tr w14:paraId="7F8BF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821" w:type="pct"/>
            <w:vMerge w:val="continue"/>
            <w:noWrap w:val="0"/>
            <w:vAlign w:val="center"/>
          </w:tcPr>
          <w:p w14:paraId="69284733">
            <w:pPr>
              <w:widowControl w:val="0"/>
              <w:jc w:val="center"/>
              <w:rPr>
                <w:rFonts w:ascii="Times New Roman" w:hAnsi="Times New Roman" w:cs="Arial"/>
                <w:kern w:val="0"/>
                <w:lang w:eastAsia="en-US"/>
              </w:rPr>
            </w:pPr>
          </w:p>
        </w:tc>
        <w:tc>
          <w:tcPr>
            <w:tcW w:w="998" w:type="pct"/>
            <w:noWrap w:val="0"/>
            <w:vAlign w:val="center"/>
          </w:tcPr>
          <w:p w14:paraId="245EC885">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-AU</w:t>
            </w:r>
            <w:r>
              <w:rPr>
                <w:rFonts w:hint="eastAsia" w:ascii="Times New Roman" w:hAnsi="Times New Roman" w:cs="Arial"/>
                <w:kern w:val="0"/>
                <w:lang w:eastAsia="en-US"/>
              </w:rPr>
              <w:t>版本</w:t>
            </w:r>
          </w:p>
        </w:tc>
        <w:tc>
          <w:tcPr>
            <w:tcW w:w="3180" w:type="pct"/>
            <w:noWrap w:val="0"/>
            <w:vAlign w:val="center"/>
          </w:tcPr>
          <w:p w14:paraId="3F102DCF">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GSM/EDGE:850,900,1800MHz</w:t>
            </w:r>
          </w:p>
          <w:p w14:paraId="575EE094">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WCDMA:B1,B2,B5,B8</w:t>
            </w:r>
          </w:p>
          <w:p w14:paraId="04FDFB63">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FDD-LTE:B1,B3,B4,B5,B7,B8,B28</w:t>
            </w:r>
          </w:p>
          <w:p w14:paraId="6536EAD7">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TDD-LTE:B40</w:t>
            </w:r>
          </w:p>
        </w:tc>
      </w:tr>
      <w:tr w14:paraId="1EB04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821" w:type="pct"/>
            <w:vMerge w:val="continue"/>
            <w:noWrap w:val="0"/>
            <w:vAlign w:val="center"/>
          </w:tcPr>
          <w:p w14:paraId="5A93E3A1">
            <w:pPr>
              <w:widowControl w:val="0"/>
              <w:jc w:val="center"/>
              <w:rPr>
                <w:rFonts w:ascii="Times New Roman" w:hAnsi="Times New Roman" w:cs="Arial"/>
                <w:kern w:val="0"/>
                <w:lang w:eastAsia="en-US"/>
              </w:rPr>
            </w:pPr>
          </w:p>
        </w:tc>
        <w:tc>
          <w:tcPr>
            <w:tcW w:w="998" w:type="pct"/>
            <w:noWrap w:val="0"/>
            <w:vAlign w:val="center"/>
          </w:tcPr>
          <w:p w14:paraId="62B94289">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L</w:t>
            </w:r>
            <w:r>
              <w:rPr>
                <w:rFonts w:ascii="Times New Roman" w:hAnsi="Times New Roman" w:cs="Arial"/>
                <w:kern w:val="0"/>
                <w:lang w:eastAsia="en-US"/>
              </w:rPr>
              <w:t>-AF</w:t>
            </w:r>
            <w:r>
              <w:rPr>
                <w:rFonts w:hint="eastAsia" w:ascii="Times New Roman" w:hAnsi="Times New Roman" w:cs="Arial"/>
                <w:kern w:val="0"/>
                <w:lang w:eastAsia="en-US"/>
              </w:rPr>
              <w:t>版本</w:t>
            </w:r>
          </w:p>
        </w:tc>
        <w:tc>
          <w:tcPr>
            <w:tcW w:w="3180" w:type="pct"/>
            <w:noWrap w:val="0"/>
            <w:vAlign w:val="center"/>
          </w:tcPr>
          <w:p w14:paraId="7D12955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WCDMA:B2,B4,B5</w:t>
            </w:r>
          </w:p>
          <w:p w14:paraId="09995129">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FDD-LTE:B2,B4,B5,B12,B13,B14,B66,B71</w:t>
            </w:r>
          </w:p>
        </w:tc>
      </w:tr>
      <w:tr w14:paraId="1D8A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5" w:hRule="atLeast"/>
        </w:trPr>
        <w:tc>
          <w:tcPr>
            <w:tcW w:w="821" w:type="pct"/>
            <w:vMerge w:val="continue"/>
            <w:noWrap w:val="0"/>
            <w:vAlign w:val="center"/>
          </w:tcPr>
          <w:p w14:paraId="570134FE">
            <w:pPr>
              <w:widowControl w:val="0"/>
              <w:jc w:val="center"/>
              <w:rPr>
                <w:rFonts w:ascii="Times New Roman" w:hAnsi="Times New Roman" w:cs="Arial"/>
                <w:kern w:val="0"/>
                <w:lang w:eastAsia="en-US"/>
              </w:rPr>
            </w:pPr>
          </w:p>
        </w:tc>
        <w:tc>
          <w:tcPr>
            <w:tcW w:w="998" w:type="pct"/>
            <w:noWrap w:val="0"/>
            <w:vAlign w:val="center"/>
          </w:tcPr>
          <w:p w14:paraId="7990A948">
            <w:pPr>
              <w:widowControl/>
              <w:ind w:left="0" w:leftChars="0" w:firstLine="0" w:firstLineChars="0"/>
              <w:jc w:val="center"/>
              <w:rPr>
                <w:rFonts w:ascii="Times New Roman" w:hAnsi="Times New Roman" w:cs="Arial"/>
                <w:kern w:val="0"/>
                <w:lang w:eastAsia="en-US"/>
              </w:rPr>
            </w:pPr>
            <w:r>
              <w:rPr>
                <w:rFonts w:hint="eastAsia" w:ascii="Times New Roman" w:hAnsi="Times New Roman" w:cs="Arial"/>
                <w:kern w:val="0"/>
                <w:lang w:eastAsia="en-US"/>
              </w:rPr>
              <w:t>C</w:t>
            </w:r>
            <w:r>
              <w:rPr>
                <w:rFonts w:ascii="Times New Roman" w:hAnsi="Times New Roman" w:cs="Arial"/>
                <w:kern w:val="0"/>
                <w:lang w:eastAsia="en-US"/>
              </w:rPr>
              <w:t>AT-1</w:t>
            </w:r>
            <w:r>
              <w:rPr>
                <w:rFonts w:hint="eastAsia" w:ascii="Times New Roman" w:hAnsi="Times New Roman" w:cs="Arial"/>
                <w:kern w:val="0"/>
                <w:lang w:eastAsia="en-US"/>
              </w:rPr>
              <w:t>版本</w:t>
            </w:r>
          </w:p>
        </w:tc>
        <w:tc>
          <w:tcPr>
            <w:tcW w:w="3180" w:type="pct"/>
            <w:noWrap w:val="0"/>
            <w:vAlign w:val="center"/>
          </w:tcPr>
          <w:p w14:paraId="4E6C8DC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GSM:900,1800</w:t>
            </w:r>
          </w:p>
          <w:p w14:paraId="124B1FF6">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FDD-LTE:B1,B3,B5,B8</w:t>
            </w:r>
          </w:p>
          <w:p w14:paraId="6FE6ADEC">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TDD-LTE:B34,B38,B39,B40,B41</w:t>
            </w:r>
          </w:p>
        </w:tc>
      </w:tr>
      <w:tr w14:paraId="6AF9F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restart"/>
            <w:noWrap w:val="0"/>
            <w:vAlign w:val="center"/>
          </w:tcPr>
          <w:p w14:paraId="148DD08A">
            <w:pPr>
              <w:widowControl w:val="0"/>
              <w:ind w:left="0" w:leftChars="0" w:firstLine="0" w:firstLineChars="0"/>
              <w:jc w:val="center"/>
              <w:rPr>
                <w:rFonts w:hint="default" w:ascii="Times New Roman" w:hAnsi="Times New Roman" w:cs="Arial"/>
                <w:kern w:val="0"/>
                <w:lang w:val="en-US" w:eastAsia="zh-CN"/>
              </w:rPr>
            </w:pPr>
            <w:r>
              <w:rPr>
                <w:rFonts w:hint="eastAsia" w:ascii="Times New Roman" w:hAnsi="Times New Roman" w:cs="Arial"/>
                <w:kern w:val="0"/>
                <w:lang w:val="en-US" w:eastAsia="zh-CN"/>
              </w:rPr>
              <w:t>5G模块</w:t>
            </w:r>
            <w:r>
              <w:rPr>
                <w:rFonts w:hint="eastAsia" w:ascii="Times New Roman" w:hAnsi="Times New Roman" w:cs="Arial"/>
                <w:kern w:val="0"/>
                <w:lang w:eastAsia="en-US"/>
              </w:rPr>
              <w:t>(选配功能)</w:t>
            </w:r>
          </w:p>
        </w:tc>
        <w:tc>
          <w:tcPr>
            <w:tcW w:w="998" w:type="pct"/>
            <w:noWrap w:val="0"/>
            <w:vAlign w:val="center"/>
          </w:tcPr>
          <w:p w14:paraId="03C7A9A6">
            <w:pPr>
              <w:widowControl/>
              <w:ind w:left="0" w:leftChars="0" w:firstLine="0" w:firstLineChars="0"/>
              <w:jc w:val="center"/>
              <w:rPr>
                <w:rFonts w:hint="eastAsia" w:ascii="Times New Roman" w:hAnsi="Times New Roman" w:eastAsia="宋体" w:cs="Arial"/>
                <w:kern w:val="0"/>
                <w:lang w:val="en-US" w:eastAsia="zh-CN"/>
              </w:rPr>
            </w:pPr>
            <w:r>
              <w:rPr>
                <w:rFonts w:hint="eastAsia" w:ascii="Times New Roman" w:hAnsi="Times New Roman" w:cs="Arial"/>
                <w:kern w:val="0"/>
                <w:lang w:eastAsia="en-US"/>
              </w:rPr>
              <w:t>redcap</w:t>
            </w:r>
            <w:r>
              <w:rPr>
                <w:rFonts w:hint="eastAsia" w:ascii="Times New Roman" w:hAnsi="Times New Roman" w:cs="Arial"/>
                <w:kern w:val="0"/>
                <w:lang w:val="en-US" w:eastAsia="zh-CN"/>
              </w:rPr>
              <w:t>版本</w:t>
            </w:r>
          </w:p>
        </w:tc>
        <w:tc>
          <w:tcPr>
            <w:tcW w:w="3180" w:type="pct"/>
            <w:noWrap w:val="0"/>
            <w:vAlign w:val="center"/>
          </w:tcPr>
          <w:p w14:paraId="469033E9">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5G NR：N1/N3/N5/N8/N28/N41/N78/N79</w:t>
            </w:r>
          </w:p>
          <w:p w14:paraId="2B0C7B06">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LTE-FDD：B1/B3/B5/B8</w:t>
            </w:r>
          </w:p>
          <w:p w14:paraId="3906A288">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LTE-TD：B34/B38/B39/B40/B41</w:t>
            </w:r>
          </w:p>
        </w:tc>
      </w:tr>
      <w:tr w14:paraId="7B25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01FD7095">
            <w:pPr>
              <w:widowControl w:val="0"/>
              <w:ind w:left="0" w:leftChars="0" w:firstLine="0" w:firstLineChars="0"/>
              <w:jc w:val="center"/>
              <w:rPr>
                <w:rFonts w:hint="eastAsia" w:ascii="Times New Roman" w:hAnsi="Times New Roman" w:cs="Arial"/>
                <w:kern w:val="0"/>
                <w:lang w:val="en-US" w:eastAsia="zh-CN"/>
              </w:rPr>
            </w:pPr>
          </w:p>
        </w:tc>
        <w:tc>
          <w:tcPr>
            <w:tcW w:w="998" w:type="pct"/>
            <w:noWrap w:val="0"/>
            <w:vAlign w:val="center"/>
          </w:tcPr>
          <w:p w14:paraId="25A50528">
            <w:pPr>
              <w:widowControl/>
              <w:ind w:left="0" w:leftChars="0" w:firstLine="0" w:firstLineChars="0"/>
              <w:jc w:val="center"/>
              <w:rPr>
                <w:rFonts w:hint="default" w:ascii="Times New Roman" w:hAnsi="Times New Roman" w:cs="Arial" w:eastAsiaTheme="minorEastAsia"/>
                <w:kern w:val="0"/>
                <w:lang w:val="en-US" w:eastAsia="zh-CN"/>
              </w:rPr>
            </w:pPr>
            <w:r>
              <w:rPr>
                <w:rFonts w:hint="eastAsia" w:ascii="Times New Roman" w:hAnsi="Times New Roman" w:cs="Arial"/>
                <w:kern w:val="0"/>
                <w:lang w:val="en-US" w:eastAsia="zh-CN"/>
              </w:rPr>
              <w:t>N-CN版本</w:t>
            </w:r>
          </w:p>
        </w:tc>
        <w:tc>
          <w:tcPr>
            <w:tcW w:w="3180" w:type="pct"/>
            <w:noWrap w:val="0"/>
            <w:vAlign w:val="center"/>
          </w:tcPr>
          <w:p w14:paraId="00A9674D">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NR：N1/28/41/78/79</w:t>
            </w:r>
          </w:p>
          <w:p w14:paraId="143D8DBA">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LTE：FDD B1/3/5/8</w:t>
            </w:r>
          </w:p>
          <w:p w14:paraId="6EF8A17F">
            <w:pPr>
              <w:widowControl w:val="0"/>
              <w:ind w:firstLine="0" w:firstLineChars="0"/>
              <w:rPr>
                <w:rFonts w:hint="eastAsia" w:ascii="Times New Roman" w:hAnsi="Times New Roman" w:eastAsia="宋体" w:cs="Arial"/>
                <w:color w:val="000000"/>
                <w:szCs w:val="21"/>
                <w:lang w:val="en-US" w:eastAsia="zh-CN"/>
              </w:rPr>
            </w:pPr>
            <w:r>
              <w:rPr>
                <w:rFonts w:hint="eastAsia" w:ascii="Times New Roman" w:hAnsi="Times New Roman" w:eastAsia="宋体" w:cs="Arial"/>
                <w:color w:val="000000"/>
                <w:szCs w:val="21"/>
                <w:lang w:val="en-US" w:eastAsia="zh-CN"/>
              </w:rPr>
              <w:t>LTE：TDD B34/38/39/40/41</w:t>
            </w:r>
          </w:p>
          <w:p w14:paraId="355D09C7">
            <w:pPr>
              <w:widowControl w:val="0"/>
              <w:ind w:firstLine="0" w:firstLineChars="0"/>
              <w:rPr>
                <w:rFonts w:hint="eastAsia" w:ascii="宋体" w:hAnsi="宋体" w:eastAsia="宋体" w:cs="宋体"/>
                <w:sz w:val="24"/>
                <w:szCs w:val="24"/>
                <w:lang w:val="en-US" w:eastAsia="zh-CN"/>
              </w:rPr>
            </w:pPr>
            <w:r>
              <w:rPr>
                <w:rFonts w:hint="eastAsia" w:ascii="Times New Roman" w:hAnsi="Times New Roman" w:eastAsia="宋体" w:cs="Arial"/>
                <w:color w:val="000000"/>
                <w:szCs w:val="21"/>
                <w:lang w:val="en-US" w:eastAsia="zh-CN"/>
              </w:rPr>
              <w:t>WCDMA：B1/8</w:t>
            </w:r>
          </w:p>
        </w:tc>
      </w:tr>
      <w:tr w14:paraId="087C6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restart"/>
            <w:noWrap w:val="0"/>
            <w:vAlign w:val="center"/>
          </w:tcPr>
          <w:p w14:paraId="47F10764">
            <w:pPr>
              <w:widowControl w:val="0"/>
              <w:ind w:left="0" w:leftChars="0" w:firstLine="0" w:firstLineChars="0"/>
              <w:jc w:val="center"/>
              <w:rPr>
                <w:rFonts w:ascii="Times New Roman" w:hAnsi="Times New Roman" w:cs="Arial"/>
                <w:kern w:val="0"/>
                <w:lang w:eastAsia="en-US"/>
              </w:rPr>
            </w:pPr>
            <w:r>
              <w:rPr>
                <w:rFonts w:hint="eastAsia" w:ascii="Times New Roman" w:hAnsi="Times New Roman" w:cs="Arial"/>
                <w:kern w:val="0"/>
                <w:lang w:val="en-US" w:eastAsia="zh-CN"/>
              </w:rPr>
              <w:t>Wi-Fi</w:t>
            </w:r>
            <w:r>
              <w:rPr>
                <w:rFonts w:hint="eastAsia" w:ascii="Times New Roman" w:hAnsi="Times New Roman" w:cs="Arial"/>
                <w:kern w:val="0"/>
                <w:lang w:eastAsia="en-US"/>
              </w:rPr>
              <w:t>(选配功能)</w:t>
            </w:r>
          </w:p>
        </w:tc>
        <w:tc>
          <w:tcPr>
            <w:tcW w:w="998" w:type="pct"/>
            <w:noWrap w:val="0"/>
            <w:vAlign w:val="center"/>
          </w:tcPr>
          <w:p w14:paraId="0A363A44">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接口</w:t>
            </w:r>
          </w:p>
        </w:tc>
        <w:tc>
          <w:tcPr>
            <w:tcW w:w="3180" w:type="pct"/>
            <w:noWrap w:val="0"/>
            <w:vAlign w:val="center"/>
          </w:tcPr>
          <w:p w14:paraId="7E84D728">
            <w:pPr>
              <w:widowControl w:val="0"/>
              <w:ind w:firstLine="0" w:firstLineChars="0"/>
              <w:rPr>
                <w:rFonts w:hint="eastAsia"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PCIE</w:t>
            </w:r>
          </w:p>
        </w:tc>
      </w:tr>
      <w:tr w14:paraId="73B5D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13E3F9EB">
            <w:pPr>
              <w:widowControl w:val="0"/>
              <w:jc w:val="center"/>
              <w:rPr>
                <w:rFonts w:ascii="Times New Roman" w:hAnsi="Times New Roman" w:cs="Arial"/>
                <w:kern w:val="0"/>
                <w:lang w:eastAsia="en-US"/>
              </w:rPr>
            </w:pPr>
          </w:p>
        </w:tc>
        <w:tc>
          <w:tcPr>
            <w:tcW w:w="998" w:type="pct"/>
            <w:noWrap w:val="0"/>
            <w:vAlign w:val="center"/>
          </w:tcPr>
          <w:p w14:paraId="1FC10C43">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协议</w:t>
            </w:r>
          </w:p>
        </w:tc>
        <w:tc>
          <w:tcPr>
            <w:tcW w:w="3180" w:type="pct"/>
            <w:noWrap w:val="0"/>
            <w:vAlign w:val="center"/>
          </w:tcPr>
          <w:p w14:paraId="304901FD">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IEEE 802.11</w:t>
            </w:r>
            <w:r>
              <w:rPr>
                <w:rFonts w:hint="default" w:ascii="Times New Roman" w:hAnsi="Times New Roman" w:eastAsia="宋体" w:cs="Arial"/>
                <w:color w:val="000000"/>
                <w:szCs w:val="21"/>
                <w:lang w:val="en-US" w:eastAsia="zh-CN"/>
              </w:rPr>
              <w:t>a/</w:t>
            </w:r>
            <w:r>
              <w:rPr>
                <w:rFonts w:hint="eastAsia" w:ascii="Times New Roman" w:hAnsi="Times New Roman" w:eastAsia="宋体" w:cs="Arial"/>
                <w:color w:val="000000"/>
                <w:szCs w:val="21"/>
                <w:lang w:val="en-US" w:eastAsia="zh-CN"/>
              </w:rPr>
              <w:t>b/g/n</w:t>
            </w:r>
            <w:r>
              <w:rPr>
                <w:rFonts w:hint="default" w:ascii="Times New Roman" w:hAnsi="Times New Roman" w:eastAsia="宋体" w:cs="Arial"/>
                <w:color w:val="000000"/>
                <w:szCs w:val="21"/>
                <w:lang w:val="en-US" w:eastAsia="zh-CN"/>
              </w:rPr>
              <w:t>/ac</w:t>
            </w:r>
          </w:p>
        </w:tc>
      </w:tr>
      <w:tr w14:paraId="1B7C3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0A4DC61E">
            <w:pPr>
              <w:widowControl w:val="0"/>
              <w:jc w:val="center"/>
              <w:rPr>
                <w:rFonts w:ascii="Times New Roman" w:hAnsi="Times New Roman" w:cs="Arial"/>
                <w:kern w:val="0"/>
                <w:lang w:eastAsia="en-US"/>
              </w:rPr>
            </w:pPr>
          </w:p>
        </w:tc>
        <w:tc>
          <w:tcPr>
            <w:tcW w:w="998" w:type="pct"/>
            <w:noWrap w:val="0"/>
            <w:vAlign w:val="center"/>
          </w:tcPr>
          <w:p w14:paraId="36FD4ECD">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模式</w:t>
            </w:r>
          </w:p>
        </w:tc>
        <w:tc>
          <w:tcPr>
            <w:tcW w:w="3180" w:type="pct"/>
            <w:noWrap w:val="0"/>
            <w:vAlign w:val="center"/>
          </w:tcPr>
          <w:p w14:paraId="420BE426">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eastAsia="宋体" w:cs="Arial"/>
                <w:color w:val="000000"/>
                <w:szCs w:val="21"/>
                <w:lang w:val="en-US" w:eastAsia="zh-CN"/>
              </w:rPr>
              <w:t>STA，AP</w:t>
            </w:r>
          </w:p>
        </w:tc>
      </w:tr>
      <w:tr w14:paraId="466D4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21" w:type="pct"/>
            <w:vMerge w:val="continue"/>
            <w:noWrap w:val="0"/>
            <w:vAlign w:val="center"/>
          </w:tcPr>
          <w:p w14:paraId="2A57BEAF">
            <w:pPr>
              <w:widowControl w:val="0"/>
              <w:jc w:val="center"/>
              <w:rPr>
                <w:rFonts w:ascii="Times New Roman" w:hAnsi="Times New Roman" w:cs="Arial"/>
                <w:kern w:val="0"/>
                <w:lang w:eastAsia="en-US"/>
              </w:rPr>
            </w:pPr>
          </w:p>
        </w:tc>
        <w:tc>
          <w:tcPr>
            <w:tcW w:w="998" w:type="pct"/>
            <w:noWrap w:val="0"/>
            <w:vAlign w:val="center"/>
          </w:tcPr>
          <w:p w14:paraId="7CDEAA0B">
            <w:pPr>
              <w:widowControl/>
              <w:ind w:left="0" w:leftChars="0" w:firstLine="0" w:firstLineChars="0"/>
              <w:jc w:val="center"/>
              <w:rPr>
                <w:rFonts w:hint="default" w:ascii="Times New Roman" w:hAnsi="Times New Roman" w:eastAsia="宋体" w:cs="Arial"/>
                <w:color w:val="000000"/>
                <w:kern w:val="0"/>
                <w:sz w:val="22"/>
                <w:szCs w:val="22"/>
                <w:lang w:val="en-US" w:eastAsia="en-US" w:bidi="en-US"/>
              </w:rPr>
            </w:pPr>
            <w:r>
              <w:rPr>
                <w:rFonts w:hint="eastAsia" w:ascii="Times New Roman" w:hAnsi="Times New Roman" w:cs="Arial"/>
                <w:kern w:val="0"/>
                <w:lang w:val="en-US" w:eastAsia="zh-CN"/>
              </w:rPr>
              <w:t>频段</w:t>
            </w:r>
          </w:p>
        </w:tc>
        <w:tc>
          <w:tcPr>
            <w:tcW w:w="3180" w:type="pct"/>
            <w:noWrap w:val="0"/>
            <w:vAlign w:val="center"/>
          </w:tcPr>
          <w:p w14:paraId="6635178E">
            <w:pPr>
              <w:widowControl w:val="0"/>
              <w:ind w:firstLine="0" w:firstLineChars="0"/>
              <w:rPr>
                <w:rFonts w:hint="default" w:ascii="Times New Roman" w:hAnsi="Times New Roman" w:eastAsia="宋体" w:cs="Arial"/>
                <w:color w:val="000000"/>
                <w:sz w:val="22"/>
                <w:szCs w:val="21"/>
                <w:lang w:val="en-US" w:eastAsia="en-US" w:bidi="en-US"/>
              </w:rPr>
            </w:pPr>
            <w:r>
              <w:rPr>
                <w:rFonts w:hint="eastAsia" w:ascii="Times New Roman" w:hAnsi="Times New Roman" w:cs="Arial"/>
                <w:color w:val="000000"/>
                <w:szCs w:val="21"/>
                <w:lang w:val="en-US" w:eastAsia="zh-CN"/>
              </w:rPr>
              <w:t>2.4/5.8GHz</w:t>
            </w:r>
          </w:p>
        </w:tc>
      </w:tr>
      <w:tr w14:paraId="15012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 w:hRule="atLeast"/>
        </w:trPr>
        <w:tc>
          <w:tcPr>
            <w:tcW w:w="821" w:type="pct"/>
            <w:vMerge w:val="continue"/>
            <w:noWrap w:val="0"/>
            <w:vAlign w:val="center"/>
          </w:tcPr>
          <w:p w14:paraId="07D09375">
            <w:pPr>
              <w:widowControl w:val="0"/>
              <w:jc w:val="center"/>
              <w:rPr>
                <w:rFonts w:ascii="Times New Roman" w:hAnsi="Times New Roman" w:cs="Arial"/>
                <w:kern w:val="0"/>
                <w:lang w:eastAsia="en-US"/>
              </w:rPr>
            </w:pPr>
          </w:p>
        </w:tc>
        <w:tc>
          <w:tcPr>
            <w:tcW w:w="998" w:type="pct"/>
            <w:noWrap w:val="0"/>
            <w:vAlign w:val="center"/>
          </w:tcPr>
          <w:p w14:paraId="106DA133">
            <w:pPr>
              <w:widowControl/>
              <w:ind w:left="0" w:leftChars="0" w:firstLine="0" w:firstLineChars="0"/>
              <w:jc w:val="center"/>
              <w:rPr>
                <w:rFonts w:hint="eastAsia" w:ascii="Times New Roman" w:hAnsi="Times New Roman" w:eastAsia="宋体" w:cs="Arial"/>
                <w:color w:val="000000"/>
                <w:kern w:val="0"/>
                <w:sz w:val="22"/>
                <w:szCs w:val="22"/>
                <w:lang w:val="en-US" w:eastAsia="en-US" w:bidi="en-US"/>
              </w:rPr>
            </w:pPr>
            <w:r>
              <w:rPr>
                <w:rFonts w:ascii="Times New Roman" w:hAnsi="Times New Roman" w:cs="Arial"/>
                <w:kern w:val="0"/>
                <w:lang w:eastAsia="en-US"/>
              </w:rPr>
              <w:t>速率</w:t>
            </w:r>
          </w:p>
        </w:tc>
        <w:tc>
          <w:tcPr>
            <w:tcW w:w="3180" w:type="pct"/>
            <w:noWrap w:val="0"/>
            <w:vAlign w:val="center"/>
          </w:tcPr>
          <w:p w14:paraId="47D7CA9D">
            <w:pPr>
              <w:widowControl w:val="0"/>
              <w:ind w:firstLine="0" w:firstLineChars="0"/>
              <w:rPr>
                <w:rFonts w:hint="eastAsia" w:ascii="Times New Roman" w:hAnsi="Times New Roman" w:eastAsia="宋体" w:cs="Arial"/>
                <w:color w:val="000000"/>
                <w:sz w:val="22"/>
                <w:szCs w:val="21"/>
                <w:lang w:val="en-US" w:eastAsia="en-US" w:bidi="en-US"/>
              </w:rPr>
            </w:pPr>
            <w:r>
              <w:rPr>
                <w:rFonts w:hint="default" w:ascii="Times New Roman" w:hAnsi="Times New Roman" w:cs="Arial"/>
                <w:color w:val="000000"/>
                <w:szCs w:val="21"/>
                <w:lang w:val="en-US" w:eastAsia="zh-CN"/>
              </w:rPr>
              <w:t>433</w:t>
            </w:r>
            <w:r>
              <w:rPr>
                <w:rFonts w:hint="eastAsia" w:ascii="Times New Roman" w:hAnsi="Times New Roman" w:eastAsia="宋体" w:cs="Arial"/>
                <w:color w:val="000000"/>
                <w:szCs w:val="21"/>
                <w:lang w:eastAsia="zh-CN"/>
              </w:rPr>
              <w:t>Mbps（Max）</w:t>
            </w:r>
          </w:p>
        </w:tc>
      </w:tr>
      <w:tr w14:paraId="7F276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 w:hRule="atLeast"/>
        </w:trPr>
        <w:tc>
          <w:tcPr>
            <w:tcW w:w="821" w:type="pct"/>
            <w:noWrap w:val="0"/>
            <w:vAlign w:val="center"/>
          </w:tcPr>
          <w:p w14:paraId="6FFAECC8">
            <w:pPr>
              <w:widowControl w:val="0"/>
              <w:ind w:left="0" w:leftChars="0" w:firstLine="0" w:firstLineChars="0"/>
              <w:jc w:val="center"/>
              <w:rPr>
                <w:rFonts w:ascii="Times New Roman" w:hAnsi="Times New Roman" w:cs="Arial"/>
                <w:color w:val="auto"/>
                <w:kern w:val="0"/>
                <w:lang w:eastAsia="en-US"/>
              </w:rPr>
            </w:pPr>
            <w:r>
              <w:rPr>
                <w:rFonts w:hint="eastAsia" w:ascii="Times New Roman" w:hAnsi="Times New Roman" w:cs="Arial"/>
                <w:color w:val="auto"/>
                <w:kern w:val="0"/>
                <w:lang w:eastAsia="en-US"/>
              </w:rPr>
              <w:t>指示灯</w:t>
            </w:r>
          </w:p>
        </w:tc>
        <w:tc>
          <w:tcPr>
            <w:tcW w:w="998" w:type="pct"/>
            <w:noWrap w:val="0"/>
            <w:vAlign w:val="center"/>
          </w:tcPr>
          <w:p w14:paraId="528EFCF0">
            <w:pPr>
              <w:widowControl/>
              <w:ind w:left="0" w:leftChars="0" w:firstLine="0" w:firstLineChars="0"/>
              <w:jc w:val="center"/>
              <w:rPr>
                <w:rFonts w:hint="default" w:ascii="Times New Roman" w:hAnsi="Times New Roman" w:eastAsia="宋体" w:cs="Arial"/>
                <w:color w:val="auto"/>
                <w:kern w:val="0"/>
                <w:lang w:val="en-US" w:eastAsia="zh-CN"/>
              </w:rPr>
            </w:pPr>
            <w:r>
              <w:rPr>
                <w:rFonts w:hint="eastAsia" w:ascii="Times New Roman" w:hAnsi="Times New Roman" w:cs="Arial"/>
                <w:color w:val="auto"/>
                <w:kern w:val="0"/>
                <w:lang w:val="en-US" w:eastAsia="zh-CN"/>
              </w:rPr>
              <w:t>数量</w:t>
            </w:r>
          </w:p>
        </w:tc>
        <w:tc>
          <w:tcPr>
            <w:tcW w:w="3180" w:type="pct"/>
            <w:noWrap w:val="0"/>
            <w:vAlign w:val="center"/>
          </w:tcPr>
          <w:p w14:paraId="0052BB8F">
            <w:pPr>
              <w:widowControl/>
              <w:ind w:left="0" w:leftChars="0" w:firstLine="0" w:firstLineChars="0"/>
              <w:rPr>
                <w:rFonts w:hint="default" w:ascii="Times New Roman" w:hAnsi="Times New Roman" w:cs="Arial"/>
                <w:color w:val="auto"/>
                <w:kern w:val="0"/>
                <w:lang w:val="en-US" w:eastAsia="zh-CN"/>
              </w:rPr>
            </w:pPr>
            <w:r>
              <w:rPr>
                <w:rFonts w:hint="eastAsia" w:ascii="Times New Roman" w:hAnsi="Times New Roman" w:cs="Arial"/>
                <w:color w:val="auto"/>
                <w:kern w:val="0"/>
                <w:lang w:val="en-US" w:eastAsia="zh-CN"/>
              </w:rPr>
              <w:t>LED*</w:t>
            </w:r>
            <w:r>
              <w:rPr>
                <w:rFonts w:hint="default" w:ascii="Times New Roman" w:hAnsi="Times New Roman" w:cs="Arial"/>
                <w:color w:val="auto"/>
                <w:kern w:val="0"/>
                <w:lang w:val="en-US" w:eastAsia="zh-CN"/>
              </w:rPr>
              <w:t>3</w:t>
            </w:r>
          </w:p>
        </w:tc>
      </w:tr>
      <w:tr w14:paraId="601AE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11AC2961">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环境</w:t>
            </w:r>
          </w:p>
        </w:tc>
        <w:tc>
          <w:tcPr>
            <w:tcW w:w="998" w:type="pct"/>
            <w:noWrap w:val="0"/>
            <w:vAlign w:val="center"/>
          </w:tcPr>
          <w:p w14:paraId="0CF9765F">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工作温度、湿度</w:t>
            </w:r>
          </w:p>
        </w:tc>
        <w:tc>
          <w:tcPr>
            <w:tcW w:w="3180" w:type="pct"/>
            <w:noWrap w:val="0"/>
            <w:vAlign w:val="center"/>
          </w:tcPr>
          <w:p w14:paraId="5B2C6FE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w:t>
            </w:r>
            <w:r>
              <w:rPr>
                <w:rFonts w:hint="eastAsia" w:ascii="Times New Roman" w:hAnsi="Times New Roman" w:cs="Arial"/>
                <w:kern w:val="0"/>
                <w:lang w:val="en-US" w:eastAsia="zh-CN"/>
              </w:rPr>
              <w:t>5</w:t>
            </w:r>
            <w:r>
              <w:rPr>
                <w:rFonts w:hint="eastAsia" w:ascii="Times New Roman" w:hAnsi="Times New Roman" w:cs="Arial"/>
                <w:kern w:val="0"/>
                <w:lang w:eastAsia="en-US"/>
              </w:rPr>
              <w:t>℃</w:t>
            </w:r>
            <w:r>
              <w:rPr>
                <w:rFonts w:hint="eastAsia" w:ascii="Times New Roman" w:hAnsi="Times New Roman" w:cs="Arial"/>
                <w:kern w:val="0"/>
                <w:lang w:val="en-US" w:eastAsia="zh-CN"/>
              </w:rPr>
              <w:t>/0~70℃，3</w:t>
            </w:r>
            <w:r>
              <w:rPr>
                <w:rFonts w:ascii="Times New Roman" w:hAnsi="Times New Roman" w:cs="Arial"/>
                <w:kern w:val="0"/>
                <w:lang w:eastAsia="en-US"/>
              </w:rPr>
              <w:t>5～</w:t>
            </w:r>
            <w:r>
              <w:rPr>
                <w:rFonts w:hint="eastAsia" w:ascii="Times New Roman" w:hAnsi="Times New Roman" w:cs="Arial"/>
                <w:kern w:val="0"/>
                <w:lang w:val="en-US" w:eastAsia="zh-CN"/>
              </w:rPr>
              <w:t>7</w:t>
            </w:r>
            <w:r>
              <w:rPr>
                <w:rFonts w:ascii="Times New Roman" w:hAnsi="Times New Roman" w:cs="Arial"/>
                <w:kern w:val="0"/>
                <w:lang w:eastAsia="en-US"/>
              </w:rPr>
              <w:t>5% RH</w:t>
            </w:r>
          </w:p>
        </w:tc>
      </w:tr>
      <w:tr w14:paraId="7CC8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1F363B7A">
            <w:pPr>
              <w:widowControl w:val="0"/>
              <w:jc w:val="center"/>
              <w:rPr>
                <w:rFonts w:ascii="Times New Roman" w:hAnsi="Times New Roman" w:cs="Arial"/>
                <w:kern w:val="0"/>
                <w:lang w:eastAsia="en-US"/>
              </w:rPr>
            </w:pPr>
          </w:p>
        </w:tc>
        <w:tc>
          <w:tcPr>
            <w:tcW w:w="998" w:type="pct"/>
            <w:noWrap w:val="0"/>
            <w:vAlign w:val="center"/>
          </w:tcPr>
          <w:p w14:paraId="0FE33B5D">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存储温度、湿度</w:t>
            </w:r>
          </w:p>
        </w:tc>
        <w:tc>
          <w:tcPr>
            <w:tcW w:w="3180" w:type="pct"/>
            <w:noWrap w:val="0"/>
            <w:vAlign w:val="center"/>
          </w:tcPr>
          <w:p w14:paraId="6DA0BDDD">
            <w:pPr>
              <w:widowControl w:val="0"/>
              <w:ind w:left="0" w:leftChars="0" w:firstLine="0" w:firstLineChars="0"/>
              <w:rPr>
                <w:rFonts w:ascii="Times New Roman" w:hAnsi="Times New Roman" w:cs="Arial"/>
                <w:kern w:val="0"/>
                <w:lang w:eastAsia="en-US"/>
              </w:rPr>
            </w:pPr>
            <w:r>
              <w:rPr>
                <w:rFonts w:ascii="Times New Roman" w:hAnsi="Times New Roman" w:cs="Arial"/>
                <w:kern w:val="0"/>
                <w:lang w:eastAsia="en-US"/>
              </w:rPr>
              <w:t>-40～85</w:t>
            </w:r>
            <w:r>
              <w:rPr>
                <w:rFonts w:hint="eastAsia" w:ascii="Times New Roman" w:hAnsi="Times New Roman" w:cs="Arial"/>
                <w:kern w:val="0"/>
                <w:lang w:eastAsia="en-US"/>
              </w:rPr>
              <w:t>℃</w:t>
            </w:r>
            <w:r>
              <w:rPr>
                <w:rFonts w:ascii="Times New Roman" w:hAnsi="Times New Roman" w:cs="Arial"/>
                <w:kern w:val="0"/>
                <w:lang w:eastAsia="en-US"/>
              </w:rPr>
              <w:t>，</w:t>
            </w:r>
            <w:r>
              <w:rPr>
                <w:rFonts w:hint="eastAsia" w:ascii="Times New Roman" w:hAnsi="Times New Roman" w:cs="Arial"/>
                <w:kern w:val="0"/>
                <w:lang w:val="en-US" w:eastAsia="zh-CN"/>
              </w:rPr>
              <w:t>3</w:t>
            </w:r>
            <w:r>
              <w:rPr>
                <w:rFonts w:ascii="Times New Roman" w:hAnsi="Times New Roman" w:cs="Arial"/>
                <w:kern w:val="0"/>
                <w:lang w:eastAsia="en-US"/>
              </w:rPr>
              <w:t>5～</w:t>
            </w:r>
            <w:r>
              <w:rPr>
                <w:rFonts w:hint="eastAsia" w:ascii="Times New Roman" w:hAnsi="Times New Roman" w:cs="Arial"/>
                <w:kern w:val="0"/>
                <w:lang w:val="en-US" w:eastAsia="zh-CN"/>
              </w:rPr>
              <w:t>7</w:t>
            </w:r>
            <w:r>
              <w:rPr>
                <w:rFonts w:ascii="Times New Roman" w:hAnsi="Times New Roman" w:cs="Arial"/>
                <w:kern w:val="0"/>
                <w:lang w:eastAsia="en-US"/>
              </w:rPr>
              <w:t>5% RH</w:t>
            </w:r>
          </w:p>
        </w:tc>
      </w:tr>
      <w:tr w14:paraId="68D81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restart"/>
            <w:noWrap w:val="0"/>
            <w:vAlign w:val="center"/>
          </w:tcPr>
          <w:p w14:paraId="2BA2BC2C">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其他</w:t>
            </w:r>
          </w:p>
        </w:tc>
        <w:tc>
          <w:tcPr>
            <w:tcW w:w="998" w:type="pct"/>
            <w:noWrap w:val="0"/>
            <w:vAlign w:val="center"/>
          </w:tcPr>
          <w:p w14:paraId="4BFB702E">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外壳</w:t>
            </w:r>
          </w:p>
        </w:tc>
        <w:tc>
          <w:tcPr>
            <w:tcW w:w="3180" w:type="pct"/>
            <w:noWrap w:val="0"/>
            <w:vAlign w:val="center"/>
          </w:tcPr>
          <w:p w14:paraId="4B83AD13">
            <w:pPr>
              <w:widowControl/>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铝合金外壳+不锈钢</w:t>
            </w:r>
          </w:p>
        </w:tc>
      </w:tr>
      <w:tr w14:paraId="5D6C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12347445">
            <w:pPr>
              <w:widowControl w:val="0"/>
              <w:jc w:val="center"/>
              <w:rPr>
                <w:rFonts w:ascii="Times New Roman" w:hAnsi="Times New Roman" w:cs="Arial"/>
                <w:kern w:val="0"/>
                <w:lang w:eastAsia="en-US"/>
              </w:rPr>
            </w:pPr>
          </w:p>
        </w:tc>
        <w:tc>
          <w:tcPr>
            <w:tcW w:w="998" w:type="pct"/>
            <w:noWrap w:val="0"/>
            <w:vAlign w:val="center"/>
          </w:tcPr>
          <w:p w14:paraId="3484F145">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尺寸</w:t>
            </w:r>
          </w:p>
        </w:tc>
        <w:tc>
          <w:tcPr>
            <w:tcW w:w="3180" w:type="pct"/>
            <w:noWrap w:val="0"/>
            <w:vAlign w:val="center"/>
          </w:tcPr>
          <w:p w14:paraId="7FD028EA">
            <w:pPr>
              <w:widowControl/>
              <w:ind w:left="0" w:leftChars="0" w:firstLine="0" w:firstLineChars="0"/>
              <w:rPr>
                <w:rFonts w:hint="eastAsia" w:ascii="Times New Roman" w:hAnsi="Times New Roman" w:eastAsia="宋体" w:cs="Arial"/>
                <w:color w:val="000000"/>
                <w:kern w:val="0"/>
                <w:sz w:val="22"/>
                <w:szCs w:val="22"/>
                <w:lang w:val="en-US" w:eastAsia="zh-CN" w:bidi="en-US"/>
              </w:rPr>
            </w:pPr>
            <w:r>
              <w:rPr>
                <w:rFonts w:hint="eastAsia" w:ascii="Times New Roman" w:hAnsi="Times New Roman" w:cs="Times New Roman"/>
                <w:sz w:val="22"/>
                <w:szCs w:val="22"/>
              </w:rPr>
              <w:t>110*92*38mm</w:t>
            </w:r>
          </w:p>
        </w:tc>
      </w:tr>
      <w:tr w14:paraId="0431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40F14CE6">
            <w:pPr>
              <w:widowControl w:val="0"/>
              <w:jc w:val="center"/>
              <w:rPr>
                <w:rFonts w:ascii="Times New Roman" w:hAnsi="Times New Roman" w:cs="Arial"/>
                <w:kern w:val="0"/>
                <w:lang w:eastAsia="en-US"/>
              </w:rPr>
            </w:pPr>
          </w:p>
        </w:tc>
        <w:tc>
          <w:tcPr>
            <w:tcW w:w="998" w:type="pct"/>
            <w:noWrap w:val="0"/>
            <w:vAlign w:val="center"/>
          </w:tcPr>
          <w:p w14:paraId="26E1CB06">
            <w:pPr>
              <w:widowControl/>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防护等级</w:t>
            </w:r>
          </w:p>
        </w:tc>
        <w:tc>
          <w:tcPr>
            <w:tcW w:w="3180" w:type="pct"/>
            <w:noWrap w:val="0"/>
            <w:vAlign w:val="center"/>
          </w:tcPr>
          <w:p w14:paraId="127116AE">
            <w:pPr>
              <w:widowControl/>
              <w:ind w:left="0" w:leftChars="0" w:firstLine="0" w:firstLineChars="0"/>
              <w:rPr>
                <w:rFonts w:ascii="Times New Roman" w:hAnsi="Times New Roman" w:cs="Arial"/>
                <w:kern w:val="0"/>
                <w:lang w:eastAsia="en-US"/>
              </w:rPr>
            </w:pPr>
            <w:r>
              <w:rPr>
                <w:rFonts w:ascii="Times New Roman" w:hAnsi="Times New Roman" w:cs="Arial"/>
                <w:kern w:val="0"/>
                <w:lang w:eastAsia="en-US"/>
              </w:rPr>
              <w:t>IP30</w:t>
            </w:r>
          </w:p>
        </w:tc>
      </w:tr>
      <w:tr w14:paraId="74B6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3DC0C370">
            <w:pPr>
              <w:widowControl w:val="0"/>
              <w:jc w:val="center"/>
              <w:rPr>
                <w:rFonts w:ascii="Times New Roman" w:hAnsi="Times New Roman" w:cs="Arial"/>
                <w:kern w:val="0"/>
                <w:lang w:eastAsia="en-US"/>
              </w:rPr>
            </w:pPr>
          </w:p>
        </w:tc>
        <w:tc>
          <w:tcPr>
            <w:tcW w:w="998" w:type="pct"/>
            <w:noWrap w:val="0"/>
            <w:vAlign w:val="center"/>
          </w:tcPr>
          <w:p w14:paraId="3EC2AB35">
            <w:pPr>
              <w:widowControl w:val="0"/>
              <w:ind w:left="0" w:leftChars="0" w:firstLine="0" w:firstLineChars="0"/>
              <w:jc w:val="center"/>
              <w:rPr>
                <w:rFonts w:ascii="Times New Roman" w:hAnsi="Times New Roman" w:cs="Arial"/>
                <w:kern w:val="0"/>
                <w:lang w:eastAsia="en-US"/>
              </w:rPr>
            </w:pPr>
            <w:r>
              <w:rPr>
                <w:rFonts w:ascii="Times New Roman" w:hAnsi="Times New Roman" w:cs="Arial"/>
                <w:kern w:val="0"/>
                <w:lang w:eastAsia="en-US"/>
              </w:rPr>
              <w:t>安装方式</w:t>
            </w:r>
          </w:p>
        </w:tc>
        <w:tc>
          <w:tcPr>
            <w:tcW w:w="3180" w:type="pct"/>
            <w:noWrap w:val="0"/>
            <w:vAlign w:val="center"/>
          </w:tcPr>
          <w:p w14:paraId="634E781A">
            <w:pPr>
              <w:widowControl w:val="0"/>
              <w:ind w:left="0" w:leftChars="0" w:firstLine="0" w:firstLineChars="0"/>
              <w:rPr>
                <w:rFonts w:ascii="Times New Roman" w:hAnsi="Times New Roman" w:cs="Arial"/>
                <w:kern w:val="0"/>
                <w:lang w:eastAsia="en-US"/>
              </w:rPr>
            </w:pPr>
            <w:r>
              <w:rPr>
                <w:rFonts w:hint="eastAsia" w:ascii="Times New Roman" w:hAnsi="Times New Roman" w:cs="Arial"/>
                <w:kern w:val="0"/>
                <w:lang w:eastAsia="en-US"/>
              </w:rPr>
              <w:t>DIN35导轨安装</w:t>
            </w:r>
          </w:p>
        </w:tc>
      </w:tr>
      <w:tr w14:paraId="11586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1" w:type="pct"/>
            <w:vMerge w:val="continue"/>
            <w:noWrap w:val="0"/>
            <w:vAlign w:val="center"/>
          </w:tcPr>
          <w:p w14:paraId="68B07EB3">
            <w:pPr>
              <w:widowControl w:val="0"/>
              <w:jc w:val="center"/>
              <w:rPr>
                <w:rFonts w:hint="eastAsia" w:ascii="Times New Roman" w:hAnsi="Times New Roman" w:cs="Arial" w:eastAsiaTheme="minorEastAsia"/>
                <w:kern w:val="0"/>
                <w:lang w:val="en-US" w:eastAsia="zh-CN"/>
              </w:rPr>
            </w:pPr>
          </w:p>
        </w:tc>
        <w:tc>
          <w:tcPr>
            <w:tcW w:w="998" w:type="pct"/>
            <w:noWrap w:val="0"/>
            <w:vAlign w:val="center"/>
          </w:tcPr>
          <w:p w14:paraId="14A0EC7D">
            <w:pPr>
              <w:widowControl w:val="0"/>
              <w:ind w:left="0" w:leftChars="0" w:firstLine="0" w:firstLineChars="0"/>
              <w:jc w:val="center"/>
              <w:rPr>
                <w:rFonts w:hint="eastAsia" w:ascii="Times New Roman" w:hAnsi="Times New Roman" w:cs="Arial" w:eastAsiaTheme="minorEastAsia"/>
                <w:kern w:val="0"/>
                <w:lang w:val="en-US" w:eastAsia="zh-CN"/>
              </w:rPr>
            </w:pPr>
            <w:r>
              <w:rPr>
                <w:rFonts w:hint="eastAsia" w:ascii="Times New Roman" w:hAnsi="Times New Roman" w:cs="Arial"/>
                <w:kern w:val="0"/>
                <w:lang w:val="en-US" w:eastAsia="zh-CN"/>
              </w:rPr>
              <w:t>系统</w:t>
            </w:r>
          </w:p>
        </w:tc>
        <w:tc>
          <w:tcPr>
            <w:tcW w:w="3180" w:type="pct"/>
            <w:noWrap w:val="0"/>
            <w:vAlign w:val="center"/>
          </w:tcPr>
          <w:p w14:paraId="437A7402">
            <w:pPr>
              <w:widowControl w:val="0"/>
              <w:ind w:left="0" w:leftChars="0" w:firstLine="0" w:firstLineChars="0"/>
              <w:rPr>
                <w:rFonts w:hint="eastAsia" w:ascii="Times New Roman" w:hAnsi="Times New Roman" w:cs="Arial"/>
                <w:kern w:val="0"/>
                <w:lang w:eastAsia="en-US"/>
              </w:rPr>
            </w:pPr>
            <w:ins w:id="2620" w:author="LKY" w:date="2026-08-26T11:00:23Z">
              <w:r>
                <w:rPr>
                  <w:rFonts w:ascii="Times New Roman" w:hAnsi="Times New Roman" w:cs="Times New Roman"/>
                </w:rPr>
                <w:t>Ubuntu</w:t>
              </w:r>
            </w:ins>
            <w:ins w:id="2621" w:author="LKY" w:date="2026-08-26T11:00:23Z">
              <w:r>
                <w:rPr>
                  <w:rFonts w:hint="eastAsia" w:ascii="Times New Roman" w:hAnsi="Times New Roman" w:cs="Times New Roman"/>
                </w:rPr>
                <w:t>20.04</w:t>
              </w:r>
            </w:ins>
            <w:ins w:id="2622" w:author="LKY" w:date="2026-08-26T11:00:26Z">
              <w:r>
                <w:rPr>
                  <w:rFonts w:hint="eastAsia" w:ascii="Times New Roman" w:hAnsi="Times New Roman" w:cs="Times New Roman"/>
                  <w:lang w:eastAsia="zh-CN"/>
                </w:rPr>
                <w:t>（</w:t>
              </w:r>
            </w:ins>
            <w:ins w:id="2623" w:author="LKY" w:date="2026-08-26T10:58:56Z">
              <w:r>
                <w:rPr>
                  <w:rFonts w:ascii="Times New Roman" w:hAnsi="Times New Roman" w:cs="Times New Roman"/>
                </w:rPr>
                <w:t>Linux-</w:t>
              </w:r>
            </w:ins>
            <w:ins w:id="2624" w:author="LKY" w:date="2026-08-26T10:58:56Z">
              <w:r>
                <w:rPr>
                  <w:rFonts w:hint="eastAsia" w:ascii="Times New Roman" w:hAnsi="Times New Roman" w:cs="Times New Roman"/>
                </w:rPr>
                <w:t>5.10</w:t>
              </w:r>
            </w:ins>
            <w:ins w:id="2625" w:author="LKY" w:date="2026-08-26T10:59:01Z">
              <w:r>
                <w:rPr>
                  <w:rFonts w:hint="eastAsia" w:ascii="Times New Roman" w:hAnsi="Times New Roman" w:cs="Times New Roman"/>
                  <w:lang w:eastAsia="zh-CN"/>
                </w:rPr>
                <w:t>、</w:t>
              </w:r>
            </w:ins>
            <w:ins w:id="2626" w:author="LKY" w:date="2026-08-26T10:58:56Z">
              <w:r>
                <w:rPr>
                  <w:rFonts w:ascii="Times New Roman" w:hAnsi="Times New Roman" w:cs="Times New Roman"/>
                </w:rPr>
                <w:t>Linux-RT-4.19.232</w:t>
              </w:r>
            </w:ins>
            <w:ins w:id="2627" w:author="LKY" w:date="2026-08-26T11:00:31Z">
              <w:r>
                <w:rPr>
                  <w:rFonts w:hint="eastAsia" w:ascii="Times New Roman" w:hAnsi="Times New Roman" w:cs="Times New Roman"/>
                  <w:lang w:eastAsia="zh-CN"/>
                </w:rPr>
                <w:t>）</w:t>
              </w:r>
            </w:ins>
            <w:del w:id="2628" w:author="LKY" w:date="2026-08-26T10:58:56Z">
              <w:r>
                <w:rPr>
                  <w:rFonts w:hint="eastAsia" w:ascii="Times New Roman" w:hAnsi="Times New Roman" w:cs="Arial"/>
                  <w:kern w:val="0"/>
                  <w:lang w:eastAsia="en-US"/>
                </w:rPr>
                <w:delText>Linux-</w:delText>
              </w:r>
            </w:del>
            <w:del w:id="2629" w:author="LKY" w:date="2026-08-26T10:58:56Z">
              <w:r>
                <w:rPr>
                  <w:rFonts w:hint="eastAsia" w:ascii="Times New Roman" w:hAnsi="Times New Roman" w:cs="Arial"/>
                  <w:kern w:val="0"/>
                  <w:lang w:val="en-US" w:eastAsia="zh-CN"/>
                </w:rPr>
                <w:delText>5.10.198</w:delText>
              </w:r>
            </w:del>
          </w:p>
        </w:tc>
      </w:tr>
    </w:tbl>
    <w:p w14:paraId="69EB1841">
      <w:pPr>
        <w:pStyle w:val="12"/>
        <w:ind w:left="0" w:leftChars="0" w:firstLine="420" w:firstLineChars="0"/>
        <w:jc w:val="left"/>
        <w:outlineLvl w:val="9"/>
        <w:rPr>
          <w:rFonts w:hint="default" w:ascii="Times New Roman" w:hAnsi="Times New Roman" w:eastAsia="宋体" w:cs="宋体"/>
          <w:b/>
          <w:bCs/>
          <w:iCs/>
          <w:color w:val="000000"/>
          <w:sz w:val="24"/>
          <w:szCs w:val="24"/>
          <w:lang w:val="en-US" w:eastAsia="zh-CN"/>
        </w:rPr>
      </w:pPr>
    </w:p>
    <w:p w14:paraId="1FBBE3F3">
      <w:pPr>
        <w:pStyle w:val="12"/>
        <w:ind w:left="0" w:leftChars="0" w:firstLine="0" w:firstLineChars="0"/>
        <w:jc w:val="left"/>
        <w:outlineLvl w:val="1"/>
        <w:rPr>
          <w:rFonts w:hint="eastAsia" w:ascii="Times New Roman" w:hAnsi="Times New Roman" w:eastAsia="宋体" w:cs="宋体"/>
          <w:b/>
          <w:bCs/>
          <w:iCs/>
          <w:color w:val="000000"/>
          <w:kern w:val="2"/>
          <w:sz w:val="32"/>
          <w:szCs w:val="32"/>
          <w:lang w:val="en-US" w:eastAsia="zh-CN" w:bidi="ar-SA"/>
        </w:rPr>
      </w:pPr>
      <w:bookmarkStart w:id="26" w:name="_Toc5232"/>
      <w:bookmarkStart w:id="27" w:name="_Toc13662"/>
      <w:bookmarkStart w:id="28" w:name="_Toc11606"/>
      <w:bookmarkStart w:id="29" w:name="_Toc2875"/>
      <w:bookmarkStart w:id="30" w:name="_Toc21918"/>
      <w:r>
        <w:rPr>
          <w:rFonts w:hint="eastAsia" w:ascii="Times New Roman" w:hAnsi="Times New Roman" w:eastAsia="宋体" w:cs="宋体"/>
          <w:b/>
          <w:bCs/>
          <w:iCs/>
          <w:color w:val="000000"/>
          <w:kern w:val="2"/>
          <w:sz w:val="32"/>
          <w:szCs w:val="32"/>
          <w:lang w:val="en-US" w:eastAsia="zh-CN" w:bidi="ar-SA"/>
        </w:rPr>
        <w:t>1.4设备选型</w:t>
      </w:r>
      <w:bookmarkEnd w:id="26"/>
      <w:bookmarkEnd w:id="27"/>
      <w:bookmarkEnd w:id="28"/>
      <w:bookmarkEnd w:id="29"/>
      <w:bookmarkEnd w:id="30"/>
    </w:p>
    <w:p w14:paraId="01AA9937">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31" w:name="_Toc12281"/>
      <w:bookmarkStart w:id="32" w:name="_Toc30749"/>
      <w:bookmarkStart w:id="33" w:name="_Toc19955"/>
      <w:bookmarkStart w:id="34" w:name="_Toc22824"/>
      <w:bookmarkStart w:id="35" w:name="_Toc13841"/>
      <w:r>
        <w:rPr>
          <w:rFonts w:hint="eastAsia" w:ascii="Times New Roman" w:hAnsi="Times New Roman" w:eastAsia="宋体" w:cs="宋体"/>
          <w:b/>
          <w:bCs/>
          <w:iCs/>
          <w:color w:val="000000"/>
          <w:kern w:val="2"/>
          <w:sz w:val="28"/>
          <w:szCs w:val="28"/>
          <w:lang w:val="en-US" w:eastAsia="zh-CN" w:bidi="ar-SA"/>
        </w:rPr>
        <w:t>1.4.1主型号选型</w:t>
      </w:r>
      <w:bookmarkEnd w:id="31"/>
      <w:bookmarkEnd w:id="32"/>
      <w:bookmarkEnd w:id="33"/>
      <w:bookmarkEnd w:id="34"/>
      <w:bookmarkEnd w:id="35"/>
    </w:p>
    <w:tbl>
      <w:tblPr>
        <w:tblStyle w:val="14"/>
        <w:tblpPr w:leftFromText="180" w:rightFromText="180" w:vertAnchor="text" w:horzAnchor="page" w:tblpX="1780" w:tblpY="561"/>
        <w:tblOverlap w:val="never"/>
        <w:tblW w:w="500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031"/>
        <w:gridCol w:w="623"/>
        <w:gridCol w:w="799"/>
        <w:gridCol w:w="1171"/>
        <w:gridCol w:w="1523"/>
      </w:tblGrid>
      <w:tr w14:paraId="34A34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trPr>
        <w:tc>
          <w:tcPr>
            <w:tcW w:w="811"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1D8CF6B2">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型号</w:t>
            </w:r>
          </w:p>
        </w:tc>
        <w:tc>
          <w:tcPr>
            <w:tcW w:w="177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DEF8B97">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ETH</w:t>
            </w:r>
          </w:p>
        </w:tc>
        <w:tc>
          <w:tcPr>
            <w:tcW w:w="365"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7BC8AE">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USB</w:t>
            </w:r>
          </w:p>
        </w:tc>
        <w:tc>
          <w:tcPr>
            <w:tcW w:w="468"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4C32850">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HDMI</w:t>
            </w:r>
          </w:p>
        </w:tc>
        <w:tc>
          <w:tcPr>
            <w:tcW w:w="686"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AF2BB58">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N板IO槽</w:t>
            </w:r>
          </w:p>
        </w:tc>
        <w:tc>
          <w:tcPr>
            <w:tcW w:w="892"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6B2FD2C">
            <w:pPr>
              <w:pStyle w:val="12"/>
              <w:ind w:left="0" w:leftChars="0" w:firstLine="0" w:firstLineChars="0"/>
              <w:jc w:val="center"/>
              <w:outlineLvl w:val="9"/>
              <w:rPr>
                <w:rFonts w:hint="eastAsia" w:ascii="Times New Roman" w:hAnsi="Times New Roman" w:eastAsia="宋体" w:cs="宋体"/>
                <w:b/>
                <w:bCs/>
                <w:iCs w:val="0"/>
                <w:color w:val="000000"/>
                <w:kern w:val="2"/>
                <w:sz w:val="18"/>
                <w:szCs w:val="21"/>
                <w:lang w:val="en-US" w:eastAsia="zh-CN" w:bidi="ar-SA"/>
              </w:rPr>
            </w:pPr>
            <w:r>
              <w:rPr>
                <w:rFonts w:hint="eastAsia" w:ascii="Times New Roman" w:hAnsi="Times New Roman" w:eastAsia="宋体" w:cs="宋体"/>
                <w:b/>
                <w:bCs/>
                <w:iCs w:val="0"/>
                <w:color w:val="000000"/>
                <w:kern w:val="2"/>
                <w:sz w:val="18"/>
                <w:szCs w:val="21"/>
                <w:lang w:val="en-US" w:eastAsia="zh-CN" w:bidi="ar-SA"/>
              </w:rPr>
              <w:t>尺寸</w:t>
            </w:r>
          </w:p>
        </w:tc>
      </w:tr>
      <w:tr w14:paraId="0B5A5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309489E">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BL237</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FE3891">
            <w:pPr>
              <w:pStyle w:val="12"/>
              <w:ind w:left="0" w:leftChars="0" w:firstLine="0" w:firstLineChars="0"/>
              <w:jc w:val="center"/>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43388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4973C9">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0</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9E5F10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B2BC1BD">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r w14:paraId="193D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2AF59B8">
            <w:pPr>
              <w:pStyle w:val="12"/>
              <w:ind w:left="0" w:leftChars="0" w:firstLine="0" w:firstLineChars="0"/>
              <w:jc w:val="left"/>
              <w:outlineLvl w:val="9"/>
              <w:rPr>
                <w:rFonts w:hint="default"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BL237A</w:t>
            </w:r>
          </w:p>
        </w:tc>
        <w:tc>
          <w:tcPr>
            <w:tcW w:w="177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ABC87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3x100M</w:t>
            </w:r>
          </w:p>
        </w:tc>
        <w:tc>
          <w:tcPr>
            <w:tcW w:w="365"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F19A9AC">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2</w:t>
            </w:r>
          </w:p>
        </w:tc>
        <w:tc>
          <w:tcPr>
            <w:tcW w:w="46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D01254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68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64607A">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1</w:t>
            </w:r>
          </w:p>
        </w:tc>
        <w:tc>
          <w:tcPr>
            <w:tcW w:w="892"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3B4FCE0">
            <w:pPr>
              <w:pStyle w:val="12"/>
              <w:ind w:left="0" w:leftChars="0" w:firstLine="0" w:firstLineChars="0"/>
              <w:jc w:val="center"/>
              <w:outlineLvl w:val="9"/>
              <w:rPr>
                <w:rFonts w:hint="eastAsia" w:ascii="Times New Roman" w:hAnsi="Times New Roman" w:eastAsia="宋体" w:cs="宋体"/>
                <w:b w:val="0"/>
                <w:bCs w:val="0"/>
                <w:iCs/>
                <w:color w:val="000000"/>
                <w:kern w:val="2"/>
                <w:sz w:val="18"/>
                <w:szCs w:val="18"/>
                <w:lang w:val="en-US" w:eastAsia="zh-CN" w:bidi="ar-SA"/>
              </w:rPr>
            </w:pPr>
            <w:r>
              <w:rPr>
                <w:rFonts w:hint="eastAsia" w:ascii="Times New Roman" w:hAnsi="Times New Roman" w:eastAsia="宋体" w:cs="宋体"/>
                <w:b w:val="0"/>
                <w:bCs w:val="0"/>
                <w:iCs/>
                <w:color w:val="000000"/>
                <w:kern w:val="2"/>
                <w:sz w:val="18"/>
                <w:szCs w:val="18"/>
                <w:lang w:val="en-US" w:eastAsia="zh-CN" w:bidi="ar-SA"/>
              </w:rPr>
              <w:t>38x92x110mm</w:t>
            </w:r>
          </w:p>
        </w:tc>
      </w:tr>
    </w:tbl>
    <w:p w14:paraId="2E6BA9EF">
      <w:pPr>
        <w:pStyle w:val="12"/>
        <w:ind w:left="5" w:leftChars="-4" w:hanging="13" w:hangingChars="7"/>
        <w:jc w:val="center"/>
        <w:rPr>
          <w:rFonts w:hint="eastAsia"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BL237</w:t>
      </w:r>
      <w:r>
        <w:rPr>
          <w:rFonts w:hint="eastAsia" w:ascii="Times New Roman" w:hAnsi="Times New Roman" w:cs="Times New Roman" w:eastAsiaTheme="minorEastAsia"/>
          <w:b/>
          <w:bCs/>
          <w:sz w:val="18"/>
          <w:szCs w:val="18"/>
          <w:lang w:val="en-US" w:eastAsia="zh-CN"/>
        </w:rPr>
        <w:t>系列选型</w:t>
      </w:r>
    </w:p>
    <w:p w14:paraId="5A43AC0B">
      <w:pPr>
        <w:pStyle w:val="12"/>
        <w:ind w:left="5" w:leftChars="-4" w:hanging="13" w:hangingChars="7"/>
        <w:jc w:val="center"/>
        <w:rPr>
          <w:rFonts w:hint="default" w:ascii="Times New Roman" w:hAnsi="Times New Roman" w:cs="Times New Roman" w:eastAsiaTheme="minorEastAsia"/>
          <w:b/>
          <w:bCs/>
          <w:sz w:val="18"/>
          <w:szCs w:val="18"/>
          <w:lang w:val="en-US" w:eastAsia="zh-CN"/>
        </w:rPr>
      </w:pPr>
    </w:p>
    <w:p w14:paraId="3EAEC295">
      <w:pPr>
        <w:pStyle w:val="12"/>
        <w:ind w:left="0" w:leftChars="0" w:firstLine="0" w:firstLineChars="0"/>
        <w:jc w:val="left"/>
        <w:outlineLvl w:val="2"/>
        <w:rPr>
          <w:rFonts w:hint="default"/>
          <w:lang w:val="en-GB" w:eastAsia="zh-CN"/>
        </w:rPr>
      </w:pPr>
      <w:bookmarkStart w:id="36" w:name="_Toc12081"/>
      <w:bookmarkStart w:id="37" w:name="_Toc2124"/>
      <w:bookmarkStart w:id="38" w:name="_Toc15878"/>
      <w:bookmarkStart w:id="39" w:name="_Toc4277"/>
      <w:bookmarkStart w:id="40" w:name="_Toc11316"/>
      <w:r>
        <w:rPr>
          <w:rFonts w:hint="eastAsia" w:ascii="Times New Roman" w:hAnsi="Times New Roman" w:eastAsia="宋体" w:cs="宋体"/>
          <w:b/>
          <w:bCs/>
          <w:iCs/>
          <w:color w:val="000000"/>
          <w:kern w:val="2"/>
          <w:sz w:val="28"/>
          <w:szCs w:val="28"/>
          <w:lang w:val="en-US" w:eastAsia="zh-CN" w:bidi="ar-SA"/>
        </w:rPr>
        <w:t>1.4.2 SOM选型表</w:t>
      </w:r>
      <w:bookmarkEnd w:id="36"/>
      <w:bookmarkEnd w:id="37"/>
      <w:bookmarkEnd w:id="38"/>
      <w:bookmarkEnd w:id="39"/>
      <w:bookmarkEnd w:id="40"/>
      <w:r>
        <w:rPr>
          <w:rFonts w:hint="default" w:ascii="Times New Roman" w:hAnsi="Times New Roman" w:eastAsia="宋体" w:cs="宋体"/>
          <w:b/>
          <w:bCs/>
          <w:iCs/>
          <w:color w:val="000000"/>
          <w:kern w:val="2"/>
          <w:sz w:val="28"/>
          <w:szCs w:val="28"/>
          <w:lang w:val="en-US" w:eastAsia="zh-CN" w:bidi="ar-SA"/>
        </w:rPr>
        <w:tab/>
      </w:r>
    </w:p>
    <w:p w14:paraId="6F3E972E">
      <w:pPr>
        <w:pStyle w:val="12"/>
        <w:ind w:left="0" w:leftChars="0" w:firstLine="0" w:firstLineChars="0"/>
        <w:jc w:val="left"/>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可以根据需求，选择合适的ROM、RAM以及温度等级。</w:t>
      </w:r>
    </w:p>
    <w:p w14:paraId="0866B81F">
      <w:pPr>
        <w:pStyle w:val="12"/>
        <w:ind w:left="11" w:hanging="11"/>
        <w:jc w:val="center"/>
        <w:rPr>
          <w:rFonts w:hint="default"/>
          <w:lang w:val="en-US" w:eastAsia="zh-CN"/>
        </w:rPr>
      </w:pPr>
      <w:r>
        <w:rPr>
          <w:rFonts w:hint="eastAsia" w:ascii="Times New Roman" w:hAnsi="Times New Roman" w:cs="Times New Roman"/>
          <w:b/>
          <w:bCs/>
          <w:lang w:eastAsia="zh-CN"/>
        </w:rPr>
        <w:t>BL2</w:t>
      </w:r>
      <w:r>
        <w:rPr>
          <w:rFonts w:hint="eastAsia" w:ascii="Times New Roman" w:hAnsi="Times New Roman" w:cs="Times New Roman"/>
          <w:b/>
          <w:bCs/>
          <w:lang w:val="en-US" w:eastAsia="zh-CN"/>
        </w:rPr>
        <w:t>37</w:t>
      </w:r>
      <w:r>
        <w:rPr>
          <w:rFonts w:hint="eastAsia" w:ascii="Times New Roman" w:hAnsi="Times New Roman" w:cs="Times New Roman"/>
          <w:b/>
          <w:bCs/>
        </w:rPr>
        <w:t>系列SOM选型表</w:t>
      </w:r>
    </w:p>
    <w:tbl>
      <w:tblPr>
        <w:tblStyle w:val="14"/>
        <w:tblW w:w="0" w:type="auto"/>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5"/>
        <w:gridCol w:w="1066"/>
        <w:gridCol w:w="1234"/>
        <w:gridCol w:w="1114"/>
        <w:gridCol w:w="1213"/>
        <w:gridCol w:w="1140"/>
        <w:gridCol w:w="1730"/>
      </w:tblGrid>
      <w:tr w14:paraId="4328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8" w:type="dxa"/>
            <w:shd w:val="clear" w:color="auto" w:fill="D8D8D8" w:themeFill="background1" w:themeFillShade="D9"/>
            <w:vAlign w:val="center"/>
          </w:tcPr>
          <w:p w14:paraId="76C0D201">
            <w:pPr>
              <w:widowControl w:val="0"/>
              <w:wordWrap w:val="0"/>
              <w:spacing w:before="22" w:after="120"/>
              <w:ind w:left="-5" w:leftChars="0" w:firstLine="5"/>
              <w:jc w:val="both"/>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型号</w:t>
            </w:r>
          </w:p>
        </w:tc>
        <w:tc>
          <w:tcPr>
            <w:tcW w:w="1221" w:type="dxa"/>
            <w:shd w:val="clear" w:color="auto" w:fill="D8D8D8" w:themeFill="background1" w:themeFillShade="D9"/>
            <w:vAlign w:val="center"/>
          </w:tcPr>
          <w:p w14:paraId="63118EF3">
            <w:pPr>
              <w:widowControl w:val="0"/>
              <w:wordWrap w:val="0"/>
              <w:spacing w:before="22" w:after="120"/>
              <w:ind w:left="-5" w:leftChars="0" w:firstLine="5"/>
              <w:jc w:val="both"/>
              <w:rPr>
                <w:rFonts w:hint="eastAsia" w:asciiTheme="minorEastAsia" w:hAnsiTheme="minorEastAsia" w:eastAsiaTheme="minorEastAsia" w:cstheme="minorBidi"/>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MCU</w:t>
            </w:r>
          </w:p>
        </w:tc>
        <w:tc>
          <w:tcPr>
            <w:tcW w:w="1425" w:type="dxa"/>
            <w:shd w:val="clear" w:color="auto" w:fill="D8D8D8" w:themeFill="background1" w:themeFillShade="D9"/>
            <w:vAlign w:val="center"/>
          </w:tcPr>
          <w:p w14:paraId="4AE4B6E1">
            <w:pPr>
              <w:widowControl w:val="0"/>
              <w:wordWrap w:val="0"/>
              <w:spacing w:before="22" w:after="120"/>
              <w:ind w:left="-5" w:leftChars="0" w:firstLine="5"/>
              <w:jc w:val="both"/>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主频</w:t>
            </w:r>
          </w:p>
        </w:tc>
        <w:tc>
          <w:tcPr>
            <w:tcW w:w="1286" w:type="dxa"/>
            <w:shd w:val="clear" w:color="auto" w:fill="D8D8D8" w:themeFill="background1" w:themeFillShade="D9"/>
            <w:vAlign w:val="center"/>
          </w:tcPr>
          <w:p w14:paraId="7D9C9F5B">
            <w:pPr>
              <w:widowControl w:val="0"/>
              <w:wordWrap w:val="0"/>
              <w:spacing w:before="22" w:after="120"/>
              <w:ind w:left="-5" w:leftChars="0" w:firstLine="5"/>
              <w:jc w:val="both"/>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NPU</w:t>
            </w:r>
          </w:p>
        </w:tc>
        <w:tc>
          <w:tcPr>
            <w:tcW w:w="1403" w:type="dxa"/>
            <w:shd w:val="clear" w:color="auto" w:fill="D8D8D8" w:themeFill="background1" w:themeFillShade="D9"/>
            <w:vAlign w:val="center"/>
          </w:tcPr>
          <w:p w14:paraId="5325E7A1">
            <w:pPr>
              <w:widowControl w:val="0"/>
              <w:wordWrap w:val="0"/>
              <w:spacing w:before="22" w:after="120"/>
              <w:ind w:left="-5" w:leftChars="0" w:firstLine="5"/>
              <w:jc w:val="both"/>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eMMC</w:t>
            </w:r>
          </w:p>
        </w:tc>
        <w:tc>
          <w:tcPr>
            <w:tcW w:w="1318" w:type="dxa"/>
            <w:shd w:val="clear" w:color="auto" w:fill="D8D8D8" w:themeFill="background1" w:themeFillShade="D9"/>
            <w:vAlign w:val="center"/>
          </w:tcPr>
          <w:p w14:paraId="0B17E35D">
            <w:pPr>
              <w:widowControl w:val="0"/>
              <w:wordWrap w:val="0"/>
              <w:spacing w:before="22" w:after="120"/>
              <w:ind w:left="-5" w:leftChars="0" w:firstLine="5"/>
              <w:jc w:val="both"/>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kern w:val="2"/>
                <w:sz w:val="18"/>
                <w:szCs w:val="18"/>
                <w:lang w:val="en-US" w:eastAsia="zh-CN" w:bidi="ar-SA"/>
              </w:rPr>
              <w:t>LPDDR4X</w:t>
            </w:r>
          </w:p>
        </w:tc>
        <w:tc>
          <w:tcPr>
            <w:tcW w:w="2011" w:type="dxa"/>
            <w:shd w:val="clear" w:color="auto" w:fill="D8D8D8" w:themeFill="background1" w:themeFillShade="D9"/>
            <w:vAlign w:val="center"/>
          </w:tcPr>
          <w:p w14:paraId="774B2432">
            <w:pPr>
              <w:widowControl w:val="0"/>
              <w:wordWrap w:val="0"/>
              <w:spacing w:before="22" w:after="120"/>
              <w:ind w:left="-5" w:leftChars="0" w:firstLine="5"/>
              <w:jc w:val="both"/>
              <w:rPr>
                <w:rFonts w:hint="eastAsia" w:asciiTheme="minorEastAsia" w:hAnsiTheme="minorEastAsia" w:eastAsiaTheme="minorEastAsia" w:cstheme="minorBidi"/>
                <w:b/>
                <w:bCs/>
                <w:kern w:val="2"/>
                <w:sz w:val="18"/>
                <w:szCs w:val="18"/>
                <w:lang w:val="en-US" w:eastAsia="zh-CN" w:bidi="ar-SA"/>
              </w:rPr>
            </w:pPr>
            <w:r>
              <w:rPr>
                <w:rFonts w:hint="eastAsia" w:asciiTheme="minorEastAsia" w:hAnsiTheme="minorEastAsia" w:eastAsiaTheme="minorEastAsia" w:cstheme="minorBidi"/>
                <w:b/>
                <w:bCs/>
                <w:kern w:val="2"/>
                <w:sz w:val="18"/>
                <w:szCs w:val="18"/>
                <w:lang w:val="en-US" w:eastAsia="zh-CN" w:bidi="ar-SA"/>
              </w:rPr>
              <w:t>温度级别</w:t>
            </w:r>
          </w:p>
        </w:tc>
      </w:tr>
      <w:tr w14:paraId="5B4D2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8" w:type="dxa"/>
            <w:shd w:val="clear" w:color="auto" w:fill="D8D8D8" w:themeFill="background1" w:themeFillShade="D9"/>
            <w:vAlign w:val="center"/>
          </w:tcPr>
          <w:p w14:paraId="6ED60704">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SOM370</w:t>
            </w:r>
          </w:p>
        </w:tc>
        <w:tc>
          <w:tcPr>
            <w:tcW w:w="1221" w:type="dxa"/>
            <w:vAlign w:val="center"/>
          </w:tcPr>
          <w:p w14:paraId="75F48DED">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RK3562J</w:t>
            </w:r>
          </w:p>
        </w:tc>
        <w:tc>
          <w:tcPr>
            <w:tcW w:w="1425" w:type="dxa"/>
            <w:vAlign w:val="center"/>
          </w:tcPr>
          <w:p w14:paraId="42AA0A9A">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1.8GHz</w:t>
            </w:r>
          </w:p>
        </w:tc>
        <w:tc>
          <w:tcPr>
            <w:tcW w:w="1286" w:type="dxa"/>
            <w:vAlign w:val="center"/>
          </w:tcPr>
          <w:p w14:paraId="3425947D">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403" w:type="dxa"/>
            <w:vAlign w:val="center"/>
          </w:tcPr>
          <w:p w14:paraId="7AF5130F">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1318" w:type="dxa"/>
            <w:vAlign w:val="center"/>
          </w:tcPr>
          <w:p w14:paraId="37A7DBCB">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1GByte</w:t>
            </w:r>
          </w:p>
        </w:tc>
        <w:tc>
          <w:tcPr>
            <w:tcW w:w="2011" w:type="dxa"/>
            <w:vAlign w:val="center"/>
          </w:tcPr>
          <w:p w14:paraId="210556B9">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6163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8" w:type="dxa"/>
            <w:shd w:val="clear" w:color="auto" w:fill="D8D8D8" w:themeFill="background1" w:themeFillShade="D9"/>
            <w:vAlign w:val="center"/>
          </w:tcPr>
          <w:p w14:paraId="33D81E23">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SOM371</w:t>
            </w:r>
          </w:p>
        </w:tc>
        <w:tc>
          <w:tcPr>
            <w:tcW w:w="1221" w:type="dxa"/>
            <w:vAlign w:val="center"/>
          </w:tcPr>
          <w:p w14:paraId="1A875667">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RK3562J</w:t>
            </w:r>
          </w:p>
        </w:tc>
        <w:tc>
          <w:tcPr>
            <w:tcW w:w="1425" w:type="dxa"/>
            <w:vAlign w:val="center"/>
          </w:tcPr>
          <w:p w14:paraId="59939C31">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1.8GHz</w:t>
            </w:r>
          </w:p>
        </w:tc>
        <w:tc>
          <w:tcPr>
            <w:tcW w:w="1286" w:type="dxa"/>
            <w:vAlign w:val="center"/>
          </w:tcPr>
          <w:p w14:paraId="6E4C5FBA">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403" w:type="dxa"/>
            <w:vAlign w:val="center"/>
          </w:tcPr>
          <w:p w14:paraId="36D2FFCA">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16GByte</w:t>
            </w:r>
          </w:p>
        </w:tc>
        <w:tc>
          <w:tcPr>
            <w:tcW w:w="1318" w:type="dxa"/>
            <w:vAlign w:val="center"/>
          </w:tcPr>
          <w:p w14:paraId="7624595D">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2GByte</w:t>
            </w:r>
          </w:p>
        </w:tc>
        <w:tc>
          <w:tcPr>
            <w:tcW w:w="2011" w:type="dxa"/>
            <w:vAlign w:val="center"/>
          </w:tcPr>
          <w:p w14:paraId="3066DCC0">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631C5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8" w:type="dxa"/>
            <w:shd w:val="clear" w:color="auto" w:fill="D8D8D8" w:themeFill="background1" w:themeFillShade="D9"/>
            <w:vAlign w:val="center"/>
          </w:tcPr>
          <w:p w14:paraId="51C47F0D">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SOM372</w:t>
            </w:r>
          </w:p>
        </w:tc>
        <w:tc>
          <w:tcPr>
            <w:tcW w:w="1221" w:type="dxa"/>
            <w:vAlign w:val="center"/>
          </w:tcPr>
          <w:p w14:paraId="549CA3F1">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RK3562J</w:t>
            </w:r>
          </w:p>
        </w:tc>
        <w:tc>
          <w:tcPr>
            <w:tcW w:w="1425" w:type="dxa"/>
            <w:vAlign w:val="center"/>
          </w:tcPr>
          <w:p w14:paraId="6FEA62CC">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1.8GHz</w:t>
            </w:r>
          </w:p>
        </w:tc>
        <w:tc>
          <w:tcPr>
            <w:tcW w:w="1286" w:type="dxa"/>
            <w:vAlign w:val="center"/>
          </w:tcPr>
          <w:p w14:paraId="01D3785B">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403" w:type="dxa"/>
            <w:vAlign w:val="center"/>
          </w:tcPr>
          <w:p w14:paraId="16378A89">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32GByte</w:t>
            </w:r>
          </w:p>
        </w:tc>
        <w:tc>
          <w:tcPr>
            <w:tcW w:w="1318" w:type="dxa"/>
            <w:vAlign w:val="center"/>
          </w:tcPr>
          <w:p w14:paraId="58F756E6">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2011" w:type="dxa"/>
            <w:vAlign w:val="center"/>
          </w:tcPr>
          <w:p w14:paraId="30DBF3C5">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工业级 -40~85℃</w:t>
            </w:r>
          </w:p>
        </w:tc>
      </w:tr>
      <w:tr w14:paraId="40639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8" w:type="dxa"/>
            <w:shd w:val="clear" w:color="auto" w:fill="D8D8D8" w:themeFill="background1" w:themeFillShade="D9"/>
            <w:vAlign w:val="center"/>
          </w:tcPr>
          <w:p w14:paraId="6C5C44D6">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SOM373</w:t>
            </w:r>
          </w:p>
        </w:tc>
        <w:tc>
          <w:tcPr>
            <w:tcW w:w="1221" w:type="dxa"/>
            <w:vAlign w:val="center"/>
          </w:tcPr>
          <w:p w14:paraId="17BA724F">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RK3562</w:t>
            </w:r>
          </w:p>
        </w:tc>
        <w:tc>
          <w:tcPr>
            <w:tcW w:w="1425" w:type="dxa"/>
            <w:vAlign w:val="center"/>
          </w:tcPr>
          <w:p w14:paraId="5ECC7BB7">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vAlign w:val="center"/>
          </w:tcPr>
          <w:p w14:paraId="7A4E5BED">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403" w:type="dxa"/>
            <w:vAlign w:val="center"/>
          </w:tcPr>
          <w:p w14:paraId="635D3718">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8GByte</w:t>
            </w:r>
          </w:p>
        </w:tc>
        <w:tc>
          <w:tcPr>
            <w:tcW w:w="1318" w:type="dxa"/>
            <w:vAlign w:val="center"/>
          </w:tcPr>
          <w:p w14:paraId="125D2C8B">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1GByte</w:t>
            </w:r>
          </w:p>
        </w:tc>
        <w:tc>
          <w:tcPr>
            <w:tcW w:w="2011" w:type="dxa"/>
            <w:vAlign w:val="center"/>
          </w:tcPr>
          <w:p w14:paraId="0836080A">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商业级 0~70℃</w:t>
            </w:r>
          </w:p>
        </w:tc>
      </w:tr>
      <w:tr w14:paraId="46026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8" w:type="dxa"/>
            <w:shd w:val="clear" w:color="auto" w:fill="D8D8D8" w:themeFill="background1" w:themeFillShade="D9"/>
            <w:vAlign w:val="center"/>
          </w:tcPr>
          <w:p w14:paraId="188D0FBF">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SOM374</w:t>
            </w:r>
          </w:p>
        </w:tc>
        <w:tc>
          <w:tcPr>
            <w:tcW w:w="1221" w:type="dxa"/>
            <w:vAlign w:val="center"/>
          </w:tcPr>
          <w:p w14:paraId="36CC1D2A">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RK3562</w:t>
            </w:r>
          </w:p>
        </w:tc>
        <w:tc>
          <w:tcPr>
            <w:tcW w:w="1425" w:type="dxa"/>
            <w:vAlign w:val="center"/>
          </w:tcPr>
          <w:p w14:paraId="1261E202">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vAlign w:val="center"/>
          </w:tcPr>
          <w:p w14:paraId="70D010AF">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403" w:type="dxa"/>
            <w:vAlign w:val="center"/>
          </w:tcPr>
          <w:p w14:paraId="4289D5FB">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16GByte</w:t>
            </w:r>
          </w:p>
        </w:tc>
        <w:tc>
          <w:tcPr>
            <w:tcW w:w="1318" w:type="dxa"/>
            <w:vAlign w:val="center"/>
          </w:tcPr>
          <w:p w14:paraId="12D45822">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2GByte</w:t>
            </w:r>
          </w:p>
        </w:tc>
        <w:tc>
          <w:tcPr>
            <w:tcW w:w="2011" w:type="dxa"/>
            <w:vAlign w:val="center"/>
          </w:tcPr>
          <w:p w14:paraId="3D8BC948">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商业级 0~70℃</w:t>
            </w:r>
          </w:p>
        </w:tc>
      </w:tr>
      <w:tr w14:paraId="117DB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trPr>
        <w:tc>
          <w:tcPr>
            <w:tcW w:w="1168" w:type="dxa"/>
            <w:shd w:val="clear" w:color="auto" w:fill="D8D8D8" w:themeFill="background1" w:themeFillShade="D9"/>
            <w:vAlign w:val="center"/>
          </w:tcPr>
          <w:p w14:paraId="278A90CD">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SOM375</w:t>
            </w:r>
          </w:p>
        </w:tc>
        <w:tc>
          <w:tcPr>
            <w:tcW w:w="1221" w:type="dxa"/>
            <w:vAlign w:val="center"/>
          </w:tcPr>
          <w:p w14:paraId="51A664FA">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RK3562</w:t>
            </w:r>
          </w:p>
        </w:tc>
        <w:tc>
          <w:tcPr>
            <w:tcW w:w="1425" w:type="dxa"/>
            <w:vAlign w:val="center"/>
          </w:tcPr>
          <w:p w14:paraId="78479EE7">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2.0GHz</w:t>
            </w:r>
          </w:p>
        </w:tc>
        <w:tc>
          <w:tcPr>
            <w:tcW w:w="1286" w:type="dxa"/>
            <w:vAlign w:val="center"/>
          </w:tcPr>
          <w:p w14:paraId="41BC28E9">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1TOPS</w:t>
            </w:r>
          </w:p>
        </w:tc>
        <w:tc>
          <w:tcPr>
            <w:tcW w:w="1403" w:type="dxa"/>
            <w:vAlign w:val="center"/>
          </w:tcPr>
          <w:p w14:paraId="4F363CB0">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32GByte</w:t>
            </w:r>
          </w:p>
        </w:tc>
        <w:tc>
          <w:tcPr>
            <w:tcW w:w="1318" w:type="dxa"/>
            <w:vAlign w:val="center"/>
          </w:tcPr>
          <w:p w14:paraId="270BC97C">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4GByte</w:t>
            </w:r>
          </w:p>
        </w:tc>
        <w:tc>
          <w:tcPr>
            <w:tcW w:w="2011" w:type="dxa"/>
            <w:vAlign w:val="center"/>
          </w:tcPr>
          <w:p w14:paraId="6A07600C">
            <w:pPr>
              <w:widowControl w:val="0"/>
              <w:wordWrap w:val="0"/>
              <w:spacing w:before="22" w:after="120"/>
              <w:ind w:left="11" w:leftChars="0" w:hanging="11"/>
              <w:jc w:val="both"/>
              <w:rPr>
                <w:rFonts w:hint="eastAsia" w:ascii="Times New Roman" w:hAnsi="Times New Roman" w:cs="Times New Roman" w:eastAsiaTheme="minorEastAsia"/>
                <w:kern w:val="2"/>
                <w:sz w:val="18"/>
                <w:szCs w:val="18"/>
                <w:lang w:val="en-US" w:eastAsia="zh-CN" w:bidi="ar-SA"/>
              </w:rPr>
            </w:pPr>
            <w:r>
              <w:rPr>
                <w:rFonts w:hint="eastAsia" w:ascii="Times New Roman" w:hAnsi="Times New Roman" w:cs="Times New Roman" w:eastAsiaTheme="minorEastAsia"/>
                <w:kern w:val="2"/>
                <w:sz w:val="18"/>
                <w:szCs w:val="18"/>
                <w:lang w:val="en-US" w:eastAsia="zh-CN" w:bidi="ar-SA"/>
              </w:rPr>
              <w:t>商业级 0~70℃</w:t>
            </w:r>
          </w:p>
        </w:tc>
      </w:tr>
    </w:tbl>
    <w:p w14:paraId="300E0AEF">
      <w:pPr>
        <w:pStyle w:val="12"/>
        <w:ind w:left="0" w:leftChars="0" w:firstLine="0" w:firstLineChars="0"/>
        <w:jc w:val="left"/>
        <w:outlineLvl w:val="2"/>
        <w:rPr>
          <w:rFonts w:hint="default" w:ascii="Times New Roman" w:hAnsi="Times New Roman" w:eastAsia="宋体" w:cs="宋体"/>
          <w:b/>
          <w:bCs/>
          <w:iCs/>
          <w:color w:val="000000"/>
          <w:kern w:val="2"/>
          <w:sz w:val="28"/>
          <w:szCs w:val="28"/>
          <w:lang w:val="en-US" w:eastAsia="zh-CN" w:bidi="ar-SA"/>
        </w:rPr>
      </w:pPr>
      <w:bookmarkStart w:id="41" w:name="_Toc26393"/>
      <w:bookmarkStart w:id="42" w:name="_Toc22766"/>
      <w:bookmarkStart w:id="43" w:name="_Toc6881"/>
      <w:bookmarkStart w:id="44" w:name="_Toc27662"/>
      <w:bookmarkStart w:id="45" w:name="_Toc7434"/>
      <w:r>
        <w:rPr>
          <w:rFonts w:hint="eastAsia" w:ascii="Times New Roman" w:hAnsi="Times New Roman" w:eastAsia="宋体" w:cs="宋体"/>
          <w:b/>
          <w:bCs/>
          <w:iCs/>
          <w:color w:val="000000"/>
          <w:kern w:val="2"/>
          <w:sz w:val="28"/>
          <w:szCs w:val="28"/>
          <w:lang w:val="en-US" w:eastAsia="zh-CN" w:bidi="ar-SA"/>
        </w:rPr>
        <w:t>1.4.3 X系列板选型</w:t>
      </w:r>
      <w:bookmarkEnd w:id="41"/>
      <w:bookmarkEnd w:id="42"/>
      <w:bookmarkEnd w:id="43"/>
      <w:bookmarkEnd w:id="44"/>
      <w:bookmarkEnd w:id="45"/>
    </w:p>
    <w:p w14:paraId="5B7585C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000000"/>
          <w:kern w:val="2"/>
          <w:sz w:val="24"/>
          <w:szCs w:val="24"/>
          <w:lang w:val="en-US" w:eastAsia="zh-CN" w:bidi="ar-SA"/>
        </w:rPr>
      </w:pPr>
      <w:r>
        <w:rPr>
          <w:rFonts w:hint="default" w:ascii="Times New Roman" w:hAnsi="Times New Roman" w:eastAsia="宋体" w:cs="宋体"/>
          <w:b w:val="0"/>
          <w:bCs w:val="0"/>
          <w:iCs/>
          <w:color w:val="000000"/>
          <w:kern w:val="2"/>
          <w:sz w:val="24"/>
          <w:szCs w:val="24"/>
          <w:lang w:val="en-US" w:eastAsia="zh-CN" w:bidi="ar-SA"/>
        </w:rPr>
        <w:t>可以根据需求，选择合适的X系列IO板，X系列IO板的PIN数要与外壳适配。</w:t>
      </w:r>
    </w:p>
    <w:p w14:paraId="6106B521">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r>
        <w:rPr>
          <w:rFonts w:hint="eastAsia" w:ascii="Times New Roman" w:hAnsi="Times New Roman" w:eastAsia="宋体" w:cs="宋体"/>
          <w:b w:val="0"/>
          <w:bCs w:val="0"/>
          <w:iCs/>
          <w:color w:val="FF0000"/>
          <w:kern w:val="2"/>
          <w:sz w:val="24"/>
          <w:szCs w:val="24"/>
          <w:lang w:val="en-US" w:eastAsia="zh-CN" w:bidi="ar-SA"/>
        </w:rPr>
        <w:t>注意：本设备默认端口为RS485，如需RS232请向销售说明。</w:t>
      </w:r>
    </w:p>
    <w:p w14:paraId="549CAFC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default" w:ascii="Times New Roman" w:hAnsi="Times New Roman" w:eastAsia="宋体" w:cs="宋体"/>
          <w:b w:val="0"/>
          <w:bCs w:val="0"/>
          <w:iCs/>
          <w:color w:val="FF0000"/>
          <w:kern w:val="2"/>
          <w:sz w:val="24"/>
          <w:szCs w:val="24"/>
          <w:lang w:val="en-US" w:eastAsia="zh-CN" w:bidi="ar-SA"/>
        </w:rPr>
      </w:pPr>
    </w:p>
    <w:tbl>
      <w:tblPr>
        <w:tblStyle w:val="14"/>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8"/>
        <w:gridCol w:w="1259"/>
        <w:gridCol w:w="598"/>
        <w:gridCol w:w="586"/>
        <w:gridCol w:w="592"/>
        <w:gridCol w:w="669"/>
        <w:gridCol w:w="1487"/>
        <w:gridCol w:w="1405"/>
        <w:gridCol w:w="1405"/>
      </w:tblGrid>
      <w:tr w14:paraId="086B8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86" w:type="pct"/>
            <w:gridSpan w:val="7"/>
            <w:tcBorders>
              <w:top w:val="nil"/>
              <w:left w:val="nil"/>
              <w:bottom w:val="single" w:color="auto" w:sz="4" w:space="0"/>
              <w:right w:val="nil"/>
            </w:tcBorders>
            <w:vAlign w:val="center"/>
          </w:tcPr>
          <w:p w14:paraId="52FA8771">
            <w:pPr>
              <w:pStyle w:val="12"/>
              <w:ind w:left="5" w:leftChars="-4" w:hanging="13" w:hangingChars="7"/>
              <w:jc w:val="center"/>
              <w:rPr>
                <w:rFonts w:hint="default" w:ascii="Times New Roman" w:hAnsi="Times New Roman" w:cs="Times New Roman" w:eastAsiaTheme="minorEastAsia"/>
                <w:b/>
                <w:bCs/>
                <w:sz w:val="18"/>
                <w:szCs w:val="18"/>
              </w:rPr>
            </w:pPr>
            <w:r>
              <w:rPr>
                <w:rFonts w:hint="eastAsia" w:ascii="Times New Roman" w:hAnsi="Times New Roman" w:cs="Times New Roman"/>
                <w:b/>
                <w:bCs/>
                <w:sz w:val="18"/>
                <w:szCs w:val="18"/>
                <w:lang w:val="en-US" w:eastAsia="zh-CN"/>
              </w:rPr>
              <w:t xml:space="preserve">                           </w:t>
            </w:r>
            <w:r>
              <w:rPr>
                <w:rFonts w:hint="eastAsia" w:ascii="Times New Roman" w:hAnsi="Times New Roman" w:cs="Times New Roman" w:eastAsiaTheme="minorEastAsia"/>
                <w:b/>
                <w:bCs/>
                <w:sz w:val="18"/>
                <w:szCs w:val="18"/>
                <w:lang w:val="en-US" w:eastAsia="zh-CN"/>
              </w:rPr>
              <w:t xml:space="preserve">  </w:t>
            </w:r>
            <w:r>
              <w:rPr>
                <w:rFonts w:hint="default" w:ascii="Times New Roman" w:hAnsi="Times New Roman" w:cs="Times New Roman" w:eastAsiaTheme="minorEastAsia"/>
                <w:b/>
                <w:bCs/>
                <w:sz w:val="18"/>
                <w:szCs w:val="18"/>
              </w:rPr>
              <w:t>X系列IO板选型表</w:t>
            </w:r>
          </w:p>
        </w:tc>
        <w:tc>
          <w:tcPr>
            <w:tcW w:w="856" w:type="pct"/>
            <w:tcBorders>
              <w:top w:val="nil"/>
              <w:left w:val="nil"/>
              <w:bottom w:val="single" w:color="auto" w:sz="4" w:space="0"/>
              <w:right w:val="nil"/>
            </w:tcBorders>
            <w:vAlign w:val="center"/>
          </w:tcPr>
          <w:p w14:paraId="1CB41781">
            <w:pPr>
              <w:pStyle w:val="12"/>
              <w:ind w:left="5" w:leftChars="-4" w:hanging="13" w:hangingChars="7"/>
              <w:jc w:val="center"/>
              <w:rPr>
                <w:rFonts w:hint="default" w:ascii="Times New Roman" w:hAnsi="Times New Roman" w:cs="Times New Roman" w:eastAsiaTheme="minorEastAsia"/>
                <w:b/>
                <w:bCs/>
                <w:sz w:val="18"/>
                <w:szCs w:val="18"/>
              </w:rPr>
            </w:pPr>
          </w:p>
        </w:tc>
        <w:tc>
          <w:tcPr>
            <w:tcW w:w="856" w:type="pct"/>
            <w:tcBorders>
              <w:top w:val="nil"/>
              <w:left w:val="nil"/>
              <w:bottom w:val="single" w:color="auto" w:sz="4" w:space="0"/>
              <w:right w:val="nil"/>
            </w:tcBorders>
            <w:vAlign w:val="center"/>
          </w:tcPr>
          <w:p w14:paraId="6CC20037">
            <w:pPr>
              <w:pStyle w:val="12"/>
              <w:ind w:left="5" w:leftChars="-4" w:hanging="13" w:hangingChars="7"/>
              <w:jc w:val="center"/>
              <w:rPr>
                <w:rFonts w:hint="default" w:ascii="Times New Roman" w:hAnsi="Times New Roman" w:cs="Times New Roman" w:eastAsiaTheme="minorEastAsia"/>
                <w:b/>
                <w:bCs/>
                <w:sz w:val="18"/>
                <w:szCs w:val="18"/>
              </w:rPr>
            </w:pPr>
          </w:p>
        </w:tc>
      </w:tr>
      <w:tr w14:paraId="6E66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tcBorders>
              <w:top w:val="single" w:color="auto" w:sz="4" w:space="0"/>
            </w:tcBorders>
            <w:vAlign w:val="center"/>
          </w:tcPr>
          <w:p w14:paraId="64517A4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型号</w:t>
            </w:r>
          </w:p>
        </w:tc>
        <w:tc>
          <w:tcPr>
            <w:tcW w:w="612" w:type="pct"/>
            <w:tcBorders>
              <w:top w:val="single" w:color="auto" w:sz="4" w:space="0"/>
            </w:tcBorders>
            <w:vAlign w:val="center"/>
          </w:tcPr>
          <w:p w14:paraId="7CB969B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RS232/RS485</w:t>
            </w:r>
          </w:p>
        </w:tc>
        <w:tc>
          <w:tcPr>
            <w:tcW w:w="379" w:type="pct"/>
            <w:tcBorders>
              <w:top w:val="single" w:color="auto" w:sz="4" w:space="0"/>
            </w:tcBorders>
            <w:vAlign w:val="center"/>
          </w:tcPr>
          <w:p w14:paraId="5E264411">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CAN</w:t>
            </w:r>
          </w:p>
        </w:tc>
        <w:tc>
          <w:tcPr>
            <w:tcW w:w="379" w:type="pct"/>
            <w:tcBorders>
              <w:top w:val="single" w:color="auto" w:sz="4" w:space="0"/>
            </w:tcBorders>
            <w:vAlign w:val="center"/>
          </w:tcPr>
          <w:p w14:paraId="1A2C98D0">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DI</w:t>
            </w:r>
          </w:p>
        </w:tc>
        <w:tc>
          <w:tcPr>
            <w:tcW w:w="379" w:type="pct"/>
            <w:tcBorders>
              <w:top w:val="single" w:color="auto" w:sz="4" w:space="0"/>
            </w:tcBorders>
            <w:vAlign w:val="center"/>
          </w:tcPr>
          <w:p w14:paraId="3C0D14C6">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DO</w:t>
            </w:r>
          </w:p>
        </w:tc>
        <w:tc>
          <w:tcPr>
            <w:tcW w:w="382" w:type="pct"/>
            <w:tcBorders>
              <w:top w:val="single" w:color="auto" w:sz="4" w:space="0"/>
            </w:tcBorders>
            <w:vAlign w:val="center"/>
          </w:tcPr>
          <w:p w14:paraId="61397835">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default" w:ascii="Times New Roman" w:hAnsi="Times New Roman" w:cs="Times New Roman" w:eastAsiaTheme="minorEastAsia"/>
                <w:b/>
                <w:bCs/>
                <w:sz w:val="18"/>
                <w:szCs w:val="18"/>
              </w:rPr>
              <w:t>GPIO</w:t>
            </w:r>
          </w:p>
        </w:tc>
        <w:tc>
          <w:tcPr>
            <w:tcW w:w="900" w:type="pct"/>
            <w:tcBorders>
              <w:top w:val="single" w:color="auto" w:sz="4" w:space="0"/>
            </w:tcBorders>
            <w:vAlign w:val="center"/>
          </w:tcPr>
          <w:p w14:paraId="1B3409A8">
            <w:pPr>
              <w:pStyle w:val="12"/>
              <w:ind w:left="5" w:leftChars="-4" w:hanging="13" w:hangingChars="7"/>
              <w:jc w:val="center"/>
              <w:rPr>
                <w:rFonts w:hint="default" w:ascii="Times New Roman" w:hAnsi="Times New Roman" w:cs="Times New Roman" w:eastAsiaTheme="minorEastAsia"/>
                <w:b/>
                <w:bCs/>
                <w:kern w:val="2"/>
                <w:sz w:val="18"/>
                <w:szCs w:val="18"/>
                <w:lang w:val="en-US" w:eastAsia="zh-CN" w:bidi="ar-SA"/>
              </w:rPr>
            </w:pPr>
            <w:r>
              <w:rPr>
                <w:rFonts w:hint="eastAsia" w:ascii="Times New Roman" w:hAnsi="Times New Roman" w:cs="Times New Roman"/>
                <w:b/>
                <w:bCs/>
                <w:kern w:val="2"/>
                <w:sz w:val="18"/>
                <w:szCs w:val="18"/>
                <w:lang w:val="en-US" w:eastAsia="zh-CN" w:bidi="ar-SA"/>
              </w:rPr>
              <w:t>GND</w:t>
            </w:r>
          </w:p>
        </w:tc>
        <w:tc>
          <w:tcPr>
            <w:tcW w:w="856" w:type="pct"/>
            <w:tcBorders>
              <w:top w:val="single" w:color="auto" w:sz="4" w:space="0"/>
            </w:tcBorders>
            <w:vAlign w:val="center"/>
          </w:tcPr>
          <w:p w14:paraId="7C48921C">
            <w:pPr>
              <w:pStyle w:val="12"/>
              <w:ind w:left="5" w:leftChars="-4" w:hanging="13" w:hangingChars="7"/>
              <w:jc w:val="center"/>
              <w:rPr>
                <w:rFonts w:hint="default" w:ascii="Times New Roman" w:hAnsi="Times New Roman" w:cs="Times New Roman" w:eastAsiaTheme="minorEastAsia"/>
                <w:b/>
                <w:bCs/>
                <w:sz w:val="18"/>
                <w:szCs w:val="18"/>
                <w:lang w:val="en-US" w:eastAsia="zh-CN"/>
              </w:rPr>
            </w:pPr>
            <w:r>
              <w:rPr>
                <w:rFonts w:hint="eastAsia" w:ascii="Times New Roman" w:hAnsi="Times New Roman" w:cs="Times New Roman"/>
                <w:b/>
                <w:bCs/>
                <w:sz w:val="18"/>
                <w:szCs w:val="18"/>
                <w:lang w:val="en-US" w:eastAsia="zh-CN"/>
              </w:rPr>
              <w:t>PIN数</w:t>
            </w:r>
          </w:p>
        </w:tc>
        <w:tc>
          <w:tcPr>
            <w:tcW w:w="856" w:type="pct"/>
            <w:tcBorders>
              <w:top w:val="single" w:color="auto" w:sz="4" w:space="0"/>
            </w:tcBorders>
            <w:vAlign w:val="center"/>
          </w:tcPr>
          <w:p w14:paraId="028AD4F4">
            <w:pPr>
              <w:pStyle w:val="12"/>
              <w:ind w:left="5" w:leftChars="-4" w:hanging="13" w:hangingChars="7"/>
              <w:jc w:val="center"/>
              <w:rPr>
                <w:rFonts w:hint="default" w:ascii="Times New Roman" w:hAnsi="Times New Roman" w:cs="Times New Roman"/>
                <w:b/>
                <w:bCs/>
                <w:sz w:val="18"/>
                <w:szCs w:val="18"/>
                <w:lang w:val="en-US" w:eastAsia="zh-CN"/>
              </w:rPr>
            </w:pPr>
            <w:r>
              <w:rPr>
                <w:rFonts w:hint="eastAsia" w:ascii="Times New Roman" w:hAnsi="Times New Roman" w:cs="Times New Roman"/>
                <w:b/>
                <w:bCs/>
                <w:sz w:val="18"/>
                <w:szCs w:val="18"/>
                <w:lang w:val="en-US" w:eastAsia="zh-CN"/>
              </w:rPr>
              <w:t>备注</w:t>
            </w:r>
          </w:p>
        </w:tc>
      </w:tr>
      <w:tr w14:paraId="23D2D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6FE5E13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90</w:t>
            </w:r>
          </w:p>
        </w:tc>
        <w:tc>
          <w:tcPr>
            <w:tcW w:w="612" w:type="pct"/>
            <w:vAlign w:val="center"/>
          </w:tcPr>
          <w:p w14:paraId="3797795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2</w:t>
            </w:r>
          </w:p>
        </w:tc>
        <w:tc>
          <w:tcPr>
            <w:tcW w:w="379" w:type="pct"/>
            <w:vAlign w:val="center"/>
          </w:tcPr>
          <w:p w14:paraId="090F90AC">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726F0E6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18409D78">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9B6536E">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F001EC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59B1FCBD">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9F988AC">
            <w:pPr>
              <w:pStyle w:val="12"/>
              <w:ind w:left="4" w:leftChars="-4" w:hanging="12" w:hangingChars="7"/>
              <w:jc w:val="center"/>
              <w:rPr>
                <w:rFonts w:hint="default" w:ascii="Times New Roman" w:hAnsi="Times New Roman" w:cs="Times New Roman" w:eastAsiaTheme="minorEastAsia"/>
                <w:sz w:val="18"/>
                <w:szCs w:val="18"/>
                <w:lang w:val="en-US" w:eastAsia="zh-CN"/>
              </w:rPr>
            </w:pPr>
          </w:p>
        </w:tc>
      </w:tr>
      <w:tr w14:paraId="7444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51" w:type="pct"/>
            <w:vAlign w:val="center"/>
          </w:tcPr>
          <w:p w14:paraId="5B6B8A9D">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eastAsiaTheme="minorEastAsia"/>
                <w:sz w:val="18"/>
                <w:szCs w:val="18"/>
              </w:rPr>
              <w:t>X</w:t>
            </w:r>
            <w:r>
              <w:rPr>
                <w:rFonts w:hint="eastAsia" w:ascii="Times New Roman" w:hAnsi="Times New Roman" w:cs="Times New Roman"/>
                <w:sz w:val="18"/>
                <w:szCs w:val="18"/>
                <w:lang w:val="en-US" w:eastAsia="zh-CN"/>
              </w:rPr>
              <w:t>91</w:t>
            </w:r>
          </w:p>
        </w:tc>
        <w:tc>
          <w:tcPr>
            <w:tcW w:w="612" w:type="pct"/>
            <w:vAlign w:val="center"/>
          </w:tcPr>
          <w:p w14:paraId="6C73184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7A6F23FF">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1</w:t>
            </w:r>
          </w:p>
        </w:tc>
        <w:tc>
          <w:tcPr>
            <w:tcW w:w="379" w:type="pct"/>
            <w:vAlign w:val="center"/>
          </w:tcPr>
          <w:p w14:paraId="417F4233">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79" w:type="pct"/>
            <w:vAlign w:val="center"/>
          </w:tcPr>
          <w:p w14:paraId="06ABDD11">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382" w:type="pct"/>
            <w:vAlign w:val="center"/>
          </w:tcPr>
          <w:p w14:paraId="7C6C45C7">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default" w:ascii="Times New Roman" w:hAnsi="Times New Roman" w:cs="Times New Roman"/>
                <w:sz w:val="18"/>
                <w:szCs w:val="18"/>
                <w:lang w:eastAsia="zh-CN"/>
              </w:rPr>
              <w:t>×</w:t>
            </w:r>
          </w:p>
        </w:tc>
        <w:tc>
          <w:tcPr>
            <w:tcW w:w="900" w:type="pct"/>
            <w:vAlign w:val="center"/>
          </w:tcPr>
          <w:p w14:paraId="36F87349">
            <w:pPr>
              <w:pStyle w:val="12"/>
              <w:ind w:left="4" w:leftChars="-4" w:hanging="12" w:hangingChars="7"/>
              <w:jc w:val="center"/>
              <w:rPr>
                <w:rFonts w:hint="default" w:ascii="Times New Roman" w:hAnsi="Times New Roman" w:cs="Times New Roman" w:eastAsiaTheme="minorEastAsia"/>
                <w:kern w:val="2"/>
                <w:sz w:val="18"/>
                <w:szCs w:val="18"/>
                <w:lang w:val="en-US" w:eastAsia="zh-CN" w:bidi="ar-SA"/>
              </w:rPr>
            </w:pPr>
            <w:r>
              <w:rPr>
                <w:rFonts w:hint="eastAsia" w:ascii="Times New Roman" w:hAnsi="Times New Roman" w:cs="Times New Roman"/>
                <w:kern w:val="2"/>
                <w:sz w:val="18"/>
                <w:szCs w:val="18"/>
                <w:lang w:val="en-US" w:eastAsia="zh-CN" w:bidi="ar-SA"/>
              </w:rPr>
              <w:t>2</w:t>
            </w:r>
          </w:p>
        </w:tc>
        <w:tc>
          <w:tcPr>
            <w:tcW w:w="856" w:type="pct"/>
            <w:vAlign w:val="center"/>
          </w:tcPr>
          <w:p w14:paraId="3A9E4B77">
            <w:pPr>
              <w:pStyle w:val="12"/>
              <w:ind w:left="4" w:leftChars="-4" w:hanging="12" w:hangingChars="7"/>
              <w:jc w:val="center"/>
              <w:rPr>
                <w:rFonts w:hint="default" w:ascii="Times New Roman" w:hAnsi="Times New Roman" w:cs="Times New Roman" w:eastAsiaTheme="minorEastAsia"/>
                <w:sz w:val="18"/>
                <w:szCs w:val="18"/>
                <w:lang w:val="en-US" w:eastAsia="zh-CN"/>
              </w:rPr>
            </w:pPr>
            <w:r>
              <w:rPr>
                <w:rFonts w:hint="eastAsia" w:ascii="Times New Roman" w:hAnsi="Times New Roman" w:cs="Times New Roman"/>
                <w:sz w:val="18"/>
                <w:szCs w:val="18"/>
                <w:lang w:val="en-US" w:eastAsia="zh-CN"/>
              </w:rPr>
              <w:t>6PIN</w:t>
            </w:r>
          </w:p>
        </w:tc>
        <w:tc>
          <w:tcPr>
            <w:tcW w:w="856" w:type="pct"/>
            <w:vAlign w:val="center"/>
          </w:tcPr>
          <w:p w14:paraId="2790A37A">
            <w:pPr>
              <w:pStyle w:val="12"/>
              <w:ind w:left="4" w:leftChars="-4" w:hanging="12" w:hangingChars="7"/>
              <w:jc w:val="center"/>
              <w:rPr>
                <w:rFonts w:hint="default" w:ascii="Times New Roman" w:hAnsi="Times New Roman" w:cs="Times New Roman" w:eastAsiaTheme="minorEastAsia"/>
                <w:sz w:val="18"/>
                <w:szCs w:val="18"/>
              </w:rPr>
            </w:pPr>
            <w:del w:id="2630" w:author="LKY" w:date="2026-05-25T17:06:14Z">
              <w:r>
                <w:rPr>
                  <w:rFonts w:hint="eastAsia" w:ascii="Times New Roman" w:hAnsi="Times New Roman" w:cs="Times New Roman"/>
                  <w:color w:val="C00000"/>
                  <w:sz w:val="18"/>
                  <w:szCs w:val="18"/>
                  <w:lang w:val="en-US" w:eastAsia="zh-CN"/>
                </w:rPr>
                <w:delText>BL2</w:delText>
              </w:r>
            </w:del>
            <w:del w:id="2631" w:author="LKY" w:date="2026-05-25T17:06:13Z">
              <w:r>
                <w:rPr>
                  <w:rFonts w:hint="eastAsia" w:ascii="Times New Roman" w:hAnsi="Times New Roman" w:cs="Times New Roman"/>
                  <w:color w:val="C00000"/>
                  <w:sz w:val="18"/>
                  <w:szCs w:val="18"/>
                  <w:lang w:val="en-US" w:eastAsia="zh-CN"/>
                </w:rPr>
                <w:delText>37不支持</w:delText>
              </w:r>
            </w:del>
          </w:p>
        </w:tc>
      </w:tr>
    </w:tbl>
    <w:p w14:paraId="4FD4524D">
      <w:pPr>
        <w:pStyle w:val="12"/>
        <w:ind w:left="0" w:leftChars="0" w:firstLine="0" w:firstLineChars="0"/>
        <w:jc w:val="left"/>
        <w:outlineLvl w:val="2"/>
        <w:rPr>
          <w:rFonts w:hint="eastAsia" w:ascii="Times New Roman" w:hAnsi="Times New Roman" w:eastAsia="宋体" w:cs="Times New Roman"/>
          <w:b/>
          <w:bCs/>
          <w:iCs/>
          <w:color w:val="000000"/>
          <w:kern w:val="2"/>
          <w:sz w:val="28"/>
          <w:szCs w:val="28"/>
          <w:lang w:val="en-US" w:eastAsia="zh-CN" w:bidi="ar-SA"/>
        </w:rPr>
      </w:pPr>
      <w:bookmarkStart w:id="46" w:name="_Toc25869"/>
      <w:bookmarkStart w:id="47" w:name="_Toc9248"/>
      <w:bookmarkStart w:id="48" w:name="_Toc7089"/>
      <w:bookmarkStart w:id="49" w:name="_Toc29612"/>
      <w:bookmarkStart w:id="50" w:name="_Toc17337"/>
      <w:r>
        <w:rPr>
          <w:rFonts w:hint="eastAsia" w:ascii="Times New Roman" w:hAnsi="Times New Roman" w:eastAsia="宋体" w:cs="Times New Roman"/>
          <w:b/>
          <w:bCs/>
          <w:iCs/>
          <w:color w:val="000000"/>
          <w:kern w:val="2"/>
          <w:sz w:val="28"/>
          <w:szCs w:val="28"/>
          <w:lang w:val="en-US" w:eastAsia="zh-CN" w:bidi="ar-SA"/>
        </w:rPr>
        <w:t>1.4.4 N系列IO板选型</w:t>
      </w:r>
      <w:bookmarkEnd w:id="46"/>
      <w:bookmarkEnd w:id="47"/>
      <w:bookmarkEnd w:id="48"/>
      <w:bookmarkEnd w:id="49"/>
      <w:bookmarkEnd w:id="50"/>
    </w:p>
    <w:p w14:paraId="09D60AB2">
      <w:pPr>
        <w:rPr>
          <w:ins w:id="2632" w:author="LKY" w:date="2026-07-07T11:58:45Z"/>
          <w:rFonts w:hint="default" w:ascii="Times New Roman" w:hAnsi="Times New Roman" w:cstheme="minorBidi"/>
          <w:b w:val="0"/>
          <w:bCs w:val="0"/>
          <w:sz w:val="24"/>
          <w:szCs w:val="24"/>
          <w:lang w:val="en-US" w:eastAsia="zh-CN"/>
        </w:rPr>
      </w:pPr>
      <w:ins w:id="2633" w:author="LKY" w:date="2026-07-07T11:58:45Z">
        <w:r>
          <w:rPr>
            <w:rFonts w:hint="eastAsia" w:ascii="Times New Roman" w:hAnsi="Times New Roman" w:cstheme="minorBidi"/>
            <w:b w:val="0"/>
            <w:bCs w:val="0"/>
            <w:sz w:val="24"/>
            <w:szCs w:val="24"/>
            <w:lang w:val="en-US" w:eastAsia="zh-CN"/>
          </w:rPr>
          <w:t>16路以下尺寸：</w:t>
        </w:r>
      </w:ins>
      <w:ins w:id="2634" w:author="LKY" w:date="2026-07-07T11:58:45Z">
        <w:r>
          <w:rPr>
            <w:rFonts w:hint="eastAsia" w:ascii="Times New Roman" w:hAnsi="Times New Roman"/>
            <w:sz w:val="24"/>
            <w:lang w:val="en-US" w:eastAsia="zh-CN"/>
          </w:rPr>
          <w:t>15.4x104.6x74.9mm，32路尺寸：28.4x104.6x74.9mm</w:t>
        </w:r>
      </w:ins>
    </w:p>
    <w:p w14:paraId="46013226">
      <w:pPr>
        <w:rPr>
          <w:ins w:id="2635" w:author="LKY" w:date="2026-07-07T11:58:22Z"/>
          <w:rFonts w:hint="default" w:asciiTheme="minorHAnsi" w:hAnsiTheme="minorHAnsi" w:cstheme="minorBidi"/>
          <w:b w:val="0"/>
          <w:bCs w:val="0"/>
          <w:sz w:val="21"/>
          <w:szCs w:val="24"/>
          <w:lang w:val="en-US" w:eastAsia="zh-CN"/>
        </w:rPr>
      </w:pPr>
    </w:p>
    <w:p w14:paraId="09344CF3">
      <w:pPr>
        <w:pStyle w:val="12"/>
        <w:ind w:left="5" w:leftChars="-4" w:hanging="13" w:hangingChars="7"/>
        <w:jc w:val="center"/>
        <w:rPr>
          <w:ins w:id="2636" w:author="LKY" w:date="2026-05-22T20:43:21Z"/>
          <w:rFonts w:hint="eastAsia" w:ascii="Times New Roman" w:hAnsi="Times New Roman" w:cs="Times New Roman"/>
          <w:b/>
          <w:bCs/>
          <w:sz w:val="18"/>
          <w:szCs w:val="18"/>
          <w:lang w:val="en-US" w:eastAsia="zh-CN"/>
        </w:rPr>
      </w:pPr>
      <w:ins w:id="2637" w:author="LKY" w:date="2026-05-22T20:43:21Z">
        <w:r>
          <w:rPr>
            <w:rFonts w:hint="default" w:ascii="Times New Roman" w:hAnsi="Times New Roman" w:cs="Times New Roman"/>
            <w:b/>
            <w:bCs/>
            <w:sz w:val="18"/>
            <w:szCs w:val="18"/>
            <w:lang w:val="en-US" w:eastAsia="zh-CN"/>
          </w:rPr>
          <w:t>N</w:t>
        </w:r>
      </w:ins>
      <w:ins w:id="2638" w:author="LKY" w:date="2026-05-22T20:43:21Z">
        <w:r>
          <w:rPr>
            <w:rFonts w:hint="eastAsia" w:ascii="Times New Roman" w:hAnsi="Times New Roman" w:cs="Times New Roman"/>
            <w:b/>
            <w:bCs/>
            <w:sz w:val="18"/>
            <w:szCs w:val="18"/>
            <w:lang w:val="en-US" w:eastAsia="zh-CN"/>
          </w:rPr>
          <w:t>系列</w:t>
        </w:r>
      </w:ins>
      <w:ins w:id="2639" w:author="LKY" w:date="2026-05-22T20:43:21Z">
        <w:r>
          <w:rPr>
            <w:rFonts w:hint="default" w:ascii="Times New Roman" w:hAnsi="Times New Roman" w:cs="Times New Roman"/>
            <w:b/>
            <w:bCs/>
            <w:sz w:val="18"/>
            <w:szCs w:val="18"/>
            <w:lang w:val="en-US" w:eastAsia="zh-CN"/>
          </w:rPr>
          <w:t>IO</w:t>
        </w:r>
      </w:ins>
      <w:ins w:id="2640" w:author="LKY" w:date="2026-05-22T20:43:21Z">
        <w:r>
          <w:rPr>
            <w:rFonts w:hint="eastAsia" w:ascii="Times New Roman" w:hAnsi="Times New Roman" w:cs="Times New Roman"/>
            <w:b/>
            <w:bCs/>
            <w:sz w:val="18"/>
            <w:szCs w:val="18"/>
            <w:lang w:val="en-US" w:eastAsia="zh-CN"/>
          </w:rPr>
          <w:t>板选型表</w:t>
        </w:r>
      </w:ins>
    </w:p>
    <w:tbl>
      <w:tblPr>
        <w:tblStyle w:val="14"/>
        <w:tblW w:w="4998" w:type="pct"/>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6"/>
        <w:gridCol w:w="3245"/>
        <w:gridCol w:w="227"/>
        <w:gridCol w:w="716"/>
        <w:gridCol w:w="3615"/>
      </w:tblGrid>
      <w:tr w14:paraId="3616B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jc w:val="right"/>
          <w:ins w:id="2641" w:author="LKY" w:date="2026-08-26T11:38:37Z"/>
        </w:trPr>
        <w:tc>
          <w:tcPr>
            <w:tcW w:w="420" w:type="pct"/>
            <w:tcBorders>
              <w:top w:val="single" w:color="000000" w:sz="4" w:space="0"/>
              <w:left w:val="single" w:color="000000" w:sz="4" w:space="0"/>
              <w:bottom w:val="single" w:color="000000" w:sz="4" w:space="0"/>
              <w:right w:val="single" w:color="000000" w:sz="4" w:space="0"/>
              <w:tl2br w:val="nil"/>
            </w:tcBorders>
            <w:shd w:val="clear" w:color="auto" w:fill="D7D7D7" w:themeFill="background1" w:themeFillShade="D8"/>
            <w:vAlign w:val="center"/>
          </w:tcPr>
          <w:p w14:paraId="7D3BC903">
            <w:pPr>
              <w:pStyle w:val="12"/>
              <w:ind w:left="5" w:leftChars="-4" w:hanging="13" w:hangingChars="7"/>
              <w:jc w:val="center"/>
              <w:rPr>
                <w:ins w:id="2642" w:author="LKY" w:date="2026-08-26T11:38:37Z"/>
                <w:rFonts w:hint="eastAsia" w:ascii="Times New Roman" w:hAnsi="Times New Roman" w:cs="Times New Roman"/>
                <w:b/>
                <w:bCs/>
                <w:color w:val="000000"/>
                <w:sz w:val="18"/>
                <w:szCs w:val="18"/>
                <w:lang w:val="en-US" w:eastAsia="zh-CN"/>
              </w:rPr>
            </w:pPr>
            <w:ins w:id="2643" w:author="LKY" w:date="2026-08-26T11:38:37Z">
              <w:r>
                <w:rPr>
                  <w:rFonts w:hint="eastAsia" w:ascii="Times New Roman" w:hAnsi="Times New Roman" w:cs="Times New Roman"/>
                  <w:b/>
                  <w:bCs/>
                  <w:color w:val="000000"/>
                  <w:sz w:val="18"/>
                  <w:szCs w:val="18"/>
                  <w:lang w:val="en-US" w:eastAsia="zh-CN"/>
                </w:rPr>
                <w:t>型号</w:t>
              </w:r>
            </w:ins>
          </w:p>
        </w:tc>
        <w:tc>
          <w:tcPr>
            <w:tcW w:w="1904"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86E006F">
            <w:pPr>
              <w:pStyle w:val="12"/>
              <w:ind w:left="5" w:leftChars="-4" w:hanging="13" w:hangingChars="7"/>
              <w:jc w:val="center"/>
              <w:rPr>
                <w:ins w:id="2644" w:author="LKY" w:date="2026-08-26T11:38:37Z"/>
                <w:rFonts w:hint="eastAsia" w:ascii="Times New Roman" w:hAnsi="Times New Roman" w:cs="Times New Roman"/>
                <w:b/>
                <w:bCs/>
                <w:color w:val="000000"/>
                <w:sz w:val="18"/>
                <w:szCs w:val="18"/>
                <w:lang w:val="en-US" w:eastAsia="zh-CN"/>
              </w:rPr>
            </w:pPr>
            <w:ins w:id="2645" w:author="LKY" w:date="2026-08-26T11:38:37Z">
              <w:r>
                <w:rPr>
                  <w:rFonts w:hint="eastAsia" w:ascii="Times New Roman" w:hAnsi="Times New Roman" w:cs="Times New Roman"/>
                  <w:b/>
                  <w:bCs/>
                  <w:color w:val="000000"/>
                  <w:sz w:val="18"/>
                  <w:szCs w:val="18"/>
                  <w:lang w:val="en-US" w:eastAsia="zh-CN"/>
                </w:rPr>
                <w:t>描述</w:t>
              </w:r>
            </w:ins>
          </w:p>
        </w:tc>
        <w:tc>
          <w:tcPr>
            <w:tcW w:w="133" w:type="pct"/>
            <w:vMerge w:val="restart"/>
            <w:tcBorders>
              <w:top w:val="single" w:color="000000" w:sz="4" w:space="0"/>
              <w:left w:val="single" w:color="000000" w:sz="4" w:space="0"/>
              <w:bottom w:val="single" w:color="000000" w:sz="4" w:space="0"/>
              <w:right w:val="single" w:color="000000" w:sz="4" w:space="0"/>
            </w:tcBorders>
            <w:shd w:val="clear" w:color="auto" w:fill="FFFFFF"/>
            <w:vAlign w:val="center"/>
          </w:tcPr>
          <w:p w14:paraId="052A47A8">
            <w:pPr>
              <w:pStyle w:val="12"/>
              <w:ind w:left="5" w:leftChars="-4" w:hanging="13" w:hangingChars="7"/>
              <w:jc w:val="center"/>
              <w:rPr>
                <w:ins w:id="2646" w:author="LKY" w:date="2026-08-26T11:38:37Z"/>
                <w:rFonts w:hint="eastAsia" w:ascii="Times New Roman" w:hAnsi="Times New Roman" w:cs="Times New Roman"/>
                <w:b/>
                <w:bCs/>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6FEC1AB5">
            <w:pPr>
              <w:pStyle w:val="12"/>
              <w:ind w:left="5" w:leftChars="-4" w:hanging="13" w:hangingChars="7"/>
              <w:jc w:val="center"/>
              <w:rPr>
                <w:ins w:id="2647" w:author="LKY" w:date="2026-08-26T11:38:37Z"/>
                <w:rFonts w:hint="eastAsia" w:ascii="Times New Roman" w:hAnsi="Times New Roman" w:cs="Times New Roman"/>
                <w:b/>
                <w:bCs/>
                <w:color w:val="000000"/>
                <w:sz w:val="18"/>
                <w:szCs w:val="18"/>
                <w:lang w:val="en-US" w:eastAsia="zh-CN"/>
              </w:rPr>
            </w:pPr>
            <w:ins w:id="2648" w:author="LKY" w:date="2026-08-26T11:38:37Z">
              <w:r>
                <w:rPr>
                  <w:rFonts w:hint="eastAsia" w:ascii="Times New Roman" w:hAnsi="Times New Roman" w:cs="Times New Roman"/>
                  <w:b/>
                  <w:bCs/>
                  <w:color w:val="000000"/>
                  <w:sz w:val="18"/>
                  <w:szCs w:val="18"/>
                  <w:lang w:val="en-US" w:eastAsia="zh-CN"/>
                </w:rPr>
                <w:t>型号</w:t>
              </w:r>
            </w:ins>
          </w:p>
        </w:tc>
        <w:tc>
          <w:tcPr>
            <w:tcW w:w="2121"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56046A7">
            <w:pPr>
              <w:pStyle w:val="12"/>
              <w:ind w:left="5" w:leftChars="-4" w:hanging="13" w:hangingChars="7"/>
              <w:jc w:val="center"/>
              <w:rPr>
                <w:ins w:id="2649" w:author="LKY" w:date="2026-08-26T11:38:37Z"/>
                <w:rFonts w:hint="eastAsia" w:ascii="Times New Roman" w:hAnsi="Times New Roman" w:cs="Times New Roman"/>
                <w:b/>
                <w:bCs/>
                <w:color w:val="000000"/>
                <w:sz w:val="18"/>
                <w:szCs w:val="18"/>
                <w:lang w:val="en-US" w:eastAsia="zh-CN"/>
              </w:rPr>
            </w:pPr>
            <w:ins w:id="2650" w:author="LKY" w:date="2026-08-26T11:38:37Z">
              <w:r>
                <w:rPr>
                  <w:rFonts w:hint="eastAsia" w:ascii="Times New Roman" w:hAnsi="Times New Roman" w:cs="Times New Roman"/>
                  <w:b/>
                  <w:bCs/>
                  <w:color w:val="000000"/>
                  <w:sz w:val="18"/>
                  <w:szCs w:val="18"/>
                  <w:lang w:val="en-US" w:eastAsia="zh-CN"/>
                </w:rPr>
                <w:t>描述</w:t>
              </w:r>
            </w:ins>
          </w:p>
        </w:tc>
      </w:tr>
      <w:tr w14:paraId="204C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5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396C7E3">
            <w:pPr>
              <w:pStyle w:val="12"/>
              <w:ind w:left="4" w:leftChars="-4" w:hanging="12" w:hangingChars="7"/>
              <w:jc w:val="center"/>
              <w:rPr>
                <w:ins w:id="2652" w:author="LKY" w:date="2026-08-26T11:38:37Z"/>
                <w:rFonts w:hint="eastAsia" w:ascii="Times New Roman" w:hAnsi="Times New Roman" w:cs="Times New Roman"/>
                <w:b w:val="0"/>
                <w:bCs w:val="0"/>
                <w:color w:val="000000"/>
                <w:sz w:val="18"/>
                <w:szCs w:val="18"/>
                <w:lang w:val="en-US" w:eastAsia="zh-CN"/>
              </w:rPr>
            </w:pPr>
            <w:ins w:id="2653" w:author="LKY" w:date="2026-08-26T11:38:37Z">
              <w:r>
                <w:rPr>
                  <w:rFonts w:hint="eastAsia" w:ascii="Times New Roman" w:hAnsi="Times New Roman" w:cs="Times New Roman"/>
                  <w:b w:val="0"/>
                  <w:bCs w:val="0"/>
                  <w:color w:val="000000"/>
                  <w:sz w:val="18"/>
                  <w:szCs w:val="18"/>
                  <w:lang w:val="en-US" w:eastAsia="zh-CN"/>
                </w:rPr>
                <w:t>N1161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08AC94">
            <w:pPr>
              <w:pStyle w:val="12"/>
              <w:ind w:left="4" w:leftChars="-4" w:hanging="12" w:hangingChars="7"/>
              <w:jc w:val="center"/>
              <w:rPr>
                <w:ins w:id="2654" w:author="LKY" w:date="2026-08-26T11:38:37Z"/>
                <w:rFonts w:hint="eastAsia" w:ascii="Times New Roman" w:hAnsi="Times New Roman" w:cs="Times New Roman"/>
                <w:b w:val="0"/>
                <w:bCs w:val="0"/>
                <w:color w:val="000000"/>
                <w:sz w:val="18"/>
                <w:szCs w:val="18"/>
                <w:lang w:val="en-US" w:eastAsia="zh-CN"/>
              </w:rPr>
            </w:pPr>
            <w:ins w:id="2655" w:author="LKY" w:date="2026-08-26T11:38:37Z">
              <w:r>
                <w:rPr>
                  <w:rFonts w:hint="eastAsia" w:ascii="Times New Roman" w:hAnsi="Times New Roman" w:cs="Times New Roman"/>
                  <w:b w:val="0"/>
                  <w:bCs w:val="0"/>
                  <w:color w:val="000000"/>
                  <w:sz w:val="18"/>
                  <w:szCs w:val="18"/>
                  <w:lang w:val="en-US" w:eastAsia="zh-CN"/>
                </w:rPr>
                <w:t>16路DI模块NPN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26174A6C">
            <w:pPr>
              <w:pStyle w:val="12"/>
              <w:ind w:left="4" w:leftChars="-4" w:hanging="12" w:hangingChars="7"/>
              <w:jc w:val="center"/>
              <w:rPr>
                <w:ins w:id="265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B9A87FE">
            <w:pPr>
              <w:pStyle w:val="12"/>
              <w:ind w:left="4" w:leftChars="-4" w:hanging="12" w:hangingChars="7"/>
              <w:jc w:val="center"/>
              <w:rPr>
                <w:ins w:id="2657" w:author="LKY" w:date="2026-08-26T11:38:37Z"/>
                <w:rFonts w:hint="default" w:ascii="Times New Roman" w:hAnsi="Times New Roman" w:cs="Times New Roman"/>
                <w:b w:val="0"/>
                <w:bCs w:val="0"/>
                <w:color w:val="000000"/>
                <w:sz w:val="18"/>
                <w:szCs w:val="18"/>
                <w:lang w:val="en-US" w:eastAsia="zh-CN"/>
              </w:rPr>
            </w:pPr>
            <w:ins w:id="2658" w:author="LKY" w:date="2026-08-26T11:38:37Z">
              <w:r>
                <w:rPr>
                  <w:rFonts w:hint="eastAsia" w:ascii="Times New Roman" w:hAnsi="Times New Roman" w:cs="Times New Roman"/>
                  <w:b w:val="0"/>
                  <w:bCs w:val="0"/>
                  <w:color w:val="000000"/>
                  <w:sz w:val="18"/>
                  <w:szCs w:val="18"/>
                  <w:lang w:val="en-US" w:eastAsia="zh-CN"/>
                </w:rPr>
                <w:t>N3046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7C147A6">
            <w:pPr>
              <w:pStyle w:val="12"/>
              <w:ind w:left="4" w:leftChars="-4" w:hanging="12" w:hangingChars="7"/>
              <w:jc w:val="center"/>
              <w:rPr>
                <w:ins w:id="2659" w:author="LKY" w:date="2026-08-26T11:38:37Z"/>
                <w:rFonts w:hint="default" w:ascii="Times New Roman" w:hAnsi="Times New Roman" w:cs="Times New Roman"/>
                <w:b w:val="0"/>
                <w:bCs w:val="0"/>
                <w:color w:val="000000"/>
                <w:sz w:val="18"/>
                <w:szCs w:val="18"/>
                <w:lang w:val="en-US" w:eastAsia="zh-CN"/>
              </w:rPr>
            </w:pPr>
            <w:ins w:id="2660" w:author="LKY" w:date="2026-08-26T11:38:37Z">
              <w:r>
                <w:rPr>
                  <w:rFonts w:hint="eastAsia" w:ascii="Times New Roman" w:hAnsi="Times New Roman" w:cs="Times New Roman"/>
                  <w:b w:val="0"/>
                  <w:bCs w:val="0"/>
                  <w:color w:val="000000"/>
                  <w:sz w:val="18"/>
                  <w:szCs w:val="18"/>
                  <w:lang w:val="en-US" w:eastAsia="zh-CN"/>
                </w:rPr>
                <w:t>4路16位AI模块差分输入±5V/±10V</w:t>
              </w:r>
            </w:ins>
          </w:p>
        </w:tc>
      </w:tr>
      <w:tr w14:paraId="1594C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6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2B25FEDE">
            <w:pPr>
              <w:pStyle w:val="12"/>
              <w:ind w:left="4" w:leftChars="-4" w:hanging="12" w:hangingChars="7"/>
              <w:jc w:val="center"/>
              <w:rPr>
                <w:ins w:id="2662" w:author="LKY" w:date="2026-08-26T11:38:37Z"/>
                <w:rFonts w:hint="eastAsia" w:ascii="Times New Roman" w:hAnsi="Times New Roman" w:cs="Times New Roman"/>
                <w:b w:val="0"/>
                <w:bCs w:val="0"/>
                <w:color w:val="000000"/>
                <w:sz w:val="18"/>
                <w:szCs w:val="18"/>
                <w:lang w:val="en-US" w:eastAsia="zh-CN"/>
              </w:rPr>
            </w:pPr>
            <w:ins w:id="2663" w:author="LKY" w:date="2026-08-26T11:38:37Z">
              <w:r>
                <w:rPr>
                  <w:rFonts w:hint="eastAsia" w:ascii="Times New Roman" w:hAnsi="Times New Roman" w:cs="Times New Roman"/>
                  <w:b w:val="0"/>
                  <w:bCs w:val="0"/>
                  <w:color w:val="000000"/>
                  <w:sz w:val="18"/>
                  <w:szCs w:val="18"/>
                  <w:lang w:val="en-US" w:eastAsia="zh-CN"/>
                </w:rPr>
                <w:t>N1162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5ED5EBA">
            <w:pPr>
              <w:pStyle w:val="12"/>
              <w:ind w:left="4" w:leftChars="-4" w:hanging="12" w:hangingChars="7"/>
              <w:jc w:val="center"/>
              <w:rPr>
                <w:ins w:id="2664" w:author="LKY" w:date="2026-08-26T11:38:37Z"/>
                <w:rFonts w:hint="eastAsia" w:ascii="Times New Roman" w:hAnsi="Times New Roman" w:cs="Times New Roman"/>
                <w:b w:val="0"/>
                <w:bCs w:val="0"/>
                <w:color w:val="000000"/>
                <w:sz w:val="18"/>
                <w:szCs w:val="18"/>
                <w:lang w:val="en-US" w:eastAsia="zh-CN"/>
              </w:rPr>
            </w:pPr>
            <w:ins w:id="2665" w:author="LKY" w:date="2026-08-26T11:38:37Z">
              <w:r>
                <w:rPr>
                  <w:rFonts w:hint="eastAsia" w:ascii="Times New Roman" w:hAnsi="Times New Roman" w:cs="Times New Roman"/>
                  <w:b w:val="0"/>
                  <w:bCs w:val="0"/>
                  <w:color w:val="000000"/>
                  <w:sz w:val="18"/>
                  <w:szCs w:val="18"/>
                  <w:lang w:val="en-US" w:eastAsia="zh-CN"/>
                </w:rPr>
                <w:t>16路DI模块PNP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34A1ADE">
            <w:pPr>
              <w:pStyle w:val="12"/>
              <w:ind w:left="4" w:leftChars="-4" w:hanging="12" w:hangingChars="7"/>
              <w:jc w:val="center"/>
              <w:rPr>
                <w:ins w:id="266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8A79478">
            <w:pPr>
              <w:pStyle w:val="12"/>
              <w:ind w:left="4" w:leftChars="-4" w:hanging="12" w:hangingChars="7"/>
              <w:jc w:val="center"/>
              <w:rPr>
                <w:ins w:id="2667" w:author="LKY" w:date="2026-08-26T11:38:37Z"/>
                <w:rFonts w:hint="eastAsia" w:ascii="Times New Roman" w:hAnsi="Times New Roman" w:cs="Times New Roman"/>
                <w:b w:val="0"/>
                <w:bCs w:val="0"/>
                <w:color w:val="000000"/>
                <w:sz w:val="18"/>
                <w:szCs w:val="18"/>
                <w:lang w:val="en-US" w:eastAsia="zh-CN"/>
              </w:rPr>
            </w:pPr>
            <w:ins w:id="2668" w:author="LKY" w:date="2026-08-26T11:38:37Z">
              <w:r>
                <w:rPr>
                  <w:rFonts w:hint="eastAsia" w:ascii="Times New Roman" w:hAnsi="Times New Roman" w:cs="Times New Roman"/>
                  <w:b w:val="0"/>
                  <w:bCs w:val="0"/>
                  <w:color w:val="000000"/>
                  <w:sz w:val="18"/>
                  <w:szCs w:val="18"/>
                  <w:lang w:val="en-US" w:eastAsia="zh-CN"/>
                </w:rPr>
                <w:t>N3087</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D76DDF">
            <w:pPr>
              <w:pStyle w:val="12"/>
              <w:ind w:left="4" w:leftChars="-4" w:hanging="12" w:hangingChars="7"/>
              <w:jc w:val="center"/>
              <w:rPr>
                <w:ins w:id="2669" w:author="LKY" w:date="2026-08-26T11:38:37Z"/>
                <w:rFonts w:hint="eastAsia" w:ascii="Times New Roman" w:hAnsi="Times New Roman" w:cs="Times New Roman"/>
                <w:b w:val="0"/>
                <w:bCs w:val="0"/>
                <w:color w:val="000000"/>
                <w:sz w:val="18"/>
                <w:szCs w:val="18"/>
                <w:lang w:val="en-US" w:eastAsia="zh-CN"/>
              </w:rPr>
            </w:pPr>
            <w:ins w:id="2670" w:author="LKY" w:date="2026-08-26T11:38:37Z">
              <w:r>
                <w:rPr>
                  <w:rFonts w:hint="eastAsia" w:ascii="Times New Roman" w:hAnsi="Times New Roman" w:cs="Times New Roman"/>
                  <w:b w:val="0"/>
                  <w:bCs w:val="0"/>
                  <w:color w:val="000000"/>
                  <w:sz w:val="18"/>
                  <w:szCs w:val="18"/>
                  <w:lang w:val="en-US" w:eastAsia="zh-CN"/>
                </w:rPr>
                <w:t>8路电阻测量模块</w:t>
              </w:r>
            </w:ins>
          </w:p>
        </w:tc>
      </w:tr>
      <w:tr w14:paraId="13EA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7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89F5DB4">
            <w:pPr>
              <w:pStyle w:val="12"/>
              <w:ind w:left="4" w:leftChars="-4" w:hanging="12" w:hangingChars="7"/>
              <w:jc w:val="center"/>
              <w:rPr>
                <w:ins w:id="2672" w:author="LKY" w:date="2026-08-26T11:38:37Z"/>
                <w:rFonts w:hint="eastAsia" w:ascii="Times New Roman" w:hAnsi="Times New Roman" w:cs="Times New Roman"/>
                <w:b w:val="0"/>
                <w:bCs w:val="0"/>
                <w:color w:val="000000"/>
                <w:sz w:val="18"/>
                <w:szCs w:val="18"/>
                <w:lang w:val="en-US" w:eastAsia="zh-CN"/>
              </w:rPr>
            </w:pPr>
            <w:ins w:id="2673" w:author="LKY" w:date="2026-08-26T11:38:37Z">
              <w:r>
                <w:rPr>
                  <w:rFonts w:hint="eastAsia" w:ascii="Times New Roman" w:hAnsi="Times New Roman" w:cs="Times New Roman"/>
                  <w:b w:val="0"/>
                  <w:bCs w:val="0"/>
                  <w:color w:val="000000"/>
                  <w:sz w:val="18"/>
                  <w:szCs w:val="18"/>
                  <w:lang w:val="en-US" w:eastAsia="zh-CN"/>
                </w:rPr>
                <w:t>N1163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372F03C">
            <w:pPr>
              <w:pStyle w:val="12"/>
              <w:ind w:left="4" w:leftChars="-4" w:hanging="12" w:hangingChars="7"/>
              <w:jc w:val="center"/>
              <w:rPr>
                <w:ins w:id="2674" w:author="LKY" w:date="2026-08-26T11:38:37Z"/>
                <w:rFonts w:hint="eastAsia" w:ascii="Times New Roman" w:hAnsi="Times New Roman" w:cs="Times New Roman"/>
                <w:b w:val="0"/>
                <w:bCs w:val="0"/>
                <w:color w:val="000000"/>
                <w:sz w:val="18"/>
                <w:szCs w:val="18"/>
                <w:lang w:val="en-US" w:eastAsia="zh-CN"/>
              </w:rPr>
            </w:pPr>
            <w:ins w:id="2675" w:author="LKY" w:date="2026-08-26T11:38:37Z">
              <w:r>
                <w:rPr>
                  <w:rFonts w:hint="eastAsia" w:ascii="Times New Roman" w:hAnsi="Times New Roman" w:cs="Times New Roman"/>
                  <w:b w:val="0"/>
                  <w:bCs w:val="0"/>
                  <w:color w:val="000000"/>
                  <w:sz w:val="18"/>
                  <w:szCs w:val="18"/>
                  <w:lang w:val="en-US" w:eastAsia="zh-CN"/>
                </w:rPr>
                <w:t>16路干节点DI模块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6C32314D">
            <w:pPr>
              <w:pStyle w:val="12"/>
              <w:ind w:left="4" w:leftChars="-4" w:hanging="12" w:hangingChars="7"/>
              <w:jc w:val="center"/>
              <w:rPr>
                <w:ins w:id="267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E9326AF">
            <w:pPr>
              <w:pStyle w:val="12"/>
              <w:ind w:left="4" w:leftChars="-4" w:hanging="12" w:hangingChars="7"/>
              <w:jc w:val="center"/>
              <w:rPr>
                <w:ins w:id="2677" w:author="LKY" w:date="2026-08-26T11:38:37Z"/>
                <w:rFonts w:hint="default" w:ascii="Times New Roman" w:hAnsi="Times New Roman" w:cs="Times New Roman"/>
                <w:b w:val="0"/>
                <w:bCs w:val="0"/>
                <w:color w:val="000000"/>
                <w:sz w:val="18"/>
                <w:szCs w:val="18"/>
                <w:lang w:val="en-US" w:eastAsia="zh-CN"/>
              </w:rPr>
            </w:pPr>
            <w:ins w:id="2678" w:author="LKY" w:date="2026-08-26T11:38:37Z">
              <w:r>
                <w:rPr>
                  <w:rFonts w:hint="eastAsia" w:ascii="Times New Roman" w:hAnsi="Times New Roman" w:cs="Times New Roman"/>
                  <w:b w:val="0"/>
                  <w:bCs w:val="0"/>
                  <w:color w:val="000000"/>
                  <w:sz w:val="18"/>
                  <w:szCs w:val="18"/>
                  <w:lang w:val="en-US" w:eastAsia="zh-CN"/>
                </w:rPr>
                <w:t>N4081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CAFE439">
            <w:pPr>
              <w:pStyle w:val="12"/>
              <w:ind w:left="4" w:leftChars="-4" w:hanging="12" w:hangingChars="7"/>
              <w:jc w:val="center"/>
              <w:rPr>
                <w:ins w:id="2679" w:author="LKY" w:date="2026-08-26T11:38:37Z"/>
                <w:rFonts w:hint="eastAsia" w:ascii="Times New Roman" w:hAnsi="Times New Roman" w:cs="Times New Roman"/>
                <w:b w:val="0"/>
                <w:bCs w:val="0"/>
                <w:color w:val="000000"/>
                <w:sz w:val="18"/>
                <w:szCs w:val="18"/>
                <w:lang w:val="en-US" w:eastAsia="zh-CN"/>
              </w:rPr>
            </w:pPr>
            <w:ins w:id="2680" w:author="LKY" w:date="2026-08-26T11:38:37Z">
              <w:r>
                <w:rPr>
                  <w:rFonts w:hint="eastAsia" w:ascii="Times New Roman" w:hAnsi="Times New Roman" w:cs="Times New Roman"/>
                  <w:b w:val="0"/>
                  <w:bCs w:val="0"/>
                  <w:color w:val="000000"/>
                  <w:sz w:val="18"/>
                  <w:szCs w:val="18"/>
                  <w:lang w:val="en-US" w:eastAsia="zh-CN"/>
                </w:rPr>
                <w:t>8路16位AO模块输出0/4~20mA</w:t>
              </w:r>
            </w:ins>
          </w:p>
        </w:tc>
      </w:tr>
      <w:tr w14:paraId="3E174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8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02C5ABAD">
            <w:pPr>
              <w:pStyle w:val="12"/>
              <w:ind w:left="4" w:leftChars="-4" w:hanging="12" w:hangingChars="7"/>
              <w:jc w:val="center"/>
              <w:rPr>
                <w:ins w:id="2682" w:author="LKY" w:date="2026-08-26T11:38:37Z"/>
                <w:rFonts w:hint="default" w:ascii="Times New Roman" w:hAnsi="Times New Roman" w:cs="Times New Roman"/>
                <w:b w:val="0"/>
                <w:bCs w:val="0"/>
                <w:color w:val="000000"/>
                <w:sz w:val="18"/>
                <w:szCs w:val="18"/>
                <w:lang w:val="en-US" w:eastAsia="zh-CN"/>
              </w:rPr>
            </w:pPr>
            <w:ins w:id="2683" w:author="LKY" w:date="2026-08-26T11:38:37Z">
              <w:r>
                <w:rPr>
                  <w:rFonts w:hint="eastAsia" w:ascii="Times New Roman" w:hAnsi="Times New Roman" w:cs="Times New Roman"/>
                  <w:b w:val="0"/>
                  <w:bCs w:val="0"/>
                  <w:color w:val="000000"/>
                  <w:sz w:val="18"/>
                  <w:szCs w:val="18"/>
                  <w:lang w:val="en-US" w:eastAsia="zh-CN"/>
                </w:rPr>
                <w:t>N1321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DCD882B">
            <w:pPr>
              <w:pStyle w:val="12"/>
              <w:ind w:left="4" w:leftChars="-4" w:hanging="12" w:hangingChars="7"/>
              <w:jc w:val="center"/>
              <w:rPr>
                <w:ins w:id="2684" w:author="LKY" w:date="2026-08-26T11:38:37Z"/>
                <w:rFonts w:hint="eastAsia" w:ascii="Times New Roman" w:hAnsi="Times New Roman" w:cs="Times New Roman"/>
                <w:b w:val="0"/>
                <w:bCs w:val="0"/>
                <w:color w:val="000000"/>
                <w:sz w:val="18"/>
                <w:szCs w:val="18"/>
                <w:lang w:val="en-US" w:eastAsia="zh-CN"/>
              </w:rPr>
            </w:pPr>
            <w:ins w:id="2685" w:author="LKY" w:date="2026-08-26T11:38:37Z">
              <w:r>
                <w:rPr>
                  <w:rFonts w:hint="eastAsia" w:ascii="Times New Roman" w:hAnsi="Times New Roman" w:cs="Times New Roman"/>
                  <w:b w:val="0"/>
                  <w:bCs w:val="0"/>
                  <w:color w:val="000000"/>
                  <w:sz w:val="18"/>
                  <w:szCs w:val="18"/>
                  <w:lang w:val="en-US" w:eastAsia="zh-CN"/>
                </w:rPr>
                <w:t>32路DI模块NPN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57EBC001">
            <w:pPr>
              <w:pStyle w:val="12"/>
              <w:ind w:left="4" w:leftChars="-4" w:hanging="12" w:hangingChars="7"/>
              <w:jc w:val="center"/>
              <w:rPr>
                <w:ins w:id="268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B17035B">
            <w:pPr>
              <w:pStyle w:val="12"/>
              <w:ind w:left="4" w:leftChars="-4" w:hanging="12" w:hangingChars="7"/>
              <w:jc w:val="center"/>
              <w:rPr>
                <w:ins w:id="2687" w:author="LKY" w:date="2026-08-26T11:38:37Z"/>
                <w:rFonts w:hint="eastAsia" w:ascii="Times New Roman" w:hAnsi="Times New Roman" w:cs="Times New Roman"/>
                <w:b w:val="0"/>
                <w:bCs w:val="0"/>
                <w:color w:val="000000"/>
                <w:sz w:val="18"/>
                <w:szCs w:val="18"/>
                <w:lang w:val="en-US" w:eastAsia="zh-CN"/>
              </w:rPr>
            </w:pPr>
            <w:ins w:id="2688" w:author="LKY" w:date="2026-08-26T11:38:37Z">
              <w:r>
                <w:rPr>
                  <w:rFonts w:hint="eastAsia" w:ascii="Times New Roman" w:hAnsi="Times New Roman" w:cs="Times New Roman"/>
                  <w:b w:val="0"/>
                  <w:bCs w:val="0"/>
                  <w:color w:val="000000"/>
                  <w:sz w:val="18"/>
                  <w:szCs w:val="18"/>
                  <w:lang w:val="en-US" w:eastAsia="zh-CN"/>
                </w:rPr>
                <w:t>N4086</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D145410">
            <w:pPr>
              <w:pStyle w:val="12"/>
              <w:ind w:left="4" w:leftChars="-4" w:hanging="12" w:hangingChars="7"/>
              <w:jc w:val="center"/>
              <w:rPr>
                <w:ins w:id="2689" w:author="LKY" w:date="2026-08-26T11:38:37Z"/>
                <w:rFonts w:hint="eastAsia" w:ascii="Times New Roman" w:hAnsi="Times New Roman" w:cs="Times New Roman"/>
                <w:b w:val="0"/>
                <w:bCs w:val="0"/>
                <w:color w:val="000000"/>
                <w:sz w:val="18"/>
                <w:szCs w:val="18"/>
                <w:lang w:val="en-US" w:eastAsia="zh-CN"/>
              </w:rPr>
            </w:pPr>
            <w:ins w:id="2690" w:author="LKY" w:date="2026-08-26T11:38:37Z">
              <w:r>
                <w:rPr>
                  <w:rFonts w:hint="eastAsia" w:ascii="Times New Roman" w:hAnsi="Times New Roman" w:cs="Times New Roman"/>
                  <w:b w:val="0"/>
                  <w:bCs w:val="0"/>
                  <w:color w:val="000000"/>
                  <w:sz w:val="18"/>
                  <w:szCs w:val="18"/>
                  <w:lang w:val="en-US" w:eastAsia="zh-CN"/>
                </w:rPr>
                <w:t>8路16位AO模块输出±5V/±10V</w:t>
              </w:r>
            </w:ins>
          </w:p>
        </w:tc>
      </w:tr>
      <w:tr w14:paraId="57FF89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69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01F9E3F">
            <w:pPr>
              <w:pStyle w:val="12"/>
              <w:ind w:left="4" w:leftChars="-4" w:hanging="12" w:hangingChars="7"/>
              <w:jc w:val="center"/>
              <w:rPr>
                <w:ins w:id="2692" w:author="LKY" w:date="2026-08-26T11:38:37Z"/>
                <w:rFonts w:hint="eastAsia" w:ascii="Times New Roman" w:hAnsi="Times New Roman" w:cs="Times New Roman"/>
                <w:b w:val="0"/>
                <w:bCs w:val="0"/>
                <w:color w:val="000000"/>
                <w:sz w:val="18"/>
                <w:szCs w:val="18"/>
                <w:lang w:val="en-US" w:eastAsia="zh-CN"/>
              </w:rPr>
            </w:pPr>
            <w:ins w:id="2693" w:author="LKY" w:date="2026-08-26T11:38:37Z">
              <w:r>
                <w:rPr>
                  <w:rFonts w:hint="eastAsia" w:ascii="Times New Roman" w:hAnsi="Times New Roman" w:cs="Times New Roman"/>
                  <w:b w:val="0"/>
                  <w:bCs w:val="0"/>
                  <w:color w:val="000000"/>
                  <w:sz w:val="18"/>
                  <w:szCs w:val="18"/>
                  <w:lang w:val="en-US" w:eastAsia="zh-CN"/>
                </w:rPr>
                <w:t>N1322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9065573">
            <w:pPr>
              <w:pStyle w:val="12"/>
              <w:ind w:left="4" w:leftChars="-4" w:hanging="12" w:hangingChars="7"/>
              <w:jc w:val="center"/>
              <w:rPr>
                <w:ins w:id="2694" w:author="LKY" w:date="2026-08-26T11:38:37Z"/>
                <w:rFonts w:hint="eastAsia" w:ascii="Times New Roman" w:hAnsi="Times New Roman" w:cs="Times New Roman"/>
                <w:b w:val="0"/>
                <w:bCs w:val="0"/>
                <w:color w:val="000000"/>
                <w:sz w:val="18"/>
                <w:szCs w:val="18"/>
                <w:lang w:val="en-US" w:eastAsia="zh-CN"/>
              </w:rPr>
            </w:pPr>
            <w:ins w:id="2695" w:author="LKY" w:date="2026-08-26T11:38:37Z">
              <w:r>
                <w:rPr>
                  <w:rFonts w:hint="eastAsia" w:ascii="Times New Roman" w:hAnsi="Times New Roman" w:cs="Times New Roman"/>
                  <w:b w:val="0"/>
                  <w:bCs w:val="0"/>
                  <w:color w:val="000000"/>
                  <w:sz w:val="18"/>
                  <w:szCs w:val="18"/>
                  <w:lang w:val="en-US" w:eastAsia="zh-CN"/>
                </w:rPr>
                <w:t>32路DI模块PNP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7F3A096F">
            <w:pPr>
              <w:pStyle w:val="12"/>
              <w:ind w:left="4" w:leftChars="-4" w:hanging="12" w:hangingChars="7"/>
              <w:jc w:val="center"/>
              <w:rPr>
                <w:ins w:id="269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02964588">
            <w:pPr>
              <w:pStyle w:val="12"/>
              <w:ind w:left="4" w:leftChars="-4" w:hanging="12" w:hangingChars="7"/>
              <w:jc w:val="center"/>
              <w:rPr>
                <w:ins w:id="2697" w:author="LKY" w:date="2026-08-26T11:38:37Z"/>
                <w:rFonts w:hint="default" w:ascii="Times New Roman" w:hAnsi="Times New Roman" w:cs="Times New Roman"/>
                <w:b w:val="0"/>
                <w:bCs w:val="0"/>
                <w:color w:val="000000"/>
                <w:sz w:val="18"/>
                <w:szCs w:val="18"/>
                <w:lang w:val="en-US" w:eastAsia="zh-CN"/>
              </w:rPr>
            </w:pPr>
            <w:ins w:id="2698" w:author="LKY" w:date="2026-08-26T11:38:37Z">
              <w:r>
                <w:rPr>
                  <w:rFonts w:hint="eastAsia" w:ascii="Times New Roman" w:hAnsi="Times New Roman" w:cs="Times New Roman"/>
                  <w:b w:val="0"/>
                  <w:bCs w:val="0"/>
                  <w:color w:val="000000"/>
                  <w:sz w:val="18"/>
                  <w:szCs w:val="18"/>
                  <w:lang w:val="en-US" w:eastAsia="zh-CN"/>
                </w:rPr>
                <w:t>N5041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41648C7">
            <w:pPr>
              <w:pStyle w:val="12"/>
              <w:ind w:left="4" w:leftChars="-4" w:hanging="12" w:hangingChars="7"/>
              <w:jc w:val="center"/>
              <w:rPr>
                <w:ins w:id="2699" w:author="LKY" w:date="2026-08-26T11:38:37Z"/>
                <w:rFonts w:hint="eastAsia" w:ascii="Times New Roman" w:hAnsi="Times New Roman" w:cs="Times New Roman"/>
                <w:b w:val="0"/>
                <w:bCs w:val="0"/>
                <w:color w:val="000000"/>
                <w:sz w:val="18"/>
                <w:szCs w:val="18"/>
                <w:lang w:val="en-US" w:eastAsia="zh-CN"/>
              </w:rPr>
            </w:pPr>
            <w:ins w:id="2700" w:author="LKY" w:date="2026-08-26T11:38:37Z">
              <w:r>
                <w:rPr>
                  <w:rFonts w:hint="eastAsia" w:ascii="Times New Roman" w:hAnsi="Times New Roman" w:cs="Times New Roman"/>
                  <w:b w:val="0"/>
                  <w:bCs w:val="0"/>
                  <w:color w:val="000000"/>
                  <w:sz w:val="18"/>
                  <w:szCs w:val="18"/>
                  <w:lang w:val="en-US" w:eastAsia="zh-CN"/>
                </w:rPr>
                <w:t>4路RTD模块三线PT100</w:t>
              </w:r>
            </w:ins>
          </w:p>
        </w:tc>
      </w:tr>
      <w:tr w14:paraId="24C99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0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B3D0D0B">
            <w:pPr>
              <w:pStyle w:val="12"/>
              <w:ind w:left="4" w:leftChars="-4" w:hanging="12" w:hangingChars="7"/>
              <w:jc w:val="center"/>
              <w:rPr>
                <w:ins w:id="2702" w:author="LKY" w:date="2026-08-26T11:38:37Z"/>
                <w:rFonts w:hint="eastAsia" w:ascii="Times New Roman" w:hAnsi="Times New Roman" w:cs="Times New Roman"/>
                <w:b w:val="0"/>
                <w:bCs w:val="0"/>
                <w:color w:val="000000"/>
                <w:sz w:val="18"/>
                <w:szCs w:val="18"/>
                <w:lang w:val="en-US" w:eastAsia="zh-CN"/>
              </w:rPr>
            </w:pPr>
            <w:ins w:id="2703" w:author="LKY" w:date="2026-08-26T11:38:37Z">
              <w:r>
                <w:rPr>
                  <w:rFonts w:hint="eastAsia" w:ascii="Times New Roman" w:hAnsi="Times New Roman" w:cs="Times New Roman"/>
                  <w:b w:val="0"/>
                  <w:bCs w:val="0"/>
                  <w:color w:val="000000"/>
                  <w:sz w:val="18"/>
                  <w:szCs w:val="18"/>
                  <w:lang w:val="en-US" w:eastAsia="zh-CN"/>
                </w:rPr>
                <w:t>N1323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5B3039">
            <w:pPr>
              <w:pStyle w:val="12"/>
              <w:ind w:left="4" w:leftChars="-4" w:hanging="12" w:hangingChars="7"/>
              <w:jc w:val="center"/>
              <w:rPr>
                <w:ins w:id="2704" w:author="LKY" w:date="2026-08-26T11:38:37Z"/>
                <w:rFonts w:hint="eastAsia" w:ascii="Times New Roman" w:hAnsi="Times New Roman" w:cs="Times New Roman"/>
                <w:b w:val="0"/>
                <w:bCs w:val="0"/>
                <w:color w:val="000000"/>
                <w:sz w:val="18"/>
                <w:szCs w:val="18"/>
                <w:lang w:val="en-US" w:eastAsia="zh-CN"/>
              </w:rPr>
            </w:pPr>
            <w:ins w:id="2705" w:author="LKY" w:date="2026-08-26T11:38:37Z">
              <w:r>
                <w:rPr>
                  <w:rFonts w:hint="eastAsia" w:ascii="Times New Roman" w:hAnsi="Times New Roman" w:cs="Times New Roman"/>
                  <w:b w:val="0"/>
                  <w:bCs w:val="0"/>
                  <w:color w:val="000000"/>
                  <w:sz w:val="18"/>
                  <w:szCs w:val="18"/>
                  <w:lang w:val="en-US" w:eastAsia="zh-CN"/>
                </w:rPr>
                <w:t>32路干节点DI模块</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EE0125D">
            <w:pPr>
              <w:pStyle w:val="12"/>
              <w:ind w:left="4" w:leftChars="-4" w:hanging="12" w:hangingChars="7"/>
              <w:jc w:val="center"/>
              <w:rPr>
                <w:ins w:id="270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2BEBF74E">
            <w:pPr>
              <w:pStyle w:val="12"/>
              <w:ind w:left="4" w:leftChars="-4" w:hanging="12" w:hangingChars="7"/>
              <w:jc w:val="center"/>
              <w:rPr>
                <w:ins w:id="2707" w:author="LKY" w:date="2026-08-26T11:38:37Z"/>
                <w:rFonts w:hint="eastAsia" w:ascii="Times New Roman" w:hAnsi="Times New Roman" w:cs="Times New Roman"/>
                <w:b w:val="0"/>
                <w:bCs w:val="0"/>
                <w:color w:val="000000"/>
                <w:sz w:val="18"/>
                <w:szCs w:val="18"/>
                <w:lang w:val="en-US" w:eastAsia="zh-CN"/>
              </w:rPr>
            </w:pPr>
            <w:ins w:id="2708" w:author="LKY" w:date="2026-08-26T11:38:37Z">
              <w:r>
                <w:rPr>
                  <w:rFonts w:hint="eastAsia" w:ascii="Times New Roman" w:hAnsi="Times New Roman" w:cs="Times New Roman"/>
                  <w:b w:val="0"/>
                  <w:bCs w:val="0"/>
                  <w:color w:val="000000"/>
                  <w:sz w:val="18"/>
                  <w:szCs w:val="18"/>
                  <w:lang w:val="en-US" w:eastAsia="zh-CN"/>
                </w:rPr>
                <w:t>N5042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101BBA1">
            <w:pPr>
              <w:pStyle w:val="12"/>
              <w:ind w:left="4" w:leftChars="-4" w:hanging="12" w:hangingChars="7"/>
              <w:jc w:val="center"/>
              <w:rPr>
                <w:ins w:id="2709" w:author="LKY" w:date="2026-08-26T11:38:37Z"/>
                <w:rFonts w:hint="eastAsia" w:ascii="Times New Roman" w:hAnsi="Times New Roman" w:cs="Times New Roman"/>
                <w:b w:val="0"/>
                <w:bCs w:val="0"/>
                <w:color w:val="000000"/>
                <w:sz w:val="18"/>
                <w:szCs w:val="18"/>
                <w:lang w:val="en-US" w:eastAsia="zh-CN"/>
              </w:rPr>
            </w:pPr>
            <w:ins w:id="2710" w:author="LKY" w:date="2026-08-26T11:38:37Z">
              <w:r>
                <w:rPr>
                  <w:rFonts w:hint="eastAsia" w:ascii="Times New Roman" w:hAnsi="Times New Roman" w:cs="Times New Roman"/>
                  <w:b w:val="0"/>
                  <w:bCs w:val="0"/>
                  <w:color w:val="000000"/>
                  <w:sz w:val="18"/>
                  <w:szCs w:val="18"/>
                  <w:lang w:val="en-US" w:eastAsia="zh-CN"/>
                </w:rPr>
                <w:t>4路RTD模块三线PT1000</w:t>
              </w:r>
            </w:ins>
          </w:p>
        </w:tc>
      </w:tr>
      <w:tr w14:paraId="2395E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1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FE2B16A">
            <w:pPr>
              <w:pStyle w:val="12"/>
              <w:ind w:left="4" w:leftChars="-4" w:hanging="12" w:hangingChars="7"/>
              <w:jc w:val="center"/>
              <w:rPr>
                <w:ins w:id="2712" w:author="LKY" w:date="2026-08-26T11:38:37Z"/>
                <w:rFonts w:hint="default" w:ascii="Times New Roman" w:hAnsi="Times New Roman" w:cs="Times New Roman"/>
                <w:b w:val="0"/>
                <w:bCs w:val="0"/>
                <w:color w:val="000000"/>
                <w:sz w:val="18"/>
                <w:szCs w:val="18"/>
                <w:lang w:val="en-US" w:eastAsia="zh-CN"/>
              </w:rPr>
            </w:pPr>
            <w:ins w:id="2713" w:author="LKY" w:date="2026-08-26T11:38:37Z">
              <w:r>
                <w:rPr>
                  <w:rFonts w:hint="eastAsia" w:ascii="Times New Roman" w:hAnsi="Times New Roman" w:cs="Times New Roman"/>
                  <w:b w:val="0"/>
                  <w:bCs w:val="0"/>
                  <w:color w:val="000000"/>
                  <w:sz w:val="18"/>
                  <w:szCs w:val="18"/>
                  <w:lang w:val="en-US" w:eastAsia="zh-CN"/>
                </w:rPr>
                <w:t>N2161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92E11BE">
            <w:pPr>
              <w:pStyle w:val="12"/>
              <w:ind w:left="4" w:leftChars="-4" w:hanging="12" w:hangingChars="7"/>
              <w:jc w:val="center"/>
              <w:rPr>
                <w:ins w:id="2714" w:author="LKY" w:date="2026-08-26T11:38:37Z"/>
                <w:rFonts w:hint="eastAsia" w:ascii="Times New Roman" w:hAnsi="Times New Roman" w:cs="Times New Roman"/>
                <w:b w:val="0"/>
                <w:bCs w:val="0"/>
                <w:color w:val="000000"/>
                <w:sz w:val="18"/>
                <w:szCs w:val="18"/>
                <w:lang w:val="en-US" w:eastAsia="zh-CN"/>
              </w:rPr>
            </w:pPr>
            <w:ins w:id="2715" w:author="LKY" w:date="2026-08-26T11:38:37Z">
              <w:r>
                <w:rPr>
                  <w:rFonts w:hint="eastAsia" w:ascii="Times New Roman" w:hAnsi="Times New Roman" w:cs="Times New Roman"/>
                  <w:b w:val="0"/>
                  <w:bCs w:val="0"/>
                  <w:color w:val="000000"/>
                  <w:sz w:val="18"/>
                  <w:szCs w:val="18"/>
                  <w:lang w:val="en-US" w:eastAsia="zh-CN"/>
                </w:rPr>
                <w:t>16路DO模块PNP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EF8015">
            <w:pPr>
              <w:pStyle w:val="12"/>
              <w:ind w:left="4" w:leftChars="-4" w:hanging="12" w:hangingChars="7"/>
              <w:jc w:val="center"/>
              <w:rPr>
                <w:ins w:id="271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755A6267">
            <w:pPr>
              <w:pStyle w:val="12"/>
              <w:ind w:left="4" w:leftChars="-4" w:hanging="12" w:hangingChars="7"/>
              <w:jc w:val="center"/>
              <w:rPr>
                <w:ins w:id="2717" w:author="LKY" w:date="2026-08-26T11:38:37Z"/>
                <w:rFonts w:hint="eastAsia" w:ascii="Times New Roman" w:hAnsi="Times New Roman" w:cs="Times New Roman"/>
                <w:b w:val="0"/>
                <w:bCs w:val="0"/>
                <w:color w:val="000000"/>
                <w:sz w:val="18"/>
                <w:szCs w:val="18"/>
                <w:lang w:val="en-US" w:eastAsia="zh-CN"/>
              </w:rPr>
            </w:pPr>
            <w:ins w:id="2718" w:author="LKY" w:date="2026-08-26T11:38:37Z">
              <w:r>
                <w:rPr>
                  <w:rFonts w:hint="eastAsia" w:ascii="Times New Roman" w:hAnsi="Times New Roman" w:cs="Times New Roman"/>
                  <w:b w:val="0"/>
                  <w:bCs w:val="0"/>
                  <w:color w:val="000000"/>
                  <w:sz w:val="18"/>
                  <w:szCs w:val="18"/>
                  <w:lang w:val="en-US" w:eastAsia="zh-CN"/>
                </w:rPr>
                <w:t>N5043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E964A01">
            <w:pPr>
              <w:pStyle w:val="12"/>
              <w:ind w:left="4" w:leftChars="-4" w:hanging="12" w:hangingChars="7"/>
              <w:jc w:val="center"/>
              <w:rPr>
                <w:ins w:id="2719" w:author="LKY" w:date="2026-08-26T11:38:37Z"/>
                <w:rFonts w:hint="eastAsia" w:ascii="Times New Roman" w:hAnsi="Times New Roman" w:cs="Times New Roman"/>
                <w:b w:val="0"/>
                <w:bCs w:val="0"/>
                <w:color w:val="000000"/>
                <w:sz w:val="18"/>
                <w:szCs w:val="18"/>
                <w:lang w:val="en-US" w:eastAsia="zh-CN"/>
              </w:rPr>
            </w:pPr>
            <w:ins w:id="2720" w:author="LKY" w:date="2026-08-26T11:38:37Z">
              <w:r>
                <w:rPr>
                  <w:rFonts w:hint="eastAsia" w:ascii="Times New Roman" w:hAnsi="Times New Roman" w:cs="Times New Roman"/>
                  <w:b w:val="0"/>
                  <w:bCs w:val="0"/>
                  <w:color w:val="000000"/>
                  <w:sz w:val="18"/>
                  <w:szCs w:val="18"/>
                  <w:lang w:val="en-US" w:eastAsia="zh-CN"/>
                </w:rPr>
                <w:t>4路RTD模块四线PT100</w:t>
              </w:r>
            </w:ins>
          </w:p>
        </w:tc>
      </w:tr>
      <w:tr w14:paraId="3DC23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2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4955616E">
            <w:pPr>
              <w:pStyle w:val="12"/>
              <w:ind w:left="4" w:leftChars="-4" w:hanging="12" w:hangingChars="7"/>
              <w:jc w:val="center"/>
              <w:rPr>
                <w:ins w:id="2722" w:author="LKY" w:date="2026-08-26T11:38:37Z"/>
                <w:rFonts w:hint="eastAsia" w:ascii="Times New Roman" w:hAnsi="Times New Roman" w:cs="Times New Roman"/>
                <w:b w:val="0"/>
                <w:bCs w:val="0"/>
                <w:color w:val="000000"/>
                <w:sz w:val="18"/>
                <w:szCs w:val="18"/>
                <w:lang w:val="en-US" w:eastAsia="zh-CN"/>
              </w:rPr>
            </w:pPr>
            <w:ins w:id="2723" w:author="LKY" w:date="2026-08-26T11:38:37Z">
              <w:r>
                <w:rPr>
                  <w:rFonts w:hint="eastAsia" w:ascii="Times New Roman" w:hAnsi="Times New Roman" w:cs="Times New Roman"/>
                  <w:b w:val="0"/>
                  <w:bCs w:val="0"/>
                  <w:color w:val="000000"/>
                  <w:sz w:val="18"/>
                  <w:szCs w:val="18"/>
                  <w:lang w:val="en-US" w:eastAsia="zh-CN"/>
                </w:rPr>
                <w:t>N2162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A321915">
            <w:pPr>
              <w:pStyle w:val="12"/>
              <w:ind w:left="4" w:leftChars="-4" w:hanging="12" w:hangingChars="7"/>
              <w:jc w:val="center"/>
              <w:rPr>
                <w:ins w:id="2724" w:author="LKY" w:date="2026-08-26T11:38:37Z"/>
                <w:rFonts w:hint="eastAsia" w:ascii="Times New Roman" w:hAnsi="Times New Roman" w:cs="Times New Roman"/>
                <w:b w:val="0"/>
                <w:bCs w:val="0"/>
                <w:color w:val="000000"/>
                <w:sz w:val="18"/>
                <w:szCs w:val="18"/>
                <w:lang w:val="en-US" w:eastAsia="zh-CN"/>
              </w:rPr>
            </w:pPr>
            <w:ins w:id="2725" w:author="LKY" w:date="2026-08-26T11:38:37Z">
              <w:r>
                <w:rPr>
                  <w:rFonts w:hint="eastAsia" w:ascii="Times New Roman" w:hAnsi="Times New Roman" w:cs="Times New Roman"/>
                  <w:b w:val="0"/>
                  <w:bCs w:val="0"/>
                  <w:color w:val="000000"/>
                  <w:sz w:val="18"/>
                  <w:szCs w:val="18"/>
                  <w:lang w:val="en-US" w:eastAsia="zh-CN"/>
                </w:rPr>
                <w:t>16路DO模块NPN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21D6A54">
            <w:pPr>
              <w:pStyle w:val="12"/>
              <w:ind w:left="4" w:leftChars="-4" w:hanging="12" w:hangingChars="7"/>
              <w:jc w:val="center"/>
              <w:rPr>
                <w:ins w:id="272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3011250">
            <w:pPr>
              <w:pStyle w:val="12"/>
              <w:ind w:left="4" w:leftChars="-4" w:hanging="12" w:hangingChars="7"/>
              <w:jc w:val="center"/>
              <w:rPr>
                <w:ins w:id="2727" w:author="LKY" w:date="2026-08-26T11:38:37Z"/>
                <w:rFonts w:hint="eastAsia" w:ascii="Times New Roman" w:hAnsi="Times New Roman" w:cs="Times New Roman"/>
                <w:b w:val="0"/>
                <w:bCs w:val="0"/>
                <w:color w:val="000000"/>
                <w:sz w:val="18"/>
                <w:szCs w:val="18"/>
                <w:lang w:val="en-US" w:eastAsia="zh-CN"/>
              </w:rPr>
            </w:pPr>
            <w:ins w:id="2728" w:author="LKY" w:date="2026-08-26T11:38:37Z">
              <w:r>
                <w:rPr>
                  <w:rFonts w:hint="eastAsia" w:ascii="Times New Roman" w:hAnsi="Times New Roman" w:cs="Times New Roman"/>
                  <w:b w:val="0"/>
                  <w:bCs w:val="0"/>
                  <w:color w:val="000000"/>
                  <w:sz w:val="18"/>
                  <w:szCs w:val="18"/>
                  <w:lang w:val="en-US" w:eastAsia="zh-CN"/>
                </w:rPr>
                <w:t>N5044</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5A198D8">
            <w:pPr>
              <w:pStyle w:val="12"/>
              <w:ind w:left="4" w:leftChars="-4" w:hanging="12" w:hangingChars="7"/>
              <w:jc w:val="center"/>
              <w:rPr>
                <w:ins w:id="2729" w:author="LKY" w:date="2026-08-26T11:38:37Z"/>
                <w:rFonts w:hint="eastAsia" w:ascii="Times New Roman" w:hAnsi="Times New Roman" w:cs="Times New Roman"/>
                <w:b w:val="0"/>
                <w:bCs w:val="0"/>
                <w:color w:val="000000"/>
                <w:sz w:val="18"/>
                <w:szCs w:val="18"/>
                <w:lang w:val="en-US" w:eastAsia="zh-CN"/>
              </w:rPr>
            </w:pPr>
            <w:ins w:id="2730" w:author="LKY" w:date="2026-08-26T11:38:37Z">
              <w:r>
                <w:rPr>
                  <w:rFonts w:hint="eastAsia" w:ascii="Times New Roman" w:hAnsi="Times New Roman" w:cs="Times New Roman"/>
                  <w:b w:val="0"/>
                  <w:bCs w:val="0"/>
                  <w:color w:val="000000"/>
                  <w:sz w:val="18"/>
                  <w:szCs w:val="18"/>
                  <w:lang w:val="en-US" w:eastAsia="zh-CN"/>
                </w:rPr>
                <w:t>4路RTD模块四线PT1000</w:t>
              </w:r>
            </w:ins>
          </w:p>
        </w:tc>
      </w:tr>
      <w:tr w14:paraId="4B4F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3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14EEEE39">
            <w:pPr>
              <w:pStyle w:val="12"/>
              <w:ind w:left="4" w:leftChars="-4" w:hanging="12" w:hangingChars="7"/>
              <w:jc w:val="center"/>
              <w:rPr>
                <w:ins w:id="2732" w:author="LKY" w:date="2026-08-26T11:38:37Z"/>
                <w:rFonts w:hint="default" w:ascii="Times New Roman" w:hAnsi="Times New Roman" w:cs="Times New Roman"/>
                <w:b w:val="0"/>
                <w:bCs w:val="0"/>
                <w:color w:val="000000"/>
                <w:sz w:val="18"/>
                <w:szCs w:val="18"/>
                <w:lang w:val="en-US" w:eastAsia="zh-CN"/>
              </w:rPr>
            </w:pPr>
            <w:ins w:id="2733" w:author="LKY" w:date="2026-08-26T11:38:37Z">
              <w:r>
                <w:rPr>
                  <w:rFonts w:hint="eastAsia" w:ascii="Times New Roman" w:hAnsi="Times New Roman" w:cs="Times New Roman"/>
                  <w:b w:val="0"/>
                  <w:bCs w:val="0"/>
                  <w:color w:val="000000"/>
                  <w:sz w:val="18"/>
                  <w:szCs w:val="18"/>
                  <w:lang w:val="en-US" w:eastAsia="zh-CN"/>
                </w:rPr>
                <w:t>N2321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7FD5C2A">
            <w:pPr>
              <w:pStyle w:val="12"/>
              <w:ind w:left="4" w:leftChars="-4" w:hanging="12" w:hangingChars="7"/>
              <w:jc w:val="center"/>
              <w:rPr>
                <w:ins w:id="2734" w:author="LKY" w:date="2026-08-26T11:38:37Z"/>
                <w:rFonts w:hint="eastAsia" w:ascii="Times New Roman" w:hAnsi="Times New Roman" w:cs="Times New Roman"/>
                <w:b w:val="0"/>
                <w:bCs w:val="0"/>
                <w:color w:val="000000"/>
                <w:sz w:val="18"/>
                <w:szCs w:val="18"/>
                <w:lang w:val="en-US" w:eastAsia="zh-CN"/>
              </w:rPr>
            </w:pPr>
            <w:ins w:id="2735" w:author="LKY" w:date="2026-08-26T11:38:37Z">
              <w:r>
                <w:rPr>
                  <w:rFonts w:hint="eastAsia" w:ascii="Times New Roman" w:hAnsi="Times New Roman" w:cs="Times New Roman"/>
                  <w:b w:val="0"/>
                  <w:bCs w:val="0"/>
                  <w:color w:val="000000"/>
                  <w:sz w:val="18"/>
                  <w:szCs w:val="18"/>
                  <w:lang w:val="en-US" w:eastAsia="zh-CN"/>
                </w:rPr>
                <w:t>32路DO模块PNP</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3BF5B0C1">
            <w:pPr>
              <w:pStyle w:val="12"/>
              <w:ind w:left="4" w:leftChars="-4" w:hanging="12" w:hangingChars="7"/>
              <w:jc w:val="center"/>
              <w:rPr>
                <w:ins w:id="273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62932CFD">
            <w:pPr>
              <w:pStyle w:val="12"/>
              <w:ind w:left="4" w:leftChars="-4" w:hanging="12" w:hangingChars="7"/>
              <w:jc w:val="center"/>
              <w:rPr>
                <w:ins w:id="2737" w:author="LKY" w:date="2026-08-26T11:38:37Z"/>
                <w:rFonts w:hint="default" w:ascii="Times New Roman" w:hAnsi="Times New Roman" w:cs="Times New Roman"/>
                <w:b w:val="0"/>
                <w:bCs w:val="0"/>
                <w:color w:val="000000"/>
                <w:sz w:val="18"/>
                <w:szCs w:val="18"/>
                <w:lang w:val="en-US" w:eastAsia="zh-CN"/>
              </w:rPr>
            </w:pPr>
            <w:ins w:id="2738" w:author="LKY" w:date="2026-08-26T11:38:37Z">
              <w:r>
                <w:rPr>
                  <w:rFonts w:hint="eastAsia" w:ascii="Times New Roman" w:hAnsi="Times New Roman" w:cs="Times New Roman"/>
                  <w:b w:val="0"/>
                  <w:bCs w:val="0"/>
                  <w:color w:val="000000"/>
                  <w:sz w:val="18"/>
                  <w:szCs w:val="18"/>
                  <w:lang w:val="en-US" w:eastAsia="zh-CN"/>
                </w:rPr>
                <w:t>N5088</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905940E">
            <w:pPr>
              <w:pStyle w:val="12"/>
              <w:ind w:left="4" w:leftChars="-4" w:hanging="12" w:hangingChars="7"/>
              <w:jc w:val="center"/>
              <w:rPr>
                <w:ins w:id="2739" w:author="LKY" w:date="2026-08-26T11:38:37Z"/>
                <w:rFonts w:hint="default" w:ascii="Times New Roman" w:hAnsi="Times New Roman" w:cs="Times New Roman"/>
                <w:b w:val="0"/>
                <w:bCs w:val="0"/>
                <w:color w:val="000000"/>
                <w:sz w:val="18"/>
                <w:szCs w:val="18"/>
                <w:lang w:val="en-US" w:eastAsia="zh-CN"/>
              </w:rPr>
            </w:pPr>
            <w:ins w:id="2740" w:author="LKY" w:date="2026-08-26T11:38:37Z">
              <w:r>
                <w:rPr>
                  <w:rFonts w:hint="eastAsia" w:ascii="Times New Roman" w:hAnsi="Times New Roman" w:cs="Times New Roman"/>
                  <w:b w:val="0"/>
                  <w:bCs w:val="0"/>
                  <w:color w:val="000000"/>
                  <w:sz w:val="18"/>
                  <w:szCs w:val="18"/>
                  <w:lang w:val="en-US" w:eastAsia="zh-CN"/>
                </w:rPr>
                <w:t>8路TC模块</w:t>
              </w:r>
            </w:ins>
          </w:p>
        </w:tc>
      </w:tr>
      <w:tr w14:paraId="76975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4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56E6DEDC">
            <w:pPr>
              <w:pStyle w:val="12"/>
              <w:ind w:left="4" w:leftChars="-4" w:hanging="12" w:hangingChars="7"/>
              <w:jc w:val="center"/>
              <w:rPr>
                <w:ins w:id="2742" w:author="LKY" w:date="2026-08-26T11:38:37Z"/>
                <w:rFonts w:hint="eastAsia" w:ascii="Times New Roman" w:hAnsi="Times New Roman" w:cs="Times New Roman"/>
                <w:b w:val="0"/>
                <w:bCs w:val="0"/>
                <w:color w:val="000000"/>
                <w:sz w:val="18"/>
                <w:szCs w:val="18"/>
                <w:lang w:val="en-US" w:eastAsia="zh-CN"/>
              </w:rPr>
            </w:pPr>
            <w:ins w:id="2743" w:author="LKY" w:date="2026-08-26T11:38:37Z">
              <w:r>
                <w:rPr>
                  <w:rFonts w:hint="eastAsia" w:ascii="Times New Roman" w:hAnsi="Times New Roman" w:cs="Times New Roman"/>
                  <w:b w:val="0"/>
                  <w:bCs w:val="0"/>
                  <w:color w:val="000000"/>
                  <w:sz w:val="18"/>
                  <w:szCs w:val="18"/>
                  <w:lang w:val="en-US" w:eastAsia="zh-CN"/>
                </w:rPr>
                <w:t>N2322</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982B6">
            <w:pPr>
              <w:pStyle w:val="12"/>
              <w:ind w:left="4" w:leftChars="-4" w:hanging="12" w:hangingChars="7"/>
              <w:jc w:val="center"/>
              <w:rPr>
                <w:ins w:id="2744" w:author="LKY" w:date="2026-08-26T11:38:37Z"/>
                <w:rFonts w:hint="eastAsia" w:ascii="Times New Roman" w:hAnsi="Times New Roman" w:cs="Times New Roman"/>
                <w:b w:val="0"/>
                <w:bCs w:val="0"/>
                <w:color w:val="000000"/>
                <w:sz w:val="18"/>
                <w:szCs w:val="18"/>
                <w:lang w:val="en-US" w:eastAsia="zh-CN"/>
              </w:rPr>
            </w:pPr>
            <w:ins w:id="2745" w:author="LKY" w:date="2026-08-26T11:38:37Z">
              <w:r>
                <w:rPr>
                  <w:rFonts w:hint="eastAsia" w:ascii="Times New Roman" w:hAnsi="Times New Roman" w:cs="Times New Roman"/>
                  <w:b w:val="0"/>
                  <w:bCs w:val="0"/>
                  <w:color w:val="000000"/>
                  <w:sz w:val="18"/>
                  <w:szCs w:val="18"/>
                  <w:lang w:val="en-US" w:eastAsia="zh-CN"/>
                </w:rPr>
                <w:t>32路DO模块NPN</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427942E2">
            <w:pPr>
              <w:pStyle w:val="12"/>
              <w:ind w:left="4" w:leftChars="-4" w:hanging="12" w:hangingChars="7"/>
              <w:jc w:val="center"/>
              <w:rPr>
                <w:ins w:id="274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15E28906">
            <w:pPr>
              <w:pStyle w:val="12"/>
              <w:ind w:left="4" w:leftChars="-4" w:hanging="12" w:hangingChars="7"/>
              <w:jc w:val="center"/>
              <w:rPr>
                <w:ins w:id="2747" w:author="LKY" w:date="2026-08-26T11:38:37Z"/>
                <w:rFonts w:hint="default" w:ascii="Times New Roman" w:hAnsi="Times New Roman" w:cs="Times New Roman"/>
                <w:b w:val="0"/>
                <w:bCs w:val="0"/>
                <w:color w:val="000000"/>
                <w:sz w:val="18"/>
                <w:szCs w:val="18"/>
                <w:lang w:val="en-US" w:eastAsia="zh-CN"/>
              </w:rPr>
            </w:pPr>
            <w:ins w:id="2748" w:author="LKY" w:date="2026-08-26T11:38:37Z">
              <w:r>
                <w:rPr>
                  <w:rFonts w:hint="eastAsia" w:ascii="Times New Roman" w:hAnsi="Times New Roman" w:cs="Times New Roman"/>
                  <w:b w:val="0"/>
                  <w:bCs w:val="0"/>
                  <w:color w:val="000000"/>
                  <w:sz w:val="18"/>
                  <w:szCs w:val="18"/>
                  <w:lang w:val="en-US" w:eastAsia="zh-CN"/>
                </w:rPr>
                <w:t>N7011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3122827">
            <w:pPr>
              <w:pStyle w:val="12"/>
              <w:ind w:left="4" w:leftChars="-4" w:hanging="12" w:hangingChars="7"/>
              <w:jc w:val="center"/>
              <w:rPr>
                <w:ins w:id="2749" w:author="LKY" w:date="2026-08-26T11:38:37Z"/>
                <w:rFonts w:hint="eastAsia" w:ascii="Times New Roman" w:hAnsi="Times New Roman" w:cs="Times New Roman"/>
                <w:b w:val="0"/>
                <w:bCs w:val="0"/>
                <w:color w:val="000000"/>
                <w:sz w:val="18"/>
                <w:szCs w:val="18"/>
                <w:lang w:val="en-US" w:eastAsia="zh-CN"/>
              </w:rPr>
            </w:pPr>
            <w:ins w:id="2750" w:author="LKY" w:date="2026-08-26T11:38:37Z">
              <w:r>
                <w:rPr>
                  <w:rFonts w:hint="eastAsia" w:ascii="Times New Roman" w:hAnsi="Times New Roman" w:cs="Times New Roman"/>
                  <w:b w:val="0"/>
                  <w:bCs w:val="0"/>
                  <w:color w:val="000000"/>
                  <w:sz w:val="18"/>
                  <w:szCs w:val="18"/>
                  <w:lang w:val="en-US" w:eastAsia="zh-CN"/>
                </w:rPr>
                <w:t>中继电源模块</w:t>
              </w:r>
            </w:ins>
          </w:p>
        </w:tc>
      </w:tr>
      <w:tr w14:paraId="1D9BF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right"/>
          <w:ins w:id="275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3D9BE5D6">
            <w:pPr>
              <w:pStyle w:val="12"/>
              <w:ind w:left="4" w:leftChars="-4" w:hanging="12" w:hangingChars="7"/>
              <w:jc w:val="center"/>
              <w:rPr>
                <w:ins w:id="2752" w:author="LKY" w:date="2026-08-26T11:38:37Z"/>
                <w:rFonts w:hint="default" w:ascii="Times New Roman" w:hAnsi="Times New Roman" w:cs="Times New Roman"/>
                <w:b w:val="0"/>
                <w:bCs w:val="0"/>
                <w:color w:val="000000"/>
                <w:sz w:val="18"/>
                <w:szCs w:val="18"/>
                <w:lang w:val="en-US" w:eastAsia="zh-CN"/>
              </w:rPr>
            </w:pPr>
            <w:ins w:id="2753" w:author="LKY" w:date="2026-08-26T11:38:37Z">
              <w:r>
                <w:rPr>
                  <w:rFonts w:hint="eastAsia" w:ascii="Times New Roman" w:hAnsi="Times New Roman" w:cs="Times New Roman"/>
                  <w:b w:val="0"/>
                  <w:bCs w:val="0"/>
                  <w:color w:val="000000"/>
                  <w:sz w:val="18"/>
                  <w:szCs w:val="18"/>
                  <w:lang w:val="en-US" w:eastAsia="zh-CN"/>
                </w:rPr>
                <w:t>N2084</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6865664">
            <w:pPr>
              <w:pStyle w:val="12"/>
              <w:ind w:left="4" w:leftChars="-4" w:hanging="12" w:hangingChars="7"/>
              <w:jc w:val="center"/>
              <w:rPr>
                <w:ins w:id="2754" w:author="LKY" w:date="2026-08-26T11:38:37Z"/>
                <w:rFonts w:hint="eastAsia" w:ascii="Times New Roman" w:hAnsi="Times New Roman" w:cs="Times New Roman"/>
                <w:b w:val="0"/>
                <w:bCs w:val="0"/>
                <w:color w:val="000000"/>
                <w:sz w:val="18"/>
                <w:szCs w:val="18"/>
                <w:lang w:val="en-US" w:eastAsia="zh-CN"/>
              </w:rPr>
            </w:pPr>
            <w:ins w:id="2755" w:author="LKY" w:date="2026-08-26T11:38:37Z">
              <w:r>
                <w:rPr>
                  <w:rFonts w:hint="eastAsia" w:ascii="Times New Roman" w:hAnsi="Times New Roman" w:cs="Times New Roman"/>
                  <w:b w:val="0"/>
                  <w:bCs w:val="0"/>
                  <w:color w:val="000000"/>
                  <w:sz w:val="18"/>
                  <w:szCs w:val="18"/>
                  <w:lang w:val="en-US" w:eastAsia="zh-CN"/>
                </w:rPr>
                <w:t>8路DO模块继电器</w:t>
              </w:r>
            </w:ins>
          </w:p>
        </w:tc>
        <w:tc>
          <w:tcPr>
            <w:tcW w:w="133" w:type="pct"/>
            <w:vMerge w:val="continue"/>
            <w:tcBorders>
              <w:top w:val="single" w:color="000000" w:sz="4" w:space="0"/>
              <w:left w:val="single" w:color="000000" w:sz="4" w:space="0"/>
              <w:bottom w:val="single" w:color="000000" w:sz="4" w:space="0"/>
              <w:right w:val="single" w:color="000000" w:sz="4" w:space="0"/>
            </w:tcBorders>
            <w:shd w:val="clear" w:color="auto" w:fill="FFFFFF"/>
            <w:vAlign w:val="center"/>
          </w:tcPr>
          <w:p w14:paraId="0E39236F">
            <w:pPr>
              <w:pStyle w:val="12"/>
              <w:ind w:left="4" w:leftChars="-4" w:hanging="12" w:hangingChars="7"/>
              <w:jc w:val="center"/>
              <w:rPr>
                <w:ins w:id="275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5240B9D">
            <w:pPr>
              <w:pStyle w:val="12"/>
              <w:ind w:left="4" w:leftChars="-4" w:hanging="12" w:hangingChars="7"/>
              <w:jc w:val="center"/>
              <w:rPr>
                <w:ins w:id="2757" w:author="LKY" w:date="2026-08-26T11:38:37Z"/>
                <w:rFonts w:hint="default" w:ascii="Times New Roman" w:hAnsi="Times New Roman" w:cs="Times New Roman"/>
                <w:b w:val="0"/>
                <w:bCs w:val="0"/>
                <w:color w:val="000000"/>
                <w:sz w:val="18"/>
                <w:szCs w:val="18"/>
                <w:lang w:val="en-US" w:eastAsia="zh-CN"/>
              </w:rPr>
            </w:pPr>
            <w:ins w:id="2758" w:author="LKY" w:date="2026-08-26T11:38:37Z">
              <w:r>
                <w:rPr>
                  <w:rFonts w:hint="eastAsia" w:ascii="Times New Roman" w:hAnsi="Times New Roman" w:cs="Times New Roman"/>
                  <w:b w:val="0"/>
                  <w:bCs w:val="0"/>
                  <w:color w:val="000000"/>
                  <w:sz w:val="18"/>
                  <w:szCs w:val="18"/>
                  <w:lang w:val="en-US" w:eastAsia="zh-CN"/>
                </w:rPr>
                <w:t>N9081</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F6CCF6C">
            <w:pPr>
              <w:pStyle w:val="12"/>
              <w:ind w:left="4" w:leftChars="-4" w:hanging="12" w:hangingChars="7"/>
              <w:jc w:val="center"/>
              <w:rPr>
                <w:ins w:id="2759" w:author="LKY" w:date="2026-08-26T11:38:37Z"/>
                <w:rFonts w:hint="eastAsia" w:ascii="Times New Roman" w:hAnsi="Times New Roman" w:cs="Times New Roman"/>
                <w:b w:val="0"/>
                <w:bCs w:val="0"/>
                <w:color w:val="000000"/>
                <w:sz w:val="18"/>
                <w:szCs w:val="18"/>
                <w:lang w:val="en-US" w:eastAsia="zh-CN"/>
              </w:rPr>
            </w:pPr>
            <w:ins w:id="2760" w:author="LKY" w:date="2026-08-26T11:38:37Z">
              <w:r>
                <w:rPr>
                  <w:rFonts w:hint="eastAsia" w:ascii="Times New Roman" w:hAnsi="Times New Roman" w:cs="Times New Roman"/>
                  <w:b w:val="0"/>
                  <w:bCs w:val="0"/>
                  <w:color w:val="000000"/>
                  <w:sz w:val="18"/>
                  <w:szCs w:val="18"/>
                  <w:lang w:val="en-US" w:eastAsia="zh-CN"/>
                </w:rPr>
                <w:t>3路脉冲计数+5DI</w:t>
              </w:r>
            </w:ins>
          </w:p>
        </w:tc>
      </w:tr>
      <w:tr w14:paraId="08035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76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CE84978">
            <w:pPr>
              <w:pStyle w:val="12"/>
              <w:ind w:left="4" w:leftChars="-4" w:hanging="12" w:hangingChars="7"/>
              <w:jc w:val="center"/>
              <w:rPr>
                <w:ins w:id="2762" w:author="LKY" w:date="2026-08-26T11:38:37Z"/>
                <w:rFonts w:hint="eastAsia" w:ascii="Times New Roman" w:hAnsi="Times New Roman" w:cs="Times New Roman"/>
                <w:b w:val="0"/>
                <w:bCs w:val="0"/>
                <w:color w:val="000000"/>
                <w:sz w:val="18"/>
                <w:szCs w:val="18"/>
                <w:lang w:val="en-US" w:eastAsia="zh-CN"/>
              </w:rPr>
            </w:pPr>
            <w:ins w:id="2763" w:author="LKY" w:date="2026-08-26T11:38:37Z">
              <w:r>
                <w:rPr>
                  <w:rFonts w:hint="eastAsia" w:ascii="Times New Roman" w:hAnsi="Times New Roman" w:cs="Times New Roman"/>
                  <w:b w:val="0"/>
                  <w:bCs w:val="0"/>
                  <w:color w:val="000000"/>
                  <w:sz w:val="18"/>
                  <w:szCs w:val="18"/>
                  <w:lang w:val="en-US" w:eastAsia="zh-CN"/>
                </w:rPr>
                <w:t>N3081</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C4425BE">
            <w:pPr>
              <w:pStyle w:val="12"/>
              <w:ind w:left="4" w:leftChars="-4" w:hanging="12" w:hangingChars="7"/>
              <w:jc w:val="center"/>
              <w:rPr>
                <w:ins w:id="2764" w:author="LKY" w:date="2026-08-26T11:38:37Z"/>
                <w:rFonts w:hint="eastAsia" w:ascii="Times New Roman" w:hAnsi="Times New Roman" w:cs="Times New Roman"/>
                <w:b w:val="0"/>
                <w:bCs w:val="0"/>
                <w:color w:val="000000"/>
                <w:sz w:val="18"/>
                <w:szCs w:val="18"/>
                <w:lang w:val="en-US" w:eastAsia="zh-CN"/>
              </w:rPr>
            </w:pPr>
            <w:ins w:id="2765" w:author="LKY" w:date="2026-08-26T11:38:37Z">
              <w:r>
                <w:rPr>
                  <w:rFonts w:hint="eastAsia" w:ascii="Times New Roman" w:hAnsi="Times New Roman" w:cs="Times New Roman"/>
                  <w:b w:val="0"/>
                  <w:bCs w:val="0"/>
                  <w:color w:val="000000"/>
                  <w:sz w:val="18"/>
                  <w:szCs w:val="18"/>
                  <w:lang w:val="en-US" w:eastAsia="zh-CN"/>
                </w:rPr>
                <w:t>8路16位AI模块单端输入0/4~20mA</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D8C862">
            <w:pPr>
              <w:pStyle w:val="12"/>
              <w:ind w:left="4" w:leftChars="-4" w:hanging="12" w:hangingChars="7"/>
              <w:jc w:val="center"/>
              <w:rPr>
                <w:ins w:id="276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34B1D7E0">
            <w:pPr>
              <w:pStyle w:val="12"/>
              <w:ind w:left="4" w:leftChars="-4" w:hanging="12" w:hangingChars="7"/>
              <w:jc w:val="center"/>
              <w:rPr>
                <w:ins w:id="2767" w:author="LKY" w:date="2026-08-26T11:38:37Z"/>
                <w:rFonts w:hint="default" w:ascii="Times New Roman" w:hAnsi="Times New Roman" w:cs="Times New Roman"/>
                <w:b w:val="0"/>
                <w:bCs w:val="0"/>
                <w:color w:val="000000"/>
                <w:sz w:val="18"/>
                <w:szCs w:val="18"/>
                <w:lang w:val="en-US" w:eastAsia="zh-CN"/>
              </w:rPr>
            </w:pPr>
            <w:ins w:id="2768" w:author="LKY" w:date="2026-08-26T11:38:37Z">
              <w:r>
                <w:rPr>
                  <w:rFonts w:hint="eastAsia" w:ascii="Times New Roman" w:hAnsi="Times New Roman" w:cs="Times New Roman"/>
                  <w:b w:val="0"/>
                  <w:bCs w:val="0"/>
                  <w:color w:val="000000"/>
                  <w:sz w:val="18"/>
                  <w:szCs w:val="18"/>
                  <w:lang w:val="en-US" w:eastAsia="zh-CN"/>
                </w:rPr>
                <w:t>N9082</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100FF52">
            <w:pPr>
              <w:pStyle w:val="12"/>
              <w:ind w:left="4" w:leftChars="-4" w:hanging="12" w:hangingChars="7"/>
              <w:jc w:val="center"/>
              <w:rPr>
                <w:ins w:id="2769" w:author="LKY" w:date="2026-08-26T11:38:37Z"/>
                <w:rFonts w:hint="default" w:ascii="Times New Roman" w:hAnsi="Times New Roman" w:cs="Times New Roman"/>
                <w:b w:val="0"/>
                <w:bCs w:val="0"/>
                <w:color w:val="000000"/>
                <w:sz w:val="18"/>
                <w:szCs w:val="18"/>
                <w:lang w:val="en-US" w:eastAsia="zh-CN"/>
              </w:rPr>
            </w:pPr>
            <w:ins w:id="2770" w:author="LKY" w:date="2026-08-26T11:38:37Z">
              <w:r>
                <w:rPr>
                  <w:rFonts w:hint="eastAsia" w:ascii="Times New Roman" w:hAnsi="Times New Roman" w:cs="Times New Roman"/>
                  <w:b w:val="0"/>
                  <w:bCs w:val="0"/>
                  <w:color w:val="000000"/>
                  <w:sz w:val="18"/>
                  <w:szCs w:val="18"/>
                  <w:lang w:val="en-US" w:eastAsia="zh-CN"/>
                </w:rPr>
                <w:t>6路脉冲输出+2DO</w:t>
              </w:r>
            </w:ins>
          </w:p>
        </w:tc>
      </w:tr>
      <w:tr w14:paraId="28451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jc w:val="right"/>
          <w:ins w:id="2771" w:author="LKY" w:date="2026-08-26T11:38:37Z"/>
        </w:trPr>
        <w:tc>
          <w:tcPr>
            <w:tcW w:w="420" w:type="pct"/>
            <w:tcBorders>
              <w:top w:val="single" w:color="000000" w:sz="4" w:space="0"/>
              <w:left w:val="single" w:color="000000" w:sz="4" w:space="0"/>
              <w:bottom w:val="single" w:color="000000" w:sz="4" w:space="0"/>
              <w:right w:val="single" w:color="000000" w:sz="4" w:space="0"/>
            </w:tcBorders>
            <w:shd w:val="clear" w:color="auto" w:fill="D7D7D7" w:themeFill="background1" w:themeFillShade="D8"/>
            <w:vAlign w:val="center"/>
          </w:tcPr>
          <w:p w14:paraId="7A1DF29B">
            <w:pPr>
              <w:pStyle w:val="12"/>
              <w:ind w:left="4" w:leftChars="-4" w:hanging="12" w:hangingChars="7"/>
              <w:jc w:val="center"/>
              <w:rPr>
                <w:ins w:id="2772" w:author="LKY" w:date="2026-08-26T11:38:37Z"/>
                <w:rFonts w:hint="eastAsia" w:ascii="Times New Roman" w:hAnsi="Times New Roman" w:cs="Times New Roman"/>
                <w:b w:val="0"/>
                <w:bCs w:val="0"/>
                <w:color w:val="000000"/>
                <w:sz w:val="18"/>
                <w:szCs w:val="18"/>
                <w:lang w:val="en-US" w:eastAsia="zh-CN"/>
              </w:rPr>
            </w:pPr>
            <w:ins w:id="2773" w:author="LKY" w:date="2026-08-26T11:38:37Z">
              <w:r>
                <w:rPr>
                  <w:rFonts w:hint="eastAsia" w:ascii="Times New Roman" w:hAnsi="Times New Roman" w:cs="Times New Roman"/>
                  <w:b w:val="0"/>
                  <w:bCs w:val="0"/>
                  <w:color w:val="000000"/>
                  <w:sz w:val="18"/>
                  <w:szCs w:val="18"/>
                  <w:lang w:val="en-US" w:eastAsia="zh-CN"/>
                </w:rPr>
                <w:t>N3083</w:t>
              </w:r>
            </w:ins>
          </w:p>
        </w:tc>
        <w:tc>
          <w:tcPr>
            <w:tcW w:w="1904"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FEE030A">
            <w:pPr>
              <w:pStyle w:val="12"/>
              <w:ind w:left="4" w:leftChars="-4" w:hanging="12" w:hangingChars="7"/>
              <w:jc w:val="center"/>
              <w:rPr>
                <w:ins w:id="2774" w:author="LKY" w:date="2026-08-26T11:38:37Z"/>
                <w:rFonts w:hint="eastAsia" w:ascii="Times New Roman" w:hAnsi="Times New Roman" w:cs="Times New Roman"/>
                <w:b w:val="0"/>
                <w:bCs w:val="0"/>
                <w:color w:val="000000"/>
                <w:sz w:val="18"/>
                <w:szCs w:val="18"/>
                <w:lang w:val="en-US" w:eastAsia="zh-CN"/>
              </w:rPr>
            </w:pPr>
            <w:ins w:id="2775" w:author="LKY" w:date="2026-08-26T11:38:37Z">
              <w:r>
                <w:rPr>
                  <w:rFonts w:hint="eastAsia" w:ascii="Times New Roman" w:hAnsi="Times New Roman" w:cs="Times New Roman"/>
                  <w:b w:val="0"/>
                  <w:bCs w:val="0"/>
                  <w:color w:val="000000"/>
                  <w:sz w:val="18"/>
                  <w:szCs w:val="18"/>
                  <w:lang w:val="en-US" w:eastAsia="zh-CN"/>
                </w:rPr>
                <w:t>8路16位AI模块单端输入0~5/10V</w:t>
              </w:r>
            </w:ins>
          </w:p>
        </w:tc>
        <w:tc>
          <w:tcPr>
            <w:tcW w:w="133"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2EEAFC">
            <w:pPr>
              <w:pStyle w:val="12"/>
              <w:ind w:left="4" w:leftChars="-4" w:hanging="12" w:hangingChars="7"/>
              <w:jc w:val="center"/>
              <w:rPr>
                <w:ins w:id="2776" w:author="LKY" w:date="2026-08-26T11:38:37Z"/>
                <w:rFonts w:hint="eastAsia" w:ascii="Times New Roman" w:hAnsi="Times New Roman" w:cs="Times New Roman"/>
                <w:b w:val="0"/>
                <w:bCs w:val="0"/>
                <w:color w:val="000000"/>
                <w:sz w:val="18"/>
                <w:szCs w:val="18"/>
                <w:lang w:val="en-US" w:eastAsia="zh-CN"/>
              </w:rPr>
            </w:pPr>
          </w:p>
        </w:tc>
        <w:tc>
          <w:tcPr>
            <w:tcW w:w="420" w:type="pct"/>
            <w:tcBorders>
              <w:top w:val="single" w:color="000000" w:sz="4" w:space="0"/>
              <w:left w:val="single" w:color="000000" w:sz="4" w:space="0"/>
              <w:bottom w:val="single" w:color="000000" w:sz="4" w:space="0"/>
              <w:right w:val="single" w:color="000000" w:sz="4" w:space="0"/>
            </w:tcBorders>
            <w:shd w:val="clear" w:color="auto" w:fill="D7D7D7"/>
            <w:vAlign w:val="center"/>
          </w:tcPr>
          <w:p w14:paraId="579BF41E">
            <w:pPr>
              <w:pStyle w:val="12"/>
              <w:ind w:left="4" w:leftChars="-4" w:hanging="12" w:hangingChars="7"/>
              <w:jc w:val="center"/>
              <w:rPr>
                <w:ins w:id="2777" w:author="LKY" w:date="2026-08-26T11:38:37Z"/>
                <w:rFonts w:hint="eastAsia" w:ascii="Times New Roman" w:hAnsi="Times New Roman" w:cs="Times New Roman"/>
                <w:b w:val="0"/>
                <w:bCs w:val="0"/>
                <w:color w:val="000000"/>
                <w:sz w:val="18"/>
                <w:szCs w:val="18"/>
                <w:lang w:val="en-US" w:eastAsia="zh-CN"/>
              </w:rPr>
            </w:pPr>
            <w:ins w:id="2778" w:author="LKY" w:date="2026-08-26T11:38:37Z">
              <w:r>
                <w:rPr>
                  <w:rFonts w:hint="eastAsia" w:ascii="Times New Roman" w:hAnsi="Times New Roman" w:cs="Times New Roman"/>
                  <w:b w:val="0"/>
                  <w:bCs w:val="0"/>
                  <w:color w:val="000000"/>
                  <w:sz w:val="18"/>
                  <w:szCs w:val="18"/>
                  <w:lang w:val="en-US" w:eastAsia="zh-CN"/>
                </w:rPr>
                <w:t>N9083</w:t>
              </w:r>
            </w:ins>
          </w:p>
        </w:tc>
        <w:tc>
          <w:tcPr>
            <w:tcW w:w="2121"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EDEDD99">
            <w:pPr>
              <w:pStyle w:val="12"/>
              <w:ind w:left="4" w:leftChars="-4" w:hanging="12" w:hangingChars="7"/>
              <w:jc w:val="center"/>
              <w:rPr>
                <w:ins w:id="2779" w:author="LKY" w:date="2026-08-26T11:38:37Z"/>
                <w:rFonts w:hint="default" w:ascii="Times New Roman" w:hAnsi="Times New Roman" w:cs="Times New Roman"/>
                <w:b w:val="0"/>
                <w:bCs w:val="0"/>
                <w:color w:val="000000"/>
                <w:sz w:val="18"/>
                <w:szCs w:val="18"/>
                <w:lang w:val="en-US" w:eastAsia="zh-CN"/>
              </w:rPr>
            </w:pPr>
            <w:ins w:id="2780" w:author="LKY" w:date="2026-08-26T11:38:37Z">
              <w:r>
                <w:rPr>
                  <w:rFonts w:hint="eastAsia" w:ascii="Times New Roman" w:hAnsi="Times New Roman" w:cs="Times New Roman"/>
                  <w:b w:val="0"/>
                  <w:bCs w:val="0"/>
                  <w:color w:val="000000"/>
                  <w:sz w:val="18"/>
                  <w:szCs w:val="18"/>
                  <w:lang w:val="en-US" w:eastAsia="zh-CN"/>
                </w:rPr>
                <w:t>2路脉冲输出（脉冲个数控制）+4DI+2DO</w:t>
              </w:r>
            </w:ins>
          </w:p>
        </w:tc>
      </w:tr>
    </w:tbl>
    <w:p w14:paraId="0795E571">
      <w:pPr>
        <w:rPr>
          <w:rFonts w:hint="default"/>
          <w:lang w:val="en-US" w:eastAsia="zh-CN"/>
        </w:rPr>
      </w:pPr>
    </w:p>
    <w:p w14:paraId="7A58AFBF">
      <w:pPr>
        <w:pStyle w:val="3"/>
        <w:numPr>
          <w:ilvl w:val="0"/>
          <w:numId w:val="2"/>
        </w:numPr>
        <w:bidi w:val="0"/>
        <w:ind w:left="0" w:leftChars="0" w:firstLine="0" w:firstLineChars="0"/>
        <w:outlineLvl w:val="0"/>
        <w:rPr>
          <w:rFonts w:hint="eastAsia" w:ascii="Times New Roman" w:hAnsi="Times New Roman"/>
          <w:sz w:val="44"/>
          <w:szCs w:val="44"/>
          <w:lang w:val="en-US" w:eastAsia="zh-CN"/>
        </w:rPr>
      </w:pPr>
      <w:bookmarkStart w:id="51" w:name="_Toc14150"/>
      <w:bookmarkStart w:id="52" w:name="_Toc16155"/>
      <w:bookmarkStart w:id="53" w:name="_Toc28965"/>
      <w:bookmarkStart w:id="54" w:name="_Toc12568"/>
      <w:bookmarkStart w:id="55" w:name="_Toc19275"/>
      <w:r>
        <w:rPr>
          <w:rFonts w:hint="eastAsia" w:ascii="Times New Roman" w:hAnsi="Times New Roman"/>
          <w:sz w:val="44"/>
          <w:szCs w:val="44"/>
          <w:lang w:val="en-US" w:eastAsia="zh-CN"/>
        </w:rPr>
        <w:t>硬件说明</w:t>
      </w:r>
      <w:bookmarkEnd w:id="51"/>
      <w:bookmarkEnd w:id="52"/>
      <w:bookmarkEnd w:id="53"/>
      <w:bookmarkEnd w:id="54"/>
      <w:bookmarkEnd w:id="55"/>
    </w:p>
    <w:p w14:paraId="222EF454">
      <w:pPr>
        <w:pStyle w:val="12"/>
        <w:ind w:left="0" w:leftChars="0" w:firstLine="0" w:firstLineChars="0"/>
        <w:outlineLvl w:val="1"/>
        <w:rPr>
          <w:rFonts w:hint="default" w:ascii="Times New Roman" w:hAnsi="Times New Roman" w:cs="宋体"/>
          <w:b/>
          <w:color w:val="000000"/>
          <w:sz w:val="32"/>
          <w:szCs w:val="32"/>
          <w:lang w:val="en-US" w:eastAsia="zh-CN" w:bidi="en-US"/>
        </w:rPr>
      </w:pPr>
      <w:bookmarkStart w:id="56" w:name="_Toc14229"/>
      <w:bookmarkStart w:id="57" w:name="_Toc9824"/>
      <w:bookmarkStart w:id="58" w:name="_Toc22477"/>
      <w:bookmarkStart w:id="59" w:name="_Toc29545"/>
      <w:bookmarkStart w:id="60" w:name="_Toc19493"/>
      <w:bookmarkStart w:id="61" w:name="_Toc27410"/>
      <w:r>
        <w:rPr>
          <w:rFonts w:hint="eastAsia" w:ascii="Times New Roman" w:hAnsi="Times New Roman" w:cs="宋体"/>
          <w:b/>
          <w:color w:val="000000"/>
          <w:sz w:val="32"/>
          <w:szCs w:val="32"/>
          <w:lang w:val="en-US" w:eastAsia="zh-CN" w:bidi="en-US"/>
        </w:rPr>
        <w:t>2.1 N板介绍</w:t>
      </w:r>
      <w:bookmarkEnd w:id="56"/>
      <w:bookmarkEnd w:id="57"/>
      <w:bookmarkEnd w:id="58"/>
      <w:bookmarkEnd w:id="59"/>
      <w:bookmarkEnd w:id="60"/>
    </w:p>
    <w:p w14:paraId="1F8C5B9F">
      <w:pPr>
        <w:rPr>
          <w:rFonts w:hint="default" w:ascii="Times New Roman" w:hAnsi="Times New Roman" w:eastAsia="宋体" w:cs="宋体"/>
          <w:b/>
          <w:bCs/>
          <w:iCs/>
          <w:color w:val="000000"/>
          <w:sz w:val="32"/>
          <w:szCs w:val="32"/>
          <w:lang w:val="en-US" w:eastAsia="zh-CN"/>
        </w:rPr>
      </w:pPr>
      <w:r>
        <w:rPr>
          <w:rFonts w:hint="default" w:ascii="Times New Roman" w:hAnsi="Times New Roman" w:eastAsia="宋体" w:cs="宋体"/>
          <w:b/>
          <w:bCs/>
          <w:iCs/>
          <w:color w:val="000000"/>
          <w:sz w:val="32"/>
          <w:szCs w:val="32"/>
          <w:lang w:val="en-US" w:eastAsia="zh-CN"/>
        </w:rPr>
        <w:drawing>
          <wp:inline distT="0" distB="0" distL="114300" distR="114300">
            <wp:extent cx="2874645" cy="1717675"/>
            <wp:effectExtent l="0" t="0" r="1905" b="15875"/>
            <wp:docPr id="80" name="图片 80" descr="EdgePLC A款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EdgePLC A款 (10)"/>
                    <pic:cNvPicPr>
                      <a:picLocks noChangeAspect="1"/>
                    </pic:cNvPicPr>
                  </pic:nvPicPr>
                  <pic:blipFill>
                    <a:blip r:embed="rId11"/>
                    <a:srcRect/>
                    <a:stretch>
                      <a:fillRect/>
                    </a:stretch>
                  </pic:blipFill>
                  <pic:spPr>
                    <a:xfrm>
                      <a:off x="0" y="0"/>
                      <a:ext cx="2874645" cy="1717675"/>
                    </a:xfrm>
                    <a:prstGeom prst="rect">
                      <a:avLst/>
                    </a:prstGeom>
                  </pic:spPr>
                </pic:pic>
              </a:graphicData>
            </a:graphic>
          </wp:inline>
        </w:drawing>
      </w:r>
      <w:r>
        <w:rPr>
          <w:rFonts w:hint="default" w:ascii="Times New Roman" w:hAnsi="Times New Roman" w:eastAsia="宋体" w:cs="宋体"/>
          <w:b/>
          <w:bCs/>
          <w:iCs/>
          <w:color w:val="000000"/>
          <w:sz w:val="32"/>
          <w:szCs w:val="32"/>
          <w:lang w:val="en-US" w:eastAsia="zh-CN"/>
        </w:rPr>
        <w:drawing>
          <wp:inline distT="0" distB="0" distL="114300" distR="114300">
            <wp:extent cx="2341245" cy="2341245"/>
            <wp:effectExtent l="0" t="0" r="1905" b="1905"/>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2"/>
                  </pic:blipFill>
                  <pic:spPr>
                    <a:xfrm>
                      <a:off x="0" y="0"/>
                      <a:ext cx="2341245" cy="2341245"/>
                    </a:xfrm>
                    <a:prstGeom prst="rect">
                      <a:avLst/>
                    </a:prstGeom>
                  </pic:spPr>
                </pic:pic>
              </a:graphicData>
            </a:graphic>
          </wp:inline>
        </w:drawing>
      </w:r>
    </w:p>
    <w:p w14:paraId="1D365420">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工业自动化控制系统中常见的分布式I/O模块，例如：右侧具体为32通道数字量输入模块，型号为N1321(NPN)。这类模块通常用于连接现场的传感器、按钮、限位开关等设备，将物理信号转换为PLC（可编程逻辑控制器）可识别的数字信号。</w:t>
      </w:r>
    </w:p>
    <w:p w14:paraId="3C66B2EB">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型号“N1321(NPN)”指明了其电气特性：NPN型输入，适用于漏型（Sink）输入电路，常用于连接NPN型传感器。</w:t>
      </w:r>
    </w:p>
    <w:p w14:paraId="35FC6F3A">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模块顶部有一个橙色的卡扣，用于将模块固定在DIN导轨上，便于安装和拆卸。</w:t>
      </w:r>
    </w:p>
    <w:p w14:paraId="4F6644E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接线端子</w:t>
      </w:r>
    </w:p>
    <w:p w14:paraId="7C95CB94">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模块底部排列着多组橙色的弹簧式接线端子，用于连接外部设备的信号线。</w:t>
      </w:r>
    </w:p>
    <w:p w14:paraId="1844D1C7">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这些端子按通道编号（1-32）排列，方便用户快速接线和维护。</w:t>
      </w:r>
    </w:p>
    <w:p w14:paraId="255F8DC6">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弹簧式端子设计使得接线无需工具，操作便捷，且连接可靠。</w:t>
      </w:r>
    </w:p>
    <w:p w14:paraId="4E5B3756">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eastAsia" w:ascii="Times New Roman" w:hAnsi="Times New Roman" w:eastAsia="宋体" w:cs="宋体"/>
          <w:b/>
          <w:bCs w:val="0"/>
          <w:color w:val="auto"/>
          <w:sz w:val="24"/>
          <w:szCs w:val="24"/>
          <w:lang w:val="en-US" w:eastAsia="zh-CN" w:bidi="en-US"/>
        </w:rPr>
      </w:pPr>
      <w:r>
        <w:rPr>
          <w:rFonts w:hint="eastAsia" w:ascii="Times New Roman" w:hAnsi="Times New Roman" w:eastAsia="宋体" w:cs="宋体"/>
          <w:b/>
          <w:bCs w:val="0"/>
          <w:color w:val="auto"/>
          <w:sz w:val="24"/>
          <w:szCs w:val="24"/>
          <w:lang w:val="en-US" w:eastAsia="zh-CN" w:bidi="en-US"/>
        </w:rPr>
        <w:t>连接端子</w:t>
      </w:r>
    </w:p>
    <w:p w14:paraId="0EF3860C">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模块化I/O系统内部通信和供电的背板总线连接器，它通常由一排精密的金属插针和插座组成，负责在相邻模块之间传递电源、数据和控制信号。</w:t>
      </w:r>
    </w:p>
    <w:p w14:paraId="4E7BCC41">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散热与结构设计</w:t>
      </w:r>
    </w:p>
    <w:p w14:paraId="3851B0DD">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模块外壳采用白色工程塑料，表面有散热格栅设计，有助于在高密度安装或高温环境下散热。</w:t>
      </w:r>
    </w:p>
    <w:p w14:paraId="50B042B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整体结构紧凑，符合工业标准尺寸，可与其他模块组合使用，形成分布式I/O系统。</w:t>
      </w:r>
    </w:p>
    <w:p w14:paraId="105C4B10">
      <w:pPr>
        <w:pStyle w:val="12"/>
        <w:keepNext w:val="0"/>
        <w:keepLines w:val="0"/>
        <w:pageBreakBefore w:val="0"/>
        <w:widowControl w:val="0"/>
        <w:numPr>
          <w:ilvl w:val="0"/>
          <w:numId w:val="0"/>
        </w:numPr>
        <w:kinsoku/>
        <w:wordWrap w:val="0"/>
        <w:overflowPunct/>
        <w:topLinePunct w:val="0"/>
        <w:autoSpaceDE/>
        <w:autoSpaceDN/>
        <w:bidi w:val="0"/>
        <w:adjustRightInd/>
        <w:snapToGrid/>
        <w:ind w:leftChars="0" w:firstLine="420" w:firstLineChars="0"/>
        <w:textAlignment w:val="auto"/>
        <w:outlineLvl w:val="9"/>
        <w:rPr>
          <w:rFonts w:hint="default" w:ascii="Times New Roman" w:hAnsi="Times New Roman" w:eastAsia="宋体" w:cs="宋体"/>
          <w:b/>
          <w:bCs w:val="0"/>
          <w:color w:val="auto"/>
          <w:sz w:val="24"/>
          <w:szCs w:val="24"/>
          <w:lang w:val="en-US" w:eastAsia="zh-CN" w:bidi="en-US"/>
        </w:rPr>
      </w:pPr>
      <w:r>
        <w:rPr>
          <w:rFonts w:hint="default" w:ascii="Times New Roman" w:hAnsi="Times New Roman" w:eastAsia="宋体" w:cs="宋体"/>
          <w:b/>
          <w:bCs w:val="0"/>
          <w:color w:val="auto"/>
          <w:sz w:val="24"/>
          <w:szCs w:val="24"/>
          <w:lang w:val="en-US" w:eastAsia="zh-CN" w:bidi="en-US"/>
        </w:rPr>
        <w:t>应用场景与优势</w:t>
      </w:r>
    </w:p>
    <w:p w14:paraId="25C0FB35">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分布式控制：该模块通常与主PLC控制器通过现场总线（如EtherCAT、PROFINET等）连接，实现远程I/O扩展，减少布线成本，提高系统灵活性。</w:t>
      </w:r>
    </w:p>
    <w:p w14:paraId="0D780C02">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高密度输入：32通道的设计使其适用于需要大量输入点的场合，如大型生产线、自动化仓储系统等。</w:t>
      </w:r>
    </w:p>
    <w:p w14:paraId="7959E538">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NPN输入特性：适用于连接NPN型传感器，这类传感器在工业现场应用广泛，具有抗干扰能力强、成本较低等优点。</w:t>
      </w:r>
    </w:p>
    <w:p w14:paraId="35AD77FE">
      <w:pPr>
        <w:pStyle w:val="12"/>
        <w:ind w:left="0" w:leftChars="0" w:firstLine="0" w:firstLineChars="0"/>
        <w:outlineLvl w:val="1"/>
        <w:rPr>
          <w:rFonts w:hint="default"/>
          <w:lang w:val="en-US" w:eastAsia="zh-CN"/>
        </w:rPr>
      </w:pPr>
      <w:bookmarkStart w:id="62" w:name="_Toc6033"/>
      <w:bookmarkStart w:id="63" w:name="_Toc31921"/>
      <w:bookmarkStart w:id="64" w:name="_Toc29986"/>
      <w:bookmarkStart w:id="65" w:name="_Toc28172"/>
      <w:bookmarkStart w:id="66" w:name="_Toc9108"/>
      <w:r>
        <w:rPr>
          <w:rFonts w:hint="eastAsia" w:ascii="Times New Roman" w:hAnsi="Times New Roman" w:cs="宋体"/>
          <w:b/>
          <w:color w:val="000000"/>
          <w:sz w:val="32"/>
          <w:szCs w:val="32"/>
          <w:lang w:val="en-US" w:eastAsia="zh-CN" w:bidi="en-US"/>
        </w:rPr>
        <w:t>2.2电源接口</w:t>
      </w:r>
      <w:bookmarkEnd w:id="61"/>
      <w:bookmarkEnd w:id="62"/>
      <w:bookmarkEnd w:id="63"/>
      <w:bookmarkEnd w:id="64"/>
      <w:bookmarkEnd w:id="65"/>
      <w:bookmarkEnd w:id="66"/>
    </w:p>
    <w:p w14:paraId="222A2D10">
      <w:pPr>
        <w:pStyle w:val="12"/>
        <w:ind w:left="0" w:leftChars="0" w:firstLine="0" w:firstLineChars="0"/>
        <w:rPr>
          <w:rFonts w:hint="eastAsia" w:ascii="Times New Roman" w:hAnsi="Times New Roman" w:eastAsia="宋体" w:cs="宋体"/>
          <w:sz w:val="24"/>
          <w:szCs w:val="24"/>
          <w:lang w:eastAsia="zh-CN"/>
        </w:rPr>
      </w:pPr>
      <w:r>
        <w:rPr>
          <w:rFonts w:hint="eastAsia" w:ascii="Times New Roman" w:hAnsi="Times New Roman" w:eastAsia="宋体" w:cs="宋体"/>
          <w:sz w:val="24"/>
          <w:szCs w:val="24"/>
          <w:lang w:eastAsia="zh-CN"/>
        </w:rPr>
        <w:drawing>
          <wp:inline distT="0" distB="0" distL="114300" distR="114300">
            <wp:extent cx="2355850" cy="959485"/>
            <wp:effectExtent l="0" t="0" r="6350" b="12065"/>
            <wp:docPr id="11" name="图片 11" descr="e2c8802fdadeb1e5530381aefa943291_origi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2c8802fdadeb1e5530381aefa943291_origin(1)"/>
                    <pic:cNvPicPr>
                      <a:picLocks noChangeAspect="1"/>
                    </pic:cNvPicPr>
                  </pic:nvPicPr>
                  <pic:blipFill>
                    <a:blip r:embed="rId13"/>
                    <a:stretch>
                      <a:fillRect/>
                    </a:stretch>
                  </pic:blipFill>
                  <pic:spPr>
                    <a:xfrm>
                      <a:off x="0" y="0"/>
                      <a:ext cx="2355850" cy="959485"/>
                    </a:xfrm>
                    <a:prstGeom prst="rect">
                      <a:avLst/>
                    </a:prstGeom>
                  </pic:spPr>
                </pic:pic>
              </a:graphicData>
            </a:graphic>
          </wp:inline>
        </w:drawing>
      </w:r>
      <w:r>
        <w:rPr>
          <w:rFonts w:hint="eastAsia" w:ascii="Times New Roman" w:hAnsi="Times New Roman" w:eastAsia="宋体" w:cs="宋体"/>
          <w:sz w:val="24"/>
          <w:szCs w:val="24"/>
          <w:lang w:eastAsia="zh-CN"/>
        </w:rPr>
        <w:t>。</w:t>
      </w:r>
    </w:p>
    <w:p w14:paraId="314FA0F8">
      <w:pPr>
        <w:pStyle w:val="12"/>
        <w:ind w:left="0" w:leftChars="0" w:firstLine="0" w:firstLineChars="0"/>
        <w:rPr>
          <w:rFonts w:ascii="Times New Roman" w:hAnsi="Times New Roman" w:eastAsia="宋体" w:cs="宋体"/>
          <w:sz w:val="24"/>
          <w:szCs w:val="24"/>
        </w:rPr>
      </w:pPr>
      <w:r>
        <w:rPr>
          <w:rFonts w:hint="eastAsia" w:ascii="Times New Roman" w:hAnsi="Times New Roman" w:eastAsia="宋体" w:cs="宋体"/>
          <w:sz w:val="24"/>
          <w:szCs w:val="24"/>
          <w:lang w:val="en-US" w:eastAsia="zh-CN"/>
        </w:rPr>
        <w:t>设备</w:t>
      </w:r>
      <w:r>
        <w:rPr>
          <w:rFonts w:ascii="Times New Roman" w:hAnsi="Times New Roman" w:eastAsia="宋体" w:cs="宋体"/>
          <w:sz w:val="24"/>
          <w:szCs w:val="24"/>
        </w:rPr>
        <w:t>提供1路输入。支持DC</w:t>
      </w:r>
      <w:r>
        <w:rPr>
          <w:rFonts w:hint="eastAsia" w:ascii="Times New Roman" w:hAnsi="Times New Roman" w:eastAsia="宋体" w:cs="宋体"/>
          <w:sz w:val="24"/>
          <w:szCs w:val="24"/>
          <w:lang w:val="en-US" w:eastAsia="zh-CN"/>
        </w:rPr>
        <w:t>12</w:t>
      </w:r>
      <w:r>
        <w:rPr>
          <w:rFonts w:ascii="Times New Roman" w:hAnsi="Times New Roman" w:eastAsia="宋体" w:cs="宋体"/>
          <w:sz w:val="24"/>
          <w:szCs w:val="24"/>
        </w:rPr>
        <w:t>~</w:t>
      </w:r>
      <w:r>
        <w:rPr>
          <w:rFonts w:hint="eastAsia" w:ascii="Times New Roman" w:hAnsi="Times New Roman" w:eastAsia="宋体" w:cs="宋体"/>
          <w:sz w:val="24"/>
          <w:szCs w:val="24"/>
          <w:lang w:val="en-US" w:eastAsia="zh-CN"/>
        </w:rPr>
        <w:t>24</w:t>
      </w:r>
      <w:r>
        <w:rPr>
          <w:rFonts w:ascii="Times New Roman" w:hAnsi="Times New Roman" w:eastAsia="宋体" w:cs="宋体"/>
          <w:sz w:val="24"/>
          <w:szCs w:val="24"/>
        </w:rPr>
        <w:t>V输入，支持反接防护</w:t>
      </w:r>
    </w:p>
    <w:p w14:paraId="4C5C2A96">
      <w:pPr>
        <w:pStyle w:val="12"/>
        <w:ind w:left="0" w:leftChars="0" w:firstLine="0" w:firstLineChars="0"/>
        <w:rPr>
          <w:rFonts w:hint="eastAsia" w:ascii="Times New Roman" w:hAnsi="Times New Roman" w:eastAsia="宋体" w:cs="宋体"/>
          <w:sz w:val="24"/>
          <w:szCs w:val="24"/>
          <w:lang w:eastAsia="zh-CN"/>
        </w:rPr>
      </w:pPr>
    </w:p>
    <w:p w14:paraId="04A9B883">
      <w:pPr>
        <w:pStyle w:val="12"/>
        <w:ind w:left="0" w:leftChars="0" w:firstLine="0" w:firstLineChars="0"/>
        <w:outlineLvl w:val="1"/>
        <w:rPr>
          <w:rFonts w:hint="default" w:ascii="Times New Roman" w:hAnsi="Times New Roman"/>
          <w:b w:val="0"/>
          <w:bCs w:val="0"/>
          <w:sz w:val="24"/>
          <w:szCs w:val="24"/>
          <w:lang w:val="en-US" w:eastAsia="zh-CN"/>
        </w:rPr>
      </w:pPr>
      <w:bookmarkStart w:id="67" w:name="_Toc20498"/>
      <w:bookmarkStart w:id="68" w:name="_Toc20947"/>
      <w:bookmarkStart w:id="69" w:name="_Toc22107"/>
      <w:bookmarkStart w:id="70" w:name="_Toc32226"/>
      <w:bookmarkStart w:id="71" w:name="_Toc27963"/>
      <w:r>
        <w:rPr>
          <w:rFonts w:hint="eastAsia" w:ascii="Times New Roman" w:hAnsi="Times New Roman"/>
          <w:b/>
          <w:bCs/>
          <w:sz w:val="32"/>
          <w:szCs w:val="32"/>
          <w:lang w:val="en-US" w:eastAsia="zh-CN"/>
        </w:rPr>
        <w:t>2.3模块端口说明</w:t>
      </w:r>
      <w:bookmarkEnd w:id="67"/>
      <w:bookmarkEnd w:id="68"/>
      <w:bookmarkEnd w:id="69"/>
      <w:bookmarkEnd w:id="70"/>
      <w:bookmarkEnd w:id="71"/>
    </w:p>
    <w:p w14:paraId="36E74C3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根据不同的X/N板，有不同的串口可选择。目前可选板型如下。</w:t>
      </w:r>
    </w:p>
    <w:p w14:paraId="4C36267A">
      <w:pPr>
        <w:pStyle w:val="12"/>
        <w:ind w:left="0" w:leftChars="0" w:firstLine="0" w:firstLineChars="0"/>
        <w:outlineLvl w:val="2"/>
        <w:rPr>
          <w:rFonts w:hint="default"/>
          <w:lang w:val="en-US" w:eastAsia="zh-CN"/>
        </w:rPr>
      </w:pPr>
      <w:bookmarkStart w:id="72" w:name="_Toc8932"/>
      <w:bookmarkStart w:id="73" w:name="_Toc23946"/>
      <w:bookmarkStart w:id="74" w:name="_Toc16186"/>
      <w:bookmarkStart w:id="75" w:name="_Toc16919"/>
      <w:bookmarkStart w:id="76" w:name="_Toc18075"/>
      <w:r>
        <w:rPr>
          <w:rFonts w:hint="eastAsia" w:ascii="Times New Roman" w:hAnsi="Times New Roman"/>
          <w:b/>
          <w:bCs/>
          <w:sz w:val="28"/>
          <w:szCs w:val="28"/>
          <w:lang w:val="en-US" w:eastAsia="zh-CN"/>
        </w:rPr>
        <w:t>2.3.1</w:t>
      </w:r>
      <w:ins w:id="2781" w:author="L" w:date="2026-08-31T10:01:56Z">
        <w:r>
          <w:rPr>
            <w:rFonts w:hint="eastAsia" w:ascii="Times New Roman" w:hAnsi="Times New Roman"/>
            <w:b/>
            <w:bCs/>
            <w:sz w:val="28"/>
            <w:szCs w:val="28"/>
            <w:lang w:val="en-US" w:eastAsia="zh-CN"/>
          </w:rPr>
          <w:t xml:space="preserve"> </w:t>
        </w:r>
      </w:ins>
      <w:r>
        <w:rPr>
          <w:rFonts w:hint="eastAsia" w:ascii="Times New Roman" w:hAnsi="Times New Roman"/>
          <w:b/>
          <w:bCs/>
          <w:sz w:val="28"/>
          <w:szCs w:val="28"/>
          <w:lang w:val="en-US" w:eastAsia="zh-CN"/>
        </w:rPr>
        <w:t>RS232/485模块</w:t>
      </w:r>
      <w:bookmarkEnd w:id="72"/>
      <w:bookmarkEnd w:id="73"/>
      <w:bookmarkEnd w:id="74"/>
      <w:bookmarkEnd w:id="75"/>
      <w:bookmarkEnd w:id="76"/>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172AE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gridSpan w:val="7"/>
            <w:tcBorders>
              <w:top w:val="single" w:color="auto" w:sz="4" w:space="0"/>
              <w:left w:val="single" w:color="auto" w:sz="4" w:space="0"/>
            </w:tcBorders>
            <w:noWrap w:val="0"/>
            <w:vAlign w:val="top"/>
          </w:tcPr>
          <w:p w14:paraId="5EF9FA98">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X90模块（2个RS485）</w:t>
            </w:r>
          </w:p>
        </w:tc>
      </w:tr>
      <w:tr w14:paraId="20D55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3B0D4992">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端口号</w:t>
            </w:r>
          </w:p>
        </w:tc>
        <w:tc>
          <w:tcPr>
            <w:tcW w:w="714" w:type="pct"/>
            <w:noWrap w:val="0"/>
            <w:vAlign w:val="top"/>
          </w:tcPr>
          <w:p w14:paraId="23930771">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1</w:t>
            </w:r>
          </w:p>
        </w:tc>
        <w:tc>
          <w:tcPr>
            <w:tcW w:w="714" w:type="pct"/>
            <w:noWrap w:val="0"/>
            <w:vAlign w:val="top"/>
          </w:tcPr>
          <w:p w14:paraId="63B6759A">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2</w:t>
            </w:r>
          </w:p>
        </w:tc>
        <w:tc>
          <w:tcPr>
            <w:tcW w:w="714" w:type="pct"/>
            <w:noWrap w:val="0"/>
            <w:vAlign w:val="top"/>
          </w:tcPr>
          <w:p w14:paraId="1DEE18B9">
            <w:pPr>
              <w:jc w:val="center"/>
              <w:rPr>
                <w:rFonts w:hint="default" w:ascii="Times New Roman" w:hAnsi="Times New Roman"/>
                <w:sz w:val="21"/>
                <w:vertAlign w:val="baseline"/>
                <w:lang w:val="en-US" w:eastAsia="zh-CN" w:bidi="ar-SA"/>
              </w:rPr>
            </w:pPr>
            <w:r>
              <w:rPr>
                <w:rFonts w:hint="eastAsia" w:ascii="Times New Roman" w:hAnsi="Times New Roman"/>
                <w:sz w:val="21"/>
                <w:vertAlign w:val="baseline"/>
                <w:lang w:val="en-US" w:eastAsia="zh-CN" w:bidi="ar-SA"/>
              </w:rPr>
              <w:t>3</w:t>
            </w:r>
          </w:p>
        </w:tc>
        <w:tc>
          <w:tcPr>
            <w:tcW w:w="714" w:type="pct"/>
            <w:noWrap w:val="0"/>
            <w:vAlign w:val="top"/>
          </w:tcPr>
          <w:p w14:paraId="57D007ED">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4</w:t>
            </w:r>
          </w:p>
        </w:tc>
        <w:tc>
          <w:tcPr>
            <w:tcW w:w="714" w:type="pct"/>
            <w:noWrap w:val="0"/>
            <w:vAlign w:val="top"/>
          </w:tcPr>
          <w:p w14:paraId="667A02FB">
            <w:pPr>
              <w:jc w:val="center"/>
              <w:rPr>
                <w:rFonts w:hint="eastAsia" w:ascii="Times New Roman" w:hAnsi="Times New Roman"/>
                <w:sz w:val="21"/>
                <w:vertAlign w:val="baseline"/>
                <w:lang w:val="en-US" w:eastAsia="zh-CN" w:bidi="ar-SA"/>
              </w:rPr>
            </w:pPr>
            <w:r>
              <w:rPr>
                <w:rFonts w:hint="eastAsia" w:ascii="Times New Roman" w:hAnsi="Times New Roman"/>
                <w:vertAlign w:val="baseline"/>
                <w:lang w:val="en-US" w:eastAsia="zh-CN"/>
              </w:rPr>
              <w:t>5</w:t>
            </w:r>
          </w:p>
        </w:tc>
        <w:tc>
          <w:tcPr>
            <w:tcW w:w="715" w:type="pct"/>
            <w:noWrap w:val="0"/>
            <w:vAlign w:val="top"/>
          </w:tcPr>
          <w:p w14:paraId="66D1BC67">
            <w:pPr>
              <w:jc w:val="center"/>
              <w:rPr>
                <w:rFonts w:hint="default" w:ascii="Times New Roman" w:hAnsi="Times New Roman"/>
                <w:vertAlign w:val="baseline"/>
                <w:lang w:val="en-US" w:eastAsia="zh-CN"/>
              </w:rPr>
            </w:pPr>
            <w:r>
              <w:rPr>
                <w:rFonts w:hint="eastAsia" w:ascii="Times New Roman" w:hAnsi="Times New Roman"/>
                <w:vertAlign w:val="baseline"/>
                <w:lang w:val="en-US" w:eastAsia="zh-CN"/>
              </w:rPr>
              <w:t>6</w:t>
            </w:r>
          </w:p>
        </w:tc>
      </w:tr>
      <w:tr w14:paraId="1D792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4" w:type="pct"/>
            <w:noWrap w:val="0"/>
            <w:vAlign w:val="top"/>
          </w:tcPr>
          <w:p w14:paraId="258A8FC4">
            <w:pPr>
              <w:jc w:val="center"/>
              <w:rPr>
                <w:rFonts w:hint="default" w:ascii="Times New Roman" w:hAnsi="Times New Roman" w:eastAsia="宋体" w:cs="Times New Roman"/>
                <w:b w:val="0"/>
                <w:sz w:val="21"/>
                <w:vertAlign w:val="baseline"/>
                <w:lang w:val="en-US" w:eastAsia="zh-CN" w:bidi="ar-SA"/>
              </w:rPr>
            </w:pPr>
            <w:r>
              <w:rPr>
                <w:rFonts w:hint="eastAsia" w:ascii="Times New Roman" w:hAnsi="Times New Roman" w:eastAsia="宋体" w:cs="Times New Roman"/>
                <w:b w:val="0"/>
                <w:sz w:val="21"/>
                <w:vertAlign w:val="baseline"/>
                <w:lang w:val="en-US" w:eastAsia="zh-CN" w:bidi="ar-SA"/>
              </w:rPr>
              <w:t>名称</w:t>
            </w:r>
          </w:p>
        </w:tc>
        <w:tc>
          <w:tcPr>
            <w:tcW w:w="1217" w:type="dxa"/>
            <w:noWrap w:val="0"/>
            <w:vAlign w:val="top"/>
          </w:tcPr>
          <w:p w14:paraId="4032831D">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ttyS2-A</w:t>
            </w:r>
          </w:p>
        </w:tc>
        <w:tc>
          <w:tcPr>
            <w:tcW w:w="1217" w:type="dxa"/>
            <w:noWrap w:val="0"/>
            <w:vAlign w:val="top"/>
          </w:tcPr>
          <w:p w14:paraId="04DBDFC6">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ttyS2-B</w:t>
            </w:r>
          </w:p>
        </w:tc>
        <w:tc>
          <w:tcPr>
            <w:tcW w:w="1217" w:type="dxa"/>
            <w:noWrap w:val="0"/>
            <w:vAlign w:val="top"/>
          </w:tcPr>
          <w:p w14:paraId="5DA43A50">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c>
          <w:tcPr>
            <w:tcW w:w="1217" w:type="dxa"/>
            <w:noWrap w:val="0"/>
            <w:vAlign w:val="top"/>
          </w:tcPr>
          <w:p w14:paraId="365976D0">
            <w:pPr>
              <w:jc w:val="center"/>
              <w:rPr>
                <w:rFonts w:hint="eastAsia"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ttyS9-A</w:t>
            </w:r>
          </w:p>
        </w:tc>
        <w:tc>
          <w:tcPr>
            <w:tcW w:w="1217" w:type="dxa"/>
            <w:noWrap w:val="0"/>
            <w:vAlign w:val="top"/>
          </w:tcPr>
          <w:p w14:paraId="043F6CBE">
            <w:pPr>
              <w:jc w:val="center"/>
              <w:rPr>
                <w:rFonts w:hint="default" w:ascii="Times New Roman" w:hAnsi="Times New Roman" w:eastAsia="宋体"/>
                <w:sz w:val="21"/>
                <w:szCs w:val="21"/>
                <w:vertAlign w:val="baseline"/>
                <w:lang w:val="en-US" w:eastAsia="zh-CN"/>
              </w:rPr>
            </w:pPr>
            <w:r>
              <w:rPr>
                <w:rFonts w:hint="eastAsia" w:ascii="Times New Roman" w:hAnsi="Times New Roman"/>
                <w:sz w:val="21"/>
                <w:szCs w:val="21"/>
                <w:vertAlign w:val="baseline"/>
                <w:lang w:val="en-US" w:eastAsia="zh-CN"/>
              </w:rPr>
              <w:t>ttyS9-B</w:t>
            </w:r>
          </w:p>
        </w:tc>
        <w:tc>
          <w:tcPr>
            <w:tcW w:w="1220" w:type="dxa"/>
            <w:noWrap w:val="0"/>
            <w:vAlign w:val="top"/>
          </w:tcPr>
          <w:p w14:paraId="799BCB93">
            <w:pPr>
              <w:jc w:val="center"/>
              <w:rPr>
                <w:rFonts w:hint="default" w:ascii="Times New Roman" w:hAnsi="Times New Roman"/>
                <w:sz w:val="21"/>
                <w:szCs w:val="21"/>
                <w:vertAlign w:val="baseline"/>
                <w:lang w:val="en-US" w:eastAsia="zh-CN"/>
              </w:rPr>
            </w:pPr>
            <w:r>
              <w:rPr>
                <w:rFonts w:hint="eastAsia" w:ascii="Times New Roman" w:hAnsi="Times New Roman"/>
                <w:sz w:val="21"/>
                <w:szCs w:val="21"/>
                <w:vertAlign w:val="baseline"/>
                <w:lang w:val="en-US" w:eastAsia="zh-CN"/>
              </w:rPr>
              <w:t>GND</w:t>
            </w:r>
          </w:p>
        </w:tc>
      </w:tr>
    </w:tbl>
    <w:p w14:paraId="3535EC16">
      <w:pPr>
        <w:pStyle w:val="12"/>
        <w:ind w:left="0" w:leftChars="0" w:firstLine="0" w:firstLineChars="0"/>
        <w:outlineLvl w:val="9"/>
        <w:rPr>
          <w:ins w:id="2782" w:author="LKY" w:date="2026-08-28T19:14:32Z"/>
          <w:rFonts w:hint="eastAsia" w:ascii="Times New Roman" w:hAnsi="Times New Roman" w:eastAsiaTheme="minorEastAsia"/>
          <w:b w:val="0"/>
          <w:bCs w:val="0"/>
          <w:sz w:val="24"/>
          <w:szCs w:val="24"/>
          <w:lang w:val="en-US" w:eastAsia="zh-CN"/>
        </w:rPr>
      </w:pPr>
    </w:p>
    <w:p w14:paraId="107F0773">
      <w:pPr>
        <w:pStyle w:val="12"/>
        <w:ind w:left="0" w:leftChars="0" w:firstLine="0" w:firstLineChars="0"/>
        <w:outlineLvl w:val="2"/>
        <w:rPr>
          <w:ins w:id="2783" w:author="LKY" w:date="2026-08-28T19:14:34Z"/>
          <w:rFonts w:hint="default"/>
          <w:lang w:val="en-US" w:eastAsia="zh-CN"/>
        </w:rPr>
      </w:pPr>
      <w:ins w:id="2784" w:author="LKY" w:date="2026-08-28T19:14:34Z">
        <w:bookmarkStart w:id="77" w:name="_Toc12810"/>
        <w:bookmarkStart w:id="78" w:name="_Toc23986"/>
        <w:bookmarkStart w:id="79" w:name="_Toc5050"/>
        <w:bookmarkStart w:id="80" w:name="_Toc25838"/>
        <w:r>
          <w:rPr>
            <w:rFonts w:hint="eastAsia" w:ascii="Times New Roman" w:hAnsi="Times New Roman"/>
            <w:b/>
            <w:bCs/>
            <w:sz w:val="28"/>
            <w:szCs w:val="28"/>
            <w:lang w:val="en-US" w:eastAsia="zh-CN"/>
          </w:rPr>
          <w:t>2.3.2 CAN模块</w:t>
        </w:r>
        <w:bookmarkEnd w:id="77"/>
        <w:bookmarkEnd w:id="78"/>
        <w:bookmarkEnd w:id="79"/>
        <w:bookmarkEnd w:id="80"/>
      </w:ins>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7"/>
        <w:gridCol w:w="1217"/>
        <w:gridCol w:w="1220"/>
      </w:tblGrid>
      <w:tr w14:paraId="0FA4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85" w:author="LKY" w:date="2026-08-28T19:14:34Z"/>
        </w:trPr>
        <w:tc>
          <w:tcPr>
            <w:tcW w:w="5000" w:type="pct"/>
            <w:gridSpan w:val="7"/>
            <w:tcBorders>
              <w:top w:val="single" w:color="auto" w:sz="4" w:space="0"/>
              <w:left w:val="single" w:color="auto" w:sz="4" w:space="0"/>
            </w:tcBorders>
            <w:noWrap w:val="0"/>
            <w:vAlign w:val="top"/>
          </w:tcPr>
          <w:p w14:paraId="3DA2899C">
            <w:pPr>
              <w:jc w:val="center"/>
              <w:rPr>
                <w:ins w:id="2786" w:author="LKY" w:date="2026-08-28T19:14:34Z"/>
                <w:rFonts w:hint="default" w:ascii="Times New Roman" w:hAnsi="Times New Roman"/>
                <w:vertAlign w:val="baseline"/>
                <w:lang w:val="en-US" w:eastAsia="zh-CN"/>
              </w:rPr>
            </w:pPr>
            <w:ins w:id="2787" w:author="LKY" w:date="2026-08-28T19:14:34Z">
              <w:r>
                <w:rPr>
                  <w:rFonts w:hint="eastAsia" w:ascii="Times New Roman" w:hAnsi="Times New Roman"/>
                  <w:vertAlign w:val="baseline"/>
                  <w:lang w:val="en-US" w:eastAsia="zh-CN"/>
                </w:rPr>
                <w:t>X91模块（1路RS485和1路CAN）</w:t>
              </w:r>
            </w:ins>
          </w:p>
        </w:tc>
      </w:tr>
      <w:tr w14:paraId="1C0EF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788" w:author="LKY" w:date="2026-08-28T19:14:34Z"/>
        </w:trPr>
        <w:tc>
          <w:tcPr>
            <w:tcW w:w="714" w:type="pct"/>
            <w:noWrap w:val="0"/>
            <w:vAlign w:val="top"/>
          </w:tcPr>
          <w:p w14:paraId="3E7E0037">
            <w:pPr>
              <w:jc w:val="center"/>
              <w:rPr>
                <w:ins w:id="2789" w:author="LKY" w:date="2026-08-28T19:14:34Z"/>
                <w:rFonts w:hint="default" w:ascii="Times New Roman" w:hAnsi="Times New Roman"/>
                <w:vertAlign w:val="baseline"/>
                <w:lang w:val="en-US" w:eastAsia="zh-CN"/>
              </w:rPr>
            </w:pPr>
            <w:ins w:id="2790" w:author="LKY" w:date="2026-08-28T19:14:34Z">
              <w:r>
                <w:rPr>
                  <w:rFonts w:hint="eastAsia" w:ascii="Times New Roman" w:hAnsi="Times New Roman"/>
                  <w:vertAlign w:val="baseline"/>
                  <w:lang w:val="en-US" w:eastAsia="zh-CN"/>
                </w:rPr>
                <w:t>端口号</w:t>
              </w:r>
            </w:ins>
          </w:p>
        </w:tc>
        <w:tc>
          <w:tcPr>
            <w:tcW w:w="714" w:type="pct"/>
            <w:noWrap w:val="0"/>
            <w:vAlign w:val="top"/>
          </w:tcPr>
          <w:p w14:paraId="31B60970">
            <w:pPr>
              <w:jc w:val="center"/>
              <w:rPr>
                <w:ins w:id="2791" w:author="LKY" w:date="2026-08-28T19:14:34Z"/>
                <w:rFonts w:hint="eastAsia" w:ascii="Times New Roman" w:hAnsi="Times New Roman"/>
                <w:sz w:val="21"/>
                <w:vertAlign w:val="baseline"/>
                <w:lang w:val="en-US" w:eastAsia="zh-CN" w:bidi="ar-SA"/>
              </w:rPr>
            </w:pPr>
            <w:ins w:id="2792" w:author="LKY" w:date="2026-08-28T19:14:34Z">
              <w:r>
                <w:rPr>
                  <w:rFonts w:hint="eastAsia" w:ascii="Times New Roman" w:hAnsi="Times New Roman"/>
                  <w:vertAlign w:val="baseline"/>
                  <w:lang w:val="en-US" w:eastAsia="zh-CN"/>
                </w:rPr>
                <w:t>1</w:t>
              </w:r>
            </w:ins>
          </w:p>
        </w:tc>
        <w:tc>
          <w:tcPr>
            <w:tcW w:w="714" w:type="pct"/>
            <w:noWrap w:val="0"/>
            <w:vAlign w:val="top"/>
          </w:tcPr>
          <w:p w14:paraId="1469695C">
            <w:pPr>
              <w:jc w:val="center"/>
              <w:rPr>
                <w:ins w:id="2793" w:author="LKY" w:date="2026-08-28T19:14:34Z"/>
                <w:rFonts w:hint="eastAsia" w:ascii="Times New Roman" w:hAnsi="Times New Roman"/>
                <w:sz w:val="21"/>
                <w:vertAlign w:val="baseline"/>
                <w:lang w:val="en-US" w:eastAsia="zh-CN" w:bidi="ar-SA"/>
              </w:rPr>
            </w:pPr>
            <w:ins w:id="2794" w:author="LKY" w:date="2026-08-28T19:14:34Z">
              <w:r>
                <w:rPr>
                  <w:rFonts w:hint="eastAsia" w:ascii="Times New Roman" w:hAnsi="Times New Roman"/>
                  <w:vertAlign w:val="baseline"/>
                  <w:lang w:val="en-US" w:eastAsia="zh-CN"/>
                </w:rPr>
                <w:t>2</w:t>
              </w:r>
            </w:ins>
          </w:p>
        </w:tc>
        <w:tc>
          <w:tcPr>
            <w:tcW w:w="714" w:type="pct"/>
            <w:noWrap w:val="0"/>
            <w:vAlign w:val="top"/>
          </w:tcPr>
          <w:p w14:paraId="5B27A2F0">
            <w:pPr>
              <w:jc w:val="center"/>
              <w:rPr>
                <w:ins w:id="2795" w:author="LKY" w:date="2026-08-28T19:14:34Z"/>
                <w:rFonts w:hint="default" w:ascii="Times New Roman" w:hAnsi="Times New Roman"/>
                <w:sz w:val="21"/>
                <w:vertAlign w:val="baseline"/>
                <w:lang w:val="en-US" w:eastAsia="zh-CN" w:bidi="ar-SA"/>
              </w:rPr>
            </w:pPr>
            <w:ins w:id="2796" w:author="LKY" w:date="2026-08-28T19:14:34Z">
              <w:r>
                <w:rPr>
                  <w:rFonts w:hint="eastAsia" w:ascii="Times New Roman" w:hAnsi="Times New Roman"/>
                  <w:sz w:val="21"/>
                  <w:vertAlign w:val="baseline"/>
                  <w:lang w:val="en-US" w:eastAsia="zh-CN" w:bidi="ar-SA"/>
                </w:rPr>
                <w:t>3</w:t>
              </w:r>
            </w:ins>
          </w:p>
        </w:tc>
        <w:tc>
          <w:tcPr>
            <w:tcW w:w="714" w:type="pct"/>
            <w:noWrap w:val="0"/>
            <w:vAlign w:val="top"/>
          </w:tcPr>
          <w:p w14:paraId="6121C43D">
            <w:pPr>
              <w:jc w:val="center"/>
              <w:rPr>
                <w:ins w:id="2797" w:author="LKY" w:date="2026-08-28T19:14:34Z"/>
                <w:rFonts w:hint="eastAsia" w:ascii="Times New Roman" w:hAnsi="Times New Roman"/>
                <w:sz w:val="21"/>
                <w:vertAlign w:val="baseline"/>
                <w:lang w:val="en-US" w:eastAsia="zh-CN" w:bidi="ar-SA"/>
              </w:rPr>
            </w:pPr>
            <w:ins w:id="2798" w:author="LKY" w:date="2026-08-28T19:14:34Z">
              <w:r>
                <w:rPr>
                  <w:rFonts w:hint="eastAsia" w:ascii="Times New Roman" w:hAnsi="Times New Roman"/>
                  <w:vertAlign w:val="baseline"/>
                  <w:lang w:val="en-US" w:eastAsia="zh-CN"/>
                </w:rPr>
                <w:t>4</w:t>
              </w:r>
            </w:ins>
          </w:p>
        </w:tc>
        <w:tc>
          <w:tcPr>
            <w:tcW w:w="714" w:type="pct"/>
            <w:noWrap w:val="0"/>
            <w:vAlign w:val="top"/>
          </w:tcPr>
          <w:p w14:paraId="2E61494E">
            <w:pPr>
              <w:jc w:val="center"/>
              <w:rPr>
                <w:ins w:id="2799" w:author="LKY" w:date="2026-08-28T19:14:34Z"/>
                <w:rFonts w:hint="eastAsia" w:ascii="Times New Roman" w:hAnsi="Times New Roman"/>
                <w:sz w:val="21"/>
                <w:vertAlign w:val="baseline"/>
                <w:lang w:val="en-US" w:eastAsia="zh-CN" w:bidi="ar-SA"/>
              </w:rPr>
            </w:pPr>
            <w:ins w:id="2800" w:author="LKY" w:date="2026-08-28T19:14:34Z">
              <w:r>
                <w:rPr>
                  <w:rFonts w:hint="eastAsia" w:ascii="Times New Roman" w:hAnsi="Times New Roman"/>
                  <w:vertAlign w:val="baseline"/>
                  <w:lang w:val="en-US" w:eastAsia="zh-CN"/>
                </w:rPr>
                <w:t>5</w:t>
              </w:r>
            </w:ins>
          </w:p>
        </w:tc>
        <w:tc>
          <w:tcPr>
            <w:tcW w:w="715" w:type="pct"/>
            <w:noWrap w:val="0"/>
            <w:vAlign w:val="top"/>
          </w:tcPr>
          <w:p w14:paraId="265E6A2F">
            <w:pPr>
              <w:jc w:val="center"/>
              <w:rPr>
                <w:ins w:id="2801" w:author="LKY" w:date="2026-08-28T19:14:34Z"/>
                <w:rFonts w:hint="default" w:ascii="Times New Roman" w:hAnsi="Times New Roman"/>
                <w:vertAlign w:val="baseline"/>
                <w:lang w:val="en-US" w:eastAsia="zh-CN"/>
              </w:rPr>
            </w:pPr>
            <w:ins w:id="2802" w:author="LKY" w:date="2026-08-28T19:14:34Z">
              <w:r>
                <w:rPr>
                  <w:rFonts w:hint="eastAsia" w:ascii="Times New Roman" w:hAnsi="Times New Roman"/>
                  <w:vertAlign w:val="baseline"/>
                  <w:lang w:val="en-US" w:eastAsia="zh-CN"/>
                </w:rPr>
                <w:t>6</w:t>
              </w:r>
            </w:ins>
          </w:p>
        </w:tc>
      </w:tr>
      <w:tr w14:paraId="00A7A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03" w:author="LKY" w:date="2026-08-28T19:14:34Z"/>
        </w:trPr>
        <w:tc>
          <w:tcPr>
            <w:tcW w:w="714" w:type="pct"/>
            <w:noWrap w:val="0"/>
            <w:vAlign w:val="top"/>
          </w:tcPr>
          <w:p w14:paraId="5E2C274B">
            <w:pPr>
              <w:jc w:val="center"/>
              <w:rPr>
                <w:ins w:id="2804" w:author="LKY" w:date="2026-08-28T19:14:34Z"/>
                <w:rFonts w:hint="default" w:ascii="Times New Roman" w:hAnsi="Times New Roman" w:eastAsia="宋体" w:cs="Times New Roman"/>
                <w:b w:val="0"/>
                <w:sz w:val="21"/>
                <w:vertAlign w:val="baseline"/>
                <w:lang w:val="en-US" w:eastAsia="zh-CN" w:bidi="ar-SA"/>
              </w:rPr>
            </w:pPr>
            <w:ins w:id="2805" w:author="LKY" w:date="2026-08-28T19:14:34Z">
              <w:r>
                <w:rPr>
                  <w:rFonts w:hint="eastAsia" w:ascii="Times New Roman" w:hAnsi="Times New Roman" w:eastAsia="宋体" w:cs="Times New Roman"/>
                  <w:b w:val="0"/>
                  <w:sz w:val="21"/>
                  <w:vertAlign w:val="baseline"/>
                  <w:lang w:val="en-US" w:eastAsia="zh-CN" w:bidi="ar-SA"/>
                </w:rPr>
                <w:t>名称</w:t>
              </w:r>
            </w:ins>
          </w:p>
        </w:tc>
        <w:tc>
          <w:tcPr>
            <w:tcW w:w="1217" w:type="dxa"/>
            <w:noWrap w:val="0"/>
            <w:vAlign w:val="top"/>
          </w:tcPr>
          <w:p w14:paraId="74AA4F62">
            <w:pPr>
              <w:jc w:val="center"/>
              <w:rPr>
                <w:ins w:id="2806" w:author="LKY" w:date="2026-08-28T19:14:34Z"/>
                <w:rFonts w:hint="default" w:ascii="Times New Roman" w:hAnsi="Times New Roman"/>
                <w:sz w:val="21"/>
                <w:szCs w:val="21"/>
                <w:vertAlign w:val="baseline"/>
                <w:lang w:val="en-US" w:eastAsia="zh-CN"/>
              </w:rPr>
            </w:pPr>
            <w:ins w:id="2807" w:author="LKY" w:date="2026-08-28T19:14:34Z">
              <w:r>
                <w:rPr>
                  <w:rFonts w:hint="eastAsia" w:ascii="Times New Roman" w:hAnsi="Times New Roman"/>
                  <w:sz w:val="21"/>
                  <w:szCs w:val="21"/>
                  <w:vertAlign w:val="baseline"/>
                  <w:lang w:val="en-US" w:eastAsia="zh-CN"/>
                </w:rPr>
                <w:t>CAN0-H</w:t>
              </w:r>
            </w:ins>
          </w:p>
        </w:tc>
        <w:tc>
          <w:tcPr>
            <w:tcW w:w="1217" w:type="dxa"/>
            <w:noWrap w:val="0"/>
            <w:vAlign w:val="top"/>
          </w:tcPr>
          <w:p w14:paraId="7AE79B48">
            <w:pPr>
              <w:jc w:val="center"/>
              <w:rPr>
                <w:ins w:id="2808" w:author="LKY" w:date="2026-08-28T19:14:34Z"/>
                <w:rFonts w:hint="default" w:ascii="Times New Roman" w:hAnsi="Times New Roman"/>
                <w:sz w:val="21"/>
                <w:szCs w:val="21"/>
                <w:vertAlign w:val="baseline"/>
                <w:lang w:val="en-US" w:eastAsia="zh-CN"/>
              </w:rPr>
            </w:pPr>
            <w:ins w:id="2809" w:author="LKY" w:date="2026-08-28T19:14:34Z">
              <w:r>
                <w:rPr>
                  <w:rFonts w:hint="eastAsia" w:ascii="Times New Roman" w:hAnsi="Times New Roman"/>
                  <w:sz w:val="21"/>
                  <w:szCs w:val="21"/>
                  <w:vertAlign w:val="baseline"/>
                  <w:lang w:val="en-US" w:eastAsia="zh-CN"/>
                </w:rPr>
                <w:t>CAN0-L</w:t>
              </w:r>
            </w:ins>
          </w:p>
        </w:tc>
        <w:tc>
          <w:tcPr>
            <w:tcW w:w="1217" w:type="dxa"/>
            <w:noWrap w:val="0"/>
            <w:vAlign w:val="top"/>
          </w:tcPr>
          <w:p w14:paraId="0AE352EC">
            <w:pPr>
              <w:jc w:val="center"/>
              <w:rPr>
                <w:ins w:id="2810" w:author="LKY" w:date="2026-08-28T19:14:34Z"/>
                <w:rFonts w:hint="default" w:ascii="Times New Roman" w:hAnsi="Times New Roman"/>
                <w:sz w:val="21"/>
                <w:szCs w:val="21"/>
                <w:vertAlign w:val="baseline"/>
                <w:lang w:val="en-US" w:eastAsia="zh-CN"/>
              </w:rPr>
            </w:pPr>
            <w:ins w:id="2811" w:author="LKY" w:date="2026-08-28T19:14:34Z">
              <w:r>
                <w:rPr>
                  <w:rFonts w:hint="eastAsia" w:ascii="Times New Roman" w:hAnsi="Times New Roman"/>
                  <w:sz w:val="21"/>
                  <w:szCs w:val="21"/>
                  <w:vertAlign w:val="baseline"/>
                  <w:lang w:val="en-US" w:eastAsia="zh-CN"/>
                </w:rPr>
                <w:t>GND</w:t>
              </w:r>
            </w:ins>
          </w:p>
        </w:tc>
        <w:tc>
          <w:tcPr>
            <w:tcW w:w="1217" w:type="dxa"/>
            <w:noWrap w:val="0"/>
            <w:vAlign w:val="top"/>
          </w:tcPr>
          <w:p w14:paraId="31ACD98D">
            <w:pPr>
              <w:jc w:val="center"/>
              <w:rPr>
                <w:ins w:id="2812" w:author="LKY" w:date="2026-08-28T19:14:34Z"/>
                <w:rFonts w:hint="eastAsia" w:ascii="Times New Roman" w:hAnsi="Times New Roman"/>
                <w:sz w:val="21"/>
                <w:szCs w:val="21"/>
                <w:vertAlign w:val="baseline"/>
                <w:lang w:val="en-US" w:eastAsia="zh-CN"/>
              </w:rPr>
            </w:pPr>
            <w:ins w:id="2813" w:author="LKY" w:date="2026-08-28T19:14:34Z">
              <w:r>
                <w:rPr>
                  <w:rFonts w:hint="eastAsia" w:ascii="Times New Roman" w:hAnsi="Times New Roman"/>
                  <w:sz w:val="21"/>
                  <w:szCs w:val="21"/>
                  <w:vertAlign w:val="baseline"/>
                  <w:lang w:val="en-US" w:eastAsia="zh-CN"/>
                </w:rPr>
                <w:t>ttyS</w:t>
              </w:r>
            </w:ins>
            <w:ins w:id="2814" w:author="LKY" w:date="2026-08-28T19:15:08Z">
              <w:r>
                <w:rPr>
                  <w:rFonts w:hint="eastAsia" w:ascii="Times New Roman" w:hAnsi="Times New Roman"/>
                  <w:sz w:val="21"/>
                  <w:szCs w:val="21"/>
                  <w:vertAlign w:val="baseline"/>
                  <w:lang w:val="en-US" w:eastAsia="zh-CN"/>
                </w:rPr>
                <w:t>9</w:t>
              </w:r>
            </w:ins>
            <w:ins w:id="2815" w:author="LKY" w:date="2026-08-28T19:14:34Z">
              <w:r>
                <w:rPr>
                  <w:rFonts w:hint="eastAsia" w:ascii="Times New Roman" w:hAnsi="Times New Roman"/>
                  <w:sz w:val="21"/>
                  <w:szCs w:val="21"/>
                  <w:vertAlign w:val="baseline"/>
                  <w:lang w:val="en-US" w:eastAsia="zh-CN"/>
                </w:rPr>
                <w:t>-A</w:t>
              </w:r>
            </w:ins>
          </w:p>
        </w:tc>
        <w:tc>
          <w:tcPr>
            <w:tcW w:w="1217" w:type="dxa"/>
            <w:noWrap w:val="0"/>
            <w:vAlign w:val="top"/>
          </w:tcPr>
          <w:p w14:paraId="19E48BC4">
            <w:pPr>
              <w:jc w:val="center"/>
              <w:rPr>
                <w:ins w:id="2816" w:author="LKY" w:date="2026-08-28T19:14:34Z"/>
                <w:rFonts w:hint="default" w:ascii="Times New Roman" w:hAnsi="Times New Roman" w:eastAsia="宋体"/>
                <w:sz w:val="21"/>
                <w:szCs w:val="21"/>
                <w:vertAlign w:val="baseline"/>
                <w:lang w:val="en-US" w:eastAsia="zh-CN"/>
              </w:rPr>
            </w:pPr>
            <w:ins w:id="2817" w:author="LKY" w:date="2026-08-28T19:15:05Z">
              <w:r>
                <w:rPr>
                  <w:rFonts w:hint="eastAsia" w:ascii="Times New Roman" w:hAnsi="Times New Roman"/>
                  <w:sz w:val="21"/>
                  <w:szCs w:val="21"/>
                  <w:vertAlign w:val="baseline"/>
                  <w:lang w:val="en-US" w:eastAsia="zh-CN"/>
                </w:rPr>
                <w:t>t</w:t>
              </w:r>
            </w:ins>
            <w:ins w:id="2818" w:author="LKY" w:date="2026-08-28T19:14:34Z">
              <w:r>
                <w:rPr>
                  <w:rFonts w:hint="eastAsia" w:ascii="Times New Roman" w:hAnsi="Times New Roman"/>
                  <w:sz w:val="21"/>
                  <w:szCs w:val="21"/>
                  <w:vertAlign w:val="baseline"/>
                  <w:lang w:val="en-US" w:eastAsia="zh-CN"/>
                </w:rPr>
                <w:t>ty</w:t>
              </w:r>
            </w:ins>
            <w:ins w:id="2819" w:author="LKY" w:date="2026-08-28T19:14:58Z">
              <w:r>
                <w:rPr>
                  <w:rFonts w:hint="eastAsia" w:ascii="Times New Roman" w:hAnsi="Times New Roman"/>
                  <w:sz w:val="21"/>
                  <w:szCs w:val="21"/>
                  <w:vertAlign w:val="baseline"/>
                  <w:lang w:val="en-US" w:eastAsia="zh-CN"/>
                </w:rPr>
                <w:t>S</w:t>
              </w:r>
            </w:ins>
            <w:ins w:id="2820" w:author="LKY" w:date="2026-08-28T19:14:59Z">
              <w:r>
                <w:rPr>
                  <w:rFonts w:hint="eastAsia" w:ascii="Times New Roman" w:hAnsi="Times New Roman"/>
                  <w:sz w:val="21"/>
                  <w:szCs w:val="21"/>
                  <w:vertAlign w:val="baseline"/>
                  <w:lang w:val="en-US" w:eastAsia="zh-CN"/>
                </w:rPr>
                <w:t>9</w:t>
              </w:r>
            </w:ins>
            <w:ins w:id="2821" w:author="LKY" w:date="2026-08-28T19:14:34Z">
              <w:r>
                <w:rPr>
                  <w:rFonts w:hint="eastAsia" w:ascii="Times New Roman" w:hAnsi="Times New Roman"/>
                  <w:sz w:val="21"/>
                  <w:szCs w:val="21"/>
                  <w:vertAlign w:val="baseline"/>
                  <w:lang w:val="en-US" w:eastAsia="zh-CN"/>
                </w:rPr>
                <w:t>-B</w:t>
              </w:r>
            </w:ins>
          </w:p>
        </w:tc>
        <w:tc>
          <w:tcPr>
            <w:tcW w:w="1220" w:type="dxa"/>
            <w:noWrap w:val="0"/>
            <w:vAlign w:val="top"/>
          </w:tcPr>
          <w:p w14:paraId="4F6F712C">
            <w:pPr>
              <w:jc w:val="center"/>
              <w:rPr>
                <w:ins w:id="2822" w:author="LKY" w:date="2026-08-28T19:14:34Z"/>
                <w:rFonts w:hint="default" w:ascii="Times New Roman" w:hAnsi="Times New Roman"/>
                <w:sz w:val="21"/>
                <w:szCs w:val="21"/>
                <w:vertAlign w:val="baseline"/>
                <w:lang w:val="en-US" w:eastAsia="zh-CN"/>
              </w:rPr>
            </w:pPr>
            <w:ins w:id="2823" w:author="LKY" w:date="2026-08-28T19:14:34Z">
              <w:r>
                <w:rPr>
                  <w:rFonts w:hint="eastAsia" w:ascii="Times New Roman" w:hAnsi="Times New Roman"/>
                  <w:sz w:val="21"/>
                  <w:szCs w:val="21"/>
                  <w:vertAlign w:val="baseline"/>
                  <w:lang w:val="en-US" w:eastAsia="zh-CN"/>
                </w:rPr>
                <w:t>GND</w:t>
              </w:r>
            </w:ins>
          </w:p>
        </w:tc>
      </w:tr>
    </w:tbl>
    <w:p w14:paraId="7B6E1EA0">
      <w:pPr>
        <w:pStyle w:val="12"/>
        <w:ind w:left="0" w:leftChars="0" w:firstLine="0" w:firstLineChars="0"/>
        <w:outlineLvl w:val="9"/>
        <w:rPr>
          <w:rFonts w:hint="eastAsia" w:ascii="Times New Roman" w:hAnsi="Times New Roman" w:eastAsiaTheme="minorEastAsia"/>
          <w:b w:val="0"/>
          <w:bCs w:val="0"/>
          <w:sz w:val="24"/>
          <w:szCs w:val="24"/>
          <w:lang w:val="en-US" w:eastAsia="zh-CN"/>
        </w:rPr>
      </w:pPr>
    </w:p>
    <w:p w14:paraId="1AC6840C">
      <w:pPr>
        <w:pStyle w:val="12"/>
        <w:ind w:left="0" w:leftChars="0" w:firstLine="0" w:firstLineChars="0"/>
        <w:outlineLvl w:val="2"/>
        <w:rPr>
          <w:rFonts w:hint="default" w:ascii="Times New Roman" w:hAnsi="Times New Roman"/>
          <w:vertAlign w:val="baseline"/>
          <w:lang w:val="en-US" w:eastAsia="zh-CN"/>
        </w:rPr>
      </w:pPr>
      <w:bookmarkStart w:id="81" w:name="_Toc30313"/>
      <w:bookmarkStart w:id="82" w:name="_Toc16095"/>
      <w:bookmarkStart w:id="83" w:name="_Toc21697"/>
      <w:bookmarkStart w:id="84" w:name="_Toc25776"/>
      <w:bookmarkStart w:id="85" w:name="_Toc25167"/>
      <w:r>
        <w:rPr>
          <w:rFonts w:hint="eastAsia" w:ascii="Times New Roman" w:hAnsi="Times New Roman"/>
          <w:b/>
          <w:bCs/>
          <w:sz w:val="28"/>
          <w:szCs w:val="28"/>
          <w:lang w:val="en-US" w:eastAsia="zh-CN"/>
        </w:rPr>
        <w:t>2.3.</w:t>
      </w:r>
      <w:ins w:id="2824" w:author="LKY" w:date="2026-08-28T19:15:19Z">
        <w:r>
          <w:rPr>
            <w:rFonts w:hint="eastAsia" w:ascii="Times New Roman" w:hAnsi="Times New Roman"/>
            <w:b/>
            <w:bCs/>
            <w:sz w:val="28"/>
            <w:szCs w:val="28"/>
            <w:lang w:val="en-US" w:eastAsia="zh-CN"/>
          </w:rPr>
          <w:t>3</w:t>
        </w:r>
      </w:ins>
      <w:del w:id="2825" w:author="LKY" w:date="2026-08-28T19:15:19Z">
        <w:r>
          <w:rPr>
            <w:rFonts w:hint="eastAsia" w:ascii="Times New Roman" w:hAnsi="Times New Roman"/>
            <w:b/>
            <w:bCs/>
            <w:sz w:val="28"/>
            <w:szCs w:val="28"/>
            <w:lang w:val="en-US" w:eastAsia="zh-CN"/>
          </w:rPr>
          <w:delText>2</w:delText>
        </w:r>
      </w:del>
      <w:r>
        <w:rPr>
          <w:rFonts w:hint="eastAsia" w:ascii="Times New Roman" w:hAnsi="Times New Roman"/>
          <w:b/>
          <w:bCs/>
          <w:sz w:val="28"/>
          <w:szCs w:val="28"/>
          <w:lang w:val="en-US" w:eastAsia="zh-CN"/>
        </w:rPr>
        <w:t xml:space="preserve"> DI模块</w:t>
      </w:r>
      <w:bookmarkEnd w:id="81"/>
      <w:bookmarkEnd w:id="82"/>
      <w:bookmarkEnd w:id="83"/>
      <w:bookmarkEnd w:id="84"/>
      <w:bookmarkEnd w:id="85"/>
    </w:p>
    <w:p w14:paraId="580A8392">
      <w:pPr>
        <w:jc w:val="left"/>
        <w:rPr>
          <w:ins w:id="2826" w:author="L" w:date="2026-05-20T14:38:18Z"/>
          <w:rFonts w:hint="default" w:ascii="Times New Roman" w:hAnsi="Times New Roman"/>
          <w:sz w:val="24"/>
          <w:vertAlign w:val="baseline"/>
          <w:lang w:val="en-US" w:eastAsia="zh-CN"/>
        </w:rPr>
      </w:pPr>
      <w:ins w:id="2827" w:author="L" w:date="2026-05-20T14:38:18Z">
        <w:r>
          <w:rPr>
            <w:rFonts w:hint="default" w:ascii="Times New Roman" w:hAnsi="Times New Roman"/>
            <w:sz w:val="24"/>
            <w:vertAlign w:val="baseline"/>
            <w:lang w:val="en-US" w:eastAsia="zh-CN"/>
          </w:rPr>
          <w:t>注意</w:t>
        </w:r>
      </w:ins>
      <w:ins w:id="2828" w:author="L" w:date="2026-05-20T14:38:18Z">
        <w:r>
          <w:rPr>
            <w:rFonts w:hint="eastAsia" w:ascii="Times New Roman" w:hAnsi="Times New Roman"/>
            <w:sz w:val="24"/>
            <w:vertAlign w:val="baseline"/>
            <w:lang w:val="en-US" w:eastAsia="zh-CN"/>
          </w:rPr>
          <w:t>：DI模块默认供电24V</w:t>
        </w:r>
      </w:ins>
    </w:p>
    <w:p w14:paraId="73857C11">
      <w:pPr>
        <w:jc w:val="center"/>
        <w:rPr>
          <w:ins w:id="2829" w:author="L" w:date="2026-05-20T14:38:15Z"/>
          <w:rFonts w:hint="default" w:ascii="Times New Roman" w:hAnsi="Times New Roman"/>
          <w:vertAlign w:val="baseline"/>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5D7EF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30" w:author="LKY" w:date="2026-05-22T20:43:53Z"/>
        </w:trPr>
        <w:tc>
          <w:tcPr>
            <w:tcW w:w="5000" w:type="pct"/>
            <w:gridSpan w:val="10"/>
            <w:tcBorders>
              <w:top w:val="single" w:color="auto" w:sz="4" w:space="0"/>
            </w:tcBorders>
            <w:noWrap w:val="0"/>
            <w:vAlign w:val="top"/>
          </w:tcPr>
          <w:p w14:paraId="59777541">
            <w:pPr>
              <w:jc w:val="center"/>
              <w:rPr>
                <w:ins w:id="2831" w:author="LKY" w:date="2026-05-22T20:43:53Z"/>
                <w:rFonts w:hint="default" w:ascii="Times New Roman" w:hAnsi="Times New Roman"/>
                <w:vertAlign w:val="baseline"/>
                <w:lang w:val="en-US" w:eastAsia="zh-CN"/>
              </w:rPr>
            </w:pPr>
            <w:ins w:id="2832" w:author="LKY" w:date="2026-05-22T20:43:53Z">
              <w:r>
                <w:rPr>
                  <w:rFonts w:hint="eastAsia" w:ascii="Times New Roman" w:hAnsi="Times New Roman"/>
                  <w:vertAlign w:val="baseline"/>
                  <w:lang w:val="en-US" w:eastAsia="zh-CN"/>
                </w:rPr>
                <w:t>N1161/N1162/N1163模块</w:t>
              </w:r>
            </w:ins>
          </w:p>
        </w:tc>
      </w:tr>
      <w:tr w14:paraId="64713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33" w:author="LKY" w:date="2026-05-22T20:43:53Z"/>
        </w:trPr>
        <w:tc>
          <w:tcPr>
            <w:tcW w:w="639" w:type="pct"/>
            <w:tcBorders>
              <w:top w:val="single" w:color="auto" w:sz="4" w:space="0"/>
            </w:tcBorders>
            <w:noWrap w:val="0"/>
            <w:vAlign w:val="top"/>
          </w:tcPr>
          <w:p w14:paraId="3F4E4084">
            <w:pPr>
              <w:jc w:val="center"/>
              <w:rPr>
                <w:ins w:id="2834" w:author="LKY" w:date="2026-05-22T20:43:53Z"/>
                <w:rFonts w:hint="default" w:ascii="Times New Roman" w:hAnsi="Times New Roman"/>
                <w:vertAlign w:val="baseline"/>
                <w:lang w:val="en-US" w:eastAsia="zh-CN"/>
              </w:rPr>
            </w:pPr>
            <w:ins w:id="2835" w:author="LKY" w:date="2026-05-22T20:43:53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F9DC1E2">
            <w:pPr>
              <w:jc w:val="center"/>
              <w:rPr>
                <w:ins w:id="2836" w:author="LKY" w:date="2026-05-22T20:43:53Z"/>
                <w:rFonts w:hint="default" w:ascii="Times New Roman" w:hAnsi="Times New Roman" w:eastAsiaTheme="minorEastAsia" w:cstheme="minorBidi"/>
                <w:kern w:val="2"/>
                <w:sz w:val="21"/>
                <w:szCs w:val="24"/>
                <w:vertAlign w:val="baseline"/>
                <w:lang w:val="en-US" w:eastAsia="zh-CN" w:bidi="ar-SA"/>
              </w:rPr>
            </w:pPr>
            <w:ins w:id="2837" w:author="LKY" w:date="2026-05-22T20:43:53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5227053">
            <w:pPr>
              <w:jc w:val="center"/>
              <w:rPr>
                <w:ins w:id="2838" w:author="LKY" w:date="2026-05-22T20:43:53Z"/>
                <w:rFonts w:hint="default" w:ascii="Times New Roman" w:hAnsi="Times New Roman" w:eastAsiaTheme="minorEastAsia" w:cstheme="minorBidi"/>
                <w:kern w:val="2"/>
                <w:sz w:val="21"/>
                <w:szCs w:val="24"/>
                <w:vertAlign w:val="baseline"/>
                <w:lang w:val="en-US" w:eastAsia="zh-CN" w:bidi="ar-SA"/>
              </w:rPr>
            </w:pPr>
            <w:ins w:id="2839" w:author="LKY" w:date="2026-05-22T20:43:53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177F6E51">
            <w:pPr>
              <w:jc w:val="center"/>
              <w:rPr>
                <w:ins w:id="2840" w:author="LKY" w:date="2026-05-22T20:43:53Z"/>
                <w:rFonts w:hint="default" w:ascii="Times New Roman" w:hAnsi="Times New Roman" w:eastAsiaTheme="minorEastAsia" w:cstheme="minorBidi"/>
                <w:kern w:val="2"/>
                <w:sz w:val="21"/>
                <w:szCs w:val="24"/>
                <w:vertAlign w:val="baseline"/>
                <w:lang w:val="en-US" w:eastAsia="zh-CN" w:bidi="ar-SA"/>
              </w:rPr>
            </w:pPr>
            <w:ins w:id="2841" w:author="LKY" w:date="2026-05-22T20:43:53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65628AF4">
            <w:pPr>
              <w:jc w:val="center"/>
              <w:rPr>
                <w:ins w:id="2842" w:author="LKY" w:date="2026-05-22T20:43:53Z"/>
                <w:rFonts w:hint="default" w:ascii="Times New Roman" w:hAnsi="Times New Roman" w:eastAsiaTheme="minorEastAsia" w:cstheme="minorBidi"/>
                <w:kern w:val="2"/>
                <w:sz w:val="21"/>
                <w:szCs w:val="24"/>
                <w:vertAlign w:val="baseline"/>
                <w:lang w:val="en-US" w:eastAsia="zh-CN" w:bidi="ar-SA"/>
              </w:rPr>
            </w:pPr>
            <w:ins w:id="2843" w:author="LKY" w:date="2026-05-22T20:43:53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7C91210">
            <w:pPr>
              <w:jc w:val="center"/>
              <w:rPr>
                <w:ins w:id="2844" w:author="LKY" w:date="2026-05-22T20:43:53Z"/>
                <w:rFonts w:hint="default" w:ascii="Times New Roman" w:hAnsi="Times New Roman" w:eastAsiaTheme="minorEastAsia" w:cstheme="minorBidi"/>
                <w:kern w:val="2"/>
                <w:sz w:val="21"/>
                <w:szCs w:val="24"/>
                <w:vertAlign w:val="baseline"/>
                <w:lang w:val="en-US" w:eastAsia="zh-CN" w:bidi="ar-SA"/>
              </w:rPr>
            </w:pPr>
            <w:ins w:id="2845" w:author="LKY" w:date="2026-05-22T20:43:53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396E782E">
            <w:pPr>
              <w:jc w:val="center"/>
              <w:rPr>
                <w:ins w:id="2846" w:author="LKY" w:date="2026-05-22T20:43:53Z"/>
                <w:rFonts w:hint="default" w:ascii="Times New Roman" w:hAnsi="Times New Roman" w:eastAsiaTheme="minorEastAsia" w:cstheme="minorBidi"/>
                <w:kern w:val="2"/>
                <w:sz w:val="21"/>
                <w:szCs w:val="24"/>
                <w:vertAlign w:val="baseline"/>
                <w:lang w:val="en-US" w:eastAsia="zh-CN" w:bidi="ar-SA"/>
              </w:rPr>
            </w:pPr>
            <w:ins w:id="2847" w:author="LKY" w:date="2026-05-22T20:43:53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14E4DD22">
            <w:pPr>
              <w:jc w:val="center"/>
              <w:rPr>
                <w:ins w:id="2848" w:author="LKY" w:date="2026-05-22T20:43:53Z"/>
                <w:rFonts w:hint="default" w:ascii="Times New Roman" w:hAnsi="Times New Roman"/>
                <w:vertAlign w:val="baseline"/>
                <w:lang w:val="en-US" w:eastAsia="zh-CN"/>
              </w:rPr>
            </w:pPr>
            <w:ins w:id="2849" w:author="LKY" w:date="2026-05-22T20:43:53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2EB34DC">
            <w:pPr>
              <w:jc w:val="center"/>
              <w:rPr>
                <w:ins w:id="2850" w:author="LKY" w:date="2026-05-22T20:43:53Z"/>
                <w:rFonts w:hint="default" w:ascii="Times New Roman" w:hAnsi="Times New Roman"/>
                <w:vertAlign w:val="baseline"/>
                <w:lang w:val="en-US" w:eastAsia="zh-CN"/>
              </w:rPr>
            </w:pPr>
            <w:ins w:id="2851" w:author="LKY" w:date="2026-05-22T20:43:53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4366FA26">
            <w:pPr>
              <w:jc w:val="center"/>
              <w:rPr>
                <w:ins w:id="2852" w:author="LKY" w:date="2026-05-22T20:43:53Z"/>
                <w:rFonts w:hint="default" w:ascii="Times New Roman" w:hAnsi="Times New Roman"/>
                <w:vertAlign w:val="baseline"/>
                <w:lang w:val="en-US" w:eastAsia="zh-CN"/>
              </w:rPr>
            </w:pPr>
            <w:ins w:id="2853" w:author="LKY" w:date="2026-05-22T20:43:53Z">
              <w:r>
                <w:rPr>
                  <w:rFonts w:hint="eastAsia" w:ascii="Times New Roman" w:hAnsi="Times New Roman"/>
                  <w:vertAlign w:val="baseline"/>
                  <w:lang w:val="en-US" w:eastAsia="zh-CN"/>
                </w:rPr>
                <w:t>B9</w:t>
              </w:r>
            </w:ins>
          </w:p>
        </w:tc>
      </w:tr>
      <w:tr w14:paraId="6411B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54" w:author="LKY" w:date="2026-05-22T20:43:53Z"/>
        </w:trPr>
        <w:tc>
          <w:tcPr>
            <w:tcW w:w="639" w:type="pct"/>
            <w:noWrap w:val="0"/>
            <w:vAlign w:val="top"/>
          </w:tcPr>
          <w:p w14:paraId="5A22634F">
            <w:pPr>
              <w:jc w:val="center"/>
              <w:rPr>
                <w:ins w:id="2855" w:author="LKY" w:date="2026-05-22T20:43:53Z"/>
                <w:rFonts w:hint="default" w:ascii="Times New Roman" w:hAnsi="Times New Roman"/>
                <w:vertAlign w:val="baseline"/>
                <w:lang w:val="en-US" w:eastAsia="zh-CN"/>
              </w:rPr>
            </w:pPr>
            <w:ins w:id="2856" w:author="LKY" w:date="2026-05-22T20:43:53Z">
              <w:r>
                <w:rPr>
                  <w:rFonts w:hint="eastAsia" w:ascii="Times New Roman" w:hAnsi="Times New Roman"/>
                  <w:vertAlign w:val="baseline"/>
                  <w:lang w:val="en-US" w:eastAsia="zh-CN"/>
                </w:rPr>
                <w:t>名称</w:t>
              </w:r>
            </w:ins>
          </w:p>
        </w:tc>
        <w:tc>
          <w:tcPr>
            <w:tcW w:w="489" w:type="pct"/>
            <w:noWrap w:val="0"/>
            <w:vAlign w:val="top"/>
          </w:tcPr>
          <w:p w14:paraId="0CDD25A7">
            <w:pPr>
              <w:jc w:val="center"/>
              <w:rPr>
                <w:ins w:id="2857" w:author="LKY" w:date="2026-05-22T20:43:53Z"/>
                <w:rFonts w:hint="default" w:ascii="Times New Roman" w:hAnsi="Times New Roman"/>
                <w:vertAlign w:val="baseline"/>
                <w:lang w:val="en-US" w:eastAsia="zh-CN"/>
              </w:rPr>
            </w:pPr>
            <w:ins w:id="2858" w:author="LKY" w:date="2026-05-22T20:43:53Z">
              <w:r>
                <w:rPr>
                  <w:rFonts w:hint="eastAsia" w:ascii="Times New Roman" w:hAnsi="Times New Roman"/>
                  <w:vertAlign w:val="baseline"/>
                  <w:lang w:val="en-US" w:eastAsia="zh-CN"/>
                </w:rPr>
                <w:t>DI2</w:t>
              </w:r>
            </w:ins>
          </w:p>
        </w:tc>
        <w:tc>
          <w:tcPr>
            <w:tcW w:w="483" w:type="pct"/>
            <w:noWrap w:val="0"/>
            <w:vAlign w:val="top"/>
          </w:tcPr>
          <w:p w14:paraId="6E9269F3">
            <w:pPr>
              <w:jc w:val="center"/>
              <w:rPr>
                <w:ins w:id="2859" w:author="LKY" w:date="2026-05-22T20:43:53Z"/>
                <w:rFonts w:hint="default" w:ascii="Times New Roman" w:hAnsi="Times New Roman"/>
                <w:vertAlign w:val="baseline"/>
                <w:lang w:val="en-US" w:eastAsia="zh-CN"/>
              </w:rPr>
            </w:pPr>
            <w:ins w:id="2860" w:author="LKY" w:date="2026-05-22T20:43:53Z">
              <w:r>
                <w:rPr>
                  <w:rFonts w:hint="eastAsia" w:ascii="Times New Roman" w:hAnsi="Times New Roman"/>
                  <w:vertAlign w:val="baseline"/>
                  <w:lang w:val="en-US" w:eastAsia="zh-CN"/>
                </w:rPr>
                <w:t>DI4</w:t>
              </w:r>
            </w:ins>
          </w:p>
        </w:tc>
        <w:tc>
          <w:tcPr>
            <w:tcW w:w="489" w:type="pct"/>
            <w:noWrap w:val="0"/>
            <w:vAlign w:val="top"/>
          </w:tcPr>
          <w:p w14:paraId="7C5B65FC">
            <w:pPr>
              <w:jc w:val="center"/>
              <w:rPr>
                <w:ins w:id="2861" w:author="LKY" w:date="2026-05-22T20:43:53Z"/>
                <w:rFonts w:hint="default" w:ascii="Times New Roman" w:hAnsi="Times New Roman" w:eastAsiaTheme="minorEastAsia" w:cstheme="minorBidi"/>
                <w:kern w:val="2"/>
                <w:sz w:val="21"/>
                <w:szCs w:val="24"/>
                <w:vertAlign w:val="baseline"/>
                <w:lang w:val="en-US" w:eastAsia="zh-CN" w:bidi="ar-SA"/>
              </w:rPr>
            </w:pPr>
            <w:ins w:id="2862" w:author="LKY" w:date="2026-05-22T20:43:53Z">
              <w:r>
                <w:rPr>
                  <w:rFonts w:hint="eastAsia" w:ascii="Times New Roman" w:hAnsi="Times New Roman"/>
                  <w:vertAlign w:val="baseline"/>
                  <w:lang w:val="en-US" w:eastAsia="zh-CN"/>
                </w:rPr>
                <w:t>DI6</w:t>
              </w:r>
            </w:ins>
          </w:p>
        </w:tc>
        <w:tc>
          <w:tcPr>
            <w:tcW w:w="489" w:type="pct"/>
            <w:noWrap w:val="0"/>
            <w:vAlign w:val="top"/>
          </w:tcPr>
          <w:p w14:paraId="1286BB26">
            <w:pPr>
              <w:jc w:val="center"/>
              <w:rPr>
                <w:ins w:id="2863" w:author="LKY" w:date="2026-05-22T20:43:53Z"/>
                <w:rFonts w:hint="default" w:ascii="Times New Roman" w:hAnsi="Times New Roman" w:eastAsiaTheme="minorEastAsia" w:cstheme="minorBidi"/>
                <w:kern w:val="2"/>
                <w:sz w:val="21"/>
                <w:szCs w:val="24"/>
                <w:vertAlign w:val="baseline"/>
                <w:lang w:val="en-US" w:eastAsia="zh-CN" w:bidi="ar-SA"/>
              </w:rPr>
            </w:pPr>
            <w:ins w:id="2864" w:author="LKY" w:date="2026-05-22T20:43:53Z">
              <w:r>
                <w:rPr>
                  <w:rFonts w:hint="eastAsia" w:ascii="Times New Roman" w:hAnsi="Times New Roman"/>
                  <w:vertAlign w:val="baseline"/>
                  <w:lang w:val="en-US" w:eastAsia="zh-CN"/>
                </w:rPr>
                <w:t>DI8</w:t>
              </w:r>
            </w:ins>
          </w:p>
        </w:tc>
        <w:tc>
          <w:tcPr>
            <w:tcW w:w="489" w:type="pct"/>
            <w:noWrap w:val="0"/>
            <w:vAlign w:val="top"/>
          </w:tcPr>
          <w:p w14:paraId="1690E1FA">
            <w:pPr>
              <w:jc w:val="center"/>
              <w:rPr>
                <w:ins w:id="2865" w:author="LKY" w:date="2026-05-22T20:43:53Z"/>
                <w:rFonts w:hint="default" w:ascii="Times New Roman" w:hAnsi="Times New Roman"/>
                <w:vertAlign w:val="baseline"/>
                <w:lang w:val="en-US" w:eastAsia="zh-CN"/>
              </w:rPr>
            </w:pPr>
            <w:ins w:id="2866" w:author="LKY" w:date="2026-05-22T20:43:53Z">
              <w:r>
                <w:rPr>
                  <w:rFonts w:hint="eastAsia" w:ascii="Times New Roman" w:hAnsi="Times New Roman"/>
                  <w:vertAlign w:val="baseline"/>
                  <w:lang w:val="en-US" w:eastAsia="zh-CN"/>
                </w:rPr>
                <w:t>DI10</w:t>
              </w:r>
            </w:ins>
          </w:p>
        </w:tc>
        <w:tc>
          <w:tcPr>
            <w:tcW w:w="489" w:type="pct"/>
            <w:noWrap w:val="0"/>
            <w:vAlign w:val="top"/>
          </w:tcPr>
          <w:p w14:paraId="129C3F00">
            <w:pPr>
              <w:jc w:val="center"/>
              <w:rPr>
                <w:ins w:id="2867" w:author="LKY" w:date="2026-05-22T20:43:53Z"/>
                <w:rFonts w:hint="default" w:ascii="Times New Roman" w:hAnsi="Times New Roman"/>
                <w:vertAlign w:val="baseline"/>
                <w:lang w:val="en-US" w:eastAsia="zh-CN"/>
              </w:rPr>
            </w:pPr>
            <w:ins w:id="2868" w:author="LKY" w:date="2026-05-22T20:43:53Z">
              <w:r>
                <w:rPr>
                  <w:rFonts w:hint="eastAsia" w:ascii="Times New Roman" w:hAnsi="Times New Roman"/>
                  <w:vertAlign w:val="baseline"/>
                  <w:lang w:val="en-US" w:eastAsia="zh-CN"/>
                </w:rPr>
                <w:t>DI12</w:t>
              </w:r>
            </w:ins>
          </w:p>
        </w:tc>
        <w:tc>
          <w:tcPr>
            <w:tcW w:w="489" w:type="pct"/>
            <w:noWrap w:val="0"/>
            <w:vAlign w:val="top"/>
          </w:tcPr>
          <w:p w14:paraId="44B14C88">
            <w:pPr>
              <w:jc w:val="center"/>
              <w:rPr>
                <w:ins w:id="2869" w:author="LKY" w:date="2026-05-22T20:43:53Z"/>
                <w:rFonts w:hint="default" w:ascii="Times New Roman" w:hAnsi="Times New Roman"/>
                <w:vertAlign w:val="baseline"/>
                <w:lang w:val="en-US" w:eastAsia="zh-CN"/>
              </w:rPr>
            </w:pPr>
            <w:ins w:id="2870" w:author="LKY" w:date="2026-05-22T20:43:53Z">
              <w:r>
                <w:rPr>
                  <w:rFonts w:hint="eastAsia" w:ascii="Times New Roman" w:hAnsi="Times New Roman"/>
                  <w:vertAlign w:val="baseline"/>
                  <w:lang w:val="en-US" w:eastAsia="zh-CN"/>
                </w:rPr>
                <w:t>DI14</w:t>
              </w:r>
            </w:ins>
          </w:p>
        </w:tc>
        <w:tc>
          <w:tcPr>
            <w:tcW w:w="525" w:type="pct"/>
            <w:noWrap w:val="0"/>
            <w:vAlign w:val="top"/>
          </w:tcPr>
          <w:p w14:paraId="71441D3C">
            <w:pPr>
              <w:jc w:val="center"/>
              <w:rPr>
                <w:ins w:id="2871" w:author="LKY" w:date="2026-05-22T20:43:53Z"/>
                <w:rFonts w:hint="default" w:ascii="Times New Roman" w:hAnsi="Times New Roman"/>
                <w:vertAlign w:val="baseline"/>
                <w:lang w:val="en-US" w:eastAsia="zh-CN"/>
              </w:rPr>
            </w:pPr>
            <w:ins w:id="2872" w:author="LKY" w:date="2026-05-22T20:43:53Z">
              <w:r>
                <w:rPr>
                  <w:rFonts w:hint="eastAsia" w:ascii="Times New Roman" w:hAnsi="Times New Roman"/>
                  <w:vertAlign w:val="baseline"/>
                  <w:lang w:val="en-US" w:eastAsia="zh-CN"/>
                </w:rPr>
                <w:t>DI16</w:t>
              </w:r>
            </w:ins>
          </w:p>
        </w:tc>
        <w:tc>
          <w:tcPr>
            <w:tcW w:w="412" w:type="pct"/>
            <w:noWrap w:val="0"/>
            <w:vAlign w:val="top"/>
          </w:tcPr>
          <w:p w14:paraId="1A3C33B0">
            <w:pPr>
              <w:jc w:val="center"/>
              <w:rPr>
                <w:ins w:id="2873" w:author="LKY" w:date="2026-05-22T20:43:53Z"/>
                <w:rFonts w:hint="default" w:ascii="Times New Roman" w:hAnsi="Times New Roman"/>
                <w:vertAlign w:val="baseline"/>
                <w:lang w:val="en-US" w:eastAsia="zh-CN"/>
              </w:rPr>
            </w:pPr>
            <w:ins w:id="2874" w:author="LKY" w:date="2026-05-22T20:43:53Z">
              <w:r>
                <w:rPr>
                  <w:rFonts w:hint="eastAsia" w:ascii="Times New Roman" w:hAnsi="Times New Roman"/>
                  <w:vertAlign w:val="baseline"/>
                  <w:lang w:val="en-US" w:eastAsia="zh-CN"/>
                </w:rPr>
                <w:t>PE</w:t>
              </w:r>
            </w:ins>
          </w:p>
        </w:tc>
      </w:tr>
      <w:tr w14:paraId="4F64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75" w:author="LKY" w:date="2026-05-22T20:43:53Z"/>
        </w:trPr>
        <w:tc>
          <w:tcPr>
            <w:tcW w:w="639" w:type="pct"/>
            <w:noWrap w:val="0"/>
            <w:vAlign w:val="top"/>
          </w:tcPr>
          <w:p w14:paraId="3FDA32B8">
            <w:pPr>
              <w:jc w:val="center"/>
              <w:rPr>
                <w:ins w:id="2876" w:author="LKY" w:date="2026-05-22T20:43:53Z"/>
                <w:rFonts w:hint="default" w:ascii="Times New Roman" w:hAnsi="Times New Roman"/>
                <w:vertAlign w:val="baseline"/>
                <w:lang w:val="en-US" w:eastAsia="zh-CN"/>
              </w:rPr>
            </w:pPr>
            <w:ins w:id="2877" w:author="LKY" w:date="2026-05-22T20:43:53Z">
              <w:r>
                <w:rPr>
                  <w:rFonts w:hint="eastAsia" w:ascii="Times New Roman" w:hAnsi="Times New Roman"/>
                  <w:vertAlign w:val="baseline"/>
                  <w:lang w:val="en-US" w:eastAsia="zh-CN"/>
                </w:rPr>
                <w:t>端口号</w:t>
              </w:r>
            </w:ins>
          </w:p>
        </w:tc>
        <w:tc>
          <w:tcPr>
            <w:tcW w:w="489" w:type="pct"/>
            <w:noWrap w:val="0"/>
            <w:vAlign w:val="top"/>
          </w:tcPr>
          <w:p w14:paraId="18365C0C">
            <w:pPr>
              <w:jc w:val="center"/>
              <w:rPr>
                <w:ins w:id="2878" w:author="LKY" w:date="2026-05-22T20:43:53Z"/>
                <w:rFonts w:hint="default" w:ascii="Times New Roman" w:hAnsi="Times New Roman"/>
                <w:vertAlign w:val="baseline"/>
                <w:lang w:val="en-US" w:eastAsia="zh-CN"/>
              </w:rPr>
            </w:pPr>
            <w:ins w:id="2879" w:author="LKY" w:date="2026-05-22T20:43:53Z">
              <w:r>
                <w:rPr>
                  <w:rFonts w:hint="eastAsia" w:ascii="Times New Roman" w:hAnsi="Times New Roman"/>
                  <w:vertAlign w:val="baseline"/>
                  <w:lang w:val="en-US" w:eastAsia="zh-CN"/>
                </w:rPr>
                <w:t>A1</w:t>
              </w:r>
            </w:ins>
          </w:p>
        </w:tc>
        <w:tc>
          <w:tcPr>
            <w:tcW w:w="483" w:type="pct"/>
            <w:noWrap w:val="0"/>
            <w:vAlign w:val="top"/>
          </w:tcPr>
          <w:p w14:paraId="6A9E0B25">
            <w:pPr>
              <w:jc w:val="center"/>
              <w:rPr>
                <w:ins w:id="2880" w:author="LKY" w:date="2026-05-22T20:43:53Z"/>
                <w:rFonts w:hint="default" w:ascii="Times New Roman" w:hAnsi="Times New Roman"/>
                <w:vertAlign w:val="baseline"/>
                <w:lang w:val="en-US" w:eastAsia="zh-CN"/>
              </w:rPr>
            </w:pPr>
            <w:ins w:id="2881" w:author="LKY" w:date="2026-05-22T20:43:53Z">
              <w:r>
                <w:rPr>
                  <w:rFonts w:hint="eastAsia" w:ascii="Times New Roman" w:hAnsi="Times New Roman"/>
                  <w:vertAlign w:val="baseline"/>
                  <w:lang w:val="en-US" w:eastAsia="zh-CN"/>
                </w:rPr>
                <w:t>A2</w:t>
              </w:r>
            </w:ins>
          </w:p>
        </w:tc>
        <w:tc>
          <w:tcPr>
            <w:tcW w:w="489" w:type="pct"/>
            <w:noWrap w:val="0"/>
            <w:vAlign w:val="top"/>
          </w:tcPr>
          <w:p w14:paraId="115AF11E">
            <w:pPr>
              <w:jc w:val="center"/>
              <w:rPr>
                <w:ins w:id="2882" w:author="LKY" w:date="2026-05-22T20:43:53Z"/>
                <w:rFonts w:hint="default" w:ascii="Times New Roman" w:hAnsi="Times New Roman"/>
                <w:vertAlign w:val="baseline"/>
                <w:lang w:val="en-US" w:eastAsia="zh-CN"/>
              </w:rPr>
            </w:pPr>
            <w:ins w:id="2883" w:author="LKY" w:date="2026-05-22T20:43:53Z">
              <w:r>
                <w:rPr>
                  <w:rFonts w:hint="eastAsia" w:ascii="Times New Roman" w:hAnsi="Times New Roman"/>
                  <w:vertAlign w:val="baseline"/>
                  <w:lang w:val="en-US" w:eastAsia="zh-CN"/>
                </w:rPr>
                <w:t>A3</w:t>
              </w:r>
            </w:ins>
          </w:p>
        </w:tc>
        <w:tc>
          <w:tcPr>
            <w:tcW w:w="489" w:type="pct"/>
            <w:noWrap w:val="0"/>
            <w:vAlign w:val="top"/>
          </w:tcPr>
          <w:p w14:paraId="1D521873">
            <w:pPr>
              <w:jc w:val="center"/>
              <w:rPr>
                <w:ins w:id="2884" w:author="LKY" w:date="2026-05-22T20:43:53Z"/>
                <w:rFonts w:hint="default" w:ascii="Times New Roman" w:hAnsi="Times New Roman"/>
                <w:vertAlign w:val="baseline"/>
                <w:lang w:val="en-US" w:eastAsia="zh-CN"/>
              </w:rPr>
            </w:pPr>
            <w:ins w:id="2885" w:author="LKY" w:date="2026-05-22T20:43:53Z">
              <w:r>
                <w:rPr>
                  <w:rFonts w:hint="eastAsia" w:ascii="Times New Roman" w:hAnsi="Times New Roman"/>
                  <w:vertAlign w:val="baseline"/>
                  <w:lang w:val="en-US" w:eastAsia="zh-CN"/>
                </w:rPr>
                <w:t>A4</w:t>
              </w:r>
            </w:ins>
          </w:p>
        </w:tc>
        <w:tc>
          <w:tcPr>
            <w:tcW w:w="489" w:type="pct"/>
            <w:noWrap w:val="0"/>
            <w:vAlign w:val="top"/>
          </w:tcPr>
          <w:p w14:paraId="6E64CD29">
            <w:pPr>
              <w:jc w:val="center"/>
              <w:rPr>
                <w:ins w:id="2886" w:author="LKY" w:date="2026-05-22T20:43:53Z"/>
                <w:rFonts w:hint="default" w:ascii="Times New Roman" w:hAnsi="Times New Roman"/>
                <w:vertAlign w:val="baseline"/>
                <w:lang w:val="en-US" w:eastAsia="zh-CN"/>
              </w:rPr>
            </w:pPr>
            <w:ins w:id="2887" w:author="LKY" w:date="2026-05-22T20:43:53Z">
              <w:r>
                <w:rPr>
                  <w:rFonts w:hint="eastAsia" w:ascii="Times New Roman" w:hAnsi="Times New Roman"/>
                  <w:vertAlign w:val="baseline"/>
                  <w:lang w:val="en-US" w:eastAsia="zh-CN"/>
                </w:rPr>
                <w:t>A5</w:t>
              </w:r>
            </w:ins>
          </w:p>
        </w:tc>
        <w:tc>
          <w:tcPr>
            <w:tcW w:w="489" w:type="pct"/>
            <w:noWrap w:val="0"/>
            <w:vAlign w:val="top"/>
          </w:tcPr>
          <w:p w14:paraId="71683DA5">
            <w:pPr>
              <w:jc w:val="center"/>
              <w:rPr>
                <w:ins w:id="2888" w:author="LKY" w:date="2026-05-22T20:43:53Z"/>
                <w:rFonts w:hint="default" w:ascii="Times New Roman" w:hAnsi="Times New Roman"/>
                <w:vertAlign w:val="baseline"/>
                <w:lang w:val="en-US" w:eastAsia="zh-CN"/>
              </w:rPr>
            </w:pPr>
            <w:ins w:id="2889" w:author="LKY" w:date="2026-05-22T20:43:53Z">
              <w:r>
                <w:rPr>
                  <w:rFonts w:hint="eastAsia" w:ascii="Times New Roman" w:hAnsi="Times New Roman"/>
                  <w:vertAlign w:val="baseline"/>
                  <w:lang w:val="en-US" w:eastAsia="zh-CN"/>
                </w:rPr>
                <w:t>A6</w:t>
              </w:r>
            </w:ins>
          </w:p>
        </w:tc>
        <w:tc>
          <w:tcPr>
            <w:tcW w:w="489" w:type="pct"/>
            <w:noWrap w:val="0"/>
            <w:vAlign w:val="top"/>
          </w:tcPr>
          <w:p w14:paraId="3608ECFF">
            <w:pPr>
              <w:jc w:val="center"/>
              <w:rPr>
                <w:ins w:id="2890" w:author="LKY" w:date="2026-05-22T20:43:53Z"/>
                <w:rFonts w:hint="default" w:ascii="Times New Roman" w:hAnsi="Times New Roman"/>
                <w:vertAlign w:val="baseline"/>
                <w:lang w:val="en-US" w:eastAsia="zh-CN"/>
              </w:rPr>
            </w:pPr>
            <w:ins w:id="2891" w:author="LKY" w:date="2026-05-22T20:43:53Z">
              <w:r>
                <w:rPr>
                  <w:rFonts w:hint="eastAsia" w:ascii="Times New Roman" w:hAnsi="Times New Roman"/>
                  <w:vertAlign w:val="baseline"/>
                  <w:lang w:val="en-US" w:eastAsia="zh-CN"/>
                </w:rPr>
                <w:t>A7</w:t>
              </w:r>
            </w:ins>
          </w:p>
        </w:tc>
        <w:tc>
          <w:tcPr>
            <w:tcW w:w="525" w:type="pct"/>
            <w:noWrap w:val="0"/>
            <w:vAlign w:val="top"/>
          </w:tcPr>
          <w:p w14:paraId="387B7869">
            <w:pPr>
              <w:jc w:val="center"/>
              <w:rPr>
                <w:ins w:id="2892" w:author="LKY" w:date="2026-05-22T20:43:53Z"/>
                <w:rFonts w:hint="default" w:ascii="Times New Roman" w:hAnsi="Times New Roman"/>
                <w:vertAlign w:val="baseline"/>
                <w:lang w:val="en-US" w:eastAsia="zh-CN"/>
              </w:rPr>
            </w:pPr>
            <w:ins w:id="2893" w:author="LKY" w:date="2026-05-22T20:43:53Z">
              <w:r>
                <w:rPr>
                  <w:rFonts w:hint="eastAsia" w:ascii="Times New Roman" w:hAnsi="Times New Roman"/>
                  <w:vertAlign w:val="baseline"/>
                  <w:lang w:val="en-US" w:eastAsia="zh-CN"/>
                </w:rPr>
                <w:t>A8</w:t>
              </w:r>
            </w:ins>
          </w:p>
        </w:tc>
        <w:tc>
          <w:tcPr>
            <w:tcW w:w="412" w:type="pct"/>
            <w:noWrap w:val="0"/>
            <w:vAlign w:val="top"/>
          </w:tcPr>
          <w:p w14:paraId="687B334D">
            <w:pPr>
              <w:jc w:val="center"/>
              <w:rPr>
                <w:ins w:id="2894" w:author="LKY" w:date="2026-05-22T20:43:53Z"/>
                <w:rFonts w:hint="default" w:ascii="Times New Roman" w:hAnsi="Times New Roman"/>
                <w:vertAlign w:val="baseline"/>
                <w:lang w:val="en-US" w:eastAsia="zh-CN"/>
              </w:rPr>
            </w:pPr>
            <w:ins w:id="2895" w:author="LKY" w:date="2026-05-22T20:43:53Z">
              <w:r>
                <w:rPr>
                  <w:rFonts w:hint="eastAsia" w:ascii="Times New Roman" w:hAnsi="Times New Roman"/>
                  <w:vertAlign w:val="baseline"/>
                  <w:lang w:val="en-US" w:eastAsia="zh-CN"/>
                </w:rPr>
                <w:t>A9</w:t>
              </w:r>
            </w:ins>
          </w:p>
        </w:tc>
      </w:tr>
      <w:tr w14:paraId="0A29E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896" w:author="LKY" w:date="2026-05-22T20:43:53Z"/>
        </w:trPr>
        <w:tc>
          <w:tcPr>
            <w:tcW w:w="639" w:type="pct"/>
            <w:noWrap w:val="0"/>
            <w:vAlign w:val="top"/>
          </w:tcPr>
          <w:p w14:paraId="634FDDBF">
            <w:pPr>
              <w:jc w:val="center"/>
              <w:rPr>
                <w:ins w:id="2897" w:author="LKY" w:date="2026-05-22T20:43:53Z"/>
                <w:rFonts w:hint="default" w:ascii="Times New Roman" w:hAnsi="Times New Roman"/>
                <w:vertAlign w:val="baseline"/>
                <w:lang w:val="en-US" w:eastAsia="zh-CN"/>
              </w:rPr>
            </w:pPr>
            <w:ins w:id="2898" w:author="LKY" w:date="2026-05-22T20:43:53Z">
              <w:r>
                <w:rPr>
                  <w:rFonts w:hint="eastAsia" w:ascii="Times New Roman" w:hAnsi="Times New Roman"/>
                  <w:vertAlign w:val="baseline"/>
                  <w:lang w:val="en-US" w:eastAsia="zh-CN"/>
                </w:rPr>
                <w:t>名称</w:t>
              </w:r>
            </w:ins>
          </w:p>
        </w:tc>
        <w:tc>
          <w:tcPr>
            <w:tcW w:w="489" w:type="pct"/>
            <w:noWrap w:val="0"/>
            <w:vAlign w:val="top"/>
          </w:tcPr>
          <w:p w14:paraId="4020C2F3">
            <w:pPr>
              <w:jc w:val="center"/>
              <w:rPr>
                <w:ins w:id="2899" w:author="LKY" w:date="2026-05-22T20:43:53Z"/>
                <w:rFonts w:hint="default" w:ascii="Times New Roman" w:hAnsi="Times New Roman"/>
                <w:vertAlign w:val="baseline"/>
                <w:lang w:val="en-US" w:eastAsia="zh-CN"/>
              </w:rPr>
            </w:pPr>
            <w:ins w:id="2900" w:author="LKY" w:date="2026-05-22T20:43:53Z">
              <w:r>
                <w:rPr>
                  <w:rFonts w:hint="eastAsia" w:ascii="Times New Roman" w:hAnsi="Times New Roman"/>
                  <w:vertAlign w:val="baseline"/>
                  <w:lang w:val="en-US" w:eastAsia="zh-CN"/>
                </w:rPr>
                <w:t>DI1</w:t>
              </w:r>
            </w:ins>
          </w:p>
        </w:tc>
        <w:tc>
          <w:tcPr>
            <w:tcW w:w="483" w:type="pct"/>
            <w:noWrap w:val="0"/>
            <w:vAlign w:val="top"/>
          </w:tcPr>
          <w:p w14:paraId="0C05B036">
            <w:pPr>
              <w:jc w:val="center"/>
              <w:rPr>
                <w:ins w:id="2901" w:author="LKY" w:date="2026-05-22T20:43:53Z"/>
                <w:rFonts w:hint="default" w:ascii="Times New Roman" w:hAnsi="Times New Roman"/>
                <w:vertAlign w:val="baseline"/>
                <w:lang w:val="en-US" w:eastAsia="zh-CN"/>
              </w:rPr>
            </w:pPr>
            <w:ins w:id="2902" w:author="LKY" w:date="2026-05-22T20:43:53Z">
              <w:r>
                <w:rPr>
                  <w:rFonts w:hint="eastAsia" w:ascii="Times New Roman" w:hAnsi="Times New Roman"/>
                  <w:vertAlign w:val="baseline"/>
                  <w:lang w:val="en-US" w:eastAsia="zh-CN"/>
                </w:rPr>
                <w:t>DI3</w:t>
              </w:r>
            </w:ins>
          </w:p>
        </w:tc>
        <w:tc>
          <w:tcPr>
            <w:tcW w:w="489" w:type="pct"/>
            <w:noWrap w:val="0"/>
            <w:vAlign w:val="top"/>
          </w:tcPr>
          <w:p w14:paraId="51ED30E9">
            <w:pPr>
              <w:jc w:val="center"/>
              <w:rPr>
                <w:ins w:id="2903" w:author="LKY" w:date="2026-05-22T20:43:53Z"/>
                <w:rFonts w:hint="default" w:ascii="Times New Roman" w:hAnsi="Times New Roman"/>
                <w:vertAlign w:val="baseline"/>
                <w:lang w:val="en-US" w:eastAsia="zh-CN"/>
              </w:rPr>
            </w:pPr>
            <w:ins w:id="2904" w:author="LKY" w:date="2026-05-22T20:43:53Z">
              <w:r>
                <w:rPr>
                  <w:rFonts w:hint="eastAsia" w:ascii="Times New Roman" w:hAnsi="Times New Roman"/>
                  <w:vertAlign w:val="baseline"/>
                  <w:lang w:val="en-US" w:eastAsia="zh-CN"/>
                </w:rPr>
                <w:t>DI5</w:t>
              </w:r>
            </w:ins>
          </w:p>
        </w:tc>
        <w:tc>
          <w:tcPr>
            <w:tcW w:w="489" w:type="pct"/>
            <w:noWrap w:val="0"/>
            <w:vAlign w:val="top"/>
          </w:tcPr>
          <w:p w14:paraId="590B1D82">
            <w:pPr>
              <w:jc w:val="center"/>
              <w:rPr>
                <w:ins w:id="2905" w:author="LKY" w:date="2026-05-22T20:43:53Z"/>
                <w:rFonts w:hint="default" w:ascii="Times New Roman" w:hAnsi="Times New Roman"/>
                <w:vertAlign w:val="baseline"/>
                <w:lang w:val="en-US" w:eastAsia="zh-CN"/>
              </w:rPr>
            </w:pPr>
            <w:ins w:id="2906" w:author="LKY" w:date="2026-05-22T20:43:53Z">
              <w:r>
                <w:rPr>
                  <w:rFonts w:hint="eastAsia" w:ascii="Times New Roman" w:hAnsi="Times New Roman"/>
                  <w:vertAlign w:val="baseline"/>
                  <w:lang w:val="en-US" w:eastAsia="zh-CN"/>
                </w:rPr>
                <w:t>DI7</w:t>
              </w:r>
            </w:ins>
          </w:p>
        </w:tc>
        <w:tc>
          <w:tcPr>
            <w:tcW w:w="489" w:type="pct"/>
            <w:noWrap w:val="0"/>
            <w:vAlign w:val="top"/>
          </w:tcPr>
          <w:p w14:paraId="22EEDF54">
            <w:pPr>
              <w:jc w:val="center"/>
              <w:rPr>
                <w:ins w:id="2907" w:author="LKY" w:date="2026-05-22T20:43:53Z"/>
                <w:rFonts w:hint="default" w:ascii="Times New Roman" w:hAnsi="Times New Roman"/>
                <w:vertAlign w:val="baseline"/>
                <w:lang w:val="en-US" w:eastAsia="zh-CN"/>
              </w:rPr>
            </w:pPr>
            <w:ins w:id="2908" w:author="LKY" w:date="2026-05-22T20:43:53Z">
              <w:r>
                <w:rPr>
                  <w:rFonts w:hint="eastAsia" w:ascii="Times New Roman" w:hAnsi="Times New Roman"/>
                  <w:vertAlign w:val="baseline"/>
                  <w:lang w:val="en-US" w:eastAsia="zh-CN"/>
                </w:rPr>
                <w:t>DI9</w:t>
              </w:r>
            </w:ins>
          </w:p>
        </w:tc>
        <w:tc>
          <w:tcPr>
            <w:tcW w:w="489" w:type="pct"/>
            <w:noWrap w:val="0"/>
            <w:vAlign w:val="top"/>
          </w:tcPr>
          <w:p w14:paraId="5773CA70">
            <w:pPr>
              <w:jc w:val="center"/>
              <w:rPr>
                <w:ins w:id="2909" w:author="LKY" w:date="2026-05-22T20:43:53Z"/>
                <w:rFonts w:hint="default" w:ascii="Times New Roman" w:hAnsi="Times New Roman"/>
                <w:vertAlign w:val="baseline"/>
                <w:lang w:val="en-US" w:eastAsia="zh-CN"/>
              </w:rPr>
            </w:pPr>
            <w:ins w:id="2910" w:author="LKY" w:date="2026-05-22T20:43:53Z">
              <w:r>
                <w:rPr>
                  <w:rFonts w:hint="eastAsia" w:ascii="Times New Roman" w:hAnsi="Times New Roman"/>
                  <w:vertAlign w:val="baseline"/>
                  <w:lang w:val="en-US" w:eastAsia="zh-CN"/>
                </w:rPr>
                <w:t>DI11</w:t>
              </w:r>
            </w:ins>
          </w:p>
        </w:tc>
        <w:tc>
          <w:tcPr>
            <w:tcW w:w="489" w:type="pct"/>
            <w:noWrap w:val="0"/>
            <w:vAlign w:val="top"/>
          </w:tcPr>
          <w:p w14:paraId="3D017ABC">
            <w:pPr>
              <w:jc w:val="center"/>
              <w:rPr>
                <w:ins w:id="2911" w:author="LKY" w:date="2026-05-22T20:43:53Z"/>
                <w:rFonts w:hint="default" w:ascii="Times New Roman" w:hAnsi="Times New Roman"/>
                <w:vertAlign w:val="baseline"/>
                <w:lang w:val="en-US" w:eastAsia="zh-CN"/>
              </w:rPr>
            </w:pPr>
            <w:ins w:id="2912" w:author="LKY" w:date="2026-05-22T20:43:53Z">
              <w:r>
                <w:rPr>
                  <w:rFonts w:hint="eastAsia" w:ascii="Times New Roman" w:hAnsi="Times New Roman"/>
                  <w:vertAlign w:val="baseline"/>
                  <w:lang w:val="en-US" w:eastAsia="zh-CN"/>
                </w:rPr>
                <w:t>DI13</w:t>
              </w:r>
            </w:ins>
          </w:p>
        </w:tc>
        <w:tc>
          <w:tcPr>
            <w:tcW w:w="525" w:type="pct"/>
            <w:noWrap w:val="0"/>
            <w:vAlign w:val="top"/>
          </w:tcPr>
          <w:p w14:paraId="47732252">
            <w:pPr>
              <w:jc w:val="center"/>
              <w:rPr>
                <w:ins w:id="2913" w:author="LKY" w:date="2026-05-22T20:43:53Z"/>
                <w:rFonts w:hint="default" w:ascii="Times New Roman" w:hAnsi="Times New Roman"/>
                <w:vertAlign w:val="baseline"/>
                <w:lang w:val="en-US" w:eastAsia="zh-CN"/>
              </w:rPr>
            </w:pPr>
            <w:ins w:id="2914" w:author="LKY" w:date="2026-05-22T20:43:53Z">
              <w:r>
                <w:rPr>
                  <w:rFonts w:hint="eastAsia" w:ascii="Times New Roman" w:hAnsi="Times New Roman"/>
                  <w:vertAlign w:val="baseline"/>
                  <w:lang w:val="en-US" w:eastAsia="zh-CN"/>
                </w:rPr>
                <w:t>DI15</w:t>
              </w:r>
            </w:ins>
          </w:p>
        </w:tc>
        <w:tc>
          <w:tcPr>
            <w:tcW w:w="412" w:type="pct"/>
            <w:noWrap w:val="0"/>
            <w:vAlign w:val="top"/>
          </w:tcPr>
          <w:p w14:paraId="2A6AEC55">
            <w:pPr>
              <w:jc w:val="center"/>
              <w:rPr>
                <w:ins w:id="2915" w:author="LKY" w:date="2026-05-22T20:43:53Z"/>
                <w:rFonts w:hint="default" w:ascii="Times New Roman" w:hAnsi="Times New Roman"/>
                <w:vertAlign w:val="baseline"/>
                <w:lang w:val="en-US" w:eastAsia="zh-CN"/>
              </w:rPr>
            </w:pPr>
            <w:ins w:id="2916" w:author="LKY" w:date="2026-05-22T20:43:53Z">
              <w:r>
                <w:rPr>
                  <w:rFonts w:hint="eastAsia" w:ascii="Times New Roman" w:hAnsi="Times New Roman"/>
                  <w:vertAlign w:val="baseline"/>
                  <w:lang w:val="en-US" w:eastAsia="zh-CN"/>
                </w:rPr>
                <w:t>COM</w:t>
              </w:r>
            </w:ins>
          </w:p>
        </w:tc>
      </w:tr>
    </w:tbl>
    <w:p w14:paraId="5F210663">
      <w:pPr>
        <w:rPr>
          <w:ins w:id="2917" w:author="LKY" w:date="2026-05-22T20:43:53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5"/>
        <w:gridCol w:w="831"/>
        <w:gridCol w:w="822"/>
        <w:gridCol w:w="832"/>
        <w:gridCol w:w="832"/>
        <w:gridCol w:w="832"/>
        <w:gridCol w:w="832"/>
        <w:gridCol w:w="832"/>
        <w:gridCol w:w="895"/>
        <w:gridCol w:w="729"/>
      </w:tblGrid>
      <w:tr w14:paraId="226D5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18" w:author="LKY" w:date="2026-05-22T20:43:53Z"/>
        </w:trPr>
        <w:tc>
          <w:tcPr>
            <w:tcW w:w="5000" w:type="pct"/>
            <w:gridSpan w:val="10"/>
            <w:tcBorders>
              <w:top w:val="single" w:color="auto" w:sz="4" w:space="0"/>
            </w:tcBorders>
            <w:noWrap w:val="0"/>
            <w:vAlign w:val="top"/>
          </w:tcPr>
          <w:p w14:paraId="76119C05">
            <w:pPr>
              <w:jc w:val="center"/>
              <w:rPr>
                <w:ins w:id="2919" w:author="LKY" w:date="2026-05-22T20:43:53Z"/>
                <w:rFonts w:hint="eastAsia" w:ascii="Times New Roman" w:hAnsi="Times New Roman"/>
                <w:vertAlign w:val="baseline"/>
                <w:lang w:val="en-US" w:eastAsia="zh-CN"/>
              </w:rPr>
            </w:pPr>
            <w:ins w:id="2920" w:author="LKY" w:date="2026-05-22T20:43:53Z">
              <w:r>
                <w:rPr>
                  <w:rFonts w:hint="eastAsia" w:ascii="Times New Roman" w:hAnsi="Times New Roman"/>
                  <w:vertAlign w:val="baseline"/>
                  <w:lang w:val="en-US" w:eastAsia="zh-CN"/>
                </w:rPr>
                <w:t>N1321/N1322/N1323模块</w:t>
              </w:r>
            </w:ins>
          </w:p>
        </w:tc>
      </w:tr>
      <w:tr w14:paraId="7A61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21" w:author="LKY" w:date="2026-05-22T20:43:53Z"/>
        </w:trPr>
        <w:tc>
          <w:tcPr>
            <w:tcW w:w="637" w:type="pct"/>
            <w:tcBorders>
              <w:top w:val="single" w:color="auto" w:sz="4" w:space="0"/>
            </w:tcBorders>
            <w:noWrap w:val="0"/>
            <w:vAlign w:val="top"/>
          </w:tcPr>
          <w:p w14:paraId="566DE4F8">
            <w:pPr>
              <w:jc w:val="center"/>
              <w:rPr>
                <w:ins w:id="2922" w:author="LKY" w:date="2026-05-22T20:43:53Z"/>
                <w:rFonts w:hint="default" w:ascii="Times New Roman" w:hAnsi="Times New Roman"/>
                <w:vertAlign w:val="baseline"/>
                <w:lang w:val="en-US" w:eastAsia="zh-CN"/>
              </w:rPr>
            </w:pPr>
            <w:ins w:id="2923" w:author="LKY" w:date="2026-05-22T20:43:53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1766B281">
            <w:pPr>
              <w:jc w:val="center"/>
              <w:rPr>
                <w:ins w:id="2924" w:author="LKY" w:date="2026-05-22T20:43:53Z"/>
                <w:rFonts w:hint="default" w:ascii="Times New Roman" w:hAnsi="Times New Roman" w:eastAsiaTheme="minorEastAsia" w:cstheme="minorBidi"/>
                <w:kern w:val="2"/>
                <w:sz w:val="21"/>
                <w:szCs w:val="24"/>
                <w:vertAlign w:val="baseline"/>
                <w:lang w:val="en-US" w:eastAsia="zh-CN" w:bidi="ar-SA"/>
              </w:rPr>
            </w:pPr>
            <w:ins w:id="2925" w:author="LKY" w:date="2026-05-22T20:43:53Z">
              <w:r>
                <w:rPr>
                  <w:rFonts w:hint="eastAsia" w:ascii="Times New Roman" w:hAnsi="Times New Roman" w:cstheme="minorBidi"/>
                  <w:kern w:val="2"/>
                  <w:sz w:val="21"/>
                  <w:szCs w:val="24"/>
                  <w:vertAlign w:val="baseline"/>
                  <w:lang w:val="en-US" w:eastAsia="zh-CN" w:bidi="ar-SA"/>
                </w:rPr>
                <w:t>B1</w:t>
              </w:r>
            </w:ins>
          </w:p>
        </w:tc>
        <w:tc>
          <w:tcPr>
            <w:tcW w:w="482" w:type="pct"/>
            <w:tcBorders>
              <w:top w:val="single" w:color="auto" w:sz="4" w:space="0"/>
            </w:tcBorders>
            <w:noWrap w:val="0"/>
            <w:vAlign w:val="top"/>
          </w:tcPr>
          <w:p w14:paraId="7A3C8AF3">
            <w:pPr>
              <w:jc w:val="center"/>
              <w:rPr>
                <w:ins w:id="2926" w:author="LKY" w:date="2026-05-22T20:43:53Z"/>
                <w:rFonts w:hint="default" w:ascii="Times New Roman" w:hAnsi="Times New Roman" w:eastAsiaTheme="minorEastAsia" w:cstheme="minorBidi"/>
                <w:kern w:val="2"/>
                <w:sz w:val="21"/>
                <w:szCs w:val="24"/>
                <w:vertAlign w:val="baseline"/>
                <w:lang w:val="en-US" w:eastAsia="zh-CN" w:bidi="ar-SA"/>
              </w:rPr>
            </w:pPr>
            <w:ins w:id="2927" w:author="LKY" w:date="2026-05-22T20:43:53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7D380EE6">
            <w:pPr>
              <w:jc w:val="center"/>
              <w:rPr>
                <w:ins w:id="2928" w:author="LKY" w:date="2026-05-22T20:43:53Z"/>
                <w:rFonts w:hint="default" w:ascii="Times New Roman" w:hAnsi="Times New Roman" w:eastAsiaTheme="minorEastAsia" w:cstheme="minorBidi"/>
                <w:kern w:val="2"/>
                <w:sz w:val="21"/>
                <w:szCs w:val="24"/>
                <w:vertAlign w:val="baseline"/>
                <w:lang w:val="en-US" w:eastAsia="zh-CN" w:bidi="ar-SA"/>
              </w:rPr>
            </w:pPr>
            <w:ins w:id="2929" w:author="LKY" w:date="2026-05-22T20:43:53Z">
              <w:r>
                <w:rPr>
                  <w:rFonts w:hint="eastAsia" w:ascii="Times New Roman" w:hAnsi="Times New Roman" w:cstheme="minorBidi"/>
                  <w:kern w:val="2"/>
                  <w:sz w:val="21"/>
                  <w:szCs w:val="24"/>
                  <w:vertAlign w:val="baseline"/>
                  <w:lang w:val="en-US" w:eastAsia="zh-CN" w:bidi="ar-SA"/>
                </w:rPr>
                <w:t>B3</w:t>
              </w:r>
            </w:ins>
          </w:p>
        </w:tc>
        <w:tc>
          <w:tcPr>
            <w:tcW w:w="488" w:type="pct"/>
            <w:tcBorders>
              <w:top w:val="single" w:color="auto" w:sz="4" w:space="0"/>
            </w:tcBorders>
            <w:noWrap w:val="0"/>
            <w:vAlign w:val="top"/>
          </w:tcPr>
          <w:p w14:paraId="454EB940">
            <w:pPr>
              <w:jc w:val="center"/>
              <w:rPr>
                <w:ins w:id="2930" w:author="LKY" w:date="2026-05-22T20:43:53Z"/>
                <w:rFonts w:hint="default" w:ascii="Times New Roman" w:hAnsi="Times New Roman" w:eastAsiaTheme="minorEastAsia" w:cstheme="minorBidi"/>
                <w:kern w:val="2"/>
                <w:sz w:val="21"/>
                <w:szCs w:val="24"/>
                <w:vertAlign w:val="baseline"/>
                <w:lang w:val="en-US" w:eastAsia="zh-CN" w:bidi="ar-SA"/>
              </w:rPr>
            </w:pPr>
            <w:ins w:id="2931" w:author="LKY" w:date="2026-05-22T20:43:53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0D672FCD">
            <w:pPr>
              <w:jc w:val="center"/>
              <w:rPr>
                <w:ins w:id="2932" w:author="LKY" w:date="2026-05-22T20:43:53Z"/>
                <w:rFonts w:hint="default" w:ascii="Times New Roman" w:hAnsi="Times New Roman" w:eastAsiaTheme="minorEastAsia" w:cstheme="minorBidi"/>
                <w:kern w:val="2"/>
                <w:sz w:val="21"/>
                <w:szCs w:val="24"/>
                <w:vertAlign w:val="baseline"/>
                <w:lang w:val="en-US" w:eastAsia="zh-CN" w:bidi="ar-SA"/>
              </w:rPr>
            </w:pPr>
            <w:ins w:id="2933" w:author="LKY" w:date="2026-05-22T20:43:53Z">
              <w:r>
                <w:rPr>
                  <w:rFonts w:hint="eastAsia" w:ascii="Times New Roman" w:hAnsi="Times New Roman" w:cstheme="minorBidi"/>
                  <w:kern w:val="2"/>
                  <w:sz w:val="21"/>
                  <w:szCs w:val="24"/>
                  <w:vertAlign w:val="baseline"/>
                  <w:lang w:val="en-US" w:eastAsia="zh-CN" w:bidi="ar-SA"/>
                </w:rPr>
                <w:t>B5</w:t>
              </w:r>
            </w:ins>
          </w:p>
        </w:tc>
        <w:tc>
          <w:tcPr>
            <w:tcW w:w="488" w:type="pct"/>
            <w:tcBorders>
              <w:top w:val="single" w:color="auto" w:sz="4" w:space="0"/>
            </w:tcBorders>
            <w:noWrap w:val="0"/>
            <w:vAlign w:val="top"/>
          </w:tcPr>
          <w:p w14:paraId="5C8AF274">
            <w:pPr>
              <w:jc w:val="center"/>
              <w:rPr>
                <w:ins w:id="2934" w:author="LKY" w:date="2026-05-22T20:43:53Z"/>
                <w:rFonts w:hint="default" w:ascii="Times New Roman" w:hAnsi="Times New Roman" w:eastAsiaTheme="minorEastAsia" w:cstheme="minorBidi"/>
                <w:kern w:val="2"/>
                <w:sz w:val="21"/>
                <w:szCs w:val="24"/>
                <w:vertAlign w:val="baseline"/>
                <w:lang w:val="en-US" w:eastAsia="zh-CN" w:bidi="ar-SA"/>
              </w:rPr>
            </w:pPr>
            <w:ins w:id="2935" w:author="LKY" w:date="2026-05-22T20:43:53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tcBorders>
            <w:noWrap w:val="0"/>
            <w:vAlign w:val="top"/>
          </w:tcPr>
          <w:p w14:paraId="7316E652">
            <w:pPr>
              <w:jc w:val="center"/>
              <w:rPr>
                <w:ins w:id="2936" w:author="LKY" w:date="2026-05-22T20:43:53Z"/>
                <w:rFonts w:hint="default" w:ascii="Times New Roman" w:hAnsi="Times New Roman"/>
                <w:vertAlign w:val="baseline"/>
                <w:lang w:val="en-US" w:eastAsia="zh-CN"/>
              </w:rPr>
            </w:pPr>
            <w:ins w:id="2937" w:author="LKY" w:date="2026-05-22T20:43:53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3C64671">
            <w:pPr>
              <w:jc w:val="center"/>
              <w:rPr>
                <w:ins w:id="2938" w:author="LKY" w:date="2026-05-22T20:43:53Z"/>
                <w:rFonts w:hint="default" w:ascii="Times New Roman" w:hAnsi="Times New Roman"/>
                <w:vertAlign w:val="baseline"/>
                <w:lang w:val="en-US" w:eastAsia="zh-CN"/>
              </w:rPr>
            </w:pPr>
            <w:ins w:id="2939" w:author="LKY" w:date="2026-05-22T20:43:53Z">
              <w:r>
                <w:rPr>
                  <w:rFonts w:hint="eastAsia" w:ascii="Times New Roman" w:hAnsi="Times New Roman"/>
                  <w:vertAlign w:val="baseline"/>
                  <w:lang w:val="en-US" w:eastAsia="zh-CN"/>
                </w:rPr>
                <w:t>B8</w:t>
              </w:r>
            </w:ins>
          </w:p>
        </w:tc>
        <w:tc>
          <w:tcPr>
            <w:tcW w:w="425" w:type="pct"/>
            <w:tcBorders>
              <w:top w:val="single" w:color="auto" w:sz="4" w:space="0"/>
            </w:tcBorders>
            <w:noWrap w:val="0"/>
            <w:vAlign w:val="top"/>
          </w:tcPr>
          <w:p w14:paraId="07570D9F">
            <w:pPr>
              <w:jc w:val="center"/>
              <w:rPr>
                <w:ins w:id="2940" w:author="LKY" w:date="2026-05-22T20:43:53Z"/>
                <w:rFonts w:hint="default" w:ascii="Times New Roman" w:hAnsi="Times New Roman"/>
                <w:vertAlign w:val="baseline"/>
                <w:lang w:val="en-US" w:eastAsia="zh-CN"/>
              </w:rPr>
            </w:pPr>
            <w:ins w:id="2941" w:author="LKY" w:date="2026-05-22T20:43:53Z">
              <w:r>
                <w:rPr>
                  <w:rFonts w:hint="eastAsia" w:ascii="Times New Roman" w:hAnsi="Times New Roman"/>
                  <w:vertAlign w:val="baseline"/>
                  <w:lang w:val="en-US" w:eastAsia="zh-CN"/>
                </w:rPr>
                <w:t>B9</w:t>
              </w:r>
            </w:ins>
          </w:p>
        </w:tc>
      </w:tr>
      <w:tr w14:paraId="7E042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42" w:author="LKY" w:date="2026-05-22T20:43:53Z"/>
        </w:trPr>
        <w:tc>
          <w:tcPr>
            <w:tcW w:w="637" w:type="pct"/>
            <w:noWrap w:val="0"/>
            <w:vAlign w:val="top"/>
          </w:tcPr>
          <w:p w14:paraId="3EEF22ED">
            <w:pPr>
              <w:jc w:val="center"/>
              <w:rPr>
                <w:ins w:id="2943" w:author="LKY" w:date="2026-05-22T20:43:53Z"/>
                <w:rFonts w:hint="default" w:ascii="Times New Roman" w:hAnsi="Times New Roman"/>
                <w:vertAlign w:val="baseline"/>
                <w:lang w:val="en-US" w:eastAsia="zh-CN"/>
              </w:rPr>
            </w:pPr>
            <w:ins w:id="2944" w:author="LKY" w:date="2026-05-22T20:43:53Z">
              <w:r>
                <w:rPr>
                  <w:rFonts w:hint="eastAsia" w:ascii="Times New Roman" w:hAnsi="Times New Roman"/>
                  <w:vertAlign w:val="baseline"/>
                  <w:lang w:val="en-US" w:eastAsia="zh-CN"/>
                </w:rPr>
                <w:t>名称</w:t>
              </w:r>
            </w:ins>
          </w:p>
        </w:tc>
        <w:tc>
          <w:tcPr>
            <w:tcW w:w="488" w:type="pct"/>
            <w:noWrap w:val="0"/>
            <w:vAlign w:val="top"/>
          </w:tcPr>
          <w:p w14:paraId="2318C21D">
            <w:pPr>
              <w:jc w:val="center"/>
              <w:rPr>
                <w:ins w:id="2945" w:author="LKY" w:date="2026-05-22T20:43:53Z"/>
                <w:rFonts w:hint="default" w:ascii="Times New Roman" w:hAnsi="Times New Roman"/>
                <w:vertAlign w:val="baseline"/>
                <w:lang w:val="en-US" w:eastAsia="zh-CN"/>
              </w:rPr>
            </w:pPr>
            <w:ins w:id="2946" w:author="LKY" w:date="2026-05-22T20:43:53Z">
              <w:r>
                <w:rPr>
                  <w:rFonts w:hint="eastAsia" w:ascii="Times New Roman" w:hAnsi="Times New Roman"/>
                  <w:vertAlign w:val="baseline"/>
                  <w:lang w:val="en-US" w:eastAsia="zh-CN"/>
                </w:rPr>
                <w:t>DI17</w:t>
              </w:r>
            </w:ins>
          </w:p>
        </w:tc>
        <w:tc>
          <w:tcPr>
            <w:tcW w:w="482" w:type="pct"/>
            <w:noWrap w:val="0"/>
            <w:vAlign w:val="top"/>
          </w:tcPr>
          <w:p w14:paraId="2F27614E">
            <w:pPr>
              <w:jc w:val="center"/>
              <w:rPr>
                <w:ins w:id="2947" w:author="LKY" w:date="2026-05-22T20:43:53Z"/>
                <w:rFonts w:hint="default" w:ascii="Times New Roman" w:hAnsi="Times New Roman"/>
                <w:vertAlign w:val="baseline"/>
                <w:lang w:val="en-US" w:eastAsia="zh-CN"/>
              </w:rPr>
            </w:pPr>
            <w:ins w:id="2948" w:author="LKY" w:date="2026-05-22T20:43:53Z">
              <w:r>
                <w:rPr>
                  <w:rFonts w:hint="eastAsia" w:ascii="Times New Roman" w:hAnsi="Times New Roman"/>
                  <w:vertAlign w:val="baseline"/>
                  <w:lang w:val="en-US" w:eastAsia="zh-CN"/>
                </w:rPr>
                <w:t>DI19</w:t>
              </w:r>
            </w:ins>
          </w:p>
        </w:tc>
        <w:tc>
          <w:tcPr>
            <w:tcW w:w="488" w:type="pct"/>
            <w:noWrap w:val="0"/>
            <w:vAlign w:val="top"/>
          </w:tcPr>
          <w:p w14:paraId="2C80898F">
            <w:pPr>
              <w:jc w:val="center"/>
              <w:rPr>
                <w:ins w:id="2949" w:author="LKY" w:date="2026-05-22T20:43:53Z"/>
                <w:rFonts w:hint="default" w:ascii="Times New Roman" w:hAnsi="Times New Roman" w:eastAsiaTheme="minorEastAsia" w:cstheme="minorBidi"/>
                <w:kern w:val="2"/>
                <w:sz w:val="21"/>
                <w:szCs w:val="24"/>
                <w:vertAlign w:val="baseline"/>
                <w:lang w:val="en-US" w:eastAsia="zh-CN" w:bidi="ar-SA"/>
              </w:rPr>
            </w:pPr>
            <w:ins w:id="2950" w:author="LKY" w:date="2026-05-22T20:43:53Z">
              <w:r>
                <w:rPr>
                  <w:rFonts w:hint="eastAsia" w:ascii="Times New Roman" w:hAnsi="Times New Roman" w:cstheme="minorBidi"/>
                  <w:kern w:val="2"/>
                  <w:sz w:val="21"/>
                  <w:szCs w:val="24"/>
                  <w:vertAlign w:val="baseline"/>
                  <w:lang w:val="en-US" w:eastAsia="zh-CN" w:bidi="ar-SA"/>
                </w:rPr>
                <w:t>DI21</w:t>
              </w:r>
            </w:ins>
          </w:p>
        </w:tc>
        <w:tc>
          <w:tcPr>
            <w:tcW w:w="488" w:type="pct"/>
            <w:noWrap w:val="0"/>
            <w:vAlign w:val="top"/>
          </w:tcPr>
          <w:p w14:paraId="50C83267">
            <w:pPr>
              <w:jc w:val="center"/>
              <w:rPr>
                <w:ins w:id="2951" w:author="LKY" w:date="2026-05-22T20:43:53Z"/>
                <w:rFonts w:hint="default" w:ascii="Times New Roman" w:hAnsi="Times New Roman" w:eastAsiaTheme="minorEastAsia" w:cstheme="minorBidi"/>
                <w:kern w:val="2"/>
                <w:sz w:val="21"/>
                <w:szCs w:val="24"/>
                <w:vertAlign w:val="baseline"/>
                <w:lang w:val="en-US" w:eastAsia="zh-CN" w:bidi="ar-SA"/>
              </w:rPr>
            </w:pPr>
            <w:ins w:id="2952" w:author="LKY" w:date="2026-05-22T20:43:53Z">
              <w:r>
                <w:rPr>
                  <w:rFonts w:hint="eastAsia" w:ascii="Times New Roman" w:hAnsi="Times New Roman" w:cstheme="minorBidi"/>
                  <w:kern w:val="2"/>
                  <w:sz w:val="21"/>
                  <w:szCs w:val="24"/>
                  <w:vertAlign w:val="baseline"/>
                  <w:lang w:val="en-US" w:eastAsia="zh-CN" w:bidi="ar-SA"/>
                </w:rPr>
                <w:t>DI23</w:t>
              </w:r>
            </w:ins>
          </w:p>
        </w:tc>
        <w:tc>
          <w:tcPr>
            <w:tcW w:w="488" w:type="pct"/>
            <w:noWrap w:val="0"/>
            <w:vAlign w:val="top"/>
          </w:tcPr>
          <w:p w14:paraId="210C48F2">
            <w:pPr>
              <w:jc w:val="center"/>
              <w:rPr>
                <w:ins w:id="2953" w:author="LKY" w:date="2026-05-22T20:43:53Z"/>
                <w:rFonts w:hint="default" w:ascii="Times New Roman" w:hAnsi="Times New Roman"/>
                <w:vertAlign w:val="baseline"/>
                <w:lang w:val="en-US" w:eastAsia="zh-CN"/>
              </w:rPr>
            </w:pPr>
            <w:ins w:id="2954" w:author="LKY" w:date="2026-05-22T20:43:53Z">
              <w:r>
                <w:rPr>
                  <w:rFonts w:hint="eastAsia" w:ascii="Times New Roman" w:hAnsi="Times New Roman"/>
                  <w:vertAlign w:val="baseline"/>
                  <w:lang w:val="en-US" w:eastAsia="zh-CN"/>
                </w:rPr>
                <w:t>DI25</w:t>
              </w:r>
            </w:ins>
          </w:p>
        </w:tc>
        <w:tc>
          <w:tcPr>
            <w:tcW w:w="488" w:type="pct"/>
            <w:noWrap w:val="0"/>
            <w:vAlign w:val="top"/>
          </w:tcPr>
          <w:p w14:paraId="390F3F72">
            <w:pPr>
              <w:jc w:val="center"/>
              <w:rPr>
                <w:ins w:id="2955" w:author="LKY" w:date="2026-05-22T20:43:53Z"/>
                <w:rFonts w:hint="default" w:ascii="Times New Roman" w:hAnsi="Times New Roman"/>
                <w:vertAlign w:val="baseline"/>
                <w:lang w:val="en-US" w:eastAsia="zh-CN"/>
              </w:rPr>
            </w:pPr>
            <w:ins w:id="2956" w:author="LKY" w:date="2026-05-22T20:43:53Z">
              <w:r>
                <w:rPr>
                  <w:rFonts w:hint="eastAsia" w:ascii="Times New Roman" w:hAnsi="Times New Roman"/>
                  <w:vertAlign w:val="baseline"/>
                  <w:lang w:val="en-US" w:eastAsia="zh-CN"/>
                </w:rPr>
                <w:t>DI27</w:t>
              </w:r>
            </w:ins>
          </w:p>
        </w:tc>
        <w:tc>
          <w:tcPr>
            <w:tcW w:w="488" w:type="pct"/>
            <w:noWrap w:val="0"/>
            <w:vAlign w:val="top"/>
          </w:tcPr>
          <w:p w14:paraId="4713B5E7">
            <w:pPr>
              <w:jc w:val="center"/>
              <w:rPr>
                <w:ins w:id="2957" w:author="LKY" w:date="2026-05-22T20:43:53Z"/>
                <w:rFonts w:hint="default" w:ascii="Times New Roman" w:hAnsi="Times New Roman"/>
                <w:vertAlign w:val="baseline"/>
                <w:lang w:val="en-US" w:eastAsia="zh-CN"/>
              </w:rPr>
            </w:pPr>
            <w:ins w:id="2958" w:author="LKY" w:date="2026-05-22T20:43:53Z">
              <w:r>
                <w:rPr>
                  <w:rFonts w:hint="eastAsia" w:ascii="Times New Roman" w:hAnsi="Times New Roman"/>
                  <w:vertAlign w:val="baseline"/>
                  <w:lang w:val="en-US" w:eastAsia="zh-CN"/>
                </w:rPr>
                <w:t>DI29</w:t>
              </w:r>
            </w:ins>
          </w:p>
        </w:tc>
        <w:tc>
          <w:tcPr>
            <w:tcW w:w="525" w:type="pct"/>
            <w:noWrap w:val="0"/>
            <w:vAlign w:val="top"/>
          </w:tcPr>
          <w:p w14:paraId="7D46A67B">
            <w:pPr>
              <w:jc w:val="center"/>
              <w:rPr>
                <w:ins w:id="2959" w:author="LKY" w:date="2026-05-22T20:43:53Z"/>
                <w:rFonts w:hint="default" w:ascii="Times New Roman" w:hAnsi="Times New Roman"/>
                <w:vertAlign w:val="baseline"/>
                <w:lang w:val="en-US" w:eastAsia="zh-CN"/>
              </w:rPr>
            </w:pPr>
            <w:ins w:id="2960" w:author="LKY" w:date="2026-05-22T20:43:53Z">
              <w:r>
                <w:rPr>
                  <w:rFonts w:hint="eastAsia" w:ascii="Times New Roman" w:hAnsi="Times New Roman"/>
                  <w:vertAlign w:val="baseline"/>
                  <w:lang w:val="en-US" w:eastAsia="zh-CN"/>
                </w:rPr>
                <w:t>DI31</w:t>
              </w:r>
            </w:ins>
          </w:p>
        </w:tc>
        <w:tc>
          <w:tcPr>
            <w:tcW w:w="425" w:type="pct"/>
            <w:noWrap w:val="0"/>
            <w:vAlign w:val="top"/>
          </w:tcPr>
          <w:p w14:paraId="2EDFAB87">
            <w:pPr>
              <w:jc w:val="center"/>
              <w:rPr>
                <w:ins w:id="2961" w:author="LKY" w:date="2026-05-22T20:43:53Z"/>
                <w:rFonts w:hint="default" w:ascii="Times New Roman" w:hAnsi="Times New Roman"/>
                <w:vertAlign w:val="baseline"/>
                <w:lang w:val="en-US" w:eastAsia="zh-CN"/>
              </w:rPr>
            </w:pPr>
            <w:ins w:id="2962" w:author="LKY" w:date="2026-05-22T20:43:53Z">
              <w:r>
                <w:rPr>
                  <w:rFonts w:hint="eastAsia" w:ascii="Times New Roman" w:hAnsi="Times New Roman"/>
                  <w:vertAlign w:val="baseline"/>
                  <w:lang w:val="en-US" w:eastAsia="zh-CN"/>
                </w:rPr>
                <w:t>PE</w:t>
              </w:r>
            </w:ins>
          </w:p>
        </w:tc>
      </w:tr>
      <w:tr w14:paraId="20980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63" w:author="LKY" w:date="2026-05-22T20:43:53Z"/>
        </w:trPr>
        <w:tc>
          <w:tcPr>
            <w:tcW w:w="637" w:type="pct"/>
            <w:noWrap w:val="0"/>
            <w:vAlign w:val="top"/>
          </w:tcPr>
          <w:p w14:paraId="0E577F9F">
            <w:pPr>
              <w:jc w:val="center"/>
              <w:rPr>
                <w:ins w:id="2964" w:author="LKY" w:date="2026-05-22T20:43:53Z"/>
                <w:rFonts w:hint="default" w:ascii="Times New Roman" w:hAnsi="Times New Roman"/>
                <w:vertAlign w:val="baseline"/>
                <w:lang w:val="en-US" w:eastAsia="zh-CN"/>
              </w:rPr>
            </w:pPr>
            <w:ins w:id="2965" w:author="LKY" w:date="2026-05-22T20:43:53Z">
              <w:r>
                <w:rPr>
                  <w:rFonts w:hint="eastAsia" w:ascii="Times New Roman" w:hAnsi="Times New Roman"/>
                  <w:vertAlign w:val="baseline"/>
                  <w:lang w:val="en-US" w:eastAsia="zh-CN"/>
                </w:rPr>
                <w:t>端口号</w:t>
              </w:r>
            </w:ins>
          </w:p>
        </w:tc>
        <w:tc>
          <w:tcPr>
            <w:tcW w:w="488" w:type="pct"/>
            <w:noWrap w:val="0"/>
            <w:vAlign w:val="top"/>
          </w:tcPr>
          <w:p w14:paraId="1FD56701">
            <w:pPr>
              <w:jc w:val="center"/>
              <w:rPr>
                <w:ins w:id="2966" w:author="LKY" w:date="2026-05-22T20:43:53Z"/>
                <w:rFonts w:hint="default" w:ascii="Times New Roman" w:hAnsi="Times New Roman"/>
                <w:vertAlign w:val="baseline"/>
                <w:lang w:val="en-US" w:eastAsia="zh-CN"/>
              </w:rPr>
            </w:pPr>
            <w:ins w:id="2967" w:author="LKY" w:date="2026-05-22T20:43:53Z">
              <w:r>
                <w:rPr>
                  <w:rFonts w:hint="eastAsia" w:ascii="Times New Roman" w:hAnsi="Times New Roman"/>
                  <w:vertAlign w:val="baseline"/>
                  <w:lang w:val="en-US" w:eastAsia="zh-CN"/>
                </w:rPr>
                <w:t>A1</w:t>
              </w:r>
            </w:ins>
          </w:p>
        </w:tc>
        <w:tc>
          <w:tcPr>
            <w:tcW w:w="482" w:type="pct"/>
            <w:noWrap w:val="0"/>
            <w:vAlign w:val="top"/>
          </w:tcPr>
          <w:p w14:paraId="58EAE4F6">
            <w:pPr>
              <w:jc w:val="center"/>
              <w:rPr>
                <w:ins w:id="2968" w:author="LKY" w:date="2026-05-22T20:43:53Z"/>
                <w:rFonts w:hint="default" w:ascii="Times New Roman" w:hAnsi="Times New Roman"/>
                <w:vertAlign w:val="baseline"/>
                <w:lang w:val="en-US" w:eastAsia="zh-CN"/>
              </w:rPr>
            </w:pPr>
            <w:ins w:id="2969" w:author="LKY" w:date="2026-05-22T20:43:53Z">
              <w:r>
                <w:rPr>
                  <w:rFonts w:hint="eastAsia" w:ascii="Times New Roman" w:hAnsi="Times New Roman"/>
                  <w:vertAlign w:val="baseline"/>
                  <w:lang w:val="en-US" w:eastAsia="zh-CN"/>
                </w:rPr>
                <w:t>A2</w:t>
              </w:r>
            </w:ins>
          </w:p>
        </w:tc>
        <w:tc>
          <w:tcPr>
            <w:tcW w:w="488" w:type="pct"/>
            <w:noWrap w:val="0"/>
            <w:vAlign w:val="top"/>
          </w:tcPr>
          <w:p w14:paraId="1D1C584F">
            <w:pPr>
              <w:jc w:val="center"/>
              <w:rPr>
                <w:ins w:id="2970" w:author="LKY" w:date="2026-05-22T20:43:53Z"/>
                <w:rFonts w:hint="default" w:ascii="Times New Roman" w:hAnsi="Times New Roman"/>
                <w:vertAlign w:val="baseline"/>
                <w:lang w:val="en-US" w:eastAsia="zh-CN"/>
              </w:rPr>
            </w:pPr>
            <w:ins w:id="2971" w:author="LKY" w:date="2026-05-22T20:43:53Z">
              <w:r>
                <w:rPr>
                  <w:rFonts w:hint="eastAsia" w:ascii="Times New Roman" w:hAnsi="Times New Roman"/>
                  <w:vertAlign w:val="baseline"/>
                  <w:lang w:val="en-US" w:eastAsia="zh-CN"/>
                </w:rPr>
                <w:t>A3</w:t>
              </w:r>
            </w:ins>
          </w:p>
        </w:tc>
        <w:tc>
          <w:tcPr>
            <w:tcW w:w="488" w:type="pct"/>
            <w:noWrap w:val="0"/>
            <w:vAlign w:val="top"/>
          </w:tcPr>
          <w:p w14:paraId="6C9A82DE">
            <w:pPr>
              <w:jc w:val="center"/>
              <w:rPr>
                <w:ins w:id="2972" w:author="LKY" w:date="2026-05-22T20:43:53Z"/>
                <w:rFonts w:hint="default" w:ascii="Times New Roman" w:hAnsi="Times New Roman"/>
                <w:vertAlign w:val="baseline"/>
                <w:lang w:val="en-US" w:eastAsia="zh-CN"/>
              </w:rPr>
            </w:pPr>
            <w:ins w:id="2973" w:author="LKY" w:date="2026-05-22T20:43:53Z">
              <w:r>
                <w:rPr>
                  <w:rFonts w:hint="eastAsia" w:ascii="Times New Roman" w:hAnsi="Times New Roman"/>
                  <w:vertAlign w:val="baseline"/>
                  <w:lang w:val="en-US" w:eastAsia="zh-CN"/>
                </w:rPr>
                <w:t>A4</w:t>
              </w:r>
            </w:ins>
          </w:p>
        </w:tc>
        <w:tc>
          <w:tcPr>
            <w:tcW w:w="488" w:type="pct"/>
            <w:noWrap w:val="0"/>
            <w:vAlign w:val="top"/>
          </w:tcPr>
          <w:p w14:paraId="51FEDFED">
            <w:pPr>
              <w:jc w:val="center"/>
              <w:rPr>
                <w:ins w:id="2974" w:author="LKY" w:date="2026-05-22T20:43:53Z"/>
                <w:rFonts w:hint="default" w:ascii="Times New Roman" w:hAnsi="Times New Roman"/>
                <w:vertAlign w:val="baseline"/>
                <w:lang w:val="en-US" w:eastAsia="zh-CN"/>
              </w:rPr>
            </w:pPr>
            <w:ins w:id="2975" w:author="LKY" w:date="2026-05-22T20:43:53Z">
              <w:r>
                <w:rPr>
                  <w:rFonts w:hint="eastAsia" w:ascii="Times New Roman" w:hAnsi="Times New Roman"/>
                  <w:vertAlign w:val="baseline"/>
                  <w:lang w:val="en-US" w:eastAsia="zh-CN"/>
                </w:rPr>
                <w:t>A5</w:t>
              </w:r>
            </w:ins>
          </w:p>
        </w:tc>
        <w:tc>
          <w:tcPr>
            <w:tcW w:w="488" w:type="pct"/>
            <w:noWrap w:val="0"/>
            <w:vAlign w:val="top"/>
          </w:tcPr>
          <w:p w14:paraId="13597D5E">
            <w:pPr>
              <w:jc w:val="center"/>
              <w:rPr>
                <w:ins w:id="2976" w:author="LKY" w:date="2026-05-22T20:43:53Z"/>
                <w:rFonts w:hint="default" w:ascii="Times New Roman" w:hAnsi="Times New Roman"/>
                <w:vertAlign w:val="baseline"/>
                <w:lang w:val="en-US" w:eastAsia="zh-CN"/>
              </w:rPr>
            </w:pPr>
            <w:ins w:id="2977" w:author="LKY" w:date="2026-05-22T20:43:53Z">
              <w:r>
                <w:rPr>
                  <w:rFonts w:hint="eastAsia" w:ascii="Times New Roman" w:hAnsi="Times New Roman"/>
                  <w:vertAlign w:val="baseline"/>
                  <w:lang w:val="en-US" w:eastAsia="zh-CN"/>
                </w:rPr>
                <w:t>A6</w:t>
              </w:r>
            </w:ins>
          </w:p>
        </w:tc>
        <w:tc>
          <w:tcPr>
            <w:tcW w:w="488" w:type="pct"/>
            <w:noWrap w:val="0"/>
            <w:vAlign w:val="top"/>
          </w:tcPr>
          <w:p w14:paraId="632B1367">
            <w:pPr>
              <w:jc w:val="center"/>
              <w:rPr>
                <w:ins w:id="2978" w:author="LKY" w:date="2026-05-22T20:43:53Z"/>
                <w:rFonts w:hint="default" w:ascii="Times New Roman" w:hAnsi="Times New Roman"/>
                <w:vertAlign w:val="baseline"/>
                <w:lang w:val="en-US" w:eastAsia="zh-CN"/>
              </w:rPr>
            </w:pPr>
            <w:ins w:id="2979" w:author="LKY" w:date="2026-05-22T20:43:53Z">
              <w:r>
                <w:rPr>
                  <w:rFonts w:hint="eastAsia" w:ascii="Times New Roman" w:hAnsi="Times New Roman"/>
                  <w:vertAlign w:val="baseline"/>
                  <w:lang w:val="en-US" w:eastAsia="zh-CN"/>
                </w:rPr>
                <w:t>A7</w:t>
              </w:r>
            </w:ins>
          </w:p>
        </w:tc>
        <w:tc>
          <w:tcPr>
            <w:tcW w:w="525" w:type="pct"/>
            <w:noWrap w:val="0"/>
            <w:vAlign w:val="top"/>
          </w:tcPr>
          <w:p w14:paraId="6559D6A7">
            <w:pPr>
              <w:jc w:val="center"/>
              <w:rPr>
                <w:ins w:id="2980" w:author="LKY" w:date="2026-05-22T20:43:53Z"/>
                <w:rFonts w:hint="default" w:ascii="Times New Roman" w:hAnsi="Times New Roman"/>
                <w:vertAlign w:val="baseline"/>
                <w:lang w:val="en-US" w:eastAsia="zh-CN"/>
              </w:rPr>
            </w:pPr>
            <w:ins w:id="2981" w:author="LKY" w:date="2026-05-22T20:43:53Z">
              <w:r>
                <w:rPr>
                  <w:rFonts w:hint="eastAsia" w:ascii="Times New Roman" w:hAnsi="Times New Roman"/>
                  <w:vertAlign w:val="baseline"/>
                  <w:lang w:val="en-US" w:eastAsia="zh-CN"/>
                </w:rPr>
                <w:t>A8</w:t>
              </w:r>
            </w:ins>
          </w:p>
        </w:tc>
        <w:tc>
          <w:tcPr>
            <w:tcW w:w="425" w:type="pct"/>
            <w:noWrap w:val="0"/>
            <w:vAlign w:val="top"/>
          </w:tcPr>
          <w:p w14:paraId="4D830845">
            <w:pPr>
              <w:jc w:val="center"/>
              <w:rPr>
                <w:ins w:id="2982" w:author="LKY" w:date="2026-05-22T20:43:53Z"/>
                <w:rFonts w:hint="default" w:ascii="Times New Roman" w:hAnsi="Times New Roman"/>
                <w:vertAlign w:val="baseline"/>
                <w:lang w:val="en-US" w:eastAsia="zh-CN"/>
              </w:rPr>
            </w:pPr>
            <w:ins w:id="2983" w:author="LKY" w:date="2026-05-22T20:43:53Z">
              <w:r>
                <w:rPr>
                  <w:rFonts w:hint="eastAsia" w:ascii="Times New Roman" w:hAnsi="Times New Roman"/>
                  <w:vertAlign w:val="baseline"/>
                  <w:lang w:val="en-US" w:eastAsia="zh-CN"/>
                </w:rPr>
                <w:t>A9</w:t>
              </w:r>
            </w:ins>
          </w:p>
        </w:tc>
      </w:tr>
      <w:tr w14:paraId="0857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2984" w:author="LKY" w:date="2026-05-22T20:43:53Z"/>
        </w:trPr>
        <w:tc>
          <w:tcPr>
            <w:tcW w:w="637" w:type="pct"/>
            <w:noWrap w:val="0"/>
            <w:vAlign w:val="top"/>
          </w:tcPr>
          <w:p w14:paraId="5CF14462">
            <w:pPr>
              <w:jc w:val="center"/>
              <w:rPr>
                <w:ins w:id="2985" w:author="LKY" w:date="2026-05-22T20:43:53Z"/>
                <w:rFonts w:hint="default" w:ascii="Times New Roman" w:hAnsi="Times New Roman"/>
                <w:vertAlign w:val="baseline"/>
                <w:lang w:val="en-US" w:eastAsia="zh-CN"/>
              </w:rPr>
            </w:pPr>
            <w:ins w:id="2986" w:author="LKY" w:date="2026-05-22T20:43:53Z">
              <w:r>
                <w:rPr>
                  <w:rFonts w:hint="eastAsia" w:ascii="Times New Roman" w:hAnsi="Times New Roman"/>
                  <w:vertAlign w:val="baseline"/>
                  <w:lang w:val="en-US" w:eastAsia="zh-CN"/>
                </w:rPr>
                <w:t>名称</w:t>
              </w:r>
            </w:ins>
          </w:p>
        </w:tc>
        <w:tc>
          <w:tcPr>
            <w:tcW w:w="488" w:type="pct"/>
            <w:noWrap w:val="0"/>
            <w:vAlign w:val="top"/>
          </w:tcPr>
          <w:p w14:paraId="5CD1A90B">
            <w:pPr>
              <w:jc w:val="center"/>
              <w:rPr>
                <w:ins w:id="2987" w:author="LKY" w:date="2026-05-22T20:43:53Z"/>
                <w:rFonts w:hint="default" w:ascii="Times New Roman" w:hAnsi="Times New Roman"/>
                <w:vertAlign w:val="baseline"/>
                <w:lang w:val="en-US" w:eastAsia="zh-CN"/>
              </w:rPr>
            </w:pPr>
            <w:ins w:id="2988" w:author="LKY" w:date="2026-05-22T20:43:53Z">
              <w:r>
                <w:rPr>
                  <w:rFonts w:hint="eastAsia" w:ascii="Times New Roman" w:hAnsi="Times New Roman"/>
                  <w:vertAlign w:val="baseline"/>
                  <w:lang w:val="en-US" w:eastAsia="zh-CN"/>
                </w:rPr>
                <w:t>DI16</w:t>
              </w:r>
            </w:ins>
          </w:p>
        </w:tc>
        <w:tc>
          <w:tcPr>
            <w:tcW w:w="482" w:type="pct"/>
            <w:noWrap w:val="0"/>
            <w:vAlign w:val="top"/>
          </w:tcPr>
          <w:p w14:paraId="4F23113D">
            <w:pPr>
              <w:jc w:val="center"/>
              <w:rPr>
                <w:ins w:id="2989" w:author="LKY" w:date="2026-05-22T20:43:53Z"/>
                <w:rFonts w:hint="default" w:ascii="Times New Roman" w:hAnsi="Times New Roman"/>
                <w:vertAlign w:val="baseline"/>
                <w:lang w:val="en-US" w:eastAsia="zh-CN"/>
              </w:rPr>
            </w:pPr>
            <w:ins w:id="2990" w:author="LKY" w:date="2026-05-22T20:43:53Z">
              <w:r>
                <w:rPr>
                  <w:rFonts w:hint="eastAsia" w:ascii="Times New Roman" w:hAnsi="Times New Roman"/>
                  <w:vertAlign w:val="baseline"/>
                  <w:lang w:val="en-US" w:eastAsia="zh-CN"/>
                </w:rPr>
                <w:t>DI18</w:t>
              </w:r>
            </w:ins>
          </w:p>
        </w:tc>
        <w:tc>
          <w:tcPr>
            <w:tcW w:w="488" w:type="pct"/>
            <w:noWrap w:val="0"/>
            <w:vAlign w:val="top"/>
          </w:tcPr>
          <w:p w14:paraId="0B2C5732">
            <w:pPr>
              <w:jc w:val="center"/>
              <w:rPr>
                <w:ins w:id="2991" w:author="LKY" w:date="2026-05-22T20:43:53Z"/>
                <w:rFonts w:hint="default" w:ascii="Times New Roman" w:hAnsi="Times New Roman"/>
                <w:vertAlign w:val="baseline"/>
                <w:lang w:val="en-US" w:eastAsia="zh-CN"/>
              </w:rPr>
            </w:pPr>
            <w:ins w:id="2992" w:author="LKY" w:date="2026-05-22T20:43:53Z">
              <w:r>
                <w:rPr>
                  <w:rFonts w:hint="eastAsia" w:ascii="Times New Roman" w:hAnsi="Times New Roman"/>
                  <w:vertAlign w:val="baseline"/>
                  <w:lang w:val="en-US" w:eastAsia="zh-CN"/>
                </w:rPr>
                <w:t>DI20</w:t>
              </w:r>
            </w:ins>
          </w:p>
        </w:tc>
        <w:tc>
          <w:tcPr>
            <w:tcW w:w="488" w:type="pct"/>
            <w:noWrap w:val="0"/>
            <w:vAlign w:val="top"/>
          </w:tcPr>
          <w:p w14:paraId="2BD6EC6D">
            <w:pPr>
              <w:jc w:val="center"/>
              <w:rPr>
                <w:ins w:id="2993" w:author="LKY" w:date="2026-05-22T20:43:53Z"/>
                <w:rFonts w:hint="default" w:ascii="Times New Roman" w:hAnsi="Times New Roman"/>
                <w:vertAlign w:val="baseline"/>
                <w:lang w:val="en-US" w:eastAsia="zh-CN"/>
              </w:rPr>
            </w:pPr>
            <w:ins w:id="2994" w:author="LKY" w:date="2026-05-22T20:43:53Z">
              <w:r>
                <w:rPr>
                  <w:rFonts w:hint="eastAsia" w:ascii="Times New Roman" w:hAnsi="Times New Roman"/>
                  <w:vertAlign w:val="baseline"/>
                  <w:lang w:val="en-US" w:eastAsia="zh-CN"/>
                </w:rPr>
                <w:t>DI22</w:t>
              </w:r>
            </w:ins>
          </w:p>
        </w:tc>
        <w:tc>
          <w:tcPr>
            <w:tcW w:w="488" w:type="pct"/>
            <w:noWrap w:val="0"/>
            <w:vAlign w:val="top"/>
          </w:tcPr>
          <w:p w14:paraId="45687CA3">
            <w:pPr>
              <w:jc w:val="center"/>
              <w:rPr>
                <w:ins w:id="2995" w:author="LKY" w:date="2026-05-22T20:43:53Z"/>
                <w:rFonts w:hint="default" w:ascii="Times New Roman" w:hAnsi="Times New Roman"/>
                <w:vertAlign w:val="baseline"/>
                <w:lang w:val="en-US" w:eastAsia="zh-CN"/>
              </w:rPr>
            </w:pPr>
            <w:ins w:id="2996" w:author="LKY" w:date="2026-05-22T20:43:53Z">
              <w:r>
                <w:rPr>
                  <w:rFonts w:hint="eastAsia" w:ascii="Times New Roman" w:hAnsi="Times New Roman"/>
                  <w:vertAlign w:val="baseline"/>
                  <w:lang w:val="en-US" w:eastAsia="zh-CN"/>
                </w:rPr>
                <w:t>DI24</w:t>
              </w:r>
            </w:ins>
          </w:p>
        </w:tc>
        <w:tc>
          <w:tcPr>
            <w:tcW w:w="488" w:type="pct"/>
            <w:noWrap w:val="0"/>
            <w:vAlign w:val="top"/>
          </w:tcPr>
          <w:p w14:paraId="0401BCE0">
            <w:pPr>
              <w:jc w:val="center"/>
              <w:rPr>
                <w:ins w:id="2997" w:author="LKY" w:date="2026-05-22T20:43:53Z"/>
                <w:rFonts w:hint="default" w:ascii="Times New Roman" w:hAnsi="Times New Roman"/>
                <w:vertAlign w:val="baseline"/>
                <w:lang w:val="en-US" w:eastAsia="zh-CN"/>
              </w:rPr>
            </w:pPr>
            <w:ins w:id="2998" w:author="LKY" w:date="2026-05-22T20:43:53Z">
              <w:r>
                <w:rPr>
                  <w:rFonts w:hint="eastAsia" w:ascii="Times New Roman" w:hAnsi="Times New Roman"/>
                  <w:vertAlign w:val="baseline"/>
                  <w:lang w:val="en-US" w:eastAsia="zh-CN"/>
                </w:rPr>
                <w:t>DI26</w:t>
              </w:r>
            </w:ins>
          </w:p>
        </w:tc>
        <w:tc>
          <w:tcPr>
            <w:tcW w:w="488" w:type="pct"/>
            <w:noWrap w:val="0"/>
            <w:vAlign w:val="top"/>
          </w:tcPr>
          <w:p w14:paraId="50F6B454">
            <w:pPr>
              <w:jc w:val="center"/>
              <w:rPr>
                <w:ins w:id="2999" w:author="LKY" w:date="2026-05-22T20:43:53Z"/>
                <w:rFonts w:hint="default" w:ascii="Times New Roman" w:hAnsi="Times New Roman"/>
                <w:vertAlign w:val="baseline"/>
                <w:lang w:val="en-US" w:eastAsia="zh-CN"/>
              </w:rPr>
            </w:pPr>
            <w:ins w:id="3000" w:author="LKY" w:date="2026-05-22T20:43:53Z">
              <w:r>
                <w:rPr>
                  <w:rFonts w:hint="eastAsia" w:ascii="Times New Roman" w:hAnsi="Times New Roman"/>
                  <w:vertAlign w:val="baseline"/>
                  <w:lang w:val="en-US" w:eastAsia="zh-CN"/>
                </w:rPr>
                <w:t>DI28</w:t>
              </w:r>
            </w:ins>
          </w:p>
        </w:tc>
        <w:tc>
          <w:tcPr>
            <w:tcW w:w="525" w:type="pct"/>
            <w:noWrap w:val="0"/>
            <w:vAlign w:val="top"/>
          </w:tcPr>
          <w:p w14:paraId="53C71881">
            <w:pPr>
              <w:jc w:val="center"/>
              <w:rPr>
                <w:ins w:id="3001" w:author="LKY" w:date="2026-05-22T20:43:53Z"/>
                <w:rFonts w:hint="default" w:ascii="Times New Roman" w:hAnsi="Times New Roman"/>
                <w:vertAlign w:val="baseline"/>
                <w:lang w:val="en-US" w:eastAsia="zh-CN"/>
              </w:rPr>
            </w:pPr>
            <w:ins w:id="3002" w:author="LKY" w:date="2026-05-22T20:43:53Z">
              <w:r>
                <w:rPr>
                  <w:rFonts w:hint="eastAsia" w:ascii="Times New Roman" w:hAnsi="Times New Roman"/>
                  <w:vertAlign w:val="baseline"/>
                  <w:lang w:val="en-US" w:eastAsia="zh-CN"/>
                </w:rPr>
                <w:t>DI30</w:t>
              </w:r>
            </w:ins>
          </w:p>
        </w:tc>
        <w:tc>
          <w:tcPr>
            <w:tcW w:w="425" w:type="pct"/>
            <w:noWrap w:val="0"/>
            <w:vAlign w:val="top"/>
          </w:tcPr>
          <w:p w14:paraId="60C13FF9">
            <w:pPr>
              <w:jc w:val="center"/>
              <w:rPr>
                <w:ins w:id="3003" w:author="LKY" w:date="2026-05-22T20:43:53Z"/>
                <w:rFonts w:hint="default" w:ascii="Times New Roman" w:hAnsi="Times New Roman"/>
                <w:vertAlign w:val="baseline"/>
                <w:lang w:val="en-US" w:eastAsia="zh-CN"/>
              </w:rPr>
            </w:pPr>
            <w:ins w:id="3004" w:author="LKY" w:date="2026-05-22T20:43:53Z">
              <w:r>
                <w:rPr>
                  <w:rFonts w:hint="eastAsia" w:ascii="Times New Roman" w:hAnsi="Times New Roman"/>
                  <w:vertAlign w:val="baseline"/>
                  <w:lang w:val="en-US" w:eastAsia="zh-CN"/>
                </w:rPr>
                <w:t>COM</w:t>
              </w:r>
            </w:ins>
          </w:p>
        </w:tc>
      </w:tr>
      <w:tr w14:paraId="00E6A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05" w:author="LKY" w:date="2026-05-22T20:43:53Z"/>
        </w:trPr>
        <w:tc>
          <w:tcPr>
            <w:tcW w:w="637" w:type="pct"/>
            <w:tcBorders>
              <w:top w:val="single" w:color="auto" w:sz="4" w:space="0"/>
              <w:left w:val="single" w:color="auto" w:sz="4" w:space="0"/>
              <w:bottom w:val="single" w:color="auto" w:sz="4" w:space="0"/>
              <w:right w:val="single" w:color="auto" w:sz="4" w:space="0"/>
            </w:tcBorders>
            <w:noWrap w:val="0"/>
            <w:vAlign w:val="top"/>
          </w:tcPr>
          <w:p w14:paraId="16F73E96">
            <w:pPr>
              <w:jc w:val="center"/>
              <w:rPr>
                <w:ins w:id="3006" w:author="LKY" w:date="2026-05-22T20:43:53Z"/>
                <w:rFonts w:hint="default" w:ascii="Times New Roman" w:hAnsi="Times New Roman"/>
                <w:vertAlign w:val="baseline"/>
                <w:lang w:val="en-US" w:eastAsia="zh-CN"/>
              </w:rPr>
            </w:pPr>
            <w:ins w:id="3007" w:author="LKY" w:date="2026-05-22T20:43:53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76FF371">
            <w:pPr>
              <w:jc w:val="center"/>
              <w:rPr>
                <w:ins w:id="3008" w:author="LKY" w:date="2026-05-22T20:43:53Z"/>
                <w:rFonts w:hint="default" w:ascii="Times New Roman" w:hAnsi="Times New Roman" w:eastAsiaTheme="minorEastAsia" w:cstheme="minorBidi"/>
                <w:kern w:val="2"/>
                <w:sz w:val="21"/>
                <w:szCs w:val="24"/>
                <w:vertAlign w:val="baseline"/>
                <w:lang w:val="en-US" w:eastAsia="zh-CN" w:bidi="ar-SA"/>
              </w:rPr>
            </w:pPr>
            <w:ins w:id="3009" w:author="LKY" w:date="2026-05-22T20:43:53Z">
              <w:r>
                <w:rPr>
                  <w:rFonts w:hint="eastAsia" w:ascii="Times New Roman" w:hAnsi="Times New Roman"/>
                  <w:vertAlign w:val="baseline"/>
                  <w:lang w:val="en-US" w:eastAsia="zh-CN"/>
                </w:rPr>
                <w:t>B1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422A3BC">
            <w:pPr>
              <w:jc w:val="center"/>
              <w:rPr>
                <w:ins w:id="3010" w:author="LKY" w:date="2026-05-22T20:43:53Z"/>
                <w:rFonts w:hint="default" w:ascii="Times New Roman" w:hAnsi="Times New Roman" w:eastAsiaTheme="minorEastAsia" w:cstheme="minorBidi"/>
                <w:kern w:val="2"/>
                <w:sz w:val="21"/>
                <w:szCs w:val="24"/>
                <w:vertAlign w:val="baseline"/>
                <w:lang w:val="en-US" w:eastAsia="zh-CN" w:bidi="ar-SA"/>
              </w:rPr>
            </w:pPr>
            <w:ins w:id="3011" w:author="LKY" w:date="2026-05-22T20:43:53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ED1626">
            <w:pPr>
              <w:jc w:val="center"/>
              <w:rPr>
                <w:ins w:id="3012" w:author="LKY" w:date="2026-05-22T20:43:53Z"/>
                <w:rFonts w:hint="default" w:ascii="Times New Roman" w:hAnsi="Times New Roman" w:eastAsiaTheme="minorEastAsia" w:cstheme="minorBidi"/>
                <w:kern w:val="2"/>
                <w:sz w:val="21"/>
                <w:szCs w:val="24"/>
                <w:vertAlign w:val="baseline"/>
                <w:lang w:val="en-US" w:eastAsia="zh-CN" w:bidi="ar-SA"/>
              </w:rPr>
            </w:pPr>
            <w:ins w:id="3013" w:author="LKY" w:date="2026-05-22T20:43:53Z">
              <w:r>
                <w:rPr>
                  <w:rFonts w:hint="eastAsia" w:ascii="Times New Roman" w:hAnsi="Times New Roman"/>
                  <w:sz w:val="21"/>
                  <w:vertAlign w:val="baseline"/>
                  <w:lang w:val="en-US" w:eastAsia="zh-CN" w:bidi="ar-SA"/>
                </w:rPr>
                <w:t>B3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8AC98CB">
            <w:pPr>
              <w:jc w:val="center"/>
              <w:rPr>
                <w:ins w:id="3014" w:author="LKY" w:date="2026-05-22T20:43:53Z"/>
                <w:rFonts w:hint="default" w:ascii="Times New Roman" w:hAnsi="Times New Roman" w:eastAsiaTheme="minorEastAsia" w:cstheme="minorBidi"/>
                <w:kern w:val="2"/>
                <w:sz w:val="21"/>
                <w:szCs w:val="24"/>
                <w:vertAlign w:val="baseline"/>
                <w:lang w:val="en-US" w:eastAsia="zh-CN" w:bidi="ar-SA"/>
              </w:rPr>
            </w:pPr>
            <w:ins w:id="3015" w:author="LKY" w:date="2026-05-22T20:43:53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E202D3E">
            <w:pPr>
              <w:jc w:val="center"/>
              <w:rPr>
                <w:ins w:id="3016" w:author="LKY" w:date="2026-05-22T20:43:53Z"/>
                <w:rFonts w:hint="default" w:ascii="Times New Roman" w:hAnsi="Times New Roman" w:eastAsiaTheme="minorEastAsia" w:cstheme="minorBidi"/>
                <w:kern w:val="2"/>
                <w:sz w:val="21"/>
                <w:szCs w:val="24"/>
                <w:vertAlign w:val="baseline"/>
                <w:lang w:val="en-US" w:eastAsia="zh-CN" w:bidi="ar-SA"/>
              </w:rPr>
            </w:pPr>
            <w:ins w:id="3017" w:author="LKY" w:date="2026-05-22T20:43:53Z">
              <w:r>
                <w:rPr>
                  <w:rFonts w:hint="eastAsia" w:ascii="Times New Roman" w:hAnsi="Times New Roman"/>
                  <w:vertAlign w:val="baseline"/>
                  <w:lang w:val="en-US" w:eastAsia="zh-CN"/>
                </w:rPr>
                <w:t>B5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FB1D978">
            <w:pPr>
              <w:jc w:val="center"/>
              <w:rPr>
                <w:ins w:id="3018" w:author="LKY" w:date="2026-05-22T20:43:53Z"/>
                <w:rFonts w:hint="default" w:ascii="Times New Roman" w:hAnsi="Times New Roman" w:eastAsiaTheme="minorEastAsia" w:cstheme="minorBidi"/>
                <w:kern w:val="2"/>
                <w:sz w:val="21"/>
                <w:szCs w:val="24"/>
                <w:vertAlign w:val="baseline"/>
                <w:lang w:val="en-US" w:eastAsia="zh-CN" w:bidi="ar-SA"/>
              </w:rPr>
            </w:pPr>
            <w:ins w:id="3019" w:author="LKY" w:date="2026-05-22T20:43:53Z">
              <w:r>
                <w:rPr>
                  <w:rFonts w:hint="eastAsia" w:ascii="Times New Roman" w:hAnsi="Times New Roman" w:cstheme="minorBidi"/>
                  <w:kern w:val="2"/>
                  <w:sz w:val="21"/>
                  <w:szCs w:val="24"/>
                  <w:vertAlign w:val="baseline"/>
                  <w:lang w:val="en-US" w:eastAsia="zh-CN" w:bidi="ar-SA"/>
                </w:rPr>
                <w:t>B6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5215D10">
            <w:pPr>
              <w:jc w:val="center"/>
              <w:rPr>
                <w:ins w:id="3020" w:author="LKY" w:date="2026-05-22T20:43:53Z"/>
                <w:rFonts w:hint="default" w:ascii="Times New Roman" w:hAnsi="Times New Roman"/>
                <w:vertAlign w:val="baseline"/>
                <w:lang w:val="en-US" w:eastAsia="zh-CN"/>
              </w:rPr>
            </w:pPr>
            <w:ins w:id="3021" w:author="LKY" w:date="2026-05-22T20:43:53Z">
              <w:r>
                <w:rPr>
                  <w:rFonts w:hint="eastAsia" w:ascii="Times New Roman" w:hAnsi="Times New Roman"/>
                  <w:vertAlign w:val="baseline"/>
                  <w:lang w:val="en-US" w:eastAsia="zh-CN"/>
                </w:rPr>
                <w:t>B7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73DB756">
            <w:pPr>
              <w:jc w:val="center"/>
              <w:rPr>
                <w:ins w:id="3022" w:author="LKY" w:date="2026-05-22T20:43:53Z"/>
                <w:rFonts w:hint="default" w:ascii="Times New Roman" w:hAnsi="Times New Roman"/>
                <w:vertAlign w:val="baseline"/>
                <w:lang w:val="en-US" w:eastAsia="zh-CN"/>
              </w:rPr>
            </w:pPr>
            <w:ins w:id="3023" w:author="LKY" w:date="2026-05-22T20:43:53Z">
              <w:r>
                <w:rPr>
                  <w:rFonts w:hint="eastAsia" w:ascii="Times New Roman" w:hAnsi="Times New Roman"/>
                  <w:vertAlign w:val="baseline"/>
                  <w:lang w:val="en-US" w:eastAsia="zh-CN"/>
                </w:rPr>
                <w:t>B8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413067FE">
            <w:pPr>
              <w:jc w:val="center"/>
              <w:rPr>
                <w:ins w:id="3024" w:author="LKY" w:date="2026-05-22T20:43:53Z"/>
                <w:rFonts w:hint="default" w:ascii="Times New Roman" w:hAnsi="Times New Roman"/>
                <w:vertAlign w:val="baseline"/>
                <w:lang w:val="en-US" w:eastAsia="zh-CN"/>
              </w:rPr>
            </w:pPr>
            <w:ins w:id="3025" w:author="LKY" w:date="2026-05-22T20:43:53Z">
              <w:r>
                <w:rPr>
                  <w:rFonts w:hint="eastAsia" w:ascii="Times New Roman" w:hAnsi="Times New Roman"/>
                  <w:vertAlign w:val="baseline"/>
                  <w:lang w:val="en-US" w:eastAsia="zh-CN"/>
                </w:rPr>
                <w:t>B9</w:t>
              </w:r>
            </w:ins>
          </w:p>
        </w:tc>
      </w:tr>
      <w:tr w14:paraId="09BA9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26" w:author="LKY" w:date="2026-05-22T20:43:53Z"/>
        </w:trPr>
        <w:tc>
          <w:tcPr>
            <w:tcW w:w="637" w:type="pct"/>
            <w:tcBorders>
              <w:top w:val="single" w:color="auto" w:sz="4" w:space="0"/>
              <w:left w:val="single" w:color="auto" w:sz="4" w:space="0"/>
              <w:bottom w:val="single" w:color="auto" w:sz="4" w:space="0"/>
              <w:right w:val="single" w:color="auto" w:sz="4" w:space="0"/>
            </w:tcBorders>
            <w:noWrap w:val="0"/>
            <w:vAlign w:val="top"/>
          </w:tcPr>
          <w:p w14:paraId="54CEF83B">
            <w:pPr>
              <w:jc w:val="center"/>
              <w:rPr>
                <w:ins w:id="3027" w:author="LKY" w:date="2026-05-22T20:43:53Z"/>
                <w:rFonts w:hint="default" w:ascii="Times New Roman" w:hAnsi="Times New Roman"/>
                <w:vertAlign w:val="baseline"/>
                <w:lang w:val="en-US" w:eastAsia="zh-CN"/>
              </w:rPr>
            </w:pPr>
            <w:ins w:id="3028" w:author="LKY" w:date="2026-05-22T20:43:53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55623E3">
            <w:pPr>
              <w:jc w:val="center"/>
              <w:rPr>
                <w:ins w:id="3029" w:author="LKY" w:date="2026-05-22T20:43:53Z"/>
                <w:rFonts w:hint="default" w:ascii="Times New Roman" w:hAnsi="Times New Roman"/>
                <w:vertAlign w:val="baseline"/>
                <w:lang w:val="en-US" w:eastAsia="zh-CN"/>
              </w:rPr>
            </w:pPr>
            <w:ins w:id="3030" w:author="LKY" w:date="2026-05-22T20:43:53Z">
              <w:r>
                <w:rPr>
                  <w:rFonts w:hint="eastAsia" w:ascii="Times New Roman" w:hAnsi="Times New Roman"/>
                  <w:vertAlign w:val="baseline"/>
                  <w:lang w:val="en-US" w:eastAsia="zh-CN"/>
                </w:rPr>
                <w:t>DI1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4FE46D43">
            <w:pPr>
              <w:jc w:val="center"/>
              <w:rPr>
                <w:ins w:id="3031" w:author="LKY" w:date="2026-05-22T20:43:53Z"/>
                <w:rFonts w:hint="default" w:ascii="Times New Roman" w:hAnsi="Times New Roman"/>
                <w:vertAlign w:val="baseline"/>
                <w:lang w:val="en-US" w:eastAsia="zh-CN"/>
              </w:rPr>
            </w:pPr>
            <w:ins w:id="3032" w:author="LKY" w:date="2026-05-22T20:43:53Z">
              <w:r>
                <w:rPr>
                  <w:rFonts w:hint="eastAsia" w:ascii="Times New Roman" w:hAnsi="Times New Roman"/>
                  <w:vertAlign w:val="baseline"/>
                  <w:lang w:val="en-US" w:eastAsia="zh-CN"/>
                </w:rPr>
                <w:t>DI3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5A70141">
            <w:pPr>
              <w:jc w:val="center"/>
              <w:rPr>
                <w:ins w:id="3033" w:author="LKY" w:date="2026-05-22T20:43:53Z"/>
                <w:rFonts w:hint="default" w:ascii="Times New Roman" w:hAnsi="Times New Roman" w:eastAsiaTheme="minorEastAsia" w:cstheme="minorBidi"/>
                <w:kern w:val="2"/>
                <w:sz w:val="21"/>
                <w:szCs w:val="24"/>
                <w:vertAlign w:val="baseline"/>
                <w:lang w:val="en-US" w:eastAsia="zh-CN" w:bidi="ar-SA"/>
              </w:rPr>
            </w:pPr>
            <w:ins w:id="3034" w:author="LKY" w:date="2026-05-22T20:43:53Z">
              <w:r>
                <w:rPr>
                  <w:rFonts w:hint="eastAsia" w:ascii="Times New Roman" w:hAnsi="Times New Roman"/>
                  <w:vertAlign w:val="baseline"/>
                  <w:lang w:val="en-US" w:eastAsia="zh-CN"/>
                </w:rPr>
                <w:t>DI5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AA1DF4B">
            <w:pPr>
              <w:jc w:val="center"/>
              <w:rPr>
                <w:ins w:id="3035" w:author="LKY" w:date="2026-05-22T20:43:53Z"/>
                <w:rFonts w:hint="default" w:ascii="Times New Roman" w:hAnsi="Times New Roman" w:eastAsiaTheme="minorEastAsia" w:cstheme="minorBidi"/>
                <w:kern w:val="2"/>
                <w:sz w:val="21"/>
                <w:szCs w:val="24"/>
                <w:vertAlign w:val="baseline"/>
                <w:lang w:val="en-US" w:eastAsia="zh-CN" w:bidi="ar-SA"/>
              </w:rPr>
            </w:pPr>
            <w:ins w:id="3036" w:author="LKY" w:date="2026-05-22T20:43:53Z">
              <w:r>
                <w:rPr>
                  <w:rFonts w:hint="eastAsia" w:ascii="Times New Roman" w:hAnsi="Times New Roman"/>
                  <w:vertAlign w:val="baseline"/>
                  <w:lang w:val="en-US" w:eastAsia="zh-CN"/>
                </w:rPr>
                <w:t>DI7</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F0E557B">
            <w:pPr>
              <w:jc w:val="center"/>
              <w:rPr>
                <w:ins w:id="3037" w:author="LKY" w:date="2026-05-22T20:43:53Z"/>
                <w:rFonts w:hint="default" w:ascii="Times New Roman" w:hAnsi="Times New Roman"/>
                <w:vertAlign w:val="baseline"/>
                <w:lang w:val="en-US" w:eastAsia="zh-CN"/>
              </w:rPr>
            </w:pPr>
            <w:ins w:id="3038" w:author="LKY" w:date="2026-05-22T20:43:53Z">
              <w:r>
                <w:rPr>
                  <w:rFonts w:hint="eastAsia" w:ascii="Times New Roman" w:hAnsi="Times New Roman"/>
                  <w:vertAlign w:val="baseline"/>
                  <w:lang w:val="en-US" w:eastAsia="zh-CN"/>
                </w:rPr>
                <w:t>DI9</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67A73F1">
            <w:pPr>
              <w:jc w:val="center"/>
              <w:rPr>
                <w:ins w:id="3039" w:author="LKY" w:date="2026-05-22T20:43:53Z"/>
                <w:rFonts w:hint="default" w:ascii="Times New Roman" w:hAnsi="Times New Roman"/>
                <w:vertAlign w:val="baseline"/>
                <w:lang w:val="en-US" w:eastAsia="zh-CN"/>
              </w:rPr>
            </w:pPr>
            <w:ins w:id="3040" w:author="LKY" w:date="2026-05-22T20:43:53Z">
              <w:r>
                <w:rPr>
                  <w:rFonts w:hint="eastAsia" w:ascii="Times New Roman" w:hAnsi="Times New Roman"/>
                  <w:vertAlign w:val="baseline"/>
                  <w:lang w:val="en-US" w:eastAsia="zh-CN"/>
                </w:rPr>
                <w:t>DI11</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D1DE97F">
            <w:pPr>
              <w:jc w:val="center"/>
              <w:rPr>
                <w:ins w:id="3041" w:author="LKY" w:date="2026-05-22T20:43:53Z"/>
                <w:rFonts w:hint="default" w:ascii="Times New Roman" w:hAnsi="Times New Roman"/>
                <w:vertAlign w:val="baseline"/>
                <w:lang w:val="en-US" w:eastAsia="zh-CN"/>
              </w:rPr>
            </w:pPr>
            <w:ins w:id="3042" w:author="LKY" w:date="2026-05-22T20:43:53Z">
              <w:r>
                <w:rPr>
                  <w:rFonts w:hint="eastAsia" w:ascii="Times New Roman" w:hAnsi="Times New Roman"/>
                  <w:vertAlign w:val="baseline"/>
                  <w:lang w:val="en-US" w:eastAsia="zh-CN"/>
                </w:rPr>
                <w:t>DI13</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7C3DFA08">
            <w:pPr>
              <w:jc w:val="center"/>
              <w:rPr>
                <w:ins w:id="3043" w:author="LKY" w:date="2026-05-22T20:43:53Z"/>
                <w:rFonts w:hint="default" w:ascii="Times New Roman" w:hAnsi="Times New Roman"/>
                <w:vertAlign w:val="baseline"/>
                <w:lang w:val="en-US" w:eastAsia="zh-CN"/>
              </w:rPr>
            </w:pPr>
            <w:ins w:id="3044" w:author="LKY" w:date="2026-05-22T20:43:53Z">
              <w:r>
                <w:rPr>
                  <w:rFonts w:hint="eastAsia" w:ascii="Times New Roman" w:hAnsi="Times New Roman"/>
                  <w:vertAlign w:val="baseline"/>
                  <w:lang w:val="en-US" w:eastAsia="zh-CN"/>
                </w:rPr>
                <w:t>DI15</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156DA1D">
            <w:pPr>
              <w:jc w:val="center"/>
              <w:rPr>
                <w:ins w:id="3045" w:author="LKY" w:date="2026-05-22T20:43:53Z"/>
                <w:rFonts w:hint="default" w:ascii="Times New Roman" w:hAnsi="Times New Roman"/>
                <w:vertAlign w:val="baseline"/>
                <w:lang w:val="en-US" w:eastAsia="zh-CN"/>
              </w:rPr>
            </w:pPr>
            <w:ins w:id="3046" w:author="LKY" w:date="2026-05-22T20:43:53Z">
              <w:r>
                <w:rPr>
                  <w:rFonts w:hint="eastAsia" w:ascii="Times New Roman" w:hAnsi="Times New Roman"/>
                  <w:vertAlign w:val="baseline"/>
                  <w:lang w:val="en-US" w:eastAsia="zh-CN"/>
                </w:rPr>
                <w:t>PE</w:t>
              </w:r>
            </w:ins>
          </w:p>
        </w:tc>
      </w:tr>
      <w:tr w14:paraId="4A343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47" w:author="LKY" w:date="2026-05-22T20:43:53Z"/>
        </w:trPr>
        <w:tc>
          <w:tcPr>
            <w:tcW w:w="637" w:type="pct"/>
            <w:tcBorders>
              <w:top w:val="single" w:color="auto" w:sz="4" w:space="0"/>
              <w:left w:val="single" w:color="auto" w:sz="4" w:space="0"/>
              <w:bottom w:val="single" w:color="auto" w:sz="4" w:space="0"/>
              <w:right w:val="single" w:color="auto" w:sz="4" w:space="0"/>
            </w:tcBorders>
            <w:noWrap w:val="0"/>
            <w:vAlign w:val="top"/>
          </w:tcPr>
          <w:p w14:paraId="778A9574">
            <w:pPr>
              <w:jc w:val="center"/>
              <w:rPr>
                <w:ins w:id="3048" w:author="LKY" w:date="2026-05-22T20:43:53Z"/>
                <w:rFonts w:hint="default" w:ascii="Times New Roman" w:hAnsi="Times New Roman"/>
                <w:vertAlign w:val="baseline"/>
                <w:lang w:val="en-US" w:eastAsia="zh-CN"/>
              </w:rPr>
            </w:pPr>
            <w:ins w:id="3049" w:author="LKY" w:date="2026-05-22T20:43:53Z">
              <w:r>
                <w:rPr>
                  <w:rFonts w:hint="eastAsia" w:ascii="Times New Roman" w:hAnsi="Times New Roman"/>
                  <w:vertAlign w:val="baseline"/>
                  <w:lang w:val="en-US" w:eastAsia="zh-CN"/>
                </w:rPr>
                <w:t>端口号</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0E00ED5">
            <w:pPr>
              <w:jc w:val="center"/>
              <w:rPr>
                <w:ins w:id="3050" w:author="LKY" w:date="2026-05-22T20:43:53Z"/>
                <w:rFonts w:hint="default" w:ascii="Times New Roman" w:hAnsi="Times New Roman"/>
                <w:vertAlign w:val="baseline"/>
                <w:lang w:val="en-US" w:eastAsia="zh-CN"/>
              </w:rPr>
            </w:pPr>
            <w:ins w:id="3051" w:author="LKY" w:date="2026-05-22T20:43:53Z">
              <w:r>
                <w:rPr>
                  <w:rFonts w:hint="eastAsia" w:ascii="Times New Roman" w:hAnsi="Times New Roman"/>
                  <w:vertAlign w:val="baseline"/>
                  <w:lang w:val="en-US" w:eastAsia="zh-CN"/>
                </w:rPr>
                <w:t>A1</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3C9E215C">
            <w:pPr>
              <w:jc w:val="center"/>
              <w:rPr>
                <w:ins w:id="3052" w:author="LKY" w:date="2026-05-22T20:43:53Z"/>
                <w:rFonts w:hint="default" w:ascii="Times New Roman" w:hAnsi="Times New Roman"/>
                <w:vertAlign w:val="baseline"/>
                <w:lang w:val="en-US" w:eastAsia="zh-CN"/>
              </w:rPr>
            </w:pPr>
            <w:ins w:id="3053" w:author="LKY" w:date="2026-05-22T20:43:53Z">
              <w:r>
                <w:rPr>
                  <w:rFonts w:hint="eastAsia" w:ascii="Times New Roman" w:hAnsi="Times New Roman"/>
                  <w:vertAlign w:val="baseline"/>
                  <w:lang w:val="en-US" w:eastAsia="zh-CN"/>
                </w:rPr>
                <w:t>A2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89D2676">
            <w:pPr>
              <w:jc w:val="center"/>
              <w:rPr>
                <w:ins w:id="3054" w:author="LKY" w:date="2026-05-22T20:43:53Z"/>
                <w:rFonts w:hint="default" w:ascii="Times New Roman" w:hAnsi="Times New Roman"/>
                <w:vertAlign w:val="baseline"/>
                <w:lang w:val="en-US" w:eastAsia="zh-CN"/>
              </w:rPr>
            </w:pPr>
            <w:ins w:id="3055" w:author="LKY" w:date="2026-05-22T20:43:53Z">
              <w:r>
                <w:rPr>
                  <w:rFonts w:hint="eastAsia" w:ascii="Times New Roman" w:hAnsi="Times New Roman"/>
                  <w:vertAlign w:val="baseline"/>
                  <w:lang w:val="en-US" w:eastAsia="zh-CN"/>
                </w:rPr>
                <w:t>A3</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EAEC81F">
            <w:pPr>
              <w:jc w:val="center"/>
              <w:rPr>
                <w:ins w:id="3056" w:author="LKY" w:date="2026-05-22T20:43:53Z"/>
                <w:rFonts w:hint="default" w:ascii="Times New Roman" w:hAnsi="Times New Roman"/>
                <w:vertAlign w:val="baseline"/>
                <w:lang w:val="en-US" w:eastAsia="zh-CN"/>
              </w:rPr>
            </w:pPr>
            <w:ins w:id="3057" w:author="LKY" w:date="2026-05-22T20:43:53Z">
              <w:r>
                <w:rPr>
                  <w:rFonts w:hint="eastAsia" w:ascii="Times New Roman" w:hAnsi="Times New Roman"/>
                  <w:vertAlign w:val="baseline"/>
                  <w:lang w:val="en-US" w:eastAsia="zh-CN"/>
                </w:rPr>
                <w:t>A4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5C5E7A5">
            <w:pPr>
              <w:jc w:val="center"/>
              <w:rPr>
                <w:ins w:id="3058" w:author="LKY" w:date="2026-05-22T20:43:53Z"/>
                <w:rFonts w:hint="default" w:ascii="Times New Roman" w:hAnsi="Times New Roman"/>
                <w:vertAlign w:val="baseline"/>
                <w:lang w:val="en-US" w:eastAsia="zh-CN"/>
              </w:rPr>
            </w:pPr>
            <w:ins w:id="3059" w:author="LKY" w:date="2026-05-22T20:43:53Z">
              <w:r>
                <w:rPr>
                  <w:rFonts w:hint="eastAsia" w:ascii="Times New Roman" w:hAnsi="Times New Roman"/>
                  <w:vertAlign w:val="baseline"/>
                  <w:lang w:val="en-US" w:eastAsia="zh-CN"/>
                </w:rPr>
                <w:t>A5</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7B2F878F">
            <w:pPr>
              <w:jc w:val="center"/>
              <w:rPr>
                <w:ins w:id="3060" w:author="LKY" w:date="2026-05-22T20:43:53Z"/>
                <w:rFonts w:hint="default" w:ascii="Times New Roman" w:hAnsi="Times New Roman"/>
                <w:vertAlign w:val="baseline"/>
                <w:lang w:val="en-US" w:eastAsia="zh-CN"/>
              </w:rPr>
            </w:pPr>
            <w:ins w:id="3061" w:author="LKY" w:date="2026-05-22T20:43:53Z">
              <w:r>
                <w:rPr>
                  <w:rFonts w:hint="eastAsia" w:ascii="Times New Roman" w:hAnsi="Times New Roman"/>
                  <w:vertAlign w:val="baseline"/>
                  <w:lang w:val="en-US" w:eastAsia="zh-CN"/>
                </w:rPr>
                <w:t>A6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4CBBCFC4">
            <w:pPr>
              <w:jc w:val="center"/>
              <w:rPr>
                <w:ins w:id="3062" w:author="LKY" w:date="2026-05-22T20:43:53Z"/>
                <w:rFonts w:hint="default" w:ascii="Times New Roman" w:hAnsi="Times New Roman"/>
                <w:vertAlign w:val="baseline"/>
                <w:lang w:val="en-US" w:eastAsia="zh-CN"/>
              </w:rPr>
            </w:pPr>
            <w:ins w:id="3063" w:author="LKY" w:date="2026-05-22T20:43:53Z">
              <w:r>
                <w:rPr>
                  <w:rFonts w:hint="eastAsia" w:ascii="Times New Roman" w:hAnsi="Times New Roman"/>
                  <w:vertAlign w:val="baseline"/>
                  <w:lang w:val="en-US" w:eastAsia="zh-CN"/>
                </w:rPr>
                <w:t>A7</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44D5D8FF">
            <w:pPr>
              <w:jc w:val="center"/>
              <w:rPr>
                <w:ins w:id="3064" w:author="LKY" w:date="2026-05-22T20:43:53Z"/>
                <w:rFonts w:hint="default" w:ascii="Times New Roman" w:hAnsi="Times New Roman"/>
                <w:vertAlign w:val="baseline"/>
                <w:lang w:val="en-US" w:eastAsia="zh-CN"/>
              </w:rPr>
            </w:pPr>
            <w:ins w:id="3065" w:author="LKY" w:date="2026-05-22T20:43:53Z">
              <w:r>
                <w:rPr>
                  <w:rFonts w:hint="eastAsia" w:ascii="Times New Roman" w:hAnsi="Times New Roman"/>
                  <w:vertAlign w:val="baseline"/>
                  <w:lang w:val="en-US" w:eastAsia="zh-CN"/>
                </w:rPr>
                <w:t>A8</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0ED13CC8">
            <w:pPr>
              <w:jc w:val="center"/>
              <w:rPr>
                <w:ins w:id="3066" w:author="LKY" w:date="2026-05-22T20:43:53Z"/>
                <w:rFonts w:hint="default" w:ascii="Times New Roman" w:hAnsi="Times New Roman"/>
                <w:vertAlign w:val="baseline"/>
                <w:lang w:val="en-US" w:eastAsia="zh-CN"/>
              </w:rPr>
            </w:pPr>
            <w:ins w:id="3067" w:author="LKY" w:date="2026-05-22T20:43:53Z">
              <w:r>
                <w:rPr>
                  <w:rFonts w:hint="eastAsia" w:ascii="Times New Roman" w:hAnsi="Times New Roman"/>
                  <w:vertAlign w:val="baseline"/>
                  <w:lang w:val="en-US" w:eastAsia="zh-CN"/>
                </w:rPr>
                <w:t>A9</w:t>
              </w:r>
            </w:ins>
          </w:p>
        </w:tc>
      </w:tr>
      <w:tr w14:paraId="09D4A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68" w:author="LKY" w:date="2026-05-22T20:43:53Z"/>
        </w:trPr>
        <w:tc>
          <w:tcPr>
            <w:tcW w:w="637" w:type="pct"/>
            <w:tcBorders>
              <w:top w:val="single" w:color="auto" w:sz="4" w:space="0"/>
              <w:left w:val="single" w:color="auto" w:sz="4" w:space="0"/>
              <w:bottom w:val="single" w:color="auto" w:sz="4" w:space="0"/>
              <w:right w:val="single" w:color="auto" w:sz="4" w:space="0"/>
            </w:tcBorders>
            <w:noWrap w:val="0"/>
            <w:vAlign w:val="top"/>
          </w:tcPr>
          <w:p w14:paraId="1973BCD4">
            <w:pPr>
              <w:jc w:val="center"/>
              <w:rPr>
                <w:ins w:id="3069" w:author="LKY" w:date="2026-05-22T20:43:53Z"/>
                <w:rFonts w:hint="default" w:ascii="Times New Roman" w:hAnsi="Times New Roman"/>
                <w:vertAlign w:val="baseline"/>
                <w:lang w:val="en-US" w:eastAsia="zh-CN"/>
              </w:rPr>
            </w:pPr>
            <w:ins w:id="3070" w:author="LKY" w:date="2026-05-22T20:43:53Z">
              <w:r>
                <w:rPr>
                  <w:rFonts w:hint="eastAsia" w:ascii="Times New Roman" w:hAnsi="Times New Roman"/>
                  <w:vertAlign w:val="baseline"/>
                  <w:lang w:val="en-US" w:eastAsia="zh-CN"/>
                </w:rPr>
                <w:t>名称</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3F792E0">
            <w:pPr>
              <w:jc w:val="center"/>
              <w:rPr>
                <w:ins w:id="3071" w:author="LKY" w:date="2026-05-22T20:43:53Z"/>
                <w:rFonts w:hint="default" w:ascii="Times New Roman" w:hAnsi="Times New Roman"/>
                <w:vertAlign w:val="baseline"/>
                <w:lang w:val="en-US" w:eastAsia="zh-CN"/>
              </w:rPr>
            </w:pPr>
            <w:ins w:id="3072" w:author="LKY" w:date="2026-05-22T20:43:53Z">
              <w:r>
                <w:rPr>
                  <w:rFonts w:hint="eastAsia" w:ascii="Times New Roman" w:hAnsi="Times New Roman"/>
                  <w:vertAlign w:val="baseline"/>
                  <w:lang w:val="en-US" w:eastAsia="zh-CN"/>
                </w:rPr>
                <w:t>DI0</w:t>
              </w:r>
            </w:ins>
          </w:p>
        </w:tc>
        <w:tc>
          <w:tcPr>
            <w:tcW w:w="482" w:type="pct"/>
            <w:tcBorders>
              <w:top w:val="single" w:color="auto" w:sz="4" w:space="0"/>
              <w:left w:val="single" w:color="auto" w:sz="4" w:space="0"/>
              <w:bottom w:val="single" w:color="auto" w:sz="4" w:space="0"/>
              <w:right w:val="single" w:color="auto" w:sz="4" w:space="0"/>
            </w:tcBorders>
            <w:noWrap w:val="0"/>
            <w:vAlign w:val="top"/>
          </w:tcPr>
          <w:p w14:paraId="060007E0">
            <w:pPr>
              <w:jc w:val="center"/>
              <w:rPr>
                <w:ins w:id="3073" w:author="LKY" w:date="2026-05-22T20:43:53Z"/>
                <w:rFonts w:hint="default" w:ascii="Times New Roman" w:hAnsi="Times New Roman"/>
                <w:vertAlign w:val="baseline"/>
                <w:lang w:val="en-US" w:eastAsia="zh-CN"/>
              </w:rPr>
            </w:pPr>
            <w:ins w:id="3074" w:author="LKY" w:date="2026-05-22T20:43:53Z">
              <w:r>
                <w:rPr>
                  <w:rFonts w:hint="eastAsia" w:ascii="Times New Roman" w:hAnsi="Times New Roman"/>
                  <w:vertAlign w:val="baseline"/>
                  <w:lang w:val="en-US" w:eastAsia="zh-CN"/>
                </w:rPr>
                <w:t>DI2</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56B626EE">
            <w:pPr>
              <w:jc w:val="center"/>
              <w:rPr>
                <w:ins w:id="3075" w:author="LKY" w:date="2026-05-22T20:43:53Z"/>
                <w:rFonts w:hint="default" w:ascii="Times New Roman" w:hAnsi="Times New Roman"/>
                <w:vertAlign w:val="baseline"/>
                <w:lang w:val="en-US" w:eastAsia="zh-CN"/>
              </w:rPr>
            </w:pPr>
            <w:ins w:id="3076" w:author="LKY" w:date="2026-05-22T20:43:53Z">
              <w:r>
                <w:rPr>
                  <w:rFonts w:hint="eastAsia" w:ascii="Times New Roman" w:hAnsi="Times New Roman"/>
                  <w:vertAlign w:val="baseline"/>
                  <w:lang w:val="en-US" w:eastAsia="zh-CN"/>
                </w:rPr>
                <w:t>DI4</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1E2D1493">
            <w:pPr>
              <w:jc w:val="center"/>
              <w:rPr>
                <w:ins w:id="3077" w:author="LKY" w:date="2026-05-22T20:43:53Z"/>
                <w:rFonts w:hint="default" w:ascii="Times New Roman" w:hAnsi="Times New Roman"/>
                <w:vertAlign w:val="baseline"/>
                <w:lang w:val="en-US" w:eastAsia="zh-CN"/>
              </w:rPr>
            </w:pPr>
            <w:ins w:id="3078" w:author="LKY" w:date="2026-05-22T20:43:53Z">
              <w:r>
                <w:rPr>
                  <w:rFonts w:hint="eastAsia" w:ascii="Times New Roman" w:hAnsi="Times New Roman"/>
                  <w:vertAlign w:val="baseline"/>
                  <w:lang w:val="en-US" w:eastAsia="zh-CN"/>
                </w:rPr>
                <w:t>DI6</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06E3405B">
            <w:pPr>
              <w:jc w:val="center"/>
              <w:rPr>
                <w:ins w:id="3079" w:author="LKY" w:date="2026-05-22T20:43:53Z"/>
                <w:rFonts w:hint="default" w:ascii="Times New Roman" w:hAnsi="Times New Roman"/>
                <w:vertAlign w:val="baseline"/>
                <w:lang w:val="en-US" w:eastAsia="zh-CN"/>
              </w:rPr>
            </w:pPr>
            <w:ins w:id="3080" w:author="LKY" w:date="2026-05-22T20:43:53Z">
              <w:r>
                <w:rPr>
                  <w:rFonts w:hint="eastAsia" w:ascii="Times New Roman" w:hAnsi="Times New Roman"/>
                  <w:vertAlign w:val="baseline"/>
                  <w:lang w:val="en-US" w:eastAsia="zh-CN"/>
                </w:rPr>
                <w:t>DI8</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6721DFF4">
            <w:pPr>
              <w:jc w:val="center"/>
              <w:rPr>
                <w:ins w:id="3081" w:author="LKY" w:date="2026-05-22T20:43:53Z"/>
                <w:rFonts w:hint="default" w:ascii="Times New Roman" w:hAnsi="Times New Roman"/>
                <w:vertAlign w:val="baseline"/>
                <w:lang w:val="en-US" w:eastAsia="zh-CN"/>
              </w:rPr>
            </w:pPr>
            <w:ins w:id="3082" w:author="LKY" w:date="2026-05-22T20:43:53Z">
              <w:r>
                <w:rPr>
                  <w:rFonts w:hint="eastAsia" w:ascii="Times New Roman" w:hAnsi="Times New Roman"/>
                  <w:vertAlign w:val="baseline"/>
                  <w:lang w:val="en-US" w:eastAsia="zh-CN"/>
                </w:rPr>
                <w:t>DI10</w:t>
              </w:r>
            </w:ins>
          </w:p>
        </w:tc>
        <w:tc>
          <w:tcPr>
            <w:tcW w:w="488" w:type="pct"/>
            <w:tcBorders>
              <w:top w:val="single" w:color="auto" w:sz="4" w:space="0"/>
              <w:left w:val="single" w:color="auto" w:sz="4" w:space="0"/>
              <w:bottom w:val="single" w:color="auto" w:sz="4" w:space="0"/>
              <w:right w:val="single" w:color="auto" w:sz="4" w:space="0"/>
            </w:tcBorders>
            <w:noWrap w:val="0"/>
            <w:vAlign w:val="top"/>
          </w:tcPr>
          <w:p w14:paraId="3B9E1AD2">
            <w:pPr>
              <w:jc w:val="center"/>
              <w:rPr>
                <w:ins w:id="3083" w:author="LKY" w:date="2026-05-22T20:43:53Z"/>
                <w:rFonts w:hint="default" w:ascii="Times New Roman" w:hAnsi="Times New Roman"/>
                <w:vertAlign w:val="baseline"/>
                <w:lang w:val="en-US" w:eastAsia="zh-CN"/>
              </w:rPr>
            </w:pPr>
            <w:ins w:id="3084" w:author="LKY" w:date="2026-05-22T20:43:53Z">
              <w:r>
                <w:rPr>
                  <w:rFonts w:hint="eastAsia" w:ascii="Times New Roman" w:hAnsi="Times New Roman"/>
                  <w:vertAlign w:val="baseline"/>
                  <w:lang w:val="en-US" w:eastAsia="zh-CN"/>
                </w:rPr>
                <w:t>DI12</w:t>
              </w:r>
            </w:ins>
          </w:p>
        </w:tc>
        <w:tc>
          <w:tcPr>
            <w:tcW w:w="525" w:type="pct"/>
            <w:tcBorders>
              <w:top w:val="single" w:color="auto" w:sz="4" w:space="0"/>
              <w:left w:val="single" w:color="auto" w:sz="4" w:space="0"/>
              <w:bottom w:val="single" w:color="auto" w:sz="4" w:space="0"/>
              <w:right w:val="single" w:color="auto" w:sz="4" w:space="0"/>
            </w:tcBorders>
            <w:noWrap w:val="0"/>
            <w:vAlign w:val="top"/>
          </w:tcPr>
          <w:p w14:paraId="15EE5592">
            <w:pPr>
              <w:jc w:val="center"/>
              <w:rPr>
                <w:ins w:id="3085" w:author="LKY" w:date="2026-05-22T20:43:53Z"/>
                <w:rFonts w:hint="default" w:ascii="Times New Roman" w:hAnsi="Times New Roman"/>
                <w:vertAlign w:val="baseline"/>
                <w:lang w:val="en-US" w:eastAsia="zh-CN"/>
              </w:rPr>
            </w:pPr>
            <w:ins w:id="3086" w:author="LKY" w:date="2026-05-22T20:43:53Z">
              <w:r>
                <w:rPr>
                  <w:rFonts w:hint="eastAsia" w:ascii="Times New Roman" w:hAnsi="Times New Roman"/>
                  <w:vertAlign w:val="baseline"/>
                  <w:lang w:val="en-US" w:eastAsia="zh-CN"/>
                </w:rPr>
                <w:t>DI14</w:t>
              </w:r>
            </w:ins>
          </w:p>
        </w:tc>
        <w:tc>
          <w:tcPr>
            <w:tcW w:w="425" w:type="pct"/>
            <w:tcBorders>
              <w:top w:val="single" w:color="auto" w:sz="4" w:space="0"/>
              <w:left w:val="single" w:color="auto" w:sz="4" w:space="0"/>
              <w:bottom w:val="single" w:color="auto" w:sz="4" w:space="0"/>
              <w:right w:val="single" w:color="auto" w:sz="4" w:space="0"/>
            </w:tcBorders>
            <w:noWrap w:val="0"/>
            <w:vAlign w:val="top"/>
          </w:tcPr>
          <w:p w14:paraId="2D69ABF5">
            <w:pPr>
              <w:jc w:val="center"/>
              <w:rPr>
                <w:ins w:id="3087" w:author="LKY" w:date="2026-05-22T20:43:53Z"/>
                <w:rFonts w:hint="default" w:ascii="Times New Roman" w:hAnsi="Times New Roman"/>
                <w:vertAlign w:val="baseline"/>
                <w:lang w:val="en-US" w:eastAsia="zh-CN"/>
              </w:rPr>
            </w:pPr>
            <w:ins w:id="3088" w:author="LKY" w:date="2026-05-22T20:43:53Z">
              <w:r>
                <w:rPr>
                  <w:rFonts w:hint="eastAsia" w:ascii="Times New Roman" w:hAnsi="Times New Roman"/>
                  <w:vertAlign w:val="baseline"/>
                  <w:lang w:val="en-US" w:eastAsia="zh-CN"/>
                </w:rPr>
                <w:t>COM</w:t>
              </w:r>
            </w:ins>
          </w:p>
        </w:tc>
      </w:tr>
    </w:tbl>
    <w:p w14:paraId="6388EB6A">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3089" w:author="LKY" w:date="2026-05-22T20:43:53Z"/>
          <w:rFonts w:hint="eastAsia" w:ascii="Times New Roman" w:hAnsi="Times New Roman" w:eastAsia="宋体" w:cs="宋体"/>
          <w:b w:val="0"/>
          <w:bCs w:val="0"/>
          <w:iCs/>
          <w:color w:val="FF0000"/>
          <w:kern w:val="2"/>
          <w:sz w:val="24"/>
          <w:szCs w:val="24"/>
          <w:lang w:val="en-US" w:eastAsia="zh-CN" w:bidi="ar-SA"/>
        </w:rPr>
      </w:pPr>
    </w:p>
    <w:p w14:paraId="149D859C">
      <w:pPr>
        <w:jc w:val="center"/>
        <w:rPr>
          <w:rFonts w:hint="default" w:ascii="Times New Roman" w:hAnsi="Times New Roman"/>
          <w:vertAlign w:val="baseline"/>
          <w:lang w:val="en-US" w:eastAsia="zh-CN"/>
        </w:rPr>
      </w:pPr>
      <w:ins w:id="3090" w:author="LKY" w:date="2026-05-22T20:43:53Z">
        <w:r>
          <w:rPr>
            <w:rFonts w:hint="eastAsia" w:ascii="Times New Roman" w:hAnsi="Times New Roman" w:eastAsia="宋体" w:cs="宋体"/>
            <w:b w:val="0"/>
            <w:bCs w:val="0"/>
            <w:iCs/>
            <w:color w:val="FF0000"/>
            <w:kern w:val="2"/>
            <w:sz w:val="24"/>
            <w:szCs w:val="24"/>
            <w:lang w:val="en-US" w:eastAsia="zh-CN" w:bidi="ar-SA"/>
          </w:rPr>
          <w:t>注意：上述两个DI模块采用共板形式，分别对应NPN型、PNP型、干接点</w:t>
        </w:r>
      </w:ins>
    </w:p>
    <w:p w14:paraId="07412DA0">
      <w:pPr>
        <w:pStyle w:val="12"/>
        <w:ind w:left="0" w:leftChars="0" w:firstLine="0" w:firstLineChars="0"/>
        <w:outlineLvl w:val="2"/>
        <w:rPr>
          <w:rFonts w:hint="eastAsia" w:ascii="Times New Roman" w:hAnsi="Times New Roman"/>
          <w:b w:val="0"/>
          <w:bCs w:val="0"/>
          <w:sz w:val="24"/>
          <w:szCs w:val="24"/>
          <w:lang w:val="en-US" w:eastAsia="zh-CN"/>
        </w:rPr>
      </w:pPr>
      <w:bookmarkStart w:id="86" w:name="_Toc12702"/>
      <w:bookmarkStart w:id="87" w:name="_Toc13800"/>
      <w:bookmarkStart w:id="88" w:name="_Toc10436"/>
      <w:bookmarkStart w:id="89" w:name="_Toc23728"/>
      <w:bookmarkStart w:id="90" w:name="_Toc6672"/>
      <w:r>
        <w:rPr>
          <w:rFonts w:hint="eastAsia" w:ascii="Times New Roman" w:hAnsi="Times New Roman"/>
          <w:b/>
          <w:bCs/>
          <w:sz w:val="28"/>
          <w:szCs w:val="28"/>
          <w:lang w:val="en-US" w:eastAsia="zh-CN"/>
        </w:rPr>
        <w:t>2.3.</w:t>
      </w:r>
      <w:ins w:id="3091" w:author="LKY" w:date="2026-08-28T19:15:25Z">
        <w:r>
          <w:rPr>
            <w:rFonts w:hint="eastAsia" w:ascii="Times New Roman" w:hAnsi="Times New Roman"/>
            <w:b/>
            <w:bCs/>
            <w:sz w:val="28"/>
            <w:szCs w:val="28"/>
            <w:lang w:val="en-US" w:eastAsia="zh-CN"/>
          </w:rPr>
          <w:t>4</w:t>
        </w:r>
      </w:ins>
      <w:del w:id="3092" w:author="LKY" w:date="2026-08-28T19:15:25Z">
        <w:r>
          <w:rPr>
            <w:rFonts w:hint="eastAsia" w:ascii="Times New Roman" w:hAnsi="Times New Roman"/>
            <w:b/>
            <w:bCs/>
            <w:sz w:val="28"/>
            <w:szCs w:val="28"/>
            <w:lang w:val="en-US" w:eastAsia="zh-CN"/>
          </w:rPr>
          <w:delText>3</w:delText>
        </w:r>
      </w:del>
      <w:r>
        <w:rPr>
          <w:rFonts w:hint="eastAsia" w:ascii="Times New Roman" w:hAnsi="Times New Roman"/>
          <w:b/>
          <w:bCs/>
          <w:sz w:val="28"/>
          <w:szCs w:val="28"/>
          <w:lang w:val="en-US" w:eastAsia="zh-CN"/>
        </w:rPr>
        <w:t xml:space="preserve"> DO模块</w:t>
      </w:r>
      <w:bookmarkEnd w:id="86"/>
      <w:bookmarkEnd w:id="87"/>
      <w:bookmarkEnd w:id="88"/>
      <w:bookmarkEnd w:id="89"/>
      <w:bookmarkEnd w:id="90"/>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329EF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93" w:author="LKY" w:date="2026-05-22T20:44:26Z"/>
        </w:trPr>
        <w:tc>
          <w:tcPr>
            <w:tcW w:w="5000" w:type="pct"/>
            <w:gridSpan w:val="10"/>
            <w:tcBorders>
              <w:top w:val="single" w:color="auto" w:sz="4" w:space="0"/>
            </w:tcBorders>
            <w:noWrap w:val="0"/>
            <w:vAlign w:val="top"/>
          </w:tcPr>
          <w:p w14:paraId="79A5A40D">
            <w:pPr>
              <w:jc w:val="center"/>
              <w:rPr>
                <w:ins w:id="3094" w:author="LKY" w:date="2026-05-22T20:44:26Z"/>
                <w:rFonts w:hint="eastAsia" w:ascii="Times New Roman" w:hAnsi="Times New Roman"/>
                <w:vertAlign w:val="baseline"/>
                <w:lang w:val="en-US" w:eastAsia="zh-CN"/>
              </w:rPr>
            </w:pPr>
            <w:ins w:id="3095" w:author="LKY" w:date="2026-05-22T20:44:26Z">
              <w:r>
                <w:rPr>
                  <w:rFonts w:hint="eastAsia" w:ascii="Times New Roman" w:hAnsi="Times New Roman"/>
                  <w:vertAlign w:val="baseline"/>
                  <w:lang w:val="en-US" w:eastAsia="zh-CN"/>
                </w:rPr>
                <w:t>N2161模块（PNP）</w:t>
              </w:r>
            </w:ins>
          </w:p>
        </w:tc>
      </w:tr>
      <w:tr w14:paraId="6217E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096" w:author="LKY" w:date="2026-05-22T20:44:26Z"/>
        </w:trPr>
        <w:tc>
          <w:tcPr>
            <w:tcW w:w="639" w:type="pct"/>
            <w:tcBorders>
              <w:top w:val="single" w:color="auto" w:sz="4" w:space="0"/>
            </w:tcBorders>
            <w:noWrap w:val="0"/>
            <w:vAlign w:val="top"/>
          </w:tcPr>
          <w:p w14:paraId="6AA24C08">
            <w:pPr>
              <w:jc w:val="center"/>
              <w:rPr>
                <w:ins w:id="3097" w:author="LKY" w:date="2026-05-22T20:44:26Z"/>
                <w:rFonts w:hint="default" w:ascii="Times New Roman" w:hAnsi="Times New Roman"/>
                <w:vertAlign w:val="baseline"/>
                <w:lang w:val="en-US" w:eastAsia="zh-CN"/>
              </w:rPr>
            </w:pPr>
            <w:ins w:id="3098" w:author="LKY" w:date="2026-05-22T20:44:2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19633722">
            <w:pPr>
              <w:jc w:val="center"/>
              <w:rPr>
                <w:ins w:id="3099" w:author="LKY" w:date="2026-05-22T20:44:26Z"/>
                <w:rFonts w:hint="default" w:ascii="Times New Roman" w:hAnsi="Times New Roman" w:eastAsiaTheme="minorEastAsia" w:cstheme="minorBidi"/>
                <w:kern w:val="2"/>
                <w:sz w:val="21"/>
                <w:szCs w:val="24"/>
                <w:vertAlign w:val="baseline"/>
                <w:lang w:val="en-US" w:eastAsia="zh-CN" w:bidi="ar-SA"/>
              </w:rPr>
            </w:pPr>
            <w:ins w:id="3100" w:author="LKY" w:date="2026-05-22T20:44:2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329A1616">
            <w:pPr>
              <w:jc w:val="center"/>
              <w:rPr>
                <w:ins w:id="3101" w:author="LKY" w:date="2026-05-22T20:44:26Z"/>
                <w:rFonts w:hint="default" w:ascii="Times New Roman" w:hAnsi="Times New Roman" w:eastAsiaTheme="minorEastAsia" w:cstheme="minorBidi"/>
                <w:kern w:val="2"/>
                <w:sz w:val="21"/>
                <w:szCs w:val="24"/>
                <w:vertAlign w:val="baseline"/>
                <w:lang w:val="en-US" w:eastAsia="zh-CN" w:bidi="ar-SA"/>
              </w:rPr>
            </w:pPr>
            <w:ins w:id="3102" w:author="LKY" w:date="2026-05-22T20:44:2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440BBC73">
            <w:pPr>
              <w:jc w:val="center"/>
              <w:rPr>
                <w:ins w:id="3103" w:author="LKY" w:date="2026-05-22T20:44:26Z"/>
                <w:rFonts w:hint="default" w:ascii="Times New Roman" w:hAnsi="Times New Roman" w:eastAsiaTheme="minorEastAsia" w:cstheme="minorBidi"/>
                <w:kern w:val="2"/>
                <w:sz w:val="21"/>
                <w:szCs w:val="24"/>
                <w:vertAlign w:val="baseline"/>
                <w:lang w:val="en-US" w:eastAsia="zh-CN" w:bidi="ar-SA"/>
              </w:rPr>
            </w:pPr>
            <w:ins w:id="3104" w:author="LKY" w:date="2026-05-22T20:44:2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2EAD51C">
            <w:pPr>
              <w:jc w:val="center"/>
              <w:rPr>
                <w:ins w:id="3105" w:author="LKY" w:date="2026-05-22T20:44:26Z"/>
                <w:rFonts w:hint="default" w:ascii="Times New Roman" w:hAnsi="Times New Roman" w:eastAsiaTheme="minorEastAsia" w:cstheme="minorBidi"/>
                <w:kern w:val="2"/>
                <w:sz w:val="21"/>
                <w:szCs w:val="24"/>
                <w:vertAlign w:val="baseline"/>
                <w:lang w:val="en-US" w:eastAsia="zh-CN" w:bidi="ar-SA"/>
              </w:rPr>
            </w:pPr>
            <w:ins w:id="3106" w:author="LKY" w:date="2026-05-22T20:44:2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43C52DAE">
            <w:pPr>
              <w:jc w:val="center"/>
              <w:rPr>
                <w:ins w:id="3107" w:author="LKY" w:date="2026-05-22T20:44:26Z"/>
                <w:rFonts w:hint="default" w:ascii="Times New Roman" w:hAnsi="Times New Roman" w:eastAsiaTheme="minorEastAsia" w:cstheme="minorBidi"/>
                <w:kern w:val="2"/>
                <w:sz w:val="21"/>
                <w:szCs w:val="24"/>
                <w:vertAlign w:val="baseline"/>
                <w:lang w:val="en-US" w:eastAsia="zh-CN" w:bidi="ar-SA"/>
              </w:rPr>
            </w:pPr>
            <w:ins w:id="3108" w:author="LKY" w:date="2026-05-22T20:44:2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68AE27AA">
            <w:pPr>
              <w:jc w:val="center"/>
              <w:rPr>
                <w:ins w:id="3109" w:author="LKY" w:date="2026-05-22T20:44:26Z"/>
                <w:rFonts w:hint="default" w:ascii="Times New Roman" w:hAnsi="Times New Roman" w:eastAsiaTheme="minorEastAsia" w:cstheme="minorBidi"/>
                <w:kern w:val="2"/>
                <w:sz w:val="21"/>
                <w:szCs w:val="24"/>
                <w:vertAlign w:val="baseline"/>
                <w:lang w:val="en-US" w:eastAsia="zh-CN" w:bidi="ar-SA"/>
              </w:rPr>
            </w:pPr>
            <w:ins w:id="3110" w:author="LKY" w:date="2026-05-22T20:44:2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BBE1EB8">
            <w:pPr>
              <w:jc w:val="center"/>
              <w:rPr>
                <w:ins w:id="3111" w:author="LKY" w:date="2026-05-22T20:44:26Z"/>
                <w:rFonts w:hint="default" w:ascii="Times New Roman" w:hAnsi="Times New Roman"/>
                <w:vertAlign w:val="baseline"/>
                <w:lang w:val="en-US" w:eastAsia="zh-CN"/>
              </w:rPr>
            </w:pPr>
            <w:ins w:id="3112" w:author="LKY" w:date="2026-05-22T20:44:2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5F2164F5">
            <w:pPr>
              <w:jc w:val="center"/>
              <w:rPr>
                <w:ins w:id="3113" w:author="LKY" w:date="2026-05-22T20:44:26Z"/>
                <w:rFonts w:hint="default" w:ascii="Times New Roman" w:hAnsi="Times New Roman"/>
                <w:vertAlign w:val="baseline"/>
                <w:lang w:val="en-US" w:eastAsia="zh-CN"/>
              </w:rPr>
            </w:pPr>
            <w:ins w:id="3114" w:author="LKY" w:date="2026-05-22T20:44:2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37EF90B">
            <w:pPr>
              <w:jc w:val="center"/>
              <w:rPr>
                <w:ins w:id="3115" w:author="LKY" w:date="2026-05-22T20:44:26Z"/>
                <w:rFonts w:hint="default" w:ascii="Times New Roman" w:hAnsi="Times New Roman"/>
                <w:vertAlign w:val="baseline"/>
                <w:lang w:val="en-US" w:eastAsia="zh-CN"/>
              </w:rPr>
            </w:pPr>
            <w:ins w:id="3116" w:author="LKY" w:date="2026-05-22T20:44:26Z">
              <w:r>
                <w:rPr>
                  <w:rFonts w:hint="eastAsia" w:ascii="Times New Roman" w:hAnsi="Times New Roman"/>
                  <w:vertAlign w:val="baseline"/>
                  <w:lang w:val="en-US" w:eastAsia="zh-CN"/>
                </w:rPr>
                <w:t>B9</w:t>
              </w:r>
            </w:ins>
          </w:p>
        </w:tc>
      </w:tr>
      <w:tr w14:paraId="00744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17" w:author="LKY" w:date="2026-05-22T20:44:26Z"/>
        </w:trPr>
        <w:tc>
          <w:tcPr>
            <w:tcW w:w="639" w:type="pct"/>
            <w:noWrap w:val="0"/>
            <w:vAlign w:val="top"/>
          </w:tcPr>
          <w:p w14:paraId="1605349D">
            <w:pPr>
              <w:jc w:val="center"/>
              <w:rPr>
                <w:ins w:id="3118" w:author="LKY" w:date="2026-05-22T20:44:26Z"/>
                <w:rFonts w:hint="default" w:ascii="Times New Roman" w:hAnsi="Times New Roman"/>
                <w:vertAlign w:val="baseline"/>
                <w:lang w:val="en-US" w:eastAsia="zh-CN"/>
              </w:rPr>
            </w:pPr>
            <w:ins w:id="3119" w:author="LKY" w:date="2026-05-22T20:44:26Z">
              <w:r>
                <w:rPr>
                  <w:rFonts w:hint="eastAsia" w:ascii="Times New Roman" w:hAnsi="Times New Roman"/>
                  <w:vertAlign w:val="baseline"/>
                  <w:lang w:val="en-US" w:eastAsia="zh-CN"/>
                </w:rPr>
                <w:t>名称</w:t>
              </w:r>
            </w:ins>
          </w:p>
        </w:tc>
        <w:tc>
          <w:tcPr>
            <w:tcW w:w="489" w:type="pct"/>
            <w:noWrap w:val="0"/>
            <w:vAlign w:val="top"/>
          </w:tcPr>
          <w:p w14:paraId="2AD11F4E">
            <w:pPr>
              <w:jc w:val="center"/>
              <w:rPr>
                <w:ins w:id="3120" w:author="LKY" w:date="2026-05-22T20:44:26Z"/>
                <w:rFonts w:hint="default" w:ascii="Times New Roman" w:hAnsi="Times New Roman"/>
                <w:vertAlign w:val="baseline"/>
                <w:lang w:val="en-US" w:eastAsia="zh-CN"/>
              </w:rPr>
            </w:pPr>
            <w:ins w:id="3121" w:author="LKY" w:date="2026-05-22T20:44:26Z">
              <w:r>
                <w:rPr>
                  <w:rFonts w:hint="eastAsia" w:ascii="Times New Roman" w:hAnsi="Times New Roman"/>
                  <w:vertAlign w:val="baseline"/>
                  <w:lang w:val="en-US" w:eastAsia="zh-CN"/>
                </w:rPr>
                <w:t>DO2</w:t>
              </w:r>
            </w:ins>
          </w:p>
        </w:tc>
        <w:tc>
          <w:tcPr>
            <w:tcW w:w="483" w:type="pct"/>
            <w:noWrap w:val="0"/>
            <w:vAlign w:val="top"/>
          </w:tcPr>
          <w:p w14:paraId="09F24C24">
            <w:pPr>
              <w:jc w:val="center"/>
              <w:rPr>
                <w:ins w:id="3122" w:author="LKY" w:date="2026-05-22T20:44:26Z"/>
                <w:rFonts w:hint="default" w:ascii="Times New Roman" w:hAnsi="Times New Roman"/>
                <w:vertAlign w:val="baseline"/>
                <w:lang w:val="en-US" w:eastAsia="zh-CN"/>
              </w:rPr>
            </w:pPr>
            <w:ins w:id="3123" w:author="LKY" w:date="2026-05-22T20:44:26Z">
              <w:r>
                <w:rPr>
                  <w:rFonts w:hint="eastAsia" w:ascii="Times New Roman" w:hAnsi="Times New Roman"/>
                  <w:vertAlign w:val="baseline"/>
                  <w:lang w:val="en-US" w:eastAsia="zh-CN"/>
                </w:rPr>
                <w:t>DO4</w:t>
              </w:r>
            </w:ins>
          </w:p>
        </w:tc>
        <w:tc>
          <w:tcPr>
            <w:tcW w:w="489" w:type="pct"/>
            <w:noWrap w:val="0"/>
            <w:vAlign w:val="top"/>
          </w:tcPr>
          <w:p w14:paraId="4CCB48F1">
            <w:pPr>
              <w:jc w:val="center"/>
              <w:rPr>
                <w:ins w:id="3124" w:author="LKY" w:date="2026-05-22T20:44:26Z"/>
                <w:rFonts w:hint="default" w:ascii="Times New Roman" w:hAnsi="Times New Roman" w:eastAsiaTheme="minorEastAsia" w:cstheme="minorBidi"/>
                <w:kern w:val="2"/>
                <w:sz w:val="21"/>
                <w:szCs w:val="24"/>
                <w:vertAlign w:val="baseline"/>
                <w:lang w:val="en-US" w:eastAsia="zh-CN" w:bidi="ar-SA"/>
              </w:rPr>
            </w:pPr>
            <w:ins w:id="3125" w:author="LKY" w:date="2026-05-22T20:44:26Z">
              <w:r>
                <w:rPr>
                  <w:rFonts w:hint="eastAsia" w:ascii="Times New Roman" w:hAnsi="Times New Roman"/>
                  <w:vertAlign w:val="baseline"/>
                  <w:lang w:val="en-US" w:eastAsia="zh-CN"/>
                </w:rPr>
                <w:t>DO6</w:t>
              </w:r>
            </w:ins>
          </w:p>
        </w:tc>
        <w:tc>
          <w:tcPr>
            <w:tcW w:w="489" w:type="pct"/>
            <w:noWrap w:val="0"/>
            <w:vAlign w:val="top"/>
          </w:tcPr>
          <w:p w14:paraId="1100778C">
            <w:pPr>
              <w:jc w:val="center"/>
              <w:rPr>
                <w:ins w:id="3126" w:author="LKY" w:date="2026-05-22T20:44:26Z"/>
                <w:rFonts w:hint="default" w:ascii="Times New Roman" w:hAnsi="Times New Roman" w:eastAsiaTheme="minorEastAsia" w:cstheme="minorBidi"/>
                <w:kern w:val="2"/>
                <w:sz w:val="21"/>
                <w:szCs w:val="24"/>
                <w:vertAlign w:val="baseline"/>
                <w:lang w:val="en-US" w:eastAsia="zh-CN" w:bidi="ar-SA"/>
              </w:rPr>
            </w:pPr>
            <w:ins w:id="3127" w:author="LKY" w:date="2026-05-22T20:44:26Z">
              <w:r>
                <w:rPr>
                  <w:rFonts w:hint="eastAsia" w:ascii="Times New Roman" w:hAnsi="Times New Roman"/>
                  <w:vertAlign w:val="baseline"/>
                  <w:lang w:val="en-US" w:eastAsia="zh-CN"/>
                </w:rPr>
                <w:t>DO8</w:t>
              </w:r>
            </w:ins>
          </w:p>
        </w:tc>
        <w:tc>
          <w:tcPr>
            <w:tcW w:w="489" w:type="pct"/>
            <w:noWrap w:val="0"/>
            <w:vAlign w:val="top"/>
          </w:tcPr>
          <w:p w14:paraId="0B9CE7F5">
            <w:pPr>
              <w:jc w:val="center"/>
              <w:rPr>
                <w:ins w:id="3128" w:author="LKY" w:date="2026-05-22T20:44:26Z"/>
                <w:rFonts w:hint="default" w:ascii="Times New Roman" w:hAnsi="Times New Roman"/>
                <w:vertAlign w:val="baseline"/>
                <w:lang w:val="en-US" w:eastAsia="zh-CN"/>
              </w:rPr>
            </w:pPr>
            <w:ins w:id="3129" w:author="LKY" w:date="2026-05-22T20:44:26Z">
              <w:r>
                <w:rPr>
                  <w:rFonts w:hint="eastAsia" w:ascii="Times New Roman" w:hAnsi="Times New Roman"/>
                  <w:vertAlign w:val="baseline"/>
                  <w:lang w:val="en-US" w:eastAsia="zh-CN"/>
                </w:rPr>
                <w:t>DO10</w:t>
              </w:r>
            </w:ins>
          </w:p>
        </w:tc>
        <w:tc>
          <w:tcPr>
            <w:tcW w:w="489" w:type="pct"/>
            <w:noWrap w:val="0"/>
            <w:vAlign w:val="top"/>
          </w:tcPr>
          <w:p w14:paraId="18329868">
            <w:pPr>
              <w:jc w:val="center"/>
              <w:rPr>
                <w:ins w:id="3130" w:author="LKY" w:date="2026-05-22T20:44:26Z"/>
                <w:rFonts w:hint="default" w:ascii="Times New Roman" w:hAnsi="Times New Roman"/>
                <w:vertAlign w:val="baseline"/>
                <w:lang w:val="en-US" w:eastAsia="zh-CN"/>
              </w:rPr>
            </w:pPr>
            <w:ins w:id="3131" w:author="LKY" w:date="2026-05-22T20:44:26Z">
              <w:r>
                <w:rPr>
                  <w:rFonts w:hint="eastAsia" w:ascii="Times New Roman" w:hAnsi="Times New Roman"/>
                  <w:vertAlign w:val="baseline"/>
                  <w:lang w:val="en-US" w:eastAsia="zh-CN"/>
                </w:rPr>
                <w:t>DO12</w:t>
              </w:r>
            </w:ins>
          </w:p>
        </w:tc>
        <w:tc>
          <w:tcPr>
            <w:tcW w:w="489" w:type="pct"/>
            <w:noWrap w:val="0"/>
            <w:vAlign w:val="top"/>
          </w:tcPr>
          <w:p w14:paraId="6E43DA05">
            <w:pPr>
              <w:jc w:val="center"/>
              <w:rPr>
                <w:ins w:id="3132" w:author="LKY" w:date="2026-05-22T20:44:26Z"/>
                <w:rFonts w:hint="default" w:ascii="Times New Roman" w:hAnsi="Times New Roman"/>
                <w:vertAlign w:val="baseline"/>
                <w:lang w:val="en-US" w:eastAsia="zh-CN"/>
              </w:rPr>
            </w:pPr>
            <w:ins w:id="3133" w:author="LKY" w:date="2026-05-22T20:44:26Z">
              <w:r>
                <w:rPr>
                  <w:rFonts w:hint="eastAsia" w:ascii="Times New Roman" w:hAnsi="Times New Roman"/>
                  <w:vertAlign w:val="baseline"/>
                  <w:lang w:val="en-US" w:eastAsia="zh-CN"/>
                </w:rPr>
                <w:t>DO14</w:t>
              </w:r>
            </w:ins>
          </w:p>
        </w:tc>
        <w:tc>
          <w:tcPr>
            <w:tcW w:w="525" w:type="pct"/>
            <w:noWrap w:val="0"/>
            <w:vAlign w:val="top"/>
          </w:tcPr>
          <w:p w14:paraId="6A048361">
            <w:pPr>
              <w:jc w:val="center"/>
              <w:rPr>
                <w:ins w:id="3134" w:author="LKY" w:date="2026-05-22T20:44:26Z"/>
                <w:rFonts w:hint="default" w:ascii="Times New Roman" w:hAnsi="Times New Roman"/>
                <w:vertAlign w:val="baseline"/>
                <w:lang w:val="en-US" w:eastAsia="zh-CN"/>
              </w:rPr>
            </w:pPr>
            <w:ins w:id="3135" w:author="LKY" w:date="2026-05-22T20:44:26Z">
              <w:r>
                <w:rPr>
                  <w:rFonts w:hint="eastAsia" w:ascii="Times New Roman" w:hAnsi="Times New Roman"/>
                  <w:vertAlign w:val="baseline"/>
                  <w:lang w:val="en-US" w:eastAsia="zh-CN"/>
                </w:rPr>
                <w:t>DO16</w:t>
              </w:r>
            </w:ins>
          </w:p>
        </w:tc>
        <w:tc>
          <w:tcPr>
            <w:tcW w:w="412" w:type="pct"/>
            <w:noWrap w:val="0"/>
            <w:vAlign w:val="top"/>
          </w:tcPr>
          <w:p w14:paraId="35897DCD">
            <w:pPr>
              <w:jc w:val="center"/>
              <w:rPr>
                <w:ins w:id="3136" w:author="LKY" w:date="2026-05-22T20:44:26Z"/>
                <w:rFonts w:hint="default" w:ascii="Times New Roman" w:hAnsi="Times New Roman"/>
                <w:vertAlign w:val="baseline"/>
                <w:lang w:val="en-US" w:eastAsia="zh-CN"/>
              </w:rPr>
            </w:pPr>
            <w:ins w:id="3137" w:author="LKY" w:date="2026-05-22T20:44:26Z">
              <w:r>
                <w:rPr>
                  <w:rFonts w:hint="eastAsia" w:ascii="Times New Roman" w:hAnsi="Times New Roman"/>
                  <w:vertAlign w:val="baseline"/>
                  <w:lang w:val="en-US" w:eastAsia="zh-CN"/>
                </w:rPr>
                <w:t>PE</w:t>
              </w:r>
            </w:ins>
          </w:p>
        </w:tc>
      </w:tr>
      <w:tr w14:paraId="17B0E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38" w:author="LKY" w:date="2026-05-22T20:44:26Z"/>
        </w:trPr>
        <w:tc>
          <w:tcPr>
            <w:tcW w:w="639" w:type="pct"/>
            <w:noWrap w:val="0"/>
            <w:vAlign w:val="top"/>
          </w:tcPr>
          <w:p w14:paraId="30F4D09C">
            <w:pPr>
              <w:jc w:val="center"/>
              <w:rPr>
                <w:ins w:id="3139" w:author="LKY" w:date="2026-05-22T20:44:26Z"/>
                <w:rFonts w:hint="default" w:ascii="Times New Roman" w:hAnsi="Times New Roman"/>
                <w:vertAlign w:val="baseline"/>
                <w:lang w:val="en-US" w:eastAsia="zh-CN"/>
              </w:rPr>
            </w:pPr>
            <w:ins w:id="3140" w:author="LKY" w:date="2026-05-22T20:44:26Z">
              <w:r>
                <w:rPr>
                  <w:rFonts w:hint="eastAsia" w:ascii="Times New Roman" w:hAnsi="Times New Roman"/>
                  <w:vertAlign w:val="baseline"/>
                  <w:lang w:val="en-US" w:eastAsia="zh-CN"/>
                </w:rPr>
                <w:t>端口号</w:t>
              </w:r>
            </w:ins>
          </w:p>
        </w:tc>
        <w:tc>
          <w:tcPr>
            <w:tcW w:w="489" w:type="pct"/>
            <w:noWrap w:val="0"/>
            <w:vAlign w:val="top"/>
          </w:tcPr>
          <w:p w14:paraId="62914CD8">
            <w:pPr>
              <w:jc w:val="center"/>
              <w:rPr>
                <w:ins w:id="3141" w:author="LKY" w:date="2026-05-22T20:44:26Z"/>
                <w:rFonts w:hint="default" w:ascii="Times New Roman" w:hAnsi="Times New Roman"/>
                <w:vertAlign w:val="baseline"/>
                <w:lang w:val="en-US" w:eastAsia="zh-CN"/>
              </w:rPr>
            </w:pPr>
            <w:ins w:id="3142" w:author="LKY" w:date="2026-05-22T20:44:26Z">
              <w:r>
                <w:rPr>
                  <w:rFonts w:hint="eastAsia" w:ascii="Times New Roman" w:hAnsi="Times New Roman"/>
                  <w:vertAlign w:val="baseline"/>
                  <w:lang w:val="en-US" w:eastAsia="zh-CN"/>
                </w:rPr>
                <w:t>A1</w:t>
              </w:r>
            </w:ins>
          </w:p>
        </w:tc>
        <w:tc>
          <w:tcPr>
            <w:tcW w:w="483" w:type="pct"/>
            <w:noWrap w:val="0"/>
            <w:vAlign w:val="top"/>
          </w:tcPr>
          <w:p w14:paraId="3777D1A4">
            <w:pPr>
              <w:jc w:val="center"/>
              <w:rPr>
                <w:ins w:id="3143" w:author="LKY" w:date="2026-05-22T20:44:26Z"/>
                <w:rFonts w:hint="default" w:ascii="Times New Roman" w:hAnsi="Times New Roman"/>
                <w:vertAlign w:val="baseline"/>
                <w:lang w:val="en-US" w:eastAsia="zh-CN"/>
              </w:rPr>
            </w:pPr>
            <w:ins w:id="3144" w:author="LKY" w:date="2026-05-22T20:44:26Z">
              <w:r>
                <w:rPr>
                  <w:rFonts w:hint="eastAsia" w:ascii="Times New Roman" w:hAnsi="Times New Roman"/>
                  <w:vertAlign w:val="baseline"/>
                  <w:lang w:val="en-US" w:eastAsia="zh-CN"/>
                </w:rPr>
                <w:t>A2</w:t>
              </w:r>
            </w:ins>
          </w:p>
        </w:tc>
        <w:tc>
          <w:tcPr>
            <w:tcW w:w="489" w:type="pct"/>
            <w:noWrap w:val="0"/>
            <w:vAlign w:val="top"/>
          </w:tcPr>
          <w:p w14:paraId="71CDC62A">
            <w:pPr>
              <w:jc w:val="center"/>
              <w:rPr>
                <w:ins w:id="3145" w:author="LKY" w:date="2026-05-22T20:44:26Z"/>
                <w:rFonts w:hint="default" w:ascii="Times New Roman" w:hAnsi="Times New Roman"/>
                <w:vertAlign w:val="baseline"/>
                <w:lang w:val="en-US" w:eastAsia="zh-CN"/>
              </w:rPr>
            </w:pPr>
            <w:ins w:id="3146" w:author="LKY" w:date="2026-05-22T20:44:26Z">
              <w:r>
                <w:rPr>
                  <w:rFonts w:hint="eastAsia" w:ascii="Times New Roman" w:hAnsi="Times New Roman"/>
                  <w:vertAlign w:val="baseline"/>
                  <w:lang w:val="en-US" w:eastAsia="zh-CN"/>
                </w:rPr>
                <w:t>A3</w:t>
              </w:r>
            </w:ins>
          </w:p>
        </w:tc>
        <w:tc>
          <w:tcPr>
            <w:tcW w:w="489" w:type="pct"/>
            <w:noWrap w:val="0"/>
            <w:vAlign w:val="top"/>
          </w:tcPr>
          <w:p w14:paraId="5570D717">
            <w:pPr>
              <w:jc w:val="center"/>
              <w:rPr>
                <w:ins w:id="3147" w:author="LKY" w:date="2026-05-22T20:44:26Z"/>
                <w:rFonts w:hint="default" w:ascii="Times New Roman" w:hAnsi="Times New Roman"/>
                <w:vertAlign w:val="baseline"/>
                <w:lang w:val="en-US" w:eastAsia="zh-CN"/>
              </w:rPr>
            </w:pPr>
            <w:ins w:id="3148" w:author="LKY" w:date="2026-05-22T20:44:26Z">
              <w:r>
                <w:rPr>
                  <w:rFonts w:hint="eastAsia" w:ascii="Times New Roman" w:hAnsi="Times New Roman"/>
                  <w:vertAlign w:val="baseline"/>
                  <w:lang w:val="en-US" w:eastAsia="zh-CN"/>
                </w:rPr>
                <w:t>A4</w:t>
              </w:r>
            </w:ins>
          </w:p>
        </w:tc>
        <w:tc>
          <w:tcPr>
            <w:tcW w:w="489" w:type="pct"/>
            <w:noWrap w:val="0"/>
            <w:vAlign w:val="top"/>
          </w:tcPr>
          <w:p w14:paraId="0D6DBB4E">
            <w:pPr>
              <w:jc w:val="center"/>
              <w:rPr>
                <w:ins w:id="3149" w:author="LKY" w:date="2026-05-22T20:44:26Z"/>
                <w:rFonts w:hint="default" w:ascii="Times New Roman" w:hAnsi="Times New Roman"/>
                <w:vertAlign w:val="baseline"/>
                <w:lang w:val="en-US" w:eastAsia="zh-CN"/>
              </w:rPr>
            </w:pPr>
            <w:ins w:id="3150" w:author="LKY" w:date="2026-05-22T20:44:26Z">
              <w:r>
                <w:rPr>
                  <w:rFonts w:hint="eastAsia" w:ascii="Times New Roman" w:hAnsi="Times New Roman"/>
                  <w:vertAlign w:val="baseline"/>
                  <w:lang w:val="en-US" w:eastAsia="zh-CN"/>
                </w:rPr>
                <w:t>A5</w:t>
              </w:r>
            </w:ins>
          </w:p>
        </w:tc>
        <w:tc>
          <w:tcPr>
            <w:tcW w:w="489" w:type="pct"/>
            <w:noWrap w:val="0"/>
            <w:vAlign w:val="top"/>
          </w:tcPr>
          <w:p w14:paraId="4670F065">
            <w:pPr>
              <w:jc w:val="center"/>
              <w:rPr>
                <w:ins w:id="3151" w:author="LKY" w:date="2026-05-22T20:44:26Z"/>
                <w:rFonts w:hint="default" w:ascii="Times New Roman" w:hAnsi="Times New Roman"/>
                <w:vertAlign w:val="baseline"/>
                <w:lang w:val="en-US" w:eastAsia="zh-CN"/>
              </w:rPr>
            </w:pPr>
            <w:ins w:id="3152" w:author="LKY" w:date="2026-05-22T20:44:26Z">
              <w:r>
                <w:rPr>
                  <w:rFonts w:hint="eastAsia" w:ascii="Times New Roman" w:hAnsi="Times New Roman"/>
                  <w:vertAlign w:val="baseline"/>
                  <w:lang w:val="en-US" w:eastAsia="zh-CN"/>
                </w:rPr>
                <w:t>A6</w:t>
              </w:r>
            </w:ins>
          </w:p>
        </w:tc>
        <w:tc>
          <w:tcPr>
            <w:tcW w:w="489" w:type="pct"/>
            <w:noWrap w:val="0"/>
            <w:vAlign w:val="top"/>
          </w:tcPr>
          <w:p w14:paraId="2BE8CC40">
            <w:pPr>
              <w:jc w:val="center"/>
              <w:rPr>
                <w:ins w:id="3153" w:author="LKY" w:date="2026-05-22T20:44:26Z"/>
                <w:rFonts w:hint="default" w:ascii="Times New Roman" w:hAnsi="Times New Roman"/>
                <w:vertAlign w:val="baseline"/>
                <w:lang w:val="en-US" w:eastAsia="zh-CN"/>
              </w:rPr>
            </w:pPr>
            <w:ins w:id="3154" w:author="LKY" w:date="2026-05-22T20:44:26Z">
              <w:r>
                <w:rPr>
                  <w:rFonts w:hint="eastAsia" w:ascii="Times New Roman" w:hAnsi="Times New Roman"/>
                  <w:vertAlign w:val="baseline"/>
                  <w:lang w:val="en-US" w:eastAsia="zh-CN"/>
                </w:rPr>
                <w:t>A7</w:t>
              </w:r>
            </w:ins>
          </w:p>
        </w:tc>
        <w:tc>
          <w:tcPr>
            <w:tcW w:w="525" w:type="pct"/>
            <w:noWrap w:val="0"/>
            <w:vAlign w:val="top"/>
          </w:tcPr>
          <w:p w14:paraId="2A330074">
            <w:pPr>
              <w:jc w:val="center"/>
              <w:rPr>
                <w:ins w:id="3155" w:author="LKY" w:date="2026-05-22T20:44:26Z"/>
                <w:rFonts w:hint="default" w:ascii="Times New Roman" w:hAnsi="Times New Roman"/>
                <w:vertAlign w:val="baseline"/>
                <w:lang w:val="en-US" w:eastAsia="zh-CN"/>
              </w:rPr>
            </w:pPr>
            <w:ins w:id="3156" w:author="LKY" w:date="2026-05-22T20:44:26Z">
              <w:r>
                <w:rPr>
                  <w:rFonts w:hint="eastAsia" w:ascii="Times New Roman" w:hAnsi="Times New Roman"/>
                  <w:vertAlign w:val="baseline"/>
                  <w:lang w:val="en-US" w:eastAsia="zh-CN"/>
                </w:rPr>
                <w:t>A8</w:t>
              </w:r>
            </w:ins>
          </w:p>
        </w:tc>
        <w:tc>
          <w:tcPr>
            <w:tcW w:w="412" w:type="pct"/>
            <w:noWrap w:val="0"/>
            <w:vAlign w:val="top"/>
          </w:tcPr>
          <w:p w14:paraId="1A4FFB47">
            <w:pPr>
              <w:jc w:val="center"/>
              <w:rPr>
                <w:ins w:id="3157" w:author="LKY" w:date="2026-05-22T20:44:26Z"/>
                <w:rFonts w:hint="default" w:ascii="Times New Roman" w:hAnsi="Times New Roman"/>
                <w:vertAlign w:val="baseline"/>
                <w:lang w:val="en-US" w:eastAsia="zh-CN"/>
              </w:rPr>
            </w:pPr>
            <w:ins w:id="3158" w:author="LKY" w:date="2026-05-22T20:44:26Z">
              <w:r>
                <w:rPr>
                  <w:rFonts w:hint="eastAsia" w:ascii="Times New Roman" w:hAnsi="Times New Roman"/>
                  <w:vertAlign w:val="baseline"/>
                  <w:lang w:val="en-US" w:eastAsia="zh-CN"/>
                </w:rPr>
                <w:t>A9</w:t>
              </w:r>
            </w:ins>
          </w:p>
        </w:tc>
      </w:tr>
      <w:tr w14:paraId="54357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59" w:author="LKY" w:date="2026-05-22T20:44:26Z"/>
        </w:trPr>
        <w:tc>
          <w:tcPr>
            <w:tcW w:w="639" w:type="pct"/>
            <w:noWrap w:val="0"/>
            <w:vAlign w:val="top"/>
          </w:tcPr>
          <w:p w14:paraId="2D8C3BE1">
            <w:pPr>
              <w:jc w:val="center"/>
              <w:rPr>
                <w:ins w:id="3160" w:author="LKY" w:date="2026-05-22T20:44:26Z"/>
                <w:rFonts w:hint="default" w:ascii="Times New Roman" w:hAnsi="Times New Roman"/>
                <w:vertAlign w:val="baseline"/>
                <w:lang w:val="en-US" w:eastAsia="zh-CN"/>
              </w:rPr>
            </w:pPr>
            <w:ins w:id="3161" w:author="LKY" w:date="2026-05-22T20:44:26Z">
              <w:r>
                <w:rPr>
                  <w:rFonts w:hint="eastAsia" w:ascii="Times New Roman" w:hAnsi="Times New Roman"/>
                  <w:vertAlign w:val="baseline"/>
                  <w:lang w:val="en-US" w:eastAsia="zh-CN"/>
                </w:rPr>
                <w:t>名称</w:t>
              </w:r>
            </w:ins>
          </w:p>
        </w:tc>
        <w:tc>
          <w:tcPr>
            <w:tcW w:w="489" w:type="pct"/>
            <w:noWrap w:val="0"/>
            <w:vAlign w:val="top"/>
          </w:tcPr>
          <w:p w14:paraId="074E27C1">
            <w:pPr>
              <w:jc w:val="center"/>
              <w:rPr>
                <w:ins w:id="3162" w:author="LKY" w:date="2026-05-22T20:44:26Z"/>
                <w:rFonts w:hint="default" w:ascii="Times New Roman" w:hAnsi="Times New Roman"/>
                <w:vertAlign w:val="baseline"/>
                <w:lang w:val="en-US" w:eastAsia="zh-CN"/>
              </w:rPr>
            </w:pPr>
            <w:ins w:id="3163" w:author="LKY" w:date="2026-05-22T20:44:26Z">
              <w:r>
                <w:rPr>
                  <w:rFonts w:hint="eastAsia" w:ascii="Times New Roman" w:hAnsi="Times New Roman"/>
                  <w:vertAlign w:val="baseline"/>
                  <w:lang w:val="en-US" w:eastAsia="zh-CN"/>
                </w:rPr>
                <w:t>DO1</w:t>
              </w:r>
            </w:ins>
          </w:p>
        </w:tc>
        <w:tc>
          <w:tcPr>
            <w:tcW w:w="483" w:type="pct"/>
            <w:noWrap w:val="0"/>
            <w:vAlign w:val="top"/>
          </w:tcPr>
          <w:p w14:paraId="0EA0DCE8">
            <w:pPr>
              <w:jc w:val="center"/>
              <w:rPr>
                <w:ins w:id="3164" w:author="LKY" w:date="2026-05-22T20:44:26Z"/>
                <w:rFonts w:hint="default" w:ascii="Times New Roman" w:hAnsi="Times New Roman"/>
                <w:vertAlign w:val="baseline"/>
                <w:lang w:val="en-US" w:eastAsia="zh-CN"/>
              </w:rPr>
            </w:pPr>
            <w:ins w:id="3165" w:author="LKY" w:date="2026-05-22T20:44:26Z">
              <w:r>
                <w:rPr>
                  <w:rFonts w:hint="eastAsia" w:ascii="Times New Roman" w:hAnsi="Times New Roman"/>
                  <w:vertAlign w:val="baseline"/>
                  <w:lang w:val="en-US" w:eastAsia="zh-CN"/>
                </w:rPr>
                <w:t>DO3</w:t>
              </w:r>
            </w:ins>
          </w:p>
        </w:tc>
        <w:tc>
          <w:tcPr>
            <w:tcW w:w="489" w:type="pct"/>
            <w:noWrap w:val="0"/>
            <w:vAlign w:val="top"/>
          </w:tcPr>
          <w:p w14:paraId="1B143EA3">
            <w:pPr>
              <w:jc w:val="center"/>
              <w:rPr>
                <w:ins w:id="3166" w:author="LKY" w:date="2026-05-22T20:44:26Z"/>
                <w:rFonts w:hint="default" w:ascii="Times New Roman" w:hAnsi="Times New Roman"/>
                <w:vertAlign w:val="baseline"/>
                <w:lang w:val="en-US" w:eastAsia="zh-CN"/>
              </w:rPr>
            </w:pPr>
            <w:ins w:id="3167" w:author="LKY" w:date="2026-05-22T20:44:26Z">
              <w:r>
                <w:rPr>
                  <w:rFonts w:hint="eastAsia" w:ascii="Times New Roman" w:hAnsi="Times New Roman"/>
                  <w:vertAlign w:val="baseline"/>
                  <w:lang w:val="en-US" w:eastAsia="zh-CN"/>
                </w:rPr>
                <w:t>DO5</w:t>
              </w:r>
            </w:ins>
          </w:p>
        </w:tc>
        <w:tc>
          <w:tcPr>
            <w:tcW w:w="489" w:type="pct"/>
            <w:noWrap w:val="0"/>
            <w:vAlign w:val="top"/>
          </w:tcPr>
          <w:p w14:paraId="63556D1E">
            <w:pPr>
              <w:jc w:val="center"/>
              <w:rPr>
                <w:ins w:id="3168" w:author="LKY" w:date="2026-05-22T20:44:26Z"/>
                <w:rFonts w:hint="default" w:ascii="Times New Roman" w:hAnsi="Times New Roman"/>
                <w:vertAlign w:val="baseline"/>
                <w:lang w:val="en-US" w:eastAsia="zh-CN"/>
              </w:rPr>
            </w:pPr>
            <w:ins w:id="3169" w:author="LKY" w:date="2026-05-22T20:44:26Z">
              <w:r>
                <w:rPr>
                  <w:rFonts w:hint="eastAsia" w:ascii="Times New Roman" w:hAnsi="Times New Roman"/>
                  <w:vertAlign w:val="baseline"/>
                  <w:lang w:val="en-US" w:eastAsia="zh-CN"/>
                </w:rPr>
                <w:t>DO7</w:t>
              </w:r>
            </w:ins>
          </w:p>
        </w:tc>
        <w:tc>
          <w:tcPr>
            <w:tcW w:w="489" w:type="pct"/>
            <w:noWrap w:val="0"/>
            <w:vAlign w:val="top"/>
          </w:tcPr>
          <w:p w14:paraId="6CED7F81">
            <w:pPr>
              <w:jc w:val="center"/>
              <w:rPr>
                <w:ins w:id="3170" w:author="LKY" w:date="2026-05-22T20:44:26Z"/>
                <w:rFonts w:hint="default" w:ascii="Times New Roman" w:hAnsi="Times New Roman"/>
                <w:vertAlign w:val="baseline"/>
                <w:lang w:val="en-US" w:eastAsia="zh-CN"/>
              </w:rPr>
            </w:pPr>
            <w:ins w:id="3171" w:author="LKY" w:date="2026-05-22T20:44:26Z">
              <w:r>
                <w:rPr>
                  <w:rFonts w:hint="eastAsia" w:ascii="Times New Roman" w:hAnsi="Times New Roman"/>
                  <w:vertAlign w:val="baseline"/>
                  <w:lang w:val="en-US" w:eastAsia="zh-CN"/>
                </w:rPr>
                <w:t>DO9</w:t>
              </w:r>
            </w:ins>
          </w:p>
        </w:tc>
        <w:tc>
          <w:tcPr>
            <w:tcW w:w="489" w:type="pct"/>
            <w:noWrap w:val="0"/>
            <w:vAlign w:val="top"/>
          </w:tcPr>
          <w:p w14:paraId="6EE56712">
            <w:pPr>
              <w:jc w:val="center"/>
              <w:rPr>
                <w:ins w:id="3172" w:author="LKY" w:date="2026-05-22T20:44:26Z"/>
                <w:rFonts w:hint="default" w:ascii="Times New Roman" w:hAnsi="Times New Roman"/>
                <w:vertAlign w:val="baseline"/>
                <w:lang w:val="en-US" w:eastAsia="zh-CN"/>
              </w:rPr>
            </w:pPr>
            <w:ins w:id="3173" w:author="LKY" w:date="2026-05-22T20:44:26Z">
              <w:r>
                <w:rPr>
                  <w:rFonts w:hint="eastAsia" w:ascii="Times New Roman" w:hAnsi="Times New Roman"/>
                  <w:vertAlign w:val="baseline"/>
                  <w:lang w:val="en-US" w:eastAsia="zh-CN"/>
                </w:rPr>
                <w:t>DO11</w:t>
              </w:r>
            </w:ins>
          </w:p>
        </w:tc>
        <w:tc>
          <w:tcPr>
            <w:tcW w:w="489" w:type="pct"/>
            <w:noWrap w:val="0"/>
            <w:vAlign w:val="top"/>
          </w:tcPr>
          <w:p w14:paraId="2AF4F6CC">
            <w:pPr>
              <w:jc w:val="center"/>
              <w:rPr>
                <w:ins w:id="3174" w:author="LKY" w:date="2026-05-22T20:44:26Z"/>
                <w:rFonts w:hint="default" w:ascii="Times New Roman" w:hAnsi="Times New Roman"/>
                <w:vertAlign w:val="baseline"/>
                <w:lang w:val="en-US" w:eastAsia="zh-CN"/>
              </w:rPr>
            </w:pPr>
            <w:ins w:id="3175" w:author="LKY" w:date="2026-05-22T20:44:26Z">
              <w:r>
                <w:rPr>
                  <w:rFonts w:hint="eastAsia" w:ascii="Times New Roman" w:hAnsi="Times New Roman"/>
                  <w:vertAlign w:val="baseline"/>
                  <w:lang w:val="en-US" w:eastAsia="zh-CN"/>
                </w:rPr>
                <w:t>DO13</w:t>
              </w:r>
            </w:ins>
          </w:p>
        </w:tc>
        <w:tc>
          <w:tcPr>
            <w:tcW w:w="525" w:type="pct"/>
            <w:noWrap w:val="0"/>
            <w:vAlign w:val="top"/>
          </w:tcPr>
          <w:p w14:paraId="66BFDDE9">
            <w:pPr>
              <w:jc w:val="center"/>
              <w:rPr>
                <w:ins w:id="3176" w:author="LKY" w:date="2026-05-22T20:44:26Z"/>
                <w:rFonts w:hint="default" w:ascii="Times New Roman" w:hAnsi="Times New Roman"/>
                <w:vertAlign w:val="baseline"/>
                <w:lang w:val="en-US" w:eastAsia="zh-CN"/>
              </w:rPr>
            </w:pPr>
            <w:ins w:id="3177" w:author="LKY" w:date="2026-05-22T20:44:26Z">
              <w:r>
                <w:rPr>
                  <w:rFonts w:hint="eastAsia" w:ascii="Times New Roman" w:hAnsi="Times New Roman"/>
                  <w:vertAlign w:val="baseline"/>
                  <w:lang w:val="en-US" w:eastAsia="zh-CN"/>
                </w:rPr>
                <w:t>DO15</w:t>
              </w:r>
            </w:ins>
          </w:p>
        </w:tc>
        <w:tc>
          <w:tcPr>
            <w:tcW w:w="412" w:type="pct"/>
            <w:noWrap w:val="0"/>
            <w:vAlign w:val="top"/>
          </w:tcPr>
          <w:p w14:paraId="3BE04638">
            <w:pPr>
              <w:jc w:val="center"/>
              <w:rPr>
                <w:ins w:id="3178" w:author="LKY" w:date="2026-05-22T20:44:26Z"/>
                <w:rFonts w:hint="default" w:ascii="Times New Roman" w:hAnsi="Times New Roman"/>
                <w:vertAlign w:val="baseline"/>
                <w:lang w:val="en-US" w:eastAsia="zh-CN"/>
              </w:rPr>
            </w:pPr>
            <w:ins w:id="3179" w:author="LKY" w:date="2026-05-22T20:44:26Z">
              <w:r>
                <w:rPr>
                  <w:rFonts w:hint="eastAsia" w:ascii="Times New Roman" w:hAnsi="Times New Roman"/>
                  <w:vertAlign w:val="baseline"/>
                  <w:lang w:val="en-US" w:eastAsia="zh-CN"/>
                </w:rPr>
                <w:t>COM</w:t>
              </w:r>
            </w:ins>
          </w:p>
        </w:tc>
      </w:tr>
    </w:tbl>
    <w:p w14:paraId="008E29C8">
      <w:pPr>
        <w:rPr>
          <w:ins w:id="3180" w:author="LKY" w:date="2026-05-22T20:44:26Z"/>
          <w:rFonts w:hint="default" w:asciiTheme="minorHAnsi" w:hAnsiTheme="minorHAnsi"/>
          <w:b w:val="0"/>
          <w:bCs w:val="0"/>
          <w:sz w:val="21"/>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01A9D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81" w:author="LKY" w:date="2026-05-22T20:44:26Z"/>
        </w:trPr>
        <w:tc>
          <w:tcPr>
            <w:tcW w:w="5000" w:type="pct"/>
            <w:gridSpan w:val="10"/>
            <w:tcBorders>
              <w:top w:val="single" w:color="auto" w:sz="4" w:space="0"/>
            </w:tcBorders>
            <w:noWrap w:val="0"/>
            <w:vAlign w:val="top"/>
          </w:tcPr>
          <w:p w14:paraId="3ADAB7E7">
            <w:pPr>
              <w:jc w:val="center"/>
              <w:rPr>
                <w:ins w:id="3182" w:author="LKY" w:date="2026-05-22T20:44:26Z"/>
                <w:rFonts w:hint="eastAsia" w:ascii="Times New Roman" w:hAnsi="Times New Roman"/>
                <w:vertAlign w:val="baseline"/>
                <w:lang w:val="en-US" w:eastAsia="zh-CN"/>
              </w:rPr>
            </w:pPr>
            <w:ins w:id="3183" w:author="LKY" w:date="2026-05-22T20:44:26Z">
              <w:r>
                <w:rPr>
                  <w:rFonts w:hint="eastAsia" w:ascii="Times New Roman" w:hAnsi="Times New Roman"/>
                  <w:vertAlign w:val="baseline"/>
                  <w:lang w:val="en-US" w:eastAsia="zh-CN"/>
                </w:rPr>
                <w:t>N2162模块（NPN）</w:t>
              </w:r>
            </w:ins>
          </w:p>
        </w:tc>
      </w:tr>
      <w:tr w14:paraId="245FD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184" w:author="LKY" w:date="2026-05-22T20:44:26Z"/>
        </w:trPr>
        <w:tc>
          <w:tcPr>
            <w:tcW w:w="639" w:type="pct"/>
            <w:tcBorders>
              <w:top w:val="single" w:color="auto" w:sz="4" w:space="0"/>
            </w:tcBorders>
            <w:noWrap w:val="0"/>
            <w:vAlign w:val="top"/>
          </w:tcPr>
          <w:p w14:paraId="4BF6D07D">
            <w:pPr>
              <w:jc w:val="center"/>
              <w:rPr>
                <w:ins w:id="3185" w:author="LKY" w:date="2026-05-22T20:44:26Z"/>
                <w:rFonts w:hint="default" w:ascii="Times New Roman" w:hAnsi="Times New Roman"/>
                <w:vertAlign w:val="baseline"/>
                <w:lang w:val="en-US" w:eastAsia="zh-CN"/>
              </w:rPr>
            </w:pPr>
            <w:ins w:id="3186" w:author="LKY" w:date="2026-05-22T20:44:2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737E031F">
            <w:pPr>
              <w:jc w:val="center"/>
              <w:rPr>
                <w:ins w:id="3187" w:author="LKY" w:date="2026-05-22T20:44:26Z"/>
                <w:rFonts w:hint="default" w:ascii="Times New Roman" w:hAnsi="Times New Roman" w:eastAsiaTheme="minorEastAsia" w:cstheme="minorBidi"/>
                <w:kern w:val="2"/>
                <w:sz w:val="21"/>
                <w:szCs w:val="24"/>
                <w:vertAlign w:val="baseline"/>
                <w:lang w:val="en-US" w:eastAsia="zh-CN" w:bidi="ar-SA"/>
              </w:rPr>
            </w:pPr>
            <w:ins w:id="3188" w:author="LKY" w:date="2026-05-22T20:44:2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1F36784A">
            <w:pPr>
              <w:jc w:val="center"/>
              <w:rPr>
                <w:ins w:id="3189" w:author="LKY" w:date="2026-05-22T20:44:26Z"/>
                <w:rFonts w:hint="default" w:ascii="Times New Roman" w:hAnsi="Times New Roman" w:eastAsiaTheme="minorEastAsia" w:cstheme="minorBidi"/>
                <w:kern w:val="2"/>
                <w:sz w:val="21"/>
                <w:szCs w:val="24"/>
                <w:vertAlign w:val="baseline"/>
                <w:lang w:val="en-US" w:eastAsia="zh-CN" w:bidi="ar-SA"/>
              </w:rPr>
            </w:pPr>
            <w:ins w:id="3190" w:author="LKY" w:date="2026-05-22T20:44:2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2793F1FB">
            <w:pPr>
              <w:jc w:val="center"/>
              <w:rPr>
                <w:ins w:id="3191" w:author="LKY" w:date="2026-05-22T20:44:26Z"/>
                <w:rFonts w:hint="default" w:ascii="Times New Roman" w:hAnsi="Times New Roman" w:eastAsiaTheme="minorEastAsia" w:cstheme="minorBidi"/>
                <w:kern w:val="2"/>
                <w:sz w:val="21"/>
                <w:szCs w:val="24"/>
                <w:vertAlign w:val="baseline"/>
                <w:lang w:val="en-US" w:eastAsia="zh-CN" w:bidi="ar-SA"/>
              </w:rPr>
            </w:pPr>
            <w:ins w:id="3192" w:author="LKY" w:date="2026-05-22T20:44:2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426FA360">
            <w:pPr>
              <w:jc w:val="center"/>
              <w:rPr>
                <w:ins w:id="3193" w:author="LKY" w:date="2026-05-22T20:44:26Z"/>
                <w:rFonts w:hint="default" w:ascii="Times New Roman" w:hAnsi="Times New Roman" w:eastAsiaTheme="minorEastAsia" w:cstheme="minorBidi"/>
                <w:kern w:val="2"/>
                <w:sz w:val="21"/>
                <w:szCs w:val="24"/>
                <w:vertAlign w:val="baseline"/>
                <w:lang w:val="en-US" w:eastAsia="zh-CN" w:bidi="ar-SA"/>
              </w:rPr>
            </w:pPr>
            <w:ins w:id="3194" w:author="LKY" w:date="2026-05-22T20:44:2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373D4139">
            <w:pPr>
              <w:jc w:val="center"/>
              <w:rPr>
                <w:ins w:id="3195" w:author="LKY" w:date="2026-05-22T20:44:26Z"/>
                <w:rFonts w:hint="default" w:ascii="Times New Roman" w:hAnsi="Times New Roman" w:eastAsiaTheme="minorEastAsia" w:cstheme="minorBidi"/>
                <w:kern w:val="2"/>
                <w:sz w:val="21"/>
                <w:szCs w:val="24"/>
                <w:vertAlign w:val="baseline"/>
                <w:lang w:val="en-US" w:eastAsia="zh-CN" w:bidi="ar-SA"/>
              </w:rPr>
            </w:pPr>
            <w:ins w:id="3196" w:author="LKY" w:date="2026-05-22T20:44:2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4D248300">
            <w:pPr>
              <w:jc w:val="center"/>
              <w:rPr>
                <w:ins w:id="3197" w:author="LKY" w:date="2026-05-22T20:44:26Z"/>
                <w:rFonts w:hint="default" w:ascii="Times New Roman" w:hAnsi="Times New Roman" w:eastAsiaTheme="minorEastAsia" w:cstheme="minorBidi"/>
                <w:kern w:val="2"/>
                <w:sz w:val="21"/>
                <w:szCs w:val="24"/>
                <w:vertAlign w:val="baseline"/>
                <w:lang w:val="en-US" w:eastAsia="zh-CN" w:bidi="ar-SA"/>
              </w:rPr>
            </w:pPr>
            <w:ins w:id="3198" w:author="LKY" w:date="2026-05-22T20:44:2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24BCA598">
            <w:pPr>
              <w:jc w:val="center"/>
              <w:rPr>
                <w:ins w:id="3199" w:author="LKY" w:date="2026-05-22T20:44:26Z"/>
                <w:rFonts w:hint="default" w:ascii="Times New Roman" w:hAnsi="Times New Roman"/>
                <w:vertAlign w:val="baseline"/>
                <w:lang w:val="en-US" w:eastAsia="zh-CN"/>
              </w:rPr>
            </w:pPr>
            <w:ins w:id="3200" w:author="LKY" w:date="2026-05-22T20:44:2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4433D40">
            <w:pPr>
              <w:jc w:val="center"/>
              <w:rPr>
                <w:ins w:id="3201" w:author="LKY" w:date="2026-05-22T20:44:26Z"/>
                <w:rFonts w:hint="default" w:ascii="Times New Roman" w:hAnsi="Times New Roman"/>
                <w:vertAlign w:val="baseline"/>
                <w:lang w:val="en-US" w:eastAsia="zh-CN"/>
              </w:rPr>
            </w:pPr>
            <w:ins w:id="3202" w:author="LKY" w:date="2026-05-22T20:44:2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22F38610">
            <w:pPr>
              <w:jc w:val="center"/>
              <w:rPr>
                <w:ins w:id="3203" w:author="LKY" w:date="2026-05-22T20:44:26Z"/>
                <w:rFonts w:hint="default" w:ascii="Times New Roman" w:hAnsi="Times New Roman"/>
                <w:vertAlign w:val="baseline"/>
                <w:lang w:val="en-US" w:eastAsia="zh-CN"/>
              </w:rPr>
            </w:pPr>
            <w:ins w:id="3204" w:author="LKY" w:date="2026-05-22T20:44:26Z">
              <w:r>
                <w:rPr>
                  <w:rFonts w:hint="eastAsia" w:ascii="Times New Roman" w:hAnsi="Times New Roman"/>
                  <w:vertAlign w:val="baseline"/>
                  <w:lang w:val="en-US" w:eastAsia="zh-CN"/>
                </w:rPr>
                <w:t>B9</w:t>
              </w:r>
            </w:ins>
          </w:p>
        </w:tc>
      </w:tr>
      <w:tr w14:paraId="4EFF3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05" w:author="LKY" w:date="2026-05-22T20:44:26Z"/>
        </w:trPr>
        <w:tc>
          <w:tcPr>
            <w:tcW w:w="639" w:type="pct"/>
            <w:noWrap w:val="0"/>
            <w:vAlign w:val="top"/>
          </w:tcPr>
          <w:p w14:paraId="477BABD3">
            <w:pPr>
              <w:jc w:val="center"/>
              <w:rPr>
                <w:ins w:id="3206" w:author="LKY" w:date="2026-05-22T20:44:26Z"/>
                <w:rFonts w:hint="default" w:ascii="Times New Roman" w:hAnsi="Times New Roman"/>
                <w:vertAlign w:val="baseline"/>
                <w:lang w:val="en-US" w:eastAsia="zh-CN"/>
              </w:rPr>
            </w:pPr>
            <w:ins w:id="3207" w:author="LKY" w:date="2026-05-22T20:44:26Z">
              <w:r>
                <w:rPr>
                  <w:rFonts w:hint="eastAsia" w:ascii="Times New Roman" w:hAnsi="Times New Roman"/>
                  <w:vertAlign w:val="baseline"/>
                  <w:lang w:val="en-US" w:eastAsia="zh-CN"/>
                </w:rPr>
                <w:t>名称</w:t>
              </w:r>
            </w:ins>
          </w:p>
        </w:tc>
        <w:tc>
          <w:tcPr>
            <w:tcW w:w="489" w:type="pct"/>
            <w:noWrap w:val="0"/>
            <w:vAlign w:val="top"/>
          </w:tcPr>
          <w:p w14:paraId="1B1B31D1">
            <w:pPr>
              <w:jc w:val="center"/>
              <w:rPr>
                <w:ins w:id="3208" w:author="LKY" w:date="2026-05-22T20:44:26Z"/>
                <w:rFonts w:hint="default" w:ascii="Times New Roman" w:hAnsi="Times New Roman"/>
                <w:vertAlign w:val="baseline"/>
                <w:lang w:val="en-US" w:eastAsia="zh-CN"/>
              </w:rPr>
            </w:pPr>
            <w:ins w:id="3209" w:author="LKY" w:date="2026-05-22T20:44:26Z">
              <w:r>
                <w:rPr>
                  <w:rFonts w:hint="eastAsia" w:ascii="Times New Roman" w:hAnsi="Times New Roman"/>
                  <w:vertAlign w:val="baseline"/>
                  <w:lang w:val="en-US" w:eastAsia="zh-CN"/>
                </w:rPr>
                <w:t>DO2</w:t>
              </w:r>
            </w:ins>
          </w:p>
        </w:tc>
        <w:tc>
          <w:tcPr>
            <w:tcW w:w="483" w:type="pct"/>
            <w:noWrap w:val="0"/>
            <w:vAlign w:val="top"/>
          </w:tcPr>
          <w:p w14:paraId="6DB31D38">
            <w:pPr>
              <w:jc w:val="center"/>
              <w:rPr>
                <w:ins w:id="3210" w:author="LKY" w:date="2026-05-22T20:44:26Z"/>
                <w:rFonts w:hint="default" w:ascii="Times New Roman" w:hAnsi="Times New Roman"/>
                <w:vertAlign w:val="baseline"/>
                <w:lang w:val="en-US" w:eastAsia="zh-CN"/>
              </w:rPr>
            </w:pPr>
            <w:ins w:id="3211" w:author="LKY" w:date="2026-05-22T20:44:26Z">
              <w:r>
                <w:rPr>
                  <w:rFonts w:hint="eastAsia" w:ascii="Times New Roman" w:hAnsi="Times New Roman"/>
                  <w:vertAlign w:val="baseline"/>
                  <w:lang w:val="en-US" w:eastAsia="zh-CN"/>
                </w:rPr>
                <w:t>DO4</w:t>
              </w:r>
            </w:ins>
          </w:p>
        </w:tc>
        <w:tc>
          <w:tcPr>
            <w:tcW w:w="489" w:type="pct"/>
            <w:noWrap w:val="0"/>
            <w:vAlign w:val="top"/>
          </w:tcPr>
          <w:p w14:paraId="2BB76A71">
            <w:pPr>
              <w:jc w:val="center"/>
              <w:rPr>
                <w:ins w:id="3212" w:author="LKY" w:date="2026-05-22T20:44:26Z"/>
                <w:rFonts w:hint="default" w:ascii="Times New Roman" w:hAnsi="Times New Roman" w:eastAsiaTheme="minorEastAsia" w:cstheme="minorBidi"/>
                <w:kern w:val="2"/>
                <w:sz w:val="21"/>
                <w:szCs w:val="24"/>
                <w:vertAlign w:val="baseline"/>
                <w:lang w:val="en-US" w:eastAsia="zh-CN" w:bidi="ar-SA"/>
              </w:rPr>
            </w:pPr>
            <w:ins w:id="3213" w:author="LKY" w:date="2026-05-22T20:44:26Z">
              <w:r>
                <w:rPr>
                  <w:rFonts w:hint="eastAsia" w:ascii="Times New Roman" w:hAnsi="Times New Roman"/>
                  <w:vertAlign w:val="baseline"/>
                  <w:lang w:val="en-US" w:eastAsia="zh-CN"/>
                </w:rPr>
                <w:t>DO6</w:t>
              </w:r>
            </w:ins>
          </w:p>
        </w:tc>
        <w:tc>
          <w:tcPr>
            <w:tcW w:w="489" w:type="pct"/>
            <w:noWrap w:val="0"/>
            <w:vAlign w:val="top"/>
          </w:tcPr>
          <w:p w14:paraId="6B2C16C0">
            <w:pPr>
              <w:jc w:val="center"/>
              <w:rPr>
                <w:ins w:id="3214" w:author="LKY" w:date="2026-05-22T20:44:26Z"/>
                <w:rFonts w:hint="default" w:ascii="Times New Roman" w:hAnsi="Times New Roman" w:eastAsiaTheme="minorEastAsia" w:cstheme="minorBidi"/>
                <w:kern w:val="2"/>
                <w:sz w:val="21"/>
                <w:szCs w:val="24"/>
                <w:vertAlign w:val="baseline"/>
                <w:lang w:val="en-US" w:eastAsia="zh-CN" w:bidi="ar-SA"/>
              </w:rPr>
            </w:pPr>
            <w:ins w:id="3215" w:author="LKY" w:date="2026-05-22T20:44:26Z">
              <w:r>
                <w:rPr>
                  <w:rFonts w:hint="eastAsia" w:ascii="Times New Roman" w:hAnsi="Times New Roman"/>
                  <w:vertAlign w:val="baseline"/>
                  <w:lang w:val="en-US" w:eastAsia="zh-CN"/>
                </w:rPr>
                <w:t>DO8</w:t>
              </w:r>
            </w:ins>
          </w:p>
        </w:tc>
        <w:tc>
          <w:tcPr>
            <w:tcW w:w="489" w:type="pct"/>
            <w:noWrap w:val="0"/>
            <w:vAlign w:val="top"/>
          </w:tcPr>
          <w:p w14:paraId="222F6083">
            <w:pPr>
              <w:jc w:val="center"/>
              <w:rPr>
                <w:ins w:id="3216" w:author="LKY" w:date="2026-05-22T20:44:26Z"/>
                <w:rFonts w:hint="default" w:ascii="Times New Roman" w:hAnsi="Times New Roman"/>
                <w:vertAlign w:val="baseline"/>
                <w:lang w:val="en-US" w:eastAsia="zh-CN"/>
              </w:rPr>
            </w:pPr>
            <w:ins w:id="3217" w:author="LKY" w:date="2026-05-22T20:44:26Z">
              <w:r>
                <w:rPr>
                  <w:rFonts w:hint="eastAsia" w:ascii="Times New Roman" w:hAnsi="Times New Roman"/>
                  <w:vertAlign w:val="baseline"/>
                  <w:lang w:val="en-US" w:eastAsia="zh-CN"/>
                </w:rPr>
                <w:t>DO10</w:t>
              </w:r>
            </w:ins>
          </w:p>
        </w:tc>
        <w:tc>
          <w:tcPr>
            <w:tcW w:w="489" w:type="pct"/>
            <w:noWrap w:val="0"/>
            <w:vAlign w:val="top"/>
          </w:tcPr>
          <w:p w14:paraId="18EF8C4A">
            <w:pPr>
              <w:jc w:val="center"/>
              <w:rPr>
                <w:ins w:id="3218" w:author="LKY" w:date="2026-05-22T20:44:26Z"/>
                <w:rFonts w:hint="default" w:ascii="Times New Roman" w:hAnsi="Times New Roman"/>
                <w:vertAlign w:val="baseline"/>
                <w:lang w:val="en-US" w:eastAsia="zh-CN"/>
              </w:rPr>
            </w:pPr>
            <w:ins w:id="3219" w:author="LKY" w:date="2026-05-22T20:44:26Z">
              <w:r>
                <w:rPr>
                  <w:rFonts w:hint="eastAsia" w:ascii="Times New Roman" w:hAnsi="Times New Roman"/>
                  <w:vertAlign w:val="baseline"/>
                  <w:lang w:val="en-US" w:eastAsia="zh-CN"/>
                </w:rPr>
                <w:t>DO12</w:t>
              </w:r>
            </w:ins>
          </w:p>
        </w:tc>
        <w:tc>
          <w:tcPr>
            <w:tcW w:w="489" w:type="pct"/>
            <w:noWrap w:val="0"/>
            <w:vAlign w:val="top"/>
          </w:tcPr>
          <w:p w14:paraId="31D9C697">
            <w:pPr>
              <w:jc w:val="center"/>
              <w:rPr>
                <w:ins w:id="3220" w:author="LKY" w:date="2026-05-22T20:44:26Z"/>
                <w:rFonts w:hint="default" w:ascii="Times New Roman" w:hAnsi="Times New Roman"/>
                <w:vertAlign w:val="baseline"/>
                <w:lang w:val="en-US" w:eastAsia="zh-CN"/>
              </w:rPr>
            </w:pPr>
            <w:ins w:id="3221" w:author="LKY" w:date="2026-05-22T20:44:26Z">
              <w:r>
                <w:rPr>
                  <w:rFonts w:hint="eastAsia" w:ascii="Times New Roman" w:hAnsi="Times New Roman"/>
                  <w:vertAlign w:val="baseline"/>
                  <w:lang w:val="en-US" w:eastAsia="zh-CN"/>
                </w:rPr>
                <w:t>DO14</w:t>
              </w:r>
            </w:ins>
          </w:p>
        </w:tc>
        <w:tc>
          <w:tcPr>
            <w:tcW w:w="525" w:type="pct"/>
            <w:noWrap w:val="0"/>
            <w:vAlign w:val="top"/>
          </w:tcPr>
          <w:p w14:paraId="70F5DA8C">
            <w:pPr>
              <w:jc w:val="center"/>
              <w:rPr>
                <w:ins w:id="3222" w:author="LKY" w:date="2026-05-22T20:44:26Z"/>
                <w:rFonts w:hint="default" w:ascii="Times New Roman" w:hAnsi="Times New Roman"/>
                <w:vertAlign w:val="baseline"/>
                <w:lang w:val="en-US" w:eastAsia="zh-CN"/>
              </w:rPr>
            </w:pPr>
            <w:ins w:id="3223" w:author="LKY" w:date="2026-05-22T20:44:26Z">
              <w:r>
                <w:rPr>
                  <w:rFonts w:hint="eastAsia" w:ascii="Times New Roman" w:hAnsi="Times New Roman"/>
                  <w:vertAlign w:val="baseline"/>
                  <w:lang w:val="en-US" w:eastAsia="zh-CN"/>
                </w:rPr>
                <w:t>DO16</w:t>
              </w:r>
            </w:ins>
          </w:p>
        </w:tc>
        <w:tc>
          <w:tcPr>
            <w:tcW w:w="412" w:type="pct"/>
            <w:noWrap w:val="0"/>
            <w:vAlign w:val="top"/>
          </w:tcPr>
          <w:p w14:paraId="39E49BEE">
            <w:pPr>
              <w:jc w:val="center"/>
              <w:rPr>
                <w:ins w:id="3224" w:author="LKY" w:date="2026-05-22T20:44:26Z"/>
                <w:rFonts w:hint="default" w:ascii="Times New Roman" w:hAnsi="Times New Roman"/>
                <w:vertAlign w:val="baseline"/>
                <w:lang w:val="en-US" w:eastAsia="zh-CN"/>
              </w:rPr>
            </w:pPr>
            <w:ins w:id="3225" w:author="LKY" w:date="2026-05-22T20:44:26Z">
              <w:r>
                <w:rPr>
                  <w:rFonts w:hint="eastAsia" w:ascii="Times New Roman" w:hAnsi="Times New Roman"/>
                  <w:vertAlign w:val="baseline"/>
                  <w:lang w:val="en-US" w:eastAsia="zh-CN"/>
                </w:rPr>
                <w:t>PE</w:t>
              </w:r>
            </w:ins>
          </w:p>
        </w:tc>
      </w:tr>
      <w:tr w14:paraId="747A8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26" w:author="LKY" w:date="2026-05-22T20:44:26Z"/>
        </w:trPr>
        <w:tc>
          <w:tcPr>
            <w:tcW w:w="639" w:type="pct"/>
            <w:noWrap w:val="0"/>
            <w:vAlign w:val="top"/>
          </w:tcPr>
          <w:p w14:paraId="6D2FACF0">
            <w:pPr>
              <w:jc w:val="center"/>
              <w:rPr>
                <w:ins w:id="3227" w:author="LKY" w:date="2026-05-22T20:44:26Z"/>
                <w:rFonts w:hint="default" w:ascii="Times New Roman" w:hAnsi="Times New Roman"/>
                <w:vertAlign w:val="baseline"/>
                <w:lang w:val="en-US" w:eastAsia="zh-CN"/>
              </w:rPr>
            </w:pPr>
            <w:ins w:id="3228" w:author="LKY" w:date="2026-05-22T20:44:26Z">
              <w:r>
                <w:rPr>
                  <w:rFonts w:hint="eastAsia" w:ascii="Times New Roman" w:hAnsi="Times New Roman"/>
                  <w:vertAlign w:val="baseline"/>
                  <w:lang w:val="en-US" w:eastAsia="zh-CN"/>
                </w:rPr>
                <w:t>端口号</w:t>
              </w:r>
            </w:ins>
          </w:p>
        </w:tc>
        <w:tc>
          <w:tcPr>
            <w:tcW w:w="489" w:type="pct"/>
            <w:noWrap w:val="0"/>
            <w:vAlign w:val="top"/>
          </w:tcPr>
          <w:p w14:paraId="46FF7687">
            <w:pPr>
              <w:jc w:val="center"/>
              <w:rPr>
                <w:ins w:id="3229" w:author="LKY" w:date="2026-05-22T20:44:26Z"/>
                <w:rFonts w:hint="default" w:ascii="Times New Roman" w:hAnsi="Times New Roman"/>
                <w:vertAlign w:val="baseline"/>
                <w:lang w:val="en-US" w:eastAsia="zh-CN"/>
              </w:rPr>
            </w:pPr>
            <w:ins w:id="3230" w:author="LKY" w:date="2026-05-22T20:44:26Z">
              <w:r>
                <w:rPr>
                  <w:rFonts w:hint="eastAsia" w:ascii="Times New Roman" w:hAnsi="Times New Roman"/>
                  <w:vertAlign w:val="baseline"/>
                  <w:lang w:val="en-US" w:eastAsia="zh-CN"/>
                </w:rPr>
                <w:t>A1</w:t>
              </w:r>
            </w:ins>
          </w:p>
        </w:tc>
        <w:tc>
          <w:tcPr>
            <w:tcW w:w="483" w:type="pct"/>
            <w:noWrap w:val="0"/>
            <w:vAlign w:val="top"/>
          </w:tcPr>
          <w:p w14:paraId="160DCDF1">
            <w:pPr>
              <w:jc w:val="center"/>
              <w:rPr>
                <w:ins w:id="3231" w:author="LKY" w:date="2026-05-22T20:44:26Z"/>
                <w:rFonts w:hint="default" w:ascii="Times New Roman" w:hAnsi="Times New Roman"/>
                <w:vertAlign w:val="baseline"/>
                <w:lang w:val="en-US" w:eastAsia="zh-CN"/>
              </w:rPr>
            </w:pPr>
            <w:ins w:id="3232" w:author="LKY" w:date="2026-05-22T20:44:26Z">
              <w:r>
                <w:rPr>
                  <w:rFonts w:hint="eastAsia" w:ascii="Times New Roman" w:hAnsi="Times New Roman"/>
                  <w:vertAlign w:val="baseline"/>
                  <w:lang w:val="en-US" w:eastAsia="zh-CN"/>
                </w:rPr>
                <w:t>A2</w:t>
              </w:r>
            </w:ins>
          </w:p>
        </w:tc>
        <w:tc>
          <w:tcPr>
            <w:tcW w:w="489" w:type="pct"/>
            <w:noWrap w:val="0"/>
            <w:vAlign w:val="top"/>
          </w:tcPr>
          <w:p w14:paraId="16869CA3">
            <w:pPr>
              <w:jc w:val="center"/>
              <w:rPr>
                <w:ins w:id="3233" w:author="LKY" w:date="2026-05-22T20:44:26Z"/>
                <w:rFonts w:hint="default" w:ascii="Times New Roman" w:hAnsi="Times New Roman"/>
                <w:vertAlign w:val="baseline"/>
                <w:lang w:val="en-US" w:eastAsia="zh-CN"/>
              </w:rPr>
            </w:pPr>
            <w:ins w:id="3234" w:author="LKY" w:date="2026-05-22T20:44:26Z">
              <w:r>
                <w:rPr>
                  <w:rFonts w:hint="eastAsia" w:ascii="Times New Roman" w:hAnsi="Times New Roman"/>
                  <w:vertAlign w:val="baseline"/>
                  <w:lang w:val="en-US" w:eastAsia="zh-CN"/>
                </w:rPr>
                <w:t>A3</w:t>
              </w:r>
            </w:ins>
          </w:p>
        </w:tc>
        <w:tc>
          <w:tcPr>
            <w:tcW w:w="489" w:type="pct"/>
            <w:noWrap w:val="0"/>
            <w:vAlign w:val="top"/>
          </w:tcPr>
          <w:p w14:paraId="691D7D41">
            <w:pPr>
              <w:jc w:val="center"/>
              <w:rPr>
                <w:ins w:id="3235" w:author="LKY" w:date="2026-05-22T20:44:26Z"/>
                <w:rFonts w:hint="default" w:ascii="Times New Roman" w:hAnsi="Times New Roman"/>
                <w:vertAlign w:val="baseline"/>
                <w:lang w:val="en-US" w:eastAsia="zh-CN"/>
              </w:rPr>
            </w:pPr>
            <w:ins w:id="3236" w:author="LKY" w:date="2026-05-22T20:44:26Z">
              <w:r>
                <w:rPr>
                  <w:rFonts w:hint="eastAsia" w:ascii="Times New Roman" w:hAnsi="Times New Roman"/>
                  <w:vertAlign w:val="baseline"/>
                  <w:lang w:val="en-US" w:eastAsia="zh-CN"/>
                </w:rPr>
                <w:t>A4</w:t>
              </w:r>
            </w:ins>
          </w:p>
        </w:tc>
        <w:tc>
          <w:tcPr>
            <w:tcW w:w="489" w:type="pct"/>
            <w:noWrap w:val="0"/>
            <w:vAlign w:val="top"/>
          </w:tcPr>
          <w:p w14:paraId="38251E54">
            <w:pPr>
              <w:jc w:val="center"/>
              <w:rPr>
                <w:ins w:id="3237" w:author="LKY" w:date="2026-05-22T20:44:26Z"/>
                <w:rFonts w:hint="default" w:ascii="Times New Roman" w:hAnsi="Times New Roman"/>
                <w:vertAlign w:val="baseline"/>
                <w:lang w:val="en-US" w:eastAsia="zh-CN"/>
              </w:rPr>
            </w:pPr>
            <w:ins w:id="3238" w:author="LKY" w:date="2026-05-22T20:44:26Z">
              <w:r>
                <w:rPr>
                  <w:rFonts w:hint="eastAsia" w:ascii="Times New Roman" w:hAnsi="Times New Roman"/>
                  <w:vertAlign w:val="baseline"/>
                  <w:lang w:val="en-US" w:eastAsia="zh-CN"/>
                </w:rPr>
                <w:t>A5</w:t>
              </w:r>
            </w:ins>
          </w:p>
        </w:tc>
        <w:tc>
          <w:tcPr>
            <w:tcW w:w="489" w:type="pct"/>
            <w:noWrap w:val="0"/>
            <w:vAlign w:val="top"/>
          </w:tcPr>
          <w:p w14:paraId="26D36B5E">
            <w:pPr>
              <w:jc w:val="center"/>
              <w:rPr>
                <w:ins w:id="3239" w:author="LKY" w:date="2026-05-22T20:44:26Z"/>
                <w:rFonts w:hint="default" w:ascii="Times New Roman" w:hAnsi="Times New Roman"/>
                <w:vertAlign w:val="baseline"/>
                <w:lang w:val="en-US" w:eastAsia="zh-CN"/>
              </w:rPr>
            </w:pPr>
            <w:ins w:id="3240" w:author="LKY" w:date="2026-05-22T20:44:26Z">
              <w:r>
                <w:rPr>
                  <w:rFonts w:hint="eastAsia" w:ascii="Times New Roman" w:hAnsi="Times New Roman"/>
                  <w:vertAlign w:val="baseline"/>
                  <w:lang w:val="en-US" w:eastAsia="zh-CN"/>
                </w:rPr>
                <w:t>A6</w:t>
              </w:r>
            </w:ins>
          </w:p>
        </w:tc>
        <w:tc>
          <w:tcPr>
            <w:tcW w:w="489" w:type="pct"/>
            <w:noWrap w:val="0"/>
            <w:vAlign w:val="top"/>
          </w:tcPr>
          <w:p w14:paraId="38E719F7">
            <w:pPr>
              <w:jc w:val="center"/>
              <w:rPr>
                <w:ins w:id="3241" w:author="LKY" w:date="2026-05-22T20:44:26Z"/>
                <w:rFonts w:hint="default" w:ascii="Times New Roman" w:hAnsi="Times New Roman"/>
                <w:vertAlign w:val="baseline"/>
                <w:lang w:val="en-US" w:eastAsia="zh-CN"/>
              </w:rPr>
            </w:pPr>
            <w:ins w:id="3242" w:author="LKY" w:date="2026-05-22T20:44:26Z">
              <w:r>
                <w:rPr>
                  <w:rFonts w:hint="eastAsia" w:ascii="Times New Roman" w:hAnsi="Times New Roman"/>
                  <w:vertAlign w:val="baseline"/>
                  <w:lang w:val="en-US" w:eastAsia="zh-CN"/>
                </w:rPr>
                <w:t>A7</w:t>
              </w:r>
            </w:ins>
          </w:p>
        </w:tc>
        <w:tc>
          <w:tcPr>
            <w:tcW w:w="525" w:type="pct"/>
            <w:noWrap w:val="0"/>
            <w:vAlign w:val="top"/>
          </w:tcPr>
          <w:p w14:paraId="43EA7AA3">
            <w:pPr>
              <w:jc w:val="center"/>
              <w:rPr>
                <w:ins w:id="3243" w:author="LKY" w:date="2026-05-22T20:44:26Z"/>
                <w:rFonts w:hint="default" w:ascii="Times New Roman" w:hAnsi="Times New Roman"/>
                <w:vertAlign w:val="baseline"/>
                <w:lang w:val="en-US" w:eastAsia="zh-CN"/>
              </w:rPr>
            </w:pPr>
            <w:ins w:id="3244" w:author="LKY" w:date="2026-05-22T20:44:26Z">
              <w:r>
                <w:rPr>
                  <w:rFonts w:hint="eastAsia" w:ascii="Times New Roman" w:hAnsi="Times New Roman"/>
                  <w:vertAlign w:val="baseline"/>
                  <w:lang w:val="en-US" w:eastAsia="zh-CN"/>
                </w:rPr>
                <w:t>A8</w:t>
              </w:r>
            </w:ins>
          </w:p>
        </w:tc>
        <w:tc>
          <w:tcPr>
            <w:tcW w:w="412" w:type="pct"/>
            <w:noWrap w:val="0"/>
            <w:vAlign w:val="top"/>
          </w:tcPr>
          <w:p w14:paraId="0CF74335">
            <w:pPr>
              <w:jc w:val="center"/>
              <w:rPr>
                <w:ins w:id="3245" w:author="LKY" w:date="2026-05-22T20:44:26Z"/>
                <w:rFonts w:hint="default" w:ascii="Times New Roman" w:hAnsi="Times New Roman"/>
                <w:vertAlign w:val="baseline"/>
                <w:lang w:val="en-US" w:eastAsia="zh-CN"/>
              </w:rPr>
            </w:pPr>
            <w:ins w:id="3246" w:author="LKY" w:date="2026-05-22T20:44:26Z">
              <w:r>
                <w:rPr>
                  <w:rFonts w:hint="eastAsia" w:ascii="Times New Roman" w:hAnsi="Times New Roman"/>
                  <w:vertAlign w:val="baseline"/>
                  <w:lang w:val="en-US" w:eastAsia="zh-CN"/>
                </w:rPr>
                <w:t>A9</w:t>
              </w:r>
            </w:ins>
          </w:p>
        </w:tc>
      </w:tr>
      <w:tr w14:paraId="6E201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47" w:author="LKY" w:date="2026-05-22T20:44:26Z"/>
        </w:trPr>
        <w:tc>
          <w:tcPr>
            <w:tcW w:w="639" w:type="pct"/>
            <w:noWrap w:val="0"/>
            <w:vAlign w:val="top"/>
          </w:tcPr>
          <w:p w14:paraId="4B766EB3">
            <w:pPr>
              <w:jc w:val="center"/>
              <w:rPr>
                <w:ins w:id="3248" w:author="LKY" w:date="2026-05-22T20:44:26Z"/>
                <w:rFonts w:hint="default" w:ascii="Times New Roman" w:hAnsi="Times New Roman"/>
                <w:vertAlign w:val="baseline"/>
                <w:lang w:val="en-US" w:eastAsia="zh-CN"/>
              </w:rPr>
            </w:pPr>
            <w:ins w:id="3249" w:author="LKY" w:date="2026-05-22T20:44:26Z">
              <w:r>
                <w:rPr>
                  <w:rFonts w:hint="eastAsia" w:ascii="Times New Roman" w:hAnsi="Times New Roman"/>
                  <w:vertAlign w:val="baseline"/>
                  <w:lang w:val="en-US" w:eastAsia="zh-CN"/>
                </w:rPr>
                <w:t>名称</w:t>
              </w:r>
            </w:ins>
          </w:p>
        </w:tc>
        <w:tc>
          <w:tcPr>
            <w:tcW w:w="489" w:type="pct"/>
            <w:noWrap w:val="0"/>
            <w:vAlign w:val="top"/>
          </w:tcPr>
          <w:p w14:paraId="5C0D0C1F">
            <w:pPr>
              <w:jc w:val="center"/>
              <w:rPr>
                <w:ins w:id="3250" w:author="LKY" w:date="2026-05-22T20:44:26Z"/>
                <w:rFonts w:hint="default" w:ascii="Times New Roman" w:hAnsi="Times New Roman"/>
                <w:vertAlign w:val="baseline"/>
                <w:lang w:val="en-US" w:eastAsia="zh-CN"/>
              </w:rPr>
            </w:pPr>
            <w:ins w:id="3251" w:author="LKY" w:date="2026-05-22T20:44:26Z">
              <w:r>
                <w:rPr>
                  <w:rFonts w:hint="eastAsia" w:ascii="Times New Roman" w:hAnsi="Times New Roman"/>
                  <w:vertAlign w:val="baseline"/>
                  <w:lang w:val="en-US" w:eastAsia="zh-CN"/>
                </w:rPr>
                <w:t>DO1</w:t>
              </w:r>
            </w:ins>
          </w:p>
        </w:tc>
        <w:tc>
          <w:tcPr>
            <w:tcW w:w="483" w:type="pct"/>
            <w:noWrap w:val="0"/>
            <w:vAlign w:val="top"/>
          </w:tcPr>
          <w:p w14:paraId="5162A19A">
            <w:pPr>
              <w:jc w:val="center"/>
              <w:rPr>
                <w:ins w:id="3252" w:author="LKY" w:date="2026-05-22T20:44:26Z"/>
                <w:rFonts w:hint="default" w:ascii="Times New Roman" w:hAnsi="Times New Roman"/>
                <w:vertAlign w:val="baseline"/>
                <w:lang w:val="en-US" w:eastAsia="zh-CN"/>
              </w:rPr>
            </w:pPr>
            <w:ins w:id="3253" w:author="LKY" w:date="2026-05-22T20:44:26Z">
              <w:r>
                <w:rPr>
                  <w:rFonts w:hint="eastAsia" w:ascii="Times New Roman" w:hAnsi="Times New Roman"/>
                  <w:vertAlign w:val="baseline"/>
                  <w:lang w:val="en-US" w:eastAsia="zh-CN"/>
                </w:rPr>
                <w:t>DO3</w:t>
              </w:r>
            </w:ins>
          </w:p>
        </w:tc>
        <w:tc>
          <w:tcPr>
            <w:tcW w:w="489" w:type="pct"/>
            <w:noWrap w:val="0"/>
            <w:vAlign w:val="top"/>
          </w:tcPr>
          <w:p w14:paraId="0C175C98">
            <w:pPr>
              <w:jc w:val="center"/>
              <w:rPr>
                <w:ins w:id="3254" w:author="LKY" w:date="2026-05-22T20:44:26Z"/>
                <w:rFonts w:hint="default" w:ascii="Times New Roman" w:hAnsi="Times New Roman"/>
                <w:vertAlign w:val="baseline"/>
                <w:lang w:val="en-US" w:eastAsia="zh-CN"/>
              </w:rPr>
            </w:pPr>
            <w:ins w:id="3255" w:author="LKY" w:date="2026-05-22T20:44:26Z">
              <w:r>
                <w:rPr>
                  <w:rFonts w:hint="eastAsia" w:ascii="Times New Roman" w:hAnsi="Times New Roman"/>
                  <w:vertAlign w:val="baseline"/>
                  <w:lang w:val="en-US" w:eastAsia="zh-CN"/>
                </w:rPr>
                <w:t>DO5</w:t>
              </w:r>
            </w:ins>
          </w:p>
        </w:tc>
        <w:tc>
          <w:tcPr>
            <w:tcW w:w="489" w:type="pct"/>
            <w:noWrap w:val="0"/>
            <w:vAlign w:val="top"/>
          </w:tcPr>
          <w:p w14:paraId="0E27593D">
            <w:pPr>
              <w:jc w:val="center"/>
              <w:rPr>
                <w:ins w:id="3256" w:author="LKY" w:date="2026-05-22T20:44:26Z"/>
                <w:rFonts w:hint="default" w:ascii="Times New Roman" w:hAnsi="Times New Roman"/>
                <w:vertAlign w:val="baseline"/>
                <w:lang w:val="en-US" w:eastAsia="zh-CN"/>
              </w:rPr>
            </w:pPr>
            <w:ins w:id="3257" w:author="LKY" w:date="2026-05-22T20:44:26Z">
              <w:r>
                <w:rPr>
                  <w:rFonts w:hint="eastAsia" w:ascii="Times New Roman" w:hAnsi="Times New Roman"/>
                  <w:vertAlign w:val="baseline"/>
                  <w:lang w:val="en-US" w:eastAsia="zh-CN"/>
                </w:rPr>
                <w:t>DO7</w:t>
              </w:r>
            </w:ins>
          </w:p>
        </w:tc>
        <w:tc>
          <w:tcPr>
            <w:tcW w:w="489" w:type="pct"/>
            <w:noWrap w:val="0"/>
            <w:vAlign w:val="top"/>
          </w:tcPr>
          <w:p w14:paraId="61C2581B">
            <w:pPr>
              <w:jc w:val="center"/>
              <w:rPr>
                <w:ins w:id="3258" w:author="LKY" w:date="2026-05-22T20:44:26Z"/>
                <w:rFonts w:hint="default" w:ascii="Times New Roman" w:hAnsi="Times New Roman"/>
                <w:vertAlign w:val="baseline"/>
                <w:lang w:val="en-US" w:eastAsia="zh-CN"/>
              </w:rPr>
            </w:pPr>
            <w:ins w:id="3259" w:author="LKY" w:date="2026-05-22T20:44:26Z">
              <w:r>
                <w:rPr>
                  <w:rFonts w:hint="eastAsia" w:ascii="Times New Roman" w:hAnsi="Times New Roman"/>
                  <w:vertAlign w:val="baseline"/>
                  <w:lang w:val="en-US" w:eastAsia="zh-CN"/>
                </w:rPr>
                <w:t>DO9</w:t>
              </w:r>
            </w:ins>
          </w:p>
        </w:tc>
        <w:tc>
          <w:tcPr>
            <w:tcW w:w="489" w:type="pct"/>
            <w:noWrap w:val="0"/>
            <w:vAlign w:val="top"/>
          </w:tcPr>
          <w:p w14:paraId="079B02D0">
            <w:pPr>
              <w:jc w:val="center"/>
              <w:rPr>
                <w:ins w:id="3260" w:author="LKY" w:date="2026-05-22T20:44:26Z"/>
                <w:rFonts w:hint="default" w:ascii="Times New Roman" w:hAnsi="Times New Roman"/>
                <w:vertAlign w:val="baseline"/>
                <w:lang w:val="en-US" w:eastAsia="zh-CN"/>
              </w:rPr>
            </w:pPr>
            <w:ins w:id="3261" w:author="LKY" w:date="2026-05-22T20:44:26Z">
              <w:r>
                <w:rPr>
                  <w:rFonts w:hint="eastAsia" w:ascii="Times New Roman" w:hAnsi="Times New Roman"/>
                  <w:vertAlign w:val="baseline"/>
                  <w:lang w:val="en-US" w:eastAsia="zh-CN"/>
                </w:rPr>
                <w:t>DO11</w:t>
              </w:r>
            </w:ins>
          </w:p>
        </w:tc>
        <w:tc>
          <w:tcPr>
            <w:tcW w:w="489" w:type="pct"/>
            <w:noWrap w:val="0"/>
            <w:vAlign w:val="top"/>
          </w:tcPr>
          <w:p w14:paraId="63A825AE">
            <w:pPr>
              <w:jc w:val="center"/>
              <w:rPr>
                <w:ins w:id="3262" w:author="LKY" w:date="2026-05-22T20:44:26Z"/>
                <w:rFonts w:hint="default" w:ascii="Times New Roman" w:hAnsi="Times New Roman"/>
                <w:vertAlign w:val="baseline"/>
                <w:lang w:val="en-US" w:eastAsia="zh-CN"/>
              </w:rPr>
            </w:pPr>
            <w:ins w:id="3263" w:author="LKY" w:date="2026-05-22T20:44:26Z">
              <w:r>
                <w:rPr>
                  <w:rFonts w:hint="eastAsia" w:ascii="Times New Roman" w:hAnsi="Times New Roman"/>
                  <w:vertAlign w:val="baseline"/>
                  <w:lang w:val="en-US" w:eastAsia="zh-CN"/>
                </w:rPr>
                <w:t>DO13</w:t>
              </w:r>
            </w:ins>
          </w:p>
        </w:tc>
        <w:tc>
          <w:tcPr>
            <w:tcW w:w="525" w:type="pct"/>
            <w:noWrap w:val="0"/>
            <w:vAlign w:val="top"/>
          </w:tcPr>
          <w:p w14:paraId="73785837">
            <w:pPr>
              <w:jc w:val="center"/>
              <w:rPr>
                <w:ins w:id="3264" w:author="LKY" w:date="2026-05-22T20:44:26Z"/>
                <w:rFonts w:hint="default" w:ascii="Times New Roman" w:hAnsi="Times New Roman"/>
                <w:vertAlign w:val="baseline"/>
                <w:lang w:val="en-US" w:eastAsia="zh-CN"/>
              </w:rPr>
            </w:pPr>
            <w:ins w:id="3265" w:author="LKY" w:date="2026-05-22T20:44:26Z">
              <w:r>
                <w:rPr>
                  <w:rFonts w:hint="eastAsia" w:ascii="Times New Roman" w:hAnsi="Times New Roman"/>
                  <w:vertAlign w:val="baseline"/>
                  <w:lang w:val="en-US" w:eastAsia="zh-CN"/>
                </w:rPr>
                <w:t>DO15</w:t>
              </w:r>
            </w:ins>
          </w:p>
        </w:tc>
        <w:tc>
          <w:tcPr>
            <w:tcW w:w="412" w:type="pct"/>
            <w:noWrap w:val="0"/>
            <w:vAlign w:val="top"/>
          </w:tcPr>
          <w:p w14:paraId="6B08A4CE">
            <w:pPr>
              <w:jc w:val="center"/>
              <w:rPr>
                <w:ins w:id="3266" w:author="LKY" w:date="2026-05-22T20:44:26Z"/>
                <w:rFonts w:hint="default" w:ascii="Times New Roman" w:hAnsi="Times New Roman"/>
                <w:vertAlign w:val="baseline"/>
                <w:lang w:val="en-US" w:eastAsia="zh-CN"/>
              </w:rPr>
            </w:pPr>
            <w:ins w:id="3267" w:author="LKY" w:date="2026-05-22T20:44:26Z">
              <w:r>
                <w:rPr>
                  <w:rFonts w:hint="eastAsia" w:ascii="Times New Roman" w:hAnsi="Times New Roman"/>
                  <w:vertAlign w:val="baseline"/>
                  <w:lang w:val="en-US" w:eastAsia="zh-CN"/>
                </w:rPr>
                <w:t>COM</w:t>
              </w:r>
            </w:ins>
          </w:p>
        </w:tc>
      </w:tr>
    </w:tbl>
    <w:p w14:paraId="132B7E82">
      <w:pPr>
        <w:pStyle w:val="12"/>
        <w:ind w:left="0" w:leftChars="0" w:firstLine="0" w:firstLineChars="0"/>
        <w:outlineLvl w:val="9"/>
        <w:rPr>
          <w:ins w:id="3268" w:author="LKY" w:date="2026-05-22T20:44:26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06E85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69" w:author="LKY" w:date="2026-05-22T20:44:26Z"/>
        </w:trPr>
        <w:tc>
          <w:tcPr>
            <w:tcW w:w="5000" w:type="pct"/>
            <w:gridSpan w:val="10"/>
            <w:tcBorders>
              <w:top w:val="single" w:color="auto" w:sz="4" w:space="0"/>
            </w:tcBorders>
            <w:noWrap w:val="0"/>
            <w:vAlign w:val="top"/>
          </w:tcPr>
          <w:p w14:paraId="32767A24">
            <w:pPr>
              <w:pBdr>
                <w:top w:val="none" w:color="auto" w:sz="0" w:space="0"/>
                <w:left w:val="none" w:color="auto" w:sz="0" w:space="0"/>
                <w:bottom w:val="none" w:color="auto" w:sz="0" w:space="0"/>
                <w:right w:val="none" w:color="auto" w:sz="0" w:space="0"/>
                <w:between w:val="none" w:color="auto" w:sz="0" w:space="0"/>
              </w:pBdr>
              <w:jc w:val="center"/>
              <w:rPr>
                <w:ins w:id="3270" w:author="LKY" w:date="2026-05-22T20:44:26Z"/>
                <w:rFonts w:hint="eastAsia" w:ascii="Times New Roman" w:hAnsi="Times New Roman"/>
                <w:vertAlign w:val="baseline"/>
                <w:lang w:val="en-US" w:eastAsia="zh-CN"/>
              </w:rPr>
            </w:pPr>
            <w:ins w:id="3271" w:author="LKY" w:date="2026-05-22T20:44:26Z">
              <w:r>
                <w:rPr>
                  <w:rFonts w:hint="eastAsia" w:ascii="Times New Roman" w:hAnsi="Times New Roman"/>
                  <w:vertAlign w:val="baseline"/>
                  <w:lang w:val="en-US" w:eastAsia="zh-CN"/>
                </w:rPr>
                <w:t>N2321模块（PNP）</w:t>
              </w:r>
            </w:ins>
          </w:p>
        </w:tc>
      </w:tr>
      <w:tr w14:paraId="15C7F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72" w:author="LKY" w:date="2026-05-22T20:44:26Z"/>
        </w:trPr>
        <w:tc>
          <w:tcPr>
            <w:tcW w:w="552" w:type="pct"/>
            <w:tcBorders>
              <w:top w:val="single" w:color="auto" w:sz="4" w:space="0"/>
            </w:tcBorders>
            <w:noWrap w:val="0"/>
            <w:vAlign w:val="top"/>
          </w:tcPr>
          <w:p w14:paraId="1CEA8C4D">
            <w:pPr>
              <w:jc w:val="center"/>
              <w:rPr>
                <w:ins w:id="3273" w:author="LKY" w:date="2026-05-22T20:44:26Z"/>
                <w:rFonts w:hint="default" w:ascii="Times New Roman" w:hAnsi="Times New Roman"/>
                <w:vertAlign w:val="baseline"/>
                <w:lang w:val="en-US" w:eastAsia="zh-CN"/>
              </w:rPr>
            </w:pPr>
            <w:ins w:id="3274" w:author="LKY" w:date="2026-05-22T20:44:26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4F6FB27C">
            <w:pPr>
              <w:jc w:val="center"/>
              <w:rPr>
                <w:ins w:id="3275" w:author="LKY" w:date="2026-05-22T20:44:26Z"/>
                <w:rFonts w:hint="default" w:ascii="Times New Roman" w:hAnsi="Times New Roman" w:eastAsiaTheme="minorEastAsia" w:cstheme="minorBidi"/>
                <w:kern w:val="2"/>
                <w:sz w:val="21"/>
                <w:szCs w:val="24"/>
                <w:vertAlign w:val="baseline"/>
                <w:lang w:val="en-US" w:eastAsia="zh-CN" w:bidi="ar-SA"/>
              </w:rPr>
            </w:pPr>
            <w:ins w:id="3276" w:author="LKY" w:date="2026-05-22T20:44:26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48EC381B">
            <w:pPr>
              <w:jc w:val="center"/>
              <w:rPr>
                <w:ins w:id="3277" w:author="LKY" w:date="2026-05-22T20:44:26Z"/>
                <w:rFonts w:hint="default" w:ascii="Times New Roman" w:hAnsi="Times New Roman" w:eastAsiaTheme="minorEastAsia" w:cstheme="minorBidi"/>
                <w:kern w:val="2"/>
                <w:sz w:val="21"/>
                <w:szCs w:val="24"/>
                <w:vertAlign w:val="baseline"/>
                <w:lang w:val="en-US" w:eastAsia="zh-CN" w:bidi="ar-SA"/>
              </w:rPr>
            </w:pPr>
            <w:ins w:id="3278" w:author="LKY" w:date="2026-05-22T20:44:26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3FF40985">
            <w:pPr>
              <w:jc w:val="center"/>
              <w:rPr>
                <w:ins w:id="3279" w:author="LKY" w:date="2026-05-22T20:44:26Z"/>
                <w:rFonts w:hint="default" w:ascii="Times New Roman" w:hAnsi="Times New Roman" w:eastAsiaTheme="minorEastAsia" w:cstheme="minorBidi"/>
                <w:kern w:val="2"/>
                <w:sz w:val="21"/>
                <w:szCs w:val="24"/>
                <w:vertAlign w:val="baseline"/>
                <w:lang w:val="en-US" w:eastAsia="zh-CN" w:bidi="ar-SA"/>
              </w:rPr>
            </w:pPr>
            <w:ins w:id="3280" w:author="LKY" w:date="2026-05-22T20:44:26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4ABA30BE">
            <w:pPr>
              <w:jc w:val="center"/>
              <w:rPr>
                <w:ins w:id="3281" w:author="LKY" w:date="2026-05-22T20:44:26Z"/>
                <w:rFonts w:hint="default" w:ascii="Times New Roman" w:hAnsi="Times New Roman" w:eastAsiaTheme="minorEastAsia" w:cstheme="minorBidi"/>
                <w:kern w:val="2"/>
                <w:sz w:val="21"/>
                <w:szCs w:val="24"/>
                <w:vertAlign w:val="baseline"/>
                <w:lang w:val="en-US" w:eastAsia="zh-CN" w:bidi="ar-SA"/>
              </w:rPr>
            </w:pPr>
            <w:ins w:id="3282" w:author="LKY" w:date="2026-05-22T20:44:26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54A71372">
            <w:pPr>
              <w:jc w:val="center"/>
              <w:rPr>
                <w:ins w:id="3283" w:author="LKY" w:date="2026-05-22T20:44:26Z"/>
                <w:rFonts w:hint="default" w:ascii="Times New Roman" w:hAnsi="Times New Roman" w:eastAsiaTheme="minorEastAsia" w:cstheme="minorBidi"/>
                <w:kern w:val="2"/>
                <w:sz w:val="21"/>
                <w:szCs w:val="24"/>
                <w:vertAlign w:val="baseline"/>
                <w:lang w:val="en-US" w:eastAsia="zh-CN" w:bidi="ar-SA"/>
              </w:rPr>
            </w:pPr>
            <w:ins w:id="3284" w:author="LKY" w:date="2026-05-22T20:44:26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37E8FF3C">
            <w:pPr>
              <w:jc w:val="center"/>
              <w:rPr>
                <w:ins w:id="3285" w:author="LKY" w:date="2026-05-22T20:44:26Z"/>
                <w:rFonts w:hint="default" w:ascii="Times New Roman" w:hAnsi="Times New Roman" w:eastAsiaTheme="minorEastAsia" w:cstheme="minorBidi"/>
                <w:kern w:val="2"/>
                <w:sz w:val="21"/>
                <w:szCs w:val="24"/>
                <w:vertAlign w:val="baseline"/>
                <w:lang w:val="en-US" w:eastAsia="zh-CN" w:bidi="ar-SA"/>
              </w:rPr>
            </w:pPr>
            <w:ins w:id="3286" w:author="LKY" w:date="2026-05-22T20:44:26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63BFF07D">
            <w:pPr>
              <w:jc w:val="center"/>
              <w:rPr>
                <w:ins w:id="3287" w:author="LKY" w:date="2026-05-22T20:44:26Z"/>
                <w:rFonts w:hint="default" w:ascii="Times New Roman" w:hAnsi="Times New Roman"/>
                <w:vertAlign w:val="baseline"/>
                <w:lang w:val="en-US" w:eastAsia="zh-CN"/>
              </w:rPr>
            </w:pPr>
            <w:ins w:id="3288" w:author="LKY" w:date="2026-05-22T20:44:26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3D1757EA">
            <w:pPr>
              <w:jc w:val="center"/>
              <w:rPr>
                <w:ins w:id="3289" w:author="LKY" w:date="2026-05-22T20:44:26Z"/>
                <w:rFonts w:hint="default" w:ascii="Times New Roman" w:hAnsi="Times New Roman"/>
                <w:vertAlign w:val="baseline"/>
                <w:lang w:val="en-US" w:eastAsia="zh-CN"/>
              </w:rPr>
            </w:pPr>
            <w:ins w:id="3290" w:author="LKY" w:date="2026-05-22T20:44:26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15D99272">
            <w:pPr>
              <w:jc w:val="center"/>
              <w:rPr>
                <w:ins w:id="3291" w:author="LKY" w:date="2026-05-22T20:44:26Z"/>
                <w:rFonts w:hint="default" w:ascii="Times New Roman" w:hAnsi="Times New Roman"/>
                <w:vertAlign w:val="baseline"/>
                <w:lang w:val="en-US" w:eastAsia="zh-CN"/>
              </w:rPr>
            </w:pPr>
            <w:ins w:id="3292" w:author="LKY" w:date="2026-05-22T20:44:26Z">
              <w:r>
                <w:rPr>
                  <w:rFonts w:hint="eastAsia" w:ascii="Times New Roman" w:hAnsi="Times New Roman"/>
                  <w:vertAlign w:val="baseline"/>
                  <w:lang w:val="en-US" w:eastAsia="zh-CN"/>
                </w:rPr>
                <w:t>B9</w:t>
              </w:r>
            </w:ins>
          </w:p>
        </w:tc>
      </w:tr>
      <w:tr w14:paraId="2D936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293" w:author="LKY" w:date="2026-05-22T20:44:26Z"/>
        </w:trPr>
        <w:tc>
          <w:tcPr>
            <w:tcW w:w="552" w:type="pct"/>
            <w:noWrap w:val="0"/>
            <w:vAlign w:val="top"/>
          </w:tcPr>
          <w:p w14:paraId="447C1064">
            <w:pPr>
              <w:jc w:val="center"/>
              <w:rPr>
                <w:ins w:id="3294" w:author="LKY" w:date="2026-05-22T20:44:26Z"/>
                <w:rFonts w:hint="default" w:ascii="Times New Roman" w:hAnsi="Times New Roman"/>
                <w:vertAlign w:val="baseline"/>
                <w:lang w:val="en-US" w:eastAsia="zh-CN"/>
              </w:rPr>
            </w:pPr>
            <w:ins w:id="3295" w:author="LKY" w:date="2026-05-22T20:44:26Z">
              <w:r>
                <w:rPr>
                  <w:rFonts w:hint="eastAsia" w:ascii="Times New Roman" w:hAnsi="Times New Roman"/>
                  <w:vertAlign w:val="baseline"/>
                  <w:lang w:val="en-US" w:eastAsia="zh-CN"/>
                </w:rPr>
                <w:t>名称</w:t>
              </w:r>
            </w:ins>
          </w:p>
        </w:tc>
        <w:tc>
          <w:tcPr>
            <w:tcW w:w="475" w:type="pct"/>
            <w:noWrap w:val="0"/>
            <w:vAlign w:val="top"/>
          </w:tcPr>
          <w:p w14:paraId="66919BA0">
            <w:pPr>
              <w:jc w:val="center"/>
              <w:rPr>
                <w:ins w:id="3296" w:author="LKY" w:date="2026-05-22T20:44:26Z"/>
                <w:rFonts w:hint="default" w:ascii="Times New Roman" w:hAnsi="Times New Roman"/>
                <w:vertAlign w:val="baseline"/>
                <w:lang w:val="en-US" w:eastAsia="zh-CN"/>
              </w:rPr>
            </w:pPr>
            <w:ins w:id="3297" w:author="LKY" w:date="2026-05-22T20:44:26Z">
              <w:r>
                <w:rPr>
                  <w:rFonts w:hint="eastAsia" w:ascii="Times New Roman" w:hAnsi="Times New Roman"/>
                  <w:vertAlign w:val="baseline"/>
                  <w:lang w:val="en-US" w:eastAsia="zh-CN"/>
                </w:rPr>
                <w:t>DO17</w:t>
              </w:r>
            </w:ins>
          </w:p>
        </w:tc>
        <w:tc>
          <w:tcPr>
            <w:tcW w:w="475" w:type="pct"/>
            <w:noWrap w:val="0"/>
            <w:vAlign w:val="top"/>
          </w:tcPr>
          <w:p w14:paraId="194BB8B0">
            <w:pPr>
              <w:jc w:val="center"/>
              <w:rPr>
                <w:ins w:id="3298" w:author="LKY" w:date="2026-05-22T20:44:26Z"/>
                <w:rFonts w:hint="default" w:ascii="Times New Roman" w:hAnsi="Times New Roman"/>
                <w:vertAlign w:val="baseline"/>
                <w:lang w:val="en-US" w:eastAsia="zh-CN"/>
              </w:rPr>
            </w:pPr>
            <w:ins w:id="3299" w:author="LKY" w:date="2026-05-22T20:44:26Z">
              <w:r>
                <w:rPr>
                  <w:rFonts w:hint="eastAsia" w:ascii="Times New Roman" w:hAnsi="Times New Roman"/>
                  <w:vertAlign w:val="baseline"/>
                  <w:lang w:val="en-US" w:eastAsia="zh-CN"/>
                </w:rPr>
                <w:t>DO19</w:t>
              </w:r>
            </w:ins>
          </w:p>
        </w:tc>
        <w:tc>
          <w:tcPr>
            <w:tcW w:w="475" w:type="pct"/>
            <w:noWrap w:val="0"/>
            <w:vAlign w:val="top"/>
          </w:tcPr>
          <w:p w14:paraId="70EB8FB9">
            <w:pPr>
              <w:jc w:val="center"/>
              <w:rPr>
                <w:ins w:id="3300" w:author="LKY" w:date="2026-05-22T20:44:26Z"/>
                <w:rFonts w:hint="default" w:ascii="Times New Roman" w:hAnsi="Times New Roman" w:eastAsiaTheme="minorEastAsia" w:cstheme="minorBidi"/>
                <w:kern w:val="2"/>
                <w:sz w:val="21"/>
                <w:szCs w:val="24"/>
                <w:vertAlign w:val="baseline"/>
                <w:lang w:val="en-US" w:eastAsia="zh-CN" w:bidi="ar-SA"/>
              </w:rPr>
            </w:pPr>
            <w:ins w:id="3301" w:author="LKY" w:date="2026-05-22T20:44:26Z">
              <w:r>
                <w:rPr>
                  <w:rFonts w:hint="eastAsia" w:ascii="Times New Roman" w:hAnsi="Times New Roman"/>
                  <w:vertAlign w:val="baseline"/>
                  <w:lang w:val="en-US" w:eastAsia="zh-CN"/>
                </w:rPr>
                <w:t>DO21</w:t>
              </w:r>
            </w:ins>
          </w:p>
        </w:tc>
        <w:tc>
          <w:tcPr>
            <w:tcW w:w="475" w:type="pct"/>
            <w:noWrap w:val="0"/>
            <w:vAlign w:val="top"/>
          </w:tcPr>
          <w:p w14:paraId="3DD15348">
            <w:pPr>
              <w:jc w:val="center"/>
              <w:rPr>
                <w:ins w:id="3302" w:author="LKY" w:date="2026-05-22T20:44:26Z"/>
                <w:rFonts w:hint="default" w:ascii="Times New Roman" w:hAnsi="Times New Roman" w:eastAsiaTheme="minorEastAsia" w:cstheme="minorBidi"/>
                <w:kern w:val="2"/>
                <w:sz w:val="21"/>
                <w:szCs w:val="24"/>
                <w:vertAlign w:val="baseline"/>
                <w:lang w:val="en-US" w:eastAsia="zh-CN" w:bidi="ar-SA"/>
              </w:rPr>
            </w:pPr>
            <w:ins w:id="3303" w:author="LKY" w:date="2026-05-22T20:44:26Z">
              <w:r>
                <w:rPr>
                  <w:rFonts w:hint="eastAsia" w:ascii="Times New Roman" w:hAnsi="Times New Roman"/>
                  <w:vertAlign w:val="baseline"/>
                  <w:lang w:val="en-US" w:eastAsia="zh-CN"/>
                </w:rPr>
                <w:t>DO23</w:t>
              </w:r>
            </w:ins>
          </w:p>
        </w:tc>
        <w:tc>
          <w:tcPr>
            <w:tcW w:w="475" w:type="pct"/>
            <w:noWrap w:val="0"/>
            <w:vAlign w:val="top"/>
          </w:tcPr>
          <w:p w14:paraId="6D6352BB">
            <w:pPr>
              <w:jc w:val="center"/>
              <w:rPr>
                <w:ins w:id="3304" w:author="LKY" w:date="2026-05-22T20:44:26Z"/>
                <w:rFonts w:hint="default" w:ascii="Times New Roman" w:hAnsi="Times New Roman"/>
                <w:vertAlign w:val="baseline"/>
                <w:lang w:val="en-US" w:eastAsia="zh-CN"/>
              </w:rPr>
            </w:pPr>
            <w:ins w:id="3305" w:author="LKY" w:date="2026-05-22T20:44:26Z">
              <w:r>
                <w:rPr>
                  <w:rFonts w:hint="eastAsia" w:ascii="Times New Roman" w:hAnsi="Times New Roman"/>
                  <w:vertAlign w:val="baseline"/>
                  <w:lang w:val="en-US" w:eastAsia="zh-CN"/>
                </w:rPr>
                <w:t>DO25</w:t>
              </w:r>
            </w:ins>
          </w:p>
        </w:tc>
        <w:tc>
          <w:tcPr>
            <w:tcW w:w="475" w:type="pct"/>
            <w:noWrap w:val="0"/>
            <w:vAlign w:val="top"/>
          </w:tcPr>
          <w:p w14:paraId="2C40B936">
            <w:pPr>
              <w:jc w:val="center"/>
              <w:rPr>
                <w:ins w:id="3306" w:author="LKY" w:date="2026-05-22T20:44:26Z"/>
                <w:rFonts w:hint="default" w:ascii="Times New Roman" w:hAnsi="Times New Roman"/>
                <w:vertAlign w:val="baseline"/>
                <w:lang w:val="en-US" w:eastAsia="zh-CN"/>
              </w:rPr>
            </w:pPr>
            <w:ins w:id="3307" w:author="LKY" w:date="2026-05-22T20:44:26Z">
              <w:r>
                <w:rPr>
                  <w:rFonts w:hint="eastAsia" w:ascii="Times New Roman" w:hAnsi="Times New Roman"/>
                  <w:vertAlign w:val="baseline"/>
                  <w:lang w:val="en-US" w:eastAsia="zh-CN"/>
                </w:rPr>
                <w:t>DO27</w:t>
              </w:r>
            </w:ins>
          </w:p>
        </w:tc>
        <w:tc>
          <w:tcPr>
            <w:tcW w:w="475" w:type="pct"/>
            <w:noWrap w:val="0"/>
            <w:vAlign w:val="top"/>
          </w:tcPr>
          <w:p w14:paraId="5F31DAE1">
            <w:pPr>
              <w:jc w:val="center"/>
              <w:rPr>
                <w:ins w:id="3308" w:author="LKY" w:date="2026-05-22T20:44:26Z"/>
                <w:rFonts w:hint="default" w:ascii="Times New Roman" w:hAnsi="Times New Roman"/>
                <w:vertAlign w:val="baseline"/>
                <w:lang w:val="en-US" w:eastAsia="zh-CN"/>
              </w:rPr>
            </w:pPr>
            <w:ins w:id="3309" w:author="LKY" w:date="2026-05-22T20:44:26Z">
              <w:r>
                <w:rPr>
                  <w:rFonts w:hint="eastAsia" w:ascii="Times New Roman" w:hAnsi="Times New Roman"/>
                  <w:vertAlign w:val="baseline"/>
                  <w:lang w:val="en-US" w:eastAsia="zh-CN"/>
                </w:rPr>
                <w:t>DO29</w:t>
              </w:r>
            </w:ins>
          </w:p>
        </w:tc>
        <w:tc>
          <w:tcPr>
            <w:tcW w:w="620" w:type="pct"/>
            <w:noWrap w:val="0"/>
            <w:vAlign w:val="top"/>
          </w:tcPr>
          <w:p w14:paraId="728A0110">
            <w:pPr>
              <w:jc w:val="center"/>
              <w:rPr>
                <w:ins w:id="3310" w:author="LKY" w:date="2026-05-22T20:44:26Z"/>
                <w:rFonts w:hint="default" w:ascii="Times New Roman" w:hAnsi="Times New Roman"/>
                <w:vertAlign w:val="baseline"/>
                <w:lang w:val="en-US" w:eastAsia="zh-CN"/>
              </w:rPr>
            </w:pPr>
            <w:ins w:id="3311" w:author="LKY" w:date="2026-05-22T20:44:26Z">
              <w:r>
                <w:rPr>
                  <w:rFonts w:hint="eastAsia" w:ascii="Times New Roman" w:hAnsi="Times New Roman"/>
                  <w:vertAlign w:val="baseline"/>
                  <w:lang w:val="en-US" w:eastAsia="zh-CN"/>
                </w:rPr>
                <w:t>DO31</w:t>
              </w:r>
            </w:ins>
          </w:p>
        </w:tc>
        <w:tc>
          <w:tcPr>
            <w:tcW w:w="495" w:type="pct"/>
            <w:noWrap w:val="0"/>
            <w:vAlign w:val="top"/>
          </w:tcPr>
          <w:p w14:paraId="6726CDB6">
            <w:pPr>
              <w:jc w:val="center"/>
              <w:rPr>
                <w:ins w:id="3312" w:author="LKY" w:date="2026-05-22T20:44:26Z"/>
                <w:rFonts w:hint="default" w:ascii="Times New Roman" w:hAnsi="Times New Roman"/>
                <w:vertAlign w:val="baseline"/>
                <w:lang w:val="en-US" w:eastAsia="zh-CN"/>
              </w:rPr>
            </w:pPr>
            <w:ins w:id="3313" w:author="LKY" w:date="2026-05-22T20:44:26Z">
              <w:r>
                <w:rPr>
                  <w:rFonts w:hint="eastAsia" w:ascii="Times New Roman" w:hAnsi="Times New Roman"/>
                  <w:vertAlign w:val="baseline"/>
                  <w:lang w:val="en-US" w:eastAsia="zh-CN"/>
                </w:rPr>
                <w:t>PE</w:t>
              </w:r>
            </w:ins>
          </w:p>
        </w:tc>
      </w:tr>
      <w:tr w14:paraId="2A2C9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14" w:author="LKY" w:date="2026-05-22T20:44:26Z"/>
        </w:trPr>
        <w:tc>
          <w:tcPr>
            <w:tcW w:w="552" w:type="pct"/>
            <w:noWrap w:val="0"/>
            <w:vAlign w:val="top"/>
          </w:tcPr>
          <w:p w14:paraId="329CEB01">
            <w:pPr>
              <w:jc w:val="center"/>
              <w:rPr>
                <w:ins w:id="3315" w:author="LKY" w:date="2026-05-22T20:44:26Z"/>
                <w:rFonts w:hint="default" w:ascii="Times New Roman" w:hAnsi="Times New Roman"/>
                <w:vertAlign w:val="baseline"/>
                <w:lang w:val="en-US" w:eastAsia="zh-CN"/>
              </w:rPr>
            </w:pPr>
            <w:ins w:id="3316" w:author="LKY" w:date="2026-05-22T20:44:26Z">
              <w:r>
                <w:rPr>
                  <w:rFonts w:hint="eastAsia" w:ascii="Times New Roman" w:hAnsi="Times New Roman"/>
                  <w:vertAlign w:val="baseline"/>
                  <w:lang w:val="en-US" w:eastAsia="zh-CN"/>
                </w:rPr>
                <w:t>端口号</w:t>
              </w:r>
            </w:ins>
          </w:p>
        </w:tc>
        <w:tc>
          <w:tcPr>
            <w:tcW w:w="475" w:type="pct"/>
            <w:noWrap w:val="0"/>
            <w:vAlign w:val="top"/>
          </w:tcPr>
          <w:p w14:paraId="4780AD9D">
            <w:pPr>
              <w:jc w:val="center"/>
              <w:rPr>
                <w:ins w:id="3317" w:author="LKY" w:date="2026-05-22T20:44:26Z"/>
                <w:rFonts w:hint="default" w:ascii="Times New Roman" w:hAnsi="Times New Roman"/>
                <w:vertAlign w:val="baseline"/>
                <w:lang w:val="en-US" w:eastAsia="zh-CN"/>
              </w:rPr>
            </w:pPr>
            <w:ins w:id="3318" w:author="LKY" w:date="2026-05-22T20:44:26Z">
              <w:r>
                <w:rPr>
                  <w:rFonts w:hint="eastAsia" w:ascii="Times New Roman" w:hAnsi="Times New Roman"/>
                  <w:vertAlign w:val="baseline"/>
                  <w:lang w:val="en-US" w:eastAsia="zh-CN"/>
                </w:rPr>
                <w:t>A1</w:t>
              </w:r>
            </w:ins>
          </w:p>
        </w:tc>
        <w:tc>
          <w:tcPr>
            <w:tcW w:w="475" w:type="pct"/>
            <w:noWrap w:val="0"/>
            <w:vAlign w:val="top"/>
          </w:tcPr>
          <w:p w14:paraId="0021B17E">
            <w:pPr>
              <w:jc w:val="center"/>
              <w:rPr>
                <w:ins w:id="3319" w:author="LKY" w:date="2026-05-22T20:44:26Z"/>
                <w:rFonts w:hint="default" w:ascii="Times New Roman" w:hAnsi="Times New Roman"/>
                <w:vertAlign w:val="baseline"/>
                <w:lang w:val="en-US" w:eastAsia="zh-CN"/>
              </w:rPr>
            </w:pPr>
            <w:ins w:id="3320" w:author="LKY" w:date="2026-05-22T20:44:26Z">
              <w:r>
                <w:rPr>
                  <w:rFonts w:hint="eastAsia" w:ascii="Times New Roman" w:hAnsi="Times New Roman"/>
                  <w:vertAlign w:val="baseline"/>
                  <w:lang w:val="en-US" w:eastAsia="zh-CN"/>
                </w:rPr>
                <w:t>A2</w:t>
              </w:r>
            </w:ins>
          </w:p>
        </w:tc>
        <w:tc>
          <w:tcPr>
            <w:tcW w:w="475" w:type="pct"/>
            <w:noWrap w:val="0"/>
            <w:vAlign w:val="top"/>
          </w:tcPr>
          <w:p w14:paraId="5380C4B7">
            <w:pPr>
              <w:jc w:val="center"/>
              <w:rPr>
                <w:ins w:id="3321" w:author="LKY" w:date="2026-05-22T20:44:26Z"/>
                <w:rFonts w:hint="default" w:ascii="Times New Roman" w:hAnsi="Times New Roman"/>
                <w:vertAlign w:val="baseline"/>
                <w:lang w:val="en-US" w:eastAsia="zh-CN"/>
              </w:rPr>
            </w:pPr>
            <w:ins w:id="3322" w:author="LKY" w:date="2026-05-22T20:44:26Z">
              <w:r>
                <w:rPr>
                  <w:rFonts w:hint="eastAsia" w:ascii="Times New Roman" w:hAnsi="Times New Roman"/>
                  <w:vertAlign w:val="baseline"/>
                  <w:lang w:val="en-US" w:eastAsia="zh-CN"/>
                </w:rPr>
                <w:t>A3</w:t>
              </w:r>
            </w:ins>
          </w:p>
        </w:tc>
        <w:tc>
          <w:tcPr>
            <w:tcW w:w="475" w:type="pct"/>
            <w:noWrap w:val="0"/>
            <w:vAlign w:val="top"/>
          </w:tcPr>
          <w:p w14:paraId="0E46E294">
            <w:pPr>
              <w:jc w:val="center"/>
              <w:rPr>
                <w:ins w:id="3323" w:author="LKY" w:date="2026-05-22T20:44:26Z"/>
                <w:rFonts w:hint="default" w:ascii="Times New Roman" w:hAnsi="Times New Roman"/>
                <w:vertAlign w:val="baseline"/>
                <w:lang w:val="en-US" w:eastAsia="zh-CN"/>
              </w:rPr>
            </w:pPr>
            <w:ins w:id="3324" w:author="LKY" w:date="2026-05-22T20:44:26Z">
              <w:r>
                <w:rPr>
                  <w:rFonts w:hint="eastAsia" w:ascii="Times New Roman" w:hAnsi="Times New Roman"/>
                  <w:vertAlign w:val="baseline"/>
                  <w:lang w:val="en-US" w:eastAsia="zh-CN"/>
                </w:rPr>
                <w:t>A4</w:t>
              </w:r>
            </w:ins>
          </w:p>
        </w:tc>
        <w:tc>
          <w:tcPr>
            <w:tcW w:w="475" w:type="pct"/>
            <w:noWrap w:val="0"/>
            <w:vAlign w:val="top"/>
          </w:tcPr>
          <w:p w14:paraId="1E43D995">
            <w:pPr>
              <w:jc w:val="center"/>
              <w:rPr>
                <w:ins w:id="3325" w:author="LKY" w:date="2026-05-22T20:44:26Z"/>
                <w:rFonts w:hint="default" w:ascii="Times New Roman" w:hAnsi="Times New Roman"/>
                <w:vertAlign w:val="baseline"/>
                <w:lang w:val="en-US" w:eastAsia="zh-CN"/>
              </w:rPr>
            </w:pPr>
            <w:ins w:id="3326" w:author="LKY" w:date="2026-05-22T20:44:26Z">
              <w:r>
                <w:rPr>
                  <w:rFonts w:hint="eastAsia" w:ascii="Times New Roman" w:hAnsi="Times New Roman"/>
                  <w:vertAlign w:val="baseline"/>
                  <w:lang w:val="en-US" w:eastAsia="zh-CN"/>
                </w:rPr>
                <w:t>A5</w:t>
              </w:r>
            </w:ins>
          </w:p>
        </w:tc>
        <w:tc>
          <w:tcPr>
            <w:tcW w:w="475" w:type="pct"/>
            <w:noWrap w:val="0"/>
            <w:vAlign w:val="top"/>
          </w:tcPr>
          <w:p w14:paraId="5356C7A8">
            <w:pPr>
              <w:jc w:val="center"/>
              <w:rPr>
                <w:ins w:id="3327" w:author="LKY" w:date="2026-05-22T20:44:26Z"/>
                <w:rFonts w:hint="default" w:ascii="Times New Roman" w:hAnsi="Times New Roman"/>
                <w:vertAlign w:val="baseline"/>
                <w:lang w:val="en-US" w:eastAsia="zh-CN"/>
              </w:rPr>
            </w:pPr>
            <w:ins w:id="3328" w:author="LKY" w:date="2026-05-22T20:44:26Z">
              <w:r>
                <w:rPr>
                  <w:rFonts w:hint="eastAsia" w:ascii="Times New Roman" w:hAnsi="Times New Roman"/>
                  <w:vertAlign w:val="baseline"/>
                  <w:lang w:val="en-US" w:eastAsia="zh-CN"/>
                </w:rPr>
                <w:t>A6</w:t>
              </w:r>
            </w:ins>
          </w:p>
        </w:tc>
        <w:tc>
          <w:tcPr>
            <w:tcW w:w="475" w:type="pct"/>
            <w:noWrap w:val="0"/>
            <w:vAlign w:val="top"/>
          </w:tcPr>
          <w:p w14:paraId="34A610B8">
            <w:pPr>
              <w:jc w:val="center"/>
              <w:rPr>
                <w:ins w:id="3329" w:author="LKY" w:date="2026-05-22T20:44:26Z"/>
                <w:rFonts w:hint="default" w:ascii="Times New Roman" w:hAnsi="Times New Roman"/>
                <w:vertAlign w:val="baseline"/>
                <w:lang w:val="en-US" w:eastAsia="zh-CN"/>
              </w:rPr>
            </w:pPr>
            <w:ins w:id="3330" w:author="LKY" w:date="2026-05-22T20:44:26Z">
              <w:r>
                <w:rPr>
                  <w:rFonts w:hint="eastAsia" w:ascii="Times New Roman" w:hAnsi="Times New Roman"/>
                  <w:vertAlign w:val="baseline"/>
                  <w:lang w:val="en-US" w:eastAsia="zh-CN"/>
                </w:rPr>
                <w:t>A7</w:t>
              </w:r>
            </w:ins>
          </w:p>
        </w:tc>
        <w:tc>
          <w:tcPr>
            <w:tcW w:w="620" w:type="pct"/>
            <w:noWrap w:val="0"/>
            <w:vAlign w:val="top"/>
          </w:tcPr>
          <w:p w14:paraId="36CCF393">
            <w:pPr>
              <w:jc w:val="center"/>
              <w:rPr>
                <w:ins w:id="3331" w:author="LKY" w:date="2026-05-22T20:44:26Z"/>
                <w:rFonts w:hint="default" w:ascii="Times New Roman" w:hAnsi="Times New Roman"/>
                <w:vertAlign w:val="baseline"/>
                <w:lang w:val="en-US" w:eastAsia="zh-CN"/>
              </w:rPr>
            </w:pPr>
            <w:ins w:id="3332" w:author="LKY" w:date="2026-05-22T20:44:26Z">
              <w:r>
                <w:rPr>
                  <w:rFonts w:hint="eastAsia" w:ascii="Times New Roman" w:hAnsi="Times New Roman"/>
                  <w:vertAlign w:val="baseline"/>
                  <w:lang w:val="en-US" w:eastAsia="zh-CN"/>
                </w:rPr>
                <w:t>A8</w:t>
              </w:r>
            </w:ins>
          </w:p>
        </w:tc>
        <w:tc>
          <w:tcPr>
            <w:tcW w:w="495" w:type="pct"/>
            <w:noWrap w:val="0"/>
            <w:vAlign w:val="top"/>
          </w:tcPr>
          <w:p w14:paraId="57DB31B1">
            <w:pPr>
              <w:jc w:val="center"/>
              <w:rPr>
                <w:ins w:id="3333" w:author="LKY" w:date="2026-05-22T20:44:26Z"/>
                <w:rFonts w:hint="default" w:ascii="Times New Roman" w:hAnsi="Times New Roman"/>
                <w:vertAlign w:val="baseline"/>
                <w:lang w:val="en-US" w:eastAsia="zh-CN"/>
              </w:rPr>
            </w:pPr>
            <w:ins w:id="3334" w:author="LKY" w:date="2026-05-22T20:44:26Z">
              <w:r>
                <w:rPr>
                  <w:rFonts w:hint="eastAsia" w:ascii="Times New Roman" w:hAnsi="Times New Roman"/>
                  <w:vertAlign w:val="baseline"/>
                  <w:lang w:val="en-US" w:eastAsia="zh-CN"/>
                </w:rPr>
                <w:t>A9</w:t>
              </w:r>
            </w:ins>
          </w:p>
        </w:tc>
      </w:tr>
      <w:tr w14:paraId="053D4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35" w:author="LKY" w:date="2026-05-22T20:44:26Z"/>
        </w:trPr>
        <w:tc>
          <w:tcPr>
            <w:tcW w:w="552" w:type="pct"/>
            <w:noWrap w:val="0"/>
            <w:vAlign w:val="top"/>
          </w:tcPr>
          <w:p w14:paraId="501905D0">
            <w:pPr>
              <w:jc w:val="center"/>
              <w:rPr>
                <w:ins w:id="3336" w:author="LKY" w:date="2026-05-22T20:44:26Z"/>
                <w:rFonts w:hint="default" w:ascii="Times New Roman" w:hAnsi="Times New Roman"/>
                <w:vertAlign w:val="baseline"/>
                <w:lang w:val="en-US" w:eastAsia="zh-CN"/>
              </w:rPr>
            </w:pPr>
            <w:ins w:id="3337" w:author="LKY" w:date="2026-05-22T20:44:26Z">
              <w:r>
                <w:rPr>
                  <w:rFonts w:hint="eastAsia" w:ascii="Times New Roman" w:hAnsi="Times New Roman"/>
                  <w:vertAlign w:val="baseline"/>
                  <w:lang w:val="en-US" w:eastAsia="zh-CN"/>
                </w:rPr>
                <w:t>名称</w:t>
              </w:r>
            </w:ins>
          </w:p>
        </w:tc>
        <w:tc>
          <w:tcPr>
            <w:tcW w:w="475" w:type="pct"/>
            <w:noWrap w:val="0"/>
            <w:vAlign w:val="top"/>
          </w:tcPr>
          <w:p w14:paraId="6D5E38EC">
            <w:pPr>
              <w:jc w:val="center"/>
              <w:rPr>
                <w:ins w:id="3338" w:author="LKY" w:date="2026-05-22T20:44:26Z"/>
                <w:rFonts w:hint="default" w:ascii="Times New Roman" w:hAnsi="Times New Roman"/>
                <w:vertAlign w:val="baseline"/>
                <w:lang w:val="en-US" w:eastAsia="zh-CN"/>
              </w:rPr>
            </w:pPr>
            <w:ins w:id="3339" w:author="LKY" w:date="2026-05-22T20:44:26Z">
              <w:r>
                <w:rPr>
                  <w:rFonts w:hint="eastAsia" w:ascii="Times New Roman" w:hAnsi="Times New Roman"/>
                  <w:vertAlign w:val="baseline"/>
                  <w:lang w:val="en-US" w:eastAsia="zh-CN"/>
                </w:rPr>
                <w:t>DO16</w:t>
              </w:r>
            </w:ins>
          </w:p>
        </w:tc>
        <w:tc>
          <w:tcPr>
            <w:tcW w:w="475" w:type="pct"/>
            <w:noWrap w:val="0"/>
            <w:vAlign w:val="top"/>
          </w:tcPr>
          <w:p w14:paraId="6F711099">
            <w:pPr>
              <w:jc w:val="center"/>
              <w:rPr>
                <w:ins w:id="3340" w:author="LKY" w:date="2026-05-22T20:44:26Z"/>
                <w:rFonts w:hint="default" w:ascii="Times New Roman" w:hAnsi="Times New Roman"/>
                <w:vertAlign w:val="baseline"/>
                <w:lang w:val="en-US" w:eastAsia="zh-CN"/>
              </w:rPr>
            </w:pPr>
            <w:ins w:id="3341" w:author="LKY" w:date="2026-05-22T20:44:26Z">
              <w:r>
                <w:rPr>
                  <w:rFonts w:hint="eastAsia" w:ascii="Times New Roman" w:hAnsi="Times New Roman"/>
                  <w:vertAlign w:val="baseline"/>
                  <w:lang w:val="en-US" w:eastAsia="zh-CN"/>
                </w:rPr>
                <w:t>DO18</w:t>
              </w:r>
            </w:ins>
          </w:p>
        </w:tc>
        <w:tc>
          <w:tcPr>
            <w:tcW w:w="475" w:type="pct"/>
            <w:noWrap w:val="0"/>
            <w:vAlign w:val="top"/>
          </w:tcPr>
          <w:p w14:paraId="5D1FA831">
            <w:pPr>
              <w:jc w:val="center"/>
              <w:rPr>
                <w:ins w:id="3342" w:author="LKY" w:date="2026-05-22T20:44:26Z"/>
                <w:rFonts w:hint="default" w:ascii="Times New Roman" w:hAnsi="Times New Roman"/>
                <w:vertAlign w:val="baseline"/>
                <w:lang w:val="en-US" w:eastAsia="zh-CN"/>
              </w:rPr>
            </w:pPr>
            <w:ins w:id="3343" w:author="LKY" w:date="2026-05-22T20:44:26Z">
              <w:r>
                <w:rPr>
                  <w:rFonts w:hint="eastAsia" w:ascii="Times New Roman" w:hAnsi="Times New Roman"/>
                  <w:vertAlign w:val="baseline"/>
                  <w:lang w:val="en-US" w:eastAsia="zh-CN"/>
                </w:rPr>
                <w:t>DO20</w:t>
              </w:r>
            </w:ins>
          </w:p>
        </w:tc>
        <w:tc>
          <w:tcPr>
            <w:tcW w:w="475" w:type="pct"/>
            <w:noWrap w:val="0"/>
            <w:vAlign w:val="top"/>
          </w:tcPr>
          <w:p w14:paraId="30C28D07">
            <w:pPr>
              <w:jc w:val="center"/>
              <w:rPr>
                <w:ins w:id="3344" w:author="LKY" w:date="2026-05-22T20:44:26Z"/>
                <w:rFonts w:hint="default" w:ascii="Times New Roman" w:hAnsi="Times New Roman"/>
                <w:vertAlign w:val="baseline"/>
                <w:lang w:val="en-US" w:eastAsia="zh-CN"/>
              </w:rPr>
            </w:pPr>
            <w:ins w:id="3345" w:author="LKY" w:date="2026-05-22T20:44:26Z">
              <w:r>
                <w:rPr>
                  <w:rFonts w:hint="eastAsia" w:ascii="Times New Roman" w:hAnsi="Times New Roman"/>
                  <w:vertAlign w:val="baseline"/>
                  <w:lang w:val="en-US" w:eastAsia="zh-CN"/>
                </w:rPr>
                <w:t>DO22</w:t>
              </w:r>
            </w:ins>
          </w:p>
        </w:tc>
        <w:tc>
          <w:tcPr>
            <w:tcW w:w="475" w:type="pct"/>
            <w:noWrap w:val="0"/>
            <w:vAlign w:val="top"/>
          </w:tcPr>
          <w:p w14:paraId="1087EB79">
            <w:pPr>
              <w:jc w:val="center"/>
              <w:rPr>
                <w:ins w:id="3346" w:author="LKY" w:date="2026-05-22T20:44:26Z"/>
                <w:rFonts w:hint="default" w:ascii="Times New Roman" w:hAnsi="Times New Roman"/>
                <w:vertAlign w:val="baseline"/>
                <w:lang w:val="en-US" w:eastAsia="zh-CN"/>
              </w:rPr>
            </w:pPr>
            <w:ins w:id="3347" w:author="LKY" w:date="2026-05-22T20:44:26Z">
              <w:r>
                <w:rPr>
                  <w:rFonts w:hint="eastAsia" w:ascii="Times New Roman" w:hAnsi="Times New Roman"/>
                  <w:vertAlign w:val="baseline"/>
                  <w:lang w:val="en-US" w:eastAsia="zh-CN"/>
                </w:rPr>
                <w:t>DO24</w:t>
              </w:r>
            </w:ins>
          </w:p>
        </w:tc>
        <w:tc>
          <w:tcPr>
            <w:tcW w:w="475" w:type="pct"/>
            <w:noWrap w:val="0"/>
            <w:vAlign w:val="top"/>
          </w:tcPr>
          <w:p w14:paraId="56693B90">
            <w:pPr>
              <w:jc w:val="center"/>
              <w:rPr>
                <w:ins w:id="3348" w:author="LKY" w:date="2026-05-22T20:44:26Z"/>
                <w:rFonts w:hint="default" w:ascii="Times New Roman" w:hAnsi="Times New Roman"/>
                <w:vertAlign w:val="baseline"/>
                <w:lang w:val="en-US" w:eastAsia="zh-CN"/>
              </w:rPr>
            </w:pPr>
            <w:ins w:id="3349" w:author="LKY" w:date="2026-05-22T20:44:26Z">
              <w:r>
                <w:rPr>
                  <w:rFonts w:hint="eastAsia" w:ascii="Times New Roman" w:hAnsi="Times New Roman"/>
                  <w:vertAlign w:val="baseline"/>
                  <w:lang w:val="en-US" w:eastAsia="zh-CN"/>
                </w:rPr>
                <w:t>DO26</w:t>
              </w:r>
            </w:ins>
          </w:p>
        </w:tc>
        <w:tc>
          <w:tcPr>
            <w:tcW w:w="475" w:type="pct"/>
            <w:noWrap w:val="0"/>
            <w:vAlign w:val="top"/>
          </w:tcPr>
          <w:p w14:paraId="79093E60">
            <w:pPr>
              <w:jc w:val="center"/>
              <w:rPr>
                <w:ins w:id="3350" w:author="LKY" w:date="2026-05-22T20:44:26Z"/>
                <w:rFonts w:hint="default" w:ascii="Times New Roman" w:hAnsi="Times New Roman"/>
                <w:vertAlign w:val="baseline"/>
                <w:lang w:val="en-US" w:eastAsia="zh-CN"/>
              </w:rPr>
            </w:pPr>
            <w:ins w:id="3351" w:author="LKY" w:date="2026-05-22T20:44:26Z">
              <w:r>
                <w:rPr>
                  <w:rFonts w:hint="eastAsia" w:ascii="Times New Roman" w:hAnsi="Times New Roman"/>
                  <w:vertAlign w:val="baseline"/>
                  <w:lang w:val="en-US" w:eastAsia="zh-CN"/>
                </w:rPr>
                <w:t>DO28</w:t>
              </w:r>
            </w:ins>
          </w:p>
        </w:tc>
        <w:tc>
          <w:tcPr>
            <w:tcW w:w="620" w:type="pct"/>
            <w:noWrap w:val="0"/>
            <w:vAlign w:val="top"/>
          </w:tcPr>
          <w:p w14:paraId="1BBB9C02">
            <w:pPr>
              <w:jc w:val="center"/>
              <w:rPr>
                <w:ins w:id="3352" w:author="LKY" w:date="2026-05-22T20:44:26Z"/>
                <w:rFonts w:hint="default" w:ascii="Times New Roman" w:hAnsi="Times New Roman"/>
                <w:vertAlign w:val="baseline"/>
                <w:lang w:val="en-US" w:eastAsia="zh-CN"/>
              </w:rPr>
            </w:pPr>
            <w:ins w:id="3353" w:author="LKY" w:date="2026-05-22T20:44:26Z">
              <w:r>
                <w:rPr>
                  <w:rFonts w:hint="eastAsia" w:ascii="Times New Roman" w:hAnsi="Times New Roman"/>
                  <w:vertAlign w:val="baseline"/>
                  <w:lang w:val="en-US" w:eastAsia="zh-CN"/>
                </w:rPr>
                <w:t>DO30</w:t>
              </w:r>
            </w:ins>
          </w:p>
        </w:tc>
        <w:tc>
          <w:tcPr>
            <w:tcW w:w="495" w:type="pct"/>
            <w:noWrap w:val="0"/>
            <w:vAlign w:val="top"/>
          </w:tcPr>
          <w:p w14:paraId="3FD1F133">
            <w:pPr>
              <w:jc w:val="center"/>
              <w:rPr>
                <w:ins w:id="3354" w:author="LKY" w:date="2026-05-22T20:44:26Z"/>
                <w:rFonts w:hint="default" w:ascii="Times New Roman" w:hAnsi="Times New Roman"/>
                <w:vertAlign w:val="baseline"/>
                <w:lang w:val="en-US" w:eastAsia="zh-CN"/>
              </w:rPr>
            </w:pPr>
            <w:ins w:id="3355" w:author="LKY" w:date="2026-05-22T20:44:26Z">
              <w:r>
                <w:rPr>
                  <w:rFonts w:hint="eastAsia" w:ascii="Times New Roman" w:hAnsi="Times New Roman"/>
                  <w:vertAlign w:val="baseline"/>
                  <w:lang w:val="en-US" w:eastAsia="zh-CN"/>
                </w:rPr>
                <w:t>COM</w:t>
              </w:r>
            </w:ins>
          </w:p>
        </w:tc>
      </w:tr>
      <w:tr w14:paraId="19586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56" w:author="LKY" w:date="2026-05-22T20:44:26Z"/>
        </w:trPr>
        <w:tc>
          <w:tcPr>
            <w:tcW w:w="552" w:type="pct"/>
            <w:noWrap w:val="0"/>
            <w:vAlign w:val="top"/>
          </w:tcPr>
          <w:p w14:paraId="25FBC928">
            <w:pPr>
              <w:jc w:val="center"/>
              <w:rPr>
                <w:ins w:id="3357" w:author="LKY" w:date="2026-05-22T20:44:26Z"/>
                <w:rFonts w:hint="default" w:ascii="Times New Roman" w:hAnsi="Times New Roman"/>
                <w:vertAlign w:val="baseline"/>
                <w:lang w:val="en-US" w:eastAsia="zh-CN"/>
              </w:rPr>
            </w:pPr>
            <w:ins w:id="3358" w:author="LKY" w:date="2026-05-22T20:44:26Z">
              <w:r>
                <w:rPr>
                  <w:rFonts w:hint="eastAsia" w:ascii="Times New Roman" w:hAnsi="Times New Roman"/>
                  <w:vertAlign w:val="baseline"/>
                  <w:lang w:val="en-US" w:eastAsia="zh-CN"/>
                </w:rPr>
                <w:t>端口号</w:t>
              </w:r>
            </w:ins>
          </w:p>
        </w:tc>
        <w:tc>
          <w:tcPr>
            <w:tcW w:w="475" w:type="pct"/>
            <w:noWrap w:val="0"/>
            <w:vAlign w:val="top"/>
          </w:tcPr>
          <w:p w14:paraId="5D5C022C">
            <w:pPr>
              <w:jc w:val="center"/>
              <w:rPr>
                <w:ins w:id="3359" w:author="LKY" w:date="2026-05-22T20:44:26Z"/>
                <w:rFonts w:hint="default" w:ascii="Times New Roman" w:hAnsi="Times New Roman"/>
                <w:vertAlign w:val="baseline"/>
                <w:lang w:val="en-US" w:eastAsia="zh-CN"/>
              </w:rPr>
            </w:pPr>
            <w:ins w:id="3360" w:author="LKY" w:date="2026-05-22T20:44:26Z">
              <w:r>
                <w:rPr>
                  <w:rFonts w:hint="eastAsia" w:ascii="Times New Roman" w:hAnsi="Times New Roman"/>
                  <w:vertAlign w:val="baseline"/>
                  <w:lang w:val="en-US" w:eastAsia="zh-CN"/>
                </w:rPr>
                <w:t>B1</w:t>
              </w:r>
            </w:ins>
          </w:p>
        </w:tc>
        <w:tc>
          <w:tcPr>
            <w:tcW w:w="475" w:type="pct"/>
            <w:noWrap w:val="0"/>
            <w:vAlign w:val="top"/>
          </w:tcPr>
          <w:p w14:paraId="09AB7E7C">
            <w:pPr>
              <w:jc w:val="center"/>
              <w:rPr>
                <w:ins w:id="3361" w:author="LKY" w:date="2026-05-22T20:44:26Z"/>
                <w:rFonts w:hint="default" w:ascii="Times New Roman" w:hAnsi="Times New Roman"/>
                <w:vertAlign w:val="baseline"/>
                <w:lang w:val="en-US" w:eastAsia="zh-CN"/>
              </w:rPr>
            </w:pPr>
            <w:ins w:id="3362" w:author="LKY" w:date="2026-05-22T20:44:26Z">
              <w:r>
                <w:rPr>
                  <w:rFonts w:hint="eastAsia" w:ascii="Times New Roman" w:hAnsi="Times New Roman"/>
                  <w:vertAlign w:val="baseline"/>
                  <w:lang w:val="en-US" w:eastAsia="zh-CN"/>
                </w:rPr>
                <w:t>B2</w:t>
              </w:r>
            </w:ins>
          </w:p>
        </w:tc>
        <w:tc>
          <w:tcPr>
            <w:tcW w:w="475" w:type="pct"/>
            <w:noWrap w:val="0"/>
            <w:vAlign w:val="top"/>
          </w:tcPr>
          <w:p w14:paraId="059134BD">
            <w:pPr>
              <w:jc w:val="center"/>
              <w:rPr>
                <w:ins w:id="3363" w:author="LKY" w:date="2026-05-22T20:44:26Z"/>
                <w:rFonts w:hint="default" w:ascii="Times New Roman" w:hAnsi="Times New Roman"/>
                <w:vertAlign w:val="baseline"/>
                <w:lang w:val="en-US" w:eastAsia="zh-CN"/>
              </w:rPr>
            </w:pPr>
            <w:ins w:id="3364" w:author="LKY" w:date="2026-05-22T20:44:26Z">
              <w:r>
                <w:rPr>
                  <w:rFonts w:hint="eastAsia" w:ascii="Times New Roman" w:hAnsi="Times New Roman"/>
                  <w:vertAlign w:val="baseline"/>
                  <w:lang w:val="en-US" w:eastAsia="zh-CN"/>
                </w:rPr>
                <w:t>B3</w:t>
              </w:r>
            </w:ins>
          </w:p>
        </w:tc>
        <w:tc>
          <w:tcPr>
            <w:tcW w:w="475" w:type="pct"/>
            <w:noWrap w:val="0"/>
            <w:vAlign w:val="top"/>
          </w:tcPr>
          <w:p w14:paraId="75F839D3">
            <w:pPr>
              <w:jc w:val="center"/>
              <w:rPr>
                <w:ins w:id="3365" w:author="LKY" w:date="2026-05-22T20:44:26Z"/>
                <w:rFonts w:hint="default" w:ascii="Times New Roman" w:hAnsi="Times New Roman"/>
                <w:vertAlign w:val="baseline"/>
                <w:lang w:val="en-US" w:eastAsia="zh-CN"/>
              </w:rPr>
            </w:pPr>
            <w:ins w:id="3366" w:author="LKY" w:date="2026-05-22T20:44:26Z">
              <w:r>
                <w:rPr>
                  <w:rFonts w:hint="eastAsia" w:ascii="Times New Roman" w:hAnsi="Times New Roman"/>
                  <w:vertAlign w:val="baseline"/>
                  <w:lang w:val="en-US" w:eastAsia="zh-CN"/>
                </w:rPr>
                <w:t>B4</w:t>
              </w:r>
            </w:ins>
          </w:p>
        </w:tc>
        <w:tc>
          <w:tcPr>
            <w:tcW w:w="475" w:type="pct"/>
            <w:noWrap w:val="0"/>
            <w:vAlign w:val="top"/>
          </w:tcPr>
          <w:p w14:paraId="01ADF34D">
            <w:pPr>
              <w:jc w:val="center"/>
              <w:rPr>
                <w:ins w:id="3367" w:author="LKY" w:date="2026-05-22T20:44:26Z"/>
                <w:rFonts w:hint="default" w:ascii="Times New Roman" w:hAnsi="Times New Roman"/>
                <w:vertAlign w:val="baseline"/>
                <w:lang w:val="en-US" w:eastAsia="zh-CN"/>
              </w:rPr>
            </w:pPr>
            <w:ins w:id="3368" w:author="LKY" w:date="2026-05-22T20:44:26Z">
              <w:r>
                <w:rPr>
                  <w:rFonts w:hint="eastAsia" w:ascii="Times New Roman" w:hAnsi="Times New Roman"/>
                  <w:vertAlign w:val="baseline"/>
                  <w:lang w:val="en-US" w:eastAsia="zh-CN"/>
                </w:rPr>
                <w:t>B5</w:t>
              </w:r>
            </w:ins>
          </w:p>
        </w:tc>
        <w:tc>
          <w:tcPr>
            <w:tcW w:w="475" w:type="pct"/>
            <w:noWrap w:val="0"/>
            <w:vAlign w:val="top"/>
          </w:tcPr>
          <w:p w14:paraId="5B249D0B">
            <w:pPr>
              <w:jc w:val="center"/>
              <w:rPr>
                <w:ins w:id="3369" w:author="LKY" w:date="2026-05-22T20:44:26Z"/>
                <w:rFonts w:hint="default" w:ascii="Times New Roman" w:hAnsi="Times New Roman"/>
                <w:vertAlign w:val="baseline"/>
                <w:lang w:val="en-US" w:eastAsia="zh-CN"/>
              </w:rPr>
            </w:pPr>
            <w:ins w:id="3370" w:author="LKY" w:date="2026-05-22T20:44:26Z">
              <w:r>
                <w:rPr>
                  <w:rFonts w:hint="eastAsia" w:ascii="Times New Roman" w:hAnsi="Times New Roman"/>
                  <w:vertAlign w:val="baseline"/>
                  <w:lang w:val="en-US" w:eastAsia="zh-CN"/>
                </w:rPr>
                <w:t>B6</w:t>
              </w:r>
            </w:ins>
          </w:p>
        </w:tc>
        <w:tc>
          <w:tcPr>
            <w:tcW w:w="475" w:type="pct"/>
            <w:noWrap w:val="0"/>
            <w:vAlign w:val="top"/>
          </w:tcPr>
          <w:p w14:paraId="2A37D7E5">
            <w:pPr>
              <w:jc w:val="center"/>
              <w:rPr>
                <w:ins w:id="3371" w:author="LKY" w:date="2026-05-22T20:44:26Z"/>
                <w:rFonts w:hint="default" w:ascii="Times New Roman" w:hAnsi="Times New Roman"/>
                <w:vertAlign w:val="baseline"/>
                <w:lang w:val="en-US" w:eastAsia="zh-CN"/>
              </w:rPr>
            </w:pPr>
            <w:ins w:id="3372" w:author="LKY" w:date="2026-05-22T20:44:26Z">
              <w:r>
                <w:rPr>
                  <w:rFonts w:hint="eastAsia" w:ascii="Times New Roman" w:hAnsi="Times New Roman"/>
                  <w:vertAlign w:val="baseline"/>
                  <w:lang w:val="en-US" w:eastAsia="zh-CN"/>
                </w:rPr>
                <w:t>B7</w:t>
              </w:r>
            </w:ins>
          </w:p>
        </w:tc>
        <w:tc>
          <w:tcPr>
            <w:tcW w:w="620" w:type="pct"/>
            <w:noWrap w:val="0"/>
            <w:vAlign w:val="top"/>
          </w:tcPr>
          <w:p w14:paraId="009778A3">
            <w:pPr>
              <w:jc w:val="center"/>
              <w:rPr>
                <w:ins w:id="3373" w:author="LKY" w:date="2026-05-22T20:44:26Z"/>
                <w:rFonts w:hint="default" w:ascii="Times New Roman" w:hAnsi="Times New Roman"/>
                <w:vertAlign w:val="baseline"/>
                <w:lang w:val="en-US" w:eastAsia="zh-CN"/>
              </w:rPr>
            </w:pPr>
            <w:ins w:id="3374" w:author="LKY" w:date="2026-05-22T20:44:26Z">
              <w:r>
                <w:rPr>
                  <w:rFonts w:hint="eastAsia" w:ascii="Times New Roman" w:hAnsi="Times New Roman"/>
                  <w:vertAlign w:val="baseline"/>
                  <w:lang w:val="en-US" w:eastAsia="zh-CN"/>
                </w:rPr>
                <w:t>B8</w:t>
              </w:r>
            </w:ins>
          </w:p>
        </w:tc>
        <w:tc>
          <w:tcPr>
            <w:tcW w:w="495" w:type="pct"/>
            <w:noWrap w:val="0"/>
            <w:vAlign w:val="top"/>
          </w:tcPr>
          <w:p w14:paraId="34B7C882">
            <w:pPr>
              <w:jc w:val="center"/>
              <w:rPr>
                <w:ins w:id="3375" w:author="LKY" w:date="2026-05-22T20:44:26Z"/>
                <w:rFonts w:hint="default" w:ascii="Times New Roman" w:hAnsi="Times New Roman"/>
                <w:vertAlign w:val="baseline"/>
                <w:lang w:val="en-US" w:eastAsia="zh-CN"/>
              </w:rPr>
            </w:pPr>
            <w:ins w:id="3376" w:author="LKY" w:date="2026-05-22T20:44:26Z">
              <w:r>
                <w:rPr>
                  <w:rFonts w:hint="eastAsia" w:ascii="Times New Roman" w:hAnsi="Times New Roman"/>
                  <w:vertAlign w:val="baseline"/>
                  <w:lang w:val="en-US" w:eastAsia="zh-CN"/>
                </w:rPr>
                <w:t>B9</w:t>
              </w:r>
            </w:ins>
          </w:p>
        </w:tc>
      </w:tr>
      <w:tr w14:paraId="4F1B1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77" w:author="LKY" w:date="2026-05-22T20:44:26Z"/>
        </w:trPr>
        <w:tc>
          <w:tcPr>
            <w:tcW w:w="552" w:type="pct"/>
            <w:noWrap w:val="0"/>
            <w:vAlign w:val="top"/>
          </w:tcPr>
          <w:p w14:paraId="167EC22D">
            <w:pPr>
              <w:jc w:val="center"/>
              <w:rPr>
                <w:ins w:id="3378" w:author="LKY" w:date="2026-05-22T20:44:26Z"/>
                <w:rFonts w:hint="default" w:ascii="Times New Roman" w:hAnsi="Times New Roman"/>
                <w:vertAlign w:val="baseline"/>
                <w:lang w:val="en-US" w:eastAsia="zh-CN"/>
              </w:rPr>
            </w:pPr>
            <w:ins w:id="3379" w:author="LKY" w:date="2026-05-22T20:44:26Z">
              <w:r>
                <w:rPr>
                  <w:rFonts w:hint="eastAsia" w:ascii="Times New Roman" w:hAnsi="Times New Roman"/>
                  <w:vertAlign w:val="baseline"/>
                  <w:lang w:val="en-US" w:eastAsia="zh-CN"/>
                </w:rPr>
                <w:t>名称</w:t>
              </w:r>
            </w:ins>
          </w:p>
        </w:tc>
        <w:tc>
          <w:tcPr>
            <w:tcW w:w="475" w:type="pct"/>
            <w:noWrap w:val="0"/>
            <w:vAlign w:val="top"/>
          </w:tcPr>
          <w:p w14:paraId="623018AD">
            <w:pPr>
              <w:jc w:val="center"/>
              <w:rPr>
                <w:ins w:id="3380" w:author="LKY" w:date="2026-05-22T20:44:26Z"/>
                <w:rFonts w:hint="default" w:ascii="Times New Roman" w:hAnsi="Times New Roman"/>
                <w:vertAlign w:val="baseline"/>
                <w:lang w:val="en-US" w:eastAsia="zh-CN"/>
              </w:rPr>
            </w:pPr>
            <w:ins w:id="3381" w:author="LKY" w:date="2026-05-22T20:44:26Z">
              <w:r>
                <w:rPr>
                  <w:rFonts w:hint="eastAsia" w:ascii="Times New Roman" w:hAnsi="Times New Roman"/>
                  <w:vertAlign w:val="baseline"/>
                  <w:lang w:val="en-US" w:eastAsia="zh-CN"/>
                </w:rPr>
                <w:t>DO1</w:t>
              </w:r>
            </w:ins>
          </w:p>
        </w:tc>
        <w:tc>
          <w:tcPr>
            <w:tcW w:w="475" w:type="pct"/>
            <w:noWrap w:val="0"/>
            <w:vAlign w:val="top"/>
          </w:tcPr>
          <w:p w14:paraId="1A07771D">
            <w:pPr>
              <w:jc w:val="center"/>
              <w:rPr>
                <w:ins w:id="3382" w:author="LKY" w:date="2026-05-22T20:44:26Z"/>
                <w:rFonts w:hint="default" w:ascii="Times New Roman" w:hAnsi="Times New Roman"/>
                <w:vertAlign w:val="baseline"/>
                <w:lang w:val="en-US" w:eastAsia="zh-CN"/>
              </w:rPr>
            </w:pPr>
            <w:ins w:id="3383" w:author="LKY" w:date="2026-05-22T20:44:26Z">
              <w:r>
                <w:rPr>
                  <w:rFonts w:hint="eastAsia" w:ascii="Times New Roman" w:hAnsi="Times New Roman"/>
                  <w:vertAlign w:val="baseline"/>
                  <w:lang w:val="en-US" w:eastAsia="zh-CN"/>
                </w:rPr>
                <w:t>DO3</w:t>
              </w:r>
            </w:ins>
          </w:p>
        </w:tc>
        <w:tc>
          <w:tcPr>
            <w:tcW w:w="475" w:type="pct"/>
            <w:noWrap w:val="0"/>
            <w:vAlign w:val="top"/>
          </w:tcPr>
          <w:p w14:paraId="5F04D5AA">
            <w:pPr>
              <w:jc w:val="center"/>
              <w:rPr>
                <w:ins w:id="3384" w:author="LKY" w:date="2026-05-22T20:44:26Z"/>
                <w:rFonts w:hint="default" w:ascii="Times New Roman" w:hAnsi="Times New Roman"/>
                <w:vertAlign w:val="baseline"/>
                <w:lang w:val="en-US" w:eastAsia="zh-CN"/>
              </w:rPr>
            </w:pPr>
            <w:ins w:id="3385" w:author="LKY" w:date="2026-05-22T20:44:26Z">
              <w:r>
                <w:rPr>
                  <w:rFonts w:hint="eastAsia" w:ascii="Times New Roman" w:hAnsi="Times New Roman"/>
                  <w:vertAlign w:val="baseline"/>
                  <w:lang w:val="en-US" w:eastAsia="zh-CN"/>
                </w:rPr>
                <w:t>DO5</w:t>
              </w:r>
            </w:ins>
          </w:p>
        </w:tc>
        <w:tc>
          <w:tcPr>
            <w:tcW w:w="475" w:type="pct"/>
            <w:noWrap w:val="0"/>
            <w:vAlign w:val="top"/>
          </w:tcPr>
          <w:p w14:paraId="1937BAF7">
            <w:pPr>
              <w:jc w:val="center"/>
              <w:rPr>
                <w:ins w:id="3386" w:author="LKY" w:date="2026-05-22T20:44:26Z"/>
                <w:rFonts w:hint="default" w:ascii="Times New Roman" w:hAnsi="Times New Roman"/>
                <w:vertAlign w:val="baseline"/>
                <w:lang w:val="en-US" w:eastAsia="zh-CN"/>
              </w:rPr>
            </w:pPr>
            <w:ins w:id="3387" w:author="LKY" w:date="2026-05-22T20:44:26Z">
              <w:r>
                <w:rPr>
                  <w:rFonts w:hint="eastAsia" w:ascii="Times New Roman" w:hAnsi="Times New Roman"/>
                  <w:vertAlign w:val="baseline"/>
                  <w:lang w:val="en-US" w:eastAsia="zh-CN"/>
                </w:rPr>
                <w:t>DO7</w:t>
              </w:r>
            </w:ins>
          </w:p>
        </w:tc>
        <w:tc>
          <w:tcPr>
            <w:tcW w:w="475" w:type="pct"/>
            <w:noWrap w:val="0"/>
            <w:vAlign w:val="top"/>
          </w:tcPr>
          <w:p w14:paraId="6F0799B7">
            <w:pPr>
              <w:jc w:val="center"/>
              <w:rPr>
                <w:ins w:id="3388" w:author="LKY" w:date="2026-05-22T20:44:26Z"/>
                <w:rFonts w:hint="default" w:ascii="Times New Roman" w:hAnsi="Times New Roman"/>
                <w:vertAlign w:val="baseline"/>
                <w:lang w:val="en-US" w:eastAsia="zh-CN"/>
              </w:rPr>
            </w:pPr>
            <w:ins w:id="3389" w:author="LKY" w:date="2026-05-22T20:44:26Z">
              <w:r>
                <w:rPr>
                  <w:rFonts w:hint="eastAsia" w:ascii="Times New Roman" w:hAnsi="Times New Roman"/>
                  <w:vertAlign w:val="baseline"/>
                  <w:lang w:val="en-US" w:eastAsia="zh-CN"/>
                </w:rPr>
                <w:t>DO9</w:t>
              </w:r>
            </w:ins>
          </w:p>
        </w:tc>
        <w:tc>
          <w:tcPr>
            <w:tcW w:w="475" w:type="pct"/>
            <w:noWrap w:val="0"/>
            <w:vAlign w:val="top"/>
          </w:tcPr>
          <w:p w14:paraId="061F3767">
            <w:pPr>
              <w:jc w:val="center"/>
              <w:rPr>
                <w:ins w:id="3390" w:author="LKY" w:date="2026-05-22T20:44:26Z"/>
                <w:rFonts w:hint="default" w:ascii="Times New Roman" w:hAnsi="Times New Roman"/>
                <w:vertAlign w:val="baseline"/>
                <w:lang w:val="en-US" w:eastAsia="zh-CN"/>
              </w:rPr>
            </w:pPr>
            <w:ins w:id="3391" w:author="LKY" w:date="2026-05-22T20:44:26Z">
              <w:r>
                <w:rPr>
                  <w:rFonts w:hint="eastAsia" w:ascii="Times New Roman" w:hAnsi="Times New Roman"/>
                  <w:vertAlign w:val="baseline"/>
                  <w:lang w:val="en-US" w:eastAsia="zh-CN"/>
                </w:rPr>
                <w:t>DO11</w:t>
              </w:r>
            </w:ins>
          </w:p>
        </w:tc>
        <w:tc>
          <w:tcPr>
            <w:tcW w:w="475" w:type="pct"/>
            <w:noWrap w:val="0"/>
            <w:vAlign w:val="top"/>
          </w:tcPr>
          <w:p w14:paraId="6962935C">
            <w:pPr>
              <w:jc w:val="center"/>
              <w:rPr>
                <w:ins w:id="3392" w:author="LKY" w:date="2026-05-22T20:44:26Z"/>
                <w:rFonts w:hint="default" w:ascii="Times New Roman" w:hAnsi="Times New Roman"/>
                <w:vertAlign w:val="baseline"/>
                <w:lang w:val="en-US" w:eastAsia="zh-CN"/>
              </w:rPr>
            </w:pPr>
            <w:ins w:id="3393" w:author="LKY" w:date="2026-05-22T20:44:26Z">
              <w:r>
                <w:rPr>
                  <w:rFonts w:hint="eastAsia" w:ascii="Times New Roman" w:hAnsi="Times New Roman"/>
                  <w:vertAlign w:val="baseline"/>
                  <w:lang w:val="en-US" w:eastAsia="zh-CN"/>
                </w:rPr>
                <w:t>DO13</w:t>
              </w:r>
            </w:ins>
          </w:p>
        </w:tc>
        <w:tc>
          <w:tcPr>
            <w:tcW w:w="620" w:type="pct"/>
            <w:noWrap w:val="0"/>
            <w:vAlign w:val="top"/>
          </w:tcPr>
          <w:p w14:paraId="2602F51E">
            <w:pPr>
              <w:jc w:val="center"/>
              <w:rPr>
                <w:ins w:id="3394" w:author="LKY" w:date="2026-05-22T20:44:26Z"/>
                <w:rFonts w:hint="default" w:ascii="Times New Roman" w:hAnsi="Times New Roman"/>
                <w:vertAlign w:val="baseline"/>
                <w:lang w:val="en-US" w:eastAsia="zh-CN"/>
              </w:rPr>
            </w:pPr>
            <w:ins w:id="3395" w:author="LKY" w:date="2026-05-22T20:44:26Z">
              <w:r>
                <w:rPr>
                  <w:rFonts w:hint="eastAsia" w:ascii="Times New Roman" w:hAnsi="Times New Roman"/>
                  <w:vertAlign w:val="baseline"/>
                  <w:lang w:val="en-US" w:eastAsia="zh-CN"/>
                </w:rPr>
                <w:t>DO15</w:t>
              </w:r>
            </w:ins>
          </w:p>
        </w:tc>
        <w:tc>
          <w:tcPr>
            <w:tcW w:w="495" w:type="pct"/>
            <w:noWrap w:val="0"/>
            <w:vAlign w:val="top"/>
          </w:tcPr>
          <w:p w14:paraId="2A1BD563">
            <w:pPr>
              <w:jc w:val="center"/>
              <w:rPr>
                <w:ins w:id="3396" w:author="LKY" w:date="2026-05-22T20:44:26Z"/>
                <w:rFonts w:hint="default" w:ascii="Times New Roman" w:hAnsi="Times New Roman"/>
                <w:vertAlign w:val="baseline"/>
                <w:lang w:val="en-US" w:eastAsia="zh-CN"/>
              </w:rPr>
            </w:pPr>
            <w:ins w:id="3397" w:author="LKY" w:date="2026-05-22T20:44:26Z">
              <w:r>
                <w:rPr>
                  <w:rFonts w:hint="eastAsia" w:ascii="Times New Roman" w:hAnsi="Times New Roman"/>
                  <w:vertAlign w:val="baseline"/>
                  <w:lang w:val="en-US" w:eastAsia="zh-CN"/>
                </w:rPr>
                <w:t>PE</w:t>
              </w:r>
            </w:ins>
          </w:p>
        </w:tc>
      </w:tr>
      <w:tr w14:paraId="5CA85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398" w:author="LKY" w:date="2026-05-22T20:44:26Z"/>
        </w:trPr>
        <w:tc>
          <w:tcPr>
            <w:tcW w:w="552" w:type="pct"/>
            <w:noWrap w:val="0"/>
            <w:vAlign w:val="top"/>
          </w:tcPr>
          <w:p w14:paraId="78DF4EE0">
            <w:pPr>
              <w:jc w:val="center"/>
              <w:rPr>
                <w:ins w:id="3399" w:author="LKY" w:date="2026-05-22T20:44:26Z"/>
                <w:rFonts w:hint="default" w:ascii="Times New Roman" w:hAnsi="Times New Roman"/>
                <w:vertAlign w:val="baseline"/>
                <w:lang w:val="en-US" w:eastAsia="zh-CN"/>
              </w:rPr>
            </w:pPr>
            <w:ins w:id="3400" w:author="LKY" w:date="2026-05-22T20:44:26Z">
              <w:r>
                <w:rPr>
                  <w:rFonts w:hint="eastAsia" w:ascii="Times New Roman" w:hAnsi="Times New Roman"/>
                  <w:vertAlign w:val="baseline"/>
                  <w:lang w:val="en-US" w:eastAsia="zh-CN"/>
                </w:rPr>
                <w:t>端口号</w:t>
              </w:r>
            </w:ins>
          </w:p>
        </w:tc>
        <w:tc>
          <w:tcPr>
            <w:tcW w:w="475" w:type="pct"/>
            <w:noWrap w:val="0"/>
            <w:vAlign w:val="top"/>
          </w:tcPr>
          <w:p w14:paraId="7759E801">
            <w:pPr>
              <w:jc w:val="center"/>
              <w:rPr>
                <w:ins w:id="3401" w:author="LKY" w:date="2026-05-22T20:44:26Z"/>
                <w:rFonts w:hint="default" w:ascii="Times New Roman" w:hAnsi="Times New Roman"/>
                <w:vertAlign w:val="baseline"/>
                <w:lang w:val="en-US" w:eastAsia="zh-CN"/>
              </w:rPr>
            </w:pPr>
            <w:ins w:id="3402" w:author="LKY" w:date="2026-05-22T20:44:26Z">
              <w:r>
                <w:rPr>
                  <w:rFonts w:hint="eastAsia" w:ascii="Times New Roman" w:hAnsi="Times New Roman"/>
                  <w:vertAlign w:val="baseline"/>
                  <w:lang w:val="en-US" w:eastAsia="zh-CN"/>
                </w:rPr>
                <w:t>A1</w:t>
              </w:r>
            </w:ins>
          </w:p>
        </w:tc>
        <w:tc>
          <w:tcPr>
            <w:tcW w:w="475" w:type="pct"/>
            <w:noWrap w:val="0"/>
            <w:vAlign w:val="top"/>
          </w:tcPr>
          <w:p w14:paraId="028390BF">
            <w:pPr>
              <w:jc w:val="center"/>
              <w:rPr>
                <w:ins w:id="3403" w:author="LKY" w:date="2026-05-22T20:44:26Z"/>
                <w:rFonts w:hint="default" w:ascii="Times New Roman" w:hAnsi="Times New Roman"/>
                <w:vertAlign w:val="baseline"/>
                <w:lang w:val="en-US" w:eastAsia="zh-CN"/>
              </w:rPr>
            </w:pPr>
            <w:ins w:id="3404" w:author="LKY" w:date="2026-05-22T20:44:26Z">
              <w:r>
                <w:rPr>
                  <w:rFonts w:hint="eastAsia" w:ascii="Times New Roman" w:hAnsi="Times New Roman"/>
                  <w:vertAlign w:val="baseline"/>
                  <w:lang w:val="en-US" w:eastAsia="zh-CN"/>
                </w:rPr>
                <w:t>A2</w:t>
              </w:r>
            </w:ins>
          </w:p>
        </w:tc>
        <w:tc>
          <w:tcPr>
            <w:tcW w:w="475" w:type="pct"/>
            <w:noWrap w:val="0"/>
            <w:vAlign w:val="top"/>
          </w:tcPr>
          <w:p w14:paraId="18784439">
            <w:pPr>
              <w:jc w:val="center"/>
              <w:rPr>
                <w:ins w:id="3405" w:author="LKY" w:date="2026-05-22T20:44:26Z"/>
                <w:rFonts w:hint="default" w:ascii="Times New Roman" w:hAnsi="Times New Roman"/>
                <w:vertAlign w:val="baseline"/>
                <w:lang w:val="en-US" w:eastAsia="zh-CN"/>
              </w:rPr>
            </w:pPr>
            <w:ins w:id="3406" w:author="LKY" w:date="2026-05-22T20:44:26Z">
              <w:r>
                <w:rPr>
                  <w:rFonts w:hint="eastAsia" w:ascii="Times New Roman" w:hAnsi="Times New Roman"/>
                  <w:vertAlign w:val="baseline"/>
                  <w:lang w:val="en-US" w:eastAsia="zh-CN"/>
                </w:rPr>
                <w:t>A3</w:t>
              </w:r>
            </w:ins>
          </w:p>
        </w:tc>
        <w:tc>
          <w:tcPr>
            <w:tcW w:w="475" w:type="pct"/>
            <w:noWrap w:val="0"/>
            <w:vAlign w:val="top"/>
          </w:tcPr>
          <w:p w14:paraId="272B62DA">
            <w:pPr>
              <w:jc w:val="center"/>
              <w:rPr>
                <w:ins w:id="3407" w:author="LKY" w:date="2026-05-22T20:44:26Z"/>
                <w:rFonts w:hint="default" w:ascii="Times New Roman" w:hAnsi="Times New Roman"/>
                <w:vertAlign w:val="baseline"/>
                <w:lang w:val="en-US" w:eastAsia="zh-CN"/>
              </w:rPr>
            </w:pPr>
            <w:ins w:id="3408" w:author="LKY" w:date="2026-05-22T20:44:26Z">
              <w:r>
                <w:rPr>
                  <w:rFonts w:hint="eastAsia" w:ascii="Times New Roman" w:hAnsi="Times New Roman"/>
                  <w:vertAlign w:val="baseline"/>
                  <w:lang w:val="en-US" w:eastAsia="zh-CN"/>
                </w:rPr>
                <w:t>A4</w:t>
              </w:r>
            </w:ins>
          </w:p>
        </w:tc>
        <w:tc>
          <w:tcPr>
            <w:tcW w:w="475" w:type="pct"/>
            <w:noWrap w:val="0"/>
            <w:vAlign w:val="top"/>
          </w:tcPr>
          <w:p w14:paraId="73FC8782">
            <w:pPr>
              <w:jc w:val="center"/>
              <w:rPr>
                <w:ins w:id="3409" w:author="LKY" w:date="2026-05-22T20:44:26Z"/>
                <w:rFonts w:hint="default" w:ascii="Times New Roman" w:hAnsi="Times New Roman"/>
                <w:vertAlign w:val="baseline"/>
                <w:lang w:val="en-US" w:eastAsia="zh-CN"/>
              </w:rPr>
            </w:pPr>
            <w:ins w:id="3410" w:author="LKY" w:date="2026-05-22T20:44:26Z">
              <w:r>
                <w:rPr>
                  <w:rFonts w:hint="eastAsia" w:ascii="Times New Roman" w:hAnsi="Times New Roman"/>
                  <w:vertAlign w:val="baseline"/>
                  <w:lang w:val="en-US" w:eastAsia="zh-CN"/>
                </w:rPr>
                <w:t>A5</w:t>
              </w:r>
            </w:ins>
          </w:p>
        </w:tc>
        <w:tc>
          <w:tcPr>
            <w:tcW w:w="475" w:type="pct"/>
            <w:noWrap w:val="0"/>
            <w:vAlign w:val="top"/>
          </w:tcPr>
          <w:p w14:paraId="68F5F3DD">
            <w:pPr>
              <w:jc w:val="center"/>
              <w:rPr>
                <w:ins w:id="3411" w:author="LKY" w:date="2026-05-22T20:44:26Z"/>
                <w:rFonts w:hint="default" w:ascii="Times New Roman" w:hAnsi="Times New Roman"/>
                <w:vertAlign w:val="baseline"/>
                <w:lang w:val="en-US" w:eastAsia="zh-CN"/>
              </w:rPr>
            </w:pPr>
            <w:ins w:id="3412" w:author="LKY" w:date="2026-05-22T20:44:26Z">
              <w:r>
                <w:rPr>
                  <w:rFonts w:hint="eastAsia" w:ascii="Times New Roman" w:hAnsi="Times New Roman"/>
                  <w:vertAlign w:val="baseline"/>
                  <w:lang w:val="en-US" w:eastAsia="zh-CN"/>
                </w:rPr>
                <w:t>A6</w:t>
              </w:r>
            </w:ins>
          </w:p>
        </w:tc>
        <w:tc>
          <w:tcPr>
            <w:tcW w:w="475" w:type="pct"/>
            <w:noWrap w:val="0"/>
            <w:vAlign w:val="top"/>
          </w:tcPr>
          <w:p w14:paraId="013003B3">
            <w:pPr>
              <w:jc w:val="center"/>
              <w:rPr>
                <w:ins w:id="3413" w:author="LKY" w:date="2026-05-22T20:44:26Z"/>
                <w:rFonts w:hint="default" w:ascii="Times New Roman" w:hAnsi="Times New Roman"/>
                <w:vertAlign w:val="baseline"/>
                <w:lang w:val="en-US" w:eastAsia="zh-CN"/>
              </w:rPr>
            </w:pPr>
            <w:ins w:id="3414" w:author="LKY" w:date="2026-05-22T20:44:26Z">
              <w:r>
                <w:rPr>
                  <w:rFonts w:hint="eastAsia" w:ascii="Times New Roman" w:hAnsi="Times New Roman"/>
                  <w:vertAlign w:val="baseline"/>
                  <w:lang w:val="en-US" w:eastAsia="zh-CN"/>
                </w:rPr>
                <w:t>A7</w:t>
              </w:r>
            </w:ins>
          </w:p>
        </w:tc>
        <w:tc>
          <w:tcPr>
            <w:tcW w:w="620" w:type="pct"/>
            <w:noWrap w:val="0"/>
            <w:vAlign w:val="top"/>
          </w:tcPr>
          <w:p w14:paraId="054CFDAA">
            <w:pPr>
              <w:jc w:val="center"/>
              <w:rPr>
                <w:ins w:id="3415" w:author="LKY" w:date="2026-05-22T20:44:26Z"/>
                <w:rFonts w:hint="default" w:ascii="Times New Roman" w:hAnsi="Times New Roman"/>
                <w:vertAlign w:val="baseline"/>
                <w:lang w:val="en-US" w:eastAsia="zh-CN"/>
              </w:rPr>
            </w:pPr>
            <w:ins w:id="3416" w:author="LKY" w:date="2026-05-22T20:44:26Z">
              <w:r>
                <w:rPr>
                  <w:rFonts w:hint="eastAsia" w:ascii="Times New Roman" w:hAnsi="Times New Roman"/>
                  <w:vertAlign w:val="baseline"/>
                  <w:lang w:val="en-US" w:eastAsia="zh-CN"/>
                </w:rPr>
                <w:t>A8</w:t>
              </w:r>
            </w:ins>
          </w:p>
        </w:tc>
        <w:tc>
          <w:tcPr>
            <w:tcW w:w="495" w:type="pct"/>
            <w:noWrap w:val="0"/>
            <w:vAlign w:val="top"/>
          </w:tcPr>
          <w:p w14:paraId="67C89811">
            <w:pPr>
              <w:jc w:val="center"/>
              <w:rPr>
                <w:ins w:id="3417" w:author="LKY" w:date="2026-05-22T20:44:26Z"/>
                <w:rFonts w:hint="default" w:ascii="Times New Roman" w:hAnsi="Times New Roman"/>
                <w:vertAlign w:val="baseline"/>
                <w:lang w:val="en-US" w:eastAsia="zh-CN"/>
              </w:rPr>
            </w:pPr>
            <w:ins w:id="3418" w:author="LKY" w:date="2026-05-22T20:44:26Z">
              <w:r>
                <w:rPr>
                  <w:rFonts w:hint="eastAsia" w:ascii="Times New Roman" w:hAnsi="Times New Roman"/>
                  <w:vertAlign w:val="baseline"/>
                  <w:lang w:val="en-US" w:eastAsia="zh-CN"/>
                </w:rPr>
                <w:t>A9</w:t>
              </w:r>
            </w:ins>
          </w:p>
        </w:tc>
      </w:tr>
      <w:tr w14:paraId="1760E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19" w:author="LKY" w:date="2026-05-22T20:44:26Z"/>
        </w:trPr>
        <w:tc>
          <w:tcPr>
            <w:tcW w:w="552" w:type="pct"/>
            <w:noWrap w:val="0"/>
            <w:vAlign w:val="top"/>
          </w:tcPr>
          <w:p w14:paraId="63B5D269">
            <w:pPr>
              <w:jc w:val="center"/>
              <w:rPr>
                <w:ins w:id="3420" w:author="LKY" w:date="2026-05-22T20:44:26Z"/>
                <w:rFonts w:hint="default" w:ascii="Times New Roman" w:hAnsi="Times New Roman"/>
                <w:vertAlign w:val="baseline"/>
                <w:lang w:val="en-US" w:eastAsia="zh-CN"/>
              </w:rPr>
            </w:pPr>
            <w:ins w:id="3421" w:author="LKY" w:date="2026-05-22T20:44:26Z">
              <w:r>
                <w:rPr>
                  <w:rFonts w:hint="eastAsia" w:ascii="Times New Roman" w:hAnsi="Times New Roman"/>
                  <w:vertAlign w:val="baseline"/>
                  <w:lang w:val="en-US" w:eastAsia="zh-CN"/>
                </w:rPr>
                <w:t>名称</w:t>
              </w:r>
            </w:ins>
          </w:p>
        </w:tc>
        <w:tc>
          <w:tcPr>
            <w:tcW w:w="475" w:type="pct"/>
            <w:noWrap w:val="0"/>
            <w:vAlign w:val="top"/>
          </w:tcPr>
          <w:p w14:paraId="0F7EADC9">
            <w:pPr>
              <w:jc w:val="center"/>
              <w:rPr>
                <w:ins w:id="3422" w:author="LKY" w:date="2026-05-22T20:44:26Z"/>
                <w:rFonts w:hint="default" w:ascii="Times New Roman" w:hAnsi="Times New Roman"/>
                <w:vertAlign w:val="baseline"/>
                <w:lang w:val="en-US" w:eastAsia="zh-CN"/>
              </w:rPr>
            </w:pPr>
            <w:ins w:id="3423" w:author="LKY" w:date="2026-05-22T20:44:26Z">
              <w:r>
                <w:rPr>
                  <w:rFonts w:hint="eastAsia" w:ascii="Times New Roman" w:hAnsi="Times New Roman"/>
                  <w:vertAlign w:val="baseline"/>
                  <w:lang w:val="en-US" w:eastAsia="zh-CN"/>
                </w:rPr>
                <w:t>DO0</w:t>
              </w:r>
            </w:ins>
          </w:p>
        </w:tc>
        <w:tc>
          <w:tcPr>
            <w:tcW w:w="475" w:type="pct"/>
            <w:noWrap w:val="0"/>
            <w:vAlign w:val="top"/>
          </w:tcPr>
          <w:p w14:paraId="1A230AAC">
            <w:pPr>
              <w:jc w:val="center"/>
              <w:rPr>
                <w:ins w:id="3424" w:author="LKY" w:date="2026-05-22T20:44:26Z"/>
                <w:rFonts w:hint="default" w:ascii="Times New Roman" w:hAnsi="Times New Roman"/>
                <w:vertAlign w:val="baseline"/>
                <w:lang w:val="en-US" w:eastAsia="zh-CN"/>
              </w:rPr>
            </w:pPr>
            <w:ins w:id="3425" w:author="LKY" w:date="2026-05-22T20:44:26Z">
              <w:r>
                <w:rPr>
                  <w:rFonts w:hint="eastAsia" w:ascii="Times New Roman" w:hAnsi="Times New Roman"/>
                  <w:vertAlign w:val="baseline"/>
                  <w:lang w:val="en-US" w:eastAsia="zh-CN"/>
                </w:rPr>
                <w:t>DO2</w:t>
              </w:r>
            </w:ins>
          </w:p>
        </w:tc>
        <w:tc>
          <w:tcPr>
            <w:tcW w:w="475" w:type="pct"/>
            <w:noWrap w:val="0"/>
            <w:vAlign w:val="top"/>
          </w:tcPr>
          <w:p w14:paraId="271D35FA">
            <w:pPr>
              <w:jc w:val="center"/>
              <w:rPr>
                <w:ins w:id="3426" w:author="LKY" w:date="2026-05-22T20:44:26Z"/>
                <w:rFonts w:hint="default" w:ascii="Times New Roman" w:hAnsi="Times New Roman"/>
                <w:vertAlign w:val="baseline"/>
                <w:lang w:val="en-US" w:eastAsia="zh-CN"/>
              </w:rPr>
            </w:pPr>
            <w:ins w:id="3427" w:author="LKY" w:date="2026-05-22T20:44:26Z">
              <w:r>
                <w:rPr>
                  <w:rFonts w:hint="eastAsia" w:ascii="Times New Roman" w:hAnsi="Times New Roman"/>
                  <w:vertAlign w:val="baseline"/>
                  <w:lang w:val="en-US" w:eastAsia="zh-CN"/>
                </w:rPr>
                <w:t>DO4</w:t>
              </w:r>
            </w:ins>
          </w:p>
        </w:tc>
        <w:tc>
          <w:tcPr>
            <w:tcW w:w="475" w:type="pct"/>
            <w:noWrap w:val="0"/>
            <w:vAlign w:val="top"/>
          </w:tcPr>
          <w:p w14:paraId="2FAD7B71">
            <w:pPr>
              <w:jc w:val="center"/>
              <w:rPr>
                <w:ins w:id="3428" w:author="LKY" w:date="2026-05-22T20:44:26Z"/>
                <w:rFonts w:hint="default" w:ascii="Times New Roman" w:hAnsi="Times New Roman"/>
                <w:vertAlign w:val="baseline"/>
                <w:lang w:val="en-US" w:eastAsia="zh-CN"/>
              </w:rPr>
            </w:pPr>
            <w:ins w:id="3429" w:author="LKY" w:date="2026-05-22T20:44:26Z">
              <w:r>
                <w:rPr>
                  <w:rFonts w:hint="eastAsia" w:ascii="Times New Roman" w:hAnsi="Times New Roman"/>
                  <w:vertAlign w:val="baseline"/>
                  <w:lang w:val="en-US" w:eastAsia="zh-CN"/>
                </w:rPr>
                <w:t>DO6</w:t>
              </w:r>
            </w:ins>
          </w:p>
        </w:tc>
        <w:tc>
          <w:tcPr>
            <w:tcW w:w="475" w:type="pct"/>
            <w:noWrap w:val="0"/>
            <w:vAlign w:val="top"/>
          </w:tcPr>
          <w:p w14:paraId="1164BCAB">
            <w:pPr>
              <w:jc w:val="center"/>
              <w:rPr>
                <w:ins w:id="3430" w:author="LKY" w:date="2026-05-22T20:44:26Z"/>
                <w:rFonts w:hint="default" w:ascii="Times New Roman" w:hAnsi="Times New Roman"/>
                <w:vertAlign w:val="baseline"/>
                <w:lang w:val="en-US" w:eastAsia="zh-CN"/>
              </w:rPr>
            </w:pPr>
            <w:ins w:id="3431" w:author="LKY" w:date="2026-05-22T20:44:26Z">
              <w:r>
                <w:rPr>
                  <w:rFonts w:hint="eastAsia" w:ascii="Times New Roman" w:hAnsi="Times New Roman"/>
                  <w:vertAlign w:val="baseline"/>
                  <w:lang w:val="en-US" w:eastAsia="zh-CN"/>
                </w:rPr>
                <w:t>DO8</w:t>
              </w:r>
            </w:ins>
          </w:p>
        </w:tc>
        <w:tc>
          <w:tcPr>
            <w:tcW w:w="475" w:type="pct"/>
            <w:noWrap w:val="0"/>
            <w:vAlign w:val="top"/>
          </w:tcPr>
          <w:p w14:paraId="2A94A6AC">
            <w:pPr>
              <w:jc w:val="center"/>
              <w:rPr>
                <w:ins w:id="3432" w:author="LKY" w:date="2026-05-22T20:44:26Z"/>
                <w:rFonts w:hint="default" w:ascii="Times New Roman" w:hAnsi="Times New Roman"/>
                <w:vertAlign w:val="baseline"/>
                <w:lang w:val="en-US" w:eastAsia="zh-CN"/>
              </w:rPr>
            </w:pPr>
            <w:ins w:id="3433" w:author="LKY" w:date="2026-05-22T20:44:26Z">
              <w:r>
                <w:rPr>
                  <w:rFonts w:hint="eastAsia" w:ascii="Times New Roman" w:hAnsi="Times New Roman"/>
                  <w:vertAlign w:val="baseline"/>
                  <w:lang w:val="en-US" w:eastAsia="zh-CN"/>
                </w:rPr>
                <w:t>DO10</w:t>
              </w:r>
            </w:ins>
          </w:p>
        </w:tc>
        <w:tc>
          <w:tcPr>
            <w:tcW w:w="475" w:type="pct"/>
            <w:noWrap w:val="0"/>
            <w:vAlign w:val="top"/>
          </w:tcPr>
          <w:p w14:paraId="05DE0609">
            <w:pPr>
              <w:jc w:val="center"/>
              <w:rPr>
                <w:ins w:id="3434" w:author="LKY" w:date="2026-05-22T20:44:26Z"/>
                <w:rFonts w:hint="default" w:ascii="Times New Roman" w:hAnsi="Times New Roman"/>
                <w:vertAlign w:val="baseline"/>
                <w:lang w:val="en-US" w:eastAsia="zh-CN"/>
              </w:rPr>
            </w:pPr>
            <w:ins w:id="3435" w:author="LKY" w:date="2026-05-22T20:44:26Z">
              <w:r>
                <w:rPr>
                  <w:rFonts w:hint="eastAsia" w:ascii="Times New Roman" w:hAnsi="Times New Roman"/>
                  <w:vertAlign w:val="baseline"/>
                  <w:lang w:val="en-US" w:eastAsia="zh-CN"/>
                </w:rPr>
                <w:t>DO12</w:t>
              </w:r>
            </w:ins>
          </w:p>
        </w:tc>
        <w:tc>
          <w:tcPr>
            <w:tcW w:w="620" w:type="pct"/>
            <w:noWrap w:val="0"/>
            <w:vAlign w:val="top"/>
          </w:tcPr>
          <w:p w14:paraId="76847E6A">
            <w:pPr>
              <w:jc w:val="center"/>
              <w:rPr>
                <w:ins w:id="3436" w:author="LKY" w:date="2026-05-22T20:44:26Z"/>
                <w:rFonts w:hint="default" w:ascii="Times New Roman" w:hAnsi="Times New Roman"/>
                <w:vertAlign w:val="baseline"/>
                <w:lang w:val="en-US" w:eastAsia="zh-CN"/>
              </w:rPr>
            </w:pPr>
            <w:ins w:id="3437" w:author="LKY" w:date="2026-05-22T20:44:26Z">
              <w:r>
                <w:rPr>
                  <w:rFonts w:hint="eastAsia" w:ascii="Times New Roman" w:hAnsi="Times New Roman"/>
                  <w:vertAlign w:val="baseline"/>
                  <w:lang w:val="en-US" w:eastAsia="zh-CN"/>
                </w:rPr>
                <w:t>DO14</w:t>
              </w:r>
            </w:ins>
          </w:p>
        </w:tc>
        <w:tc>
          <w:tcPr>
            <w:tcW w:w="495" w:type="pct"/>
            <w:noWrap w:val="0"/>
            <w:vAlign w:val="top"/>
          </w:tcPr>
          <w:p w14:paraId="116DB6A4">
            <w:pPr>
              <w:jc w:val="center"/>
              <w:rPr>
                <w:ins w:id="3438" w:author="LKY" w:date="2026-05-22T20:44:26Z"/>
                <w:rFonts w:hint="default" w:ascii="Times New Roman" w:hAnsi="Times New Roman"/>
                <w:vertAlign w:val="baseline"/>
                <w:lang w:val="en-US" w:eastAsia="zh-CN"/>
              </w:rPr>
            </w:pPr>
            <w:ins w:id="3439" w:author="LKY" w:date="2026-05-22T20:44:26Z">
              <w:r>
                <w:rPr>
                  <w:rFonts w:hint="eastAsia" w:ascii="Times New Roman" w:hAnsi="Times New Roman"/>
                  <w:vertAlign w:val="baseline"/>
                  <w:lang w:val="en-US" w:eastAsia="zh-CN"/>
                </w:rPr>
                <w:t>COM</w:t>
              </w:r>
            </w:ins>
          </w:p>
        </w:tc>
      </w:tr>
    </w:tbl>
    <w:p w14:paraId="7DDE3FF5">
      <w:pPr>
        <w:pStyle w:val="12"/>
        <w:ind w:left="0" w:leftChars="0" w:firstLine="0" w:firstLineChars="0"/>
        <w:outlineLvl w:val="9"/>
        <w:rPr>
          <w:ins w:id="3440" w:author="LKY" w:date="2026-05-22T20:44:26Z"/>
          <w:rFonts w:hint="eastAsia" w:ascii="Times New Roman" w:hAnsi="Times New Roman"/>
          <w:b w:val="0"/>
          <w:bCs w:val="0"/>
          <w:sz w:val="24"/>
          <w:szCs w:val="24"/>
          <w:lang w:val="en-US" w:eastAsia="zh-CN"/>
        </w:rPr>
      </w:pPr>
    </w:p>
    <w:tbl>
      <w:tblPr>
        <w:tblStyle w:val="14"/>
        <w:tblW w:w="501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3"/>
        <w:gridCol w:w="811"/>
        <w:gridCol w:w="811"/>
        <w:gridCol w:w="811"/>
        <w:gridCol w:w="811"/>
        <w:gridCol w:w="811"/>
        <w:gridCol w:w="811"/>
        <w:gridCol w:w="811"/>
        <w:gridCol w:w="1059"/>
        <w:gridCol w:w="860"/>
      </w:tblGrid>
      <w:tr w14:paraId="7A070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41" w:author="LKY" w:date="2026-05-22T20:44:26Z"/>
        </w:trPr>
        <w:tc>
          <w:tcPr>
            <w:tcW w:w="5000" w:type="pct"/>
            <w:gridSpan w:val="10"/>
            <w:tcBorders>
              <w:top w:val="single" w:color="auto" w:sz="4" w:space="0"/>
            </w:tcBorders>
            <w:noWrap w:val="0"/>
            <w:vAlign w:val="top"/>
          </w:tcPr>
          <w:p w14:paraId="6C020CFB">
            <w:pPr>
              <w:pBdr>
                <w:top w:val="none" w:color="auto" w:sz="0" w:space="0"/>
                <w:left w:val="none" w:color="auto" w:sz="0" w:space="0"/>
                <w:bottom w:val="none" w:color="auto" w:sz="0" w:space="0"/>
                <w:right w:val="none" w:color="auto" w:sz="0" w:space="0"/>
                <w:between w:val="none" w:color="auto" w:sz="0" w:space="0"/>
              </w:pBdr>
              <w:jc w:val="center"/>
              <w:rPr>
                <w:ins w:id="3442" w:author="LKY" w:date="2026-05-22T20:44:26Z"/>
                <w:rFonts w:hint="eastAsia" w:ascii="Times New Roman" w:hAnsi="Times New Roman"/>
                <w:vertAlign w:val="baseline"/>
                <w:lang w:val="en-US" w:eastAsia="zh-CN"/>
              </w:rPr>
            </w:pPr>
            <w:ins w:id="3443" w:author="LKY" w:date="2026-05-22T20:44:26Z">
              <w:r>
                <w:rPr>
                  <w:rFonts w:hint="eastAsia" w:ascii="Times New Roman" w:hAnsi="Times New Roman"/>
                  <w:vertAlign w:val="baseline"/>
                  <w:lang w:val="en-US" w:eastAsia="zh-CN"/>
                </w:rPr>
                <w:t>N2322模块（NPN）</w:t>
              </w:r>
            </w:ins>
          </w:p>
        </w:tc>
      </w:tr>
      <w:tr w14:paraId="66DA5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44" w:author="LKY" w:date="2026-05-22T20:44:26Z"/>
        </w:trPr>
        <w:tc>
          <w:tcPr>
            <w:tcW w:w="552" w:type="pct"/>
            <w:tcBorders>
              <w:top w:val="single" w:color="auto" w:sz="4" w:space="0"/>
            </w:tcBorders>
            <w:noWrap w:val="0"/>
            <w:vAlign w:val="top"/>
          </w:tcPr>
          <w:p w14:paraId="2245D175">
            <w:pPr>
              <w:jc w:val="center"/>
              <w:rPr>
                <w:ins w:id="3445" w:author="LKY" w:date="2026-05-22T20:44:26Z"/>
                <w:rFonts w:hint="default" w:ascii="Times New Roman" w:hAnsi="Times New Roman"/>
                <w:vertAlign w:val="baseline"/>
                <w:lang w:val="en-US" w:eastAsia="zh-CN"/>
              </w:rPr>
            </w:pPr>
            <w:ins w:id="3446" w:author="LKY" w:date="2026-05-22T20:44:26Z">
              <w:r>
                <w:rPr>
                  <w:rFonts w:hint="eastAsia" w:ascii="Times New Roman" w:hAnsi="Times New Roman"/>
                  <w:vertAlign w:val="baseline"/>
                  <w:lang w:val="en-US" w:eastAsia="zh-CN"/>
                </w:rPr>
                <w:t>端口号</w:t>
              </w:r>
            </w:ins>
          </w:p>
        </w:tc>
        <w:tc>
          <w:tcPr>
            <w:tcW w:w="475" w:type="pct"/>
            <w:tcBorders>
              <w:top w:val="single" w:color="auto" w:sz="4" w:space="0"/>
            </w:tcBorders>
            <w:noWrap w:val="0"/>
            <w:vAlign w:val="top"/>
          </w:tcPr>
          <w:p w14:paraId="794F5CA3">
            <w:pPr>
              <w:jc w:val="center"/>
              <w:rPr>
                <w:ins w:id="3447" w:author="LKY" w:date="2026-05-22T20:44:26Z"/>
                <w:rFonts w:hint="default" w:ascii="Times New Roman" w:hAnsi="Times New Roman" w:eastAsiaTheme="minorEastAsia" w:cstheme="minorBidi"/>
                <w:kern w:val="2"/>
                <w:sz w:val="21"/>
                <w:szCs w:val="24"/>
                <w:vertAlign w:val="baseline"/>
                <w:lang w:val="en-US" w:eastAsia="zh-CN" w:bidi="ar-SA"/>
              </w:rPr>
            </w:pPr>
            <w:ins w:id="3448" w:author="LKY" w:date="2026-05-22T20:44:26Z">
              <w:r>
                <w:rPr>
                  <w:rFonts w:hint="eastAsia" w:ascii="Times New Roman" w:hAnsi="Times New Roman"/>
                  <w:vertAlign w:val="baseline"/>
                  <w:lang w:val="en-US" w:eastAsia="zh-CN"/>
                </w:rPr>
                <w:t>B1</w:t>
              </w:r>
            </w:ins>
          </w:p>
        </w:tc>
        <w:tc>
          <w:tcPr>
            <w:tcW w:w="475" w:type="pct"/>
            <w:tcBorders>
              <w:top w:val="single" w:color="auto" w:sz="4" w:space="0"/>
            </w:tcBorders>
            <w:noWrap w:val="0"/>
            <w:vAlign w:val="top"/>
          </w:tcPr>
          <w:p w14:paraId="7FD65EF7">
            <w:pPr>
              <w:jc w:val="center"/>
              <w:rPr>
                <w:ins w:id="3449" w:author="LKY" w:date="2026-05-22T20:44:26Z"/>
                <w:rFonts w:hint="default" w:ascii="Times New Roman" w:hAnsi="Times New Roman" w:eastAsiaTheme="minorEastAsia" w:cstheme="minorBidi"/>
                <w:kern w:val="2"/>
                <w:sz w:val="21"/>
                <w:szCs w:val="24"/>
                <w:vertAlign w:val="baseline"/>
                <w:lang w:val="en-US" w:eastAsia="zh-CN" w:bidi="ar-SA"/>
              </w:rPr>
            </w:pPr>
            <w:ins w:id="3450" w:author="LKY" w:date="2026-05-22T20:44:26Z">
              <w:r>
                <w:rPr>
                  <w:rFonts w:hint="eastAsia" w:ascii="Times New Roman" w:hAnsi="Times New Roman" w:cstheme="minorBidi"/>
                  <w:kern w:val="2"/>
                  <w:sz w:val="21"/>
                  <w:szCs w:val="24"/>
                  <w:vertAlign w:val="baseline"/>
                  <w:lang w:val="en-US" w:eastAsia="zh-CN" w:bidi="ar-SA"/>
                </w:rPr>
                <w:t>B2</w:t>
              </w:r>
            </w:ins>
          </w:p>
        </w:tc>
        <w:tc>
          <w:tcPr>
            <w:tcW w:w="475" w:type="pct"/>
            <w:tcBorders>
              <w:top w:val="single" w:color="auto" w:sz="4" w:space="0"/>
            </w:tcBorders>
            <w:noWrap w:val="0"/>
            <w:vAlign w:val="top"/>
          </w:tcPr>
          <w:p w14:paraId="228C5F77">
            <w:pPr>
              <w:jc w:val="center"/>
              <w:rPr>
                <w:ins w:id="3451" w:author="LKY" w:date="2026-05-22T20:44:26Z"/>
                <w:rFonts w:hint="default" w:ascii="Times New Roman" w:hAnsi="Times New Roman" w:eastAsiaTheme="minorEastAsia" w:cstheme="minorBidi"/>
                <w:kern w:val="2"/>
                <w:sz w:val="21"/>
                <w:szCs w:val="24"/>
                <w:vertAlign w:val="baseline"/>
                <w:lang w:val="en-US" w:eastAsia="zh-CN" w:bidi="ar-SA"/>
              </w:rPr>
            </w:pPr>
            <w:ins w:id="3452" w:author="LKY" w:date="2026-05-22T20:44:26Z">
              <w:r>
                <w:rPr>
                  <w:rFonts w:hint="eastAsia" w:ascii="Times New Roman" w:hAnsi="Times New Roman" w:cstheme="minorBidi"/>
                  <w:kern w:val="2"/>
                  <w:sz w:val="21"/>
                  <w:szCs w:val="24"/>
                  <w:vertAlign w:val="baseline"/>
                  <w:lang w:val="en-US" w:eastAsia="zh-CN" w:bidi="ar-SA"/>
                </w:rPr>
                <w:t>B3</w:t>
              </w:r>
            </w:ins>
          </w:p>
        </w:tc>
        <w:tc>
          <w:tcPr>
            <w:tcW w:w="475" w:type="pct"/>
            <w:tcBorders>
              <w:top w:val="single" w:color="auto" w:sz="4" w:space="0"/>
            </w:tcBorders>
            <w:noWrap w:val="0"/>
            <w:vAlign w:val="top"/>
          </w:tcPr>
          <w:p w14:paraId="756C93B8">
            <w:pPr>
              <w:jc w:val="center"/>
              <w:rPr>
                <w:ins w:id="3453" w:author="LKY" w:date="2026-05-22T20:44:26Z"/>
                <w:rFonts w:hint="default" w:ascii="Times New Roman" w:hAnsi="Times New Roman" w:eastAsiaTheme="minorEastAsia" w:cstheme="minorBidi"/>
                <w:kern w:val="2"/>
                <w:sz w:val="21"/>
                <w:szCs w:val="24"/>
                <w:vertAlign w:val="baseline"/>
                <w:lang w:val="en-US" w:eastAsia="zh-CN" w:bidi="ar-SA"/>
              </w:rPr>
            </w:pPr>
            <w:ins w:id="3454" w:author="LKY" w:date="2026-05-22T20:44:26Z">
              <w:r>
                <w:rPr>
                  <w:rFonts w:hint="eastAsia" w:ascii="Times New Roman" w:hAnsi="Times New Roman" w:cstheme="minorBidi"/>
                  <w:kern w:val="2"/>
                  <w:sz w:val="21"/>
                  <w:szCs w:val="24"/>
                  <w:vertAlign w:val="baseline"/>
                  <w:lang w:val="en-US" w:eastAsia="zh-CN" w:bidi="ar-SA"/>
                </w:rPr>
                <w:t>B4</w:t>
              </w:r>
            </w:ins>
          </w:p>
        </w:tc>
        <w:tc>
          <w:tcPr>
            <w:tcW w:w="475" w:type="pct"/>
            <w:tcBorders>
              <w:top w:val="single" w:color="auto" w:sz="4" w:space="0"/>
            </w:tcBorders>
            <w:noWrap w:val="0"/>
            <w:vAlign w:val="top"/>
          </w:tcPr>
          <w:p w14:paraId="47638990">
            <w:pPr>
              <w:jc w:val="center"/>
              <w:rPr>
                <w:ins w:id="3455" w:author="LKY" w:date="2026-05-22T20:44:26Z"/>
                <w:rFonts w:hint="default" w:ascii="Times New Roman" w:hAnsi="Times New Roman" w:eastAsiaTheme="minorEastAsia" w:cstheme="minorBidi"/>
                <w:kern w:val="2"/>
                <w:sz w:val="21"/>
                <w:szCs w:val="24"/>
                <w:vertAlign w:val="baseline"/>
                <w:lang w:val="en-US" w:eastAsia="zh-CN" w:bidi="ar-SA"/>
              </w:rPr>
            </w:pPr>
            <w:ins w:id="3456" w:author="LKY" w:date="2026-05-22T20:44:26Z">
              <w:r>
                <w:rPr>
                  <w:rFonts w:hint="eastAsia" w:ascii="Times New Roman" w:hAnsi="Times New Roman" w:cstheme="minorBidi"/>
                  <w:kern w:val="2"/>
                  <w:sz w:val="21"/>
                  <w:szCs w:val="24"/>
                  <w:vertAlign w:val="baseline"/>
                  <w:lang w:val="en-US" w:eastAsia="zh-CN" w:bidi="ar-SA"/>
                </w:rPr>
                <w:t>B5</w:t>
              </w:r>
            </w:ins>
          </w:p>
        </w:tc>
        <w:tc>
          <w:tcPr>
            <w:tcW w:w="475" w:type="pct"/>
            <w:tcBorders>
              <w:top w:val="single" w:color="auto" w:sz="4" w:space="0"/>
            </w:tcBorders>
            <w:noWrap w:val="0"/>
            <w:vAlign w:val="top"/>
          </w:tcPr>
          <w:p w14:paraId="35A82CD8">
            <w:pPr>
              <w:jc w:val="center"/>
              <w:rPr>
                <w:ins w:id="3457" w:author="LKY" w:date="2026-05-22T20:44:26Z"/>
                <w:rFonts w:hint="default" w:ascii="Times New Roman" w:hAnsi="Times New Roman" w:eastAsiaTheme="minorEastAsia" w:cstheme="minorBidi"/>
                <w:kern w:val="2"/>
                <w:sz w:val="21"/>
                <w:szCs w:val="24"/>
                <w:vertAlign w:val="baseline"/>
                <w:lang w:val="en-US" w:eastAsia="zh-CN" w:bidi="ar-SA"/>
              </w:rPr>
            </w:pPr>
            <w:ins w:id="3458" w:author="LKY" w:date="2026-05-22T20:44:26Z">
              <w:r>
                <w:rPr>
                  <w:rFonts w:hint="eastAsia" w:ascii="Times New Roman" w:hAnsi="Times New Roman" w:cstheme="minorBidi"/>
                  <w:kern w:val="2"/>
                  <w:sz w:val="21"/>
                  <w:szCs w:val="24"/>
                  <w:vertAlign w:val="baseline"/>
                  <w:lang w:val="en-US" w:eastAsia="zh-CN" w:bidi="ar-SA"/>
                </w:rPr>
                <w:t>B6</w:t>
              </w:r>
            </w:ins>
          </w:p>
        </w:tc>
        <w:tc>
          <w:tcPr>
            <w:tcW w:w="475" w:type="pct"/>
            <w:tcBorders>
              <w:top w:val="single" w:color="auto" w:sz="4" w:space="0"/>
            </w:tcBorders>
            <w:noWrap w:val="0"/>
            <w:vAlign w:val="top"/>
          </w:tcPr>
          <w:p w14:paraId="1B4343A8">
            <w:pPr>
              <w:jc w:val="center"/>
              <w:rPr>
                <w:ins w:id="3459" w:author="LKY" w:date="2026-05-22T20:44:26Z"/>
                <w:rFonts w:hint="default" w:ascii="Times New Roman" w:hAnsi="Times New Roman"/>
                <w:vertAlign w:val="baseline"/>
                <w:lang w:val="en-US" w:eastAsia="zh-CN"/>
              </w:rPr>
            </w:pPr>
            <w:ins w:id="3460" w:author="LKY" w:date="2026-05-22T20:44:26Z">
              <w:r>
                <w:rPr>
                  <w:rFonts w:hint="eastAsia" w:ascii="Times New Roman" w:hAnsi="Times New Roman"/>
                  <w:vertAlign w:val="baseline"/>
                  <w:lang w:val="en-US" w:eastAsia="zh-CN"/>
                </w:rPr>
                <w:t>B7</w:t>
              </w:r>
            </w:ins>
          </w:p>
        </w:tc>
        <w:tc>
          <w:tcPr>
            <w:tcW w:w="620" w:type="pct"/>
            <w:tcBorders>
              <w:top w:val="single" w:color="auto" w:sz="4" w:space="0"/>
            </w:tcBorders>
            <w:noWrap w:val="0"/>
            <w:vAlign w:val="top"/>
          </w:tcPr>
          <w:p w14:paraId="4D0A9F2B">
            <w:pPr>
              <w:jc w:val="center"/>
              <w:rPr>
                <w:ins w:id="3461" w:author="LKY" w:date="2026-05-22T20:44:26Z"/>
                <w:rFonts w:hint="default" w:ascii="Times New Roman" w:hAnsi="Times New Roman"/>
                <w:vertAlign w:val="baseline"/>
                <w:lang w:val="en-US" w:eastAsia="zh-CN"/>
              </w:rPr>
            </w:pPr>
            <w:ins w:id="3462" w:author="LKY" w:date="2026-05-22T20:44:26Z">
              <w:r>
                <w:rPr>
                  <w:rFonts w:hint="eastAsia" w:ascii="Times New Roman" w:hAnsi="Times New Roman"/>
                  <w:vertAlign w:val="baseline"/>
                  <w:lang w:val="en-US" w:eastAsia="zh-CN"/>
                </w:rPr>
                <w:t>B8</w:t>
              </w:r>
            </w:ins>
          </w:p>
        </w:tc>
        <w:tc>
          <w:tcPr>
            <w:tcW w:w="495" w:type="pct"/>
            <w:tcBorders>
              <w:top w:val="single" w:color="auto" w:sz="4" w:space="0"/>
            </w:tcBorders>
            <w:noWrap w:val="0"/>
            <w:vAlign w:val="top"/>
          </w:tcPr>
          <w:p w14:paraId="451C2F84">
            <w:pPr>
              <w:jc w:val="center"/>
              <w:rPr>
                <w:ins w:id="3463" w:author="LKY" w:date="2026-05-22T20:44:26Z"/>
                <w:rFonts w:hint="default" w:ascii="Times New Roman" w:hAnsi="Times New Roman"/>
                <w:vertAlign w:val="baseline"/>
                <w:lang w:val="en-US" w:eastAsia="zh-CN"/>
              </w:rPr>
            </w:pPr>
            <w:ins w:id="3464" w:author="LKY" w:date="2026-05-22T20:44:26Z">
              <w:r>
                <w:rPr>
                  <w:rFonts w:hint="eastAsia" w:ascii="Times New Roman" w:hAnsi="Times New Roman"/>
                  <w:vertAlign w:val="baseline"/>
                  <w:lang w:val="en-US" w:eastAsia="zh-CN"/>
                </w:rPr>
                <w:t>B9</w:t>
              </w:r>
            </w:ins>
          </w:p>
        </w:tc>
      </w:tr>
      <w:tr w14:paraId="2EDA7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65" w:author="LKY" w:date="2026-05-22T20:44:26Z"/>
        </w:trPr>
        <w:tc>
          <w:tcPr>
            <w:tcW w:w="552" w:type="pct"/>
            <w:noWrap w:val="0"/>
            <w:vAlign w:val="top"/>
          </w:tcPr>
          <w:p w14:paraId="78A4F01E">
            <w:pPr>
              <w:jc w:val="center"/>
              <w:rPr>
                <w:ins w:id="3466" w:author="LKY" w:date="2026-05-22T20:44:26Z"/>
                <w:rFonts w:hint="default" w:ascii="Times New Roman" w:hAnsi="Times New Roman"/>
                <w:vertAlign w:val="baseline"/>
                <w:lang w:val="en-US" w:eastAsia="zh-CN"/>
              </w:rPr>
            </w:pPr>
            <w:ins w:id="3467" w:author="LKY" w:date="2026-05-22T20:44:26Z">
              <w:r>
                <w:rPr>
                  <w:rFonts w:hint="eastAsia" w:ascii="Times New Roman" w:hAnsi="Times New Roman"/>
                  <w:vertAlign w:val="baseline"/>
                  <w:lang w:val="en-US" w:eastAsia="zh-CN"/>
                </w:rPr>
                <w:t>名称</w:t>
              </w:r>
            </w:ins>
          </w:p>
        </w:tc>
        <w:tc>
          <w:tcPr>
            <w:tcW w:w="475" w:type="pct"/>
            <w:noWrap w:val="0"/>
            <w:vAlign w:val="top"/>
          </w:tcPr>
          <w:p w14:paraId="5E4B28C9">
            <w:pPr>
              <w:jc w:val="center"/>
              <w:rPr>
                <w:ins w:id="3468" w:author="LKY" w:date="2026-05-22T20:44:26Z"/>
                <w:rFonts w:hint="default" w:ascii="Times New Roman" w:hAnsi="Times New Roman"/>
                <w:vertAlign w:val="baseline"/>
                <w:lang w:val="en-US" w:eastAsia="zh-CN"/>
              </w:rPr>
            </w:pPr>
            <w:ins w:id="3469" w:author="LKY" w:date="2026-05-22T20:44:26Z">
              <w:r>
                <w:rPr>
                  <w:rFonts w:hint="eastAsia" w:ascii="Times New Roman" w:hAnsi="Times New Roman"/>
                  <w:vertAlign w:val="baseline"/>
                  <w:lang w:val="en-US" w:eastAsia="zh-CN"/>
                </w:rPr>
                <w:t>DO17</w:t>
              </w:r>
            </w:ins>
          </w:p>
        </w:tc>
        <w:tc>
          <w:tcPr>
            <w:tcW w:w="475" w:type="pct"/>
            <w:noWrap w:val="0"/>
            <w:vAlign w:val="top"/>
          </w:tcPr>
          <w:p w14:paraId="51BDA9CF">
            <w:pPr>
              <w:jc w:val="center"/>
              <w:rPr>
                <w:ins w:id="3470" w:author="LKY" w:date="2026-05-22T20:44:26Z"/>
                <w:rFonts w:hint="default" w:ascii="Times New Roman" w:hAnsi="Times New Roman"/>
                <w:vertAlign w:val="baseline"/>
                <w:lang w:val="en-US" w:eastAsia="zh-CN"/>
              </w:rPr>
            </w:pPr>
            <w:ins w:id="3471" w:author="LKY" w:date="2026-05-22T20:44:26Z">
              <w:r>
                <w:rPr>
                  <w:rFonts w:hint="eastAsia" w:ascii="Times New Roman" w:hAnsi="Times New Roman"/>
                  <w:vertAlign w:val="baseline"/>
                  <w:lang w:val="en-US" w:eastAsia="zh-CN"/>
                </w:rPr>
                <w:t>DO19</w:t>
              </w:r>
            </w:ins>
          </w:p>
        </w:tc>
        <w:tc>
          <w:tcPr>
            <w:tcW w:w="475" w:type="pct"/>
            <w:noWrap w:val="0"/>
            <w:vAlign w:val="top"/>
          </w:tcPr>
          <w:p w14:paraId="71E77D88">
            <w:pPr>
              <w:jc w:val="center"/>
              <w:rPr>
                <w:ins w:id="3472" w:author="LKY" w:date="2026-05-22T20:44:26Z"/>
                <w:rFonts w:hint="default" w:ascii="Times New Roman" w:hAnsi="Times New Roman" w:eastAsiaTheme="minorEastAsia" w:cstheme="minorBidi"/>
                <w:kern w:val="2"/>
                <w:sz w:val="21"/>
                <w:szCs w:val="24"/>
                <w:vertAlign w:val="baseline"/>
                <w:lang w:val="en-US" w:eastAsia="zh-CN" w:bidi="ar-SA"/>
              </w:rPr>
            </w:pPr>
            <w:ins w:id="3473" w:author="LKY" w:date="2026-05-22T20:44:26Z">
              <w:r>
                <w:rPr>
                  <w:rFonts w:hint="eastAsia" w:ascii="Times New Roman" w:hAnsi="Times New Roman"/>
                  <w:vertAlign w:val="baseline"/>
                  <w:lang w:val="en-US" w:eastAsia="zh-CN"/>
                </w:rPr>
                <w:t>DO21</w:t>
              </w:r>
            </w:ins>
          </w:p>
        </w:tc>
        <w:tc>
          <w:tcPr>
            <w:tcW w:w="475" w:type="pct"/>
            <w:noWrap w:val="0"/>
            <w:vAlign w:val="top"/>
          </w:tcPr>
          <w:p w14:paraId="26BFB729">
            <w:pPr>
              <w:jc w:val="center"/>
              <w:rPr>
                <w:ins w:id="3474" w:author="LKY" w:date="2026-05-22T20:44:26Z"/>
                <w:rFonts w:hint="default" w:ascii="Times New Roman" w:hAnsi="Times New Roman" w:eastAsiaTheme="minorEastAsia" w:cstheme="minorBidi"/>
                <w:kern w:val="2"/>
                <w:sz w:val="21"/>
                <w:szCs w:val="24"/>
                <w:vertAlign w:val="baseline"/>
                <w:lang w:val="en-US" w:eastAsia="zh-CN" w:bidi="ar-SA"/>
              </w:rPr>
            </w:pPr>
            <w:ins w:id="3475" w:author="LKY" w:date="2026-05-22T20:44:26Z">
              <w:r>
                <w:rPr>
                  <w:rFonts w:hint="eastAsia" w:ascii="Times New Roman" w:hAnsi="Times New Roman"/>
                  <w:vertAlign w:val="baseline"/>
                  <w:lang w:val="en-US" w:eastAsia="zh-CN"/>
                </w:rPr>
                <w:t>DO23</w:t>
              </w:r>
            </w:ins>
          </w:p>
        </w:tc>
        <w:tc>
          <w:tcPr>
            <w:tcW w:w="475" w:type="pct"/>
            <w:noWrap w:val="0"/>
            <w:vAlign w:val="top"/>
          </w:tcPr>
          <w:p w14:paraId="3824B7C8">
            <w:pPr>
              <w:jc w:val="center"/>
              <w:rPr>
                <w:ins w:id="3476" w:author="LKY" w:date="2026-05-22T20:44:26Z"/>
                <w:rFonts w:hint="default" w:ascii="Times New Roman" w:hAnsi="Times New Roman"/>
                <w:vertAlign w:val="baseline"/>
                <w:lang w:val="en-US" w:eastAsia="zh-CN"/>
              </w:rPr>
            </w:pPr>
            <w:ins w:id="3477" w:author="LKY" w:date="2026-05-22T20:44:26Z">
              <w:r>
                <w:rPr>
                  <w:rFonts w:hint="eastAsia" w:ascii="Times New Roman" w:hAnsi="Times New Roman"/>
                  <w:vertAlign w:val="baseline"/>
                  <w:lang w:val="en-US" w:eastAsia="zh-CN"/>
                </w:rPr>
                <w:t>DO25</w:t>
              </w:r>
            </w:ins>
          </w:p>
        </w:tc>
        <w:tc>
          <w:tcPr>
            <w:tcW w:w="475" w:type="pct"/>
            <w:noWrap w:val="0"/>
            <w:vAlign w:val="top"/>
          </w:tcPr>
          <w:p w14:paraId="5EB143E3">
            <w:pPr>
              <w:jc w:val="center"/>
              <w:rPr>
                <w:ins w:id="3478" w:author="LKY" w:date="2026-05-22T20:44:26Z"/>
                <w:rFonts w:hint="default" w:ascii="Times New Roman" w:hAnsi="Times New Roman"/>
                <w:vertAlign w:val="baseline"/>
                <w:lang w:val="en-US" w:eastAsia="zh-CN"/>
              </w:rPr>
            </w:pPr>
            <w:ins w:id="3479" w:author="LKY" w:date="2026-05-22T20:44:26Z">
              <w:r>
                <w:rPr>
                  <w:rFonts w:hint="eastAsia" w:ascii="Times New Roman" w:hAnsi="Times New Roman"/>
                  <w:vertAlign w:val="baseline"/>
                  <w:lang w:val="en-US" w:eastAsia="zh-CN"/>
                </w:rPr>
                <w:t>DO27</w:t>
              </w:r>
            </w:ins>
          </w:p>
        </w:tc>
        <w:tc>
          <w:tcPr>
            <w:tcW w:w="475" w:type="pct"/>
            <w:noWrap w:val="0"/>
            <w:vAlign w:val="top"/>
          </w:tcPr>
          <w:p w14:paraId="75293E5A">
            <w:pPr>
              <w:jc w:val="center"/>
              <w:rPr>
                <w:ins w:id="3480" w:author="LKY" w:date="2026-05-22T20:44:26Z"/>
                <w:rFonts w:hint="default" w:ascii="Times New Roman" w:hAnsi="Times New Roman"/>
                <w:vertAlign w:val="baseline"/>
                <w:lang w:val="en-US" w:eastAsia="zh-CN"/>
              </w:rPr>
            </w:pPr>
            <w:ins w:id="3481" w:author="LKY" w:date="2026-05-22T20:44:26Z">
              <w:r>
                <w:rPr>
                  <w:rFonts w:hint="eastAsia" w:ascii="Times New Roman" w:hAnsi="Times New Roman"/>
                  <w:vertAlign w:val="baseline"/>
                  <w:lang w:val="en-US" w:eastAsia="zh-CN"/>
                </w:rPr>
                <w:t>DO29</w:t>
              </w:r>
            </w:ins>
          </w:p>
        </w:tc>
        <w:tc>
          <w:tcPr>
            <w:tcW w:w="620" w:type="pct"/>
            <w:noWrap w:val="0"/>
            <w:vAlign w:val="top"/>
          </w:tcPr>
          <w:p w14:paraId="783207D2">
            <w:pPr>
              <w:jc w:val="center"/>
              <w:rPr>
                <w:ins w:id="3482" w:author="LKY" w:date="2026-05-22T20:44:26Z"/>
                <w:rFonts w:hint="default" w:ascii="Times New Roman" w:hAnsi="Times New Roman"/>
                <w:vertAlign w:val="baseline"/>
                <w:lang w:val="en-US" w:eastAsia="zh-CN"/>
              </w:rPr>
            </w:pPr>
            <w:ins w:id="3483" w:author="LKY" w:date="2026-05-22T20:44:26Z">
              <w:r>
                <w:rPr>
                  <w:rFonts w:hint="eastAsia" w:ascii="Times New Roman" w:hAnsi="Times New Roman"/>
                  <w:vertAlign w:val="baseline"/>
                  <w:lang w:val="en-US" w:eastAsia="zh-CN"/>
                </w:rPr>
                <w:t>DO31</w:t>
              </w:r>
            </w:ins>
          </w:p>
        </w:tc>
        <w:tc>
          <w:tcPr>
            <w:tcW w:w="495" w:type="pct"/>
            <w:noWrap w:val="0"/>
            <w:vAlign w:val="top"/>
          </w:tcPr>
          <w:p w14:paraId="366782AE">
            <w:pPr>
              <w:jc w:val="center"/>
              <w:rPr>
                <w:ins w:id="3484" w:author="LKY" w:date="2026-05-22T20:44:26Z"/>
                <w:rFonts w:hint="default" w:ascii="Times New Roman" w:hAnsi="Times New Roman"/>
                <w:vertAlign w:val="baseline"/>
                <w:lang w:val="en-US" w:eastAsia="zh-CN"/>
              </w:rPr>
            </w:pPr>
            <w:ins w:id="3485" w:author="LKY" w:date="2026-05-22T20:44:26Z">
              <w:r>
                <w:rPr>
                  <w:rFonts w:hint="eastAsia" w:ascii="Times New Roman" w:hAnsi="Times New Roman"/>
                  <w:vertAlign w:val="baseline"/>
                  <w:lang w:val="en-US" w:eastAsia="zh-CN"/>
                </w:rPr>
                <w:t>PE</w:t>
              </w:r>
            </w:ins>
          </w:p>
        </w:tc>
      </w:tr>
      <w:tr w14:paraId="1772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486" w:author="LKY" w:date="2026-05-22T20:44:26Z"/>
        </w:trPr>
        <w:tc>
          <w:tcPr>
            <w:tcW w:w="552" w:type="pct"/>
            <w:noWrap w:val="0"/>
            <w:vAlign w:val="top"/>
          </w:tcPr>
          <w:p w14:paraId="33DE54D7">
            <w:pPr>
              <w:jc w:val="center"/>
              <w:rPr>
                <w:ins w:id="3487" w:author="LKY" w:date="2026-05-22T20:44:26Z"/>
                <w:rFonts w:hint="default" w:ascii="Times New Roman" w:hAnsi="Times New Roman"/>
                <w:vertAlign w:val="baseline"/>
                <w:lang w:val="en-US" w:eastAsia="zh-CN"/>
              </w:rPr>
            </w:pPr>
            <w:ins w:id="3488" w:author="LKY" w:date="2026-05-22T20:44:26Z">
              <w:r>
                <w:rPr>
                  <w:rFonts w:hint="eastAsia" w:ascii="Times New Roman" w:hAnsi="Times New Roman"/>
                  <w:vertAlign w:val="baseline"/>
                  <w:lang w:val="en-US" w:eastAsia="zh-CN"/>
                </w:rPr>
                <w:t>端口号</w:t>
              </w:r>
            </w:ins>
          </w:p>
        </w:tc>
        <w:tc>
          <w:tcPr>
            <w:tcW w:w="475" w:type="pct"/>
            <w:noWrap w:val="0"/>
            <w:vAlign w:val="top"/>
          </w:tcPr>
          <w:p w14:paraId="75EF018B">
            <w:pPr>
              <w:jc w:val="center"/>
              <w:rPr>
                <w:ins w:id="3489" w:author="LKY" w:date="2026-05-22T20:44:26Z"/>
                <w:rFonts w:hint="default" w:ascii="Times New Roman" w:hAnsi="Times New Roman"/>
                <w:vertAlign w:val="baseline"/>
                <w:lang w:val="en-US" w:eastAsia="zh-CN"/>
              </w:rPr>
            </w:pPr>
            <w:ins w:id="3490" w:author="LKY" w:date="2026-05-22T20:44:26Z">
              <w:r>
                <w:rPr>
                  <w:rFonts w:hint="eastAsia" w:ascii="Times New Roman" w:hAnsi="Times New Roman"/>
                  <w:vertAlign w:val="baseline"/>
                  <w:lang w:val="en-US" w:eastAsia="zh-CN"/>
                </w:rPr>
                <w:t>A1</w:t>
              </w:r>
            </w:ins>
          </w:p>
        </w:tc>
        <w:tc>
          <w:tcPr>
            <w:tcW w:w="475" w:type="pct"/>
            <w:noWrap w:val="0"/>
            <w:vAlign w:val="top"/>
          </w:tcPr>
          <w:p w14:paraId="461D2E8D">
            <w:pPr>
              <w:jc w:val="center"/>
              <w:rPr>
                <w:ins w:id="3491" w:author="LKY" w:date="2026-05-22T20:44:26Z"/>
                <w:rFonts w:hint="default" w:ascii="Times New Roman" w:hAnsi="Times New Roman"/>
                <w:vertAlign w:val="baseline"/>
                <w:lang w:val="en-US" w:eastAsia="zh-CN"/>
              </w:rPr>
            </w:pPr>
            <w:ins w:id="3492" w:author="LKY" w:date="2026-05-22T20:44:26Z">
              <w:r>
                <w:rPr>
                  <w:rFonts w:hint="eastAsia" w:ascii="Times New Roman" w:hAnsi="Times New Roman"/>
                  <w:vertAlign w:val="baseline"/>
                  <w:lang w:val="en-US" w:eastAsia="zh-CN"/>
                </w:rPr>
                <w:t>A2</w:t>
              </w:r>
            </w:ins>
          </w:p>
        </w:tc>
        <w:tc>
          <w:tcPr>
            <w:tcW w:w="475" w:type="pct"/>
            <w:noWrap w:val="0"/>
            <w:vAlign w:val="top"/>
          </w:tcPr>
          <w:p w14:paraId="66370BE2">
            <w:pPr>
              <w:jc w:val="center"/>
              <w:rPr>
                <w:ins w:id="3493" w:author="LKY" w:date="2026-05-22T20:44:26Z"/>
                <w:rFonts w:hint="default" w:ascii="Times New Roman" w:hAnsi="Times New Roman"/>
                <w:vertAlign w:val="baseline"/>
                <w:lang w:val="en-US" w:eastAsia="zh-CN"/>
              </w:rPr>
            </w:pPr>
            <w:ins w:id="3494" w:author="LKY" w:date="2026-05-22T20:44:26Z">
              <w:r>
                <w:rPr>
                  <w:rFonts w:hint="eastAsia" w:ascii="Times New Roman" w:hAnsi="Times New Roman"/>
                  <w:vertAlign w:val="baseline"/>
                  <w:lang w:val="en-US" w:eastAsia="zh-CN"/>
                </w:rPr>
                <w:t>A3</w:t>
              </w:r>
            </w:ins>
          </w:p>
        </w:tc>
        <w:tc>
          <w:tcPr>
            <w:tcW w:w="475" w:type="pct"/>
            <w:noWrap w:val="0"/>
            <w:vAlign w:val="top"/>
          </w:tcPr>
          <w:p w14:paraId="2421FF2F">
            <w:pPr>
              <w:jc w:val="center"/>
              <w:rPr>
                <w:ins w:id="3495" w:author="LKY" w:date="2026-05-22T20:44:26Z"/>
                <w:rFonts w:hint="default" w:ascii="Times New Roman" w:hAnsi="Times New Roman"/>
                <w:vertAlign w:val="baseline"/>
                <w:lang w:val="en-US" w:eastAsia="zh-CN"/>
              </w:rPr>
            </w:pPr>
            <w:ins w:id="3496" w:author="LKY" w:date="2026-05-22T20:44:26Z">
              <w:r>
                <w:rPr>
                  <w:rFonts w:hint="eastAsia" w:ascii="Times New Roman" w:hAnsi="Times New Roman"/>
                  <w:vertAlign w:val="baseline"/>
                  <w:lang w:val="en-US" w:eastAsia="zh-CN"/>
                </w:rPr>
                <w:t>A4</w:t>
              </w:r>
            </w:ins>
          </w:p>
        </w:tc>
        <w:tc>
          <w:tcPr>
            <w:tcW w:w="475" w:type="pct"/>
            <w:noWrap w:val="0"/>
            <w:vAlign w:val="top"/>
          </w:tcPr>
          <w:p w14:paraId="5D8DC876">
            <w:pPr>
              <w:jc w:val="center"/>
              <w:rPr>
                <w:ins w:id="3497" w:author="LKY" w:date="2026-05-22T20:44:26Z"/>
                <w:rFonts w:hint="default" w:ascii="Times New Roman" w:hAnsi="Times New Roman"/>
                <w:vertAlign w:val="baseline"/>
                <w:lang w:val="en-US" w:eastAsia="zh-CN"/>
              </w:rPr>
            </w:pPr>
            <w:ins w:id="3498" w:author="LKY" w:date="2026-05-22T20:44:26Z">
              <w:r>
                <w:rPr>
                  <w:rFonts w:hint="eastAsia" w:ascii="Times New Roman" w:hAnsi="Times New Roman"/>
                  <w:vertAlign w:val="baseline"/>
                  <w:lang w:val="en-US" w:eastAsia="zh-CN"/>
                </w:rPr>
                <w:t>A5</w:t>
              </w:r>
            </w:ins>
          </w:p>
        </w:tc>
        <w:tc>
          <w:tcPr>
            <w:tcW w:w="475" w:type="pct"/>
            <w:noWrap w:val="0"/>
            <w:vAlign w:val="top"/>
          </w:tcPr>
          <w:p w14:paraId="4490C3D3">
            <w:pPr>
              <w:jc w:val="center"/>
              <w:rPr>
                <w:ins w:id="3499" w:author="LKY" w:date="2026-05-22T20:44:26Z"/>
                <w:rFonts w:hint="default" w:ascii="Times New Roman" w:hAnsi="Times New Roman"/>
                <w:vertAlign w:val="baseline"/>
                <w:lang w:val="en-US" w:eastAsia="zh-CN"/>
              </w:rPr>
            </w:pPr>
            <w:ins w:id="3500" w:author="LKY" w:date="2026-05-22T20:44:26Z">
              <w:r>
                <w:rPr>
                  <w:rFonts w:hint="eastAsia" w:ascii="Times New Roman" w:hAnsi="Times New Roman"/>
                  <w:vertAlign w:val="baseline"/>
                  <w:lang w:val="en-US" w:eastAsia="zh-CN"/>
                </w:rPr>
                <w:t>A6</w:t>
              </w:r>
            </w:ins>
          </w:p>
        </w:tc>
        <w:tc>
          <w:tcPr>
            <w:tcW w:w="475" w:type="pct"/>
            <w:noWrap w:val="0"/>
            <w:vAlign w:val="top"/>
          </w:tcPr>
          <w:p w14:paraId="2C6C21A3">
            <w:pPr>
              <w:jc w:val="center"/>
              <w:rPr>
                <w:ins w:id="3501" w:author="LKY" w:date="2026-05-22T20:44:26Z"/>
                <w:rFonts w:hint="default" w:ascii="Times New Roman" w:hAnsi="Times New Roman"/>
                <w:vertAlign w:val="baseline"/>
                <w:lang w:val="en-US" w:eastAsia="zh-CN"/>
              </w:rPr>
            </w:pPr>
            <w:ins w:id="3502" w:author="LKY" w:date="2026-05-22T20:44:26Z">
              <w:r>
                <w:rPr>
                  <w:rFonts w:hint="eastAsia" w:ascii="Times New Roman" w:hAnsi="Times New Roman"/>
                  <w:vertAlign w:val="baseline"/>
                  <w:lang w:val="en-US" w:eastAsia="zh-CN"/>
                </w:rPr>
                <w:t>A7</w:t>
              </w:r>
            </w:ins>
          </w:p>
        </w:tc>
        <w:tc>
          <w:tcPr>
            <w:tcW w:w="620" w:type="pct"/>
            <w:noWrap w:val="0"/>
            <w:vAlign w:val="top"/>
          </w:tcPr>
          <w:p w14:paraId="3CC6A99A">
            <w:pPr>
              <w:jc w:val="center"/>
              <w:rPr>
                <w:ins w:id="3503" w:author="LKY" w:date="2026-05-22T20:44:26Z"/>
                <w:rFonts w:hint="default" w:ascii="Times New Roman" w:hAnsi="Times New Roman"/>
                <w:vertAlign w:val="baseline"/>
                <w:lang w:val="en-US" w:eastAsia="zh-CN"/>
              </w:rPr>
            </w:pPr>
            <w:ins w:id="3504" w:author="LKY" w:date="2026-05-22T20:44:26Z">
              <w:r>
                <w:rPr>
                  <w:rFonts w:hint="eastAsia" w:ascii="Times New Roman" w:hAnsi="Times New Roman"/>
                  <w:vertAlign w:val="baseline"/>
                  <w:lang w:val="en-US" w:eastAsia="zh-CN"/>
                </w:rPr>
                <w:t>A8</w:t>
              </w:r>
            </w:ins>
          </w:p>
        </w:tc>
        <w:tc>
          <w:tcPr>
            <w:tcW w:w="495" w:type="pct"/>
            <w:noWrap w:val="0"/>
            <w:vAlign w:val="top"/>
          </w:tcPr>
          <w:p w14:paraId="01FBDA9E">
            <w:pPr>
              <w:jc w:val="center"/>
              <w:rPr>
                <w:ins w:id="3505" w:author="LKY" w:date="2026-05-22T20:44:26Z"/>
                <w:rFonts w:hint="default" w:ascii="Times New Roman" w:hAnsi="Times New Roman"/>
                <w:vertAlign w:val="baseline"/>
                <w:lang w:val="en-US" w:eastAsia="zh-CN"/>
              </w:rPr>
            </w:pPr>
            <w:ins w:id="3506" w:author="LKY" w:date="2026-05-22T20:44:26Z">
              <w:r>
                <w:rPr>
                  <w:rFonts w:hint="eastAsia" w:ascii="Times New Roman" w:hAnsi="Times New Roman"/>
                  <w:vertAlign w:val="baseline"/>
                  <w:lang w:val="en-US" w:eastAsia="zh-CN"/>
                </w:rPr>
                <w:t>A9</w:t>
              </w:r>
            </w:ins>
          </w:p>
        </w:tc>
      </w:tr>
      <w:tr w14:paraId="72D48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07" w:author="LKY" w:date="2026-05-22T20:44:26Z"/>
        </w:trPr>
        <w:tc>
          <w:tcPr>
            <w:tcW w:w="552" w:type="pct"/>
            <w:noWrap w:val="0"/>
            <w:vAlign w:val="top"/>
          </w:tcPr>
          <w:p w14:paraId="03B2B209">
            <w:pPr>
              <w:jc w:val="center"/>
              <w:rPr>
                <w:ins w:id="3508" w:author="LKY" w:date="2026-05-22T20:44:26Z"/>
                <w:rFonts w:hint="default" w:ascii="Times New Roman" w:hAnsi="Times New Roman"/>
                <w:vertAlign w:val="baseline"/>
                <w:lang w:val="en-US" w:eastAsia="zh-CN"/>
              </w:rPr>
            </w:pPr>
            <w:ins w:id="3509" w:author="LKY" w:date="2026-05-22T20:44:26Z">
              <w:r>
                <w:rPr>
                  <w:rFonts w:hint="eastAsia" w:ascii="Times New Roman" w:hAnsi="Times New Roman"/>
                  <w:vertAlign w:val="baseline"/>
                  <w:lang w:val="en-US" w:eastAsia="zh-CN"/>
                </w:rPr>
                <w:t>名称</w:t>
              </w:r>
            </w:ins>
          </w:p>
        </w:tc>
        <w:tc>
          <w:tcPr>
            <w:tcW w:w="475" w:type="pct"/>
            <w:noWrap w:val="0"/>
            <w:vAlign w:val="top"/>
          </w:tcPr>
          <w:p w14:paraId="3C9DC077">
            <w:pPr>
              <w:jc w:val="center"/>
              <w:rPr>
                <w:ins w:id="3510" w:author="LKY" w:date="2026-05-22T20:44:26Z"/>
                <w:rFonts w:hint="default" w:ascii="Times New Roman" w:hAnsi="Times New Roman"/>
                <w:vertAlign w:val="baseline"/>
                <w:lang w:val="en-US" w:eastAsia="zh-CN"/>
              </w:rPr>
            </w:pPr>
            <w:ins w:id="3511" w:author="LKY" w:date="2026-05-22T20:44:26Z">
              <w:r>
                <w:rPr>
                  <w:rFonts w:hint="eastAsia" w:ascii="Times New Roman" w:hAnsi="Times New Roman"/>
                  <w:vertAlign w:val="baseline"/>
                  <w:lang w:val="en-US" w:eastAsia="zh-CN"/>
                </w:rPr>
                <w:t>DO16</w:t>
              </w:r>
            </w:ins>
          </w:p>
        </w:tc>
        <w:tc>
          <w:tcPr>
            <w:tcW w:w="475" w:type="pct"/>
            <w:noWrap w:val="0"/>
            <w:vAlign w:val="top"/>
          </w:tcPr>
          <w:p w14:paraId="73E3D52F">
            <w:pPr>
              <w:jc w:val="center"/>
              <w:rPr>
                <w:ins w:id="3512" w:author="LKY" w:date="2026-05-22T20:44:26Z"/>
                <w:rFonts w:hint="default" w:ascii="Times New Roman" w:hAnsi="Times New Roman"/>
                <w:vertAlign w:val="baseline"/>
                <w:lang w:val="en-US" w:eastAsia="zh-CN"/>
              </w:rPr>
            </w:pPr>
            <w:ins w:id="3513" w:author="LKY" w:date="2026-05-22T20:44:26Z">
              <w:r>
                <w:rPr>
                  <w:rFonts w:hint="eastAsia" w:ascii="Times New Roman" w:hAnsi="Times New Roman"/>
                  <w:vertAlign w:val="baseline"/>
                  <w:lang w:val="en-US" w:eastAsia="zh-CN"/>
                </w:rPr>
                <w:t>DO18</w:t>
              </w:r>
            </w:ins>
          </w:p>
        </w:tc>
        <w:tc>
          <w:tcPr>
            <w:tcW w:w="475" w:type="pct"/>
            <w:noWrap w:val="0"/>
            <w:vAlign w:val="top"/>
          </w:tcPr>
          <w:p w14:paraId="15F74104">
            <w:pPr>
              <w:jc w:val="center"/>
              <w:rPr>
                <w:ins w:id="3514" w:author="LKY" w:date="2026-05-22T20:44:26Z"/>
                <w:rFonts w:hint="default" w:ascii="Times New Roman" w:hAnsi="Times New Roman"/>
                <w:vertAlign w:val="baseline"/>
                <w:lang w:val="en-US" w:eastAsia="zh-CN"/>
              </w:rPr>
            </w:pPr>
            <w:ins w:id="3515" w:author="LKY" w:date="2026-05-22T20:44:26Z">
              <w:r>
                <w:rPr>
                  <w:rFonts w:hint="eastAsia" w:ascii="Times New Roman" w:hAnsi="Times New Roman"/>
                  <w:vertAlign w:val="baseline"/>
                  <w:lang w:val="en-US" w:eastAsia="zh-CN"/>
                </w:rPr>
                <w:t>DO20</w:t>
              </w:r>
            </w:ins>
          </w:p>
        </w:tc>
        <w:tc>
          <w:tcPr>
            <w:tcW w:w="475" w:type="pct"/>
            <w:noWrap w:val="0"/>
            <w:vAlign w:val="top"/>
          </w:tcPr>
          <w:p w14:paraId="052BA450">
            <w:pPr>
              <w:jc w:val="center"/>
              <w:rPr>
                <w:ins w:id="3516" w:author="LKY" w:date="2026-05-22T20:44:26Z"/>
                <w:rFonts w:hint="default" w:ascii="Times New Roman" w:hAnsi="Times New Roman"/>
                <w:vertAlign w:val="baseline"/>
                <w:lang w:val="en-US" w:eastAsia="zh-CN"/>
              </w:rPr>
            </w:pPr>
            <w:ins w:id="3517" w:author="LKY" w:date="2026-05-22T20:44:26Z">
              <w:r>
                <w:rPr>
                  <w:rFonts w:hint="eastAsia" w:ascii="Times New Roman" w:hAnsi="Times New Roman"/>
                  <w:vertAlign w:val="baseline"/>
                  <w:lang w:val="en-US" w:eastAsia="zh-CN"/>
                </w:rPr>
                <w:t>DO22</w:t>
              </w:r>
            </w:ins>
          </w:p>
        </w:tc>
        <w:tc>
          <w:tcPr>
            <w:tcW w:w="475" w:type="pct"/>
            <w:noWrap w:val="0"/>
            <w:vAlign w:val="top"/>
          </w:tcPr>
          <w:p w14:paraId="16BB1A9E">
            <w:pPr>
              <w:jc w:val="center"/>
              <w:rPr>
                <w:ins w:id="3518" w:author="LKY" w:date="2026-05-22T20:44:26Z"/>
                <w:rFonts w:hint="default" w:ascii="Times New Roman" w:hAnsi="Times New Roman"/>
                <w:vertAlign w:val="baseline"/>
                <w:lang w:val="en-US" w:eastAsia="zh-CN"/>
              </w:rPr>
            </w:pPr>
            <w:ins w:id="3519" w:author="LKY" w:date="2026-05-22T20:44:26Z">
              <w:r>
                <w:rPr>
                  <w:rFonts w:hint="eastAsia" w:ascii="Times New Roman" w:hAnsi="Times New Roman"/>
                  <w:vertAlign w:val="baseline"/>
                  <w:lang w:val="en-US" w:eastAsia="zh-CN"/>
                </w:rPr>
                <w:t>DO24</w:t>
              </w:r>
            </w:ins>
          </w:p>
        </w:tc>
        <w:tc>
          <w:tcPr>
            <w:tcW w:w="475" w:type="pct"/>
            <w:noWrap w:val="0"/>
            <w:vAlign w:val="top"/>
          </w:tcPr>
          <w:p w14:paraId="60AAEAA5">
            <w:pPr>
              <w:jc w:val="center"/>
              <w:rPr>
                <w:ins w:id="3520" w:author="LKY" w:date="2026-05-22T20:44:26Z"/>
                <w:rFonts w:hint="default" w:ascii="Times New Roman" w:hAnsi="Times New Roman"/>
                <w:vertAlign w:val="baseline"/>
                <w:lang w:val="en-US" w:eastAsia="zh-CN"/>
              </w:rPr>
            </w:pPr>
            <w:ins w:id="3521" w:author="LKY" w:date="2026-05-22T20:44:26Z">
              <w:r>
                <w:rPr>
                  <w:rFonts w:hint="eastAsia" w:ascii="Times New Roman" w:hAnsi="Times New Roman"/>
                  <w:vertAlign w:val="baseline"/>
                  <w:lang w:val="en-US" w:eastAsia="zh-CN"/>
                </w:rPr>
                <w:t>DO26</w:t>
              </w:r>
            </w:ins>
          </w:p>
        </w:tc>
        <w:tc>
          <w:tcPr>
            <w:tcW w:w="475" w:type="pct"/>
            <w:noWrap w:val="0"/>
            <w:vAlign w:val="top"/>
          </w:tcPr>
          <w:p w14:paraId="36F3A89A">
            <w:pPr>
              <w:jc w:val="center"/>
              <w:rPr>
                <w:ins w:id="3522" w:author="LKY" w:date="2026-05-22T20:44:26Z"/>
                <w:rFonts w:hint="default" w:ascii="Times New Roman" w:hAnsi="Times New Roman"/>
                <w:vertAlign w:val="baseline"/>
                <w:lang w:val="en-US" w:eastAsia="zh-CN"/>
              </w:rPr>
            </w:pPr>
            <w:ins w:id="3523" w:author="LKY" w:date="2026-05-22T20:44:26Z">
              <w:r>
                <w:rPr>
                  <w:rFonts w:hint="eastAsia" w:ascii="Times New Roman" w:hAnsi="Times New Roman"/>
                  <w:vertAlign w:val="baseline"/>
                  <w:lang w:val="en-US" w:eastAsia="zh-CN"/>
                </w:rPr>
                <w:t>DO28</w:t>
              </w:r>
            </w:ins>
          </w:p>
        </w:tc>
        <w:tc>
          <w:tcPr>
            <w:tcW w:w="620" w:type="pct"/>
            <w:noWrap w:val="0"/>
            <w:vAlign w:val="top"/>
          </w:tcPr>
          <w:p w14:paraId="26EE1948">
            <w:pPr>
              <w:jc w:val="center"/>
              <w:rPr>
                <w:ins w:id="3524" w:author="LKY" w:date="2026-05-22T20:44:26Z"/>
                <w:rFonts w:hint="default" w:ascii="Times New Roman" w:hAnsi="Times New Roman"/>
                <w:vertAlign w:val="baseline"/>
                <w:lang w:val="en-US" w:eastAsia="zh-CN"/>
              </w:rPr>
            </w:pPr>
            <w:ins w:id="3525" w:author="LKY" w:date="2026-05-22T20:44:26Z">
              <w:r>
                <w:rPr>
                  <w:rFonts w:hint="eastAsia" w:ascii="Times New Roman" w:hAnsi="Times New Roman"/>
                  <w:vertAlign w:val="baseline"/>
                  <w:lang w:val="en-US" w:eastAsia="zh-CN"/>
                </w:rPr>
                <w:t>DO30</w:t>
              </w:r>
            </w:ins>
          </w:p>
        </w:tc>
        <w:tc>
          <w:tcPr>
            <w:tcW w:w="495" w:type="pct"/>
            <w:noWrap w:val="0"/>
            <w:vAlign w:val="top"/>
          </w:tcPr>
          <w:p w14:paraId="29BA4AC4">
            <w:pPr>
              <w:jc w:val="center"/>
              <w:rPr>
                <w:ins w:id="3526" w:author="LKY" w:date="2026-05-22T20:44:26Z"/>
                <w:rFonts w:hint="default" w:ascii="Times New Roman" w:hAnsi="Times New Roman"/>
                <w:vertAlign w:val="baseline"/>
                <w:lang w:val="en-US" w:eastAsia="zh-CN"/>
              </w:rPr>
            </w:pPr>
            <w:ins w:id="3527" w:author="LKY" w:date="2026-05-22T20:44:26Z">
              <w:r>
                <w:rPr>
                  <w:rFonts w:hint="eastAsia" w:ascii="Times New Roman" w:hAnsi="Times New Roman"/>
                  <w:vertAlign w:val="baseline"/>
                  <w:lang w:val="en-US" w:eastAsia="zh-CN"/>
                </w:rPr>
                <w:t>COM</w:t>
              </w:r>
            </w:ins>
          </w:p>
        </w:tc>
      </w:tr>
      <w:tr w14:paraId="220F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28" w:author="LKY" w:date="2026-05-22T20:44:26Z"/>
        </w:trPr>
        <w:tc>
          <w:tcPr>
            <w:tcW w:w="552" w:type="pct"/>
            <w:noWrap w:val="0"/>
            <w:vAlign w:val="top"/>
          </w:tcPr>
          <w:p w14:paraId="4E64E15C">
            <w:pPr>
              <w:jc w:val="center"/>
              <w:rPr>
                <w:ins w:id="3529" w:author="LKY" w:date="2026-05-22T20:44:26Z"/>
                <w:rFonts w:hint="default" w:ascii="Times New Roman" w:hAnsi="Times New Roman"/>
                <w:vertAlign w:val="baseline"/>
                <w:lang w:val="en-US" w:eastAsia="zh-CN"/>
              </w:rPr>
            </w:pPr>
            <w:ins w:id="3530" w:author="LKY" w:date="2026-05-22T20:44:26Z">
              <w:r>
                <w:rPr>
                  <w:rFonts w:hint="eastAsia" w:ascii="Times New Roman" w:hAnsi="Times New Roman"/>
                  <w:vertAlign w:val="baseline"/>
                  <w:lang w:val="en-US" w:eastAsia="zh-CN"/>
                </w:rPr>
                <w:t>端口号</w:t>
              </w:r>
            </w:ins>
          </w:p>
        </w:tc>
        <w:tc>
          <w:tcPr>
            <w:tcW w:w="475" w:type="pct"/>
            <w:noWrap w:val="0"/>
            <w:vAlign w:val="top"/>
          </w:tcPr>
          <w:p w14:paraId="22E5A104">
            <w:pPr>
              <w:jc w:val="center"/>
              <w:rPr>
                <w:ins w:id="3531" w:author="LKY" w:date="2026-05-22T20:44:26Z"/>
                <w:rFonts w:hint="default" w:ascii="Times New Roman" w:hAnsi="Times New Roman"/>
                <w:vertAlign w:val="baseline"/>
                <w:lang w:val="en-US" w:eastAsia="zh-CN"/>
              </w:rPr>
            </w:pPr>
            <w:ins w:id="3532" w:author="LKY" w:date="2026-05-22T20:44:26Z">
              <w:r>
                <w:rPr>
                  <w:rFonts w:hint="eastAsia" w:ascii="Times New Roman" w:hAnsi="Times New Roman"/>
                  <w:vertAlign w:val="baseline"/>
                  <w:lang w:val="en-US" w:eastAsia="zh-CN"/>
                </w:rPr>
                <w:t>B1</w:t>
              </w:r>
            </w:ins>
          </w:p>
        </w:tc>
        <w:tc>
          <w:tcPr>
            <w:tcW w:w="475" w:type="pct"/>
            <w:noWrap w:val="0"/>
            <w:vAlign w:val="top"/>
          </w:tcPr>
          <w:p w14:paraId="79AF35FC">
            <w:pPr>
              <w:jc w:val="center"/>
              <w:rPr>
                <w:ins w:id="3533" w:author="LKY" w:date="2026-05-22T20:44:26Z"/>
                <w:rFonts w:hint="default" w:ascii="Times New Roman" w:hAnsi="Times New Roman"/>
                <w:vertAlign w:val="baseline"/>
                <w:lang w:val="en-US" w:eastAsia="zh-CN"/>
              </w:rPr>
            </w:pPr>
            <w:ins w:id="3534" w:author="LKY" w:date="2026-05-22T20:44:26Z">
              <w:r>
                <w:rPr>
                  <w:rFonts w:hint="eastAsia" w:ascii="Times New Roman" w:hAnsi="Times New Roman"/>
                  <w:vertAlign w:val="baseline"/>
                  <w:lang w:val="en-US" w:eastAsia="zh-CN"/>
                </w:rPr>
                <w:t>B2</w:t>
              </w:r>
            </w:ins>
          </w:p>
        </w:tc>
        <w:tc>
          <w:tcPr>
            <w:tcW w:w="475" w:type="pct"/>
            <w:noWrap w:val="0"/>
            <w:vAlign w:val="top"/>
          </w:tcPr>
          <w:p w14:paraId="7DCB341A">
            <w:pPr>
              <w:jc w:val="center"/>
              <w:rPr>
                <w:ins w:id="3535" w:author="LKY" w:date="2026-05-22T20:44:26Z"/>
                <w:rFonts w:hint="default" w:ascii="Times New Roman" w:hAnsi="Times New Roman"/>
                <w:vertAlign w:val="baseline"/>
                <w:lang w:val="en-US" w:eastAsia="zh-CN"/>
              </w:rPr>
            </w:pPr>
            <w:ins w:id="3536" w:author="LKY" w:date="2026-05-22T20:44:26Z">
              <w:r>
                <w:rPr>
                  <w:rFonts w:hint="eastAsia" w:ascii="Times New Roman" w:hAnsi="Times New Roman"/>
                  <w:vertAlign w:val="baseline"/>
                  <w:lang w:val="en-US" w:eastAsia="zh-CN"/>
                </w:rPr>
                <w:t>B3</w:t>
              </w:r>
            </w:ins>
          </w:p>
        </w:tc>
        <w:tc>
          <w:tcPr>
            <w:tcW w:w="475" w:type="pct"/>
            <w:noWrap w:val="0"/>
            <w:vAlign w:val="top"/>
          </w:tcPr>
          <w:p w14:paraId="53FE7748">
            <w:pPr>
              <w:jc w:val="center"/>
              <w:rPr>
                <w:ins w:id="3537" w:author="LKY" w:date="2026-05-22T20:44:26Z"/>
                <w:rFonts w:hint="default" w:ascii="Times New Roman" w:hAnsi="Times New Roman"/>
                <w:vertAlign w:val="baseline"/>
                <w:lang w:val="en-US" w:eastAsia="zh-CN"/>
              </w:rPr>
            </w:pPr>
            <w:ins w:id="3538" w:author="LKY" w:date="2026-05-22T20:44:26Z">
              <w:r>
                <w:rPr>
                  <w:rFonts w:hint="eastAsia" w:ascii="Times New Roman" w:hAnsi="Times New Roman"/>
                  <w:vertAlign w:val="baseline"/>
                  <w:lang w:val="en-US" w:eastAsia="zh-CN"/>
                </w:rPr>
                <w:t>B4</w:t>
              </w:r>
            </w:ins>
          </w:p>
        </w:tc>
        <w:tc>
          <w:tcPr>
            <w:tcW w:w="475" w:type="pct"/>
            <w:noWrap w:val="0"/>
            <w:vAlign w:val="top"/>
          </w:tcPr>
          <w:p w14:paraId="331638EE">
            <w:pPr>
              <w:jc w:val="center"/>
              <w:rPr>
                <w:ins w:id="3539" w:author="LKY" w:date="2026-05-22T20:44:26Z"/>
                <w:rFonts w:hint="default" w:ascii="Times New Roman" w:hAnsi="Times New Roman"/>
                <w:vertAlign w:val="baseline"/>
                <w:lang w:val="en-US" w:eastAsia="zh-CN"/>
              </w:rPr>
            </w:pPr>
            <w:ins w:id="3540" w:author="LKY" w:date="2026-05-22T20:44:26Z">
              <w:r>
                <w:rPr>
                  <w:rFonts w:hint="eastAsia" w:ascii="Times New Roman" w:hAnsi="Times New Roman"/>
                  <w:vertAlign w:val="baseline"/>
                  <w:lang w:val="en-US" w:eastAsia="zh-CN"/>
                </w:rPr>
                <w:t>B5</w:t>
              </w:r>
            </w:ins>
          </w:p>
        </w:tc>
        <w:tc>
          <w:tcPr>
            <w:tcW w:w="475" w:type="pct"/>
            <w:noWrap w:val="0"/>
            <w:vAlign w:val="top"/>
          </w:tcPr>
          <w:p w14:paraId="138E9C4C">
            <w:pPr>
              <w:jc w:val="center"/>
              <w:rPr>
                <w:ins w:id="3541" w:author="LKY" w:date="2026-05-22T20:44:26Z"/>
                <w:rFonts w:hint="default" w:ascii="Times New Roman" w:hAnsi="Times New Roman"/>
                <w:vertAlign w:val="baseline"/>
                <w:lang w:val="en-US" w:eastAsia="zh-CN"/>
              </w:rPr>
            </w:pPr>
            <w:ins w:id="3542" w:author="LKY" w:date="2026-05-22T20:44:26Z">
              <w:r>
                <w:rPr>
                  <w:rFonts w:hint="eastAsia" w:ascii="Times New Roman" w:hAnsi="Times New Roman"/>
                  <w:vertAlign w:val="baseline"/>
                  <w:lang w:val="en-US" w:eastAsia="zh-CN"/>
                </w:rPr>
                <w:t>B6</w:t>
              </w:r>
            </w:ins>
          </w:p>
        </w:tc>
        <w:tc>
          <w:tcPr>
            <w:tcW w:w="475" w:type="pct"/>
            <w:noWrap w:val="0"/>
            <w:vAlign w:val="top"/>
          </w:tcPr>
          <w:p w14:paraId="54D69D2D">
            <w:pPr>
              <w:jc w:val="center"/>
              <w:rPr>
                <w:ins w:id="3543" w:author="LKY" w:date="2026-05-22T20:44:26Z"/>
                <w:rFonts w:hint="default" w:ascii="Times New Roman" w:hAnsi="Times New Roman"/>
                <w:vertAlign w:val="baseline"/>
                <w:lang w:val="en-US" w:eastAsia="zh-CN"/>
              </w:rPr>
            </w:pPr>
            <w:ins w:id="3544" w:author="LKY" w:date="2026-05-22T20:44:26Z">
              <w:r>
                <w:rPr>
                  <w:rFonts w:hint="eastAsia" w:ascii="Times New Roman" w:hAnsi="Times New Roman"/>
                  <w:vertAlign w:val="baseline"/>
                  <w:lang w:val="en-US" w:eastAsia="zh-CN"/>
                </w:rPr>
                <w:t>B7</w:t>
              </w:r>
            </w:ins>
          </w:p>
        </w:tc>
        <w:tc>
          <w:tcPr>
            <w:tcW w:w="620" w:type="pct"/>
            <w:noWrap w:val="0"/>
            <w:vAlign w:val="top"/>
          </w:tcPr>
          <w:p w14:paraId="7EC36CED">
            <w:pPr>
              <w:jc w:val="center"/>
              <w:rPr>
                <w:ins w:id="3545" w:author="LKY" w:date="2026-05-22T20:44:26Z"/>
                <w:rFonts w:hint="default" w:ascii="Times New Roman" w:hAnsi="Times New Roman"/>
                <w:vertAlign w:val="baseline"/>
                <w:lang w:val="en-US" w:eastAsia="zh-CN"/>
              </w:rPr>
            </w:pPr>
            <w:ins w:id="3546" w:author="LKY" w:date="2026-05-22T20:44:26Z">
              <w:r>
                <w:rPr>
                  <w:rFonts w:hint="eastAsia" w:ascii="Times New Roman" w:hAnsi="Times New Roman"/>
                  <w:vertAlign w:val="baseline"/>
                  <w:lang w:val="en-US" w:eastAsia="zh-CN"/>
                </w:rPr>
                <w:t>B8</w:t>
              </w:r>
            </w:ins>
          </w:p>
        </w:tc>
        <w:tc>
          <w:tcPr>
            <w:tcW w:w="495" w:type="pct"/>
            <w:noWrap w:val="0"/>
            <w:vAlign w:val="top"/>
          </w:tcPr>
          <w:p w14:paraId="34859FBD">
            <w:pPr>
              <w:jc w:val="center"/>
              <w:rPr>
                <w:ins w:id="3547" w:author="LKY" w:date="2026-05-22T20:44:26Z"/>
                <w:rFonts w:hint="default" w:ascii="Times New Roman" w:hAnsi="Times New Roman"/>
                <w:vertAlign w:val="baseline"/>
                <w:lang w:val="en-US" w:eastAsia="zh-CN"/>
              </w:rPr>
            </w:pPr>
            <w:ins w:id="3548" w:author="LKY" w:date="2026-05-22T20:44:26Z">
              <w:r>
                <w:rPr>
                  <w:rFonts w:hint="eastAsia" w:ascii="Times New Roman" w:hAnsi="Times New Roman"/>
                  <w:vertAlign w:val="baseline"/>
                  <w:lang w:val="en-US" w:eastAsia="zh-CN"/>
                </w:rPr>
                <w:t>B9</w:t>
              </w:r>
            </w:ins>
          </w:p>
        </w:tc>
      </w:tr>
      <w:tr w14:paraId="4847C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49" w:author="LKY" w:date="2026-05-22T20:44:26Z"/>
        </w:trPr>
        <w:tc>
          <w:tcPr>
            <w:tcW w:w="552" w:type="pct"/>
            <w:noWrap w:val="0"/>
            <w:vAlign w:val="top"/>
          </w:tcPr>
          <w:p w14:paraId="5BE58314">
            <w:pPr>
              <w:jc w:val="center"/>
              <w:rPr>
                <w:ins w:id="3550" w:author="LKY" w:date="2026-05-22T20:44:26Z"/>
                <w:rFonts w:hint="default" w:ascii="Times New Roman" w:hAnsi="Times New Roman"/>
                <w:vertAlign w:val="baseline"/>
                <w:lang w:val="en-US" w:eastAsia="zh-CN"/>
              </w:rPr>
            </w:pPr>
            <w:ins w:id="3551" w:author="LKY" w:date="2026-05-22T20:44:26Z">
              <w:r>
                <w:rPr>
                  <w:rFonts w:hint="eastAsia" w:ascii="Times New Roman" w:hAnsi="Times New Roman"/>
                  <w:vertAlign w:val="baseline"/>
                  <w:lang w:val="en-US" w:eastAsia="zh-CN"/>
                </w:rPr>
                <w:t>名称</w:t>
              </w:r>
            </w:ins>
          </w:p>
        </w:tc>
        <w:tc>
          <w:tcPr>
            <w:tcW w:w="475" w:type="pct"/>
            <w:noWrap w:val="0"/>
            <w:vAlign w:val="top"/>
          </w:tcPr>
          <w:p w14:paraId="2EC97728">
            <w:pPr>
              <w:jc w:val="center"/>
              <w:rPr>
                <w:ins w:id="3552" w:author="LKY" w:date="2026-05-22T20:44:26Z"/>
                <w:rFonts w:hint="default" w:ascii="Times New Roman" w:hAnsi="Times New Roman"/>
                <w:vertAlign w:val="baseline"/>
                <w:lang w:val="en-US" w:eastAsia="zh-CN"/>
              </w:rPr>
            </w:pPr>
            <w:ins w:id="3553" w:author="LKY" w:date="2026-05-22T20:44:26Z">
              <w:r>
                <w:rPr>
                  <w:rFonts w:hint="eastAsia" w:ascii="Times New Roman" w:hAnsi="Times New Roman"/>
                  <w:vertAlign w:val="baseline"/>
                  <w:lang w:val="en-US" w:eastAsia="zh-CN"/>
                </w:rPr>
                <w:t>DO1</w:t>
              </w:r>
            </w:ins>
          </w:p>
        </w:tc>
        <w:tc>
          <w:tcPr>
            <w:tcW w:w="475" w:type="pct"/>
            <w:noWrap w:val="0"/>
            <w:vAlign w:val="top"/>
          </w:tcPr>
          <w:p w14:paraId="4510B206">
            <w:pPr>
              <w:jc w:val="center"/>
              <w:rPr>
                <w:ins w:id="3554" w:author="LKY" w:date="2026-05-22T20:44:26Z"/>
                <w:rFonts w:hint="default" w:ascii="Times New Roman" w:hAnsi="Times New Roman"/>
                <w:vertAlign w:val="baseline"/>
                <w:lang w:val="en-US" w:eastAsia="zh-CN"/>
              </w:rPr>
            </w:pPr>
            <w:ins w:id="3555" w:author="LKY" w:date="2026-05-22T20:44:26Z">
              <w:r>
                <w:rPr>
                  <w:rFonts w:hint="eastAsia" w:ascii="Times New Roman" w:hAnsi="Times New Roman"/>
                  <w:vertAlign w:val="baseline"/>
                  <w:lang w:val="en-US" w:eastAsia="zh-CN"/>
                </w:rPr>
                <w:t>DO3</w:t>
              </w:r>
            </w:ins>
          </w:p>
        </w:tc>
        <w:tc>
          <w:tcPr>
            <w:tcW w:w="475" w:type="pct"/>
            <w:noWrap w:val="0"/>
            <w:vAlign w:val="top"/>
          </w:tcPr>
          <w:p w14:paraId="5B8C937F">
            <w:pPr>
              <w:jc w:val="center"/>
              <w:rPr>
                <w:ins w:id="3556" w:author="LKY" w:date="2026-05-22T20:44:26Z"/>
                <w:rFonts w:hint="default" w:ascii="Times New Roman" w:hAnsi="Times New Roman"/>
                <w:vertAlign w:val="baseline"/>
                <w:lang w:val="en-US" w:eastAsia="zh-CN"/>
              </w:rPr>
            </w:pPr>
            <w:ins w:id="3557" w:author="LKY" w:date="2026-05-22T20:44:26Z">
              <w:r>
                <w:rPr>
                  <w:rFonts w:hint="eastAsia" w:ascii="Times New Roman" w:hAnsi="Times New Roman"/>
                  <w:vertAlign w:val="baseline"/>
                  <w:lang w:val="en-US" w:eastAsia="zh-CN"/>
                </w:rPr>
                <w:t>DO5</w:t>
              </w:r>
            </w:ins>
          </w:p>
        </w:tc>
        <w:tc>
          <w:tcPr>
            <w:tcW w:w="475" w:type="pct"/>
            <w:noWrap w:val="0"/>
            <w:vAlign w:val="top"/>
          </w:tcPr>
          <w:p w14:paraId="32997E6D">
            <w:pPr>
              <w:jc w:val="center"/>
              <w:rPr>
                <w:ins w:id="3558" w:author="LKY" w:date="2026-05-22T20:44:26Z"/>
                <w:rFonts w:hint="default" w:ascii="Times New Roman" w:hAnsi="Times New Roman"/>
                <w:vertAlign w:val="baseline"/>
                <w:lang w:val="en-US" w:eastAsia="zh-CN"/>
              </w:rPr>
            </w:pPr>
            <w:ins w:id="3559" w:author="LKY" w:date="2026-05-22T20:44:26Z">
              <w:r>
                <w:rPr>
                  <w:rFonts w:hint="eastAsia" w:ascii="Times New Roman" w:hAnsi="Times New Roman"/>
                  <w:vertAlign w:val="baseline"/>
                  <w:lang w:val="en-US" w:eastAsia="zh-CN"/>
                </w:rPr>
                <w:t>DO7</w:t>
              </w:r>
            </w:ins>
          </w:p>
        </w:tc>
        <w:tc>
          <w:tcPr>
            <w:tcW w:w="475" w:type="pct"/>
            <w:noWrap w:val="0"/>
            <w:vAlign w:val="top"/>
          </w:tcPr>
          <w:p w14:paraId="29F28B41">
            <w:pPr>
              <w:jc w:val="center"/>
              <w:rPr>
                <w:ins w:id="3560" w:author="LKY" w:date="2026-05-22T20:44:26Z"/>
                <w:rFonts w:hint="default" w:ascii="Times New Roman" w:hAnsi="Times New Roman"/>
                <w:vertAlign w:val="baseline"/>
                <w:lang w:val="en-US" w:eastAsia="zh-CN"/>
              </w:rPr>
            </w:pPr>
            <w:ins w:id="3561" w:author="LKY" w:date="2026-05-22T20:44:26Z">
              <w:r>
                <w:rPr>
                  <w:rFonts w:hint="eastAsia" w:ascii="Times New Roman" w:hAnsi="Times New Roman"/>
                  <w:vertAlign w:val="baseline"/>
                  <w:lang w:val="en-US" w:eastAsia="zh-CN"/>
                </w:rPr>
                <w:t>DO9</w:t>
              </w:r>
            </w:ins>
          </w:p>
        </w:tc>
        <w:tc>
          <w:tcPr>
            <w:tcW w:w="475" w:type="pct"/>
            <w:noWrap w:val="0"/>
            <w:vAlign w:val="top"/>
          </w:tcPr>
          <w:p w14:paraId="5FD07114">
            <w:pPr>
              <w:jc w:val="center"/>
              <w:rPr>
                <w:ins w:id="3562" w:author="LKY" w:date="2026-05-22T20:44:26Z"/>
                <w:rFonts w:hint="default" w:ascii="Times New Roman" w:hAnsi="Times New Roman"/>
                <w:vertAlign w:val="baseline"/>
                <w:lang w:val="en-US" w:eastAsia="zh-CN"/>
              </w:rPr>
            </w:pPr>
            <w:ins w:id="3563" w:author="LKY" w:date="2026-05-22T20:44:26Z">
              <w:r>
                <w:rPr>
                  <w:rFonts w:hint="eastAsia" w:ascii="Times New Roman" w:hAnsi="Times New Roman"/>
                  <w:vertAlign w:val="baseline"/>
                  <w:lang w:val="en-US" w:eastAsia="zh-CN"/>
                </w:rPr>
                <w:t>DO11</w:t>
              </w:r>
            </w:ins>
          </w:p>
        </w:tc>
        <w:tc>
          <w:tcPr>
            <w:tcW w:w="475" w:type="pct"/>
            <w:noWrap w:val="0"/>
            <w:vAlign w:val="top"/>
          </w:tcPr>
          <w:p w14:paraId="6F05ADF9">
            <w:pPr>
              <w:jc w:val="center"/>
              <w:rPr>
                <w:ins w:id="3564" w:author="LKY" w:date="2026-05-22T20:44:26Z"/>
                <w:rFonts w:hint="default" w:ascii="Times New Roman" w:hAnsi="Times New Roman"/>
                <w:vertAlign w:val="baseline"/>
                <w:lang w:val="en-US" w:eastAsia="zh-CN"/>
              </w:rPr>
            </w:pPr>
            <w:ins w:id="3565" w:author="LKY" w:date="2026-05-22T20:44:26Z">
              <w:r>
                <w:rPr>
                  <w:rFonts w:hint="eastAsia" w:ascii="Times New Roman" w:hAnsi="Times New Roman"/>
                  <w:vertAlign w:val="baseline"/>
                  <w:lang w:val="en-US" w:eastAsia="zh-CN"/>
                </w:rPr>
                <w:t>DO13</w:t>
              </w:r>
            </w:ins>
          </w:p>
        </w:tc>
        <w:tc>
          <w:tcPr>
            <w:tcW w:w="620" w:type="pct"/>
            <w:noWrap w:val="0"/>
            <w:vAlign w:val="top"/>
          </w:tcPr>
          <w:p w14:paraId="3EA22DA0">
            <w:pPr>
              <w:jc w:val="center"/>
              <w:rPr>
                <w:ins w:id="3566" w:author="LKY" w:date="2026-05-22T20:44:26Z"/>
                <w:rFonts w:hint="default" w:ascii="Times New Roman" w:hAnsi="Times New Roman"/>
                <w:vertAlign w:val="baseline"/>
                <w:lang w:val="en-US" w:eastAsia="zh-CN"/>
              </w:rPr>
            </w:pPr>
            <w:ins w:id="3567" w:author="LKY" w:date="2026-05-22T20:44:26Z">
              <w:r>
                <w:rPr>
                  <w:rFonts w:hint="eastAsia" w:ascii="Times New Roman" w:hAnsi="Times New Roman"/>
                  <w:vertAlign w:val="baseline"/>
                  <w:lang w:val="en-US" w:eastAsia="zh-CN"/>
                </w:rPr>
                <w:t>DO15</w:t>
              </w:r>
            </w:ins>
          </w:p>
        </w:tc>
        <w:tc>
          <w:tcPr>
            <w:tcW w:w="495" w:type="pct"/>
            <w:noWrap w:val="0"/>
            <w:vAlign w:val="top"/>
          </w:tcPr>
          <w:p w14:paraId="1AF7E672">
            <w:pPr>
              <w:jc w:val="center"/>
              <w:rPr>
                <w:ins w:id="3568" w:author="LKY" w:date="2026-05-22T20:44:26Z"/>
                <w:rFonts w:hint="default" w:ascii="Times New Roman" w:hAnsi="Times New Roman"/>
                <w:vertAlign w:val="baseline"/>
                <w:lang w:val="en-US" w:eastAsia="zh-CN"/>
              </w:rPr>
            </w:pPr>
            <w:ins w:id="3569" w:author="LKY" w:date="2026-05-22T20:44:26Z">
              <w:r>
                <w:rPr>
                  <w:rFonts w:hint="eastAsia" w:ascii="Times New Roman" w:hAnsi="Times New Roman"/>
                  <w:vertAlign w:val="baseline"/>
                  <w:lang w:val="en-US" w:eastAsia="zh-CN"/>
                </w:rPr>
                <w:t>PE</w:t>
              </w:r>
            </w:ins>
          </w:p>
        </w:tc>
      </w:tr>
      <w:tr w14:paraId="45A8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70" w:author="LKY" w:date="2026-05-22T20:44:26Z"/>
        </w:trPr>
        <w:tc>
          <w:tcPr>
            <w:tcW w:w="552" w:type="pct"/>
            <w:noWrap w:val="0"/>
            <w:vAlign w:val="top"/>
          </w:tcPr>
          <w:p w14:paraId="6EE55B4E">
            <w:pPr>
              <w:jc w:val="center"/>
              <w:rPr>
                <w:ins w:id="3571" w:author="LKY" w:date="2026-05-22T20:44:26Z"/>
                <w:rFonts w:hint="default" w:ascii="Times New Roman" w:hAnsi="Times New Roman"/>
                <w:vertAlign w:val="baseline"/>
                <w:lang w:val="en-US" w:eastAsia="zh-CN"/>
              </w:rPr>
            </w:pPr>
            <w:ins w:id="3572" w:author="LKY" w:date="2026-05-22T20:44:26Z">
              <w:r>
                <w:rPr>
                  <w:rFonts w:hint="eastAsia" w:ascii="Times New Roman" w:hAnsi="Times New Roman"/>
                  <w:vertAlign w:val="baseline"/>
                  <w:lang w:val="en-US" w:eastAsia="zh-CN"/>
                </w:rPr>
                <w:t>端口号</w:t>
              </w:r>
            </w:ins>
          </w:p>
        </w:tc>
        <w:tc>
          <w:tcPr>
            <w:tcW w:w="475" w:type="pct"/>
            <w:noWrap w:val="0"/>
            <w:vAlign w:val="top"/>
          </w:tcPr>
          <w:p w14:paraId="2A892BB6">
            <w:pPr>
              <w:jc w:val="center"/>
              <w:rPr>
                <w:ins w:id="3573" w:author="LKY" w:date="2026-05-22T20:44:26Z"/>
                <w:rFonts w:hint="default" w:ascii="Times New Roman" w:hAnsi="Times New Roman"/>
                <w:vertAlign w:val="baseline"/>
                <w:lang w:val="en-US" w:eastAsia="zh-CN"/>
              </w:rPr>
            </w:pPr>
            <w:ins w:id="3574" w:author="LKY" w:date="2026-05-22T20:44:26Z">
              <w:r>
                <w:rPr>
                  <w:rFonts w:hint="eastAsia" w:ascii="Times New Roman" w:hAnsi="Times New Roman"/>
                  <w:vertAlign w:val="baseline"/>
                  <w:lang w:val="en-US" w:eastAsia="zh-CN"/>
                </w:rPr>
                <w:t>A1</w:t>
              </w:r>
            </w:ins>
          </w:p>
        </w:tc>
        <w:tc>
          <w:tcPr>
            <w:tcW w:w="475" w:type="pct"/>
            <w:noWrap w:val="0"/>
            <w:vAlign w:val="top"/>
          </w:tcPr>
          <w:p w14:paraId="082CDCB4">
            <w:pPr>
              <w:jc w:val="center"/>
              <w:rPr>
                <w:ins w:id="3575" w:author="LKY" w:date="2026-05-22T20:44:26Z"/>
                <w:rFonts w:hint="default" w:ascii="Times New Roman" w:hAnsi="Times New Roman"/>
                <w:vertAlign w:val="baseline"/>
                <w:lang w:val="en-US" w:eastAsia="zh-CN"/>
              </w:rPr>
            </w:pPr>
            <w:ins w:id="3576" w:author="LKY" w:date="2026-05-22T20:44:26Z">
              <w:r>
                <w:rPr>
                  <w:rFonts w:hint="eastAsia" w:ascii="Times New Roman" w:hAnsi="Times New Roman"/>
                  <w:vertAlign w:val="baseline"/>
                  <w:lang w:val="en-US" w:eastAsia="zh-CN"/>
                </w:rPr>
                <w:t>A2</w:t>
              </w:r>
            </w:ins>
          </w:p>
        </w:tc>
        <w:tc>
          <w:tcPr>
            <w:tcW w:w="475" w:type="pct"/>
            <w:noWrap w:val="0"/>
            <w:vAlign w:val="top"/>
          </w:tcPr>
          <w:p w14:paraId="634A62F1">
            <w:pPr>
              <w:jc w:val="center"/>
              <w:rPr>
                <w:ins w:id="3577" w:author="LKY" w:date="2026-05-22T20:44:26Z"/>
                <w:rFonts w:hint="default" w:ascii="Times New Roman" w:hAnsi="Times New Roman"/>
                <w:vertAlign w:val="baseline"/>
                <w:lang w:val="en-US" w:eastAsia="zh-CN"/>
              </w:rPr>
            </w:pPr>
            <w:ins w:id="3578" w:author="LKY" w:date="2026-05-22T20:44:26Z">
              <w:r>
                <w:rPr>
                  <w:rFonts w:hint="eastAsia" w:ascii="Times New Roman" w:hAnsi="Times New Roman"/>
                  <w:vertAlign w:val="baseline"/>
                  <w:lang w:val="en-US" w:eastAsia="zh-CN"/>
                </w:rPr>
                <w:t>A3</w:t>
              </w:r>
            </w:ins>
          </w:p>
        </w:tc>
        <w:tc>
          <w:tcPr>
            <w:tcW w:w="475" w:type="pct"/>
            <w:noWrap w:val="0"/>
            <w:vAlign w:val="top"/>
          </w:tcPr>
          <w:p w14:paraId="779E7FAD">
            <w:pPr>
              <w:jc w:val="center"/>
              <w:rPr>
                <w:ins w:id="3579" w:author="LKY" w:date="2026-05-22T20:44:26Z"/>
                <w:rFonts w:hint="default" w:ascii="Times New Roman" w:hAnsi="Times New Roman"/>
                <w:vertAlign w:val="baseline"/>
                <w:lang w:val="en-US" w:eastAsia="zh-CN"/>
              </w:rPr>
            </w:pPr>
            <w:ins w:id="3580" w:author="LKY" w:date="2026-05-22T20:44:26Z">
              <w:r>
                <w:rPr>
                  <w:rFonts w:hint="eastAsia" w:ascii="Times New Roman" w:hAnsi="Times New Roman"/>
                  <w:vertAlign w:val="baseline"/>
                  <w:lang w:val="en-US" w:eastAsia="zh-CN"/>
                </w:rPr>
                <w:t>A4</w:t>
              </w:r>
            </w:ins>
          </w:p>
        </w:tc>
        <w:tc>
          <w:tcPr>
            <w:tcW w:w="475" w:type="pct"/>
            <w:noWrap w:val="0"/>
            <w:vAlign w:val="top"/>
          </w:tcPr>
          <w:p w14:paraId="459683A1">
            <w:pPr>
              <w:jc w:val="center"/>
              <w:rPr>
                <w:ins w:id="3581" w:author="LKY" w:date="2026-05-22T20:44:26Z"/>
                <w:rFonts w:hint="default" w:ascii="Times New Roman" w:hAnsi="Times New Roman"/>
                <w:vertAlign w:val="baseline"/>
                <w:lang w:val="en-US" w:eastAsia="zh-CN"/>
              </w:rPr>
            </w:pPr>
            <w:ins w:id="3582" w:author="LKY" w:date="2026-05-22T20:44:26Z">
              <w:r>
                <w:rPr>
                  <w:rFonts w:hint="eastAsia" w:ascii="Times New Roman" w:hAnsi="Times New Roman"/>
                  <w:vertAlign w:val="baseline"/>
                  <w:lang w:val="en-US" w:eastAsia="zh-CN"/>
                </w:rPr>
                <w:t>A5</w:t>
              </w:r>
            </w:ins>
          </w:p>
        </w:tc>
        <w:tc>
          <w:tcPr>
            <w:tcW w:w="475" w:type="pct"/>
            <w:noWrap w:val="0"/>
            <w:vAlign w:val="top"/>
          </w:tcPr>
          <w:p w14:paraId="75BD9641">
            <w:pPr>
              <w:jc w:val="center"/>
              <w:rPr>
                <w:ins w:id="3583" w:author="LKY" w:date="2026-05-22T20:44:26Z"/>
                <w:rFonts w:hint="default" w:ascii="Times New Roman" w:hAnsi="Times New Roman"/>
                <w:vertAlign w:val="baseline"/>
                <w:lang w:val="en-US" w:eastAsia="zh-CN"/>
              </w:rPr>
            </w:pPr>
            <w:ins w:id="3584" w:author="LKY" w:date="2026-05-22T20:44:26Z">
              <w:r>
                <w:rPr>
                  <w:rFonts w:hint="eastAsia" w:ascii="Times New Roman" w:hAnsi="Times New Roman"/>
                  <w:vertAlign w:val="baseline"/>
                  <w:lang w:val="en-US" w:eastAsia="zh-CN"/>
                </w:rPr>
                <w:t>A6</w:t>
              </w:r>
            </w:ins>
          </w:p>
        </w:tc>
        <w:tc>
          <w:tcPr>
            <w:tcW w:w="475" w:type="pct"/>
            <w:noWrap w:val="0"/>
            <w:vAlign w:val="top"/>
          </w:tcPr>
          <w:p w14:paraId="64275A2C">
            <w:pPr>
              <w:jc w:val="center"/>
              <w:rPr>
                <w:ins w:id="3585" w:author="LKY" w:date="2026-05-22T20:44:26Z"/>
                <w:rFonts w:hint="default" w:ascii="Times New Roman" w:hAnsi="Times New Roman"/>
                <w:vertAlign w:val="baseline"/>
                <w:lang w:val="en-US" w:eastAsia="zh-CN"/>
              </w:rPr>
            </w:pPr>
            <w:ins w:id="3586" w:author="LKY" w:date="2026-05-22T20:44:26Z">
              <w:r>
                <w:rPr>
                  <w:rFonts w:hint="eastAsia" w:ascii="Times New Roman" w:hAnsi="Times New Roman"/>
                  <w:vertAlign w:val="baseline"/>
                  <w:lang w:val="en-US" w:eastAsia="zh-CN"/>
                </w:rPr>
                <w:t>A7</w:t>
              </w:r>
            </w:ins>
          </w:p>
        </w:tc>
        <w:tc>
          <w:tcPr>
            <w:tcW w:w="620" w:type="pct"/>
            <w:noWrap w:val="0"/>
            <w:vAlign w:val="top"/>
          </w:tcPr>
          <w:p w14:paraId="665ACF28">
            <w:pPr>
              <w:jc w:val="center"/>
              <w:rPr>
                <w:ins w:id="3587" w:author="LKY" w:date="2026-05-22T20:44:26Z"/>
                <w:rFonts w:hint="default" w:ascii="Times New Roman" w:hAnsi="Times New Roman"/>
                <w:vertAlign w:val="baseline"/>
                <w:lang w:val="en-US" w:eastAsia="zh-CN"/>
              </w:rPr>
            </w:pPr>
            <w:ins w:id="3588" w:author="LKY" w:date="2026-05-22T20:44:26Z">
              <w:r>
                <w:rPr>
                  <w:rFonts w:hint="eastAsia" w:ascii="Times New Roman" w:hAnsi="Times New Roman"/>
                  <w:vertAlign w:val="baseline"/>
                  <w:lang w:val="en-US" w:eastAsia="zh-CN"/>
                </w:rPr>
                <w:t>A8</w:t>
              </w:r>
            </w:ins>
          </w:p>
        </w:tc>
        <w:tc>
          <w:tcPr>
            <w:tcW w:w="495" w:type="pct"/>
            <w:noWrap w:val="0"/>
            <w:vAlign w:val="top"/>
          </w:tcPr>
          <w:p w14:paraId="08ED7864">
            <w:pPr>
              <w:jc w:val="center"/>
              <w:rPr>
                <w:ins w:id="3589" w:author="LKY" w:date="2026-05-22T20:44:26Z"/>
                <w:rFonts w:hint="default" w:ascii="Times New Roman" w:hAnsi="Times New Roman"/>
                <w:vertAlign w:val="baseline"/>
                <w:lang w:val="en-US" w:eastAsia="zh-CN"/>
              </w:rPr>
            </w:pPr>
            <w:ins w:id="3590" w:author="LKY" w:date="2026-05-22T20:44:26Z">
              <w:r>
                <w:rPr>
                  <w:rFonts w:hint="eastAsia" w:ascii="Times New Roman" w:hAnsi="Times New Roman"/>
                  <w:vertAlign w:val="baseline"/>
                  <w:lang w:val="en-US" w:eastAsia="zh-CN"/>
                </w:rPr>
                <w:t>A9</w:t>
              </w:r>
            </w:ins>
          </w:p>
        </w:tc>
      </w:tr>
      <w:tr w14:paraId="1EDBD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591" w:author="LKY" w:date="2026-05-22T20:44:26Z"/>
        </w:trPr>
        <w:tc>
          <w:tcPr>
            <w:tcW w:w="552" w:type="pct"/>
            <w:noWrap w:val="0"/>
            <w:vAlign w:val="top"/>
          </w:tcPr>
          <w:p w14:paraId="645C15FA">
            <w:pPr>
              <w:jc w:val="center"/>
              <w:rPr>
                <w:ins w:id="3592" w:author="LKY" w:date="2026-05-22T20:44:26Z"/>
                <w:rFonts w:hint="default" w:ascii="Times New Roman" w:hAnsi="Times New Roman"/>
                <w:vertAlign w:val="baseline"/>
                <w:lang w:val="en-US" w:eastAsia="zh-CN"/>
              </w:rPr>
            </w:pPr>
            <w:ins w:id="3593" w:author="LKY" w:date="2026-05-22T20:44:26Z">
              <w:r>
                <w:rPr>
                  <w:rFonts w:hint="eastAsia" w:ascii="Times New Roman" w:hAnsi="Times New Roman"/>
                  <w:vertAlign w:val="baseline"/>
                  <w:lang w:val="en-US" w:eastAsia="zh-CN"/>
                </w:rPr>
                <w:t>名称</w:t>
              </w:r>
            </w:ins>
          </w:p>
        </w:tc>
        <w:tc>
          <w:tcPr>
            <w:tcW w:w="475" w:type="pct"/>
            <w:noWrap w:val="0"/>
            <w:vAlign w:val="top"/>
          </w:tcPr>
          <w:p w14:paraId="423A6ABD">
            <w:pPr>
              <w:jc w:val="center"/>
              <w:rPr>
                <w:ins w:id="3594" w:author="LKY" w:date="2026-05-22T20:44:26Z"/>
                <w:rFonts w:hint="default" w:ascii="Times New Roman" w:hAnsi="Times New Roman"/>
                <w:vertAlign w:val="baseline"/>
                <w:lang w:val="en-US" w:eastAsia="zh-CN"/>
              </w:rPr>
            </w:pPr>
            <w:ins w:id="3595" w:author="LKY" w:date="2026-05-22T20:44:26Z">
              <w:r>
                <w:rPr>
                  <w:rFonts w:hint="eastAsia" w:ascii="Times New Roman" w:hAnsi="Times New Roman"/>
                  <w:vertAlign w:val="baseline"/>
                  <w:lang w:val="en-US" w:eastAsia="zh-CN"/>
                </w:rPr>
                <w:t>DO0</w:t>
              </w:r>
            </w:ins>
          </w:p>
        </w:tc>
        <w:tc>
          <w:tcPr>
            <w:tcW w:w="475" w:type="pct"/>
            <w:noWrap w:val="0"/>
            <w:vAlign w:val="top"/>
          </w:tcPr>
          <w:p w14:paraId="1304877B">
            <w:pPr>
              <w:jc w:val="center"/>
              <w:rPr>
                <w:ins w:id="3596" w:author="LKY" w:date="2026-05-22T20:44:26Z"/>
                <w:rFonts w:hint="default" w:ascii="Times New Roman" w:hAnsi="Times New Roman"/>
                <w:vertAlign w:val="baseline"/>
                <w:lang w:val="en-US" w:eastAsia="zh-CN"/>
              </w:rPr>
            </w:pPr>
            <w:ins w:id="3597" w:author="LKY" w:date="2026-05-22T20:44:26Z">
              <w:r>
                <w:rPr>
                  <w:rFonts w:hint="eastAsia" w:ascii="Times New Roman" w:hAnsi="Times New Roman"/>
                  <w:vertAlign w:val="baseline"/>
                  <w:lang w:val="en-US" w:eastAsia="zh-CN"/>
                </w:rPr>
                <w:t>DO2</w:t>
              </w:r>
            </w:ins>
          </w:p>
        </w:tc>
        <w:tc>
          <w:tcPr>
            <w:tcW w:w="475" w:type="pct"/>
            <w:noWrap w:val="0"/>
            <w:vAlign w:val="top"/>
          </w:tcPr>
          <w:p w14:paraId="627AC36D">
            <w:pPr>
              <w:jc w:val="center"/>
              <w:rPr>
                <w:ins w:id="3598" w:author="LKY" w:date="2026-05-22T20:44:26Z"/>
                <w:rFonts w:hint="default" w:ascii="Times New Roman" w:hAnsi="Times New Roman"/>
                <w:vertAlign w:val="baseline"/>
                <w:lang w:val="en-US" w:eastAsia="zh-CN"/>
              </w:rPr>
            </w:pPr>
            <w:ins w:id="3599" w:author="LKY" w:date="2026-05-22T20:44:26Z">
              <w:r>
                <w:rPr>
                  <w:rFonts w:hint="eastAsia" w:ascii="Times New Roman" w:hAnsi="Times New Roman"/>
                  <w:vertAlign w:val="baseline"/>
                  <w:lang w:val="en-US" w:eastAsia="zh-CN"/>
                </w:rPr>
                <w:t>DO4</w:t>
              </w:r>
            </w:ins>
          </w:p>
        </w:tc>
        <w:tc>
          <w:tcPr>
            <w:tcW w:w="475" w:type="pct"/>
            <w:noWrap w:val="0"/>
            <w:vAlign w:val="top"/>
          </w:tcPr>
          <w:p w14:paraId="67FB3044">
            <w:pPr>
              <w:jc w:val="center"/>
              <w:rPr>
                <w:ins w:id="3600" w:author="LKY" w:date="2026-05-22T20:44:26Z"/>
                <w:rFonts w:hint="default" w:ascii="Times New Roman" w:hAnsi="Times New Roman"/>
                <w:vertAlign w:val="baseline"/>
                <w:lang w:val="en-US" w:eastAsia="zh-CN"/>
              </w:rPr>
            </w:pPr>
            <w:ins w:id="3601" w:author="LKY" w:date="2026-05-22T20:44:26Z">
              <w:r>
                <w:rPr>
                  <w:rFonts w:hint="eastAsia" w:ascii="Times New Roman" w:hAnsi="Times New Roman"/>
                  <w:vertAlign w:val="baseline"/>
                  <w:lang w:val="en-US" w:eastAsia="zh-CN"/>
                </w:rPr>
                <w:t>DO6</w:t>
              </w:r>
            </w:ins>
          </w:p>
        </w:tc>
        <w:tc>
          <w:tcPr>
            <w:tcW w:w="475" w:type="pct"/>
            <w:noWrap w:val="0"/>
            <w:vAlign w:val="top"/>
          </w:tcPr>
          <w:p w14:paraId="2B813882">
            <w:pPr>
              <w:jc w:val="center"/>
              <w:rPr>
                <w:ins w:id="3602" w:author="LKY" w:date="2026-05-22T20:44:26Z"/>
                <w:rFonts w:hint="default" w:ascii="Times New Roman" w:hAnsi="Times New Roman"/>
                <w:vertAlign w:val="baseline"/>
                <w:lang w:val="en-US" w:eastAsia="zh-CN"/>
              </w:rPr>
            </w:pPr>
            <w:ins w:id="3603" w:author="LKY" w:date="2026-05-22T20:44:26Z">
              <w:r>
                <w:rPr>
                  <w:rFonts w:hint="eastAsia" w:ascii="Times New Roman" w:hAnsi="Times New Roman"/>
                  <w:vertAlign w:val="baseline"/>
                  <w:lang w:val="en-US" w:eastAsia="zh-CN"/>
                </w:rPr>
                <w:t>DO8</w:t>
              </w:r>
            </w:ins>
          </w:p>
        </w:tc>
        <w:tc>
          <w:tcPr>
            <w:tcW w:w="475" w:type="pct"/>
            <w:noWrap w:val="0"/>
            <w:vAlign w:val="top"/>
          </w:tcPr>
          <w:p w14:paraId="705FE649">
            <w:pPr>
              <w:jc w:val="center"/>
              <w:rPr>
                <w:ins w:id="3604" w:author="LKY" w:date="2026-05-22T20:44:26Z"/>
                <w:rFonts w:hint="default" w:ascii="Times New Roman" w:hAnsi="Times New Roman"/>
                <w:vertAlign w:val="baseline"/>
                <w:lang w:val="en-US" w:eastAsia="zh-CN"/>
              </w:rPr>
            </w:pPr>
            <w:ins w:id="3605" w:author="LKY" w:date="2026-05-22T20:44:26Z">
              <w:r>
                <w:rPr>
                  <w:rFonts w:hint="eastAsia" w:ascii="Times New Roman" w:hAnsi="Times New Roman"/>
                  <w:vertAlign w:val="baseline"/>
                  <w:lang w:val="en-US" w:eastAsia="zh-CN"/>
                </w:rPr>
                <w:t>DO10</w:t>
              </w:r>
            </w:ins>
          </w:p>
        </w:tc>
        <w:tc>
          <w:tcPr>
            <w:tcW w:w="475" w:type="pct"/>
            <w:noWrap w:val="0"/>
            <w:vAlign w:val="top"/>
          </w:tcPr>
          <w:p w14:paraId="5C4C4FC6">
            <w:pPr>
              <w:jc w:val="center"/>
              <w:rPr>
                <w:ins w:id="3606" w:author="LKY" w:date="2026-05-22T20:44:26Z"/>
                <w:rFonts w:hint="default" w:ascii="Times New Roman" w:hAnsi="Times New Roman"/>
                <w:vertAlign w:val="baseline"/>
                <w:lang w:val="en-US" w:eastAsia="zh-CN"/>
              </w:rPr>
            </w:pPr>
            <w:ins w:id="3607" w:author="LKY" w:date="2026-05-22T20:44:26Z">
              <w:r>
                <w:rPr>
                  <w:rFonts w:hint="eastAsia" w:ascii="Times New Roman" w:hAnsi="Times New Roman"/>
                  <w:vertAlign w:val="baseline"/>
                  <w:lang w:val="en-US" w:eastAsia="zh-CN"/>
                </w:rPr>
                <w:t>DO12</w:t>
              </w:r>
            </w:ins>
          </w:p>
        </w:tc>
        <w:tc>
          <w:tcPr>
            <w:tcW w:w="620" w:type="pct"/>
            <w:noWrap w:val="0"/>
            <w:vAlign w:val="top"/>
          </w:tcPr>
          <w:p w14:paraId="439398EC">
            <w:pPr>
              <w:jc w:val="center"/>
              <w:rPr>
                <w:ins w:id="3608" w:author="LKY" w:date="2026-05-22T20:44:26Z"/>
                <w:rFonts w:hint="default" w:ascii="Times New Roman" w:hAnsi="Times New Roman"/>
                <w:vertAlign w:val="baseline"/>
                <w:lang w:val="en-US" w:eastAsia="zh-CN"/>
              </w:rPr>
            </w:pPr>
            <w:ins w:id="3609" w:author="LKY" w:date="2026-05-22T20:44:26Z">
              <w:r>
                <w:rPr>
                  <w:rFonts w:hint="eastAsia" w:ascii="Times New Roman" w:hAnsi="Times New Roman"/>
                  <w:vertAlign w:val="baseline"/>
                  <w:lang w:val="en-US" w:eastAsia="zh-CN"/>
                </w:rPr>
                <w:t>DO14</w:t>
              </w:r>
            </w:ins>
          </w:p>
        </w:tc>
        <w:tc>
          <w:tcPr>
            <w:tcW w:w="495" w:type="pct"/>
            <w:noWrap w:val="0"/>
            <w:vAlign w:val="top"/>
          </w:tcPr>
          <w:p w14:paraId="1A8F6E53">
            <w:pPr>
              <w:jc w:val="center"/>
              <w:rPr>
                <w:ins w:id="3610" w:author="LKY" w:date="2026-05-22T20:44:26Z"/>
                <w:rFonts w:hint="default" w:ascii="Times New Roman" w:hAnsi="Times New Roman"/>
                <w:vertAlign w:val="baseline"/>
                <w:lang w:val="en-US" w:eastAsia="zh-CN"/>
              </w:rPr>
            </w:pPr>
            <w:ins w:id="3611" w:author="LKY" w:date="2026-05-22T20:44:26Z">
              <w:r>
                <w:rPr>
                  <w:rFonts w:hint="eastAsia" w:ascii="Times New Roman" w:hAnsi="Times New Roman"/>
                  <w:vertAlign w:val="baseline"/>
                  <w:lang w:val="en-US" w:eastAsia="zh-CN"/>
                </w:rPr>
                <w:t>COM</w:t>
              </w:r>
            </w:ins>
          </w:p>
        </w:tc>
      </w:tr>
    </w:tbl>
    <w:p w14:paraId="0D28B9AA">
      <w:pPr>
        <w:pStyle w:val="12"/>
        <w:ind w:left="0" w:leftChars="0" w:firstLine="0" w:firstLineChars="0"/>
        <w:outlineLvl w:val="9"/>
        <w:rPr>
          <w:ins w:id="3612" w:author="LKY" w:date="2026-05-22T20:44:26Z"/>
          <w:rFonts w:hint="eastAsia" w:ascii="Times New Roman" w:hAnsi="Times New Roman"/>
          <w:b w:val="0"/>
          <w:bCs w:val="0"/>
          <w:sz w:val="24"/>
          <w:szCs w:val="24"/>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4"/>
        <w:gridCol w:w="886"/>
        <w:gridCol w:w="10"/>
        <w:gridCol w:w="675"/>
        <w:gridCol w:w="804"/>
        <w:gridCol w:w="767"/>
        <w:gridCol w:w="786"/>
        <w:gridCol w:w="10"/>
        <w:gridCol w:w="776"/>
        <w:gridCol w:w="2"/>
        <w:gridCol w:w="784"/>
        <w:gridCol w:w="12"/>
        <w:gridCol w:w="776"/>
        <w:gridCol w:w="810"/>
      </w:tblGrid>
      <w:tr w14:paraId="59F0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13" w:author="LKY" w:date="2026-05-22T20:44:26Z"/>
        </w:trPr>
        <w:tc>
          <w:tcPr>
            <w:tcW w:w="5000" w:type="pct"/>
            <w:gridSpan w:val="14"/>
            <w:tcBorders>
              <w:top w:val="single" w:color="auto" w:sz="4" w:space="0"/>
            </w:tcBorders>
            <w:noWrap w:val="0"/>
            <w:vAlign w:val="top"/>
          </w:tcPr>
          <w:p w14:paraId="3727E316">
            <w:pPr>
              <w:pBdr>
                <w:top w:val="none" w:color="auto" w:sz="0" w:space="0"/>
                <w:left w:val="none" w:color="auto" w:sz="0" w:space="0"/>
                <w:bottom w:val="none" w:color="auto" w:sz="0" w:space="0"/>
                <w:right w:val="none" w:color="auto" w:sz="0" w:space="0"/>
                <w:between w:val="none" w:color="auto" w:sz="0" w:space="0"/>
              </w:pBdr>
              <w:jc w:val="center"/>
              <w:rPr>
                <w:ins w:id="3614" w:author="LKY" w:date="2026-05-22T20:44:26Z"/>
                <w:rFonts w:hint="eastAsia" w:ascii="Times New Roman" w:hAnsi="Times New Roman"/>
                <w:vertAlign w:val="baseline"/>
                <w:lang w:val="en-US" w:eastAsia="zh-CN"/>
              </w:rPr>
            </w:pPr>
            <w:ins w:id="3615" w:author="LKY" w:date="2026-05-22T20:44:26Z">
              <w:r>
                <w:rPr>
                  <w:rFonts w:hint="eastAsia" w:ascii="Times New Roman" w:hAnsi="Times New Roman"/>
                  <w:vertAlign w:val="baseline"/>
                  <w:lang w:val="en-US" w:eastAsia="zh-CN"/>
                </w:rPr>
                <w:t>N2084模块（继电器）</w:t>
              </w:r>
            </w:ins>
          </w:p>
        </w:tc>
      </w:tr>
      <w:tr w14:paraId="51104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16" w:author="LKY" w:date="2026-05-22T20:44:26Z"/>
        </w:trPr>
        <w:tc>
          <w:tcPr>
            <w:tcW w:w="836" w:type="pct"/>
            <w:tcBorders>
              <w:top w:val="single" w:color="auto" w:sz="4" w:space="0"/>
            </w:tcBorders>
            <w:noWrap w:val="0"/>
            <w:vAlign w:val="top"/>
          </w:tcPr>
          <w:p w14:paraId="3D48926B">
            <w:pPr>
              <w:jc w:val="center"/>
              <w:rPr>
                <w:ins w:id="3617" w:author="LKY" w:date="2026-05-22T20:44:26Z"/>
                <w:rFonts w:hint="default" w:ascii="Times New Roman" w:hAnsi="Times New Roman"/>
                <w:vertAlign w:val="baseline"/>
                <w:lang w:val="en-US" w:eastAsia="zh-CN"/>
              </w:rPr>
            </w:pPr>
            <w:ins w:id="3618" w:author="LKY" w:date="2026-05-22T20:44:26Z">
              <w:r>
                <w:rPr>
                  <w:rFonts w:hint="eastAsia" w:ascii="Times New Roman" w:hAnsi="Times New Roman"/>
                  <w:vertAlign w:val="baseline"/>
                  <w:lang w:val="en-US" w:eastAsia="zh-CN"/>
                </w:rPr>
                <w:t>端口号</w:t>
              </w:r>
            </w:ins>
          </w:p>
        </w:tc>
        <w:tc>
          <w:tcPr>
            <w:tcW w:w="526" w:type="pct"/>
            <w:gridSpan w:val="2"/>
            <w:tcBorders>
              <w:top w:val="single" w:color="auto" w:sz="4" w:space="0"/>
            </w:tcBorders>
            <w:noWrap w:val="0"/>
            <w:vAlign w:val="top"/>
          </w:tcPr>
          <w:p w14:paraId="1D325675">
            <w:pPr>
              <w:jc w:val="center"/>
              <w:rPr>
                <w:ins w:id="3619" w:author="LKY" w:date="2026-05-22T20:44:26Z"/>
                <w:rFonts w:hint="default" w:ascii="Times New Roman" w:hAnsi="Times New Roman" w:eastAsiaTheme="minorEastAsia" w:cstheme="minorBidi"/>
                <w:kern w:val="2"/>
                <w:sz w:val="21"/>
                <w:szCs w:val="24"/>
                <w:vertAlign w:val="baseline"/>
                <w:lang w:val="en-US" w:eastAsia="zh-CN" w:bidi="ar-SA"/>
              </w:rPr>
            </w:pPr>
            <w:ins w:id="3620" w:author="LKY" w:date="2026-05-22T20:44:26Z">
              <w:r>
                <w:rPr>
                  <w:rFonts w:hint="eastAsia" w:ascii="Times New Roman" w:hAnsi="Times New Roman"/>
                  <w:vertAlign w:val="baseline"/>
                  <w:lang w:val="en-US" w:eastAsia="zh-CN"/>
                </w:rPr>
                <w:t>B1</w:t>
              </w:r>
            </w:ins>
          </w:p>
        </w:tc>
        <w:tc>
          <w:tcPr>
            <w:tcW w:w="396" w:type="pct"/>
            <w:tcBorders>
              <w:top w:val="single" w:color="auto" w:sz="4" w:space="0"/>
            </w:tcBorders>
            <w:noWrap w:val="0"/>
            <w:vAlign w:val="top"/>
          </w:tcPr>
          <w:p w14:paraId="05918784">
            <w:pPr>
              <w:jc w:val="center"/>
              <w:rPr>
                <w:ins w:id="3621" w:author="LKY" w:date="2026-05-22T20:44:26Z"/>
                <w:rFonts w:hint="default" w:ascii="Times New Roman" w:hAnsi="Times New Roman" w:eastAsiaTheme="minorEastAsia" w:cstheme="minorBidi"/>
                <w:kern w:val="2"/>
                <w:sz w:val="21"/>
                <w:szCs w:val="24"/>
                <w:vertAlign w:val="baseline"/>
                <w:lang w:val="en-US" w:eastAsia="zh-CN" w:bidi="ar-SA"/>
              </w:rPr>
            </w:pPr>
            <w:ins w:id="3622" w:author="LKY" w:date="2026-05-22T20:44:26Z">
              <w:r>
                <w:rPr>
                  <w:rFonts w:hint="eastAsia" w:ascii="Times New Roman" w:hAnsi="Times New Roman" w:cstheme="minorBidi"/>
                  <w:kern w:val="2"/>
                  <w:sz w:val="21"/>
                  <w:szCs w:val="24"/>
                  <w:vertAlign w:val="baseline"/>
                  <w:lang w:val="en-US" w:eastAsia="zh-CN" w:bidi="ar-SA"/>
                </w:rPr>
                <w:t>B2</w:t>
              </w:r>
            </w:ins>
          </w:p>
        </w:tc>
        <w:tc>
          <w:tcPr>
            <w:tcW w:w="472" w:type="pct"/>
            <w:tcBorders>
              <w:top w:val="single" w:color="auto" w:sz="4" w:space="0"/>
            </w:tcBorders>
            <w:noWrap w:val="0"/>
            <w:vAlign w:val="top"/>
          </w:tcPr>
          <w:p w14:paraId="492D4BF0">
            <w:pPr>
              <w:jc w:val="center"/>
              <w:rPr>
                <w:ins w:id="3623" w:author="LKY" w:date="2026-05-22T20:44:26Z"/>
                <w:rFonts w:hint="default" w:ascii="Times New Roman" w:hAnsi="Times New Roman" w:eastAsiaTheme="minorEastAsia" w:cstheme="minorBidi"/>
                <w:kern w:val="2"/>
                <w:sz w:val="21"/>
                <w:szCs w:val="24"/>
                <w:vertAlign w:val="baseline"/>
                <w:lang w:val="en-US" w:eastAsia="zh-CN" w:bidi="ar-SA"/>
              </w:rPr>
            </w:pPr>
            <w:ins w:id="3624" w:author="LKY" w:date="2026-05-22T20:44:26Z">
              <w:r>
                <w:rPr>
                  <w:rFonts w:hint="eastAsia" w:ascii="Times New Roman" w:hAnsi="Times New Roman" w:cstheme="minorBidi"/>
                  <w:kern w:val="2"/>
                  <w:sz w:val="21"/>
                  <w:szCs w:val="24"/>
                  <w:vertAlign w:val="baseline"/>
                  <w:lang w:val="en-US" w:eastAsia="zh-CN" w:bidi="ar-SA"/>
                </w:rPr>
                <w:t>B3</w:t>
              </w:r>
            </w:ins>
          </w:p>
        </w:tc>
        <w:tc>
          <w:tcPr>
            <w:tcW w:w="450" w:type="pct"/>
            <w:tcBorders>
              <w:top w:val="single" w:color="auto" w:sz="4" w:space="0"/>
            </w:tcBorders>
            <w:noWrap w:val="0"/>
            <w:vAlign w:val="top"/>
          </w:tcPr>
          <w:p w14:paraId="4887709E">
            <w:pPr>
              <w:jc w:val="center"/>
              <w:rPr>
                <w:ins w:id="3625" w:author="LKY" w:date="2026-05-22T20:44:26Z"/>
                <w:rFonts w:hint="default" w:ascii="Times New Roman" w:hAnsi="Times New Roman" w:eastAsiaTheme="minorEastAsia" w:cstheme="minorBidi"/>
                <w:kern w:val="2"/>
                <w:sz w:val="21"/>
                <w:szCs w:val="24"/>
                <w:vertAlign w:val="baseline"/>
                <w:lang w:val="en-US" w:eastAsia="zh-CN" w:bidi="ar-SA"/>
              </w:rPr>
            </w:pPr>
            <w:ins w:id="3626" w:author="LKY" w:date="2026-05-22T20:44:26Z">
              <w:r>
                <w:rPr>
                  <w:rFonts w:hint="eastAsia" w:ascii="Times New Roman" w:hAnsi="Times New Roman" w:cstheme="minorBidi"/>
                  <w:kern w:val="2"/>
                  <w:sz w:val="21"/>
                  <w:szCs w:val="24"/>
                  <w:vertAlign w:val="baseline"/>
                  <w:lang w:val="en-US" w:eastAsia="zh-CN" w:bidi="ar-SA"/>
                </w:rPr>
                <w:t>B4</w:t>
              </w:r>
            </w:ins>
          </w:p>
        </w:tc>
        <w:tc>
          <w:tcPr>
            <w:tcW w:w="467" w:type="pct"/>
            <w:gridSpan w:val="2"/>
            <w:tcBorders>
              <w:top w:val="single" w:color="auto" w:sz="4" w:space="0"/>
            </w:tcBorders>
            <w:noWrap w:val="0"/>
            <w:vAlign w:val="top"/>
          </w:tcPr>
          <w:p w14:paraId="6D7DD933">
            <w:pPr>
              <w:jc w:val="center"/>
              <w:rPr>
                <w:ins w:id="3627" w:author="LKY" w:date="2026-05-22T20:44:26Z"/>
                <w:rFonts w:hint="default" w:ascii="Times New Roman" w:hAnsi="Times New Roman" w:eastAsiaTheme="minorEastAsia" w:cstheme="minorBidi"/>
                <w:kern w:val="2"/>
                <w:sz w:val="21"/>
                <w:szCs w:val="24"/>
                <w:vertAlign w:val="baseline"/>
                <w:lang w:val="en-US" w:eastAsia="zh-CN" w:bidi="ar-SA"/>
              </w:rPr>
            </w:pPr>
            <w:ins w:id="3628" w:author="LKY" w:date="2026-05-22T20:44:26Z">
              <w:r>
                <w:rPr>
                  <w:rFonts w:hint="eastAsia" w:ascii="Times New Roman" w:hAnsi="Times New Roman" w:cstheme="minorBidi"/>
                  <w:kern w:val="2"/>
                  <w:sz w:val="21"/>
                  <w:szCs w:val="24"/>
                  <w:vertAlign w:val="baseline"/>
                  <w:lang w:val="en-US" w:eastAsia="zh-CN" w:bidi="ar-SA"/>
                </w:rPr>
                <w:t>B5</w:t>
              </w:r>
            </w:ins>
          </w:p>
        </w:tc>
        <w:tc>
          <w:tcPr>
            <w:tcW w:w="456" w:type="pct"/>
            <w:gridSpan w:val="2"/>
            <w:tcBorders>
              <w:top w:val="single" w:color="auto" w:sz="4" w:space="0"/>
            </w:tcBorders>
            <w:noWrap w:val="0"/>
            <w:vAlign w:val="top"/>
          </w:tcPr>
          <w:p w14:paraId="4E727D03">
            <w:pPr>
              <w:jc w:val="center"/>
              <w:rPr>
                <w:ins w:id="3629" w:author="LKY" w:date="2026-05-22T20:44:26Z"/>
                <w:rFonts w:hint="default" w:ascii="Times New Roman" w:hAnsi="Times New Roman" w:eastAsiaTheme="minorEastAsia" w:cstheme="minorBidi"/>
                <w:kern w:val="2"/>
                <w:sz w:val="21"/>
                <w:szCs w:val="24"/>
                <w:vertAlign w:val="baseline"/>
                <w:lang w:val="en-US" w:eastAsia="zh-CN" w:bidi="ar-SA"/>
              </w:rPr>
            </w:pPr>
            <w:ins w:id="3630" w:author="LKY" w:date="2026-05-22T20:44:26Z">
              <w:r>
                <w:rPr>
                  <w:rFonts w:hint="eastAsia" w:ascii="Times New Roman" w:hAnsi="Times New Roman" w:cstheme="minorBidi"/>
                  <w:kern w:val="2"/>
                  <w:sz w:val="21"/>
                  <w:szCs w:val="24"/>
                  <w:vertAlign w:val="baseline"/>
                  <w:lang w:val="en-US" w:eastAsia="zh-CN" w:bidi="ar-SA"/>
                </w:rPr>
                <w:t>B6</w:t>
              </w:r>
            </w:ins>
          </w:p>
        </w:tc>
        <w:tc>
          <w:tcPr>
            <w:tcW w:w="467" w:type="pct"/>
            <w:gridSpan w:val="2"/>
            <w:tcBorders>
              <w:top w:val="single" w:color="auto" w:sz="4" w:space="0"/>
            </w:tcBorders>
            <w:noWrap w:val="0"/>
            <w:vAlign w:val="top"/>
          </w:tcPr>
          <w:p w14:paraId="68312A05">
            <w:pPr>
              <w:jc w:val="center"/>
              <w:rPr>
                <w:ins w:id="3631" w:author="LKY" w:date="2026-05-22T20:44:26Z"/>
                <w:rFonts w:hint="default" w:ascii="Times New Roman" w:hAnsi="Times New Roman"/>
                <w:vertAlign w:val="baseline"/>
                <w:lang w:val="en-US" w:eastAsia="zh-CN"/>
              </w:rPr>
            </w:pPr>
            <w:ins w:id="3632" w:author="LKY" w:date="2026-05-22T20:44:26Z">
              <w:r>
                <w:rPr>
                  <w:rFonts w:hint="eastAsia" w:ascii="Times New Roman" w:hAnsi="Times New Roman"/>
                  <w:vertAlign w:val="baseline"/>
                  <w:lang w:val="en-US" w:eastAsia="zh-CN"/>
                </w:rPr>
                <w:t>B7</w:t>
              </w:r>
            </w:ins>
          </w:p>
        </w:tc>
        <w:tc>
          <w:tcPr>
            <w:tcW w:w="455" w:type="pct"/>
            <w:tcBorders>
              <w:top w:val="single" w:color="auto" w:sz="4" w:space="0"/>
            </w:tcBorders>
            <w:noWrap w:val="0"/>
            <w:vAlign w:val="top"/>
          </w:tcPr>
          <w:p w14:paraId="5E218258">
            <w:pPr>
              <w:jc w:val="center"/>
              <w:rPr>
                <w:ins w:id="3633" w:author="LKY" w:date="2026-05-22T20:44:26Z"/>
                <w:rFonts w:hint="default" w:ascii="Times New Roman" w:hAnsi="Times New Roman"/>
                <w:vertAlign w:val="baseline"/>
                <w:lang w:val="en-US" w:eastAsia="zh-CN"/>
              </w:rPr>
            </w:pPr>
            <w:ins w:id="3634" w:author="LKY" w:date="2026-05-22T20:44:26Z">
              <w:r>
                <w:rPr>
                  <w:rFonts w:hint="eastAsia" w:ascii="Times New Roman" w:hAnsi="Times New Roman"/>
                  <w:vertAlign w:val="baseline"/>
                  <w:lang w:val="en-US" w:eastAsia="zh-CN"/>
                </w:rPr>
                <w:t>B8</w:t>
              </w:r>
            </w:ins>
          </w:p>
        </w:tc>
        <w:tc>
          <w:tcPr>
            <w:tcW w:w="471" w:type="pct"/>
            <w:tcBorders>
              <w:top w:val="single" w:color="auto" w:sz="4" w:space="0"/>
            </w:tcBorders>
            <w:noWrap w:val="0"/>
            <w:vAlign w:val="top"/>
          </w:tcPr>
          <w:p w14:paraId="54FB0E20">
            <w:pPr>
              <w:jc w:val="center"/>
              <w:rPr>
                <w:ins w:id="3635" w:author="LKY" w:date="2026-05-22T20:44:26Z"/>
                <w:rFonts w:hint="default" w:ascii="Times New Roman" w:hAnsi="Times New Roman"/>
                <w:vertAlign w:val="baseline"/>
                <w:lang w:val="en-US" w:eastAsia="zh-CN"/>
              </w:rPr>
            </w:pPr>
            <w:ins w:id="3636" w:author="LKY" w:date="2026-05-22T20:44:26Z">
              <w:r>
                <w:rPr>
                  <w:rFonts w:hint="eastAsia" w:ascii="Times New Roman" w:hAnsi="Times New Roman"/>
                  <w:vertAlign w:val="baseline"/>
                  <w:lang w:val="en-US" w:eastAsia="zh-CN"/>
                </w:rPr>
                <w:t>B9</w:t>
              </w:r>
            </w:ins>
          </w:p>
        </w:tc>
      </w:tr>
      <w:tr w14:paraId="31703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37" w:author="LKY" w:date="2026-05-22T20:44:26Z"/>
        </w:trPr>
        <w:tc>
          <w:tcPr>
            <w:tcW w:w="836" w:type="pct"/>
            <w:noWrap w:val="0"/>
            <w:vAlign w:val="top"/>
          </w:tcPr>
          <w:p w14:paraId="394F4E11">
            <w:pPr>
              <w:jc w:val="center"/>
              <w:rPr>
                <w:ins w:id="3638" w:author="LKY" w:date="2026-05-22T20:44:26Z"/>
                <w:rFonts w:hint="default" w:ascii="Times New Roman" w:hAnsi="Times New Roman"/>
                <w:vertAlign w:val="baseline"/>
                <w:lang w:val="en-US" w:eastAsia="zh-CN"/>
              </w:rPr>
            </w:pPr>
            <w:ins w:id="3639" w:author="LKY" w:date="2026-05-22T20:44:26Z">
              <w:r>
                <w:rPr>
                  <w:rFonts w:hint="eastAsia" w:ascii="Times New Roman" w:hAnsi="Times New Roman"/>
                  <w:vertAlign w:val="baseline"/>
                  <w:lang w:val="en-US" w:eastAsia="zh-CN"/>
                </w:rPr>
                <w:t>名称</w:t>
              </w:r>
            </w:ins>
          </w:p>
        </w:tc>
        <w:tc>
          <w:tcPr>
            <w:tcW w:w="526" w:type="pct"/>
            <w:gridSpan w:val="2"/>
            <w:noWrap w:val="0"/>
            <w:vAlign w:val="top"/>
          </w:tcPr>
          <w:p w14:paraId="6C926156">
            <w:pPr>
              <w:jc w:val="center"/>
              <w:rPr>
                <w:ins w:id="3640" w:author="LKY" w:date="2026-05-22T20:44:26Z"/>
                <w:rFonts w:hint="default" w:ascii="Times New Roman" w:hAnsi="Times New Roman"/>
                <w:vertAlign w:val="baseline"/>
                <w:lang w:val="en-US" w:eastAsia="zh-CN"/>
              </w:rPr>
            </w:pPr>
            <w:ins w:id="3641" w:author="LKY" w:date="2026-05-22T20:44:26Z">
              <w:r>
                <w:rPr>
                  <w:rFonts w:hint="eastAsia" w:ascii="Times New Roman" w:hAnsi="Times New Roman"/>
                  <w:vertAlign w:val="baseline"/>
                  <w:lang w:val="en-US" w:eastAsia="zh-CN"/>
                </w:rPr>
                <w:t>SW1</w:t>
              </w:r>
            </w:ins>
          </w:p>
        </w:tc>
        <w:tc>
          <w:tcPr>
            <w:tcW w:w="396" w:type="pct"/>
            <w:noWrap w:val="0"/>
            <w:vAlign w:val="top"/>
          </w:tcPr>
          <w:p w14:paraId="7E563DAA">
            <w:pPr>
              <w:jc w:val="center"/>
              <w:rPr>
                <w:ins w:id="3642" w:author="LKY" w:date="2026-05-22T20:44:26Z"/>
                <w:rFonts w:hint="default" w:ascii="Times New Roman" w:hAnsi="Times New Roman"/>
                <w:vertAlign w:val="baseline"/>
                <w:lang w:val="en-US" w:eastAsia="zh-CN"/>
              </w:rPr>
            </w:pPr>
            <w:ins w:id="3643" w:author="LKY" w:date="2026-05-22T20:44:26Z">
              <w:r>
                <w:rPr>
                  <w:rFonts w:hint="eastAsia" w:ascii="Times New Roman" w:hAnsi="Times New Roman"/>
                  <w:vertAlign w:val="baseline"/>
                  <w:lang w:val="en-US" w:eastAsia="zh-CN"/>
                </w:rPr>
                <w:t>SW2</w:t>
              </w:r>
            </w:ins>
          </w:p>
        </w:tc>
        <w:tc>
          <w:tcPr>
            <w:tcW w:w="472" w:type="pct"/>
            <w:noWrap w:val="0"/>
            <w:vAlign w:val="top"/>
          </w:tcPr>
          <w:p w14:paraId="09952281">
            <w:pPr>
              <w:jc w:val="center"/>
              <w:rPr>
                <w:ins w:id="3644" w:author="LKY" w:date="2026-05-22T20:44:26Z"/>
                <w:rFonts w:hint="default" w:ascii="Times New Roman" w:hAnsi="Times New Roman" w:eastAsiaTheme="minorEastAsia" w:cstheme="minorBidi"/>
                <w:kern w:val="2"/>
                <w:sz w:val="21"/>
                <w:szCs w:val="24"/>
                <w:vertAlign w:val="baseline"/>
                <w:lang w:val="en-US" w:eastAsia="zh-CN" w:bidi="ar-SA"/>
              </w:rPr>
            </w:pPr>
            <w:ins w:id="3645" w:author="LKY" w:date="2026-05-22T20:44:26Z">
              <w:r>
                <w:rPr>
                  <w:rFonts w:hint="eastAsia" w:ascii="Times New Roman" w:hAnsi="Times New Roman"/>
                  <w:vertAlign w:val="baseline"/>
                  <w:lang w:val="en-US" w:eastAsia="zh-CN"/>
                </w:rPr>
                <w:t>SW3</w:t>
              </w:r>
            </w:ins>
          </w:p>
        </w:tc>
        <w:tc>
          <w:tcPr>
            <w:tcW w:w="450" w:type="pct"/>
            <w:noWrap w:val="0"/>
            <w:vAlign w:val="top"/>
          </w:tcPr>
          <w:p w14:paraId="129FE3BA">
            <w:pPr>
              <w:jc w:val="center"/>
              <w:rPr>
                <w:ins w:id="3646" w:author="LKY" w:date="2026-05-22T20:44:26Z"/>
                <w:rFonts w:hint="default" w:ascii="Times New Roman" w:hAnsi="Times New Roman"/>
                <w:vertAlign w:val="baseline"/>
                <w:lang w:val="en-US" w:eastAsia="zh-CN"/>
              </w:rPr>
            </w:pPr>
            <w:ins w:id="3647" w:author="LKY" w:date="2026-05-22T20:44:26Z">
              <w:r>
                <w:rPr>
                  <w:rFonts w:hint="eastAsia" w:ascii="Times New Roman" w:hAnsi="Times New Roman"/>
                  <w:vertAlign w:val="baseline"/>
                  <w:lang w:val="en-US" w:eastAsia="zh-CN"/>
                </w:rPr>
                <w:t>SW4</w:t>
              </w:r>
            </w:ins>
          </w:p>
        </w:tc>
        <w:tc>
          <w:tcPr>
            <w:tcW w:w="461" w:type="pct"/>
            <w:noWrap w:val="0"/>
            <w:vAlign w:val="top"/>
          </w:tcPr>
          <w:p w14:paraId="1A6206C9">
            <w:pPr>
              <w:jc w:val="center"/>
              <w:rPr>
                <w:ins w:id="3648" w:author="LKY" w:date="2026-05-22T20:44:26Z"/>
                <w:rFonts w:hint="default" w:ascii="Times New Roman" w:hAnsi="Times New Roman"/>
                <w:vertAlign w:val="baseline"/>
                <w:lang w:val="en-US" w:eastAsia="zh-CN"/>
              </w:rPr>
            </w:pPr>
            <w:ins w:id="3649" w:author="LKY" w:date="2026-05-22T20:44:26Z">
              <w:r>
                <w:rPr>
                  <w:rFonts w:hint="eastAsia" w:ascii="Times New Roman" w:hAnsi="Times New Roman"/>
                  <w:vertAlign w:val="baseline"/>
                  <w:lang w:val="en-US" w:eastAsia="zh-CN"/>
                </w:rPr>
                <w:t>SW5</w:t>
              </w:r>
            </w:ins>
          </w:p>
        </w:tc>
        <w:tc>
          <w:tcPr>
            <w:tcW w:w="461" w:type="pct"/>
            <w:gridSpan w:val="2"/>
            <w:noWrap w:val="0"/>
            <w:vAlign w:val="top"/>
          </w:tcPr>
          <w:p w14:paraId="68FCE0CD">
            <w:pPr>
              <w:jc w:val="center"/>
              <w:rPr>
                <w:ins w:id="3650" w:author="LKY" w:date="2026-05-22T20:44:26Z"/>
                <w:rFonts w:hint="default" w:ascii="Times New Roman" w:hAnsi="Times New Roman"/>
                <w:vertAlign w:val="baseline"/>
                <w:lang w:val="en-US" w:eastAsia="zh-CN"/>
              </w:rPr>
            </w:pPr>
            <w:ins w:id="3651" w:author="LKY" w:date="2026-05-22T20:44:26Z">
              <w:r>
                <w:rPr>
                  <w:rFonts w:hint="eastAsia" w:ascii="Times New Roman" w:hAnsi="Times New Roman"/>
                  <w:vertAlign w:val="baseline"/>
                  <w:lang w:val="en-US" w:eastAsia="zh-CN"/>
                </w:rPr>
                <w:t>SW6</w:t>
              </w:r>
            </w:ins>
          </w:p>
        </w:tc>
        <w:tc>
          <w:tcPr>
            <w:tcW w:w="461" w:type="pct"/>
            <w:gridSpan w:val="2"/>
            <w:noWrap w:val="0"/>
            <w:vAlign w:val="top"/>
          </w:tcPr>
          <w:p w14:paraId="5CA5E122">
            <w:pPr>
              <w:jc w:val="center"/>
              <w:rPr>
                <w:ins w:id="3652" w:author="LKY" w:date="2026-05-22T20:44:26Z"/>
                <w:rFonts w:hint="default" w:ascii="Times New Roman" w:hAnsi="Times New Roman"/>
                <w:vertAlign w:val="baseline"/>
                <w:lang w:val="en-US" w:eastAsia="zh-CN"/>
              </w:rPr>
            </w:pPr>
            <w:ins w:id="3653" w:author="LKY" w:date="2026-05-22T20:44:26Z">
              <w:r>
                <w:rPr>
                  <w:rFonts w:hint="eastAsia" w:ascii="Times New Roman" w:hAnsi="Times New Roman"/>
                  <w:vertAlign w:val="baseline"/>
                  <w:lang w:val="en-US" w:eastAsia="zh-CN"/>
                </w:rPr>
                <w:t>SW7</w:t>
              </w:r>
            </w:ins>
          </w:p>
        </w:tc>
        <w:tc>
          <w:tcPr>
            <w:tcW w:w="462" w:type="pct"/>
            <w:gridSpan w:val="2"/>
            <w:noWrap w:val="0"/>
            <w:vAlign w:val="top"/>
          </w:tcPr>
          <w:p w14:paraId="592416E1">
            <w:pPr>
              <w:jc w:val="center"/>
              <w:rPr>
                <w:ins w:id="3654" w:author="LKY" w:date="2026-05-22T20:44:26Z"/>
                <w:rFonts w:hint="default" w:ascii="Times New Roman" w:hAnsi="Times New Roman"/>
                <w:vertAlign w:val="baseline"/>
                <w:lang w:val="en-US" w:eastAsia="zh-CN"/>
              </w:rPr>
            </w:pPr>
            <w:ins w:id="3655" w:author="LKY" w:date="2026-05-22T20:44:26Z">
              <w:r>
                <w:rPr>
                  <w:rFonts w:hint="eastAsia" w:ascii="Times New Roman" w:hAnsi="Times New Roman"/>
                  <w:vertAlign w:val="baseline"/>
                  <w:lang w:val="en-US" w:eastAsia="zh-CN"/>
                </w:rPr>
                <w:t>SW8</w:t>
              </w:r>
            </w:ins>
          </w:p>
        </w:tc>
        <w:tc>
          <w:tcPr>
            <w:tcW w:w="471" w:type="pct"/>
            <w:noWrap w:val="0"/>
            <w:vAlign w:val="top"/>
          </w:tcPr>
          <w:p w14:paraId="42BC6B10">
            <w:pPr>
              <w:jc w:val="center"/>
              <w:rPr>
                <w:ins w:id="3656" w:author="LKY" w:date="2026-05-22T20:44:26Z"/>
                <w:rFonts w:hint="default" w:ascii="Times New Roman" w:hAnsi="Times New Roman"/>
                <w:vertAlign w:val="baseline"/>
                <w:lang w:val="en-US" w:eastAsia="zh-CN"/>
              </w:rPr>
            </w:pPr>
            <w:ins w:id="3657" w:author="LKY" w:date="2026-05-22T20:44:26Z">
              <w:r>
                <w:rPr>
                  <w:rFonts w:hint="eastAsia" w:ascii="Times New Roman" w:hAnsi="Times New Roman"/>
                  <w:vertAlign w:val="baseline"/>
                  <w:lang w:val="en-US" w:eastAsia="zh-CN"/>
                </w:rPr>
                <w:t>PE</w:t>
              </w:r>
            </w:ins>
          </w:p>
        </w:tc>
      </w:tr>
      <w:tr w14:paraId="3AFFCD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58" w:author="LKY" w:date="2026-05-22T20:44:26Z"/>
        </w:trPr>
        <w:tc>
          <w:tcPr>
            <w:tcW w:w="836" w:type="pct"/>
            <w:noWrap w:val="0"/>
            <w:vAlign w:val="top"/>
          </w:tcPr>
          <w:p w14:paraId="355B5196">
            <w:pPr>
              <w:jc w:val="center"/>
              <w:rPr>
                <w:ins w:id="3659" w:author="LKY" w:date="2026-05-22T20:44:26Z"/>
                <w:rFonts w:hint="default" w:ascii="Times New Roman" w:hAnsi="Times New Roman"/>
                <w:vertAlign w:val="baseline"/>
                <w:lang w:val="en-US" w:eastAsia="zh-CN"/>
              </w:rPr>
            </w:pPr>
            <w:ins w:id="3660" w:author="LKY" w:date="2026-05-22T20:44:26Z">
              <w:r>
                <w:rPr>
                  <w:rFonts w:hint="eastAsia" w:ascii="Times New Roman" w:hAnsi="Times New Roman"/>
                  <w:vertAlign w:val="baseline"/>
                  <w:lang w:val="en-US" w:eastAsia="zh-CN"/>
                </w:rPr>
                <w:t>端口号</w:t>
              </w:r>
            </w:ins>
          </w:p>
        </w:tc>
        <w:tc>
          <w:tcPr>
            <w:tcW w:w="526" w:type="pct"/>
            <w:gridSpan w:val="2"/>
            <w:noWrap w:val="0"/>
            <w:vAlign w:val="top"/>
          </w:tcPr>
          <w:p w14:paraId="10234AFD">
            <w:pPr>
              <w:jc w:val="center"/>
              <w:rPr>
                <w:ins w:id="3661" w:author="LKY" w:date="2026-05-22T20:44:26Z"/>
                <w:rFonts w:hint="default" w:ascii="Times New Roman" w:hAnsi="Times New Roman"/>
                <w:vertAlign w:val="baseline"/>
                <w:lang w:val="en-US" w:eastAsia="zh-CN"/>
              </w:rPr>
            </w:pPr>
            <w:ins w:id="3662" w:author="LKY" w:date="2026-05-22T20:44:26Z">
              <w:r>
                <w:rPr>
                  <w:rFonts w:hint="eastAsia" w:ascii="Times New Roman" w:hAnsi="Times New Roman"/>
                  <w:vertAlign w:val="baseline"/>
                  <w:lang w:val="en-US" w:eastAsia="zh-CN"/>
                </w:rPr>
                <w:t>A1</w:t>
              </w:r>
            </w:ins>
          </w:p>
        </w:tc>
        <w:tc>
          <w:tcPr>
            <w:tcW w:w="396" w:type="pct"/>
            <w:noWrap w:val="0"/>
            <w:vAlign w:val="top"/>
          </w:tcPr>
          <w:p w14:paraId="48399BA8">
            <w:pPr>
              <w:jc w:val="center"/>
              <w:rPr>
                <w:ins w:id="3663" w:author="LKY" w:date="2026-05-22T20:44:26Z"/>
                <w:rFonts w:hint="default" w:ascii="Times New Roman" w:hAnsi="Times New Roman"/>
                <w:vertAlign w:val="baseline"/>
                <w:lang w:val="en-US" w:eastAsia="zh-CN"/>
              </w:rPr>
            </w:pPr>
            <w:ins w:id="3664" w:author="LKY" w:date="2026-05-22T20:44:26Z">
              <w:r>
                <w:rPr>
                  <w:rFonts w:hint="eastAsia" w:ascii="Times New Roman" w:hAnsi="Times New Roman"/>
                  <w:vertAlign w:val="baseline"/>
                  <w:lang w:val="en-US" w:eastAsia="zh-CN"/>
                </w:rPr>
                <w:t>A2</w:t>
              </w:r>
            </w:ins>
          </w:p>
        </w:tc>
        <w:tc>
          <w:tcPr>
            <w:tcW w:w="472" w:type="pct"/>
            <w:noWrap w:val="0"/>
            <w:vAlign w:val="top"/>
          </w:tcPr>
          <w:p w14:paraId="2733EC2B">
            <w:pPr>
              <w:jc w:val="center"/>
              <w:rPr>
                <w:ins w:id="3665" w:author="LKY" w:date="2026-05-22T20:44:26Z"/>
                <w:rFonts w:hint="default" w:ascii="Times New Roman" w:hAnsi="Times New Roman"/>
                <w:vertAlign w:val="baseline"/>
                <w:lang w:val="en-US" w:eastAsia="zh-CN"/>
              </w:rPr>
            </w:pPr>
            <w:ins w:id="3666" w:author="LKY" w:date="2026-05-22T20:44:26Z">
              <w:r>
                <w:rPr>
                  <w:rFonts w:hint="eastAsia" w:ascii="Times New Roman" w:hAnsi="Times New Roman"/>
                  <w:vertAlign w:val="baseline"/>
                  <w:lang w:val="en-US" w:eastAsia="zh-CN"/>
                </w:rPr>
                <w:t>A3</w:t>
              </w:r>
            </w:ins>
          </w:p>
        </w:tc>
        <w:tc>
          <w:tcPr>
            <w:tcW w:w="450" w:type="pct"/>
            <w:noWrap w:val="0"/>
            <w:vAlign w:val="top"/>
          </w:tcPr>
          <w:p w14:paraId="188ACC93">
            <w:pPr>
              <w:jc w:val="center"/>
              <w:rPr>
                <w:ins w:id="3667" w:author="LKY" w:date="2026-05-22T20:44:26Z"/>
                <w:rFonts w:hint="default" w:ascii="Times New Roman" w:hAnsi="Times New Roman"/>
                <w:vertAlign w:val="baseline"/>
                <w:lang w:val="en-US" w:eastAsia="zh-CN"/>
              </w:rPr>
            </w:pPr>
            <w:ins w:id="3668" w:author="LKY" w:date="2026-05-22T20:44:26Z">
              <w:r>
                <w:rPr>
                  <w:rFonts w:hint="eastAsia" w:ascii="Times New Roman" w:hAnsi="Times New Roman"/>
                  <w:vertAlign w:val="baseline"/>
                  <w:lang w:val="en-US" w:eastAsia="zh-CN"/>
                </w:rPr>
                <w:t>A4</w:t>
              </w:r>
            </w:ins>
          </w:p>
        </w:tc>
        <w:tc>
          <w:tcPr>
            <w:tcW w:w="467" w:type="pct"/>
            <w:gridSpan w:val="2"/>
            <w:noWrap w:val="0"/>
            <w:vAlign w:val="top"/>
          </w:tcPr>
          <w:p w14:paraId="44C2374D">
            <w:pPr>
              <w:jc w:val="center"/>
              <w:rPr>
                <w:ins w:id="3669" w:author="LKY" w:date="2026-05-22T20:44:26Z"/>
                <w:rFonts w:hint="default" w:ascii="Times New Roman" w:hAnsi="Times New Roman"/>
                <w:vertAlign w:val="baseline"/>
                <w:lang w:val="en-US" w:eastAsia="zh-CN"/>
              </w:rPr>
            </w:pPr>
            <w:ins w:id="3670" w:author="LKY" w:date="2026-05-22T20:44:26Z">
              <w:r>
                <w:rPr>
                  <w:rFonts w:hint="eastAsia" w:ascii="Times New Roman" w:hAnsi="Times New Roman"/>
                  <w:vertAlign w:val="baseline"/>
                  <w:lang w:val="en-US" w:eastAsia="zh-CN"/>
                </w:rPr>
                <w:t>A5</w:t>
              </w:r>
            </w:ins>
          </w:p>
        </w:tc>
        <w:tc>
          <w:tcPr>
            <w:tcW w:w="456" w:type="pct"/>
            <w:gridSpan w:val="2"/>
            <w:noWrap w:val="0"/>
            <w:vAlign w:val="top"/>
          </w:tcPr>
          <w:p w14:paraId="7976CB6C">
            <w:pPr>
              <w:jc w:val="center"/>
              <w:rPr>
                <w:ins w:id="3671" w:author="LKY" w:date="2026-05-22T20:44:26Z"/>
                <w:rFonts w:hint="default" w:ascii="Times New Roman" w:hAnsi="Times New Roman"/>
                <w:vertAlign w:val="baseline"/>
                <w:lang w:val="en-US" w:eastAsia="zh-CN"/>
              </w:rPr>
            </w:pPr>
            <w:ins w:id="3672" w:author="LKY" w:date="2026-05-22T20:44:26Z">
              <w:r>
                <w:rPr>
                  <w:rFonts w:hint="eastAsia" w:ascii="Times New Roman" w:hAnsi="Times New Roman"/>
                  <w:vertAlign w:val="baseline"/>
                  <w:lang w:val="en-US" w:eastAsia="zh-CN"/>
                </w:rPr>
                <w:t>A6</w:t>
              </w:r>
            </w:ins>
          </w:p>
        </w:tc>
        <w:tc>
          <w:tcPr>
            <w:tcW w:w="467" w:type="pct"/>
            <w:gridSpan w:val="2"/>
            <w:noWrap w:val="0"/>
            <w:vAlign w:val="top"/>
          </w:tcPr>
          <w:p w14:paraId="5C074B47">
            <w:pPr>
              <w:jc w:val="center"/>
              <w:rPr>
                <w:ins w:id="3673" w:author="LKY" w:date="2026-05-22T20:44:26Z"/>
                <w:rFonts w:hint="default" w:ascii="Times New Roman" w:hAnsi="Times New Roman"/>
                <w:vertAlign w:val="baseline"/>
                <w:lang w:val="en-US" w:eastAsia="zh-CN"/>
              </w:rPr>
            </w:pPr>
            <w:ins w:id="3674" w:author="LKY" w:date="2026-05-22T20:44:26Z">
              <w:r>
                <w:rPr>
                  <w:rFonts w:hint="eastAsia" w:ascii="Times New Roman" w:hAnsi="Times New Roman"/>
                  <w:vertAlign w:val="baseline"/>
                  <w:lang w:val="en-US" w:eastAsia="zh-CN"/>
                </w:rPr>
                <w:t>A7</w:t>
              </w:r>
            </w:ins>
          </w:p>
        </w:tc>
        <w:tc>
          <w:tcPr>
            <w:tcW w:w="455" w:type="pct"/>
            <w:noWrap w:val="0"/>
            <w:vAlign w:val="top"/>
          </w:tcPr>
          <w:p w14:paraId="06890ACC">
            <w:pPr>
              <w:jc w:val="center"/>
              <w:rPr>
                <w:ins w:id="3675" w:author="LKY" w:date="2026-05-22T20:44:26Z"/>
                <w:rFonts w:hint="default" w:ascii="Times New Roman" w:hAnsi="Times New Roman"/>
                <w:vertAlign w:val="baseline"/>
                <w:lang w:val="en-US" w:eastAsia="zh-CN"/>
              </w:rPr>
            </w:pPr>
            <w:ins w:id="3676" w:author="LKY" w:date="2026-05-22T20:44:26Z">
              <w:r>
                <w:rPr>
                  <w:rFonts w:hint="eastAsia" w:ascii="Times New Roman" w:hAnsi="Times New Roman"/>
                  <w:vertAlign w:val="baseline"/>
                  <w:lang w:val="en-US" w:eastAsia="zh-CN"/>
                </w:rPr>
                <w:t>A8</w:t>
              </w:r>
            </w:ins>
          </w:p>
        </w:tc>
        <w:tc>
          <w:tcPr>
            <w:tcW w:w="471" w:type="pct"/>
            <w:noWrap w:val="0"/>
            <w:vAlign w:val="top"/>
          </w:tcPr>
          <w:p w14:paraId="0F1F7BC2">
            <w:pPr>
              <w:jc w:val="center"/>
              <w:rPr>
                <w:ins w:id="3677" w:author="LKY" w:date="2026-05-22T20:44:26Z"/>
                <w:rFonts w:hint="default" w:ascii="Times New Roman" w:hAnsi="Times New Roman"/>
                <w:vertAlign w:val="baseline"/>
                <w:lang w:val="en-US" w:eastAsia="zh-CN"/>
              </w:rPr>
            </w:pPr>
            <w:ins w:id="3678" w:author="LKY" w:date="2026-05-22T20:44:26Z">
              <w:r>
                <w:rPr>
                  <w:rFonts w:hint="eastAsia" w:ascii="Times New Roman" w:hAnsi="Times New Roman"/>
                  <w:vertAlign w:val="baseline"/>
                  <w:lang w:val="en-US" w:eastAsia="zh-CN"/>
                </w:rPr>
                <w:t>A9</w:t>
              </w:r>
            </w:ins>
          </w:p>
        </w:tc>
      </w:tr>
      <w:tr w14:paraId="0F8FE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679" w:author="LKY" w:date="2026-05-22T20:44:26Z"/>
        </w:trPr>
        <w:tc>
          <w:tcPr>
            <w:tcW w:w="836" w:type="pct"/>
            <w:noWrap w:val="0"/>
            <w:vAlign w:val="top"/>
          </w:tcPr>
          <w:p w14:paraId="40F7BB8E">
            <w:pPr>
              <w:jc w:val="center"/>
              <w:rPr>
                <w:ins w:id="3680" w:author="LKY" w:date="2026-05-22T20:44:26Z"/>
                <w:rFonts w:hint="default" w:ascii="Times New Roman" w:hAnsi="Times New Roman"/>
                <w:vertAlign w:val="baseline"/>
                <w:lang w:val="en-US" w:eastAsia="zh-CN"/>
              </w:rPr>
            </w:pPr>
            <w:ins w:id="3681" w:author="LKY" w:date="2026-05-22T20:44:26Z">
              <w:r>
                <w:rPr>
                  <w:rFonts w:hint="eastAsia" w:ascii="Times New Roman" w:hAnsi="Times New Roman"/>
                  <w:vertAlign w:val="baseline"/>
                  <w:lang w:val="en-US" w:eastAsia="zh-CN"/>
                </w:rPr>
                <w:t>名称</w:t>
              </w:r>
            </w:ins>
          </w:p>
        </w:tc>
        <w:tc>
          <w:tcPr>
            <w:tcW w:w="520" w:type="pct"/>
            <w:noWrap w:val="0"/>
            <w:vAlign w:val="top"/>
          </w:tcPr>
          <w:p w14:paraId="6B01AE8F">
            <w:pPr>
              <w:jc w:val="center"/>
              <w:rPr>
                <w:ins w:id="3682" w:author="LKY" w:date="2026-05-22T20:44:26Z"/>
                <w:rFonts w:hint="default" w:ascii="Times New Roman" w:hAnsi="Times New Roman"/>
                <w:vertAlign w:val="baseline"/>
                <w:lang w:val="en-US" w:eastAsia="zh-CN"/>
              </w:rPr>
            </w:pPr>
            <w:ins w:id="3683" w:author="LKY" w:date="2026-05-22T20:44:26Z">
              <w:r>
                <w:rPr>
                  <w:rFonts w:hint="eastAsia" w:ascii="Times New Roman" w:hAnsi="Times New Roman"/>
                  <w:vertAlign w:val="baseline"/>
                  <w:lang w:val="en-US" w:eastAsia="zh-CN"/>
                </w:rPr>
                <w:t>SW1</w:t>
              </w:r>
            </w:ins>
          </w:p>
        </w:tc>
        <w:tc>
          <w:tcPr>
            <w:tcW w:w="402" w:type="pct"/>
            <w:gridSpan w:val="2"/>
            <w:noWrap w:val="0"/>
            <w:vAlign w:val="top"/>
          </w:tcPr>
          <w:p w14:paraId="2655C611">
            <w:pPr>
              <w:jc w:val="center"/>
              <w:rPr>
                <w:ins w:id="3684" w:author="LKY" w:date="2026-05-22T20:44:26Z"/>
                <w:rFonts w:hint="default" w:ascii="Times New Roman" w:hAnsi="Times New Roman"/>
                <w:vertAlign w:val="baseline"/>
                <w:lang w:val="en-US" w:eastAsia="zh-CN"/>
              </w:rPr>
            </w:pPr>
            <w:ins w:id="3685" w:author="LKY" w:date="2026-05-22T20:44:26Z">
              <w:r>
                <w:rPr>
                  <w:rFonts w:hint="eastAsia" w:ascii="Times New Roman" w:hAnsi="Times New Roman"/>
                  <w:vertAlign w:val="baseline"/>
                  <w:lang w:val="en-US" w:eastAsia="zh-CN"/>
                </w:rPr>
                <w:t>SW2</w:t>
              </w:r>
            </w:ins>
          </w:p>
        </w:tc>
        <w:tc>
          <w:tcPr>
            <w:tcW w:w="472" w:type="pct"/>
            <w:noWrap w:val="0"/>
            <w:vAlign w:val="top"/>
          </w:tcPr>
          <w:p w14:paraId="54C4C2C3">
            <w:pPr>
              <w:jc w:val="center"/>
              <w:rPr>
                <w:ins w:id="3686" w:author="LKY" w:date="2026-05-22T20:44:26Z"/>
                <w:rFonts w:hint="default" w:ascii="Times New Roman" w:hAnsi="Times New Roman"/>
                <w:vertAlign w:val="baseline"/>
                <w:lang w:val="en-US" w:eastAsia="zh-CN"/>
              </w:rPr>
            </w:pPr>
            <w:ins w:id="3687" w:author="LKY" w:date="2026-05-22T20:44:26Z">
              <w:r>
                <w:rPr>
                  <w:rFonts w:hint="eastAsia" w:ascii="Times New Roman" w:hAnsi="Times New Roman"/>
                  <w:vertAlign w:val="baseline"/>
                  <w:lang w:val="en-US" w:eastAsia="zh-CN"/>
                </w:rPr>
                <w:t>SW3</w:t>
              </w:r>
            </w:ins>
          </w:p>
        </w:tc>
        <w:tc>
          <w:tcPr>
            <w:tcW w:w="450" w:type="pct"/>
            <w:noWrap w:val="0"/>
            <w:vAlign w:val="top"/>
          </w:tcPr>
          <w:p w14:paraId="3476F698">
            <w:pPr>
              <w:jc w:val="center"/>
              <w:rPr>
                <w:ins w:id="3688" w:author="LKY" w:date="2026-05-22T20:44:26Z"/>
                <w:rFonts w:hint="default" w:ascii="Times New Roman" w:hAnsi="Times New Roman"/>
                <w:vertAlign w:val="baseline"/>
                <w:lang w:val="en-US" w:eastAsia="zh-CN"/>
              </w:rPr>
            </w:pPr>
            <w:ins w:id="3689" w:author="LKY" w:date="2026-05-22T20:44:26Z">
              <w:r>
                <w:rPr>
                  <w:rFonts w:hint="eastAsia" w:ascii="Times New Roman" w:hAnsi="Times New Roman"/>
                  <w:vertAlign w:val="baseline"/>
                  <w:lang w:val="en-US" w:eastAsia="zh-CN"/>
                </w:rPr>
                <w:t>SW4</w:t>
              </w:r>
            </w:ins>
          </w:p>
        </w:tc>
        <w:tc>
          <w:tcPr>
            <w:tcW w:w="467" w:type="pct"/>
            <w:gridSpan w:val="2"/>
            <w:noWrap w:val="0"/>
            <w:vAlign w:val="top"/>
          </w:tcPr>
          <w:p w14:paraId="6E83DDAB">
            <w:pPr>
              <w:jc w:val="center"/>
              <w:rPr>
                <w:ins w:id="3690" w:author="LKY" w:date="2026-05-22T20:44:26Z"/>
                <w:rFonts w:hint="default" w:ascii="Times New Roman" w:hAnsi="Times New Roman"/>
                <w:vertAlign w:val="baseline"/>
                <w:lang w:val="en-US" w:eastAsia="zh-CN"/>
              </w:rPr>
            </w:pPr>
            <w:ins w:id="3691" w:author="LKY" w:date="2026-05-22T20:44:26Z">
              <w:r>
                <w:rPr>
                  <w:rFonts w:hint="eastAsia" w:ascii="Times New Roman" w:hAnsi="Times New Roman"/>
                  <w:vertAlign w:val="baseline"/>
                  <w:lang w:val="en-US" w:eastAsia="zh-CN"/>
                </w:rPr>
                <w:t>SW5</w:t>
              </w:r>
            </w:ins>
          </w:p>
        </w:tc>
        <w:tc>
          <w:tcPr>
            <w:tcW w:w="456" w:type="pct"/>
            <w:gridSpan w:val="2"/>
            <w:noWrap w:val="0"/>
            <w:vAlign w:val="top"/>
          </w:tcPr>
          <w:p w14:paraId="40826B5A">
            <w:pPr>
              <w:jc w:val="center"/>
              <w:rPr>
                <w:ins w:id="3692" w:author="LKY" w:date="2026-05-22T20:44:26Z"/>
                <w:rFonts w:hint="default" w:ascii="Times New Roman" w:hAnsi="Times New Roman"/>
                <w:vertAlign w:val="baseline"/>
                <w:lang w:val="en-US" w:eastAsia="zh-CN"/>
              </w:rPr>
            </w:pPr>
            <w:ins w:id="3693" w:author="LKY" w:date="2026-05-22T20:44:26Z">
              <w:r>
                <w:rPr>
                  <w:rFonts w:hint="eastAsia" w:ascii="Times New Roman" w:hAnsi="Times New Roman"/>
                  <w:vertAlign w:val="baseline"/>
                  <w:lang w:val="en-US" w:eastAsia="zh-CN"/>
                </w:rPr>
                <w:t>SW6</w:t>
              </w:r>
            </w:ins>
          </w:p>
        </w:tc>
        <w:tc>
          <w:tcPr>
            <w:tcW w:w="467" w:type="pct"/>
            <w:gridSpan w:val="2"/>
            <w:noWrap w:val="0"/>
            <w:vAlign w:val="top"/>
          </w:tcPr>
          <w:p w14:paraId="435A2D7C">
            <w:pPr>
              <w:jc w:val="center"/>
              <w:rPr>
                <w:ins w:id="3694" w:author="LKY" w:date="2026-05-22T20:44:26Z"/>
                <w:rFonts w:hint="default" w:ascii="Times New Roman" w:hAnsi="Times New Roman"/>
                <w:vertAlign w:val="baseline"/>
                <w:lang w:val="en-US" w:eastAsia="zh-CN"/>
              </w:rPr>
            </w:pPr>
            <w:ins w:id="3695" w:author="LKY" w:date="2026-05-22T20:44:26Z">
              <w:r>
                <w:rPr>
                  <w:rFonts w:hint="eastAsia" w:ascii="Times New Roman" w:hAnsi="Times New Roman"/>
                  <w:vertAlign w:val="baseline"/>
                  <w:lang w:val="en-US" w:eastAsia="zh-CN"/>
                </w:rPr>
                <w:t>SW7</w:t>
              </w:r>
            </w:ins>
          </w:p>
        </w:tc>
        <w:tc>
          <w:tcPr>
            <w:tcW w:w="455" w:type="pct"/>
            <w:noWrap w:val="0"/>
            <w:vAlign w:val="top"/>
          </w:tcPr>
          <w:p w14:paraId="6FA57D90">
            <w:pPr>
              <w:jc w:val="center"/>
              <w:rPr>
                <w:ins w:id="3696" w:author="LKY" w:date="2026-05-22T20:44:26Z"/>
                <w:rFonts w:hint="default" w:ascii="Times New Roman" w:hAnsi="Times New Roman"/>
                <w:vertAlign w:val="baseline"/>
                <w:lang w:val="en-US" w:eastAsia="zh-CN"/>
              </w:rPr>
            </w:pPr>
            <w:ins w:id="3697" w:author="LKY" w:date="2026-05-22T20:44:26Z">
              <w:r>
                <w:rPr>
                  <w:rFonts w:hint="eastAsia" w:ascii="Times New Roman" w:hAnsi="Times New Roman"/>
                  <w:vertAlign w:val="baseline"/>
                  <w:lang w:val="en-US" w:eastAsia="zh-CN"/>
                </w:rPr>
                <w:t>SW8</w:t>
              </w:r>
            </w:ins>
          </w:p>
        </w:tc>
        <w:tc>
          <w:tcPr>
            <w:tcW w:w="471" w:type="pct"/>
            <w:noWrap w:val="0"/>
            <w:vAlign w:val="top"/>
          </w:tcPr>
          <w:p w14:paraId="6B190790">
            <w:pPr>
              <w:jc w:val="center"/>
              <w:rPr>
                <w:ins w:id="3698" w:author="LKY" w:date="2026-05-22T20:44:26Z"/>
                <w:rFonts w:hint="default" w:ascii="Times New Roman" w:hAnsi="Times New Roman"/>
                <w:vertAlign w:val="baseline"/>
                <w:lang w:val="en-US" w:eastAsia="zh-CN"/>
              </w:rPr>
            </w:pPr>
            <w:ins w:id="3699" w:author="LKY" w:date="2026-05-22T20:44:26Z">
              <w:r>
                <w:rPr>
                  <w:rFonts w:hint="eastAsia" w:ascii="Times New Roman" w:hAnsi="Times New Roman"/>
                  <w:vertAlign w:val="baseline"/>
                  <w:lang w:val="en-US" w:eastAsia="zh-CN"/>
                </w:rPr>
                <w:t>PE</w:t>
              </w:r>
            </w:ins>
          </w:p>
        </w:tc>
      </w:tr>
    </w:tbl>
    <w:p w14:paraId="3CEA1C41">
      <w:pPr>
        <w:pStyle w:val="12"/>
        <w:ind w:left="0" w:leftChars="0" w:firstLine="0" w:firstLineChars="0"/>
        <w:outlineLvl w:val="9"/>
        <w:rPr>
          <w:rFonts w:hint="eastAsia" w:ascii="Times New Roman" w:hAnsi="Times New Roman"/>
          <w:b w:val="0"/>
          <w:bCs w:val="0"/>
          <w:sz w:val="24"/>
          <w:szCs w:val="24"/>
          <w:lang w:val="en-US" w:eastAsia="zh-CN"/>
        </w:rPr>
      </w:pPr>
    </w:p>
    <w:p w14:paraId="257EB82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91" w:name="_Toc16007"/>
      <w:bookmarkStart w:id="92" w:name="_Toc12906"/>
      <w:bookmarkStart w:id="93" w:name="_Toc22774"/>
      <w:bookmarkStart w:id="94" w:name="_Toc26775"/>
      <w:bookmarkStart w:id="95" w:name="_Toc30801"/>
      <w:r>
        <w:rPr>
          <w:rFonts w:hint="eastAsia" w:ascii="Times New Roman" w:hAnsi="Times New Roman" w:cstheme="minorBidi"/>
          <w:b/>
          <w:bCs/>
          <w:kern w:val="2"/>
          <w:sz w:val="28"/>
          <w:szCs w:val="28"/>
          <w:lang w:val="en-US" w:eastAsia="zh-CN" w:bidi="ar-SA"/>
        </w:rPr>
        <w:t>2.3.</w:t>
      </w:r>
      <w:ins w:id="3700" w:author="LKY" w:date="2026-08-28T19:15:31Z">
        <w:r>
          <w:rPr>
            <w:rFonts w:hint="eastAsia" w:ascii="Times New Roman" w:hAnsi="Times New Roman" w:cstheme="minorBidi"/>
            <w:b/>
            <w:bCs/>
            <w:kern w:val="2"/>
            <w:sz w:val="28"/>
            <w:szCs w:val="28"/>
            <w:lang w:val="en-US" w:eastAsia="zh-CN" w:bidi="ar-SA"/>
          </w:rPr>
          <w:t>5</w:t>
        </w:r>
      </w:ins>
      <w:del w:id="3701" w:author="LKY" w:date="2026-08-28T19:15:30Z">
        <w:r>
          <w:rPr>
            <w:rFonts w:hint="eastAsia" w:ascii="Times New Roman" w:hAnsi="Times New Roman" w:cstheme="minorBidi"/>
            <w:b/>
            <w:bCs/>
            <w:kern w:val="2"/>
            <w:sz w:val="28"/>
            <w:szCs w:val="28"/>
            <w:lang w:val="en-US" w:eastAsia="zh-CN" w:bidi="ar-SA"/>
          </w:rPr>
          <w:delText>4</w:delText>
        </w:r>
      </w:del>
      <w:r>
        <w:rPr>
          <w:rFonts w:hint="eastAsia" w:ascii="Times New Roman" w:hAnsi="Times New Roman" w:cstheme="minorBidi"/>
          <w:b/>
          <w:bCs/>
          <w:kern w:val="2"/>
          <w:sz w:val="28"/>
          <w:szCs w:val="28"/>
          <w:lang w:val="en-US" w:eastAsia="zh-CN" w:bidi="ar-SA"/>
        </w:rPr>
        <w:t xml:space="preserve"> AO模块</w:t>
      </w:r>
      <w:bookmarkEnd w:id="91"/>
      <w:bookmarkEnd w:id="92"/>
      <w:bookmarkEnd w:id="93"/>
      <w:bookmarkEnd w:id="94"/>
      <w:bookmarkEnd w:id="95"/>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6"/>
        <w:gridCol w:w="832"/>
        <w:gridCol w:w="822"/>
        <w:gridCol w:w="832"/>
        <w:gridCol w:w="832"/>
        <w:gridCol w:w="832"/>
        <w:gridCol w:w="832"/>
        <w:gridCol w:w="833"/>
        <w:gridCol w:w="895"/>
        <w:gridCol w:w="726"/>
      </w:tblGrid>
      <w:tr w14:paraId="14215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02" w:author="LKY" w:date="2026-05-22T20:44:56Z"/>
        </w:trPr>
        <w:tc>
          <w:tcPr>
            <w:tcW w:w="5000" w:type="pct"/>
            <w:gridSpan w:val="10"/>
            <w:tcBorders>
              <w:top w:val="single" w:color="auto" w:sz="4" w:space="0"/>
            </w:tcBorders>
            <w:noWrap w:val="0"/>
            <w:vAlign w:val="top"/>
          </w:tcPr>
          <w:p w14:paraId="5439406A">
            <w:pPr>
              <w:jc w:val="center"/>
              <w:rPr>
                <w:ins w:id="3703" w:author="LKY" w:date="2026-05-22T20:44:56Z"/>
                <w:rFonts w:hint="default" w:ascii="Times New Roman" w:hAnsi="Times New Roman"/>
                <w:vertAlign w:val="baseline"/>
                <w:lang w:val="en-US" w:eastAsia="zh-CN"/>
              </w:rPr>
            </w:pPr>
            <w:ins w:id="3704" w:author="LKY" w:date="2026-05-22T20:44:56Z">
              <w:r>
                <w:rPr>
                  <w:rFonts w:hint="eastAsia" w:ascii="Times New Roman" w:hAnsi="Times New Roman"/>
                  <w:vertAlign w:val="baseline"/>
                  <w:lang w:val="en-US" w:eastAsia="zh-CN"/>
                </w:rPr>
                <w:t>N4081模块（0/4~20mA）</w:t>
              </w:r>
            </w:ins>
            <w:ins w:id="3705" w:author="LKY" w:date="2026-06-04T18:47:27Z">
              <w:r>
                <w:rPr>
                  <w:rFonts w:hint="eastAsia" w:ascii="Times New Roman" w:hAnsi="Times New Roman"/>
                  <w:vertAlign w:val="baseline"/>
                  <w:lang w:val="en-US" w:eastAsia="zh-CN"/>
                </w:rPr>
                <w:t>（</w:t>
              </w:r>
            </w:ins>
            <w:ins w:id="3706" w:author="L" w:date="2026-06-15T15:39:26Z">
              <w:r>
                <w:rPr>
                  <w:rFonts w:hint="eastAsia" w:ascii="Times New Roman" w:hAnsi="Times New Roman"/>
                  <w:vertAlign w:val="baseline"/>
                  <w:lang w:val="en-US" w:eastAsia="zh-CN"/>
                </w:rPr>
                <w:t>±</w:t>
              </w:r>
            </w:ins>
            <w:ins w:id="3707" w:author="L" w:date="2026-06-15T15:39:30Z">
              <w:r>
                <w:rPr>
                  <w:rFonts w:hint="eastAsia" w:ascii="Times New Roman" w:hAnsi="Times New Roman"/>
                  <w:vertAlign w:val="baseline"/>
                  <w:lang w:val="en-US" w:eastAsia="zh-CN"/>
                </w:rPr>
                <w:t>0.1</w:t>
              </w:r>
            </w:ins>
            <w:ins w:id="3708" w:author="LKY" w:date="2026-06-04T18:48:03Z">
              <w:r>
                <w:rPr>
                  <w:rFonts w:hint="eastAsia" w:ascii="Times New Roman" w:hAnsi="Times New Roman"/>
                  <w:vertAlign w:val="baseline"/>
                  <w:lang w:val="en-US" w:eastAsia="zh-CN"/>
                </w:rPr>
                <w:t>误差</w:t>
              </w:r>
            </w:ins>
            <w:ins w:id="3709" w:author="LKY" w:date="2026-06-04T18:47:28Z">
              <w:r>
                <w:rPr>
                  <w:rFonts w:hint="eastAsia" w:ascii="Times New Roman" w:hAnsi="Times New Roman"/>
                  <w:vertAlign w:val="baseline"/>
                  <w:lang w:val="en-US" w:eastAsia="zh-CN"/>
                </w:rPr>
                <w:t>）</w:t>
              </w:r>
            </w:ins>
          </w:p>
        </w:tc>
      </w:tr>
      <w:tr w14:paraId="7ECB0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10" w:author="LKY" w:date="2026-05-22T20:44:56Z"/>
        </w:trPr>
        <w:tc>
          <w:tcPr>
            <w:tcW w:w="638" w:type="pct"/>
            <w:tcBorders>
              <w:top w:val="single" w:color="auto" w:sz="4" w:space="0"/>
            </w:tcBorders>
            <w:noWrap w:val="0"/>
            <w:vAlign w:val="top"/>
          </w:tcPr>
          <w:p w14:paraId="1F0ADE6F">
            <w:pPr>
              <w:jc w:val="center"/>
              <w:rPr>
                <w:ins w:id="3711" w:author="LKY" w:date="2026-05-22T20:44:56Z"/>
                <w:rFonts w:hint="default" w:ascii="Times New Roman" w:hAnsi="Times New Roman"/>
                <w:vertAlign w:val="baseline"/>
                <w:lang w:val="en-US" w:eastAsia="zh-CN"/>
              </w:rPr>
            </w:pPr>
            <w:ins w:id="3712" w:author="LKY" w:date="2026-05-22T20:44:56Z">
              <w:r>
                <w:rPr>
                  <w:rFonts w:hint="eastAsia" w:ascii="Times New Roman" w:hAnsi="Times New Roman"/>
                  <w:vertAlign w:val="baseline"/>
                  <w:lang w:val="en-US" w:eastAsia="zh-CN"/>
                </w:rPr>
                <w:t>端口号</w:t>
              </w:r>
            </w:ins>
          </w:p>
        </w:tc>
        <w:tc>
          <w:tcPr>
            <w:tcW w:w="488" w:type="pct"/>
            <w:tcBorders>
              <w:top w:val="single" w:color="auto" w:sz="4" w:space="0"/>
            </w:tcBorders>
            <w:noWrap w:val="0"/>
            <w:vAlign w:val="top"/>
          </w:tcPr>
          <w:p w14:paraId="4107E144">
            <w:pPr>
              <w:jc w:val="center"/>
              <w:rPr>
                <w:ins w:id="3713" w:author="LKY" w:date="2026-05-22T20:44:56Z"/>
                <w:rFonts w:hint="default" w:ascii="Times New Roman" w:hAnsi="Times New Roman" w:eastAsiaTheme="minorEastAsia" w:cstheme="minorBidi"/>
                <w:kern w:val="2"/>
                <w:sz w:val="21"/>
                <w:szCs w:val="24"/>
                <w:vertAlign w:val="baseline"/>
                <w:lang w:val="en-US" w:eastAsia="zh-CN" w:bidi="ar-SA"/>
              </w:rPr>
            </w:pPr>
            <w:ins w:id="3714" w:author="LKY" w:date="2026-05-22T20:44:56Z">
              <w:r>
                <w:rPr>
                  <w:rFonts w:hint="eastAsia" w:ascii="Times New Roman" w:hAnsi="Times New Roman"/>
                  <w:vertAlign w:val="baseline"/>
                  <w:lang w:val="en-US" w:eastAsia="zh-CN"/>
                </w:rPr>
                <w:t>B1</w:t>
              </w:r>
            </w:ins>
          </w:p>
        </w:tc>
        <w:tc>
          <w:tcPr>
            <w:tcW w:w="482" w:type="pct"/>
            <w:tcBorders>
              <w:top w:val="single" w:color="auto" w:sz="4" w:space="0"/>
            </w:tcBorders>
            <w:noWrap w:val="0"/>
            <w:vAlign w:val="top"/>
          </w:tcPr>
          <w:p w14:paraId="585A1769">
            <w:pPr>
              <w:jc w:val="center"/>
              <w:rPr>
                <w:ins w:id="3715" w:author="LKY" w:date="2026-05-22T20:44:56Z"/>
                <w:rFonts w:hint="default" w:ascii="Times New Roman" w:hAnsi="Times New Roman" w:eastAsiaTheme="minorEastAsia" w:cstheme="minorBidi"/>
                <w:kern w:val="2"/>
                <w:sz w:val="21"/>
                <w:szCs w:val="24"/>
                <w:vertAlign w:val="baseline"/>
                <w:lang w:val="en-US" w:eastAsia="zh-CN" w:bidi="ar-SA"/>
              </w:rPr>
            </w:pPr>
            <w:ins w:id="3716" w:author="LKY" w:date="2026-05-22T20:44:56Z">
              <w:r>
                <w:rPr>
                  <w:rFonts w:hint="eastAsia" w:ascii="Times New Roman" w:hAnsi="Times New Roman" w:cstheme="minorBidi"/>
                  <w:kern w:val="2"/>
                  <w:sz w:val="21"/>
                  <w:szCs w:val="24"/>
                  <w:vertAlign w:val="baseline"/>
                  <w:lang w:val="en-US" w:eastAsia="zh-CN" w:bidi="ar-SA"/>
                </w:rPr>
                <w:t>B2</w:t>
              </w:r>
            </w:ins>
          </w:p>
        </w:tc>
        <w:tc>
          <w:tcPr>
            <w:tcW w:w="488" w:type="pct"/>
            <w:tcBorders>
              <w:top w:val="single" w:color="auto" w:sz="4" w:space="0"/>
            </w:tcBorders>
            <w:noWrap w:val="0"/>
            <w:vAlign w:val="top"/>
          </w:tcPr>
          <w:p w14:paraId="031D5FF1">
            <w:pPr>
              <w:jc w:val="center"/>
              <w:rPr>
                <w:ins w:id="3717" w:author="LKY" w:date="2026-05-22T20:44:56Z"/>
                <w:rFonts w:hint="default" w:ascii="Times New Roman" w:hAnsi="Times New Roman" w:eastAsiaTheme="minorEastAsia" w:cstheme="minorBidi"/>
                <w:kern w:val="2"/>
                <w:sz w:val="21"/>
                <w:szCs w:val="24"/>
                <w:vertAlign w:val="baseline"/>
                <w:lang w:val="en-US" w:eastAsia="zh-CN" w:bidi="ar-SA"/>
              </w:rPr>
            </w:pPr>
            <w:ins w:id="3718" w:author="LKY" w:date="2026-05-22T20:44:56Z">
              <w:r>
                <w:rPr>
                  <w:rFonts w:hint="eastAsia" w:ascii="Times New Roman" w:hAnsi="Times New Roman"/>
                  <w:sz w:val="21"/>
                  <w:vertAlign w:val="baseline"/>
                  <w:lang w:val="en-US" w:eastAsia="zh-CN" w:bidi="ar-SA"/>
                </w:rPr>
                <w:t>B3</w:t>
              </w:r>
            </w:ins>
          </w:p>
        </w:tc>
        <w:tc>
          <w:tcPr>
            <w:tcW w:w="488" w:type="pct"/>
            <w:tcBorders>
              <w:top w:val="single" w:color="auto" w:sz="4" w:space="0"/>
            </w:tcBorders>
            <w:noWrap w:val="0"/>
            <w:vAlign w:val="top"/>
          </w:tcPr>
          <w:p w14:paraId="24C3364F">
            <w:pPr>
              <w:jc w:val="center"/>
              <w:rPr>
                <w:ins w:id="3719" w:author="LKY" w:date="2026-05-22T20:44:56Z"/>
                <w:rFonts w:hint="default" w:ascii="Times New Roman" w:hAnsi="Times New Roman" w:eastAsiaTheme="minorEastAsia" w:cstheme="minorBidi"/>
                <w:kern w:val="2"/>
                <w:sz w:val="21"/>
                <w:szCs w:val="24"/>
                <w:vertAlign w:val="baseline"/>
                <w:lang w:val="en-US" w:eastAsia="zh-CN" w:bidi="ar-SA"/>
              </w:rPr>
            </w:pPr>
            <w:ins w:id="3720" w:author="LKY" w:date="2026-05-22T20:44:56Z">
              <w:r>
                <w:rPr>
                  <w:rFonts w:hint="eastAsia" w:ascii="Times New Roman" w:hAnsi="Times New Roman" w:cstheme="minorBidi"/>
                  <w:kern w:val="2"/>
                  <w:sz w:val="21"/>
                  <w:szCs w:val="24"/>
                  <w:vertAlign w:val="baseline"/>
                  <w:lang w:val="en-US" w:eastAsia="zh-CN" w:bidi="ar-SA"/>
                </w:rPr>
                <w:t>B4</w:t>
              </w:r>
            </w:ins>
          </w:p>
        </w:tc>
        <w:tc>
          <w:tcPr>
            <w:tcW w:w="488" w:type="pct"/>
            <w:tcBorders>
              <w:top w:val="single" w:color="auto" w:sz="4" w:space="0"/>
            </w:tcBorders>
            <w:noWrap w:val="0"/>
            <w:vAlign w:val="top"/>
          </w:tcPr>
          <w:p w14:paraId="7DC3972A">
            <w:pPr>
              <w:jc w:val="center"/>
              <w:rPr>
                <w:ins w:id="3721" w:author="LKY" w:date="2026-05-22T20:44:56Z"/>
                <w:rFonts w:hint="default" w:ascii="Times New Roman" w:hAnsi="Times New Roman" w:eastAsiaTheme="minorEastAsia" w:cstheme="minorBidi"/>
                <w:kern w:val="2"/>
                <w:sz w:val="21"/>
                <w:szCs w:val="24"/>
                <w:vertAlign w:val="baseline"/>
                <w:lang w:val="en-US" w:eastAsia="zh-CN" w:bidi="ar-SA"/>
              </w:rPr>
            </w:pPr>
            <w:ins w:id="3722" w:author="LKY" w:date="2026-05-22T20:44:56Z">
              <w:r>
                <w:rPr>
                  <w:rFonts w:hint="eastAsia" w:ascii="Times New Roman" w:hAnsi="Times New Roman"/>
                  <w:vertAlign w:val="baseline"/>
                  <w:lang w:val="en-US" w:eastAsia="zh-CN"/>
                </w:rPr>
                <w:t>B5</w:t>
              </w:r>
            </w:ins>
          </w:p>
        </w:tc>
        <w:tc>
          <w:tcPr>
            <w:tcW w:w="488" w:type="pct"/>
            <w:tcBorders>
              <w:top w:val="single" w:color="auto" w:sz="4" w:space="0"/>
            </w:tcBorders>
            <w:noWrap w:val="0"/>
            <w:vAlign w:val="top"/>
          </w:tcPr>
          <w:p w14:paraId="5CE9EE86">
            <w:pPr>
              <w:jc w:val="center"/>
              <w:rPr>
                <w:ins w:id="3723" w:author="LKY" w:date="2026-05-22T20:44:56Z"/>
                <w:rFonts w:hint="default" w:ascii="Times New Roman" w:hAnsi="Times New Roman" w:eastAsiaTheme="minorEastAsia" w:cstheme="minorBidi"/>
                <w:kern w:val="2"/>
                <w:sz w:val="21"/>
                <w:szCs w:val="24"/>
                <w:vertAlign w:val="baseline"/>
                <w:lang w:val="en-US" w:eastAsia="zh-CN" w:bidi="ar-SA"/>
              </w:rPr>
            </w:pPr>
            <w:ins w:id="3724" w:author="LKY" w:date="2026-05-22T20:44:5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4C02FE6B">
            <w:pPr>
              <w:jc w:val="center"/>
              <w:rPr>
                <w:ins w:id="3725" w:author="LKY" w:date="2026-05-22T20:44:56Z"/>
                <w:rFonts w:hint="default" w:ascii="Times New Roman" w:hAnsi="Times New Roman"/>
                <w:vertAlign w:val="baseline"/>
                <w:lang w:val="en-US" w:eastAsia="zh-CN"/>
              </w:rPr>
            </w:pPr>
            <w:ins w:id="3726" w:author="LKY" w:date="2026-05-22T20:44:5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646332D2">
            <w:pPr>
              <w:jc w:val="center"/>
              <w:rPr>
                <w:ins w:id="3727" w:author="LKY" w:date="2026-05-22T20:44:56Z"/>
                <w:rFonts w:hint="default" w:ascii="Times New Roman" w:hAnsi="Times New Roman"/>
                <w:vertAlign w:val="baseline"/>
                <w:lang w:val="en-US" w:eastAsia="zh-CN"/>
              </w:rPr>
            </w:pPr>
            <w:ins w:id="3728" w:author="LKY" w:date="2026-05-22T20:44:56Z">
              <w:r>
                <w:rPr>
                  <w:rFonts w:hint="eastAsia" w:ascii="Times New Roman" w:hAnsi="Times New Roman"/>
                  <w:vertAlign w:val="baseline"/>
                  <w:lang w:val="en-US" w:eastAsia="zh-CN"/>
                </w:rPr>
                <w:t>B8</w:t>
              </w:r>
            </w:ins>
          </w:p>
        </w:tc>
        <w:tc>
          <w:tcPr>
            <w:tcW w:w="419" w:type="pct"/>
            <w:tcBorders>
              <w:top w:val="single" w:color="auto" w:sz="4" w:space="0"/>
            </w:tcBorders>
            <w:noWrap w:val="0"/>
            <w:vAlign w:val="top"/>
          </w:tcPr>
          <w:p w14:paraId="104F11F6">
            <w:pPr>
              <w:jc w:val="center"/>
              <w:rPr>
                <w:ins w:id="3729" w:author="LKY" w:date="2026-05-22T20:44:56Z"/>
                <w:rFonts w:hint="default" w:ascii="Times New Roman" w:hAnsi="Times New Roman"/>
                <w:vertAlign w:val="baseline"/>
                <w:lang w:val="en-US" w:eastAsia="zh-CN"/>
              </w:rPr>
            </w:pPr>
            <w:ins w:id="3730" w:author="LKY" w:date="2026-05-22T20:44:56Z">
              <w:r>
                <w:rPr>
                  <w:rFonts w:hint="eastAsia" w:ascii="Times New Roman" w:hAnsi="Times New Roman"/>
                  <w:vertAlign w:val="baseline"/>
                  <w:lang w:val="en-US" w:eastAsia="zh-CN"/>
                </w:rPr>
                <w:t>B9</w:t>
              </w:r>
            </w:ins>
          </w:p>
        </w:tc>
      </w:tr>
      <w:tr w14:paraId="069CA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31" w:author="LKY" w:date="2026-05-22T20:44:56Z"/>
        </w:trPr>
        <w:tc>
          <w:tcPr>
            <w:tcW w:w="638" w:type="pct"/>
            <w:noWrap w:val="0"/>
            <w:vAlign w:val="top"/>
          </w:tcPr>
          <w:p w14:paraId="725CF44B">
            <w:pPr>
              <w:jc w:val="center"/>
              <w:rPr>
                <w:ins w:id="3732" w:author="LKY" w:date="2026-05-22T20:44:56Z"/>
                <w:rFonts w:hint="default" w:ascii="Times New Roman" w:hAnsi="Times New Roman"/>
                <w:vertAlign w:val="baseline"/>
                <w:lang w:val="en-US" w:eastAsia="zh-CN"/>
              </w:rPr>
            </w:pPr>
            <w:ins w:id="3733" w:author="LKY" w:date="2026-05-22T20:44:56Z">
              <w:r>
                <w:rPr>
                  <w:rFonts w:hint="eastAsia" w:ascii="Times New Roman" w:hAnsi="Times New Roman"/>
                  <w:vertAlign w:val="baseline"/>
                  <w:lang w:val="en-US" w:eastAsia="zh-CN"/>
                </w:rPr>
                <w:t>名称</w:t>
              </w:r>
            </w:ins>
          </w:p>
        </w:tc>
        <w:tc>
          <w:tcPr>
            <w:tcW w:w="488" w:type="pct"/>
            <w:noWrap w:val="0"/>
            <w:vAlign w:val="top"/>
          </w:tcPr>
          <w:p w14:paraId="3701719C">
            <w:pPr>
              <w:jc w:val="center"/>
              <w:rPr>
                <w:ins w:id="3734" w:author="LKY" w:date="2026-05-22T20:44:56Z"/>
                <w:rFonts w:hint="default" w:ascii="Times New Roman" w:hAnsi="Times New Roman"/>
                <w:vertAlign w:val="baseline"/>
                <w:lang w:val="en-US" w:eastAsia="zh-CN"/>
              </w:rPr>
            </w:pPr>
            <w:ins w:id="3735" w:author="LKY" w:date="2026-05-22T20:44:56Z">
              <w:r>
                <w:rPr>
                  <w:rFonts w:hint="eastAsia" w:ascii="Times New Roman" w:hAnsi="Times New Roman"/>
                  <w:vertAlign w:val="baseline"/>
                  <w:lang w:val="en-US" w:eastAsia="zh-CN"/>
                </w:rPr>
                <w:t>A1+</w:t>
              </w:r>
            </w:ins>
          </w:p>
        </w:tc>
        <w:tc>
          <w:tcPr>
            <w:tcW w:w="482" w:type="pct"/>
            <w:noWrap w:val="0"/>
            <w:vAlign w:val="top"/>
          </w:tcPr>
          <w:p w14:paraId="7C40F49E">
            <w:pPr>
              <w:jc w:val="center"/>
              <w:rPr>
                <w:ins w:id="3736" w:author="LKY" w:date="2026-05-22T20:44:56Z"/>
                <w:rFonts w:hint="default" w:ascii="Times New Roman" w:hAnsi="Times New Roman"/>
                <w:vertAlign w:val="baseline"/>
                <w:lang w:val="en-US" w:eastAsia="zh-CN"/>
              </w:rPr>
            </w:pPr>
            <w:ins w:id="3737" w:author="LKY" w:date="2026-05-22T20:44:56Z">
              <w:r>
                <w:rPr>
                  <w:rFonts w:hint="eastAsia" w:ascii="Times New Roman" w:hAnsi="Times New Roman"/>
                  <w:vertAlign w:val="baseline"/>
                  <w:lang w:val="en-US" w:eastAsia="zh-CN"/>
                </w:rPr>
                <w:t>A2+</w:t>
              </w:r>
            </w:ins>
          </w:p>
        </w:tc>
        <w:tc>
          <w:tcPr>
            <w:tcW w:w="488" w:type="pct"/>
            <w:noWrap w:val="0"/>
            <w:vAlign w:val="top"/>
          </w:tcPr>
          <w:p w14:paraId="54A26DEC">
            <w:pPr>
              <w:jc w:val="center"/>
              <w:rPr>
                <w:ins w:id="3738" w:author="LKY" w:date="2026-05-22T20:44:56Z"/>
                <w:rFonts w:hint="default" w:ascii="Times New Roman" w:hAnsi="Times New Roman" w:eastAsiaTheme="minorEastAsia" w:cstheme="minorBidi"/>
                <w:kern w:val="2"/>
                <w:sz w:val="21"/>
                <w:szCs w:val="24"/>
                <w:vertAlign w:val="baseline"/>
                <w:lang w:val="en-US" w:eastAsia="zh-CN" w:bidi="ar-SA"/>
              </w:rPr>
            </w:pPr>
            <w:ins w:id="3739" w:author="LKY" w:date="2026-05-22T20:44:56Z">
              <w:r>
                <w:rPr>
                  <w:rFonts w:hint="eastAsia" w:ascii="Times New Roman" w:hAnsi="Times New Roman"/>
                  <w:vertAlign w:val="baseline"/>
                  <w:lang w:val="en-US" w:eastAsia="zh-CN"/>
                </w:rPr>
                <w:t>A3+</w:t>
              </w:r>
            </w:ins>
          </w:p>
        </w:tc>
        <w:tc>
          <w:tcPr>
            <w:tcW w:w="488" w:type="pct"/>
            <w:noWrap w:val="0"/>
            <w:vAlign w:val="top"/>
          </w:tcPr>
          <w:p w14:paraId="63CC6347">
            <w:pPr>
              <w:jc w:val="center"/>
              <w:rPr>
                <w:ins w:id="3740" w:author="LKY" w:date="2026-05-22T20:44:56Z"/>
                <w:rFonts w:hint="default" w:ascii="Times New Roman" w:hAnsi="Times New Roman" w:eastAsiaTheme="minorEastAsia" w:cstheme="minorBidi"/>
                <w:kern w:val="2"/>
                <w:sz w:val="21"/>
                <w:szCs w:val="24"/>
                <w:vertAlign w:val="baseline"/>
                <w:lang w:val="en-US" w:eastAsia="zh-CN" w:bidi="ar-SA"/>
              </w:rPr>
            </w:pPr>
            <w:ins w:id="3741" w:author="LKY" w:date="2026-05-22T20:44:56Z">
              <w:r>
                <w:rPr>
                  <w:rFonts w:hint="eastAsia" w:ascii="Times New Roman" w:hAnsi="Times New Roman"/>
                  <w:vertAlign w:val="baseline"/>
                  <w:lang w:val="en-US" w:eastAsia="zh-CN"/>
                </w:rPr>
                <w:t>A4+</w:t>
              </w:r>
            </w:ins>
          </w:p>
        </w:tc>
        <w:tc>
          <w:tcPr>
            <w:tcW w:w="488" w:type="pct"/>
            <w:noWrap w:val="0"/>
            <w:vAlign w:val="top"/>
          </w:tcPr>
          <w:p w14:paraId="4F1B56D7">
            <w:pPr>
              <w:jc w:val="center"/>
              <w:rPr>
                <w:ins w:id="3742" w:author="LKY" w:date="2026-05-22T20:44:56Z"/>
                <w:rFonts w:hint="default" w:ascii="Times New Roman" w:hAnsi="Times New Roman"/>
                <w:vertAlign w:val="baseline"/>
                <w:lang w:val="en-US" w:eastAsia="zh-CN"/>
              </w:rPr>
            </w:pPr>
            <w:ins w:id="3743" w:author="LKY" w:date="2026-05-22T20:44:56Z">
              <w:r>
                <w:rPr>
                  <w:rFonts w:hint="eastAsia" w:ascii="Times New Roman" w:hAnsi="Times New Roman"/>
                  <w:vertAlign w:val="baseline"/>
                  <w:lang w:val="en-US" w:eastAsia="zh-CN"/>
                </w:rPr>
                <w:t>A5+</w:t>
              </w:r>
            </w:ins>
          </w:p>
        </w:tc>
        <w:tc>
          <w:tcPr>
            <w:tcW w:w="488" w:type="pct"/>
            <w:noWrap w:val="0"/>
            <w:vAlign w:val="top"/>
          </w:tcPr>
          <w:p w14:paraId="7ECF7224">
            <w:pPr>
              <w:jc w:val="center"/>
              <w:rPr>
                <w:ins w:id="3744" w:author="LKY" w:date="2026-05-22T20:44:56Z"/>
                <w:rFonts w:hint="default" w:ascii="Times New Roman" w:hAnsi="Times New Roman"/>
                <w:vertAlign w:val="baseline"/>
                <w:lang w:val="en-US" w:eastAsia="zh-CN"/>
              </w:rPr>
            </w:pPr>
            <w:ins w:id="3745" w:author="LKY" w:date="2026-05-22T20:44:56Z">
              <w:r>
                <w:rPr>
                  <w:rFonts w:hint="eastAsia" w:ascii="Times New Roman" w:hAnsi="Times New Roman"/>
                  <w:vertAlign w:val="baseline"/>
                  <w:lang w:val="en-US" w:eastAsia="zh-CN"/>
                </w:rPr>
                <w:t>A6+</w:t>
              </w:r>
            </w:ins>
          </w:p>
        </w:tc>
        <w:tc>
          <w:tcPr>
            <w:tcW w:w="489" w:type="pct"/>
            <w:noWrap w:val="0"/>
            <w:vAlign w:val="top"/>
          </w:tcPr>
          <w:p w14:paraId="0F4FDA2A">
            <w:pPr>
              <w:jc w:val="center"/>
              <w:rPr>
                <w:ins w:id="3746" w:author="LKY" w:date="2026-05-22T20:44:56Z"/>
                <w:rFonts w:hint="default" w:ascii="Times New Roman" w:hAnsi="Times New Roman"/>
                <w:vertAlign w:val="baseline"/>
                <w:lang w:val="en-US" w:eastAsia="zh-CN"/>
              </w:rPr>
            </w:pPr>
            <w:ins w:id="3747" w:author="LKY" w:date="2026-05-22T20:44:56Z">
              <w:r>
                <w:rPr>
                  <w:rFonts w:hint="eastAsia" w:ascii="Times New Roman" w:hAnsi="Times New Roman"/>
                  <w:vertAlign w:val="baseline"/>
                  <w:lang w:val="en-US" w:eastAsia="zh-CN"/>
                </w:rPr>
                <w:t>A7+</w:t>
              </w:r>
            </w:ins>
          </w:p>
        </w:tc>
        <w:tc>
          <w:tcPr>
            <w:tcW w:w="525" w:type="pct"/>
            <w:noWrap w:val="0"/>
            <w:vAlign w:val="top"/>
          </w:tcPr>
          <w:p w14:paraId="7FF20C0B">
            <w:pPr>
              <w:jc w:val="center"/>
              <w:rPr>
                <w:ins w:id="3748" w:author="LKY" w:date="2026-05-22T20:44:56Z"/>
                <w:rFonts w:hint="default" w:ascii="Times New Roman" w:hAnsi="Times New Roman"/>
                <w:vertAlign w:val="baseline"/>
                <w:lang w:val="en-US" w:eastAsia="zh-CN"/>
              </w:rPr>
            </w:pPr>
            <w:ins w:id="3749" w:author="LKY" w:date="2026-05-22T20:44:56Z">
              <w:r>
                <w:rPr>
                  <w:rFonts w:hint="eastAsia" w:ascii="Times New Roman" w:hAnsi="Times New Roman"/>
                  <w:vertAlign w:val="baseline"/>
                  <w:lang w:val="en-US" w:eastAsia="zh-CN"/>
                </w:rPr>
                <w:t>A8+</w:t>
              </w:r>
            </w:ins>
          </w:p>
        </w:tc>
        <w:tc>
          <w:tcPr>
            <w:tcW w:w="419" w:type="pct"/>
            <w:noWrap w:val="0"/>
            <w:vAlign w:val="top"/>
          </w:tcPr>
          <w:p w14:paraId="7C74DCEA">
            <w:pPr>
              <w:jc w:val="center"/>
              <w:rPr>
                <w:ins w:id="3750" w:author="LKY" w:date="2026-05-22T20:44:56Z"/>
                <w:rFonts w:hint="default" w:ascii="Times New Roman" w:hAnsi="Times New Roman"/>
                <w:vertAlign w:val="baseline"/>
                <w:lang w:val="en-US" w:eastAsia="zh-CN"/>
              </w:rPr>
            </w:pPr>
            <w:ins w:id="3751" w:author="LKY" w:date="2026-05-22T20:44:56Z">
              <w:r>
                <w:rPr>
                  <w:rFonts w:hint="eastAsia" w:ascii="Times New Roman" w:hAnsi="Times New Roman"/>
                  <w:vertAlign w:val="baseline"/>
                  <w:lang w:val="en-US" w:eastAsia="zh-CN"/>
                </w:rPr>
                <w:t>PE</w:t>
              </w:r>
            </w:ins>
          </w:p>
        </w:tc>
      </w:tr>
      <w:tr w14:paraId="5065F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52" w:author="LKY" w:date="2026-05-22T20:44:56Z"/>
        </w:trPr>
        <w:tc>
          <w:tcPr>
            <w:tcW w:w="638" w:type="pct"/>
            <w:noWrap w:val="0"/>
            <w:vAlign w:val="top"/>
          </w:tcPr>
          <w:p w14:paraId="09F7C86E">
            <w:pPr>
              <w:jc w:val="center"/>
              <w:rPr>
                <w:ins w:id="3753" w:author="LKY" w:date="2026-05-22T20:44:56Z"/>
                <w:rFonts w:hint="default" w:ascii="Times New Roman" w:hAnsi="Times New Roman"/>
                <w:vertAlign w:val="baseline"/>
                <w:lang w:val="en-US" w:eastAsia="zh-CN"/>
              </w:rPr>
            </w:pPr>
            <w:ins w:id="3754" w:author="LKY" w:date="2026-05-22T20:44:56Z">
              <w:r>
                <w:rPr>
                  <w:rFonts w:hint="eastAsia" w:ascii="Times New Roman" w:hAnsi="Times New Roman"/>
                  <w:vertAlign w:val="baseline"/>
                  <w:lang w:val="en-US" w:eastAsia="zh-CN"/>
                </w:rPr>
                <w:t>端口号</w:t>
              </w:r>
            </w:ins>
          </w:p>
        </w:tc>
        <w:tc>
          <w:tcPr>
            <w:tcW w:w="488" w:type="pct"/>
            <w:noWrap w:val="0"/>
            <w:vAlign w:val="top"/>
          </w:tcPr>
          <w:p w14:paraId="5E9449E5">
            <w:pPr>
              <w:jc w:val="center"/>
              <w:rPr>
                <w:ins w:id="3755" w:author="LKY" w:date="2026-05-22T20:44:56Z"/>
                <w:rFonts w:hint="default" w:ascii="Times New Roman" w:hAnsi="Times New Roman"/>
                <w:vertAlign w:val="baseline"/>
                <w:lang w:val="en-US" w:eastAsia="zh-CN"/>
              </w:rPr>
            </w:pPr>
            <w:ins w:id="3756" w:author="LKY" w:date="2026-05-22T20:44:56Z">
              <w:r>
                <w:rPr>
                  <w:rFonts w:hint="eastAsia" w:ascii="Times New Roman" w:hAnsi="Times New Roman"/>
                  <w:vertAlign w:val="baseline"/>
                  <w:lang w:val="en-US" w:eastAsia="zh-CN"/>
                </w:rPr>
                <w:t>A1</w:t>
              </w:r>
            </w:ins>
          </w:p>
        </w:tc>
        <w:tc>
          <w:tcPr>
            <w:tcW w:w="482" w:type="pct"/>
            <w:noWrap w:val="0"/>
            <w:vAlign w:val="top"/>
          </w:tcPr>
          <w:p w14:paraId="2FA1D85D">
            <w:pPr>
              <w:jc w:val="center"/>
              <w:rPr>
                <w:ins w:id="3757" w:author="LKY" w:date="2026-05-22T20:44:56Z"/>
                <w:rFonts w:hint="default" w:ascii="Times New Roman" w:hAnsi="Times New Roman"/>
                <w:vertAlign w:val="baseline"/>
                <w:lang w:val="en-US" w:eastAsia="zh-CN"/>
              </w:rPr>
            </w:pPr>
            <w:ins w:id="3758" w:author="LKY" w:date="2026-05-22T20:44:56Z">
              <w:r>
                <w:rPr>
                  <w:rFonts w:hint="eastAsia" w:ascii="Times New Roman" w:hAnsi="Times New Roman"/>
                  <w:vertAlign w:val="baseline"/>
                  <w:lang w:val="en-US" w:eastAsia="zh-CN"/>
                </w:rPr>
                <w:t>A2</w:t>
              </w:r>
            </w:ins>
          </w:p>
        </w:tc>
        <w:tc>
          <w:tcPr>
            <w:tcW w:w="488" w:type="pct"/>
            <w:noWrap w:val="0"/>
            <w:vAlign w:val="top"/>
          </w:tcPr>
          <w:p w14:paraId="31CAFCCA">
            <w:pPr>
              <w:jc w:val="center"/>
              <w:rPr>
                <w:ins w:id="3759" w:author="LKY" w:date="2026-05-22T20:44:56Z"/>
                <w:rFonts w:hint="default" w:ascii="Times New Roman" w:hAnsi="Times New Roman"/>
                <w:vertAlign w:val="baseline"/>
                <w:lang w:val="en-US" w:eastAsia="zh-CN"/>
              </w:rPr>
            </w:pPr>
            <w:ins w:id="3760" w:author="LKY" w:date="2026-05-22T20:44:56Z">
              <w:r>
                <w:rPr>
                  <w:rFonts w:hint="eastAsia" w:ascii="Times New Roman" w:hAnsi="Times New Roman"/>
                  <w:vertAlign w:val="baseline"/>
                  <w:lang w:val="en-US" w:eastAsia="zh-CN"/>
                </w:rPr>
                <w:t>A3</w:t>
              </w:r>
            </w:ins>
          </w:p>
        </w:tc>
        <w:tc>
          <w:tcPr>
            <w:tcW w:w="488" w:type="pct"/>
            <w:noWrap w:val="0"/>
            <w:vAlign w:val="top"/>
          </w:tcPr>
          <w:p w14:paraId="1E8AAAA8">
            <w:pPr>
              <w:jc w:val="center"/>
              <w:rPr>
                <w:ins w:id="3761" w:author="LKY" w:date="2026-05-22T20:44:56Z"/>
                <w:rFonts w:hint="default" w:ascii="Times New Roman" w:hAnsi="Times New Roman"/>
                <w:vertAlign w:val="baseline"/>
                <w:lang w:val="en-US" w:eastAsia="zh-CN"/>
              </w:rPr>
            </w:pPr>
            <w:ins w:id="3762" w:author="LKY" w:date="2026-05-22T20:44:56Z">
              <w:r>
                <w:rPr>
                  <w:rFonts w:hint="eastAsia" w:ascii="Times New Roman" w:hAnsi="Times New Roman"/>
                  <w:vertAlign w:val="baseline"/>
                  <w:lang w:val="en-US" w:eastAsia="zh-CN"/>
                </w:rPr>
                <w:t>A4</w:t>
              </w:r>
            </w:ins>
          </w:p>
        </w:tc>
        <w:tc>
          <w:tcPr>
            <w:tcW w:w="488" w:type="pct"/>
            <w:noWrap w:val="0"/>
            <w:vAlign w:val="top"/>
          </w:tcPr>
          <w:p w14:paraId="1F287BC6">
            <w:pPr>
              <w:jc w:val="center"/>
              <w:rPr>
                <w:ins w:id="3763" w:author="LKY" w:date="2026-05-22T20:44:56Z"/>
                <w:rFonts w:hint="default" w:ascii="Times New Roman" w:hAnsi="Times New Roman"/>
                <w:vertAlign w:val="baseline"/>
                <w:lang w:val="en-US" w:eastAsia="zh-CN"/>
              </w:rPr>
            </w:pPr>
            <w:ins w:id="3764" w:author="LKY" w:date="2026-05-22T20:44:56Z">
              <w:r>
                <w:rPr>
                  <w:rFonts w:hint="eastAsia" w:ascii="Times New Roman" w:hAnsi="Times New Roman"/>
                  <w:vertAlign w:val="baseline"/>
                  <w:lang w:val="en-US" w:eastAsia="zh-CN"/>
                </w:rPr>
                <w:t>A5</w:t>
              </w:r>
            </w:ins>
          </w:p>
        </w:tc>
        <w:tc>
          <w:tcPr>
            <w:tcW w:w="488" w:type="pct"/>
            <w:noWrap w:val="0"/>
            <w:vAlign w:val="top"/>
          </w:tcPr>
          <w:p w14:paraId="31AC40BF">
            <w:pPr>
              <w:jc w:val="center"/>
              <w:rPr>
                <w:ins w:id="3765" w:author="LKY" w:date="2026-05-22T20:44:56Z"/>
                <w:rFonts w:hint="default" w:ascii="Times New Roman" w:hAnsi="Times New Roman"/>
                <w:vertAlign w:val="baseline"/>
                <w:lang w:val="en-US" w:eastAsia="zh-CN"/>
              </w:rPr>
            </w:pPr>
            <w:ins w:id="3766" w:author="LKY" w:date="2026-05-22T20:44:56Z">
              <w:r>
                <w:rPr>
                  <w:rFonts w:hint="eastAsia" w:ascii="Times New Roman" w:hAnsi="Times New Roman"/>
                  <w:vertAlign w:val="baseline"/>
                  <w:lang w:val="en-US" w:eastAsia="zh-CN"/>
                </w:rPr>
                <w:t>A6</w:t>
              </w:r>
            </w:ins>
          </w:p>
        </w:tc>
        <w:tc>
          <w:tcPr>
            <w:tcW w:w="489" w:type="pct"/>
            <w:noWrap w:val="0"/>
            <w:vAlign w:val="top"/>
          </w:tcPr>
          <w:p w14:paraId="53C2009E">
            <w:pPr>
              <w:jc w:val="center"/>
              <w:rPr>
                <w:ins w:id="3767" w:author="LKY" w:date="2026-05-22T20:44:56Z"/>
                <w:rFonts w:hint="default" w:ascii="Times New Roman" w:hAnsi="Times New Roman"/>
                <w:vertAlign w:val="baseline"/>
                <w:lang w:val="en-US" w:eastAsia="zh-CN"/>
              </w:rPr>
            </w:pPr>
            <w:ins w:id="3768" w:author="LKY" w:date="2026-05-22T20:44:56Z">
              <w:r>
                <w:rPr>
                  <w:rFonts w:hint="eastAsia" w:ascii="Times New Roman" w:hAnsi="Times New Roman"/>
                  <w:vertAlign w:val="baseline"/>
                  <w:lang w:val="en-US" w:eastAsia="zh-CN"/>
                </w:rPr>
                <w:t>A7</w:t>
              </w:r>
            </w:ins>
          </w:p>
        </w:tc>
        <w:tc>
          <w:tcPr>
            <w:tcW w:w="525" w:type="pct"/>
            <w:noWrap w:val="0"/>
            <w:vAlign w:val="top"/>
          </w:tcPr>
          <w:p w14:paraId="5729BF4A">
            <w:pPr>
              <w:jc w:val="center"/>
              <w:rPr>
                <w:ins w:id="3769" w:author="LKY" w:date="2026-05-22T20:44:56Z"/>
                <w:rFonts w:hint="default" w:ascii="Times New Roman" w:hAnsi="Times New Roman"/>
                <w:vertAlign w:val="baseline"/>
                <w:lang w:val="en-US" w:eastAsia="zh-CN"/>
              </w:rPr>
            </w:pPr>
            <w:ins w:id="3770" w:author="LKY" w:date="2026-05-22T20:44:56Z">
              <w:r>
                <w:rPr>
                  <w:rFonts w:hint="eastAsia" w:ascii="Times New Roman" w:hAnsi="Times New Roman"/>
                  <w:vertAlign w:val="baseline"/>
                  <w:lang w:val="en-US" w:eastAsia="zh-CN"/>
                </w:rPr>
                <w:t>A8</w:t>
              </w:r>
            </w:ins>
          </w:p>
        </w:tc>
        <w:tc>
          <w:tcPr>
            <w:tcW w:w="419" w:type="pct"/>
            <w:noWrap w:val="0"/>
            <w:vAlign w:val="top"/>
          </w:tcPr>
          <w:p w14:paraId="05548746">
            <w:pPr>
              <w:jc w:val="center"/>
              <w:rPr>
                <w:ins w:id="3771" w:author="LKY" w:date="2026-05-22T20:44:56Z"/>
                <w:rFonts w:hint="default" w:ascii="Times New Roman" w:hAnsi="Times New Roman"/>
                <w:vertAlign w:val="baseline"/>
                <w:lang w:val="en-US" w:eastAsia="zh-CN"/>
              </w:rPr>
            </w:pPr>
            <w:ins w:id="3772" w:author="LKY" w:date="2026-05-22T20:44:56Z">
              <w:r>
                <w:rPr>
                  <w:rFonts w:hint="eastAsia" w:ascii="Times New Roman" w:hAnsi="Times New Roman"/>
                  <w:vertAlign w:val="baseline"/>
                  <w:lang w:val="en-US" w:eastAsia="zh-CN"/>
                </w:rPr>
                <w:t>A9</w:t>
              </w:r>
            </w:ins>
          </w:p>
        </w:tc>
      </w:tr>
      <w:tr w14:paraId="5A60D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73" w:author="LKY" w:date="2026-05-22T20:44:56Z"/>
        </w:trPr>
        <w:tc>
          <w:tcPr>
            <w:tcW w:w="638" w:type="pct"/>
            <w:noWrap w:val="0"/>
            <w:vAlign w:val="top"/>
          </w:tcPr>
          <w:p w14:paraId="43FCBD55">
            <w:pPr>
              <w:jc w:val="center"/>
              <w:rPr>
                <w:ins w:id="3774" w:author="LKY" w:date="2026-05-22T20:44:56Z"/>
                <w:rFonts w:hint="default" w:ascii="Times New Roman" w:hAnsi="Times New Roman"/>
                <w:vertAlign w:val="baseline"/>
                <w:lang w:val="en-US" w:eastAsia="zh-CN"/>
              </w:rPr>
            </w:pPr>
            <w:ins w:id="3775" w:author="LKY" w:date="2026-05-22T20:44:56Z">
              <w:r>
                <w:rPr>
                  <w:rFonts w:hint="eastAsia" w:ascii="Times New Roman" w:hAnsi="Times New Roman"/>
                  <w:vertAlign w:val="baseline"/>
                  <w:lang w:val="en-US" w:eastAsia="zh-CN"/>
                </w:rPr>
                <w:t>名称</w:t>
              </w:r>
            </w:ins>
          </w:p>
        </w:tc>
        <w:tc>
          <w:tcPr>
            <w:tcW w:w="488" w:type="pct"/>
            <w:noWrap w:val="0"/>
            <w:vAlign w:val="top"/>
          </w:tcPr>
          <w:p w14:paraId="6CF8C5DB">
            <w:pPr>
              <w:jc w:val="center"/>
              <w:rPr>
                <w:ins w:id="3776" w:author="LKY" w:date="2026-05-22T20:44:56Z"/>
                <w:rFonts w:hint="default" w:ascii="Times New Roman" w:hAnsi="Times New Roman"/>
                <w:vertAlign w:val="baseline"/>
                <w:lang w:val="en-US" w:eastAsia="zh-CN"/>
              </w:rPr>
            </w:pPr>
            <w:ins w:id="3777" w:author="LKY" w:date="2026-05-22T20:44:56Z">
              <w:r>
                <w:rPr>
                  <w:rFonts w:hint="eastAsia" w:ascii="Times New Roman" w:hAnsi="Times New Roman"/>
                  <w:vertAlign w:val="baseline"/>
                  <w:lang w:val="en-US" w:eastAsia="zh-CN"/>
                </w:rPr>
                <w:t>A1-</w:t>
              </w:r>
            </w:ins>
          </w:p>
        </w:tc>
        <w:tc>
          <w:tcPr>
            <w:tcW w:w="482" w:type="pct"/>
            <w:noWrap w:val="0"/>
            <w:vAlign w:val="top"/>
          </w:tcPr>
          <w:p w14:paraId="06CE8505">
            <w:pPr>
              <w:jc w:val="center"/>
              <w:rPr>
                <w:ins w:id="3778" w:author="LKY" w:date="2026-05-22T20:44:56Z"/>
                <w:rFonts w:hint="default" w:ascii="Times New Roman" w:hAnsi="Times New Roman"/>
                <w:vertAlign w:val="baseline"/>
                <w:lang w:val="en-US" w:eastAsia="zh-CN"/>
              </w:rPr>
            </w:pPr>
            <w:ins w:id="3779" w:author="LKY" w:date="2026-05-22T20:44:56Z">
              <w:r>
                <w:rPr>
                  <w:rFonts w:hint="eastAsia" w:ascii="Times New Roman" w:hAnsi="Times New Roman"/>
                  <w:vertAlign w:val="baseline"/>
                  <w:lang w:val="en-US" w:eastAsia="zh-CN"/>
                </w:rPr>
                <w:t>A2-</w:t>
              </w:r>
            </w:ins>
          </w:p>
        </w:tc>
        <w:tc>
          <w:tcPr>
            <w:tcW w:w="488" w:type="pct"/>
            <w:noWrap w:val="0"/>
            <w:vAlign w:val="top"/>
          </w:tcPr>
          <w:p w14:paraId="08B26D78">
            <w:pPr>
              <w:jc w:val="center"/>
              <w:rPr>
                <w:ins w:id="3780" w:author="LKY" w:date="2026-05-22T20:44:56Z"/>
                <w:rFonts w:hint="default" w:ascii="Times New Roman" w:hAnsi="Times New Roman"/>
                <w:vertAlign w:val="baseline"/>
                <w:lang w:val="en-US" w:eastAsia="zh-CN"/>
              </w:rPr>
            </w:pPr>
            <w:ins w:id="3781" w:author="LKY" w:date="2026-05-22T20:44:56Z">
              <w:r>
                <w:rPr>
                  <w:rFonts w:hint="eastAsia" w:ascii="Times New Roman" w:hAnsi="Times New Roman"/>
                  <w:vertAlign w:val="baseline"/>
                  <w:lang w:val="en-US" w:eastAsia="zh-CN"/>
                </w:rPr>
                <w:t>A3-</w:t>
              </w:r>
            </w:ins>
          </w:p>
        </w:tc>
        <w:tc>
          <w:tcPr>
            <w:tcW w:w="488" w:type="pct"/>
            <w:noWrap w:val="0"/>
            <w:vAlign w:val="top"/>
          </w:tcPr>
          <w:p w14:paraId="2E3DA717">
            <w:pPr>
              <w:jc w:val="center"/>
              <w:rPr>
                <w:ins w:id="3782" w:author="LKY" w:date="2026-05-22T20:44:56Z"/>
                <w:rFonts w:hint="default" w:ascii="Times New Roman" w:hAnsi="Times New Roman"/>
                <w:vertAlign w:val="baseline"/>
                <w:lang w:val="en-US" w:eastAsia="zh-CN"/>
              </w:rPr>
            </w:pPr>
            <w:ins w:id="3783" w:author="LKY" w:date="2026-05-22T20:44:56Z">
              <w:r>
                <w:rPr>
                  <w:rFonts w:hint="eastAsia" w:ascii="Times New Roman" w:hAnsi="Times New Roman"/>
                  <w:vertAlign w:val="baseline"/>
                  <w:lang w:val="en-US" w:eastAsia="zh-CN"/>
                </w:rPr>
                <w:t>A4-</w:t>
              </w:r>
            </w:ins>
          </w:p>
        </w:tc>
        <w:tc>
          <w:tcPr>
            <w:tcW w:w="488" w:type="pct"/>
            <w:noWrap w:val="0"/>
            <w:vAlign w:val="top"/>
          </w:tcPr>
          <w:p w14:paraId="4A3132D3">
            <w:pPr>
              <w:jc w:val="center"/>
              <w:rPr>
                <w:ins w:id="3784" w:author="LKY" w:date="2026-05-22T20:44:56Z"/>
                <w:rFonts w:hint="default" w:ascii="Times New Roman" w:hAnsi="Times New Roman"/>
                <w:vertAlign w:val="baseline"/>
                <w:lang w:val="en-US" w:eastAsia="zh-CN"/>
              </w:rPr>
            </w:pPr>
            <w:ins w:id="3785" w:author="LKY" w:date="2026-05-22T20:44:56Z">
              <w:r>
                <w:rPr>
                  <w:rFonts w:hint="eastAsia" w:ascii="Times New Roman" w:hAnsi="Times New Roman"/>
                  <w:vertAlign w:val="baseline"/>
                  <w:lang w:val="en-US" w:eastAsia="zh-CN"/>
                </w:rPr>
                <w:t>A5-</w:t>
              </w:r>
            </w:ins>
          </w:p>
        </w:tc>
        <w:tc>
          <w:tcPr>
            <w:tcW w:w="488" w:type="pct"/>
            <w:noWrap w:val="0"/>
            <w:vAlign w:val="top"/>
          </w:tcPr>
          <w:p w14:paraId="4408E82A">
            <w:pPr>
              <w:jc w:val="center"/>
              <w:rPr>
                <w:ins w:id="3786" w:author="LKY" w:date="2026-05-22T20:44:56Z"/>
                <w:rFonts w:hint="default" w:ascii="Times New Roman" w:hAnsi="Times New Roman"/>
                <w:vertAlign w:val="baseline"/>
                <w:lang w:val="en-US" w:eastAsia="zh-CN"/>
              </w:rPr>
            </w:pPr>
            <w:ins w:id="3787" w:author="LKY" w:date="2026-05-22T20:44:56Z">
              <w:r>
                <w:rPr>
                  <w:rFonts w:hint="eastAsia" w:ascii="Times New Roman" w:hAnsi="Times New Roman"/>
                  <w:vertAlign w:val="baseline"/>
                  <w:lang w:val="en-US" w:eastAsia="zh-CN"/>
                </w:rPr>
                <w:t>A6-</w:t>
              </w:r>
            </w:ins>
          </w:p>
        </w:tc>
        <w:tc>
          <w:tcPr>
            <w:tcW w:w="489" w:type="pct"/>
            <w:noWrap w:val="0"/>
            <w:vAlign w:val="top"/>
          </w:tcPr>
          <w:p w14:paraId="21F7E557">
            <w:pPr>
              <w:jc w:val="center"/>
              <w:rPr>
                <w:ins w:id="3788" w:author="LKY" w:date="2026-05-22T20:44:56Z"/>
                <w:rFonts w:hint="default" w:ascii="Times New Roman" w:hAnsi="Times New Roman"/>
                <w:vertAlign w:val="baseline"/>
                <w:lang w:val="en-US" w:eastAsia="zh-CN"/>
              </w:rPr>
            </w:pPr>
            <w:ins w:id="3789" w:author="LKY" w:date="2026-05-22T20:44:56Z">
              <w:r>
                <w:rPr>
                  <w:rFonts w:hint="eastAsia" w:ascii="Times New Roman" w:hAnsi="Times New Roman"/>
                  <w:vertAlign w:val="baseline"/>
                  <w:lang w:val="en-US" w:eastAsia="zh-CN"/>
                </w:rPr>
                <w:t>A7-</w:t>
              </w:r>
            </w:ins>
          </w:p>
        </w:tc>
        <w:tc>
          <w:tcPr>
            <w:tcW w:w="525" w:type="pct"/>
            <w:noWrap w:val="0"/>
            <w:vAlign w:val="top"/>
          </w:tcPr>
          <w:p w14:paraId="753F6CD9">
            <w:pPr>
              <w:jc w:val="center"/>
              <w:rPr>
                <w:ins w:id="3790" w:author="LKY" w:date="2026-05-22T20:44:56Z"/>
                <w:rFonts w:hint="default" w:ascii="Times New Roman" w:hAnsi="Times New Roman"/>
                <w:vertAlign w:val="baseline"/>
                <w:lang w:val="en-US" w:eastAsia="zh-CN"/>
              </w:rPr>
            </w:pPr>
            <w:ins w:id="3791" w:author="LKY" w:date="2026-05-22T20:44:56Z">
              <w:r>
                <w:rPr>
                  <w:rFonts w:hint="eastAsia" w:ascii="Times New Roman" w:hAnsi="Times New Roman"/>
                  <w:vertAlign w:val="baseline"/>
                  <w:lang w:val="en-US" w:eastAsia="zh-CN"/>
                </w:rPr>
                <w:t>A8-</w:t>
              </w:r>
            </w:ins>
          </w:p>
        </w:tc>
        <w:tc>
          <w:tcPr>
            <w:tcW w:w="419" w:type="pct"/>
            <w:noWrap w:val="0"/>
            <w:vAlign w:val="top"/>
          </w:tcPr>
          <w:p w14:paraId="60ECF564">
            <w:pPr>
              <w:jc w:val="center"/>
              <w:rPr>
                <w:ins w:id="3792" w:author="LKY" w:date="2026-05-22T20:44:56Z"/>
                <w:rFonts w:hint="default" w:ascii="Times New Roman" w:hAnsi="Times New Roman"/>
                <w:vertAlign w:val="baseline"/>
                <w:lang w:val="en-US" w:eastAsia="zh-CN"/>
              </w:rPr>
            </w:pPr>
            <w:ins w:id="3793" w:author="LKY" w:date="2026-05-22T20:44:56Z">
              <w:r>
                <w:rPr>
                  <w:rFonts w:hint="eastAsia" w:ascii="Times New Roman" w:hAnsi="Times New Roman"/>
                  <w:vertAlign w:val="baseline"/>
                  <w:lang w:val="en-US" w:eastAsia="zh-CN"/>
                </w:rPr>
                <w:t>PE</w:t>
              </w:r>
            </w:ins>
          </w:p>
        </w:tc>
      </w:tr>
    </w:tbl>
    <w:p w14:paraId="6290794D">
      <w:pPr>
        <w:rPr>
          <w:ins w:id="3794" w:author="LKY" w:date="2026-05-22T20:44:56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255C9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795" w:author="LKY" w:date="2026-05-22T20:44:56Z"/>
        </w:trPr>
        <w:tc>
          <w:tcPr>
            <w:tcW w:w="5000" w:type="pct"/>
            <w:gridSpan w:val="10"/>
            <w:tcBorders>
              <w:top w:val="single" w:color="auto" w:sz="4" w:space="0"/>
            </w:tcBorders>
            <w:noWrap w:val="0"/>
            <w:vAlign w:val="top"/>
          </w:tcPr>
          <w:p w14:paraId="25F4BECE">
            <w:pPr>
              <w:jc w:val="center"/>
              <w:rPr>
                <w:ins w:id="3796" w:author="LKY" w:date="2026-05-22T20:44:56Z"/>
                <w:rFonts w:hint="default" w:ascii="Times New Roman" w:hAnsi="Times New Roman"/>
                <w:vertAlign w:val="baseline"/>
                <w:lang w:val="en-US" w:eastAsia="zh-CN"/>
              </w:rPr>
            </w:pPr>
            <w:ins w:id="3797" w:author="LKY" w:date="2026-05-22T20:44:56Z">
              <w:r>
                <w:rPr>
                  <w:rFonts w:hint="eastAsia" w:ascii="Times New Roman" w:hAnsi="Times New Roman"/>
                  <w:vertAlign w:val="baseline"/>
                  <w:lang w:val="en-US" w:eastAsia="zh-CN"/>
                </w:rPr>
                <w:t>N4086模块（±5V/±10V）</w:t>
              </w:r>
            </w:ins>
            <w:ins w:id="3798" w:author="LKY" w:date="2026-06-04T18:47:27Z">
              <w:r>
                <w:rPr>
                  <w:rFonts w:hint="eastAsia" w:ascii="Times New Roman" w:hAnsi="Times New Roman"/>
                  <w:vertAlign w:val="baseline"/>
                  <w:lang w:val="en-US" w:eastAsia="zh-CN"/>
                </w:rPr>
                <w:t>（</w:t>
              </w:r>
            </w:ins>
            <w:ins w:id="3799" w:author="L" w:date="2026-06-15T15:39:26Z">
              <w:r>
                <w:rPr>
                  <w:rFonts w:hint="eastAsia" w:ascii="Times New Roman" w:hAnsi="Times New Roman"/>
                  <w:vertAlign w:val="baseline"/>
                  <w:lang w:val="en-US" w:eastAsia="zh-CN"/>
                </w:rPr>
                <w:t>±</w:t>
              </w:r>
            </w:ins>
            <w:ins w:id="3800" w:author="L" w:date="2026-06-15T15:39:30Z">
              <w:r>
                <w:rPr>
                  <w:rFonts w:hint="eastAsia" w:ascii="Times New Roman" w:hAnsi="Times New Roman"/>
                  <w:vertAlign w:val="baseline"/>
                  <w:lang w:val="en-US" w:eastAsia="zh-CN"/>
                </w:rPr>
                <w:t>0.1</w:t>
              </w:r>
            </w:ins>
            <w:ins w:id="3801" w:author="LKY" w:date="2026-06-04T18:48:03Z">
              <w:r>
                <w:rPr>
                  <w:rFonts w:hint="eastAsia" w:ascii="Times New Roman" w:hAnsi="Times New Roman"/>
                  <w:vertAlign w:val="baseline"/>
                  <w:lang w:val="en-US" w:eastAsia="zh-CN"/>
                </w:rPr>
                <w:t>误差</w:t>
              </w:r>
            </w:ins>
            <w:ins w:id="3802" w:author="LKY" w:date="2026-06-04T18:47:28Z">
              <w:r>
                <w:rPr>
                  <w:rFonts w:hint="eastAsia" w:ascii="Times New Roman" w:hAnsi="Times New Roman"/>
                  <w:vertAlign w:val="baseline"/>
                  <w:lang w:val="en-US" w:eastAsia="zh-CN"/>
                </w:rPr>
                <w:t>）</w:t>
              </w:r>
            </w:ins>
          </w:p>
        </w:tc>
      </w:tr>
      <w:tr w14:paraId="2EE8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03" w:author="LKY" w:date="2026-05-22T20:44:56Z"/>
        </w:trPr>
        <w:tc>
          <w:tcPr>
            <w:tcW w:w="639" w:type="pct"/>
            <w:tcBorders>
              <w:top w:val="single" w:color="auto" w:sz="4" w:space="0"/>
            </w:tcBorders>
            <w:noWrap w:val="0"/>
            <w:vAlign w:val="top"/>
          </w:tcPr>
          <w:p w14:paraId="2F90B07C">
            <w:pPr>
              <w:jc w:val="center"/>
              <w:rPr>
                <w:ins w:id="3804" w:author="LKY" w:date="2026-05-22T20:44:56Z"/>
                <w:rFonts w:hint="default" w:ascii="Times New Roman" w:hAnsi="Times New Roman"/>
                <w:vertAlign w:val="baseline"/>
                <w:lang w:val="en-US" w:eastAsia="zh-CN"/>
              </w:rPr>
            </w:pPr>
            <w:ins w:id="3805" w:author="LKY" w:date="2026-05-22T20:44:56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52D8A29A">
            <w:pPr>
              <w:jc w:val="center"/>
              <w:rPr>
                <w:ins w:id="3806" w:author="LKY" w:date="2026-05-22T20:44:56Z"/>
                <w:rFonts w:hint="default" w:ascii="Times New Roman" w:hAnsi="Times New Roman" w:eastAsiaTheme="minorEastAsia" w:cstheme="minorBidi"/>
                <w:kern w:val="2"/>
                <w:sz w:val="21"/>
                <w:szCs w:val="24"/>
                <w:vertAlign w:val="baseline"/>
                <w:lang w:val="en-US" w:eastAsia="zh-CN" w:bidi="ar-SA"/>
              </w:rPr>
            </w:pPr>
            <w:ins w:id="3807" w:author="LKY" w:date="2026-05-22T20:44:56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6127E8C5">
            <w:pPr>
              <w:jc w:val="center"/>
              <w:rPr>
                <w:ins w:id="3808" w:author="LKY" w:date="2026-05-22T20:44:56Z"/>
                <w:rFonts w:hint="default" w:ascii="Times New Roman" w:hAnsi="Times New Roman" w:eastAsiaTheme="minorEastAsia" w:cstheme="minorBidi"/>
                <w:kern w:val="2"/>
                <w:sz w:val="21"/>
                <w:szCs w:val="24"/>
                <w:vertAlign w:val="baseline"/>
                <w:lang w:val="en-US" w:eastAsia="zh-CN" w:bidi="ar-SA"/>
              </w:rPr>
            </w:pPr>
            <w:ins w:id="3809" w:author="LKY" w:date="2026-05-22T20:44:56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6827735C">
            <w:pPr>
              <w:jc w:val="center"/>
              <w:rPr>
                <w:ins w:id="3810" w:author="LKY" w:date="2026-05-22T20:44:56Z"/>
                <w:rFonts w:hint="default" w:ascii="Times New Roman" w:hAnsi="Times New Roman" w:eastAsiaTheme="minorEastAsia" w:cstheme="minorBidi"/>
                <w:kern w:val="2"/>
                <w:sz w:val="21"/>
                <w:szCs w:val="24"/>
                <w:vertAlign w:val="baseline"/>
                <w:lang w:val="en-US" w:eastAsia="zh-CN" w:bidi="ar-SA"/>
              </w:rPr>
            </w:pPr>
            <w:ins w:id="3811" w:author="LKY" w:date="2026-05-22T20:44:56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479CE6C">
            <w:pPr>
              <w:jc w:val="center"/>
              <w:rPr>
                <w:ins w:id="3812" w:author="LKY" w:date="2026-05-22T20:44:56Z"/>
                <w:rFonts w:hint="default" w:ascii="Times New Roman" w:hAnsi="Times New Roman" w:eastAsiaTheme="minorEastAsia" w:cstheme="minorBidi"/>
                <w:kern w:val="2"/>
                <w:sz w:val="21"/>
                <w:szCs w:val="24"/>
                <w:vertAlign w:val="baseline"/>
                <w:lang w:val="en-US" w:eastAsia="zh-CN" w:bidi="ar-SA"/>
              </w:rPr>
            </w:pPr>
            <w:ins w:id="3813" w:author="LKY" w:date="2026-05-22T20:44:56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530F5998">
            <w:pPr>
              <w:jc w:val="center"/>
              <w:rPr>
                <w:ins w:id="3814" w:author="LKY" w:date="2026-05-22T20:44:56Z"/>
                <w:rFonts w:hint="default" w:ascii="Times New Roman" w:hAnsi="Times New Roman" w:eastAsiaTheme="minorEastAsia" w:cstheme="minorBidi"/>
                <w:kern w:val="2"/>
                <w:sz w:val="21"/>
                <w:szCs w:val="24"/>
                <w:vertAlign w:val="baseline"/>
                <w:lang w:val="en-US" w:eastAsia="zh-CN" w:bidi="ar-SA"/>
              </w:rPr>
            </w:pPr>
            <w:ins w:id="3815" w:author="LKY" w:date="2026-05-22T20:44:56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53C39DC6">
            <w:pPr>
              <w:jc w:val="center"/>
              <w:rPr>
                <w:ins w:id="3816" w:author="LKY" w:date="2026-05-22T20:44:56Z"/>
                <w:rFonts w:hint="default" w:ascii="Times New Roman" w:hAnsi="Times New Roman" w:eastAsiaTheme="minorEastAsia" w:cstheme="minorBidi"/>
                <w:kern w:val="2"/>
                <w:sz w:val="21"/>
                <w:szCs w:val="24"/>
                <w:vertAlign w:val="baseline"/>
                <w:lang w:val="en-US" w:eastAsia="zh-CN" w:bidi="ar-SA"/>
              </w:rPr>
            </w:pPr>
            <w:ins w:id="3817" w:author="LKY" w:date="2026-05-22T20:44:56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2E92D221">
            <w:pPr>
              <w:jc w:val="center"/>
              <w:rPr>
                <w:ins w:id="3818" w:author="LKY" w:date="2026-05-22T20:44:56Z"/>
                <w:rFonts w:hint="default" w:ascii="Times New Roman" w:hAnsi="Times New Roman"/>
                <w:vertAlign w:val="baseline"/>
                <w:lang w:val="en-US" w:eastAsia="zh-CN"/>
              </w:rPr>
            </w:pPr>
            <w:ins w:id="3819" w:author="LKY" w:date="2026-05-22T20:44:56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33D841E7">
            <w:pPr>
              <w:jc w:val="center"/>
              <w:rPr>
                <w:ins w:id="3820" w:author="LKY" w:date="2026-05-22T20:44:56Z"/>
                <w:rFonts w:hint="default" w:ascii="Times New Roman" w:hAnsi="Times New Roman"/>
                <w:vertAlign w:val="baseline"/>
                <w:lang w:val="en-US" w:eastAsia="zh-CN"/>
              </w:rPr>
            </w:pPr>
            <w:ins w:id="3821" w:author="LKY" w:date="2026-05-22T20:44:56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D8BB79A">
            <w:pPr>
              <w:jc w:val="center"/>
              <w:rPr>
                <w:ins w:id="3822" w:author="LKY" w:date="2026-05-22T20:44:56Z"/>
                <w:rFonts w:hint="default" w:ascii="Times New Roman" w:hAnsi="Times New Roman"/>
                <w:vertAlign w:val="baseline"/>
                <w:lang w:val="en-US" w:eastAsia="zh-CN"/>
              </w:rPr>
            </w:pPr>
            <w:ins w:id="3823" w:author="LKY" w:date="2026-05-22T20:44:56Z">
              <w:r>
                <w:rPr>
                  <w:rFonts w:hint="eastAsia" w:ascii="Times New Roman" w:hAnsi="Times New Roman"/>
                  <w:vertAlign w:val="baseline"/>
                  <w:lang w:val="en-US" w:eastAsia="zh-CN"/>
                </w:rPr>
                <w:t>B9</w:t>
              </w:r>
            </w:ins>
          </w:p>
        </w:tc>
      </w:tr>
      <w:tr w14:paraId="779D3A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24" w:author="LKY" w:date="2026-05-22T20:44:56Z"/>
        </w:trPr>
        <w:tc>
          <w:tcPr>
            <w:tcW w:w="639" w:type="pct"/>
            <w:noWrap w:val="0"/>
            <w:vAlign w:val="top"/>
          </w:tcPr>
          <w:p w14:paraId="33547B4A">
            <w:pPr>
              <w:jc w:val="center"/>
              <w:rPr>
                <w:ins w:id="3825" w:author="LKY" w:date="2026-05-22T20:44:56Z"/>
                <w:rFonts w:hint="default" w:ascii="Times New Roman" w:hAnsi="Times New Roman"/>
                <w:vertAlign w:val="baseline"/>
                <w:lang w:val="en-US" w:eastAsia="zh-CN"/>
              </w:rPr>
            </w:pPr>
            <w:ins w:id="3826" w:author="LKY" w:date="2026-05-22T20:44:56Z">
              <w:r>
                <w:rPr>
                  <w:rFonts w:hint="eastAsia" w:ascii="Times New Roman" w:hAnsi="Times New Roman"/>
                  <w:vertAlign w:val="baseline"/>
                  <w:lang w:val="en-US" w:eastAsia="zh-CN"/>
                </w:rPr>
                <w:t>名称</w:t>
              </w:r>
            </w:ins>
          </w:p>
        </w:tc>
        <w:tc>
          <w:tcPr>
            <w:tcW w:w="489" w:type="pct"/>
            <w:noWrap w:val="0"/>
            <w:vAlign w:val="top"/>
          </w:tcPr>
          <w:p w14:paraId="50E8C74B">
            <w:pPr>
              <w:jc w:val="center"/>
              <w:rPr>
                <w:ins w:id="3827" w:author="LKY" w:date="2026-05-22T20:44:56Z"/>
                <w:rFonts w:hint="default" w:ascii="Times New Roman" w:hAnsi="Times New Roman"/>
                <w:vertAlign w:val="baseline"/>
                <w:lang w:val="en-US" w:eastAsia="zh-CN"/>
              </w:rPr>
            </w:pPr>
            <w:ins w:id="3828" w:author="LKY" w:date="2026-05-22T20:44:56Z">
              <w:r>
                <w:rPr>
                  <w:rFonts w:hint="eastAsia" w:ascii="Times New Roman" w:hAnsi="Times New Roman"/>
                  <w:vertAlign w:val="baseline"/>
                  <w:lang w:val="en-US" w:eastAsia="zh-CN"/>
                </w:rPr>
                <w:t>AO1</w:t>
              </w:r>
            </w:ins>
          </w:p>
        </w:tc>
        <w:tc>
          <w:tcPr>
            <w:tcW w:w="483" w:type="pct"/>
            <w:noWrap w:val="0"/>
            <w:vAlign w:val="top"/>
          </w:tcPr>
          <w:p w14:paraId="612B6C64">
            <w:pPr>
              <w:jc w:val="center"/>
              <w:rPr>
                <w:ins w:id="3829" w:author="LKY" w:date="2026-05-22T20:44:56Z"/>
                <w:rFonts w:hint="default" w:ascii="Times New Roman" w:hAnsi="Times New Roman"/>
                <w:vertAlign w:val="baseline"/>
                <w:lang w:val="en-US" w:eastAsia="zh-CN"/>
              </w:rPr>
            </w:pPr>
            <w:ins w:id="3830" w:author="LKY" w:date="2026-05-22T20:44:56Z">
              <w:r>
                <w:rPr>
                  <w:rFonts w:hint="eastAsia" w:ascii="Times New Roman" w:hAnsi="Times New Roman"/>
                  <w:vertAlign w:val="baseline"/>
                  <w:lang w:val="en-US" w:eastAsia="zh-CN"/>
                </w:rPr>
                <w:t>AO2</w:t>
              </w:r>
            </w:ins>
          </w:p>
        </w:tc>
        <w:tc>
          <w:tcPr>
            <w:tcW w:w="489" w:type="pct"/>
            <w:noWrap w:val="0"/>
            <w:vAlign w:val="top"/>
          </w:tcPr>
          <w:p w14:paraId="636630FF">
            <w:pPr>
              <w:jc w:val="center"/>
              <w:rPr>
                <w:ins w:id="3831" w:author="LKY" w:date="2026-05-22T20:44:56Z"/>
                <w:rFonts w:hint="default" w:ascii="Times New Roman" w:hAnsi="Times New Roman" w:eastAsiaTheme="minorEastAsia" w:cstheme="minorBidi"/>
                <w:kern w:val="2"/>
                <w:sz w:val="21"/>
                <w:szCs w:val="24"/>
                <w:vertAlign w:val="baseline"/>
                <w:lang w:val="en-US" w:eastAsia="zh-CN" w:bidi="ar-SA"/>
              </w:rPr>
            </w:pPr>
            <w:ins w:id="3832" w:author="LKY" w:date="2026-05-22T20:44:56Z">
              <w:r>
                <w:rPr>
                  <w:rFonts w:hint="eastAsia" w:ascii="Times New Roman" w:hAnsi="Times New Roman"/>
                  <w:vertAlign w:val="baseline"/>
                  <w:lang w:val="en-US" w:eastAsia="zh-CN"/>
                </w:rPr>
                <w:t>AO3</w:t>
              </w:r>
            </w:ins>
          </w:p>
        </w:tc>
        <w:tc>
          <w:tcPr>
            <w:tcW w:w="489" w:type="pct"/>
            <w:noWrap w:val="0"/>
            <w:vAlign w:val="top"/>
          </w:tcPr>
          <w:p w14:paraId="55F4987A">
            <w:pPr>
              <w:jc w:val="center"/>
              <w:rPr>
                <w:ins w:id="3833" w:author="LKY" w:date="2026-05-22T20:44:56Z"/>
                <w:rFonts w:hint="default" w:ascii="Times New Roman" w:hAnsi="Times New Roman" w:eastAsiaTheme="minorEastAsia" w:cstheme="minorBidi"/>
                <w:kern w:val="2"/>
                <w:sz w:val="21"/>
                <w:szCs w:val="24"/>
                <w:vertAlign w:val="baseline"/>
                <w:lang w:val="en-US" w:eastAsia="zh-CN" w:bidi="ar-SA"/>
              </w:rPr>
            </w:pPr>
            <w:ins w:id="3834" w:author="LKY" w:date="2026-05-22T20:44:56Z">
              <w:r>
                <w:rPr>
                  <w:rFonts w:hint="eastAsia" w:ascii="Times New Roman" w:hAnsi="Times New Roman"/>
                  <w:vertAlign w:val="baseline"/>
                  <w:lang w:val="en-US" w:eastAsia="zh-CN"/>
                </w:rPr>
                <w:t>AO4</w:t>
              </w:r>
            </w:ins>
          </w:p>
        </w:tc>
        <w:tc>
          <w:tcPr>
            <w:tcW w:w="489" w:type="pct"/>
            <w:noWrap w:val="0"/>
            <w:vAlign w:val="top"/>
          </w:tcPr>
          <w:p w14:paraId="2564FE13">
            <w:pPr>
              <w:jc w:val="center"/>
              <w:rPr>
                <w:ins w:id="3835" w:author="LKY" w:date="2026-05-22T20:44:56Z"/>
                <w:rFonts w:hint="default" w:ascii="Times New Roman" w:hAnsi="Times New Roman"/>
                <w:vertAlign w:val="baseline"/>
                <w:lang w:val="en-US" w:eastAsia="zh-CN"/>
              </w:rPr>
            </w:pPr>
            <w:ins w:id="3836" w:author="LKY" w:date="2026-05-22T20:44:56Z">
              <w:r>
                <w:rPr>
                  <w:rFonts w:hint="eastAsia" w:ascii="Times New Roman" w:hAnsi="Times New Roman"/>
                  <w:vertAlign w:val="baseline"/>
                  <w:lang w:val="en-US" w:eastAsia="zh-CN"/>
                </w:rPr>
                <w:t>AO5</w:t>
              </w:r>
            </w:ins>
          </w:p>
        </w:tc>
        <w:tc>
          <w:tcPr>
            <w:tcW w:w="489" w:type="pct"/>
            <w:noWrap w:val="0"/>
            <w:vAlign w:val="top"/>
          </w:tcPr>
          <w:p w14:paraId="5A80DA81">
            <w:pPr>
              <w:jc w:val="center"/>
              <w:rPr>
                <w:ins w:id="3837" w:author="LKY" w:date="2026-05-22T20:44:56Z"/>
                <w:rFonts w:hint="default" w:ascii="Times New Roman" w:hAnsi="Times New Roman"/>
                <w:vertAlign w:val="baseline"/>
                <w:lang w:val="en-US" w:eastAsia="zh-CN"/>
              </w:rPr>
            </w:pPr>
            <w:ins w:id="3838" w:author="LKY" w:date="2026-05-22T20:44:56Z">
              <w:r>
                <w:rPr>
                  <w:rFonts w:hint="eastAsia" w:ascii="Times New Roman" w:hAnsi="Times New Roman"/>
                  <w:vertAlign w:val="baseline"/>
                  <w:lang w:val="en-US" w:eastAsia="zh-CN"/>
                </w:rPr>
                <w:t>AO6</w:t>
              </w:r>
            </w:ins>
          </w:p>
        </w:tc>
        <w:tc>
          <w:tcPr>
            <w:tcW w:w="489" w:type="pct"/>
            <w:noWrap w:val="0"/>
            <w:vAlign w:val="top"/>
          </w:tcPr>
          <w:p w14:paraId="5AB5F109">
            <w:pPr>
              <w:jc w:val="center"/>
              <w:rPr>
                <w:ins w:id="3839" w:author="LKY" w:date="2026-05-22T20:44:56Z"/>
                <w:rFonts w:hint="default" w:ascii="Times New Roman" w:hAnsi="Times New Roman"/>
                <w:vertAlign w:val="baseline"/>
                <w:lang w:val="en-US" w:eastAsia="zh-CN"/>
              </w:rPr>
            </w:pPr>
            <w:ins w:id="3840" w:author="LKY" w:date="2026-05-22T20:44:56Z">
              <w:r>
                <w:rPr>
                  <w:rFonts w:hint="eastAsia" w:ascii="Times New Roman" w:hAnsi="Times New Roman"/>
                  <w:vertAlign w:val="baseline"/>
                  <w:lang w:val="en-US" w:eastAsia="zh-CN"/>
                </w:rPr>
                <w:t>AO7</w:t>
              </w:r>
            </w:ins>
          </w:p>
        </w:tc>
        <w:tc>
          <w:tcPr>
            <w:tcW w:w="525" w:type="pct"/>
            <w:noWrap w:val="0"/>
            <w:vAlign w:val="top"/>
          </w:tcPr>
          <w:p w14:paraId="0827D3A6">
            <w:pPr>
              <w:jc w:val="center"/>
              <w:rPr>
                <w:ins w:id="3841" w:author="LKY" w:date="2026-05-22T20:44:56Z"/>
                <w:rFonts w:hint="default" w:ascii="Times New Roman" w:hAnsi="Times New Roman"/>
                <w:vertAlign w:val="baseline"/>
                <w:lang w:val="en-US" w:eastAsia="zh-CN"/>
              </w:rPr>
            </w:pPr>
            <w:ins w:id="3842" w:author="LKY" w:date="2026-05-22T20:44:56Z">
              <w:r>
                <w:rPr>
                  <w:rFonts w:hint="eastAsia" w:ascii="Times New Roman" w:hAnsi="Times New Roman"/>
                  <w:vertAlign w:val="baseline"/>
                  <w:lang w:val="en-US" w:eastAsia="zh-CN"/>
                </w:rPr>
                <w:t>AO8</w:t>
              </w:r>
            </w:ins>
          </w:p>
        </w:tc>
        <w:tc>
          <w:tcPr>
            <w:tcW w:w="412" w:type="pct"/>
            <w:noWrap w:val="0"/>
            <w:vAlign w:val="top"/>
          </w:tcPr>
          <w:p w14:paraId="76570E99">
            <w:pPr>
              <w:jc w:val="center"/>
              <w:rPr>
                <w:ins w:id="3843" w:author="LKY" w:date="2026-05-22T20:44:56Z"/>
                <w:rFonts w:hint="default" w:ascii="Times New Roman" w:hAnsi="Times New Roman"/>
                <w:vertAlign w:val="baseline"/>
                <w:lang w:val="en-US" w:eastAsia="zh-CN"/>
              </w:rPr>
            </w:pPr>
            <w:ins w:id="3844" w:author="LKY" w:date="2026-05-22T20:44:56Z">
              <w:r>
                <w:rPr>
                  <w:rFonts w:hint="eastAsia" w:ascii="Times New Roman" w:hAnsi="Times New Roman"/>
                  <w:vertAlign w:val="baseline"/>
                  <w:lang w:val="en-US" w:eastAsia="zh-CN"/>
                </w:rPr>
                <w:t>PE</w:t>
              </w:r>
            </w:ins>
          </w:p>
        </w:tc>
      </w:tr>
      <w:tr w14:paraId="42B2B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45" w:author="LKY" w:date="2026-05-22T20:44:56Z"/>
        </w:trPr>
        <w:tc>
          <w:tcPr>
            <w:tcW w:w="639" w:type="pct"/>
            <w:noWrap w:val="0"/>
            <w:vAlign w:val="top"/>
          </w:tcPr>
          <w:p w14:paraId="755C8E31">
            <w:pPr>
              <w:jc w:val="center"/>
              <w:rPr>
                <w:ins w:id="3846" w:author="LKY" w:date="2026-05-22T20:44:56Z"/>
                <w:rFonts w:hint="default" w:ascii="Times New Roman" w:hAnsi="Times New Roman"/>
                <w:vertAlign w:val="baseline"/>
                <w:lang w:val="en-US" w:eastAsia="zh-CN"/>
              </w:rPr>
            </w:pPr>
            <w:ins w:id="3847" w:author="LKY" w:date="2026-05-22T20:44:56Z">
              <w:r>
                <w:rPr>
                  <w:rFonts w:hint="eastAsia" w:ascii="Times New Roman" w:hAnsi="Times New Roman"/>
                  <w:vertAlign w:val="baseline"/>
                  <w:lang w:val="en-US" w:eastAsia="zh-CN"/>
                </w:rPr>
                <w:t>端口号</w:t>
              </w:r>
            </w:ins>
          </w:p>
        </w:tc>
        <w:tc>
          <w:tcPr>
            <w:tcW w:w="489" w:type="pct"/>
            <w:noWrap w:val="0"/>
            <w:vAlign w:val="top"/>
          </w:tcPr>
          <w:p w14:paraId="26DD7297">
            <w:pPr>
              <w:jc w:val="center"/>
              <w:rPr>
                <w:ins w:id="3848" w:author="LKY" w:date="2026-05-22T20:44:56Z"/>
                <w:rFonts w:hint="default" w:ascii="Times New Roman" w:hAnsi="Times New Roman"/>
                <w:vertAlign w:val="baseline"/>
                <w:lang w:val="en-US" w:eastAsia="zh-CN"/>
              </w:rPr>
            </w:pPr>
            <w:ins w:id="3849" w:author="LKY" w:date="2026-05-22T20:44:56Z">
              <w:r>
                <w:rPr>
                  <w:rFonts w:hint="eastAsia" w:ascii="Times New Roman" w:hAnsi="Times New Roman"/>
                  <w:vertAlign w:val="baseline"/>
                  <w:lang w:val="en-US" w:eastAsia="zh-CN"/>
                </w:rPr>
                <w:t>A1</w:t>
              </w:r>
            </w:ins>
          </w:p>
        </w:tc>
        <w:tc>
          <w:tcPr>
            <w:tcW w:w="483" w:type="pct"/>
            <w:noWrap w:val="0"/>
            <w:vAlign w:val="top"/>
          </w:tcPr>
          <w:p w14:paraId="5871F70F">
            <w:pPr>
              <w:jc w:val="center"/>
              <w:rPr>
                <w:ins w:id="3850" w:author="LKY" w:date="2026-05-22T20:44:56Z"/>
                <w:rFonts w:hint="default" w:ascii="Times New Roman" w:hAnsi="Times New Roman"/>
                <w:vertAlign w:val="baseline"/>
                <w:lang w:val="en-US" w:eastAsia="zh-CN"/>
              </w:rPr>
            </w:pPr>
            <w:ins w:id="3851" w:author="LKY" w:date="2026-05-22T20:44:56Z">
              <w:r>
                <w:rPr>
                  <w:rFonts w:hint="eastAsia" w:ascii="Times New Roman" w:hAnsi="Times New Roman"/>
                  <w:vertAlign w:val="baseline"/>
                  <w:lang w:val="en-US" w:eastAsia="zh-CN"/>
                </w:rPr>
                <w:t>A2</w:t>
              </w:r>
            </w:ins>
          </w:p>
        </w:tc>
        <w:tc>
          <w:tcPr>
            <w:tcW w:w="489" w:type="pct"/>
            <w:noWrap w:val="0"/>
            <w:vAlign w:val="top"/>
          </w:tcPr>
          <w:p w14:paraId="7124BCD9">
            <w:pPr>
              <w:jc w:val="center"/>
              <w:rPr>
                <w:ins w:id="3852" w:author="LKY" w:date="2026-05-22T20:44:56Z"/>
                <w:rFonts w:hint="default" w:ascii="Times New Roman" w:hAnsi="Times New Roman"/>
                <w:vertAlign w:val="baseline"/>
                <w:lang w:val="en-US" w:eastAsia="zh-CN"/>
              </w:rPr>
            </w:pPr>
            <w:ins w:id="3853" w:author="LKY" w:date="2026-05-22T20:44:56Z">
              <w:r>
                <w:rPr>
                  <w:rFonts w:hint="eastAsia" w:ascii="Times New Roman" w:hAnsi="Times New Roman"/>
                  <w:vertAlign w:val="baseline"/>
                  <w:lang w:val="en-US" w:eastAsia="zh-CN"/>
                </w:rPr>
                <w:t>A3</w:t>
              </w:r>
            </w:ins>
          </w:p>
        </w:tc>
        <w:tc>
          <w:tcPr>
            <w:tcW w:w="489" w:type="pct"/>
            <w:noWrap w:val="0"/>
            <w:vAlign w:val="top"/>
          </w:tcPr>
          <w:p w14:paraId="3B369910">
            <w:pPr>
              <w:jc w:val="center"/>
              <w:rPr>
                <w:ins w:id="3854" w:author="LKY" w:date="2026-05-22T20:44:56Z"/>
                <w:rFonts w:hint="default" w:ascii="Times New Roman" w:hAnsi="Times New Roman"/>
                <w:vertAlign w:val="baseline"/>
                <w:lang w:val="en-US" w:eastAsia="zh-CN"/>
              </w:rPr>
            </w:pPr>
            <w:ins w:id="3855" w:author="LKY" w:date="2026-05-22T20:44:56Z">
              <w:r>
                <w:rPr>
                  <w:rFonts w:hint="eastAsia" w:ascii="Times New Roman" w:hAnsi="Times New Roman"/>
                  <w:vertAlign w:val="baseline"/>
                  <w:lang w:val="en-US" w:eastAsia="zh-CN"/>
                </w:rPr>
                <w:t>A4</w:t>
              </w:r>
            </w:ins>
          </w:p>
        </w:tc>
        <w:tc>
          <w:tcPr>
            <w:tcW w:w="489" w:type="pct"/>
            <w:noWrap w:val="0"/>
            <w:vAlign w:val="top"/>
          </w:tcPr>
          <w:p w14:paraId="283FAA61">
            <w:pPr>
              <w:jc w:val="center"/>
              <w:rPr>
                <w:ins w:id="3856" w:author="LKY" w:date="2026-05-22T20:44:56Z"/>
                <w:rFonts w:hint="default" w:ascii="Times New Roman" w:hAnsi="Times New Roman"/>
                <w:vertAlign w:val="baseline"/>
                <w:lang w:val="en-US" w:eastAsia="zh-CN"/>
              </w:rPr>
            </w:pPr>
            <w:ins w:id="3857" w:author="LKY" w:date="2026-05-22T20:44:56Z">
              <w:r>
                <w:rPr>
                  <w:rFonts w:hint="eastAsia" w:ascii="Times New Roman" w:hAnsi="Times New Roman"/>
                  <w:vertAlign w:val="baseline"/>
                  <w:lang w:val="en-US" w:eastAsia="zh-CN"/>
                </w:rPr>
                <w:t>A5</w:t>
              </w:r>
            </w:ins>
          </w:p>
        </w:tc>
        <w:tc>
          <w:tcPr>
            <w:tcW w:w="489" w:type="pct"/>
            <w:noWrap w:val="0"/>
            <w:vAlign w:val="top"/>
          </w:tcPr>
          <w:p w14:paraId="0F599773">
            <w:pPr>
              <w:jc w:val="center"/>
              <w:rPr>
                <w:ins w:id="3858" w:author="LKY" w:date="2026-05-22T20:44:56Z"/>
                <w:rFonts w:hint="default" w:ascii="Times New Roman" w:hAnsi="Times New Roman"/>
                <w:vertAlign w:val="baseline"/>
                <w:lang w:val="en-US" w:eastAsia="zh-CN"/>
              </w:rPr>
            </w:pPr>
            <w:ins w:id="3859" w:author="LKY" w:date="2026-05-22T20:44:56Z">
              <w:r>
                <w:rPr>
                  <w:rFonts w:hint="eastAsia" w:ascii="Times New Roman" w:hAnsi="Times New Roman"/>
                  <w:vertAlign w:val="baseline"/>
                  <w:lang w:val="en-US" w:eastAsia="zh-CN"/>
                </w:rPr>
                <w:t>A6</w:t>
              </w:r>
            </w:ins>
          </w:p>
        </w:tc>
        <w:tc>
          <w:tcPr>
            <w:tcW w:w="489" w:type="pct"/>
            <w:noWrap w:val="0"/>
            <w:vAlign w:val="top"/>
          </w:tcPr>
          <w:p w14:paraId="07C9A6EF">
            <w:pPr>
              <w:jc w:val="center"/>
              <w:rPr>
                <w:ins w:id="3860" w:author="LKY" w:date="2026-05-22T20:44:56Z"/>
                <w:rFonts w:hint="default" w:ascii="Times New Roman" w:hAnsi="Times New Roman"/>
                <w:vertAlign w:val="baseline"/>
                <w:lang w:val="en-US" w:eastAsia="zh-CN"/>
              </w:rPr>
            </w:pPr>
            <w:ins w:id="3861" w:author="LKY" w:date="2026-05-22T20:44:56Z">
              <w:r>
                <w:rPr>
                  <w:rFonts w:hint="eastAsia" w:ascii="Times New Roman" w:hAnsi="Times New Roman"/>
                  <w:vertAlign w:val="baseline"/>
                  <w:lang w:val="en-US" w:eastAsia="zh-CN"/>
                </w:rPr>
                <w:t>A7</w:t>
              </w:r>
            </w:ins>
          </w:p>
        </w:tc>
        <w:tc>
          <w:tcPr>
            <w:tcW w:w="525" w:type="pct"/>
            <w:noWrap w:val="0"/>
            <w:vAlign w:val="top"/>
          </w:tcPr>
          <w:p w14:paraId="5D1814B0">
            <w:pPr>
              <w:jc w:val="center"/>
              <w:rPr>
                <w:ins w:id="3862" w:author="LKY" w:date="2026-05-22T20:44:56Z"/>
                <w:rFonts w:hint="default" w:ascii="Times New Roman" w:hAnsi="Times New Roman"/>
                <w:vertAlign w:val="baseline"/>
                <w:lang w:val="en-US" w:eastAsia="zh-CN"/>
              </w:rPr>
            </w:pPr>
            <w:ins w:id="3863" w:author="LKY" w:date="2026-05-22T20:44:56Z">
              <w:r>
                <w:rPr>
                  <w:rFonts w:hint="eastAsia" w:ascii="Times New Roman" w:hAnsi="Times New Roman"/>
                  <w:vertAlign w:val="baseline"/>
                  <w:lang w:val="en-US" w:eastAsia="zh-CN"/>
                </w:rPr>
                <w:t>A8</w:t>
              </w:r>
            </w:ins>
          </w:p>
        </w:tc>
        <w:tc>
          <w:tcPr>
            <w:tcW w:w="412" w:type="pct"/>
            <w:noWrap w:val="0"/>
            <w:vAlign w:val="top"/>
          </w:tcPr>
          <w:p w14:paraId="15BDE381">
            <w:pPr>
              <w:jc w:val="center"/>
              <w:rPr>
                <w:ins w:id="3864" w:author="LKY" w:date="2026-05-22T20:44:56Z"/>
                <w:rFonts w:hint="default" w:ascii="Times New Roman" w:hAnsi="Times New Roman"/>
                <w:vertAlign w:val="baseline"/>
                <w:lang w:val="en-US" w:eastAsia="zh-CN"/>
              </w:rPr>
            </w:pPr>
            <w:ins w:id="3865" w:author="LKY" w:date="2026-05-22T20:44:56Z">
              <w:r>
                <w:rPr>
                  <w:rFonts w:hint="eastAsia" w:ascii="Times New Roman" w:hAnsi="Times New Roman"/>
                  <w:vertAlign w:val="baseline"/>
                  <w:lang w:val="en-US" w:eastAsia="zh-CN"/>
                </w:rPr>
                <w:t>A9</w:t>
              </w:r>
            </w:ins>
          </w:p>
        </w:tc>
      </w:tr>
      <w:tr w14:paraId="749E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66" w:author="LKY" w:date="2026-05-22T20:44:56Z"/>
        </w:trPr>
        <w:tc>
          <w:tcPr>
            <w:tcW w:w="639" w:type="pct"/>
            <w:noWrap w:val="0"/>
            <w:vAlign w:val="top"/>
          </w:tcPr>
          <w:p w14:paraId="762335E5">
            <w:pPr>
              <w:jc w:val="center"/>
              <w:rPr>
                <w:ins w:id="3867" w:author="LKY" w:date="2026-05-22T20:44:56Z"/>
                <w:rFonts w:hint="default" w:ascii="Times New Roman" w:hAnsi="Times New Roman"/>
                <w:vertAlign w:val="baseline"/>
                <w:lang w:val="en-US" w:eastAsia="zh-CN"/>
              </w:rPr>
            </w:pPr>
            <w:ins w:id="3868" w:author="LKY" w:date="2026-05-22T20:44:56Z">
              <w:r>
                <w:rPr>
                  <w:rFonts w:hint="eastAsia" w:ascii="Times New Roman" w:hAnsi="Times New Roman"/>
                  <w:vertAlign w:val="baseline"/>
                  <w:lang w:val="en-US" w:eastAsia="zh-CN"/>
                </w:rPr>
                <w:t>名称</w:t>
              </w:r>
            </w:ins>
          </w:p>
        </w:tc>
        <w:tc>
          <w:tcPr>
            <w:tcW w:w="489" w:type="pct"/>
            <w:noWrap w:val="0"/>
            <w:vAlign w:val="top"/>
          </w:tcPr>
          <w:p w14:paraId="7A7F9800">
            <w:pPr>
              <w:jc w:val="center"/>
              <w:rPr>
                <w:ins w:id="3869" w:author="LKY" w:date="2026-05-22T20:44:56Z"/>
                <w:rFonts w:hint="default" w:ascii="Times New Roman" w:hAnsi="Times New Roman"/>
                <w:vertAlign w:val="baseline"/>
                <w:lang w:val="en-US" w:eastAsia="zh-CN"/>
              </w:rPr>
            </w:pPr>
            <w:ins w:id="3870" w:author="LKY" w:date="2026-05-22T20:44:56Z">
              <w:r>
                <w:rPr>
                  <w:rFonts w:hint="eastAsia" w:ascii="Times New Roman" w:hAnsi="Times New Roman"/>
                  <w:vertAlign w:val="baseline"/>
                  <w:lang w:val="en-US" w:eastAsia="zh-CN"/>
                </w:rPr>
                <w:t>GND</w:t>
              </w:r>
            </w:ins>
          </w:p>
        </w:tc>
        <w:tc>
          <w:tcPr>
            <w:tcW w:w="483" w:type="pct"/>
            <w:noWrap w:val="0"/>
            <w:vAlign w:val="top"/>
          </w:tcPr>
          <w:p w14:paraId="43046F47">
            <w:pPr>
              <w:jc w:val="center"/>
              <w:rPr>
                <w:ins w:id="3871" w:author="LKY" w:date="2026-05-22T20:44:56Z"/>
                <w:rFonts w:hint="default" w:ascii="Times New Roman" w:hAnsi="Times New Roman"/>
                <w:vertAlign w:val="baseline"/>
                <w:lang w:val="en-US" w:eastAsia="zh-CN"/>
              </w:rPr>
            </w:pPr>
            <w:ins w:id="3872" w:author="LKY" w:date="2026-05-22T20:44:56Z">
              <w:r>
                <w:rPr>
                  <w:rFonts w:hint="eastAsia" w:ascii="Times New Roman" w:hAnsi="Times New Roman"/>
                  <w:vertAlign w:val="baseline"/>
                  <w:lang w:val="en-US" w:eastAsia="zh-CN"/>
                </w:rPr>
                <w:t>GND</w:t>
              </w:r>
            </w:ins>
          </w:p>
        </w:tc>
        <w:tc>
          <w:tcPr>
            <w:tcW w:w="489" w:type="pct"/>
            <w:noWrap w:val="0"/>
            <w:vAlign w:val="top"/>
          </w:tcPr>
          <w:p w14:paraId="5712BD2D">
            <w:pPr>
              <w:jc w:val="center"/>
              <w:rPr>
                <w:ins w:id="3873" w:author="LKY" w:date="2026-05-22T20:44:56Z"/>
                <w:rFonts w:hint="default" w:ascii="Times New Roman" w:hAnsi="Times New Roman"/>
                <w:vertAlign w:val="baseline"/>
                <w:lang w:val="en-US" w:eastAsia="zh-CN"/>
              </w:rPr>
            </w:pPr>
            <w:ins w:id="3874" w:author="LKY" w:date="2026-05-22T20:44:56Z">
              <w:r>
                <w:rPr>
                  <w:rFonts w:hint="eastAsia" w:ascii="Times New Roman" w:hAnsi="Times New Roman"/>
                  <w:vertAlign w:val="baseline"/>
                  <w:lang w:val="en-US" w:eastAsia="zh-CN"/>
                </w:rPr>
                <w:t>GND</w:t>
              </w:r>
            </w:ins>
          </w:p>
        </w:tc>
        <w:tc>
          <w:tcPr>
            <w:tcW w:w="489" w:type="pct"/>
            <w:noWrap w:val="0"/>
            <w:vAlign w:val="top"/>
          </w:tcPr>
          <w:p w14:paraId="4CF5CC4F">
            <w:pPr>
              <w:jc w:val="center"/>
              <w:rPr>
                <w:ins w:id="3875" w:author="LKY" w:date="2026-05-22T20:44:56Z"/>
                <w:rFonts w:hint="default" w:ascii="Times New Roman" w:hAnsi="Times New Roman"/>
                <w:vertAlign w:val="baseline"/>
                <w:lang w:val="en-US" w:eastAsia="zh-CN"/>
              </w:rPr>
            </w:pPr>
            <w:ins w:id="3876" w:author="LKY" w:date="2026-05-22T20:44:56Z">
              <w:r>
                <w:rPr>
                  <w:rFonts w:hint="eastAsia" w:ascii="Times New Roman" w:hAnsi="Times New Roman"/>
                  <w:vertAlign w:val="baseline"/>
                  <w:lang w:val="en-US" w:eastAsia="zh-CN"/>
                </w:rPr>
                <w:t>GND</w:t>
              </w:r>
            </w:ins>
          </w:p>
        </w:tc>
        <w:tc>
          <w:tcPr>
            <w:tcW w:w="489" w:type="pct"/>
            <w:noWrap w:val="0"/>
            <w:vAlign w:val="top"/>
          </w:tcPr>
          <w:p w14:paraId="2900D802">
            <w:pPr>
              <w:jc w:val="center"/>
              <w:rPr>
                <w:ins w:id="3877" w:author="LKY" w:date="2026-05-22T20:44:56Z"/>
                <w:rFonts w:hint="default" w:ascii="Times New Roman" w:hAnsi="Times New Roman"/>
                <w:vertAlign w:val="baseline"/>
                <w:lang w:val="en-US" w:eastAsia="zh-CN"/>
              </w:rPr>
            </w:pPr>
            <w:ins w:id="3878" w:author="LKY" w:date="2026-05-22T20:44:56Z">
              <w:r>
                <w:rPr>
                  <w:rFonts w:hint="eastAsia" w:ascii="Times New Roman" w:hAnsi="Times New Roman"/>
                  <w:vertAlign w:val="baseline"/>
                  <w:lang w:val="en-US" w:eastAsia="zh-CN"/>
                </w:rPr>
                <w:t>GND</w:t>
              </w:r>
            </w:ins>
          </w:p>
        </w:tc>
        <w:tc>
          <w:tcPr>
            <w:tcW w:w="489" w:type="pct"/>
            <w:noWrap w:val="0"/>
            <w:vAlign w:val="top"/>
          </w:tcPr>
          <w:p w14:paraId="7BD3201B">
            <w:pPr>
              <w:jc w:val="center"/>
              <w:rPr>
                <w:ins w:id="3879" w:author="LKY" w:date="2026-05-22T20:44:56Z"/>
                <w:rFonts w:hint="default" w:ascii="Times New Roman" w:hAnsi="Times New Roman"/>
                <w:vertAlign w:val="baseline"/>
                <w:lang w:val="en-US" w:eastAsia="zh-CN"/>
              </w:rPr>
            </w:pPr>
            <w:ins w:id="3880" w:author="LKY" w:date="2026-05-22T20:44:56Z">
              <w:r>
                <w:rPr>
                  <w:rFonts w:hint="eastAsia" w:ascii="Times New Roman" w:hAnsi="Times New Roman"/>
                  <w:vertAlign w:val="baseline"/>
                  <w:lang w:val="en-US" w:eastAsia="zh-CN"/>
                </w:rPr>
                <w:t>GND</w:t>
              </w:r>
            </w:ins>
          </w:p>
        </w:tc>
        <w:tc>
          <w:tcPr>
            <w:tcW w:w="489" w:type="pct"/>
            <w:noWrap w:val="0"/>
            <w:vAlign w:val="top"/>
          </w:tcPr>
          <w:p w14:paraId="4BEC0084">
            <w:pPr>
              <w:jc w:val="center"/>
              <w:rPr>
                <w:ins w:id="3881" w:author="LKY" w:date="2026-05-22T20:44:56Z"/>
                <w:rFonts w:hint="default" w:ascii="Times New Roman" w:hAnsi="Times New Roman"/>
                <w:vertAlign w:val="baseline"/>
                <w:lang w:val="en-US" w:eastAsia="zh-CN"/>
              </w:rPr>
            </w:pPr>
            <w:ins w:id="3882" w:author="LKY" w:date="2026-05-22T20:44:56Z">
              <w:r>
                <w:rPr>
                  <w:rFonts w:hint="eastAsia" w:ascii="Times New Roman" w:hAnsi="Times New Roman"/>
                  <w:vertAlign w:val="baseline"/>
                  <w:lang w:val="en-US" w:eastAsia="zh-CN"/>
                </w:rPr>
                <w:t>GND</w:t>
              </w:r>
            </w:ins>
          </w:p>
        </w:tc>
        <w:tc>
          <w:tcPr>
            <w:tcW w:w="525" w:type="pct"/>
            <w:noWrap w:val="0"/>
            <w:vAlign w:val="top"/>
          </w:tcPr>
          <w:p w14:paraId="3D541D12">
            <w:pPr>
              <w:jc w:val="center"/>
              <w:rPr>
                <w:ins w:id="3883" w:author="LKY" w:date="2026-05-22T20:44:56Z"/>
                <w:rFonts w:hint="default" w:ascii="Times New Roman" w:hAnsi="Times New Roman"/>
                <w:vertAlign w:val="baseline"/>
                <w:lang w:val="en-US" w:eastAsia="zh-CN"/>
              </w:rPr>
            </w:pPr>
            <w:ins w:id="3884" w:author="LKY" w:date="2026-05-22T20:44:56Z">
              <w:r>
                <w:rPr>
                  <w:rFonts w:hint="eastAsia" w:ascii="Times New Roman" w:hAnsi="Times New Roman"/>
                  <w:vertAlign w:val="baseline"/>
                  <w:lang w:val="en-US" w:eastAsia="zh-CN"/>
                </w:rPr>
                <w:t>GND</w:t>
              </w:r>
            </w:ins>
          </w:p>
        </w:tc>
        <w:tc>
          <w:tcPr>
            <w:tcW w:w="412" w:type="pct"/>
            <w:noWrap w:val="0"/>
            <w:vAlign w:val="top"/>
          </w:tcPr>
          <w:p w14:paraId="46DABA2E">
            <w:pPr>
              <w:jc w:val="center"/>
              <w:rPr>
                <w:ins w:id="3885" w:author="LKY" w:date="2026-05-22T20:44:56Z"/>
                <w:rFonts w:hint="default" w:ascii="Times New Roman" w:hAnsi="Times New Roman"/>
                <w:vertAlign w:val="baseline"/>
                <w:lang w:val="en-US" w:eastAsia="zh-CN"/>
              </w:rPr>
            </w:pPr>
            <w:ins w:id="3886" w:author="LKY" w:date="2026-05-22T20:44:56Z">
              <w:r>
                <w:rPr>
                  <w:rFonts w:hint="eastAsia" w:ascii="Times New Roman" w:hAnsi="Times New Roman"/>
                  <w:vertAlign w:val="baseline"/>
                  <w:lang w:val="en-US" w:eastAsia="zh-CN"/>
                </w:rPr>
                <w:t>PE</w:t>
              </w:r>
            </w:ins>
          </w:p>
        </w:tc>
      </w:tr>
    </w:tbl>
    <w:p w14:paraId="7E999662">
      <w:pPr>
        <w:rPr>
          <w:ins w:id="3887" w:author="L" w:date="2026-06-30T11:18:38Z"/>
          <w:rFonts w:hint="eastAsia" w:ascii="Times New Roman" w:hAnsi="Times New Roman" w:eastAsia="宋体" w:cs="宋体"/>
          <w:b w:val="0"/>
          <w:bCs w:val="0"/>
          <w:iCs/>
          <w:color w:val="FF0000"/>
          <w:kern w:val="2"/>
          <w:sz w:val="24"/>
          <w:szCs w:val="24"/>
          <w:lang w:val="en-US" w:eastAsia="zh-CN" w:bidi="ar-SA"/>
        </w:rPr>
      </w:pPr>
    </w:p>
    <w:p w14:paraId="762C51A7">
      <w:pPr>
        <w:rPr>
          <w:ins w:id="3888" w:author="L" w:date="2026-06-30T11:18:36Z"/>
          <w:rFonts w:hint="default"/>
          <w:lang w:val="en-US" w:eastAsia="zh-CN"/>
        </w:rPr>
      </w:pPr>
      <w:ins w:id="3889" w:author="L" w:date="2026-06-30T11:18:36Z">
        <w:r>
          <w:rPr>
            <w:rFonts w:hint="eastAsia" w:ascii="Times New Roman" w:hAnsi="Times New Roman" w:eastAsia="宋体" w:cs="宋体"/>
            <w:b w:val="0"/>
            <w:bCs w:val="0"/>
            <w:iCs/>
            <w:color w:val="FF0000"/>
            <w:kern w:val="2"/>
            <w:sz w:val="24"/>
            <w:szCs w:val="24"/>
            <w:lang w:val="en-US" w:eastAsia="zh-CN" w:bidi="ar-SA"/>
          </w:rPr>
          <w:t>注意：</w:t>
        </w:r>
      </w:ins>
      <w:ins w:id="3890" w:author="L" w:date="2026-06-30T11:20:57Z">
        <w:r>
          <w:rPr>
            <w:rFonts w:hint="eastAsia" w:ascii="Times New Roman" w:hAnsi="Times New Roman" w:eastAsia="宋体" w:cs="宋体"/>
            <w:b w:val="0"/>
            <w:bCs w:val="0"/>
            <w:iCs/>
            <w:color w:val="FF0000"/>
            <w:kern w:val="2"/>
            <w:sz w:val="24"/>
            <w:szCs w:val="24"/>
            <w:lang w:val="en-US" w:eastAsia="zh-CN" w:bidi="ar-SA"/>
          </w:rPr>
          <w:t>采用 24V DC 直流电源供电</w:t>
        </w:r>
      </w:ins>
      <w:ins w:id="3891" w:author="L" w:date="2026-06-30T11:18:36Z">
        <w:r>
          <w:rPr>
            <w:rFonts w:hint="eastAsia" w:ascii="Times New Roman" w:hAnsi="Times New Roman" w:eastAsia="宋体" w:cs="宋体"/>
            <w:b w:val="0"/>
            <w:bCs w:val="0"/>
            <w:iCs/>
            <w:color w:val="FF0000"/>
            <w:kern w:val="2"/>
            <w:sz w:val="24"/>
            <w:szCs w:val="24"/>
            <w:lang w:val="en-US" w:eastAsia="zh-CN" w:bidi="ar-SA"/>
          </w:rPr>
          <w:t>。</w:t>
        </w:r>
      </w:ins>
    </w:p>
    <w:p w14:paraId="314424D2">
      <w:pPr>
        <w:rPr>
          <w:rFonts w:hint="default"/>
          <w:lang w:val="en-US" w:eastAsia="zh-CN"/>
        </w:rPr>
      </w:pPr>
    </w:p>
    <w:p w14:paraId="068BA76A">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96" w:name="_Toc25501"/>
      <w:bookmarkStart w:id="97" w:name="_Toc23485"/>
      <w:bookmarkStart w:id="98" w:name="_Toc22813"/>
      <w:bookmarkStart w:id="99" w:name="_Toc3690"/>
      <w:bookmarkStart w:id="100" w:name="_Toc19823"/>
      <w:r>
        <w:rPr>
          <w:rFonts w:hint="eastAsia" w:ascii="Times New Roman" w:hAnsi="Times New Roman" w:cstheme="minorBidi"/>
          <w:b/>
          <w:bCs/>
          <w:kern w:val="2"/>
          <w:sz w:val="28"/>
          <w:szCs w:val="28"/>
          <w:lang w:val="en-US" w:eastAsia="zh-CN" w:bidi="ar-SA"/>
        </w:rPr>
        <w:t>2.3.</w:t>
      </w:r>
      <w:ins w:id="3892" w:author="LKY" w:date="2026-08-28T19:15:33Z">
        <w:r>
          <w:rPr>
            <w:rFonts w:hint="eastAsia" w:ascii="Times New Roman" w:hAnsi="Times New Roman" w:cstheme="minorBidi"/>
            <w:b/>
            <w:bCs/>
            <w:kern w:val="2"/>
            <w:sz w:val="28"/>
            <w:szCs w:val="28"/>
            <w:lang w:val="en-US" w:eastAsia="zh-CN" w:bidi="ar-SA"/>
          </w:rPr>
          <w:t>6</w:t>
        </w:r>
      </w:ins>
      <w:del w:id="3893" w:author="LKY" w:date="2026-08-28T19:15:33Z">
        <w:r>
          <w:rPr>
            <w:rFonts w:hint="eastAsia" w:ascii="Times New Roman" w:hAnsi="Times New Roman" w:cstheme="minorBidi"/>
            <w:b/>
            <w:bCs/>
            <w:kern w:val="2"/>
            <w:sz w:val="28"/>
            <w:szCs w:val="28"/>
            <w:lang w:val="en-US" w:eastAsia="zh-CN" w:bidi="ar-SA"/>
          </w:rPr>
          <w:delText>5</w:delText>
        </w:r>
      </w:del>
      <w:r>
        <w:rPr>
          <w:rFonts w:hint="eastAsia" w:ascii="Times New Roman" w:hAnsi="Times New Roman" w:cstheme="minorBidi"/>
          <w:b/>
          <w:bCs/>
          <w:kern w:val="2"/>
          <w:sz w:val="28"/>
          <w:szCs w:val="28"/>
          <w:lang w:val="en-US" w:eastAsia="zh-CN" w:bidi="ar-SA"/>
        </w:rPr>
        <w:t xml:space="preserve"> AI模块</w:t>
      </w:r>
      <w:bookmarkEnd w:id="96"/>
      <w:bookmarkEnd w:id="97"/>
      <w:bookmarkEnd w:id="98"/>
      <w:bookmarkEnd w:id="99"/>
      <w:bookmarkEnd w:id="100"/>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9"/>
        <w:gridCol w:w="833"/>
        <w:gridCol w:w="823"/>
        <w:gridCol w:w="833"/>
        <w:gridCol w:w="833"/>
        <w:gridCol w:w="833"/>
        <w:gridCol w:w="833"/>
        <w:gridCol w:w="834"/>
        <w:gridCol w:w="896"/>
        <w:gridCol w:w="715"/>
      </w:tblGrid>
      <w:tr w14:paraId="7E645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894" w:author="LKY" w:date="2026-05-22T20:45:21Z"/>
        </w:trPr>
        <w:tc>
          <w:tcPr>
            <w:tcW w:w="5000" w:type="pct"/>
            <w:gridSpan w:val="10"/>
            <w:tcBorders>
              <w:top w:val="single" w:color="auto" w:sz="4" w:space="0"/>
            </w:tcBorders>
            <w:noWrap w:val="0"/>
            <w:vAlign w:val="top"/>
          </w:tcPr>
          <w:p w14:paraId="77A57453">
            <w:pPr>
              <w:jc w:val="center"/>
              <w:rPr>
                <w:ins w:id="3895" w:author="LKY" w:date="2026-05-22T20:45:21Z"/>
                <w:rFonts w:hint="default" w:ascii="Times New Roman" w:hAnsi="Times New Roman"/>
                <w:vertAlign w:val="baseline"/>
                <w:lang w:val="en-US" w:eastAsia="zh-CN"/>
              </w:rPr>
            </w:pPr>
            <w:ins w:id="3896" w:author="LKY" w:date="2026-05-22T20:45:21Z">
              <w:r>
                <w:rPr>
                  <w:rFonts w:hint="eastAsia" w:ascii="Times New Roman" w:hAnsi="Times New Roman"/>
                  <w:vertAlign w:val="baseline"/>
                  <w:lang w:val="en-US" w:eastAsia="zh-CN"/>
                </w:rPr>
                <w:t>N3081/N3083模块</w:t>
              </w:r>
            </w:ins>
            <w:ins w:id="3897" w:author="LKY" w:date="2026-06-04T18:47:27Z">
              <w:r>
                <w:rPr>
                  <w:rFonts w:hint="eastAsia" w:ascii="Times New Roman" w:hAnsi="Times New Roman"/>
                  <w:vertAlign w:val="baseline"/>
                  <w:lang w:val="en-US" w:eastAsia="zh-CN"/>
                </w:rPr>
                <w:t>（</w:t>
              </w:r>
            </w:ins>
            <w:ins w:id="3898" w:author="L" w:date="2026-06-15T15:39:26Z">
              <w:r>
                <w:rPr>
                  <w:rFonts w:hint="eastAsia" w:ascii="Times New Roman" w:hAnsi="Times New Roman"/>
                  <w:vertAlign w:val="baseline"/>
                  <w:lang w:val="en-US" w:eastAsia="zh-CN"/>
                </w:rPr>
                <w:t>±</w:t>
              </w:r>
            </w:ins>
            <w:ins w:id="3899" w:author="L" w:date="2026-06-15T15:39:30Z">
              <w:r>
                <w:rPr>
                  <w:rFonts w:hint="eastAsia" w:ascii="Times New Roman" w:hAnsi="Times New Roman"/>
                  <w:vertAlign w:val="baseline"/>
                  <w:lang w:val="en-US" w:eastAsia="zh-CN"/>
                </w:rPr>
                <w:t>0.1</w:t>
              </w:r>
            </w:ins>
            <w:ins w:id="3900" w:author="LKY" w:date="2026-06-04T18:48:03Z">
              <w:r>
                <w:rPr>
                  <w:rFonts w:hint="eastAsia" w:ascii="Times New Roman" w:hAnsi="Times New Roman"/>
                  <w:vertAlign w:val="baseline"/>
                  <w:lang w:val="en-US" w:eastAsia="zh-CN"/>
                </w:rPr>
                <w:t>误差</w:t>
              </w:r>
            </w:ins>
            <w:ins w:id="3901" w:author="LKY" w:date="2026-06-04T18:47:28Z">
              <w:r>
                <w:rPr>
                  <w:rFonts w:hint="eastAsia" w:ascii="Times New Roman" w:hAnsi="Times New Roman"/>
                  <w:vertAlign w:val="baseline"/>
                  <w:lang w:val="en-US" w:eastAsia="zh-CN"/>
                </w:rPr>
                <w:t>）</w:t>
              </w:r>
            </w:ins>
          </w:p>
        </w:tc>
      </w:tr>
      <w:tr w14:paraId="6DC18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02" w:author="LKY" w:date="2026-05-22T20:45:21Z"/>
        </w:trPr>
        <w:tc>
          <w:tcPr>
            <w:tcW w:w="639" w:type="pct"/>
            <w:tcBorders>
              <w:top w:val="single" w:color="auto" w:sz="4" w:space="0"/>
            </w:tcBorders>
            <w:noWrap w:val="0"/>
            <w:vAlign w:val="top"/>
          </w:tcPr>
          <w:p w14:paraId="11FAB3BE">
            <w:pPr>
              <w:jc w:val="center"/>
              <w:rPr>
                <w:ins w:id="3903" w:author="LKY" w:date="2026-05-22T20:45:21Z"/>
                <w:rFonts w:hint="default" w:ascii="Times New Roman" w:hAnsi="Times New Roman"/>
                <w:vertAlign w:val="baseline"/>
                <w:lang w:val="en-US" w:eastAsia="zh-CN"/>
              </w:rPr>
            </w:pPr>
            <w:ins w:id="3904" w:author="LKY" w:date="2026-05-22T20:45:21Z">
              <w:r>
                <w:rPr>
                  <w:rFonts w:hint="eastAsia" w:ascii="Times New Roman" w:hAnsi="Times New Roman"/>
                  <w:vertAlign w:val="baseline"/>
                  <w:lang w:val="en-US" w:eastAsia="zh-CN"/>
                </w:rPr>
                <w:t>端口号</w:t>
              </w:r>
            </w:ins>
          </w:p>
        </w:tc>
        <w:tc>
          <w:tcPr>
            <w:tcW w:w="489" w:type="pct"/>
            <w:tcBorders>
              <w:top w:val="single" w:color="auto" w:sz="4" w:space="0"/>
            </w:tcBorders>
            <w:noWrap w:val="0"/>
            <w:vAlign w:val="top"/>
          </w:tcPr>
          <w:p w14:paraId="4B9C25BC">
            <w:pPr>
              <w:jc w:val="center"/>
              <w:rPr>
                <w:ins w:id="3905" w:author="LKY" w:date="2026-05-22T20:45:21Z"/>
                <w:rFonts w:hint="default" w:ascii="Times New Roman" w:hAnsi="Times New Roman" w:eastAsiaTheme="minorEastAsia" w:cstheme="minorBidi"/>
                <w:kern w:val="2"/>
                <w:sz w:val="21"/>
                <w:szCs w:val="24"/>
                <w:vertAlign w:val="baseline"/>
                <w:lang w:val="en-US" w:eastAsia="zh-CN" w:bidi="ar-SA"/>
              </w:rPr>
            </w:pPr>
            <w:ins w:id="3906" w:author="LKY" w:date="2026-05-22T20:45:21Z">
              <w:r>
                <w:rPr>
                  <w:rFonts w:hint="eastAsia" w:ascii="Times New Roman" w:hAnsi="Times New Roman"/>
                  <w:vertAlign w:val="baseline"/>
                  <w:lang w:val="en-US" w:eastAsia="zh-CN"/>
                </w:rPr>
                <w:t>B1</w:t>
              </w:r>
            </w:ins>
          </w:p>
        </w:tc>
        <w:tc>
          <w:tcPr>
            <w:tcW w:w="483" w:type="pct"/>
            <w:tcBorders>
              <w:top w:val="single" w:color="auto" w:sz="4" w:space="0"/>
            </w:tcBorders>
            <w:noWrap w:val="0"/>
            <w:vAlign w:val="top"/>
          </w:tcPr>
          <w:p w14:paraId="2E20F9E4">
            <w:pPr>
              <w:jc w:val="center"/>
              <w:rPr>
                <w:ins w:id="3907" w:author="LKY" w:date="2026-05-22T20:45:21Z"/>
                <w:rFonts w:hint="default" w:ascii="Times New Roman" w:hAnsi="Times New Roman" w:eastAsiaTheme="minorEastAsia" w:cstheme="minorBidi"/>
                <w:kern w:val="2"/>
                <w:sz w:val="21"/>
                <w:szCs w:val="24"/>
                <w:vertAlign w:val="baseline"/>
                <w:lang w:val="en-US" w:eastAsia="zh-CN" w:bidi="ar-SA"/>
              </w:rPr>
            </w:pPr>
            <w:ins w:id="3908" w:author="LKY" w:date="2026-05-22T20:45:21Z">
              <w:r>
                <w:rPr>
                  <w:rFonts w:hint="eastAsia" w:ascii="Times New Roman" w:hAnsi="Times New Roman" w:cstheme="minorBidi"/>
                  <w:kern w:val="2"/>
                  <w:sz w:val="21"/>
                  <w:szCs w:val="24"/>
                  <w:vertAlign w:val="baseline"/>
                  <w:lang w:val="en-US" w:eastAsia="zh-CN" w:bidi="ar-SA"/>
                </w:rPr>
                <w:t>B2</w:t>
              </w:r>
            </w:ins>
          </w:p>
        </w:tc>
        <w:tc>
          <w:tcPr>
            <w:tcW w:w="489" w:type="pct"/>
            <w:tcBorders>
              <w:top w:val="single" w:color="auto" w:sz="4" w:space="0"/>
            </w:tcBorders>
            <w:noWrap w:val="0"/>
            <w:vAlign w:val="top"/>
          </w:tcPr>
          <w:p w14:paraId="5ACAC23C">
            <w:pPr>
              <w:jc w:val="center"/>
              <w:rPr>
                <w:ins w:id="3909" w:author="LKY" w:date="2026-05-22T20:45:21Z"/>
                <w:rFonts w:hint="default" w:ascii="Times New Roman" w:hAnsi="Times New Roman" w:eastAsiaTheme="minorEastAsia" w:cstheme="minorBidi"/>
                <w:kern w:val="2"/>
                <w:sz w:val="21"/>
                <w:szCs w:val="24"/>
                <w:vertAlign w:val="baseline"/>
                <w:lang w:val="en-US" w:eastAsia="zh-CN" w:bidi="ar-SA"/>
              </w:rPr>
            </w:pPr>
            <w:ins w:id="3910" w:author="LKY" w:date="2026-05-22T20:45:21Z">
              <w:r>
                <w:rPr>
                  <w:rFonts w:hint="eastAsia" w:ascii="Times New Roman" w:hAnsi="Times New Roman"/>
                  <w:sz w:val="21"/>
                  <w:vertAlign w:val="baseline"/>
                  <w:lang w:val="en-US" w:eastAsia="zh-CN" w:bidi="ar-SA"/>
                </w:rPr>
                <w:t>B3</w:t>
              </w:r>
            </w:ins>
          </w:p>
        </w:tc>
        <w:tc>
          <w:tcPr>
            <w:tcW w:w="489" w:type="pct"/>
            <w:tcBorders>
              <w:top w:val="single" w:color="auto" w:sz="4" w:space="0"/>
            </w:tcBorders>
            <w:noWrap w:val="0"/>
            <w:vAlign w:val="top"/>
          </w:tcPr>
          <w:p w14:paraId="03BB9ECC">
            <w:pPr>
              <w:jc w:val="center"/>
              <w:rPr>
                <w:ins w:id="3911" w:author="LKY" w:date="2026-05-22T20:45:21Z"/>
                <w:rFonts w:hint="default" w:ascii="Times New Roman" w:hAnsi="Times New Roman" w:eastAsiaTheme="minorEastAsia" w:cstheme="minorBidi"/>
                <w:kern w:val="2"/>
                <w:sz w:val="21"/>
                <w:szCs w:val="24"/>
                <w:vertAlign w:val="baseline"/>
                <w:lang w:val="en-US" w:eastAsia="zh-CN" w:bidi="ar-SA"/>
              </w:rPr>
            </w:pPr>
            <w:ins w:id="3912" w:author="LKY" w:date="2026-05-22T20:45:21Z">
              <w:r>
                <w:rPr>
                  <w:rFonts w:hint="eastAsia" w:ascii="Times New Roman" w:hAnsi="Times New Roman" w:cstheme="minorBidi"/>
                  <w:kern w:val="2"/>
                  <w:sz w:val="21"/>
                  <w:szCs w:val="24"/>
                  <w:vertAlign w:val="baseline"/>
                  <w:lang w:val="en-US" w:eastAsia="zh-CN" w:bidi="ar-SA"/>
                </w:rPr>
                <w:t>B4</w:t>
              </w:r>
            </w:ins>
          </w:p>
        </w:tc>
        <w:tc>
          <w:tcPr>
            <w:tcW w:w="489" w:type="pct"/>
            <w:tcBorders>
              <w:top w:val="single" w:color="auto" w:sz="4" w:space="0"/>
            </w:tcBorders>
            <w:noWrap w:val="0"/>
            <w:vAlign w:val="top"/>
          </w:tcPr>
          <w:p w14:paraId="25161271">
            <w:pPr>
              <w:jc w:val="center"/>
              <w:rPr>
                <w:ins w:id="3913" w:author="LKY" w:date="2026-05-22T20:45:21Z"/>
                <w:rFonts w:hint="default" w:ascii="Times New Roman" w:hAnsi="Times New Roman" w:eastAsiaTheme="minorEastAsia" w:cstheme="minorBidi"/>
                <w:kern w:val="2"/>
                <w:sz w:val="21"/>
                <w:szCs w:val="24"/>
                <w:vertAlign w:val="baseline"/>
                <w:lang w:val="en-US" w:eastAsia="zh-CN" w:bidi="ar-SA"/>
              </w:rPr>
            </w:pPr>
            <w:ins w:id="3914" w:author="LKY" w:date="2026-05-22T20:45:21Z">
              <w:r>
                <w:rPr>
                  <w:rFonts w:hint="eastAsia" w:ascii="Times New Roman" w:hAnsi="Times New Roman"/>
                  <w:vertAlign w:val="baseline"/>
                  <w:lang w:val="en-US" w:eastAsia="zh-CN"/>
                </w:rPr>
                <w:t>B5</w:t>
              </w:r>
            </w:ins>
          </w:p>
        </w:tc>
        <w:tc>
          <w:tcPr>
            <w:tcW w:w="489" w:type="pct"/>
            <w:tcBorders>
              <w:top w:val="single" w:color="auto" w:sz="4" w:space="0"/>
            </w:tcBorders>
            <w:noWrap w:val="0"/>
            <w:vAlign w:val="top"/>
          </w:tcPr>
          <w:p w14:paraId="6EE59821">
            <w:pPr>
              <w:jc w:val="center"/>
              <w:rPr>
                <w:ins w:id="3915" w:author="LKY" w:date="2026-05-22T20:45:21Z"/>
                <w:rFonts w:hint="default" w:ascii="Times New Roman" w:hAnsi="Times New Roman" w:eastAsiaTheme="minorEastAsia" w:cstheme="minorBidi"/>
                <w:kern w:val="2"/>
                <w:sz w:val="21"/>
                <w:szCs w:val="24"/>
                <w:vertAlign w:val="baseline"/>
                <w:lang w:val="en-US" w:eastAsia="zh-CN" w:bidi="ar-SA"/>
              </w:rPr>
            </w:pPr>
            <w:ins w:id="3916" w:author="LKY" w:date="2026-05-22T20:45:21Z">
              <w:r>
                <w:rPr>
                  <w:rFonts w:hint="eastAsia" w:ascii="Times New Roman" w:hAnsi="Times New Roman" w:cstheme="minorBidi"/>
                  <w:kern w:val="2"/>
                  <w:sz w:val="21"/>
                  <w:szCs w:val="24"/>
                  <w:vertAlign w:val="baseline"/>
                  <w:lang w:val="en-US" w:eastAsia="zh-CN" w:bidi="ar-SA"/>
                </w:rPr>
                <w:t>B6</w:t>
              </w:r>
            </w:ins>
          </w:p>
        </w:tc>
        <w:tc>
          <w:tcPr>
            <w:tcW w:w="489" w:type="pct"/>
            <w:tcBorders>
              <w:top w:val="single" w:color="auto" w:sz="4" w:space="0"/>
            </w:tcBorders>
            <w:noWrap w:val="0"/>
            <w:vAlign w:val="top"/>
          </w:tcPr>
          <w:p w14:paraId="6E7DB3B0">
            <w:pPr>
              <w:jc w:val="center"/>
              <w:rPr>
                <w:ins w:id="3917" w:author="LKY" w:date="2026-05-22T20:45:21Z"/>
                <w:rFonts w:hint="default" w:ascii="Times New Roman" w:hAnsi="Times New Roman"/>
                <w:vertAlign w:val="baseline"/>
                <w:lang w:val="en-US" w:eastAsia="zh-CN"/>
              </w:rPr>
            </w:pPr>
            <w:ins w:id="3918" w:author="LKY" w:date="2026-05-22T20:45:21Z">
              <w:r>
                <w:rPr>
                  <w:rFonts w:hint="eastAsia" w:ascii="Times New Roman" w:hAnsi="Times New Roman"/>
                  <w:vertAlign w:val="baseline"/>
                  <w:lang w:val="en-US" w:eastAsia="zh-CN"/>
                </w:rPr>
                <w:t>B7</w:t>
              </w:r>
            </w:ins>
          </w:p>
        </w:tc>
        <w:tc>
          <w:tcPr>
            <w:tcW w:w="525" w:type="pct"/>
            <w:tcBorders>
              <w:top w:val="single" w:color="auto" w:sz="4" w:space="0"/>
            </w:tcBorders>
            <w:noWrap w:val="0"/>
            <w:vAlign w:val="top"/>
          </w:tcPr>
          <w:p w14:paraId="460EF945">
            <w:pPr>
              <w:jc w:val="center"/>
              <w:rPr>
                <w:ins w:id="3919" w:author="LKY" w:date="2026-05-22T20:45:21Z"/>
                <w:rFonts w:hint="default" w:ascii="Times New Roman" w:hAnsi="Times New Roman"/>
                <w:vertAlign w:val="baseline"/>
                <w:lang w:val="en-US" w:eastAsia="zh-CN"/>
              </w:rPr>
            </w:pPr>
            <w:ins w:id="3920" w:author="LKY" w:date="2026-05-22T20:45:21Z">
              <w:r>
                <w:rPr>
                  <w:rFonts w:hint="eastAsia" w:ascii="Times New Roman" w:hAnsi="Times New Roman"/>
                  <w:vertAlign w:val="baseline"/>
                  <w:lang w:val="en-US" w:eastAsia="zh-CN"/>
                </w:rPr>
                <w:t>B8</w:t>
              </w:r>
            </w:ins>
          </w:p>
        </w:tc>
        <w:tc>
          <w:tcPr>
            <w:tcW w:w="412" w:type="pct"/>
            <w:tcBorders>
              <w:top w:val="single" w:color="auto" w:sz="4" w:space="0"/>
            </w:tcBorders>
            <w:noWrap w:val="0"/>
            <w:vAlign w:val="top"/>
          </w:tcPr>
          <w:p w14:paraId="60FA8C7B">
            <w:pPr>
              <w:jc w:val="center"/>
              <w:rPr>
                <w:ins w:id="3921" w:author="LKY" w:date="2026-05-22T20:45:21Z"/>
                <w:rFonts w:hint="default" w:ascii="Times New Roman" w:hAnsi="Times New Roman"/>
                <w:vertAlign w:val="baseline"/>
                <w:lang w:val="en-US" w:eastAsia="zh-CN"/>
              </w:rPr>
            </w:pPr>
            <w:ins w:id="3922" w:author="LKY" w:date="2026-05-22T20:45:21Z">
              <w:r>
                <w:rPr>
                  <w:rFonts w:hint="eastAsia" w:ascii="Times New Roman" w:hAnsi="Times New Roman"/>
                  <w:vertAlign w:val="baseline"/>
                  <w:lang w:val="en-US" w:eastAsia="zh-CN"/>
                </w:rPr>
                <w:t>B9</w:t>
              </w:r>
            </w:ins>
          </w:p>
        </w:tc>
      </w:tr>
      <w:tr w14:paraId="609F3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23" w:author="LKY" w:date="2026-05-22T20:45:21Z"/>
        </w:trPr>
        <w:tc>
          <w:tcPr>
            <w:tcW w:w="639" w:type="pct"/>
            <w:noWrap w:val="0"/>
            <w:vAlign w:val="top"/>
          </w:tcPr>
          <w:p w14:paraId="1A84D6C7">
            <w:pPr>
              <w:jc w:val="center"/>
              <w:rPr>
                <w:ins w:id="3924" w:author="LKY" w:date="2026-05-22T20:45:21Z"/>
                <w:rFonts w:hint="default" w:ascii="Times New Roman" w:hAnsi="Times New Roman"/>
                <w:vertAlign w:val="baseline"/>
                <w:lang w:val="en-US" w:eastAsia="zh-CN"/>
              </w:rPr>
            </w:pPr>
            <w:ins w:id="3925" w:author="LKY" w:date="2026-05-22T20:45:21Z">
              <w:r>
                <w:rPr>
                  <w:rFonts w:hint="eastAsia" w:ascii="Times New Roman" w:hAnsi="Times New Roman"/>
                  <w:vertAlign w:val="baseline"/>
                  <w:lang w:val="en-US" w:eastAsia="zh-CN"/>
                </w:rPr>
                <w:t>名称</w:t>
              </w:r>
            </w:ins>
          </w:p>
        </w:tc>
        <w:tc>
          <w:tcPr>
            <w:tcW w:w="489" w:type="pct"/>
            <w:noWrap w:val="0"/>
            <w:vAlign w:val="top"/>
          </w:tcPr>
          <w:p w14:paraId="4CB7E72A">
            <w:pPr>
              <w:jc w:val="center"/>
              <w:rPr>
                <w:ins w:id="3926" w:author="LKY" w:date="2026-05-22T20:45:21Z"/>
                <w:rFonts w:hint="default" w:ascii="Times New Roman" w:hAnsi="Times New Roman"/>
                <w:vertAlign w:val="baseline"/>
                <w:lang w:val="en-US" w:eastAsia="zh-CN"/>
              </w:rPr>
            </w:pPr>
            <w:ins w:id="3927" w:author="LKY" w:date="2026-05-22T20:45:21Z">
              <w:r>
                <w:rPr>
                  <w:rFonts w:hint="eastAsia" w:ascii="Times New Roman" w:hAnsi="Times New Roman"/>
                  <w:vertAlign w:val="baseline"/>
                  <w:lang w:val="en-US" w:eastAsia="zh-CN"/>
                </w:rPr>
                <w:t>AI1-</w:t>
              </w:r>
            </w:ins>
          </w:p>
        </w:tc>
        <w:tc>
          <w:tcPr>
            <w:tcW w:w="483" w:type="pct"/>
            <w:noWrap w:val="0"/>
            <w:vAlign w:val="top"/>
          </w:tcPr>
          <w:p w14:paraId="4A803B74">
            <w:pPr>
              <w:jc w:val="center"/>
              <w:rPr>
                <w:ins w:id="3928" w:author="LKY" w:date="2026-05-22T20:45:21Z"/>
                <w:rFonts w:hint="default" w:ascii="Times New Roman" w:hAnsi="Times New Roman"/>
                <w:vertAlign w:val="baseline"/>
                <w:lang w:val="en-US" w:eastAsia="zh-CN"/>
              </w:rPr>
            </w:pPr>
            <w:ins w:id="3929" w:author="LKY" w:date="2026-05-22T20:45:21Z">
              <w:r>
                <w:rPr>
                  <w:rFonts w:hint="eastAsia" w:ascii="Times New Roman" w:hAnsi="Times New Roman"/>
                  <w:vertAlign w:val="baseline"/>
                  <w:lang w:val="en-US" w:eastAsia="zh-CN"/>
                </w:rPr>
                <w:t>AI2-</w:t>
              </w:r>
            </w:ins>
          </w:p>
        </w:tc>
        <w:tc>
          <w:tcPr>
            <w:tcW w:w="489" w:type="pct"/>
            <w:noWrap w:val="0"/>
            <w:vAlign w:val="top"/>
          </w:tcPr>
          <w:p w14:paraId="42B35BB6">
            <w:pPr>
              <w:jc w:val="center"/>
              <w:rPr>
                <w:ins w:id="3930" w:author="LKY" w:date="2026-05-22T20:45:21Z"/>
                <w:rFonts w:hint="default" w:ascii="Times New Roman" w:hAnsi="Times New Roman" w:eastAsiaTheme="minorEastAsia" w:cstheme="minorBidi"/>
                <w:kern w:val="2"/>
                <w:sz w:val="21"/>
                <w:szCs w:val="24"/>
                <w:vertAlign w:val="baseline"/>
                <w:lang w:val="en-US" w:eastAsia="zh-CN" w:bidi="ar-SA"/>
              </w:rPr>
            </w:pPr>
            <w:ins w:id="3931" w:author="LKY" w:date="2026-05-22T20:45:21Z">
              <w:r>
                <w:rPr>
                  <w:rFonts w:hint="eastAsia" w:ascii="Times New Roman" w:hAnsi="Times New Roman"/>
                  <w:vertAlign w:val="baseline"/>
                  <w:lang w:val="en-US" w:eastAsia="zh-CN"/>
                </w:rPr>
                <w:t>AI3-</w:t>
              </w:r>
            </w:ins>
          </w:p>
        </w:tc>
        <w:tc>
          <w:tcPr>
            <w:tcW w:w="489" w:type="pct"/>
            <w:noWrap w:val="0"/>
            <w:vAlign w:val="top"/>
          </w:tcPr>
          <w:p w14:paraId="3E275DCA">
            <w:pPr>
              <w:jc w:val="center"/>
              <w:rPr>
                <w:ins w:id="3932" w:author="LKY" w:date="2026-05-22T20:45:21Z"/>
                <w:rFonts w:hint="default" w:ascii="Times New Roman" w:hAnsi="Times New Roman" w:eastAsiaTheme="minorEastAsia" w:cstheme="minorBidi"/>
                <w:kern w:val="2"/>
                <w:sz w:val="21"/>
                <w:szCs w:val="24"/>
                <w:vertAlign w:val="baseline"/>
                <w:lang w:val="en-US" w:eastAsia="zh-CN" w:bidi="ar-SA"/>
              </w:rPr>
            </w:pPr>
            <w:ins w:id="3933" w:author="LKY" w:date="2026-05-22T20:45:21Z">
              <w:r>
                <w:rPr>
                  <w:rFonts w:hint="eastAsia" w:ascii="Times New Roman" w:hAnsi="Times New Roman"/>
                  <w:vertAlign w:val="baseline"/>
                  <w:lang w:val="en-US" w:eastAsia="zh-CN"/>
                </w:rPr>
                <w:t>AI4-</w:t>
              </w:r>
            </w:ins>
          </w:p>
        </w:tc>
        <w:tc>
          <w:tcPr>
            <w:tcW w:w="489" w:type="pct"/>
            <w:noWrap w:val="0"/>
            <w:vAlign w:val="top"/>
          </w:tcPr>
          <w:p w14:paraId="2891E657">
            <w:pPr>
              <w:jc w:val="center"/>
              <w:rPr>
                <w:ins w:id="3934" w:author="LKY" w:date="2026-05-22T20:45:21Z"/>
                <w:rFonts w:hint="default" w:ascii="Times New Roman" w:hAnsi="Times New Roman"/>
                <w:vertAlign w:val="baseline"/>
                <w:lang w:val="en-US" w:eastAsia="zh-CN"/>
              </w:rPr>
            </w:pPr>
            <w:ins w:id="3935" w:author="LKY" w:date="2026-05-22T20:45:21Z">
              <w:r>
                <w:rPr>
                  <w:rFonts w:hint="eastAsia" w:ascii="Times New Roman" w:hAnsi="Times New Roman"/>
                  <w:vertAlign w:val="baseline"/>
                  <w:lang w:val="en-US" w:eastAsia="zh-CN"/>
                </w:rPr>
                <w:t>AI5-</w:t>
              </w:r>
            </w:ins>
          </w:p>
        </w:tc>
        <w:tc>
          <w:tcPr>
            <w:tcW w:w="489" w:type="pct"/>
            <w:noWrap w:val="0"/>
            <w:vAlign w:val="top"/>
          </w:tcPr>
          <w:p w14:paraId="4896372C">
            <w:pPr>
              <w:jc w:val="center"/>
              <w:rPr>
                <w:ins w:id="3936" w:author="LKY" w:date="2026-05-22T20:45:21Z"/>
                <w:rFonts w:hint="default" w:ascii="Times New Roman" w:hAnsi="Times New Roman"/>
                <w:vertAlign w:val="baseline"/>
                <w:lang w:val="en-US" w:eastAsia="zh-CN"/>
              </w:rPr>
            </w:pPr>
            <w:ins w:id="3937" w:author="LKY" w:date="2026-05-22T20:45:21Z">
              <w:r>
                <w:rPr>
                  <w:rFonts w:hint="eastAsia" w:ascii="Times New Roman" w:hAnsi="Times New Roman"/>
                  <w:vertAlign w:val="baseline"/>
                  <w:lang w:val="en-US" w:eastAsia="zh-CN"/>
                </w:rPr>
                <w:t>AI6-</w:t>
              </w:r>
            </w:ins>
          </w:p>
        </w:tc>
        <w:tc>
          <w:tcPr>
            <w:tcW w:w="489" w:type="pct"/>
            <w:noWrap w:val="0"/>
            <w:vAlign w:val="top"/>
          </w:tcPr>
          <w:p w14:paraId="618856E3">
            <w:pPr>
              <w:jc w:val="center"/>
              <w:rPr>
                <w:ins w:id="3938" w:author="LKY" w:date="2026-05-22T20:45:21Z"/>
                <w:rFonts w:hint="default" w:ascii="Times New Roman" w:hAnsi="Times New Roman"/>
                <w:vertAlign w:val="baseline"/>
                <w:lang w:val="en-US" w:eastAsia="zh-CN"/>
              </w:rPr>
            </w:pPr>
            <w:ins w:id="3939" w:author="LKY" w:date="2026-05-22T20:45:21Z">
              <w:r>
                <w:rPr>
                  <w:rFonts w:hint="eastAsia" w:ascii="Times New Roman" w:hAnsi="Times New Roman"/>
                  <w:vertAlign w:val="baseline"/>
                  <w:lang w:val="en-US" w:eastAsia="zh-CN"/>
                </w:rPr>
                <w:t>AI7-</w:t>
              </w:r>
            </w:ins>
          </w:p>
        </w:tc>
        <w:tc>
          <w:tcPr>
            <w:tcW w:w="525" w:type="pct"/>
            <w:noWrap w:val="0"/>
            <w:vAlign w:val="top"/>
          </w:tcPr>
          <w:p w14:paraId="091C6BAF">
            <w:pPr>
              <w:jc w:val="center"/>
              <w:rPr>
                <w:ins w:id="3940" w:author="LKY" w:date="2026-05-22T20:45:21Z"/>
                <w:rFonts w:hint="default" w:ascii="Times New Roman" w:hAnsi="Times New Roman"/>
                <w:vertAlign w:val="baseline"/>
                <w:lang w:val="en-US" w:eastAsia="zh-CN"/>
              </w:rPr>
            </w:pPr>
            <w:ins w:id="3941" w:author="LKY" w:date="2026-05-22T20:45:21Z">
              <w:r>
                <w:rPr>
                  <w:rFonts w:hint="eastAsia" w:ascii="Times New Roman" w:hAnsi="Times New Roman"/>
                  <w:vertAlign w:val="baseline"/>
                  <w:lang w:val="en-US" w:eastAsia="zh-CN"/>
                </w:rPr>
                <w:t>AI8-</w:t>
              </w:r>
            </w:ins>
          </w:p>
        </w:tc>
        <w:tc>
          <w:tcPr>
            <w:tcW w:w="412" w:type="pct"/>
            <w:noWrap w:val="0"/>
            <w:vAlign w:val="top"/>
          </w:tcPr>
          <w:p w14:paraId="571BD37D">
            <w:pPr>
              <w:jc w:val="center"/>
              <w:rPr>
                <w:ins w:id="3942" w:author="LKY" w:date="2026-05-22T20:45:21Z"/>
                <w:rFonts w:hint="default" w:ascii="Times New Roman" w:hAnsi="Times New Roman"/>
                <w:vertAlign w:val="baseline"/>
                <w:lang w:val="en-US" w:eastAsia="zh-CN"/>
              </w:rPr>
            </w:pPr>
            <w:ins w:id="3943" w:author="LKY" w:date="2026-05-22T20:45:21Z">
              <w:r>
                <w:rPr>
                  <w:rFonts w:hint="eastAsia" w:ascii="Times New Roman" w:hAnsi="Times New Roman"/>
                  <w:vertAlign w:val="baseline"/>
                  <w:lang w:val="en-US" w:eastAsia="zh-CN"/>
                </w:rPr>
                <w:t>PE</w:t>
              </w:r>
            </w:ins>
          </w:p>
        </w:tc>
      </w:tr>
      <w:tr w14:paraId="3E81B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44" w:author="LKY" w:date="2026-05-22T20:45:21Z"/>
        </w:trPr>
        <w:tc>
          <w:tcPr>
            <w:tcW w:w="639" w:type="pct"/>
            <w:noWrap w:val="0"/>
            <w:vAlign w:val="top"/>
          </w:tcPr>
          <w:p w14:paraId="3C372320">
            <w:pPr>
              <w:jc w:val="center"/>
              <w:rPr>
                <w:ins w:id="3945" w:author="LKY" w:date="2026-05-22T20:45:21Z"/>
                <w:rFonts w:hint="default" w:ascii="Times New Roman" w:hAnsi="Times New Roman"/>
                <w:vertAlign w:val="baseline"/>
                <w:lang w:val="en-US" w:eastAsia="zh-CN"/>
              </w:rPr>
            </w:pPr>
            <w:ins w:id="3946" w:author="LKY" w:date="2026-05-22T20:45:21Z">
              <w:r>
                <w:rPr>
                  <w:rFonts w:hint="eastAsia" w:ascii="Times New Roman" w:hAnsi="Times New Roman"/>
                  <w:vertAlign w:val="baseline"/>
                  <w:lang w:val="en-US" w:eastAsia="zh-CN"/>
                </w:rPr>
                <w:t>端口号</w:t>
              </w:r>
            </w:ins>
          </w:p>
        </w:tc>
        <w:tc>
          <w:tcPr>
            <w:tcW w:w="489" w:type="pct"/>
            <w:noWrap w:val="0"/>
            <w:vAlign w:val="top"/>
          </w:tcPr>
          <w:p w14:paraId="23F243B0">
            <w:pPr>
              <w:jc w:val="center"/>
              <w:rPr>
                <w:ins w:id="3947" w:author="LKY" w:date="2026-05-22T20:45:21Z"/>
                <w:rFonts w:hint="default" w:ascii="Times New Roman" w:hAnsi="Times New Roman"/>
                <w:vertAlign w:val="baseline"/>
                <w:lang w:val="en-US" w:eastAsia="zh-CN"/>
              </w:rPr>
            </w:pPr>
            <w:ins w:id="3948" w:author="LKY" w:date="2026-05-22T20:45:21Z">
              <w:r>
                <w:rPr>
                  <w:rFonts w:hint="eastAsia" w:ascii="Times New Roman" w:hAnsi="Times New Roman"/>
                  <w:vertAlign w:val="baseline"/>
                  <w:lang w:val="en-US" w:eastAsia="zh-CN"/>
                </w:rPr>
                <w:t>A1</w:t>
              </w:r>
            </w:ins>
          </w:p>
        </w:tc>
        <w:tc>
          <w:tcPr>
            <w:tcW w:w="483" w:type="pct"/>
            <w:noWrap w:val="0"/>
            <w:vAlign w:val="top"/>
          </w:tcPr>
          <w:p w14:paraId="4C746411">
            <w:pPr>
              <w:jc w:val="center"/>
              <w:rPr>
                <w:ins w:id="3949" w:author="LKY" w:date="2026-05-22T20:45:21Z"/>
                <w:rFonts w:hint="default" w:ascii="Times New Roman" w:hAnsi="Times New Roman"/>
                <w:vertAlign w:val="baseline"/>
                <w:lang w:val="en-US" w:eastAsia="zh-CN"/>
              </w:rPr>
            </w:pPr>
            <w:ins w:id="3950" w:author="LKY" w:date="2026-05-22T20:45:21Z">
              <w:r>
                <w:rPr>
                  <w:rFonts w:hint="eastAsia" w:ascii="Times New Roman" w:hAnsi="Times New Roman"/>
                  <w:vertAlign w:val="baseline"/>
                  <w:lang w:val="en-US" w:eastAsia="zh-CN"/>
                </w:rPr>
                <w:t>A2</w:t>
              </w:r>
            </w:ins>
          </w:p>
        </w:tc>
        <w:tc>
          <w:tcPr>
            <w:tcW w:w="489" w:type="pct"/>
            <w:noWrap w:val="0"/>
            <w:vAlign w:val="top"/>
          </w:tcPr>
          <w:p w14:paraId="0EA3E057">
            <w:pPr>
              <w:jc w:val="center"/>
              <w:rPr>
                <w:ins w:id="3951" w:author="LKY" w:date="2026-05-22T20:45:21Z"/>
                <w:rFonts w:hint="default" w:ascii="Times New Roman" w:hAnsi="Times New Roman"/>
                <w:vertAlign w:val="baseline"/>
                <w:lang w:val="en-US" w:eastAsia="zh-CN"/>
              </w:rPr>
            </w:pPr>
            <w:ins w:id="3952" w:author="LKY" w:date="2026-05-22T20:45:21Z">
              <w:r>
                <w:rPr>
                  <w:rFonts w:hint="eastAsia" w:ascii="Times New Roman" w:hAnsi="Times New Roman"/>
                  <w:vertAlign w:val="baseline"/>
                  <w:lang w:val="en-US" w:eastAsia="zh-CN"/>
                </w:rPr>
                <w:t>A3</w:t>
              </w:r>
            </w:ins>
          </w:p>
        </w:tc>
        <w:tc>
          <w:tcPr>
            <w:tcW w:w="489" w:type="pct"/>
            <w:noWrap w:val="0"/>
            <w:vAlign w:val="top"/>
          </w:tcPr>
          <w:p w14:paraId="20AFE8E6">
            <w:pPr>
              <w:jc w:val="center"/>
              <w:rPr>
                <w:ins w:id="3953" w:author="LKY" w:date="2026-05-22T20:45:21Z"/>
                <w:rFonts w:hint="default" w:ascii="Times New Roman" w:hAnsi="Times New Roman"/>
                <w:vertAlign w:val="baseline"/>
                <w:lang w:val="en-US" w:eastAsia="zh-CN"/>
              </w:rPr>
            </w:pPr>
            <w:ins w:id="3954" w:author="LKY" w:date="2026-05-22T20:45:21Z">
              <w:r>
                <w:rPr>
                  <w:rFonts w:hint="eastAsia" w:ascii="Times New Roman" w:hAnsi="Times New Roman"/>
                  <w:vertAlign w:val="baseline"/>
                  <w:lang w:val="en-US" w:eastAsia="zh-CN"/>
                </w:rPr>
                <w:t>A4</w:t>
              </w:r>
            </w:ins>
          </w:p>
        </w:tc>
        <w:tc>
          <w:tcPr>
            <w:tcW w:w="489" w:type="pct"/>
            <w:noWrap w:val="0"/>
            <w:vAlign w:val="top"/>
          </w:tcPr>
          <w:p w14:paraId="3E0657E4">
            <w:pPr>
              <w:jc w:val="center"/>
              <w:rPr>
                <w:ins w:id="3955" w:author="LKY" w:date="2026-05-22T20:45:21Z"/>
                <w:rFonts w:hint="default" w:ascii="Times New Roman" w:hAnsi="Times New Roman"/>
                <w:vertAlign w:val="baseline"/>
                <w:lang w:val="en-US" w:eastAsia="zh-CN"/>
              </w:rPr>
            </w:pPr>
            <w:ins w:id="3956" w:author="LKY" w:date="2026-05-22T20:45:21Z">
              <w:r>
                <w:rPr>
                  <w:rFonts w:hint="eastAsia" w:ascii="Times New Roman" w:hAnsi="Times New Roman"/>
                  <w:vertAlign w:val="baseline"/>
                  <w:lang w:val="en-US" w:eastAsia="zh-CN"/>
                </w:rPr>
                <w:t>A5</w:t>
              </w:r>
            </w:ins>
          </w:p>
        </w:tc>
        <w:tc>
          <w:tcPr>
            <w:tcW w:w="489" w:type="pct"/>
            <w:noWrap w:val="0"/>
            <w:vAlign w:val="top"/>
          </w:tcPr>
          <w:p w14:paraId="53C85695">
            <w:pPr>
              <w:jc w:val="center"/>
              <w:rPr>
                <w:ins w:id="3957" w:author="LKY" w:date="2026-05-22T20:45:21Z"/>
                <w:rFonts w:hint="default" w:ascii="Times New Roman" w:hAnsi="Times New Roman"/>
                <w:vertAlign w:val="baseline"/>
                <w:lang w:val="en-US" w:eastAsia="zh-CN"/>
              </w:rPr>
            </w:pPr>
            <w:ins w:id="3958" w:author="LKY" w:date="2026-05-22T20:45:21Z">
              <w:r>
                <w:rPr>
                  <w:rFonts w:hint="eastAsia" w:ascii="Times New Roman" w:hAnsi="Times New Roman"/>
                  <w:vertAlign w:val="baseline"/>
                  <w:lang w:val="en-US" w:eastAsia="zh-CN"/>
                </w:rPr>
                <w:t>A6</w:t>
              </w:r>
            </w:ins>
          </w:p>
        </w:tc>
        <w:tc>
          <w:tcPr>
            <w:tcW w:w="489" w:type="pct"/>
            <w:noWrap w:val="0"/>
            <w:vAlign w:val="top"/>
          </w:tcPr>
          <w:p w14:paraId="23047F9E">
            <w:pPr>
              <w:jc w:val="center"/>
              <w:rPr>
                <w:ins w:id="3959" w:author="LKY" w:date="2026-05-22T20:45:21Z"/>
                <w:rFonts w:hint="default" w:ascii="Times New Roman" w:hAnsi="Times New Roman"/>
                <w:vertAlign w:val="baseline"/>
                <w:lang w:val="en-US" w:eastAsia="zh-CN"/>
              </w:rPr>
            </w:pPr>
            <w:ins w:id="3960" w:author="LKY" w:date="2026-05-22T20:45:21Z">
              <w:r>
                <w:rPr>
                  <w:rFonts w:hint="eastAsia" w:ascii="Times New Roman" w:hAnsi="Times New Roman"/>
                  <w:vertAlign w:val="baseline"/>
                  <w:lang w:val="en-US" w:eastAsia="zh-CN"/>
                </w:rPr>
                <w:t>A7</w:t>
              </w:r>
            </w:ins>
          </w:p>
        </w:tc>
        <w:tc>
          <w:tcPr>
            <w:tcW w:w="525" w:type="pct"/>
            <w:noWrap w:val="0"/>
            <w:vAlign w:val="top"/>
          </w:tcPr>
          <w:p w14:paraId="668B1CDD">
            <w:pPr>
              <w:jc w:val="center"/>
              <w:rPr>
                <w:ins w:id="3961" w:author="LKY" w:date="2026-05-22T20:45:21Z"/>
                <w:rFonts w:hint="default" w:ascii="Times New Roman" w:hAnsi="Times New Roman"/>
                <w:vertAlign w:val="baseline"/>
                <w:lang w:val="en-US" w:eastAsia="zh-CN"/>
              </w:rPr>
            </w:pPr>
            <w:ins w:id="3962" w:author="LKY" w:date="2026-05-22T20:45:21Z">
              <w:r>
                <w:rPr>
                  <w:rFonts w:hint="eastAsia" w:ascii="Times New Roman" w:hAnsi="Times New Roman"/>
                  <w:vertAlign w:val="baseline"/>
                  <w:lang w:val="en-US" w:eastAsia="zh-CN"/>
                </w:rPr>
                <w:t>A8</w:t>
              </w:r>
            </w:ins>
          </w:p>
        </w:tc>
        <w:tc>
          <w:tcPr>
            <w:tcW w:w="412" w:type="pct"/>
            <w:noWrap w:val="0"/>
            <w:vAlign w:val="top"/>
          </w:tcPr>
          <w:p w14:paraId="36D06A67">
            <w:pPr>
              <w:jc w:val="center"/>
              <w:rPr>
                <w:ins w:id="3963" w:author="LKY" w:date="2026-05-22T20:45:21Z"/>
                <w:rFonts w:hint="default" w:ascii="Times New Roman" w:hAnsi="Times New Roman"/>
                <w:vertAlign w:val="baseline"/>
                <w:lang w:val="en-US" w:eastAsia="zh-CN"/>
              </w:rPr>
            </w:pPr>
            <w:ins w:id="3964" w:author="LKY" w:date="2026-05-22T20:45:21Z">
              <w:r>
                <w:rPr>
                  <w:rFonts w:hint="eastAsia" w:ascii="Times New Roman" w:hAnsi="Times New Roman"/>
                  <w:vertAlign w:val="baseline"/>
                  <w:lang w:val="en-US" w:eastAsia="zh-CN"/>
                </w:rPr>
                <w:t>A9</w:t>
              </w:r>
            </w:ins>
          </w:p>
        </w:tc>
      </w:tr>
      <w:tr w14:paraId="408E9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65" w:author="LKY" w:date="2026-05-22T20:45:21Z"/>
        </w:trPr>
        <w:tc>
          <w:tcPr>
            <w:tcW w:w="639" w:type="pct"/>
            <w:noWrap w:val="0"/>
            <w:vAlign w:val="top"/>
          </w:tcPr>
          <w:p w14:paraId="3A9D7ABD">
            <w:pPr>
              <w:jc w:val="center"/>
              <w:rPr>
                <w:ins w:id="3966" w:author="LKY" w:date="2026-05-22T20:45:21Z"/>
                <w:rFonts w:hint="default" w:ascii="Times New Roman" w:hAnsi="Times New Roman"/>
                <w:vertAlign w:val="baseline"/>
                <w:lang w:val="en-US" w:eastAsia="zh-CN"/>
              </w:rPr>
            </w:pPr>
            <w:ins w:id="3967" w:author="LKY" w:date="2026-05-22T20:45:21Z">
              <w:r>
                <w:rPr>
                  <w:rFonts w:hint="eastAsia" w:ascii="Times New Roman" w:hAnsi="Times New Roman"/>
                  <w:vertAlign w:val="baseline"/>
                  <w:lang w:val="en-US" w:eastAsia="zh-CN"/>
                </w:rPr>
                <w:t>名称</w:t>
              </w:r>
            </w:ins>
          </w:p>
        </w:tc>
        <w:tc>
          <w:tcPr>
            <w:tcW w:w="489" w:type="pct"/>
            <w:noWrap w:val="0"/>
            <w:vAlign w:val="top"/>
          </w:tcPr>
          <w:p w14:paraId="0FF5479C">
            <w:pPr>
              <w:jc w:val="center"/>
              <w:rPr>
                <w:ins w:id="3968" w:author="LKY" w:date="2026-05-22T20:45:21Z"/>
                <w:rFonts w:hint="default" w:ascii="Times New Roman" w:hAnsi="Times New Roman"/>
                <w:vertAlign w:val="baseline"/>
                <w:lang w:val="en-US" w:eastAsia="zh-CN"/>
              </w:rPr>
            </w:pPr>
            <w:ins w:id="3969" w:author="LKY" w:date="2026-05-22T20:45:21Z">
              <w:r>
                <w:rPr>
                  <w:rFonts w:hint="eastAsia" w:ascii="Times New Roman" w:hAnsi="Times New Roman"/>
                  <w:vertAlign w:val="baseline"/>
                  <w:lang w:val="en-US" w:eastAsia="zh-CN"/>
                </w:rPr>
                <w:t>AI1+</w:t>
              </w:r>
            </w:ins>
          </w:p>
        </w:tc>
        <w:tc>
          <w:tcPr>
            <w:tcW w:w="483" w:type="pct"/>
            <w:noWrap w:val="0"/>
            <w:vAlign w:val="top"/>
          </w:tcPr>
          <w:p w14:paraId="18D055E4">
            <w:pPr>
              <w:jc w:val="center"/>
              <w:rPr>
                <w:ins w:id="3970" w:author="LKY" w:date="2026-05-22T20:45:21Z"/>
                <w:rFonts w:hint="default" w:ascii="Times New Roman" w:hAnsi="Times New Roman"/>
                <w:vertAlign w:val="baseline"/>
                <w:lang w:val="en-US" w:eastAsia="zh-CN"/>
              </w:rPr>
            </w:pPr>
            <w:ins w:id="3971" w:author="LKY" w:date="2026-05-22T20:45:21Z">
              <w:r>
                <w:rPr>
                  <w:rFonts w:hint="eastAsia" w:ascii="Times New Roman" w:hAnsi="Times New Roman"/>
                  <w:vertAlign w:val="baseline"/>
                  <w:lang w:val="en-US" w:eastAsia="zh-CN"/>
                </w:rPr>
                <w:t>AI2+</w:t>
              </w:r>
            </w:ins>
          </w:p>
        </w:tc>
        <w:tc>
          <w:tcPr>
            <w:tcW w:w="489" w:type="pct"/>
            <w:noWrap w:val="0"/>
            <w:vAlign w:val="top"/>
          </w:tcPr>
          <w:p w14:paraId="6B85F452">
            <w:pPr>
              <w:jc w:val="center"/>
              <w:rPr>
                <w:ins w:id="3972" w:author="LKY" w:date="2026-05-22T20:45:21Z"/>
                <w:rFonts w:hint="default" w:ascii="Times New Roman" w:hAnsi="Times New Roman"/>
                <w:vertAlign w:val="baseline"/>
                <w:lang w:val="en-US" w:eastAsia="zh-CN"/>
              </w:rPr>
            </w:pPr>
            <w:ins w:id="3973" w:author="LKY" w:date="2026-05-22T20:45:21Z">
              <w:r>
                <w:rPr>
                  <w:rFonts w:hint="eastAsia" w:ascii="Times New Roman" w:hAnsi="Times New Roman"/>
                  <w:vertAlign w:val="baseline"/>
                  <w:lang w:val="en-US" w:eastAsia="zh-CN"/>
                </w:rPr>
                <w:t>AI3+</w:t>
              </w:r>
            </w:ins>
          </w:p>
        </w:tc>
        <w:tc>
          <w:tcPr>
            <w:tcW w:w="489" w:type="pct"/>
            <w:noWrap w:val="0"/>
            <w:vAlign w:val="top"/>
          </w:tcPr>
          <w:p w14:paraId="495410E9">
            <w:pPr>
              <w:jc w:val="center"/>
              <w:rPr>
                <w:ins w:id="3974" w:author="LKY" w:date="2026-05-22T20:45:21Z"/>
                <w:rFonts w:hint="default" w:ascii="Times New Roman" w:hAnsi="Times New Roman"/>
                <w:vertAlign w:val="baseline"/>
                <w:lang w:val="en-US" w:eastAsia="zh-CN"/>
              </w:rPr>
            </w:pPr>
            <w:ins w:id="3975" w:author="LKY" w:date="2026-05-22T20:45:21Z">
              <w:r>
                <w:rPr>
                  <w:rFonts w:hint="eastAsia" w:ascii="Times New Roman" w:hAnsi="Times New Roman"/>
                  <w:vertAlign w:val="baseline"/>
                  <w:lang w:val="en-US" w:eastAsia="zh-CN"/>
                </w:rPr>
                <w:t>AI4+</w:t>
              </w:r>
            </w:ins>
          </w:p>
        </w:tc>
        <w:tc>
          <w:tcPr>
            <w:tcW w:w="489" w:type="pct"/>
            <w:noWrap w:val="0"/>
            <w:vAlign w:val="top"/>
          </w:tcPr>
          <w:p w14:paraId="6B3EF711">
            <w:pPr>
              <w:jc w:val="center"/>
              <w:rPr>
                <w:ins w:id="3976" w:author="LKY" w:date="2026-05-22T20:45:21Z"/>
                <w:rFonts w:hint="default" w:ascii="Times New Roman" w:hAnsi="Times New Roman"/>
                <w:vertAlign w:val="baseline"/>
                <w:lang w:val="en-US" w:eastAsia="zh-CN"/>
              </w:rPr>
            </w:pPr>
            <w:ins w:id="3977" w:author="LKY" w:date="2026-05-22T20:45:21Z">
              <w:r>
                <w:rPr>
                  <w:rFonts w:hint="eastAsia" w:ascii="Times New Roman" w:hAnsi="Times New Roman"/>
                  <w:vertAlign w:val="baseline"/>
                  <w:lang w:val="en-US" w:eastAsia="zh-CN"/>
                </w:rPr>
                <w:t>AI5+</w:t>
              </w:r>
            </w:ins>
          </w:p>
        </w:tc>
        <w:tc>
          <w:tcPr>
            <w:tcW w:w="489" w:type="pct"/>
            <w:noWrap w:val="0"/>
            <w:vAlign w:val="top"/>
          </w:tcPr>
          <w:p w14:paraId="16609771">
            <w:pPr>
              <w:jc w:val="center"/>
              <w:rPr>
                <w:ins w:id="3978" w:author="LKY" w:date="2026-05-22T20:45:21Z"/>
                <w:rFonts w:hint="default" w:ascii="Times New Roman" w:hAnsi="Times New Roman"/>
                <w:vertAlign w:val="baseline"/>
                <w:lang w:val="en-US" w:eastAsia="zh-CN"/>
              </w:rPr>
            </w:pPr>
            <w:ins w:id="3979" w:author="LKY" w:date="2026-05-22T20:45:21Z">
              <w:r>
                <w:rPr>
                  <w:rFonts w:hint="eastAsia" w:ascii="Times New Roman" w:hAnsi="Times New Roman"/>
                  <w:vertAlign w:val="baseline"/>
                  <w:lang w:val="en-US" w:eastAsia="zh-CN"/>
                </w:rPr>
                <w:t>AI6+</w:t>
              </w:r>
            </w:ins>
          </w:p>
        </w:tc>
        <w:tc>
          <w:tcPr>
            <w:tcW w:w="489" w:type="pct"/>
            <w:noWrap w:val="0"/>
            <w:vAlign w:val="top"/>
          </w:tcPr>
          <w:p w14:paraId="7D52EF50">
            <w:pPr>
              <w:jc w:val="center"/>
              <w:rPr>
                <w:ins w:id="3980" w:author="LKY" w:date="2026-05-22T20:45:21Z"/>
                <w:rFonts w:hint="default" w:ascii="Times New Roman" w:hAnsi="Times New Roman"/>
                <w:vertAlign w:val="baseline"/>
                <w:lang w:val="en-US" w:eastAsia="zh-CN"/>
              </w:rPr>
            </w:pPr>
            <w:ins w:id="3981" w:author="LKY" w:date="2026-05-22T20:45:21Z">
              <w:r>
                <w:rPr>
                  <w:rFonts w:hint="eastAsia" w:ascii="Times New Roman" w:hAnsi="Times New Roman"/>
                  <w:vertAlign w:val="baseline"/>
                  <w:lang w:val="en-US" w:eastAsia="zh-CN"/>
                </w:rPr>
                <w:t>AI7+</w:t>
              </w:r>
            </w:ins>
          </w:p>
        </w:tc>
        <w:tc>
          <w:tcPr>
            <w:tcW w:w="525" w:type="pct"/>
            <w:noWrap w:val="0"/>
            <w:vAlign w:val="top"/>
          </w:tcPr>
          <w:p w14:paraId="58AF95EB">
            <w:pPr>
              <w:jc w:val="center"/>
              <w:rPr>
                <w:ins w:id="3982" w:author="LKY" w:date="2026-05-22T20:45:21Z"/>
                <w:rFonts w:hint="default" w:ascii="Times New Roman" w:hAnsi="Times New Roman"/>
                <w:vertAlign w:val="baseline"/>
                <w:lang w:val="en-US" w:eastAsia="zh-CN"/>
              </w:rPr>
            </w:pPr>
            <w:ins w:id="3983" w:author="LKY" w:date="2026-05-22T20:45:21Z">
              <w:r>
                <w:rPr>
                  <w:rFonts w:hint="eastAsia" w:ascii="Times New Roman" w:hAnsi="Times New Roman"/>
                  <w:vertAlign w:val="baseline"/>
                  <w:lang w:val="en-US" w:eastAsia="zh-CN"/>
                </w:rPr>
                <w:t>AI8+</w:t>
              </w:r>
            </w:ins>
          </w:p>
        </w:tc>
        <w:tc>
          <w:tcPr>
            <w:tcW w:w="412" w:type="pct"/>
            <w:noWrap w:val="0"/>
            <w:vAlign w:val="top"/>
          </w:tcPr>
          <w:p w14:paraId="49D6F3E1">
            <w:pPr>
              <w:jc w:val="center"/>
              <w:rPr>
                <w:ins w:id="3984" w:author="LKY" w:date="2026-05-22T20:45:21Z"/>
                <w:rFonts w:hint="default" w:ascii="Times New Roman" w:hAnsi="Times New Roman"/>
                <w:vertAlign w:val="baseline"/>
                <w:lang w:val="en-US" w:eastAsia="zh-CN"/>
              </w:rPr>
            </w:pPr>
            <w:ins w:id="3985" w:author="LKY" w:date="2026-05-22T20:45:21Z">
              <w:r>
                <w:rPr>
                  <w:rFonts w:hint="eastAsia" w:ascii="Times New Roman" w:hAnsi="Times New Roman"/>
                  <w:vertAlign w:val="baseline"/>
                  <w:lang w:val="en-US" w:eastAsia="zh-CN"/>
                </w:rPr>
                <w:t>PE</w:t>
              </w:r>
            </w:ins>
          </w:p>
        </w:tc>
      </w:tr>
    </w:tbl>
    <w:p w14:paraId="4B3D096F">
      <w:pPr>
        <w:rPr>
          <w:ins w:id="3986" w:author="LKY" w:date="2026-05-22T20:45:21Z"/>
          <w:rFonts w:hint="default" w:asciiTheme="minorHAnsi" w:hAnsiTheme="minorHAnsi" w:cstheme="minorBidi"/>
          <w:b w:val="0"/>
          <w:bCs w:val="0"/>
          <w:kern w:val="2"/>
          <w:sz w:val="21"/>
          <w:szCs w:val="24"/>
          <w:lang w:val="en-US" w:eastAsia="zh-CN" w:bidi="ar-SA"/>
        </w:rPr>
      </w:pPr>
    </w:p>
    <w:p w14:paraId="45B7709B">
      <w:pPr>
        <w:rPr>
          <w:ins w:id="3987" w:author="LKY" w:date="2026-05-22T20:45:21Z"/>
          <w:rFonts w:hint="default"/>
          <w:lang w:val="en-US" w:eastAsia="zh-CN"/>
        </w:rPr>
      </w:pPr>
    </w:p>
    <w:p w14:paraId="78B08508">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3988" w:author="LKY" w:date="2026-05-22T20:45:21Z"/>
          <w:rFonts w:hint="eastAsia" w:ascii="Times New Roman" w:hAnsi="Times New Roman" w:eastAsia="宋体" w:cs="宋体"/>
          <w:b w:val="0"/>
          <w:bCs w:val="0"/>
          <w:iCs/>
          <w:color w:val="FF0000"/>
          <w:kern w:val="2"/>
          <w:sz w:val="24"/>
          <w:szCs w:val="24"/>
          <w:lang w:val="en-US" w:eastAsia="zh-CN" w:bidi="ar-SA"/>
        </w:rPr>
      </w:pPr>
      <w:ins w:id="3989" w:author="LKY" w:date="2026-05-22T20:45:21Z">
        <w:r>
          <w:rPr>
            <w:rFonts w:hint="eastAsia" w:ascii="Times New Roman" w:hAnsi="Times New Roman" w:eastAsia="宋体" w:cs="宋体"/>
            <w:b w:val="0"/>
            <w:bCs w:val="0"/>
            <w:iCs/>
            <w:color w:val="FF0000"/>
            <w:kern w:val="2"/>
            <w:sz w:val="24"/>
            <w:szCs w:val="24"/>
            <w:lang w:val="en-US" w:eastAsia="zh-CN" w:bidi="ar-SA"/>
          </w:rPr>
          <w:t>注意：上述AI模块采用共板形式，分别对应单端0/4~20mA、单端输入0~5V/10V</w:t>
        </w:r>
      </w:ins>
      <w:ins w:id="3990" w:author="L" w:date="2026-06-30T11:17:18Z">
        <w:r>
          <w:rPr>
            <w:rFonts w:hint="eastAsia" w:ascii="Times New Roman" w:hAnsi="Times New Roman" w:eastAsia="宋体" w:cs="宋体"/>
            <w:b w:val="0"/>
            <w:bCs w:val="0"/>
            <w:iCs/>
            <w:color w:val="FF0000"/>
            <w:kern w:val="2"/>
            <w:sz w:val="24"/>
            <w:szCs w:val="24"/>
            <w:lang w:val="en-US" w:eastAsia="zh-CN" w:bidi="ar-SA"/>
          </w:rPr>
          <w:t>，</w:t>
        </w:r>
      </w:ins>
      <w:ins w:id="3991" w:author="L" w:date="2026-06-30T11:21:11Z">
        <w:r>
          <w:rPr>
            <w:rFonts w:hint="eastAsia" w:ascii="Times New Roman" w:hAnsi="Times New Roman" w:eastAsia="宋体" w:cs="宋体"/>
            <w:b w:val="0"/>
            <w:bCs w:val="0"/>
            <w:iCs/>
            <w:color w:val="FF0000"/>
            <w:kern w:val="2"/>
            <w:sz w:val="24"/>
            <w:szCs w:val="24"/>
            <w:lang w:val="en-US" w:eastAsia="zh-CN" w:bidi="ar-SA"/>
          </w:rPr>
          <w:t>采用 24V DC 直流电源供电</w:t>
        </w:r>
      </w:ins>
      <w:ins w:id="3992" w:author="L" w:date="2026-06-30T11:17:22Z">
        <w:r>
          <w:rPr>
            <w:rFonts w:hint="eastAsia" w:ascii="Times New Roman" w:hAnsi="Times New Roman" w:eastAsia="宋体" w:cs="宋体"/>
            <w:b w:val="0"/>
            <w:bCs w:val="0"/>
            <w:iCs/>
            <w:color w:val="FF0000"/>
            <w:kern w:val="2"/>
            <w:sz w:val="24"/>
            <w:szCs w:val="24"/>
            <w:lang w:val="en-US" w:eastAsia="zh-CN" w:bidi="ar-SA"/>
          </w:rPr>
          <w:t>。</w:t>
        </w:r>
      </w:ins>
    </w:p>
    <w:p w14:paraId="08203ECD">
      <w:pPr>
        <w:rPr>
          <w:ins w:id="3993" w:author="LKY" w:date="2026-05-22T20:45:21Z"/>
          <w:rFonts w:hint="default"/>
          <w:lang w:val="en-US" w:eastAsia="zh-CN"/>
        </w:rPr>
      </w:pP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8"/>
        <w:gridCol w:w="1384"/>
        <w:gridCol w:w="1367"/>
        <w:gridCol w:w="1384"/>
        <w:gridCol w:w="1384"/>
        <w:gridCol w:w="1195"/>
      </w:tblGrid>
      <w:tr w14:paraId="4F81A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94" w:author="LKY" w:date="2026-05-22T20:45:21Z"/>
        </w:trPr>
        <w:tc>
          <w:tcPr>
            <w:tcW w:w="5000" w:type="pct"/>
            <w:gridSpan w:val="6"/>
            <w:tcBorders>
              <w:top w:val="single" w:color="auto" w:sz="4" w:space="0"/>
            </w:tcBorders>
            <w:noWrap w:val="0"/>
            <w:vAlign w:val="top"/>
          </w:tcPr>
          <w:p w14:paraId="485ECFD0">
            <w:pPr>
              <w:jc w:val="center"/>
              <w:rPr>
                <w:ins w:id="3995" w:author="LKY" w:date="2026-05-22T20:45:21Z"/>
                <w:rFonts w:hint="default" w:ascii="Times New Roman" w:hAnsi="Times New Roman"/>
                <w:vertAlign w:val="baseline"/>
                <w:lang w:val="en-US" w:eastAsia="zh-CN"/>
              </w:rPr>
            </w:pPr>
            <w:ins w:id="3996" w:author="LKY" w:date="2026-05-22T20:45:21Z">
              <w:r>
                <w:rPr>
                  <w:rFonts w:hint="eastAsia" w:ascii="Times New Roman" w:hAnsi="Times New Roman"/>
                  <w:vertAlign w:val="baseline"/>
                  <w:lang w:val="en-US" w:eastAsia="zh-CN"/>
                </w:rPr>
                <w:t>N3046模块（±5V/±10V）</w:t>
              </w:r>
            </w:ins>
          </w:p>
        </w:tc>
      </w:tr>
      <w:tr w14:paraId="208BA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3997" w:author="LKY" w:date="2026-05-22T20:45:21Z"/>
        </w:trPr>
        <w:tc>
          <w:tcPr>
            <w:tcW w:w="1061" w:type="pct"/>
            <w:tcBorders>
              <w:top w:val="single" w:color="auto" w:sz="4" w:space="0"/>
              <w:left w:val="single" w:color="auto" w:sz="4" w:space="0"/>
              <w:bottom w:val="single" w:color="auto" w:sz="4" w:space="0"/>
              <w:right w:val="single" w:color="auto" w:sz="4" w:space="0"/>
            </w:tcBorders>
            <w:noWrap w:val="0"/>
            <w:vAlign w:val="top"/>
          </w:tcPr>
          <w:p w14:paraId="4498F3B1">
            <w:pPr>
              <w:jc w:val="center"/>
              <w:rPr>
                <w:ins w:id="3998" w:author="LKY" w:date="2026-05-22T20:45:21Z"/>
                <w:rFonts w:hint="default" w:ascii="Times New Roman" w:hAnsi="Times New Roman"/>
                <w:vertAlign w:val="baseline"/>
                <w:lang w:val="en-US" w:eastAsia="zh-CN"/>
              </w:rPr>
            </w:pPr>
            <w:ins w:id="3999" w:author="LKY" w:date="2026-05-22T20:45:21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331A328">
            <w:pPr>
              <w:jc w:val="center"/>
              <w:rPr>
                <w:ins w:id="4000" w:author="LKY" w:date="2026-05-22T20:45:21Z"/>
                <w:rFonts w:hint="default" w:ascii="Times New Roman" w:hAnsi="Times New Roman" w:eastAsiaTheme="minorEastAsia" w:cstheme="minorBidi"/>
                <w:kern w:val="2"/>
                <w:sz w:val="21"/>
                <w:szCs w:val="24"/>
                <w:vertAlign w:val="baseline"/>
                <w:lang w:val="en-US" w:eastAsia="zh-CN" w:bidi="ar-SA"/>
              </w:rPr>
            </w:pPr>
            <w:ins w:id="4001" w:author="LKY" w:date="2026-05-22T20:45:21Z">
              <w:r>
                <w:rPr>
                  <w:rFonts w:hint="eastAsia" w:ascii="Times New Roman" w:hAnsi="Times New Roman"/>
                  <w:vertAlign w:val="baseline"/>
                  <w:lang w:val="en-US" w:eastAsia="zh-CN"/>
                </w:rPr>
                <w:t>B1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72132EA9">
            <w:pPr>
              <w:jc w:val="center"/>
              <w:rPr>
                <w:ins w:id="4002" w:author="LKY" w:date="2026-05-22T20:45:21Z"/>
                <w:rFonts w:hint="default" w:ascii="Times New Roman" w:hAnsi="Times New Roman" w:eastAsiaTheme="minorEastAsia" w:cstheme="minorBidi"/>
                <w:kern w:val="2"/>
                <w:sz w:val="21"/>
                <w:szCs w:val="24"/>
                <w:vertAlign w:val="baseline"/>
                <w:lang w:val="en-US" w:eastAsia="zh-CN" w:bidi="ar-SA"/>
              </w:rPr>
            </w:pPr>
            <w:ins w:id="4003" w:author="LKY" w:date="2026-05-22T20:45:21Z">
              <w:r>
                <w:rPr>
                  <w:rFonts w:hint="eastAsia" w:ascii="Times New Roman" w:hAnsi="Times New Roman" w:cstheme="minorBidi"/>
                  <w:kern w:val="2"/>
                  <w:sz w:val="21"/>
                  <w:szCs w:val="24"/>
                  <w:vertAlign w:val="baseline"/>
                  <w:lang w:val="en-US" w:eastAsia="zh-CN" w:bidi="ar-SA"/>
                </w:rPr>
                <w:t>B2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212B750E">
            <w:pPr>
              <w:jc w:val="center"/>
              <w:rPr>
                <w:ins w:id="4004" w:author="LKY" w:date="2026-05-22T20:45:21Z"/>
                <w:rFonts w:hint="default" w:ascii="Times New Roman" w:hAnsi="Times New Roman" w:eastAsiaTheme="minorEastAsia" w:cstheme="minorBidi"/>
                <w:kern w:val="2"/>
                <w:sz w:val="21"/>
                <w:szCs w:val="24"/>
                <w:vertAlign w:val="baseline"/>
                <w:lang w:val="en-US" w:eastAsia="zh-CN" w:bidi="ar-SA"/>
              </w:rPr>
            </w:pPr>
            <w:ins w:id="4005" w:author="LKY" w:date="2026-05-22T20:45:21Z">
              <w:r>
                <w:rPr>
                  <w:rFonts w:hint="eastAsia" w:ascii="Times New Roman" w:hAnsi="Times New Roman"/>
                  <w:sz w:val="21"/>
                  <w:vertAlign w:val="baseline"/>
                  <w:lang w:val="en-US" w:eastAsia="zh-CN" w:bidi="ar-SA"/>
                </w:rPr>
                <w:t>B3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7DEF485">
            <w:pPr>
              <w:jc w:val="center"/>
              <w:rPr>
                <w:ins w:id="4006" w:author="LKY" w:date="2026-05-22T20:45:21Z"/>
                <w:rFonts w:hint="default" w:ascii="Times New Roman" w:hAnsi="Times New Roman" w:eastAsiaTheme="minorEastAsia" w:cstheme="minorBidi"/>
                <w:kern w:val="2"/>
                <w:sz w:val="21"/>
                <w:szCs w:val="24"/>
                <w:vertAlign w:val="baseline"/>
                <w:lang w:val="en-US" w:eastAsia="zh-CN" w:bidi="ar-SA"/>
              </w:rPr>
            </w:pPr>
            <w:ins w:id="4007" w:author="LKY" w:date="2026-05-22T20:45:21Z">
              <w:r>
                <w:rPr>
                  <w:rFonts w:hint="eastAsia" w:ascii="Times New Roman" w:hAnsi="Times New Roman" w:cstheme="minorBidi"/>
                  <w:kern w:val="2"/>
                  <w:sz w:val="21"/>
                  <w:szCs w:val="24"/>
                  <w:vertAlign w:val="baseline"/>
                  <w:lang w:val="en-US" w:eastAsia="zh-CN" w:bidi="ar-SA"/>
                </w:rPr>
                <w:t>B4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2C0B84E8">
            <w:pPr>
              <w:jc w:val="center"/>
              <w:rPr>
                <w:ins w:id="4008" w:author="LKY" w:date="2026-05-22T20:45:21Z"/>
                <w:rFonts w:hint="default" w:ascii="Times New Roman" w:hAnsi="Times New Roman"/>
                <w:vertAlign w:val="baseline"/>
                <w:lang w:val="en-US" w:eastAsia="zh-CN"/>
              </w:rPr>
            </w:pPr>
            <w:ins w:id="4009" w:author="LKY" w:date="2026-05-22T20:45:21Z">
              <w:r>
                <w:rPr>
                  <w:rFonts w:hint="eastAsia" w:ascii="Times New Roman" w:hAnsi="Times New Roman"/>
                  <w:vertAlign w:val="baseline"/>
                  <w:lang w:val="en-US" w:eastAsia="zh-CN"/>
                </w:rPr>
                <w:t>B9</w:t>
              </w:r>
            </w:ins>
          </w:p>
        </w:tc>
      </w:tr>
      <w:tr w14:paraId="1BB2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10" w:author="LKY" w:date="2026-05-22T20:45:21Z"/>
        </w:trPr>
        <w:tc>
          <w:tcPr>
            <w:tcW w:w="1061" w:type="pct"/>
            <w:tcBorders>
              <w:top w:val="single" w:color="auto" w:sz="4" w:space="0"/>
              <w:left w:val="single" w:color="auto" w:sz="4" w:space="0"/>
              <w:bottom w:val="single" w:color="auto" w:sz="4" w:space="0"/>
              <w:right w:val="single" w:color="auto" w:sz="4" w:space="0"/>
            </w:tcBorders>
            <w:noWrap w:val="0"/>
            <w:vAlign w:val="top"/>
          </w:tcPr>
          <w:p w14:paraId="15B47453">
            <w:pPr>
              <w:jc w:val="center"/>
              <w:rPr>
                <w:ins w:id="4011" w:author="LKY" w:date="2026-05-22T20:45:21Z"/>
                <w:rFonts w:hint="default" w:ascii="Times New Roman" w:hAnsi="Times New Roman"/>
                <w:vertAlign w:val="baseline"/>
                <w:lang w:val="en-US" w:eastAsia="zh-CN"/>
              </w:rPr>
            </w:pPr>
            <w:ins w:id="4012" w:author="LKY" w:date="2026-05-22T20:45:21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DC843D5">
            <w:pPr>
              <w:jc w:val="center"/>
              <w:rPr>
                <w:ins w:id="4013" w:author="LKY" w:date="2026-05-22T20:45:21Z"/>
                <w:rFonts w:hint="default" w:ascii="Times New Roman" w:hAnsi="Times New Roman"/>
                <w:vertAlign w:val="baseline"/>
                <w:lang w:val="en-US" w:eastAsia="zh-CN"/>
              </w:rPr>
            </w:pPr>
            <w:ins w:id="4014" w:author="LKY" w:date="2026-05-22T20:45:21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084903">
            <w:pPr>
              <w:jc w:val="center"/>
              <w:rPr>
                <w:ins w:id="4015" w:author="LKY" w:date="2026-05-22T20:45:21Z"/>
                <w:rFonts w:hint="default" w:ascii="Times New Roman" w:hAnsi="Times New Roman"/>
                <w:vertAlign w:val="baseline"/>
                <w:lang w:val="en-US" w:eastAsia="zh-CN"/>
              </w:rPr>
            </w:pPr>
            <w:ins w:id="4016" w:author="LKY" w:date="2026-05-22T20:45:21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78A0CDC">
            <w:pPr>
              <w:jc w:val="center"/>
              <w:rPr>
                <w:ins w:id="4017" w:author="LKY" w:date="2026-05-22T20:45:21Z"/>
                <w:rFonts w:hint="default" w:ascii="Times New Roman" w:hAnsi="Times New Roman" w:eastAsiaTheme="minorEastAsia" w:cstheme="minorBidi"/>
                <w:kern w:val="2"/>
                <w:sz w:val="21"/>
                <w:szCs w:val="24"/>
                <w:vertAlign w:val="baseline"/>
                <w:lang w:val="en-US" w:eastAsia="zh-CN" w:bidi="ar-SA"/>
              </w:rPr>
            </w:pPr>
            <w:ins w:id="4018" w:author="LKY" w:date="2026-05-22T20:45:21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D0EC546">
            <w:pPr>
              <w:jc w:val="center"/>
              <w:rPr>
                <w:ins w:id="4019" w:author="LKY" w:date="2026-05-22T20:45:21Z"/>
                <w:rFonts w:hint="default" w:ascii="Times New Roman" w:hAnsi="Times New Roman" w:eastAsiaTheme="minorEastAsia" w:cstheme="minorBidi"/>
                <w:kern w:val="2"/>
                <w:sz w:val="21"/>
                <w:szCs w:val="24"/>
                <w:vertAlign w:val="baseline"/>
                <w:lang w:val="en-US" w:eastAsia="zh-CN" w:bidi="ar-SA"/>
              </w:rPr>
            </w:pPr>
            <w:ins w:id="4020" w:author="LKY" w:date="2026-05-22T20:45:21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376DAFC3">
            <w:pPr>
              <w:jc w:val="center"/>
              <w:rPr>
                <w:ins w:id="4021" w:author="LKY" w:date="2026-05-22T20:45:21Z"/>
                <w:rFonts w:hint="default" w:ascii="Times New Roman" w:hAnsi="Times New Roman"/>
                <w:vertAlign w:val="baseline"/>
                <w:lang w:val="en-US" w:eastAsia="zh-CN"/>
              </w:rPr>
            </w:pPr>
            <w:ins w:id="4022" w:author="LKY" w:date="2026-05-22T20:45:21Z">
              <w:r>
                <w:rPr>
                  <w:rFonts w:hint="eastAsia" w:ascii="Times New Roman" w:hAnsi="Times New Roman"/>
                  <w:vertAlign w:val="baseline"/>
                  <w:lang w:val="en-US" w:eastAsia="zh-CN"/>
                </w:rPr>
                <w:t>PE</w:t>
              </w:r>
            </w:ins>
          </w:p>
        </w:tc>
      </w:tr>
      <w:tr w14:paraId="4771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23" w:author="LKY" w:date="2026-05-22T20:45:21Z"/>
        </w:trPr>
        <w:tc>
          <w:tcPr>
            <w:tcW w:w="1061" w:type="pct"/>
            <w:tcBorders>
              <w:top w:val="single" w:color="auto" w:sz="4" w:space="0"/>
              <w:left w:val="single" w:color="auto" w:sz="4" w:space="0"/>
              <w:bottom w:val="single" w:color="auto" w:sz="4" w:space="0"/>
              <w:right w:val="single" w:color="auto" w:sz="4" w:space="0"/>
            </w:tcBorders>
            <w:noWrap w:val="0"/>
            <w:vAlign w:val="top"/>
          </w:tcPr>
          <w:p w14:paraId="46595C0E">
            <w:pPr>
              <w:jc w:val="center"/>
              <w:rPr>
                <w:ins w:id="4024" w:author="LKY" w:date="2026-05-22T20:45:21Z"/>
                <w:rFonts w:hint="default" w:ascii="Times New Roman" w:hAnsi="Times New Roman"/>
                <w:vertAlign w:val="baseline"/>
                <w:lang w:val="en-US" w:eastAsia="zh-CN"/>
              </w:rPr>
            </w:pPr>
            <w:ins w:id="4025" w:author="LKY" w:date="2026-05-22T20:45:21Z">
              <w:r>
                <w:rPr>
                  <w:rFonts w:hint="eastAsia" w:ascii="Times New Roman" w:hAnsi="Times New Roman"/>
                  <w:vertAlign w:val="baseline"/>
                  <w:lang w:val="en-US" w:eastAsia="zh-CN"/>
                </w:rPr>
                <w:t>端口号</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01CC7E80">
            <w:pPr>
              <w:jc w:val="center"/>
              <w:rPr>
                <w:ins w:id="4026" w:author="LKY" w:date="2026-05-22T20:45:21Z"/>
                <w:rFonts w:hint="default" w:ascii="Times New Roman" w:hAnsi="Times New Roman"/>
                <w:vertAlign w:val="baseline"/>
                <w:lang w:val="en-US" w:eastAsia="zh-CN"/>
              </w:rPr>
            </w:pPr>
            <w:ins w:id="4027" w:author="LKY" w:date="2026-05-22T20:45:21Z">
              <w:r>
                <w:rPr>
                  <w:rFonts w:hint="eastAsia" w:ascii="Times New Roman" w:hAnsi="Times New Roman"/>
                  <w:vertAlign w:val="baseline"/>
                  <w:lang w:val="en-US" w:eastAsia="zh-CN"/>
                </w:rPr>
                <w:t>A1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502B07F9">
            <w:pPr>
              <w:jc w:val="center"/>
              <w:rPr>
                <w:ins w:id="4028" w:author="LKY" w:date="2026-05-22T20:45:21Z"/>
                <w:rFonts w:hint="default" w:ascii="Times New Roman" w:hAnsi="Times New Roman"/>
                <w:vertAlign w:val="baseline"/>
                <w:lang w:val="en-US" w:eastAsia="zh-CN"/>
              </w:rPr>
            </w:pPr>
            <w:ins w:id="4029" w:author="LKY" w:date="2026-05-22T20:45:21Z">
              <w:r>
                <w:rPr>
                  <w:rFonts w:hint="eastAsia" w:ascii="Times New Roman" w:hAnsi="Times New Roman"/>
                  <w:vertAlign w:val="baseline"/>
                  <w:lang w:val="en-US" w:eastAsia="zh-CN"/>
                </w:rPr>
                <w:t>A2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04F1CE">
            <w:pPr>
              <w:jc w:val="center"/>
              <w:rPr>
                <w:ins w:id="4030" w:author="LKY" w:date="2026-05-22T20:45:21Z"/>
                <w:rFonts w:hint="default" w:ascii="Times New Roman" w:hAnsi="Times New Roman"/>
                <w:vertAlign w:val="baseline"/>
                <w:lang w:val="en-US" w:eastAsia="zh-CN"/>
              </w:rPr>
            </w:pPr>
            <w:ins w:id="4031" w:author="LKY" w:date="2026-05-22T20:45:21Z">
              <w:r>
                <w:rPr>
                  <w:rFonts w:hint="eastAsia" w:ascii="Times New Roman" w:hAnsi="Times New Roman"/>
                  <w:vertAlign w:val="baseline"/>
                  <w:lang w:val="en-US" w:eastAsia="zh-CN"/>
                </w:rPr>
                <w:t>A3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4880A024">
            <w:pPr>
              <w:jc w:val="center"/>
              <w:rPr>
                <w:ins w:id="4032" w:author="LKY" w:date="2026-05-22T20:45:21Z"/>
                <w:rFonts w:hint="default" w:ascii="Times New Roman" w:hAnsi="Times New Roman"/>
                <w:vertAlign w:val="baseline"/>
                <w:lang w:val="en-US" w:eastAsia="zh-CN"/>
              </w:rPr>
            </w:pPr>
            <w:ins w:id="4033" w:author="LKY" w:date="2026-05-22T20:45:21Z">
              <w:r>
                <w:rPr>
                  <w:rFonts w:hint="eastAsia" w:ascii="Times New Roman" w:hAnsi="Times New Roman"/>
                  <w:vertAlign w:val="baseline"/>
                  <w:lang w:val="en-US" w:eastAsia="zh-CN"/>
                </w:rPr>
                <w:t>A4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6E55BC3B">
            <w:pPr>
              <w:jc w:val="center"/>
              <w:rPr>
                <w:ins w:id="4034" w:author="LKY" w:date="2026-05-22T20:45:21Z"/>
                <w:rFonts w:hint="default" w:ascii="Times New Roman" w:hAnsi="Times New Roman"/>
                <w:vertAlign w:val="baseline"/>
                <w:lang w:val="en-US" w:eastAsia="zh-CN"/>
              </w:rPr>
            </w:pPr>
            <w:ins w:id="4035" w:author="LKY" w:date="2026-05-22T20:45:21Z">
              <w:r>
                <w:rPr>
                  <w:rFonts w:hint="eastAsia" w:ascii="Times New Roman" w:hAnsi="Times New Roman"/>
                  <w:vertAlign w:val="baseline"/>
                  <w:lang w:val="en-US" w:eastAsia="zh-CN"/>
                </w:rPr>
                <w:t>A9</w:t>
              </w:r>
            </w:ins>
          </w:p>
        </w:tc>
      </w:tr>
      <w:tr w14:paraId="1013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36" w:author="LKY" w:date="2026-05-22T20:45:21Z"/>
        </w:trPr>
        <w:tc>
          <w:tcPr>
            <w:tcW w:w="1061" w:type="pct"/>
            <w:tcBorders>
              <w:top w:val="single" w:color="auto" w:sz="4" w:space="0"/>
              <w:left w:val="single" w:color="auto" w:sz="4" w:space="0"/>
              <w:bottom w:val="single" w:color="auto" w:sz="4" w:space="0"/>
              <w:right w:val="single" w:color="auto" w:sz="4" w:space="0"/>
            </w:tcBorders>
            <w:noWrap w:val="0"/>
            <w:vAlign w:val="top"/>
          </w:tcPr>
          <w:p w14:paraId="075CFCBF">
            <w:pPr>
              <w:jc w:val="center"/>
              <w:rPr>
                <w:ins w:id="4037" w:author="LKY" w:date="2026-05-22T20:45:21Z"/>
                <w:rFonts w:hint="default" w:ascii="Times New Roman" w:hAnsi="Times New Roman"/>
                <w:vertAlign w:val="baseline"/>
                <w:lang w:val="en-US" w:eastAsia="zh-CN"/>
              </w:rPr>
            </w:pPr>
            <w:ins w:id="4038" w:author="LKY" w:date="2026-05-22T20:45:21Z">
              <w:r>
                <w:rPr>
                  <w:rFonts w:hint="eastAsia" w:ascii="Times New Roman" w:hAnsi="Times New Roman"/>
                  <w:vertAlign w:val="baseline"/>
                  <w:lang w:val="en-US" w:eastAsia="zh-CN"/>
                </w:rPr>
                <w:t>名称</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8618543">
            <w:pPr>
              <w:jc w:val="center"/>
              <w:rPr>
                <w:ins w:id="4039" w:author="LKY" w:date="2026-05-22T20:45:21Z"/>
                <w:rFonts w:hint="default" w:ascii="Times New Roman" w:hAnsi="Times New Roman"/>
                <w:vertAlign w:val="baseline"/>
                <w:lang w:val="en-US" w:eastAsia="zh-CN"/>
              </w:rPr>
            </w:pPr>
            <w:ins w:id="4040" w:author="LKY" w:date="2026-05-22T20:45:21Z">
              <w:r>
                <w:rPr>
                  <w:rFonts w:hint="eastAsia" w:ascii="Times New Roman" w:hAnsi="Times New Roman"/>
                  <w:vertAlign w:val="baseline"/>
                  <w:lang w:val="en-US" w:eastAsia="zh-CN"/>
                </w:rPr>
                <w:t>AI1+</w:t>
              </w:r>
            </w:ins>
          </w:p>
        </w:tc>
        <w:tc>
          <w:tcPr>
            <w:tcW w:w="802" w:type="pct"/>
            <w:tcBorders>
              <w:top w:val="single" w:color="auto" w:sz="4" w:space="0"/>
              <w:left w:val="single" w:color="auto" w:sz="4" w:space="0"/>
              <w:bottom w:val="single" w:color="auto" w:sz="4" w:space="0"/>
              <w:right w:val="single" w:color="auto" w:sz="4" w:space="0"/>
            </w:tcBorders>
            <w:noWrap w:val="0"/>
            <w:vAlign w:val="top"/>
          </w:tcPr>
          <w:p w14:paraId="29695E41">
            <w:pPr>
              <w:jc w:val="center"/>
              <w:rPr>
                <w:ins w:id="4041" w:author="LKY" w:date="2026-05-22T20:45:21Z"/>
                <w:rFonts w:hint="default" w:ascii="Times New Roman" w:hAnsi="Times New Roman"/>
                <w:vertAlign w:val="baseline"/>
                <w:lang w:val="en-US" w:eastAsia="zh-CN"/>
              </w:rPr>
            </w:pPr>
            <w:ins w:id="4042" w:author="LKY" w:date="2026-05-22T20:45:21Z">
              <w:r>
                <w:rPr>
                  <w:rFonts w:hint="eastAsia" w:ascii="Times New Roman" w:hAnsi="Times New Roman"/>
                  <w:vertAlign w:val="baseline"/>
                  <w:lang w:val="en-US" w:eastAsia="zh-CN"/>
                </w:rPr>
                <w:t>AI2+</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6BAB2391">
            <w:pPr>
              <w:jc w:val="center"/>
              <w:rPr>
                <w:ins w:id="4043" w:author="LKY" w:date="2026-05-22T20:45:21Z"/>
                <w:rFonts w:hint="default" w:ascii="Times New Roman" w:hAnsi="Times New Roman"/>
                <w:vertAlign w:val="baseline"/>
                <w:lang w:val="en-US" w:eastAsia="zh-CN"/>
              </w:rPr>
            </w:pPr>
            <w:ins w:id="4044" w:author="LKY" w:date="2026-05-22T20:45:21Z">
              <w:r>
                <w:rPr>
                  <w:rFonts w:hint="eastAsia" w:ascii="Times New Roman" w:hAnsi="Times New Roman"/>
                  <w:vertAlign w:val="baseline"/>
                  <w:lang w:val="en-US" w:eastAsia="zh-CN"/>
                </w:rPr>
                <w:t>AI3+</w:t>
              </w:r>
            </w:ins>
          </w:p>
        </w:tc>
        <w:tc>
          <w:tcPr>
            <w:tcW w:w="812" w:type="pct"/>
            <w:tcBorders>
              <w:top w:val="single" w:color="auto" w:sz="4" w:space="0"/>
              <w:left w:val="single" w:color="auto" w:sz="4" w:space="0"/>
              <w:bottom w:val="single" w:color="auto" w:sz="4" w:space="0"/>
              <w:right w:val="single" w:color="auto" w:sz="4" w:space="0"/>
            </w:tcBorders>
            <w:noWrap w:val="0"/>
            <w:vAlign w:val="top"/>
          </w:tcPr>
          <w:p w14:paraId="71C05F93">
            <w:pPr>
              <w:jc w:val="center"/>
              <w:rPr>
                <w:ins w:id="4045" w:author="LKY" w:date="2026-05-22T20:45:21Z"/>
                <w:rFonts w:hint="default" w:ascii="Times New Roman" w:hAnsi="Times New Roman"/>
                <w:vertAlign w:val="baseline"/>
                <w:lang w:val="en-US" w:eastAsia="zh-CN"/>
              </w:rPr>
            </w:pPr>
            <w:ins w:id="4046" w:author="LKY" w:date="2026-05-22T20:45:21Z">
              <w:r>
                <w:rPr>
                  <w:rFonts w:hint="eastAsia" w:ascii="Times New Roman" w:hAnsi="Times New Roman"/>
                  <w:vertAlign w:val="baseline"/>
                  <w:lang w:val="en-US" w:eastAsia="zh-CN"/>
                </w:rPr>
                <w:t>AI4+</w:t>
              </w:r>
            </w:ins>
          </w:p>
        </w:tc>
        <w:tc>
          <w:tcPr>
            <w:tcW w:w="699" w:type="pct"/>
            <w:tcBorders>
              <w:top w:val="single" w:color="auto" w:sz="4" w:space="0"/>
              <w:left w:val="single" w:color="auto" w:sz="4" w:space="0"/>
              <w:bottom w:val="single" w:color="auto" w:sz="4" w:space="0"/>
              <w:right w:val="single" w:color="auto" w:sz="4" w:space="0"/>
            </w:tcBorders>
            <w:noWrap w:val="0"/>
            <w:vAlign w:val="top"/>
          </w:tcPr>
          <w:p w14:paraId="4A613DD5">
            <w:pPr>
              <w:jc w:val="center"/>
              <w:rPr>
                <w:ins w:id="4047" w:author="LKY" w:date="2026-05-22T20:45:21Z"/>
                <w:rFonts w:hint="default" w:ascii="Times New Roman" w:hAnsi="Times New Roman"/>
                <w:vertAlign w:val="baseline"/>
                <w:lang w:val="en-US" w:eastAsia="zh-CN"/>
              </w:rPr>
            </w:pPr>
            <w:ins w:id="4048" w:author="LKY" w:date="2026-05-22T20:45:21Z">
              <w:r>
                <w:rPr>
                  <w:rFonts w:hint="eastAsia" w:ascii="Times New Roman" w:hAnsi="Times New Roman"/>
                  <w:vertAlign w:val="baseline"/>
                  <w:lang w:val="en-US" w:eastAsia="zh-CN"/>
                </w:rPr>
                <w:t>PE</w:t>
              </w:r>
            </w:ins>
          </w:p>
        </w:tc>
      </w:tr>
    </w:tbl>
    <w:p w14:paraId="386002B0">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rFonts w:hint="eastAsia" w:ascii="Times New Roman" w:hAnsi="Times New Roman" w:eastAsia="宋体" w:cs="宋体"/>
          <w:b w:val="0"/>
          <w:bCs w:val="0"/>
          <w:iCs/>
          <w:color w:val="FF0000"/>
          <w:kern w:val="2"/>
          <w:sz w:val="24"/>
          <w:szCs w:val="24"/>
          <w:lang w:val="en-US" w:eastAsia="zh-CN" w:bidi="ar-SA"/>
        </w:rPr>
      </w:pPr>
    </w:p>
    <w:p w14:paraId="074AC6A4">
      <w:pPr>
        <w:rPr>
          <w:rFonts w:hint="default"/>
          <w:lang w:val="en-US" w:eastAsia="zh-CN"/>
        </w:rPr>
      </w:pPr>
    </w:p>
    <w:p w14:paraId="3F10BE5C">
      <w:pPr>
        <w:rPr>
          <w:rFonts w:hint="default"/>
          <w:lang w:val="en-US" w:eastAsia="zh-CN"/>
        </w:rPr>
      </w:pPr>
    </w:p>
    <w:p w14:paraId="6FB008FA">
      <w:pPr>
        <w:pStyle w:val="12"/>
        <w:ind w:left="0" w:leftChars="0" w:firstLine="0" w:firstLineChars="0"/>
        <w:outlineLvl w:val="2"/>
        <w:rPr>
          <w:rFonts w:hint="eastAsia" w:ascii="Times New Roman" w:hAnsi="Times New Roman"/>
          <w:b/>
          <w:bCs/>
          <w:sz w:val="28"/>
          <w:szCs w:val="28"/>
          <w:lang w:val="en-US" w:eastAsia="zh-CN"/>
        </w:rPr>
      </w:pPr>
      <w:bookmarkStart w:id="101" w:name="_Toc1467"/>
      <w:bookmarkStart w:id="102" w:name="_Toc13032"/>
      <w:bookmarkStart w:id="103" w:name="_Toc10510"/>
      <w:bookmarkStart w:id="104" w:name="_Toc2050"/>
      <w:bookmarkStart w:id="105" w:name="_Toc15654"/>
      <w:r>
        <w:rPr>
          <w:rFonts w:hint="eastAsia" w:ascii="Times New Roman" w:hAnsi="Times New Roman"/>
          <w:b/>
          <w:bCs/>
          <w:sz w:val="28"/>
          <w:szCs w:val="28"/>
          <w:lang w:val="en-US" w:eastAsia="zh-CN"/>
        </w:rPr>
        <w:t>2.3.</w:t>
      </w:r>
      <w:ins w:id="4049" w:author="LKY" w:date="2026-08-28T19:15:38Z">
        <w:r>
          <w:rPr>
            <w:rFonts w:hint="eastAsia" w:ascii="Times New Roman" w:hAnsi="Times New Roman"/>
            <w:b/>
            <w:bCs/>
            <w:sz w:val="28"/>
            <w:szCs w:val="28"/>
            <w:lang w:val="en-US" w:eastAsia="zh-CN"/>
          </w:rPr>
          <w:t>7</w:t>
        </w:r>
      </w:ins>
      <w:del w:id="4050" w:author="LKY" w:date="2026-08-28T19:15:37Z">
        <w:r>
          <w:rPr>
            <w:rFonts w:hint="eastAsia" w:ascii="Times New Roman" w:hAnsi="Times New Roman"/>
            <w:b/>
            <w:bCs/>
            <w:sz w:val="28"/>
            <w:szCs w:val="28"/>
            <w:lang w:val="en-US" w:eastAsia="zh-CN"/>
          </w:rPr>
          <w:delText>6</w:delText>
        </w:r>
      </w:del>
      <w:r>
        <w:rPr>
          <w:rFonts w:hint="eastAsia" w:ascii="Times New Roman" w:hAnsi="Times New Roman"/>
          <w:b/>
          <w:bCs/>
          <w:sz w:val="28"/>
          <w:szCs w:val="28"/>
          <w:lang w:val="en-US" w:eastAsia="zh-CN"/>
        </w:rPr>
        <w:t xml:space="preserve"> </w:t>
      </w:r>
      <w:r>
        <w:rPr>
          <w:rFonts w:hint="default" w:ascii="Times New Roman" w:hAnsi="Times New Roman"/>
          <w:b/>
          <w:bCs/>
          <w:sz w:val="28"/>
          <w:szCs w:val="28"/>
          <w:lang w:val="en-US" w:eastAsia="zh-CN"/>
        </w:rPr>
        <w:t>RTD</w:t>
      </w:r>
      <w:r>
        <w:rPr>
          <w:rFonts w:hint="eastAsia" w:ascii="Times New Roman" w:hAnsi="Times New Roman"/>
          <w:b/>
          <w:bCs/>
          <w:sz w:val="28"/>
          <w:szCs w:val="28"/>
          <w:lang w:val="en-US" w:eastAsia="zh-CN"/>
        </w:rPr>
        <w:t>模块</w:t>
      </w:r>
      <w:bookmarkEnd w:id="101"/>
      <w:bookmarkEnd w:id="102"/>
      <w:bookmarkEnd w:id="103"/>
      <w:bookmarkEnd w:id="104"/>
      <w:bookmarkEnd w:id="105"/>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7"/>
        <w:gridCol w:w="850"/>
        <w:gridCol w:w="851"/>
        <w:gridCol w:w="851"/>
        <w:gridCol w:w="851"/>
        <w:gridCol w:w="851"/>
        <w:gridCol w:w="851"/>
        <w:gridCol w:w="851"/>
        <w:gridCol w:w="864"/>
      </w:tblGrid>
      <w:tr w14:paraId="3A3FC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51" w:author="LKY" w:date="2026-05-22T20:45:49Z"/>
        </w:trPr>
        <w:tc>
          <w:tcPr>
            <w:tcW w:w="5000" w:type="pct"/>
            <w:gridSpan w:val="10"/>
            <w:tcBorders>
              <w:top w:val="single" w:color="auto" w:sz="4" w:space="0"/>
            </w:tcBorders>
            <w:noWrap w:val="0"/>
            <w:vAlign w:val="top"/>
          </w:tcPr>
          <w:p w14:paraId="195EDAE2">
            <w:pPr>
              <w:pBdr>
                <w:top w:val="none" w:color="auto" w:sz="0" w:space="0"/>
                <w:left w:val="none" w:color="auto" w:sz="0" w:space="0"/>
                <w:bottom w:val="none" w:color="auto" w:sz="0" w:space="0"/>
                <w:right w:val="none" w:color="auto" w:sz="0" w:space="0"/>
                <w:between w:val="none" w:color="auto" w:sz="0" w:space="0"/>
              </w:pBdr>
              <w:jc w:val="center"/>
              <w:rPr>
                <w:ins w:id="4052" w:author="LKY" w:date="2026-05-22T20:45:49Z"/>
                <w:rFonts w:hint="eastAsia" w:ascii="Times New Roman" w:hAnsi="Times New Roman"/>
                <w:vertAlign w:val="baseline"/>
                <w:lang w:val="en-US" w:eastAsia="zh-CN"/>
              </w:rPr>
            </w:pPr>
            <w:ins w:id="4053" w:author="LKY" w:date="2026-05-22T20:45:49Z">
              <w:r>
                <w:rPr>
                  <w:rFonts w:hint="eastAsia" w:ascii="Times New Roman" w:hAnsi="Times New Roman"/>
                  <w:vertAlign w:val="baseline"/>
                  <w:lang w:val="en-US" w:eastAsia="zh-CN"/>
                </w:rPr>
                <w:t>N5041/N5042/N5043/N5044模块</w:t>
              </w:r>
            </w:ins>
            <w:ins w:id="4054" w:author="L" w:date="2026-06-15T15:40:42Z">
              <w:r>
                <w:rPr>
                  <w:rFonts w:hint="eastAsia" w:ascii="Times New Roman" w:hAnsi="Times New Roman"/>
                  <w:vertAlign w:val="baseline"/>
                  <w:lang w:val="en-US" w:eastAsia="zh-CN"/>
                </w:rPr>
                <w:t>（±0.</w:t>
              </w:r>
            </w:ins>
            <w:ins w:id="4055" w:author="L" w:date="2026-06-15T15:40:48Z">
              <w:r>
                <w:rPr>
                  <w:rFonts w:hint="eastAsia" w:ascii="Times New Roman" w:hAnsi="Times New Roman"/>
                  <w:vertAlign w:val="baseline"/>
                  <w:lang w:val="en-US" w:eastAsia="zh-CN"/>
                </w:rPr>
                <w:t>5</w:t>
              </w:r>
            </w:ins>
            <w:ins w:id="4056" w:author="L" w:date="2026-06-15T15:40:42Z">
              <w:r>
                <w:rPr>
                  <w:rFonts w:hint="eastAsia" w:ascii="Times New Roman" w:hAnsi="Times New Roman"/>
                  <w:vertAlign w:val="baseline"/>
                  <w:lang w:val="en-US" w:eastAsia="zh-CN"/>
                </w:rPr>
                <w:t>误差）</w:t>
              </w:r>
            </w:ins>
          </w:p>
        </w:tc>
      </w:tr>
      <w:tr w14:paraId="54C3B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57" w:author="LKY" w:date="2026-05-22T20:45:49Z"/>
        </w:trPr>
        <w:tc>
          <w:tcPr>
            <w:tcW w:w="497" w:type="pct"/>
            <w:tcBorders>
              <w:top w:val="single" w:color="auto" w:sz="4" w:space="0"/>
            </w:tcBorders>
            <w:noWrap w:val="0"/>
            <w:vAlign w:val="top"/>
          </w:tcPr>
          <w:p w14:paraId="69275ECC">
            <w:pPr>
              <w:jc w:val="center"/>
              <w:rPr>
                <w:ins w:id="4058" w:author="LKY" w:date="2026-05-22T20:45:49Z"/>
                <w:rFonts w:hint="default" w:ascii="Times New Roman" w:hAnsi="Times New Roman"/>
                <w:vertAlign w:val="baseline"/>
                <w:lang w:val="en-US" w:eastAsia="zh-CN"/>
              </w:rPr>
            </w:pPr>
            <w:ins w:id="4059" w:author="LKY" w:date="2026-05-22T20:45:49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5C15A8CC">
            <w:pPr>
              <w:jc w:val="center"/>
              <w:rPr>
                <w:ins w:id="4060" w:author="LKY" w:date="2026-05-22T20:45:49Z"/>
                <w:rFonts w:hint="default" w:ascii="Times New Roman" w:hAnsi="Times New Roman" w:eastAsiaTheme="minorEastAsia" w:cstheme="minorBidi"/>
                <w:kern w:val="2"/>
                <w:sz w:val="21"/>
                <w:szCs w:val="24"/>
                <w:vertAlign w:val="baseline"/>
                <w:lang w:val="en-US" w:eastAsia="zh-CN" w:bidi="ar-SA"/>
              </w:rPr>
            </w:pPr>
            <w:ins w:id="4061" w:author="LKY" w:date="2026-05-22T20:45:49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0DAED4AE">
            <w:pPr>
              <w:jc w:val="center"/>
              <w:rPr>
                <w:ins w:id="4062" w:author="LKY" w:date="2026-05-22T20:45:49Z"/>
                <w:rFonts w:hint="default" w:ascii="Times New Roman" w:hAnsi="Times New Roman" w:eastAsiaTheme="minorEastAsia" w:cstheme="minorBidi"/>
                <w:kern w:val="2"/>
                <w:sz w:val="21"/>
                <w:szCs w:val="24"/>
                <w:vertAlign w:val="baseline"/>
                <w:lang w:val="en-US" w:eastAsia="zh-CN" w:bidi="ar-SA"/>
              </w:rPr>
            </w:pPr>
            <w:ins w:id="4063" w:author="LKY" w:date="2026-05-22T20:45:49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6B7BBF4E">
            <w:pPr>
              <w:jc w:val="center"/>
              <w:rPr>
                <w:ins w:id="4064" w:author="LKY" w:date="2026-05-22T20:45:49Z"/>
                <w:rFonts w:hint="default" w:ascii="Times New Roman" w:hAnsi="Times New Roman" w:eastAsiaTheme="minorEastAsia" w:cstheme="minorBidi"/>
                <w:kern w:val="2"/>
                <w:sz w:val="21"/>
                <w:szCs w:val="24"/>
                <w:vertAlign w:val="baseline"/>
                <w:lang w:val="en-US" w:eastAsia="zh-CN" w:bidi="ar-SA"/>
              </w:rPr>
            </w:pPr>
            <w:ins w:id="4065" w:author="LKY" w:date="2026-05-22T20:45:49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55AFB239">
            <w:pPr>
              <w:jc w:val="center"/>
              <w:rPr>
                <w:ins w:id="4066" w:author="LKY" w:date="2026-05-22T20:45:49Z"/>
                <w:rFonts w:hint="default" w:ascii="Times New Roman" w:hAnsi="Times New Roman" w:eastAsiaTheme="minorEastAsia" w:cstheme="minorBidi"/>
                <w:kern w:val="2"/>
                <w:sz w:val="21"/>
                <w:szCs w:val="24"/>
                <w:vertAlign w:val="baseline"/>
                <w:lang w:val="en-US" w:eastAsia="zh-CN" w:bidi="ar-SA"/>
              </w:rPr>
            </w:pPr>
            <w:ins w:id="4067" w:author="LKY" w:date="2026-05-22T20:45:49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764E7063">
            <w:pPr>
              <w:jc w:val="center"/>
              <w:rPr>
                <w:ins w:id="4068" w:author="LKY" w:date="2026-05-22T20:45:49Z"/>
                <w:rFonts w:hint="default" w:ascii="Times New Roman" w:hAnsi="Times New Roman" w:eastAsiaTheme="minorEastAsia" w:cstheme="minorBidi"/>
                <w:kern w:val="2"/>
                <w:sz w:val="21"/>
                <w:szCs w:val="24"/>
                <w:vertAlign w:val="baseline"/>
                <w:lang w:val="en-US" w:eastAsia="zh-CN" w:bidi="ar-SA"/>
              </w:rPr>
            </w:pPr>
            <w:ins w:id="4069" w:author="LKY" w:date="2026-05-22T20:45:49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4D36270F">
            <w:pPr>
              <w:jc w:val="center"/>
              <w:rPr>
                <w:ins w:id="4070" w:author="LKY" w:date="2026-05-22T20:45:49Z"/>
                <w:rFonts w:hint="default" w:ascii="Times New Roman" w:hAnsi="Times New Roman" w:eastAsiaTheme="minorEastAsia" w:cstheme="minorBidi"/>
                <w:kern w:val="2"/>
                <w:sz w:val="21"/>
                <w:szCs w:val="24"/>
                <w:vertAlign w:val="baseline"/>
                <w:lang w:val="en-US" w:eastAsia="zh-CN" w:bidi="ar-SA"/>
              </w:rPr>
            </w:pPr>
            <w:ins w:id="4071" w:author="LKY" w:date="2026-05-22T20:45:49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3174620F">
            <w:pPr>
              <w:jc w:val="center"/>
              <w:rPr>
                <w:ins w:id="4072" w:author="LKY" w:date="2026-05-22T20:45:49Z"/>
                <w:rFonts w:hint="default" w:ascii="Times New Roman" w:hAnsi="Times New Roman"/>
                <w:vertAlign w:val="baseline"/>
                <w:lang w:val="en-US" w:eastAsia="zh-CN"/>
              </w:rPr>
            </w:pPr>
            <w:ins w:id="4073" w:author="LKY" w:date="2026-05-22T20:45:49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2461429D">
            <w:pPr>
              <w:jc w:val="center"/>
              <w:rPr>
                <w:ins w:id="4074" w:author="LKY" w:date="2026-05-22T20:45:49Z"/>
                <w:rFonts w:hint="default" w:ascii="Times New Roman" w:hAnsi="Times New Roman"/>
                <w:vertAlign w:val="baseline"/>
                <w:lang w:val="en-US" w:eastAsia="zh-CN"/>
              </w:rPr>
            </w:pPr>
            <w:ins w:id="4075" w:author="LKY" w:date="2026-05-22T20:45:49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60BFA092">
            <w:pPr>
              <w:jc w:val="center"/>
              <w:rPr>
                <w:ins w:id="4076" w:author="LKY" w:date="2026-05-22T20:45:49Z"/>
                <w:rFonts w:hint="default" w:ascii="Times New Roman" w:hAnsi="Times New Roman"/>
                <w:vertAlign w:val="baseline"/>
                <w:lang w:val="en-US" w:eastAsia="zh-CN"/>
              </w:rPr>
            </w:pPr>
            <w:ins w:id="4077" w:author="LKY" w:date="2026-05-22T20:45:49Z">
              <w:r>
                <w:rPr>
                  <w:rFonts w:hint="eastAsia" w:ascii="Times New Roman" w:hAnsi="Times New Roman"/>
                  <w:vertAlign w:val="baseline"/>
                  <w:lang w:val="en-US" w:eastAsia="zh-CN"/>
                </w:rPr>
                <w:t>B9</w:t>
              </w:r>
            </w:ins>
          </w:p>
        </w:tc>
      </w:tr>
      <w:tr w14:paraId="3C279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78" w:author="LKY" w:date="2026-05-22T20:45:49Z"/>
        </w:trPr>
        <w:tc>
          <w:tcPr>
            <w:tcW w:w="497" w:type="pct"/>
            <w:noWrap w:val="0"/>
            <w:vAlign w:val="top"/>
          </w:tcPr>
          <w:p w14:paraId="19E4D193">
            <w:pPr>
              <w:jc w:val="center"/>
              <w:rPr>
                <w:ins w:id="4079" w:author="LKY" w:date="2026-05-22T20:45:49Z"/>
                <w:rFonts w:hint="default" w:ascii="Times New Roman" w:hAnsi="Times New Roman"/>
                <w:vertAlign w:val="baseline"/>
                <w:lang w:val="en-US" w:eastAsia="zh-CN"/>
              </w:rPr>
            </w:pPr>
            <w:ins w:id="4080" w:author="LKY" w:date="2026-05-22T20:45:49Z">
              <w:r>
                <w:rPr>
                  <w:rFonts w:hint="eastAsia" w:ascii="Times New Roman" w:hAnsi="Times New Roman"/>
                  <w:vertAlign w:val="baseline"/>
                  <w:lang w:val="en-US" w:eastAsia="zh-CN"/>
                </w:rPr>
                <w:t>名称</w:t>
              </w:r>
            </w:ins>
          </w:p>
        </w:tc>
        <w:tc>
          <w:tcPr>
            <w:tcW w:w="497" w:type="pct"/>
            <w:noWrap w:val="0"/>
            <w:vAlign w:val="top"/>
          </w:tcPr>
          <w:p w14:paraId="51D058E1">
            <w:pPr>
              <w:jc w:val="center"/>
              <w:rPr>
                <w:ins w:id="4081" w:author="LKY" w:date="2026-05-22T20:45:49Z"/>
                <w:rFonts w:hint="default" w:ascii="Times New Roman" w:hAnsi="Times New Roman"/>
                <w:vertAlign w:val="baseline"/>
                <w:lang w:val="en-US" w:eastAsia="zh-CN"/>
              </w:rPr>
            </w:pPr>
            <w:ins w:id="4082" w:author="LKY" w:date="2026-05-22T20:45:49Z">
              <w:r>
                <w:rPr>
                  <w:rFonts w:hint="eastAsia" w:ascii="Times New Roman" w:hAnsi="Times New Roman"/>
                  <w:vertAlign w:val="baseline"/>
                  <w:lang w:val="en-US" w:eastAsia="zh-CN"/>
                </w:rPr>
                <w:t>RTD1+</w:t>
              </w:r>
            </w:ins>
          </w:p>
        </w:tc>
        <w:tc>
          <w:tcPr>
            <w:tcW w:w="499" w:type="pct"/>
            <w:noWrap w:val="0"/>
            <w:vAlign w:val="top"/>
          </w:tcPr>
          <w:p w14:paraId="7E863234">
            <w:pPr>
              <w:jc w:val="center"/>
              <w:rPr>
                <w:ins w:id="4083" w:author="LKY" w:date="2026-05-22T20:45:49Z"/>
                <w:rFonts w:hint="default" w:ascii="Times New Roman" w:hAnsi="Times New Roman"/>
                <w:vertAlign w:val="baseline"/>
                <w:lang w:val="en-US" w:eastAsia="zh-CN"/>
              </w:rPr>
            </w:pPr>
            <w:ins w:id="4084" w:author="LKY" w:date="2026-05-22T20:45:49Z">
              <w:r>
                <w:rPr>
                  <w:rFonts w:hint="eastAsia" w:ascii="Times New Roman" w:hAnsi="Times New Roman"/>
                  <w:vertAlign w:val="baseline"/>
                  <w:lang w:val="en-US" w:eastAsia="zh-CN"/>
                </w:rPr>
                <w:t>1+</w:t>
              </w:r>
            </w:ins>
          </w:p>
        </w:tc>
        <w:tc>
          <w:tcPr>
            <w:tcW w:w="500" w:type="pct"/>
            <w:noWrap w:val="0"/>
            <w:vAlign w:val="top"/>
          </w:tcPr>
          <w:p w14:paraId="00AA7849">
            <w:pPr>
              <w:jc w:val="center"/>
              <w:rPr>
                <w:ins w:id="4085" w:author="LKY" w:date="2026-05-22T20:45:49Z"/>
                <w:rFonts w:hint="default" w:ascii="Times New Roman" w:hAnsi="Times New Roman" w:eastAsiaTheme="minorEastAsia" w:cstheme="minorBidi"/>
                <w:kern w:val="2"/>
                <w:sz w:val="21"/>
                <w:szCs w:val="24"/>
                <w:vertAlign w:val="baseline"/>
                <w:lang w:val="en-US" w:eastAsia="zh-CN" w:bidi="ar-SA"/>
              </w:rPr>
            </w:pPr>
            <w:ins w:id="4086" w:author="LKY" w:date="2026-05-22T20:45:49Z">
              <w:r>
                <w:rPr>
                  <w:rFonts w:hint="eastAsia" w:ascii="Times New Roman" w:hAnsi="Times New Roman" w:cstheme="minorBidi"/>
                  <w:kern w:val="2"/>
                  <w:sz w:val="21"/>
                  <w:szCs w:val="24"/>
                  <w:vertAlign w:val="baseline"/>
                  <w:lang w:val="en-US" w:eastAsia="zh-CN" w:bidi="ar-SA"/>
                </w:rPr>
                <w:t>1-</w:t>
              </w:r>
            </w:ins>
          </w:p>
        </w:tc>
        <w:tc>
          <w:tcPr>
            <w:tcW w:w="500" w:type="pct"/>
            <w:noWrap w:val="0"/>
            <w:vAlign w:val="top"/>
          </w:tcPr>
          <w:p w14:paraId="4B051A94">
            <w:pPr>
              <w:jc w:val="center"/>
              <w:rPr>
                <w:ins w:id="4087" w:author="LKY" w:date="2026-05-22T20:45:49Z"/>
                <w:rFonts w:hint="default" w:ascii="Times New Roman" w:hAnsi="Times New Roman" w:eastAsiaTheme="minorEastAsia" w:cstheme="minorBidi"/>
                <w:kern w:val="2"/>
                <w:sz w:val="21"/>
                <w:szCs w:val="24"/>
                <w:vertAlign w:val="baseline"/>
                <w:lang w:val="en-US" w:eastAsia="zh-CN" w:bidi="ar-SA"/>
              </w:rPr>
            </w:pPr>
            <w:ins w:id="4088" w:author="LKY" w:date="2026-05-22T20:45:49Z">
              <w:r>
                <w:rPr>
                  <w:rFonts w:hint="eastAsia" w:ascii="Times New Roman" w:hAnsi="Times New Roman" w:cstheme="minorBidi"/>
                  <w:kern w:val="2"/>
                  <w:sz w:val="21"/>
                  <w:szCs w:val="24"/>
                  <w:vertAlign w:val="baseline"/>
                  <w:lang w:val="en-US" w:eastAsia="zh-CN" w:bidi="ar-SA"/>
                </w:rPr>
                <w:t>RTD1-</w:t>
              </w:r>
            </w:ins>
          </w:p>
        </w:tc>
        <w:tc>
          <w:tcPr>
            <w:tcW w:w="500" w:type="pct"/>
            <w:noWrap w:val="0"/>
            <w:vAlign w:val="top"/>
          </w:tcPr>
          <w:p w14:paraId="16E1BDB2">
            <w:pPr>
              <w:jc w:val="center"/>
              <w:rPr>
                <w:ins w:id="4089" w:author="LKY" w:date="2026-05-22T20:45:49Z"/>
                <w:rFonts w:hint="default" w:ascii="Times New Roman" w:hAnsi="Times New Roman"/>
                <w:vertAlign w:val="baseline"/>
                <w:lang w:val="en-US" w:eastAsia="zh-CN"/>
              </w:rPr>
            </w:pPr>
            <w:ins w:id="4090" w:author="LKY" w:date="2026-05-22T20:45:49Z">
              <w:r>
                <w:rPr>
                  <w:rFonts w:hint="eastAsia" w:ascii="Times New Roman" w:hAnsi="Times New Roman"/>
                  <w:vertAlign w:val="baseline"/>
                  <w:lang w:val="en-US" w:eastAsia="zh-CN"/>
                </w:rPr>
                <w:t>RTD3+</w:t>
              </w:r>
            </w:ins>
          </w:p>
        </w:tc>
        <w:tc>
          <w:tcPr>
            <w:tcW w:w="500" w:type="pct"/>
            <w:noWrap w:val="0"/>
            <w:vAlign w:val="top"/>
          </w:tcPr>
          <w:p w14:paraId="219548A5">
            <w:pPr>
              <w:jc w:val="center"/>
              <w:rPr>
                <w:ins w:id="4091" w:author="LKY" w:date="2026-05-22T20:45:49Z"/>
                <w:rFonts w:hint="default" w:ascii="Times New Roman" w:hAnsi="Times New Roman"/>
                <w:vertAlign w:val="baseline"/>
                <w:lang w:val="en-US" w:eastAsia="zh-CN"/>
              </w:rPr>
            </w:pPr>
            <w:ins w:id="4092" w:author="LKY" w:date="2026-05-22T20:45:49Z">
              <w:r>
                <w:rPr>
                  <w:rFonts w:hint="eastAsia" w:ascii="Times New Roman" w:hAnsi="Times New Roman"/>
                  <w:vertAlign w:val="baseline"/>
                  <w:lang w:val="en-US" w:eastAsia="zh-CN"/>
                </w:rPr>
                <w:t>3+</w:t>
              </w:r>
            </w:ins>
          </w:p>
        </w:tc>
        <w:tc>
          <w:tcPr>
            <w:tcW w:w="500" w:type="pct"/>
            <w:noWrap w:val="0"/>
            <w:vAlign w:val="top"/>
          </w:tcPr>
          <w:p w14:paraId="0A308FBB">
            <w:pPr>
              <w:jc w:val="center"/>
              <w:rPr>
                <w:ins w:id="4093" w:author="LKY" w:date="2026-05-22T20:45:49Z"/>
                <w:rFonts w:hint="default" w:ascii="Times New Roman" w:hAnsi="Times New Roman"/>
                <w:vertAlign w:val="baseline"/>
                <w:lang w:val="en-US" w:eastAsia="zh-CN"/>
              </w:rPr>
            </w:pPr>
            <w:ins w:id="4094" w:author="LKY" w:date="2026-05-22T20:45:49Z">
              <w:r>
                <w:rPr>
                  <w:rFonts w:hint="eastAsia" w:ascii="Times New Roman" w:hAnsi="Times New Roman"/>
                  <w:vertAlign w:val="baseline"/>
                  <w:lang w:val="en-US" w:eastAsia="zh-CN"/>
                </w:rPr>
                <w:t>3-</w:t>
              </w:r>
            </w:ins>
          </w:p>
        </w:tc>
        <w:tc>
          <w:tcPr>
            <w:tcW w:w="500" w:type="pct"/>
            <w:noWrap w:val="0"/>
            <w:vAlign w:val="top"/>
          </w:tcPr>
          <w:p w14:paraId="58186FDB">
            <w:pPr>
              <w:jc w:val="center"/>
              <w:rPr>
                <w:ins w:id="4095" w:author="LKY" w:date="2026-05-22T20:45:49Z"/>
                <w:rFonts w:hint="default" w:ascii="Times New Roman" w:hAnsi="Times New Roman"/>
                <w:vertAlign w:val="baseline"/>
                <w:lang w:val="en-US" w:eastAsia="zh-CN"/>
              </w:rPr>
            </w:pPr>
            <w:ins w:id="4096" w:author="LKY" w:date="2026-05-22T20:45:49Z">
              <w:r>
                <w:rPr>
                  <w:rFonts w:hint="eastAsia" w:ascii="Times New Roman" w:hAnsi="Times New Roman"/>
                  <w:vertAlign w:val="baseline"/>
                  <w:lang w:val="en-US" w:eastAsia="zh-CN"/>
                </w:rPr>
                <w:t>RTD3-</w:t>
              </w:r>
            </w:ins>
          </w:p>
        </w:tc>
        <w:tc>
          <w:tcPr>
            <w:tcW w:w="499" w:type="pct"/>
            <w:noWrap w:val="0"/>
            <w:vAlign w:val="top"/>
          </w:tcPr>
          <w:p w14:paraId="1F16889B">
            <w:pPr>
              <w:jc w:val="center"/>
              <w:rPr>
                <w:ins w:id="4097" w:author="LKY" w:date="2026-05-22T20:45:49Z"/>
                <w:rFonts w:hint="default" w:ascii="Times New Roman" w:hAnsi="Times New Roman"/>
                <w:vertAlign w:val="baseline"/>
                <w:lang w:val="en-US" w:eastAsia="zh-CN"/>
              </w:rPr>
            </w:pPr>
            <w:ins w:id="4098" w:author="LKY" w:date="2026-05-22T20:45:49Z">
              <w:r>
                <w:rPr>
                  <w:rFonts w:hint="eastAsia" w:ascii="Times New Roman" w:hAnsi="Times New Roman"/>
                  <w:vertAlign w:val="baseline"/>
                  <w:lang w:val="en-US" w:eastAsia="zh-CN"/>
                </w:rPr>
                <w:t>PE</w:t>
              </w:r>
            </w:ins>
          </w:p>
        </w:tc>
      </w:tr>
      <w:tr w14:paraId="40D1E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099" w:author="LKY" w:date="2026-05-22T20:45:49Z"/>
        </w:trPr>
        <w:tc>
          <w:tcPr>
            <w:tcW w:w="497" w:type="pct"/>
            <w:noWrap w:val="0"/>
            <w:vAlign w:val="top"/>
          </w:tcPr>
          <w:p w14:paraId="1F0FF0AE">
            <w:pPr>
              <w:jc w:val="center"/>
              <w:rPr>
                <w:ins w:id="4100" w:author="LKY" w:date="2026-05-22T20:45:49Z"/>
                <w:rFonts w:hint="default" w:ascii="Times New Roman" w:hAnsi="Times New Roman"/>
                <w:vertAlign w:val="baseline"/>
                <w:lang w:val="en-US" w:eastAsia="zh-CN"/>
              </w:rPr>
            </w:pPr>
            <w:ins w:id="4101" w:author="LKY" w:date="2026-05-22T20:45:49Z">
              <w:r>
                <w:rPr>
                  <w:rFonts w:hint="eastAsia" w:ascii="Times New Roman" w:hAnsi="Times New Roman"/>
                  <w:vertAlign w:val="baseline"/>
                  <w:lang w:val="en-US" w:eastAsia="zh-CN"/>
                </w:rPr>
                <w:t>端口号</w:t>
              </w:r>
            </w:ins>
          </w:p>
        </w:tc>
        <w:tc>
          <w:tcPr>
            <w:tcW w:w="497" w:type="pct"/>
            <w:noWrap w:val="0"/>
            <w:vAlign w:val="top"/>
          </w:tcPr>
          <w:p w14:paraId="25F4A1A2">
            <w:pPr>
              <w:jc w:val="center"/>
              <w:rPr>
                <w:ins w:id="4102" w:author="LKY" w:date="2026-05-22T20:45:49Z"/>
                <w:rFonts w:hint="default" w:ascii="Times New Roman" w:hAnsi="Times New Roman"/>
                <w:vertAlign w:val="baseline"/>
                <w:lang w:val="en-US" w:eastAsia="zh-CN"/>
              </w:rPr>
            </w:pPr>
            <w:ins w:id="4103" w:author="LKY" w:date="2026-05-22T20:45:49Z">
              <w:r>
                <w:rPr>
                  <w:rFonts w:hint="eastAsia" w:ascii="Times New Roman" w:hAnsi="Times New Roman"/>
                  <w:vertAlign w:val="baseline"/>
                  <w:lang w:val="en-US" w:eastAsia="zh-CN"/>
                </w:rPr>
                <w:t>A1</w:t>
              </w:r>
            </w:ins>
          </w:p>
        </w:tc>
        <w:tc>
          <w:tcPr>
            <w:tcW w:w="499" w:type="pct"/>
            <w:noWrap w:val="0"/>
            <w:vAlign w:val="top"/>
          </w:tcPr>
          <w:p w14:paraId="733F6DFA">
            <w:pPr>
              <w:jc w:val="center"/>
              <w:rPr>
                <w:ins w:id="4104" w:author="LKY" w:date="2026-05-22T20:45:49Z"/>
                <w:rFonts w:hint="default" w:ascii="Times New Roman" w:hAnsi="Times New Roman"/>
                <w:vertAlign w:val="baseline"/>
                <w:lang w:val="en-US" w:eastAsia="zh-CN"/>
              </w:rPr>
            </w:pPr>
            <w:ins w:id="4105" w:author="LKY" w:date="2026-05-22T20:45:49Z">
              <w:r>
                <w:rPr>
                  <w:rFonts w:hint="eastAsia" w:ascii="Times New Roman" w:hAnsi="Times New Roman"/>
                  <w:vertAlign w:val="baseline"/>
                  <w:lang w:val="en-US" w:eastAsia="zh-CN"/>
                </w:rPr>
                <w:t>A2</w:t>
              </w:r>
            </w:ins>
          </w:p>
        </w:tc>
        <w:tc>
          <w:tcPr>
            <w:tcW w:w="500" w:type="pct"/>
            <w:noWrap w:val="0"/>
            <w:vAlign w:val="top"/>
          </w:tcPr>
          <w:p w14:paraId="355C612D">
            <w:pPr>
              <w:jc w:val="center"/>
              <w:rPr>
                <w:ins w:id="4106" w:author="LKY" w:date="2026-05-22T20:45:49Z"/>
                <w:rFonts w:hint="default" w:ascii="Times New Roman" w:hAnsi="Times New Roman"/>
                <w:vertAlign w:val="baseline"/>
                <w:lang w:val="en-US" w:eastAsia="zh-CN"/>
              </w:rPr>
            </w:pPr>
            <w:ins w:id="4107" w:author="LKY" w:date="2026-05-22T20:45:49Z">
              <w:r>
                <w:rPr>
                  <w:rFonts w:hint="eastAsia" w:ascii="Times New Roman" w:hAnsi="Times New Roman"/>
                  <w:vertAlign w:val="baseline"/>
                  <w:lang w:val="en-US" w:eastAsia="zh-CN"/>
                </w:rPr>
                <w:t>A3</w:t>
              </w:r>
            </w:ins>
          </w:p>
        </w:tc>
        <w:tc>
          <w:tcPr>
            <w:tcW w:w="500" w:type="pct"/>
            <w:noWrap w:val="0"/>
            <w:vAlign w:val="top"/>
          </w:tcPr>
          <w:p w14:paraId="4E36B0FF">
            <w:pPr>
              <w:jc w:val="center"/>
              <w:rPr>
                <w:ins w:id="4108" w:author="LKY" w:date="2026-05-22T20:45:49Z"/>
                <w:rFonts w:hint="default" w:ascii="Times New Roman" w:hAnsi="Times New Roman"/>
                <w:vertAlign w:val="baseline"/>
                <w:lang w:val="en-US" w:eastAsia="zh-CN"/>
              </w:rPr>
            </w:pPr>
            <w:ins w:id="4109" w:author="LKY" w:date="2026-05-22T20:45:49Z">
              <w:r>
                <w:rPr>
                  <w:rFonts w:hint="eastAsia" w:ascii="Times New Roman" w:hAnsi="Times New Roman"/>
                  <w:vertAlign w:val="baseline"/>
                  <w:lang w:val="en-US" w:eastAsia="zh-CN"/>
                </w:rPr>
                <w:t>A4</w:t>
              </w:r>
            </w:ins>
          </w:p>
        </w:tc>
        <w:tc>
          <w:tcPr>
            <w:tcW w:w="500" w:type="pct"/>
            <w:noWrap w:val="0"/>
            <w:vAlign w:val="top"/>
          </w:tcPr>
          <w:p w14:paraId="160DE9B2">
            <w:pPr>
              <w:jc w:val="center"/>
              <w:rPr>
                <w:ins w:id="4110" w:author="LKY" w:date="2026-05-22T20:45:49Z"/>
                <w:rFonts w:hint="default" w:ascii="Times New Roman" w:hAnsi="Times New Roman"/>
                <w:vertAlign w:val="baseline"/>
                <w:lang w:val="en-US" w:eastAsia="zh-CN"/>
              </w:rPr>
            </w:pPr>
            <w:ins w:id="4111" w:author="LKY" w:date="2026-05-22T20:45:49Z">
              <w:r>
                <w:rPr>
                  <w:rFonts w:hint="eastAsia" w:ascii="Times New Roman" w:hAnsi="Times New Roman"/>
                  <w:vertAlign w:val="baseline"/>
                  <w:lang w:val="en-US" w:eastAsia="zh-CN"/>
                </w:rPr>
                <w:t>A5</w:t>
              </w:r>
            </w:ins>
          </w:p>
        </w:tc>
        <w:tc>
          <w:tcPr>
            <w:tcW w:w="500" w:type="pct"/>
            <w:noWrap w:val="0"/>
            <w:vAlign w:val="top"/>
          </w:tcPr>
          <w:p w14:paraId="43463DC7">
            <w:pPr>
              <w:jc w:val="center"/>
              <w:rPr>
                <w:ins w:id="4112" w:author="LKY" w:date="2026-05-22T20:45:49Z"/>
                <w:rFonts w:hint="default" w:ascii="Times New Roman" w:hAnsi="Times New Roman"/>
                <w:vertAlign w:val="baseline"/>
                <w:lang w:val="en-US" w:eastAsia="zh-CN"/>
              </w:rPr>
            </w:pPr>
            <w:ins w:id="4113" w:author="LKY" w:date="2026-05-22T20:45:49Z">
              <w:r>
                <w:rPr>
                  <w:rFonts w:hint="eastAsia" w:ascii="Times New Roman" w:hAnsi="Times New Roman"/>
                  <w:vertAlign w:val="baseline"/>
                  <w:lang w:val="en-US" w:eastAsia="zh-CN"/>
                </w:rPr>
                <w:t>A6</w:t>
              </w:r>
            </w:ins>
          </w:p>
        </w:tc>
        <w:tc>
          <w:tcPr>
            <w:tcW w:w="500" w:type="pct"/>
            <w:noWrap w:val="0"/>
            <w:vAlign w:val="top"/>
          </w:tcPr>
          <w:p w14:paraId="042751BD">
            <w:pPr>
              <w:jc w:val="center"/>
              <w:rPr>
                <w:ins w:id="4114" w:author="LKY" w:date="2026-05-22T20:45:49Z"/>
                <w:rFonts w:hint="default" w:ascii="Times New Roman" w:hAnsi="Times New Roman"/>
                <w:vertAlign w:val="baseline"/>
                <w:lang w:val="en-US" w:eastAsia="zh-CN"/>
              </w:rPr>
            </w:pPr>
            <w:ins w:id="4115" w:author="LKY" w:date="2026-05-22T20:45:49Z">
              <w:r>
                <w:rPr>
                  <w:rFonts w:hint="eastAsia" w:ascii="Times New Roman" w:hAnsi="Times New Roman"/>
                  <w:vertAlign w:val="baseline"/>
                  <w:lang w:val="en-US" w:eastAsia="zh-CN"/>
                </w:rPr>
                <w:t>A7</w:t>
              </w:r>
            </w:ins>
          </w:p>
        </w:tc>
        <w:tc>
          <w:tcPr>
            <w:tcW w:w="500" w:type="pct"/>
            <w:noWrap w:val="0"/>
            <w:vAlign w:val="top"/>
          </w:tcPr>
          <w:p w14:paraId="1A345D3F">
            <w:pPr>
              <w:jc w:val="center"/>
              <w:rPr>
                <w:ins w:id="4116" w:author="LKY" w:date="2026-05-22T20:45:49Z"/>
                <w:rFonts w:hint="default" w:ascii="Times New Roman" w:hAnsi="Times New Roman"/>
                <w:vertAlign w:val="baseline"/>
                <w:lang w:val="en-US" w:eastAsia="zh-CN"/>
              </w:rPr>
            </w:pPr>
            <w:ins w:id="4117" w:author="LKY" w:date="2026-05-22T20:45:49Z">
              <w:r>
                <w:rPr>
                  <w:rFonts w:hint="eastAsia" w:ascii="Times New Roman" w:hAnsi="Times New Roman"/>
                  <w:vertAlign w:val="baseline"/>
                  <w:lang w:val="en-US" w:eastAsia="zh-CN"/>
                </w:rPr>
                <w:t>A8</w:t>
              </w:r>
            </w:ins>
          </w:p>
        </w:tc>
        <w:tc>
          <w:tcPr>
            <w:tcW w:w="499" w:type="pct"/>
            <w:noWrap w:val="0"/>
            <w:vAlign w:val="top"/>
          </w:tcPr>
          <w:p w14:paraId="382F6617">
            <w:pPr>
              <w:jc w:val="center"/>
              <w:rPr>
                <w:ins w:id="4118" w:author="LKY" w:date="2026-05-22T20:45:49Z"/>
                <w:rFonts w:hint="default" w:ascii="Times New Roman" w:hAnsi="Times New Roman"/>
                <w:vertAlign w:val="baseline"/>
                <w:lang w:val="en-US" w:eastAsia="zh-CN"/>
              </w:rPr>
            </w:pPr>
            <w:ins w:id="4119" w:author="LKY" w:date="2026-05-22T20:45:49Z">
              <w:r>
                <w:rPr>
                  <w:rFonts w:hint="eastAsia" w:ascii="Times New Roman" w:hAnsi="Times New Roman"/>
                  <w:vertAlign w:val="baseline"/>
                  <w:lang w:val="en-US" w:eastAsia="zh-CN"/>
                </w:rPr>
                <w:t>A9</w:t>
              </w:r>
            </w:ins>
          </w:p>
        </w:tc>
      </w:tr>
      <w:tr w14:paraId="0020B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20" w:author="LKY" w:date="2026-05-22T20:45:49Z"/>
        </w:trPr>
        <w:tc>
          <w:tcPr>
            <w:tcW w:w="497" w:type="pct"/>
            <w:noWrap w:val="0"/>
            <w:vAlign w:val="top"/>
          </w:tcPr>
          <w:p w14:paraId="4D67745C">
            <w:pPr>
              <w:jc w:val="center"/>
              <w:rPr>
                <w:ins w:id="4121" w:author="LKY" w:date="2026-05-22T20:45:49Z"/>
                <w:rFonts w:hint="default" w:ascii="Times New Roman" w:hAnsi="Times New Roman"/>
                <w:vertAlign w:val="baseline"/>
                <w:lang w:val="en-US" w:eastAsia="zh-CN"/>
              </w:rPr>
            </w:pPr>
            <w:ins w:id="4122" w:author="LKY" w:date="2026-05-22T20:45:49Z">
              <w:r>
                <w:rPr>
                  <w:rFonts w:hint="eastAsia" w:ascii="Times New Roman" w:hAnsi="Times New Roman"/>
                  <w:vertAlign w:val="baseline"/>
                  <w:lang w:val="en-US" w:eastAsia="zh-CN"/>
                </w:rPr>
                <w:t>名称</w:t>
              </w:r>
            </w:ins>
          </w:p>
        </w:tc>
        <w:tc>
          <w:tcPr>
            <w:tcW w:w="497" w:type="pct"/>
            <w:noWrap w:val="0"/>
            <w:vAlign w:val="top"/>
          </w:tcPr>
          <w:p w14:paraId="2745C6D6">
            <w:pPr>
              <w:jc w:val="center"/>
              <w:rPr>
                <w:ins w:id="4123" w:author="LKY" w:date="2026-05-22T20:45:49Z"/>
                <w:rFonts w:hint="default" w:ascii="Times New Roman" w:hAnsi="Times New Roman"/>
                <w:vertAlign w:val="baseline"/>
                <w:lang w:val="en-US" w:eastAsia="zh-CN"/>
              </w:rPr>
            </w:pPr>
            <w:ins w:id="4124" w:author="LKY" w:date="2026-05-22T20:45:49Z">
              <w:r>
                <w:rPr>
                  <w:rFonts w:hint="eastAsia" w:ascii="Times New Roman" w:hAnsi="Times New Roman"/>
                  <w:vertAlign w:val="baseline"/>
                  <w:lang w:val="en-US" w:eastAsia="zh-CN"/>
                </w:rPr>
                <w:t>RTD2+</w:t>
              </w:r>
            </w:ins>
          </w:p>
        </w:tc>
        <w:tc>
          <w:tcPr>
            <w:tcW w:w="499" w:type="pct"/>
            <w:noWrap w:val="0"/>
            <w:vAlign w:val="top"/>
          </w:tcPr>
          <w:p w14:paraId="363E9E81">
            <w:pPr>
              <w:jc w:val="center"/>
              <w:rPr>
                <w:ins w:id="4125" w:author="LKY" w:date="2026-05-22T20:45:49Z"/>
                <w:rFonts w:hint="default" w:ascii="Times New Roman" w:hAnsi="Times New Roman"/>
                <w:vertAlign w:val="baseline"/>
                <w:lang w:val="en-US" w:eastAsia="zh-CN"/>
              </w:rPr>
            </w:pPr>
            <w:ins w:id="4126" w:author="LKY" w:date="2026-05-22T20:45:49Z">
              <w:r>
                <w:rPr>
                  <w:rFonts w:hint="eastAsia" w:ascii="Times New Roman" w:hAnsi="Times New Roman"/>
                  <w:vertAlign w:val="baseline"/>
                  <w:lang w:val="en-US" w:eastAsia="zh-CN"/>
                </w:rPr>
                <w:t>2+</w:t>
              </w:r>
            </w:ins>
          </w:p>
        </w:tc>
        <w:tc>
          <w:tcPr>
            <w:tcW w:w="500" w:type="pct"/>
            <w:noWrap w:val="0"/>
            <w:vAlign w:val="top"/>
          </w:tcPr>
          <w:p w14:paraId="5FD851CD">
            <w:pPr>
              <w:jc w:val="center"/>
              <w:rPr>
                <w:ins w:id="4127" w:author="LKY" w:date="2026-05-22T20:45:49Z"/>
                <w:rFonts w:hint="default" w:ascii="Times New Roman" w:hAnsi="Times New Roman"/>
                <w:vertAlign w:val="baseline"/>
                <w:lang w:val="en-US" w:eastAsia="zh-CN"/>
              </w:rPr>
            </w:pPr>
            <w:ins w:id="4128" w:author="LKY" w:date="2026-05-22T20:45:49Z">
              <w:r>
                <w:rPr>
                  <w:rFonts w:hint="eastAsia" w:ascii="Times New Roman" w:hAnsi="Times New Roman"/>
                  <w:vertAlign w:val="baseline"/>
                  <w:lang w:val="en-US" w:eastAsia="zh-CN"/>
                </w:rPr>
                <w:t>2-</w:t>
              </w:r>
            </w:ins>
          </w:p>
        </w:tc>
        <w:tc>
          <w:tcPr>
            <w:tcW w:w="500" w:type="pct"/>
            <w:noWrap w:val="0"/>
            <w:vAlign w:val="top"/>
          </w:tcPr>
          <w:p w14:paraId="38905132">
            <w:pPr>
              <w:jc w:val="center"/>
              <w:rPr>
                <w:ins w:id="4129" w:author="LKY" w:date="2026-05-22T20:45:49Z"/>
                <w:rFonts w:hint="default" w:ascii="Times New Roman" w:hAnsi="Times New Roman"/>
                <w:vertAlign w:val="baseline"/>
                <w:lang w:val="en-US" w:eastAsia="zh-CN"/>
              </w:rPr>
            </w:pPr>
            <w:ins w:id="4130" w:author="LKY" w:date="2026-05-22T20:45:49Z">
              <w:r>
                <w:rPr>
                  <w:rFonts w:hint="eastAsia" w:ascii="Times New Roman" w:hAnsi="Times New Roman"/>
                  <w:vertAlign w:val="baseline"/>
                  <w:lang w:val="en-US" w:eastAsia="zh-CN"/>
                </w:rPr>
                <w:t>RTD2-</w:t>
              </w:r>
            </w:ins>
          </w:p>
        </w:tc>
        <w:tc>
          <w:tcPr>
            <w:tcW w:w="500" w:type="pct"/>
            <w:noWrap w:val="0"/>
            <w:vAlign w:val="top"/>
          </w:tcPr>
          <w:p w14:paraId="3042CF53">
            <w:pPr>
              <w:jc w:val="center"/>
              <w:rPr>
                <w:ins w:id="4131" w:author="LKY" w:date="2026-05-22T20:45:49Z"/>
                <w:rFonts w:hint="default" w:ascii="Times New Roman" w:hAnsi="Times New Roman"/>
                <w:vertAlign w:val="baseline"/>
                <w:lang w:val="en-US" w:eastAsia="zh-CN"/>
              </w:rPr>
            </w:pPr>
            <w:ins w:id="4132" w:author="LKY" w:date="2026-05-22T20:45:49Z">
              <w:r>
                <w:rPr>
                  <w:rFonts w:hint="eastAsia" w:ascii="Times New Roman" w:hAnsi="Times New Roman"/>
                  <w:vertAlign w:val="baseline"/>
                  <w:lang w:val="en-US" w:eastAsia="zh-CN"/>
                </w:rPr>
                <w:t>RTD4+</w:t>
              </w:r>
            </w:ins>
          </w:p>
        </w:tc>
        <w:tc>
          <w:tcPr>
            <w:tcW w:w="500" w:type="pct"/>
            <w:noWrap w:val="0"/>
            <w:vAlign w:val="top"/>
          </w:tcPr>
          <w:p w14:paraId="7054BEF6">
            <w:pPr>
              <w:jc w:val="center"/>
              <w:rPr>
                <w:ins w:id="4133" w:author="LKY" w:date="2026-05-22T20:45:49Z"/>
                <w:rFonts w:hint="default" w:ascii="Times New Roman" w:hAnsi="Times New Roman"/>
                <w:vertAlign w:val="baseline"/>
                <w:lang w:val="en-US" w:eastAsia="zh-CN"/>
              </w:rPr>
            </w:pPr>
            <w:ins w:id="4134" w:author="LKY" w:date="2026-05-22T20:45:49Z">
              <w:r>
                <w:rPr>
                  <w:rFonts w:hint="eastAsia" w:ascii="Times New Roman" w:hAnsi="Times New Roman"/>
                  <w:vertAlign w:val="baseline"/>
                  <w:lang w:val="en-US" w:eastAsia="zh-CN"/>
                </w:rPr>
                <w:t>4+</w:t>
              </w:r>
            </w:ins>
          </w:p>
        </w:tc>
        <w:tc>
          <w:tcPr>
            <w:tcW w:w="500" w:type="pct"/>
            <w:noWrap w:val="0"/>
            <w:vAlign w:val="top"/>
          </w:tcPr>
          <w:p w14:paraId="254F786F">
            <w:pPr>
              <w:jc w:val="center"/>
              <w:rPr>
                <w:ins w:id="4135" w:author="LKY" w:date="2026-05-22T20:45:49Z"/>
                <w:rFonts w:hint="default" w:ascii="Times New Roman" w:hAnsi="Times New Roman"/>
                <w:vertAlign w:val="baseline"/>
                <w:lang w:val="en-US" w:eastAsia="zh-CN"/>
              </w:rPr>
            </w:pPr>
            <w:ins w:id="4136" w:author="LKY" w:date="2026-05-22T20:45:49Z">
              <w:r>
                <w:rPr>
                  <w:rFonts w:hint="eastAsia" w:ascii="Times New Roman" w:hAnsi="Times New Roman"/>
                  <w:vertAlign w:val="baseline"/>
                  <w:lang w:val="en-US" w:eastAsia="zh-CN"/>
                </w:rPr>
                <w:t>4-</w:t>
              </w:r>
            </w:ins>
          </w:p>
        </w:tc>
        <w:tc>
          <w:tcPr>
            <w:tcW w:w="500" w:type="pct"/>
            <w:noWrap w:val="0"/>
            <w:vAlign w:val="top"/>
          </w:tcPr>
          <w:p w14:paraId="07ECCE98">
            <w:pPr>
              <w:jc w:val="center"/>
              <w:rPr>
                <w:ins w:id="4137" w:author="LKY" w:date="2026-05-22T20:45:49Z"/>
                <w:rFonts w:hint="default" w:ascii="Times New Roman" w:hAnsi="Times New Roman"/>
                <w:vertAlign w:val="baseline"/>
                <w:lang w:val="en-US" w:eastAsia="zh-CN"/>
              </w:rPr>
            </w:pPr>
            <w:ins w:id="4138" w:author="LKY" w:date="2026-05-22T20:45:49Z">
              <w:r>
                <w:rPr>
                  <w:rFonts w:hint="eastAsia" w:ascii="Times New Roman" w:hAnsi="Times New Roman"/>
                  <w:vertAlign w:val="baseline"/>
                  <w:lang w:val="en-US" w:eastAsia="zh-CN"/>
                </w:rPr>
                <w:t>RTD4-</w:t>
              </w:r>
            </w:ins>
          </w:p>
        </w:tc>
        <w:tc>
          <w:tcPr>
            <w:tcW w:w="499" w:type="pct"/>
            <w:noWrap w:val="0"/>
            <w:vAlign w:val="top"/>
          </w:tcPr>
          <w:p w14:paraId="139997CD">
            <w:pPr>
              <w:jc w:val="center"/>
              <w:rPr>
                <w:ins w:id="4139" w:author="LKY" w:date="2026-05-22T20:45:49Z"/>
                <w:rFonts w:hint="default" w:ascii="Times New Roman" w:hAnsi="Times New Roman"/>
                <w:vertAlign w:val="baseline"/>
                <w:lang w:val="en-US" w:eastAsia="zh-CN"/>
              </w:rPr>
            </w:pPr>
            <w:ins w:id="4140" w:author="LKY" w:date="2026-05-22T20:45:49Z">
              <w:r>
                <w:rPr>
                  <w:rFonts w:hint="eastAsia" w:ascii="Times New Roman" w:hAnsi="Times New Roman"/>
                  <w:vertAlign w:val="baseline"/>
                  <w:lang w:val="en-US" w:eastAsia="zh-CN"/>
                </w:rPr>
                <w:t>PE</w:t>
              </w:r>
            </w:ins>
          </w:p>
        </w:tc>
      </w:tr>
    </w:tbl>
    <w:p w14:paraId="46D3567B">
      <w:pPr>
        <w:rPr>
          <w:ins w:id="4141" w:author="LKY" w:date="2026-05-22T20:45:49Z"/>
          <w:rFonts w:hint="default"/>
          <w:lang w:val="en-US" w:eastAsia="zh-CN"/>
        </w:rPr>
      </w:pPr>
    </w:p>
    <w:p w14:paraId="79A211B2">
      <w:pPr>
        <w:rPr>
          <w:ins w:id="4142" w:author="LKY" w:date="2026-05-22T20:45:49Z"/>
          <w:rFonts w:hint="default"/>
          <w:lang w:val="en-US" w:eastAsia="zh-CN"/>
        </w:rPr>
      </w:pPr>
    </w:p>
    <w:p w14:paraId="0AD6C1BD">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jc w:val="left"/>
        <w:textAlignment w:val="auto"/>
        <w:outlineLvl w:val="9"/>
        <w:rPr>
          <w:ins w:id="4143" w:author="LKY" w:date="2026-05-22T20:45:49Z"/>
          <w:rFonts w:hint="default" w:ascii="Times New Roman" w:hAnsi="Times New Roman" w:eastAsia="宋体" w:cs="宋体"/>
          <w:b w:val="0"/>
          <w:bCs w:val="0"/>
          <w:iCs/>
          <w:color w:val="FF0000"/>
          <w:kern w:val="2"/>
          <w:sz w:val="24"/>
          <w:szCs w:val="24"/>
          <w:lang w:val="en-US" w:eastAsia="zh-CN" w:bidi="ar-SA"/>
        </w:rPr>
      </w:pPr>
      <w:ins w:id="4144" w:author="LKY" w:date="2026-05-22T20:45:49Z">
        <w:r>
          <w:rPr>
            <w:rFonts w:hint="eastAsia" w:ascii="Times New Roman" w:hAnsi="Times New Roman" w:eastAsia="宋体" w:cs="宋体"/>
            <w:b w:val="0"/>
            <w:bCs w:val="0"/>
            <w:iCs/>
            <w:color w:val="FF0000"/>
            <w:kern w:val="2"/>
            <w:sz w:val="24"/>
            <w:szCs w:val="24"/>
            <w:lang w:val="en-US" w:eastAsia="zh-CN" w:bidi="ar-SA"/>
          </w:rPr>
          <w:t>注意：上述RTD模块采用共板形式，分别对应三线PT100电阻、三线PT1000电阻、四线PT100电阻、四线PT1000电阻。</w:t>
        </w:r>
      </w:ins>
    </w:p>
    <w:p w14:paraId="3DDF4F37">
      <w:pPr>
        <w:rPr>
          <w:ins w:id="4145" w:author="LKY" w:date="2026-05-22T20:45:49Z"/>
          <w:rFonts w:hint="default"/>
          <w:lang w:val="en-US" w:eastAsia="zh-CN"/>
        </w:rPr>
      </w:pPr>
    </w:p>
    <w:p w14:paraId="54CB14EB">
      <w:pPr>
        <w:pStyle w:val="12"/>
        <w:ind w:left="0" w:leftChars="0" w:firstLine="0" w:firstLineChars="0"/>
        <w:outlineLvl w:val="2"/>
        <w:rPr>
          <w:rFonts w:hint="eastAsia" w:ascii="Times New Roman" w:hAnsi="Times New Roman"/>
          <w:b/>
          <w:bCs/>
          <w:sz w:val="28"/>
          <w:szCs w:val="28"/>
          <w:lang w:val="en-US" w:eastAsia="zh-CN"/>
        </w:rPr>
      </w:pPr>
      <w:bookmarkStart w:id="106" w:name="_Toc16385"/>
      <w:bookmarkStart w:id="107" w:name="_Toc19336"/>
      <w:bookmarkStart w:id="108" w:name="_Toc5172"/>
      <w:bookmarkStart w:id="109" w:name="_Toc21840"/>
      <w:bookmarkStart w:id="110" w:name="_Toc9408"/>
      <w:r>
        <w:rPr>
          <w:rFonts w:hint="default" w:ascii="Times New Roman" w:hAnsi="Times New Roman"/>
          <w:b/>
          <w:bCs/>
          <w:sz w:val="28"/>
          <w:szCs w:val="28"/>
          <w:lang w:val="en-US" w:eastAsia="zh-CN"/>
        </w:rPr>
        <w:t>2.</w:t>
      </w:r>
      <w:r>
        <w:rPr>
          <w:rFonts w:hint="eastAsia" w:ascii="Times New Roman" w:hAnsi="Times New Roman"/>
          <w:b/>
          <w:bCs/>
          <w:sz w:val="28"/>
          <w:szCs w:val="28"/>
          <w:lang w:val="en-US" w:eastAsia="zh-CN"/>
        </w:rPr>
        <w:t>3</w:t>
      </w:r>
      <w:r>
        <w:rPr>
          <w:rFonts w:hint="default" w:ascii="Times New Roman" w:hAnsi="Times New Roman"/>
          <w:b/>
          <w:bCs/>
          <w:sz w:val="28"/>
          <w:szCs w:val="28"/>
          <w:lang w:val="en-US" w:eastAsia="zh-CN"/>
        </w:rPr>
        <w:t>.</w:t>
      </w:r>
      <w:del w:id="4146" w:author="LKY" w:date="2026-08-28T19:15:43Z">
        <w:r>
          <w:rPr>
            <w:rFonts w:hint="default" w:ascii="Times New Roman" w:hAnsi="Times New Roman"/>
            <w:b/>
            <w:bCs/>
            <w:sz w:val="28"/>
            <w:szCs w:val="28"/>
            <w:lang w:val="en-US" w:eastAsia="zh-CN"/>
          </w:rPr>
          <w:delText>7</w:delText>
        </w:r>
      </w:del>
      <w:ins w:id="4147" w:author="LKY" w:date="2026-08-28T19:15:41Z">
        <w:r>
          <w:rPr>
            <w:rFonts w:hint="eastAsia" w:ascii="Times New Roman" w:hAnsi="Times New Roman"/>
            <w:b/>
            <w:bCs/>
            <w:sz w:val="28"/>
            <w:szCs w:val="28"/>
            <w:lang w:val="en-US" w:eastAsia="zh-CN"/>
          </w:rPr>
          <w:t>8</w:t>
        </w:r>
      </w:ins>
      <w:ins w:id="4148" w:author="LKY" w:date="2026-08-28T19:15:47Z">
        <w:r>
          <w:rPr>
            <w:rFonts w:hint="eastAsia" w:ascii="Times New Roman" w:hAnsi="Times New Roman"/>
            <w:b/>
            <w:bCs/>
            <w:sz w:val="28"/>
            <w:szCs w:val="28"/>
            <w:lang w:val="en-US" w:eastAsia="zh-CN"/>
          </w:rPr>
          <w:t xml:space="preserve"> </w:t>
        </w:r>
      </w:ins>
      <w:del w:id="4149" w:author="LKY" w:date="2026-08-28T19:15:40Z">
        <w:r>
          <w:rPr>
            <w:rFonts w:hint="eastAsia" w:ascii="Times New Roman" w:hAnsi="Times New Roman"/>
            <w:b/>
            <w:bCs/>
            <w:sz w:val="28"/>
            <w:szCs w:val="28"/>
            <w:lang w:val="en-US" w:eastAsia="zh-CN"/>
          </w:rPr>
          <w:delText xml:space="preserve"> </w:delText>
        </w:r>
      </w:del>
      <w:r>
        <w:rPr>
          <w:rFonts w:hint="eastAsia" w:ascii="Times New Roman" w:hAnsi="Times New Roman"/>
          <w:b/>
          <w:bCs/>
          <w:sz w:val="28"/>
          <w:szCs w:val="28"/>
          <w:lang w:val="en-US" w:eastAsia="zh-CN"/>
        </w:rPr>
        <w:t>TC模块</w:t>
      </w:r>
      <w:bookmarkEnd w:id="106"/>
      <w:bookmarkEnd w:id="107"/>
      <w:bookmarkEnd w:id="108"/>
      <w:bookmarkEnd w:id="109"/>
      <w:bookmarkEnd w:id="110"/>
    </w:p>
    <w:tbl>
      <w:tblPr>
        <w:tblStyle w:val="14"/>
        <w:tblW w:w="499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846"/>
        <w:gridCol w:w="850"/>
        <w:gridCol w:w="851"/>
        <w:gridCol w:w="851"/>
        <w:gridCol w:w="851"/>
        <w:gridCol w:w="851"/>
        <w:gridCol w:w="851"/>
        <w:gridCol w:w="852"/>
        <w:gridCol w:w="864"/>
      </w:tblGrid>
      <w:tr w14:paraId="481A2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50" w:author="LKY" w:date="2026-05-22T20:46:11Z"/>
        </w:trPr>
        <w:tc>
          <w:tcPr>
            <w:tcW w:w="5000" w:type="pct"/>
            <w:gridSpan w:val="10"/>
            <w:tcBorders>
              <w:top w:val="single" w:color="auto" w:sz="4" w:space="0"/>
            </w:tcBorders>
            <w:noWrap w:val="0"/>
            <w:vAlign w:val="top"/>
          </w:tcPr>
          <w:p w14:paraId="063FBF7B">
            <w:pPr>
              <w:pBdr>
                <w:top w:val="none" w:color="auto" w:sz="0" w:space="0"/>
                <w:left w:val="none" w:color="auto" w:sz="0" w:space="0"/>
                <w:bottom w:val="none" w:color="auto" w:sz="0" w:space="0"/>
                <w:right w:val="none" w:color="auto" w:sz="0" w:space="0"/>
                <w:between w:val="none" w:color="auto" w:sz="0" w:space="0"/>
              </w:pBdr>
              <w:jc w:val="center"/>
              <w:rPr>
                <w:ins w:id="4151" w:author="LKY" w:date="2026-05-22T20:46:11Z"/>
                <w:rFonts w:hint="default" w:ascii="Times New Roman" w:hAnsi="Times New Roman"/>
                <w:vertAlign w:val="baseline"/>
                <w:lang w:val="en-US" w:eastAsia="zh-CN"/>
              </w:rPr>
            </w:pPr>
            <w:ins w:id="4152" w:author="LKY" w:date="2026-05-22T20:46:11Z">
              <w:r>
                <w:rPr>
                  <w:rFonts w:hint="eastAsia" w:ascii="Times New Roman" w:hAnsi="Times New Roman"/>
                  <w:vertAlign w:val="baseline"/>
                  <w:lang w:val="en-US" w:eastAsia="zh-CN"/>
                </w:rPr>
                <w:t>N5088模块</w:t>
              </w:r>
            </w:ins>
          </w:p>
        </w:tc>
      </w:tr>
      <w:tr w14:paraId="4E877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53" w:author="LKY" w:date="2026-05-22T20:46:11Z"/>
        </w:trPr>
        <w:tc>
          <w:tcPr>
            <w:tcW w:w="497" w:type="pct"/>
            <w:tcBorders>
              <w:top w:val="single" w:color="auto" w:sz="4" w:space="0"/>
            </w:tcBorders>
            <w:noWrap w:val="0"/>
            <w:vAlign w:val="top"/>
          </w:tcPr>
          <w:p w14:paraId="0B0EC520">
            <w:pPr>
              <w:jc w:val="center"/>
              <w:rPr>
                <w:ins w:id="4154" w:author="LKY" w:date="2026-05-22T20:46:11Z"/>
                <w:rFonts w:hint="default" w:ascii="Times New Roman" w:hAnsi="Times New Roman"/>
                <w:vertAlign w:val="baseline"/>
                <w:lang w:val="en-US" w:eastAsia="zh-CN"/>
              </w:rPr>
            </w:pPr>
            <w:ins w:id="4155" w:author="LKY" w:date="2026-05-22T20:46:11Z">
              <w:r>
                <w:rPr>
                  <w:rFonts w:hint="eastAsia" w:ascii="Times New Roman" w:hAnsi="Times New Roman"/>
                  <w:vertAlign w:val="baseline"/>
                  <w:lang w:val="en-US" w:eastAsia="zh-CN"/>
                </w:rPr>
                <w:t>端口号</w:t>
              </w:r>
            </w:ins>
          </w:p>
        </w:tc>
        <w:tc>
          <w:tcPr>
            <w:tcW w:w="497" w:type="pct"/>
            <w:tcBorders>
              <w:top w:val="single" w:color="auto" w:sz="4" w:space="0"/>
            </w:tcBorders>
            <w:noWrap w:val="0"/>
            <w:vAlign w:val="top"/>
          </w:tcPr>
          <w:p w14:paraId="7B534A13">
            <w:pPr>
              <w:jc w:val="center"/>
              <w:rPr>
                <w:ins w:id="4156" w:author="LKY" w:date="2026-05-22T20:46:11Z"/>
                <w:rFonts w:hint="default" w:ascii="Times New Roman" w:hAnsi="Times New Roman" w:eastAsiaTheme="minorEastAsia" w:cstheme="minorBidi"/>
                <w:kern w:val="2"/>
                <w:sz w:val="21"/>
                <w:szCs w:val="24"/>
                <w:vertAlign w:val="baseline"/>
                <w:lang w:val="en-US" w:eastAsia="zh-CN" w:bidi="ar-SA"/>
              </w:rPr>
            </w:pPr>
            <w:ins w:id="4157" w:author="LKY" w:date="2026-05-22T20:46:11Z">
              <w:r>
                <w:rPr>
                  <w:rFonts w:hint="eastAsia" w:ascii="Times New Roman" w:hAnsi="Times New Roman" w:cstheme="minorBidi"/>
                  <w:kern w:val="2"/>
                  <w:sz w:val="21"/>
                  <w:szCs w:val="24"/>
                  <w:vertAlign w:val="baseline"/>
                  <w:lang w:val="en-US" w:eastAsia="zh-CN" w:bidi="ar-SA"/>
                </w:rPr>
                <w:t>B1</w:t>
              </w:r>
            </w:ins>
          </w:p>
        </w:tc>
        <w:tc>
          <w:tcPr>
            <w:tcW w:w="499" w:type="pct"/>
            <w:tcBorders>
              <w:top w:val="single" w:color="auto" w:sz="4" w:space="0"/>
            </w:tcBorders>
            <w:noWrap w:val="0"/>
            <w:vAlign w:val="top"/>
          </w:tcPr>
          <w:p w14:paraId="3EE63BC1">
            <w:pPr>
              <w:jc w:val="center"/>
              <w:rPr>
                <w:ins w:id="4158" w:author="LKY" w:date="2026-05-22T20:46:11Z"/>
                <w:rFonts w:hint="default" w:ascii="Times New Roman" w:hAnsi="Times New Roman" w:eastAsiaTheme="minorEastAsia" w:cstheme="minorBidi"/>
                <w:kern w:val="2"/>
                <w:sz w:val="21"/>
                <w:szCs w:val="24"/>
                <w:vertAlign w:val="baseline"/>
                <w:lang w:val="en-US" w:eastAsia="zh-CN" w:bidi="ar-SA"/>
              </w:rPr>
            </w:pPr>
            <w:ins w:id="4159" w:author="LKY" w:date="2026-05-22T20:46:11Z">
              <w:r>
                <w:rPr>
                  <w:rFonts w:hint="eastAsia" w:ascii="Times New Roman" w:hAnsi="Times New Roman" w:cstheme="minorBidi"/>
                  <w:kern w:val="2"/>
                  <w:sz w:val="21"/>
                  <w:szCs w:val="24"/>
                  <w:vertAlign w:val="baseline"/>
                  <w:lang w:val="en-US" w:eastAsia="zh-CN" w:bidi="ar-SA"/>
                </w:rPr>
                <w:t>B2</w:t>
              </w:r>
            </w:ins>
          </w:p>
        </w:tc>
        <w:tc>
          <w:tcPr>
            <w:tcW w:w="500" w:type="pct"/>
            <w:tcBorders>
              <w:top w:val="single" w:color="auto" w:sz="4" w:space="0"/>
            </w:tcBorders>
            <w:noWrap w:val="0"/>
            <w:vAlign w:val="top"/>
          </w:tcPr>
          <w:p w14:paraId="31882D10">
            <w:pPr>
              <w:jc w:val="center"/>
              <w:rPr>
                <w:ins w:id="4160" w:author="LKY" w:date="2026-05-22T20:46:11Z"/>
                <w:rFonts w:hint="default" w:ascii="Times New Roman" w:hAnsi="Times New Roman" w:eastAsiaTheme="minorEastAsia" w:cstheme="minorBidi"/>
                <w:kern w:val="2"/>
                <w:sz w:val="21"/>
                <w:szCs w:val="24"/>
                <w:vertAlign w:val="baseline"/>
                <w:lang w:val="en-US" w:eastAsia="zh-CN" w:bidi="ar-SA"/>
              </w:rPr>
            </w:pPr>
            <w:ins w:id="4161" w:author="LKY" w:date="2026-05-22T20:46:11Z">
              <w:r>
                <w:rPr>
                  <w:rFonts w:hint="eastAsia" w:ascii="Times New Roman" w:hAnsi="Times New Roman" w:cstheme="minorBidi"/>
                  <w:kern w:val="2"/>
                  <w:sz w:val="21"/>
                  <w:szCs w:val="24"/>
                  <w:vertAlign w:val="baseline"/>
                  <w:lang w:val="en-US" w:eastAsia="zh-CN" w:bidi="ar-SA"/>
                </w:rPr>
                <w:t>B3</w:t>
              </w:r>
            </w:ins>
          </w:p>
        </w:tc>
        <w:tc>
          <w:tcPr>
            <w:tcW w:w="500" w:type="pct"/>
            <w:tcBorders>
              <w:top w:val="single" w:color="auto" w:sz="4" w:space="0"/>
            </w:tcBorders>
            <w:noWrap w:val="0"/>
            <w:vAlign w:val="top"/>
          </w:tcPr>
          <w:p w14:paraId="29852750">
            <w:pPr>
              <w:jc w:val="center"/>
              <w:rPr>
                <w:ins w:id="4162" w:author="LKY" w:date="2026-05-22T20:46:11Z"/>
                <w:rFonts w:hint="default" w:ascii="Times New Roman" w:hAnsi="Times New Roman" w:eastAsiaTheme="minorEastAsia" w:cstheme="minorBidi"/>
                <w:kern w:val="2"/>
                <w:sz w:val="21"/>
                <w:szCs w:val="24"/>
                <w:vertAlign w:val="baseline"/>
                <w:lang w:val="en-US" w:eastAsia="zh-CN" w:bidi="ar-SA"/>
              </w:rPr>
            </w:pPr>
            <w:ins w:id="4163" w:author="LKY" w:date="2026-05-22T20:46:11Z">
              <w:r>
                <w:rPr>
                  <w:rFonts w:hint="eastAsia" w:ascii="Times New Roman" w:hAnsi="Times New Roman" w:cstheme="minorBidi"/>
                  <w:kern w:val="2"/>
                  <w:sz w:val="21"/>
                  <w:szCs w:val="24"/>
                  <w:vertAlign w:val="baseline"/>
                  <w:lang w:val="en-US" w:eastAsia="zh-CN" w:bidi="ar-SA"/>
                </w:rPr>
                <w:t>B4</w:t>
              </w:r>
            </w:ins>
          </w:p>
        </w:tc>
        <w:tc>
          <w:tcPr>
            <w:tcW w:w="500" w:type="pct"/>
            <w:tcBorders>
              <w:top w:val="single" w:color="auto" w:sz="4" w:space="0"/>
            </w:tcBorders>
            <w:noWrap w:val="0"/>
            <w:vAlign w:val="top"/>
          </w:tcPr>
          <w:p w14:paraId="34A7EDA5">
            <w:pPr>
              <w:jc w:val="center"/>
              <w:rPr>
                <w:ins w:id="4164" w:author="LKY" w:date="2026-05-22T20:46:11Z"/>
                <w:rFonts w:hint="default" w:ascii="Times New Roman" w:hAnsi="Times New Roman" w:eastAsiaTheme="minorEastAsia" w:cstheme="minorBidi"/>
                <w:kern w:val="2"/>
                <w:sz w:val="21"/>
                <w:szCs w:val="24"/>
                <w:vertAlign w:val="baseline"/>
                <w:lang w:val="en-US" w:eastAsia="zh-CN" w:bidi="ar-SA"/>
              </w:rPr>
            </w:pPr>
            <w:ins w:id="4165" w:author="LKY" w:date="2026-05-22T20:46:11Z">
              <w:r>
                <w:rPr>
                  <w:rFonts w:hint="eastAsia" w:ascii="Times New Roman" w:hAnsi="Times New Roman" w:cstheme="minorBidi"/>
                  <w:kern w:val="2"/>
                  <w:sz w:val="21"/>
                  <w:szCs w:val="24"/>
                  <w:vertAlign w:val="baseline"/>
                  <w:lang w:val="en-US" w:eastAsia="zh-CN" w:bidi="ar-SA"/>
                </w:rPr>
                <w:t>B5</w:t>
              </w:r>
            </w:ins>
          </w:p>
        </w:tc>
        <w:tc>
          <w:tcPr>
            <w:tcW w:w="500" w:type="pct"/>
            <w:tcBorders>
              <w:top w:val="single" w:color="auto" w:sz="4" w:space="0"/>
            </w:tcBorders>
            <w:noWrap w:val="0"/>
            <w:vAlign w:val="top"/>
          </w:tcPr>
          <w:p w14:paraId="62D12F36">
            <w:pPr>
              <w:jc w:val="center"/>
              <w:rPr>
                <w:ins w:id="4166" w:author="LKY" w:date="2026-05-22T20:46:11Z"/>
                <w:rFonts w:hint="default" w:ascii="Times New Roman" w:hAnsi="Times New Roman" w:eastAsiaTheme="minorEastAsia" w:cstheme="minorBidi"/>
                <w:kern w:val="2"/>
                <w:sz w:val="21"/>
                <w:szCs w:val="24"/>
                <w:vertAlign w:val="baseline"/>
                <w:lang w:val="en-US" w:eastAsia="zh-CN" w:bidi="ar-SA"/>
              </w:rPr>
            </w:pPr>
            <w:ins w:id="4167" w:author="LKY" w:date="2026-05-22T20:46:11Z">
              <w:r>
                <w:rPr>
                  <w:rFonts w:hint="eastAsia" w:ascii="Times New Roman" w:hAnsi="Times New Roman" w:cstheme="minorBidi"/>
                  <w:kern w:val="2"/>
                  <w:sz w:val="21"/>
                  <w:szCs w:val="24"/>
                  <w:vertAlign w:val="baseline"/>
                  <w:lang w:val="en-US" w:eastAsia="zh-CN" w:bidi="ar-SA"/>
                </w:rPr>
                <w:t>B6</w:t>
              </w:r>
            </w:ins>
          </w:p>
        </w:tc>
        <w:tc>
          <w:tcPr>
            <w:tcW w:w="500" w:type="pct"/>
            <w:tcBorders>
              <w:top w:val="single" w:color="auto" w:sz="4" w:space="0"/>
            </w:tcBorders>
            <w:noWrap w:val="0"/>
            <w:vAlign w:val="top"/>
          </w:tcPr>
          <w:p w14:paraId="3FC55A37">
            <w:pPr>
              <w:jc w:val="center"/>
              <w:rPr>
                <w:ins w:id="4168" w:author="LKY" w:date="2026-05-22T20:46:11Z"/>
                <w:rFonts w:hint="default" w:ascii="Times New Roman" w:hAnsi="Times New Roman"/>
                <w:vertAlign w:val="baseline"/>
                <w:lang w:val="en-US" w:eastAsia="zh-CN"/>
              </w:rPr>
            </w:pPr>
            <w:ins w:id="4169" w:author="LKY" w:date="2026-05-22T20:46:11Z">
              <w:r>
                <w:rPr>
                  <w:rFonts w:hint="eastAsia" w:ascii="Times New Roman" w:hAnsi="Times New Roman"/>
                  <w:vertAlign w:val="baseline"/>
                  <w:lang w:val="en-US" w:eastAsia="zh-CN"/>
                </w:rPr>
                <w:t>B7</w:t>
              </w:r>
            </w:ins>
          </w:p>
        </w:tc>
        <w:tc>
          <w:tcPr>
            <w:tcW w:w="500" w:type="pct"/>
            <w:tcBorders>
              <w:top w:val="single" w:color="auto" w:sz="4" w:space="0"/>
            </w:tcBorders>
            <w:noWrap w:val="0"/>
            <w:vAlign w:val="top"/>
          </w:tcPr>
          <w:p w14:paraId="12A45224">
            <w:pPr>
              <w:jc w:val="center"/>
              <w:rPr>
                <w:ins w:id="4170" w:author="LKY" w:date="2026-05-22T20:46:11Z"/>
                <w:rFonts w:hint="default" w:ascii="Times New Roman" w:hAnsi="Times New Roman"/>
                <w:vertAlign w:val="baseline"/>
                <w:lang w:val="en-US" w:eastAsia="zh-CN"/>
              </w:rPr>
            </w:pPr>
            <w:ins w:id="4171" w:author="LKY" w:date="2026-05-22T20:46:11Z">
              <w:r>
                <w:rPr>
                  <w:rFonts w:hint="eastAsia" w:ascii="Times New Roman" w:hAnsi="Times New Roman"/>
                  <w:vertAlign w:val="baseline"/>
                  <w:lang w:val="en-US" w:eastAsia="zh-CN"/>
                </w:rPr>
                <w:t>B8</w:t>
              </w:r>
            </w:ins>
          </w:p>
        </w:tc>
        <w:tc>
          <w:tcPr>
            <w:tcW w:w="499" w:type="pct"/>
            <w:tcBorders>
              <w:top w:val="single" w:color="auto" w:sz="4" w:space="0"/>
            </w:tcBorders>
            <w:noWrap w:val="0"/>
            <w:vAlign w:val="top"/>
          </w:tcPr>
          <w:p w14:paraId="14839910">
            <w:pPr>
              <w:jc w:val="center"/>
              <w:rPr>
                <w:ins w:id="4172" w:author="LKY" w:date="2026-05-22T20:46:11Z"/>
                <w:rFonts w:hint="default" w:ascii="Times New Roman" w:hAnsi="Times New Roman"/>
                <w:vertAlign w:val="baseline"/>
                <w:lang w:val="en-US" w:eastAsia="zh-CN"/>
              </w:rPr>
            </w:pPr>
            <w:ins w:id="4173" w:author="LKY" w:date="2026-05-22T20:46:11Z">
              <w:r>
                <w:rPr>
                  <w:rFonts w:hint="eastAsia" w:ascii="Times New Roman" w:hAnsi="Times New Roman"/>
                  <w:vertAlign w:val="baseline"/>
                  <w:lang w:val="en-US" w:eastAsia="zh-CN"/>
                </w:rPr>
                <w:t>B9</w:t>
              </w:r>
            </w:ins>
          </w:p>
        </w:tc>
      </w:tr>
      <w:tr w14:paraId="3AF8E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74" w:author="LKY" w:date="2026-05-22T20:46:11Z"/>
        </w:trPr>
        <w:tc>
          <w:tcPr>
            <w:tcW w:w="497" w:type="pct"/>
            <w:noWrap w:val="0"/>
            <w:vAlign w:val="top"/>
          </w:tcPr>
          <w:p w14:paraId="403A5FE5">
            <w:pPr>
              <w:jc w:val="center"/>
              <w:rPr>
                <w:ins w:id="4175" w:author="LKY" w:date="2026-05-22T20:46:11Z"/>
                <w:rFonts w:hint="default" w:ascii="Times New Roman" w:hAnsi="Times New Roman"/>
                <w:vertAlign w:val="baseline"/>
                <w:lang w:val="en-US" w:eastAsia="zh-CN"/>
              </w:rPr>
            </w:pPr>
            <w:ins w:id="4176" w:author="LKY" w:date="2026-05-22T20:46:11Z">
              <w:r>
                <w:rPr>
                  <w:rFonts w:hint="eastAsia" w:ascii="Times New Roman" w:hAnsi="Times New Roman"/>
                  <w:vertAlign w:val="baseline"/>
                  <w:lang w:val="en-US" w:eastAsia="zh-CN"/>
                </w:rPr>
                <w:t>名称</w:t>
              </w:r>
            </w:ins>
          </w:p>
        </w:tc>
        <w:tc>
          <w:tcPr>
            <w:tcW w:w="497" w:type="pct"/>
            <w:noWrap w:val="0"/>
            <w:vAlign w:val="top"/>
          </w:tcPr>
          <w:p w14:paraId="5AD4D404">
            <w:pPr>
              <w:jc w:val="center"/>
              <w:rPr>
                <w:ins w:id="4177" w:author="LKY" w:date="2026-05-22T20:46:11Z"/>
                <w:rFonts w:hint="default" w:ascii="Times New Roman" w:hAnsi="Times New Roman"/>
                <w:vertAlign w:val="baseline"/>
                <w:lang w:val="en-US" w:eastAsia="zh-CN"/>
              </w:rPr>
            </w:pPr>
            <w:ins w:id="4178" w:author="LKY" w:date="2026-05-22T20:46:11Z">
              <w:r>
                <w:rPr>
                  <w:rFonts w:hint="eastAsia" w:ascii="Times New Roman" w:hAnsi="Times New Roman"/>
                  <w:vertAlign w:val="baseline"/>
                  <w:lang w:val="en-US" w:eastAsia="zh-CN"/>
                </w:rPr>
                <w:t>T1+</w:t>
              </w:r>
            </w:ins>
          </w:p>
        </w:tc>
        <w:tc>
          <w:tcPr>
            <w:tcW w:w="499" w:type="pct"/>
            <w:noWrap w:val="0"/>
            <w:vAlign w:val="top"/>
          </w:tcPr>
          <w:p w14:paraId="52415EF5">
            <w:pPr>
              <w:jc w:val="center"/>
              <w:rPr>
                <w:ins w:id="4179" w:author="LKY" w:date="2026-05-22T20:46:11Z"/>
                <w:rFonts w:hint="default" w:ascii="Times New Roman" w:hAnsi="Times New Roman"/>
                <w:vertAlign w:val="baseline"/>
                <w:lang w:val="en-US" w:eastAsia="zh-CN"/>
              </w:rPr>
            </w:pPr>
            <w:ins w:id="4180" w:author="LKY" w:date="2026-05-22T20:46:11Z">
              <w:r>
                <w:rPr>
                  <w:rFonts w:hint="eastAsia" w:ascii="Times New Roman" w:hAnsi="Times New Roman"/>
                  <w:vertAlign w:val="baseline"/>
                  <w:lang w:val="en-US" w:eastAsia="zh-CN"/>
                </w:rPr>
                <w:t>T2+</w:t>
              </w:r>
            </w:ins>
          </w:p>
        </w:tc>
        <w:tc>
          <w:tcPr>
            <w:tcW w:w="500" w:type="pct"/>
            <w:noWrap w:val="0"/>
            <w:vAlign w:val="top"/>
          </w:tcPr>
          <w:p w14:paraId="61DDB72B">
            <w:pPr>
              <w:jc w:val="center"/>
              <w:rPr>
                <w:ins w:id="4181" w:author="LKY" w:date="2026-05-22T20:46:11Z"/>
                <w:rFonts w:hint="default" w:ascii="Times New Roman" w:hAnsi="Times New Roman" w:eastAsiaTheme="minorEastAsia" w:cstheme="minorBidi"/>
                <w:kern w:val="2"/>
                <w:sz w:val="21"/>
                <w:szCs w:val="24"/>
                <w:vertAlign w:val="baseline"/>
                <w:lang w:val="en-US" w:eastAsia="zh-CN" w:bidi="ar-SA"/>
              </w:rPr>
            </w:pPr>
            <w:ins w:id="4182" w:author="LKY" w:date="2026-05-22T20:46:11Z">
              <w:r>
                <w:rPr>
                  <w:rFonts w:hint="eastAsia" w:ascii="Times New Roman" w:hAnsi="Times New Roman" w:cstheme="minorBidi"/>
                  <w:kern w:val="2"/>
                  <w:sz w:val="21"/>
                  <w:szCs w:val="24"/>
                  <w:vertAlign w:val="baseline"/>
                  <w:lang w:val="en-US" w:eastAsia="zh-CN" w:bidi="ar-SA"/>
                </w:rPr>
                <w:t>T3+</w:t>
              </w:r>
            </w:ins>
          </w:p>
        </w:tc>
        <w:tc>
          <w:tcPr>
            <w:tcW w:w="500" w:type="pct"/>
            <w:noWrap w:val="0"/>
            <w:vAlign w:val="top"/>
          </w:tcPr>
          <w:p w14:paraId="0E114C71">
            <w:pPr>
              <w:jc w:val="center"/>
              <w:rPr>
                <w:ins w:id="4183" w:author="LKY" w:date="2026-05-22T20:46:11Z"/>
                <w:rFonts w:hint="default" w:ascii="Times New Roman" w:hAnsi="Times New Roman" w:eastAsiaTheme="minorEastAsia" w:cstheme="minorBidi"/>
                <w:kern w:val="2"/>
                <w:sz w:val="21"/>
                <w:szCs w:val="24"/>
                <w:vertAlign w:val="baseline"/>
                <w:lang w:val="en-US" w:eastAsia="zh-CN" w:bidi="ar-SA"/>
              </w:rPr>
            </w:pPr>
            <w:ins w:id="4184" w:author="LKY" w:date="2026-05-22T20:46:11Z">
              <w:r>
                <w:rPr>
                  <w:rFonts w:hint="eastAsia" w:ascii="Times New Roman" w:hAnsi="Times New Roman" w:cstheme="minorBidi"/>
                  <w:kern w:val="2"/>
                  <w:sz w:val="21"/>
                  <w:szCs w:val="24"/>
                  <w:vertAlign w:val="baseline"/>
                  <w:lang w:val="en-US" w:eastAsia="zh-CN" w:bidi="ar-SA"/>
                </w:rPr>
                <w:t>T4+</w:t>
              </w:r>
            </w:ins>
          </w:p>
        </w:tc>
        <w:tc>
          <w:tcPr>
            <w:tcW w:w="500" w:type="pct"/>
            <w:noWrap w:val="0"/>
            <w:vAlign w:val="top"/>
          </w:tcPr>
          <w:p w14:paraId="3E235B32">
            <w:pPr>
              <w:jc w:val="center"/>
              <w:rPr>
                <w:ins w:id="4185" w:author="LKY" w:date="2026-05-22T20:46:11Z"/>
                <w:rFonts w:hint="default" w:ascii="Times New Roman" w:hAnsi="Times New Roman"/>
                <w:vertAlign w:val="baseline"/>
                <w:lang w:val="en-US" w:eastAsia="zh-CN"/>
              </w:rPr>
            </w:pPr>
            <w:ins w:id="4186" w:author="LKY" w:date="2026-05-22T20:46:11Z">
              <w:r>
                <w:rPr>
                  <w:rFonts w:hint="eastAsia" w:ascii="Times New Roman" w:hAnsi="Times New Roman"/>
                  <w:vertAlign w:val="baseline"/>
                  <w:lang w:val="en-US" w:eastAsia="zh-CN"/>
                </w:rPr>
                <w:t>T5+</w:t>
              </w:r>
            </w:ins>
          </w:p>
        </w:tc>
        <w:tc>
          <w:tcPr>
            <w:tcW w:w="500" w:type="pct"/>
            <w:noWrap w:val="0"/>
            <w:vAlign w:val="top"/>
          </w:tcPr>
          <w:p w14:paraId="47261637">
            <w:pPr>
              <w:jc w:val="center"/>
              <w:rPr>
                <w:ins w:id="4187" w:author="LKY" w:date="2026-05-22T20:46:11Z"/>
                <w:rFonts w:hint="default" w:ascii="Times New Roman" w:hAnsi="Times New Roman"/>
                <w:vertAlign w:val="baseline"/>
                <w:lang w:val="en-US" w:eastAsia="zh-CN"/>
              </w:rPr>
            </w:pPr>
            <w:ins w:id="4188" w:author="LKY" w:date="2026-05-22T20:46:11Z">
              <w:r>
                <w:rPr>
                  <w:rFonts w:hint="eastAsia" w:ascii="Times New Roman" w:hAnsi="Times New Roman"/>
                  <w:vertAlign w:val="baseline"/>
                  <w:lang w:val="en-US" w:eastAsia="zh-CN"/>
                </w:rPr>
                <w:t>T6+</w:t>
              </w:r>
            </w:ins>
          </w:p>
        </w:tc>
        <w:tc>
          <w:tcPr>
            <w:tcW w:w="500" w:type="pct"/>
            <w:noWrap w:val="0"/>
            <w:vAlign w:val="top"/>
          </w:tcPr>
          <w:p w14:paraId="382570B7">
            <w:pPr>
              <w:jc w:val="center"/>
              <w:rPr>
                <w:ins w:id="4189" w:author="LKY" w:date="2026-05-22T20:46:11Z"/>
                <w:rFonts w:hint="default" w:ascii="Times New Roman" w:hAnsi="Times New Roman"/>
                <w:vertAlign w:val="baseline"/>
                <w:lang w:val="en-US" w:eastAsia="zh-CN"/>
              </w:rPr>
            </w:pPr>
            <w:ins w:id="4190" w:author="LKY" w:date="2026-05-22T20:46:11Z">
              <w:r>
                <w:rPr>
                  <w:rFonts w:hint="eastAsia" w:ascii="Times New Roman" w:hAnsi="Times New Roman"/>
                  <w:vertAlign w:val="baseline"/>
                  <w:lang w:val="en-US" w:eastAsia="zh-CN"/>
                </w:rPr>
                <w:t>T7+</w:t>
              </w:r>
            </w:ins>
          </w:p>
        </w:tc>
        <w:tc>
          <w:tcPr>
            <w:tcW w:w="500" w:type="pct"/>
            <w:noWrap w:val="0"/>
            <w:vAlign w:val="top"/>
          </w:tcPr>
          <w:p w14:paraId="4F4F7F93">
            <w:pPr>
              <w:jc w:val="center"/>
              <w:rPr>
                <w:ins w:id="4191" w:author="LKY" w:date="2026-05-22T20:46:11Z"/>
                <w:rFonts w:hint="default" w:ascii="Times New Roman" w:hAnsi="Times New Roman"/>
                <w:vertAlign w:val="baseline"/>
                <w:lang w:val="en-US" w:eastAsia="zh-CN"/>
              </w:rPr>
            </w:pPr>
            <w:ins w:id="4192" w:author="LKY" w:date="2026-05-22T20:46:11Z">
              <w:r>
                <w:rPr>
                  <w:rFonts w:hint="eastAsia" w:ascii="Times New Roman" w:hAnsi="Times New Roman"/>
                  <w:vertAlign w:val="baseline"/>
                  <w:lang w:val="en-US" w:eastAsia="zh-CN"/>
                </w:rPr>
                <w:t>T8+</w:t>
              </w:r>
            </w:ins>
          </w:p>
        </w:tc>
        <w:tc>
          <w:tcPr>
            <w:tcW w:w="499" w:type="pct"/>
            <w:noWrap w:val="0"/>
            <w:vAlign w:val="top"/>
          </w:tcPr>
          <w:p w14:paraId="6A2AEF8F">
            <w:pPr>
              <w:jc w:val="center"/>
              <w:rPr>
                <w:ins w:id="4193" w:author="LKY" w:date="2026-05-22T20:46:11Z"/>
                <w:rFonts w:hint="default" w:ascii="Times New Roman" w:hAnsi="Times New Roman"/>
                <w:vertAlign w:val="baseline"/>
                <w:lang w:val="en-US" w:eastAsia="zh-CN"/>
              </w:rPr>
            </w:pPr>
            <w:ins w:id="4194" w:author="LKY" w:date="2026-05-22T20:46:11Z">
              <w:r>
                <w:rPr>
                  <w:rFonts w:hint="eastAsia" w:ascii="Times New Roman" w:hAnsi="Times New Roman"/>
                  <w:vertAlign w:val="baseline"/>
                  <w:lang w:val="en-US" w:eastAsia="zh-CN"/>
                </w:rPr>
                <w:t>PE</w:t>
              </w:r>
            </w:ins>
          </w:p>
        </w:tc>
      </w:tr>
      <w:tr w14:paraId="4451A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195" w:author="LKY" w:date="2026-05-22T20:46:11Z"/>
        </w:trPr>
        <w:tc>
          <w:tcPr>
            <w:tcW w:w="497" w:type="pct"/>
            <w:noWrap w:val="0"/>
            <w:vAlign w:val="top"/>
          </w:tcPr>
          <w:p w14:paraId="2B5625AE">
            <w:pPr>
              <w:jc w:val="center"/>
              <w:rPr>
                <w:ins w:id="4196" w:author="LKY" w:date="2026-05-22T20:46:11Z"/>
                <w:rFonts w:hint="default" w:ascii="Times New Roman" w:hAnsi="Times New Roman"/>
                <w:vertAlign w:val="baseline"/>
                <w:lang w:val="en-US" w:eastAsia="zh-CN"/>
              </w:rPr>
            </w:pPr>
            <w:ins w:id="4197" w:author="LKY" w:date="2026-05-22T20:46:11Z">
              <w:r>
                <w:rPr>
                  <w:rFonts w:hint="eastAsia" w:ascii="Times New Roman" w:hAnsi="Times New Roman"/>
                  <w:vertAlign w:val="baseline"/>
                  <w:lang w:val="en-US" w:eastAsia="zh-CN"/>
                </w:rPr>
                <w:t>端口号</w:t>
              </w:r>
            </w:ins>
          </w:p>
        </w:tc>
        <w:tc>
          <w:tcPr>
            <w:tcW w:w="497" w:type="pct"/>
            <w:noWrap w:val="0"/>
            <w:vAlign w:val="top"/>
          </w:tcPr>
          <w:p w14:paraId="2AA9C708">
            <w:pPr>
              <w:jc w:val="center"/>
              <w:rPr>
                <w:ins w:id="4198" w:author="LKY" w:date="2026-05-22T20:46:11Z"/>
                <w:rFonts w:hint="default" w:ascii="Times New Roman" w:hAnsi="Times New Roman"/>
                <w:vertAlign w:val="baseline"/>
                <w:lang w:val="en-US" w:eastAsia="zh-CN"/>
              </w:rPr>
            </w:pPr>
            <w:ins w:id="4199" w:author="LKY" w:date="2026-05-22T20:46:11Z">
              <w:r>
                <w:rPr>
                  <w:rFonts w:hint="eastAsia" w:ascii="Times New Roman" w:hAnsi="Times New Roman"/>
                  <w:vertAlign w:val="baseline"/>
                  <w:lang w:val="en-US" w:eastAsia="zh-CN"/>
                </w:rPr>
                <w:t>A1</w:t>
              </w:r>
            </w:ins>
          </w:p>
        </w:tc>
        <w:tc>
          <w:tcPr>
            <w:tcW w:w="499" w:type="pct"/>
            <w:noWrap w:val="0"/>
            <w:vAlign w:val="top"/>
          </w:tcPr>
          <w:p w14:paraId="374B3CD3">
            <w:pPr>
              <w:jc w:val="center"/>
              <w:rPr>
                <w:ins w:id="4200" w:author="LKY" w:date="2026-05-22T20:46:11Z"/>
                <w:rFonts w:hint="default" w:ascii="Times New Roman" w:hAnsi="Times New Roman"/>
                <w:vertAlign w:val="baseline"/>
                <w:lang w:val="en-US" w:eastAsia="zh-CN"/>
              </w:rPr>
            </w:pPr>
            <w:ins w:id="4201" w:author="LKY" w:date="2026-05-22T20:46:11Z">
              <w:r>
                <w:rPr>
                  <w:rFonts w:hint="eastAsia" w:ascii="Times New Roman" w:hAnsi="Times New Roman"/>
                  <w:vertAlign w:val="baseline"/>
                  <w:lang w:val="en-US" w:eastAsia="zh-CN"/>
                </w:rPr>
                <w:t>A2</w:t>
              </w:r>
            </w:ins>
          </w:p>
        </w:tc>
        <w:tc>
          <w:tcPr>
            <w:tcW w:w="500" w:type="pct"/>
            <w:noWrap w:val="0"/>
            <w:vAlign w:val="top"/>
          </w:tcPr>
          <w:p w14:paraId="5DE0EC41">
            <w:pPr>
              <w:jc w:val="center"/>
              <w:rPr>
                <w:ins w:id="4202" w:author="LKY" w:date="2026-05-22T20:46:11Z"/>
                <w:rFonts w:hint="default" w:ascii="Times New Roman" w:hAnsi="Times New Roman"/>
                <w:vertAlign w:val="baseline"/>
                <w:lang w:val="en-US" w:eastAsia="zh-CN"/>
              </w:rPr>
            </w:pPr>
            <w:ins w:id="4203" w:author="LKY" w:date="2026-05-22T20:46:11Z">
              <w:r>
                <w:rPr>
                  <w:rFonts w:hint="eastAsia" w:ascii="Times New Roman" w:hAnsi="Times New Roman"/>
                  <w:vertAlign w:val="baseline"/>
                  <w:lang w:val="en-US" w:eastAsia="zh-CN"/>
                </w:rPr>
                <w:t>A3</w:t>
              </w:r>
            </w:ins>
          </w:p>
        </w:tc>
        <w:tc>
          <w:tcPr>
            <w:tcW w:w="500" w:type="pct"/>
            <w:noWrap w:val="0"/>
            <w:vAlign w:val="top"/>
          </w:tcPr>
          <w:p w14:paraId="74D27820">
            <w:pPr>
              <w:jc w:val="center"/>
              <w:rPr>
                <w:ins w:id="4204" w:author="LKY" w:date="2026-05-22T20:46:11Z"/>
                <w:rFonts w:hint="default" w:ascii="Times New Roman" w:hAnsi="Times New Roman"/>
                <w:vertAlign w:val="baseline"/>
                <w:lang w:val="en-US" w:eastAsia="zh-CN"/>
              </w:rPr>
            </w:pPr>
            <w:ins w:id="4205" w:author="LKY" w:date="2026-05-22T20:46:11Z">
              <w:r>
                <w:rPr>
                  <w:rFonts w:hint="eastAsia" w:ascii="Times New Roman" w:hAnsi="Times New Roman"/>
                  <w:vertAlign w:val="baseline"/>
                  <w:lang w:val="en-US" w:eastAsia="zh-CN"/>
                </w:rPr>
                <w:t>A4</w:t>
              </w:r>
            </w:ins>
          </w:p>
        </w:tc>
        <w:tc>
          <w:tcPr>
            <w:tcW w:w="500" w:type="pct"/>
            <w:noWrap w:val="0"/>
            <w:vAlign w:val="top"/>
          </w:tcPr>
          <w:p w14:paraId="18EFD183">
            <w:pPr>
              <w:jc w:val="center"/>
              <w:rPr>
                <w:ins w:id="4206" w:author="LKY" w:date="2026-05-22T20:46:11Z"/>
                <w:rFonts w:hint="default" w:ascii="Times New Roman" w:hAnsi="Times New Roman"/>
                <w:vertAlign w:val="baseline"/>
                <w:lang w:val="en-US" w:eastAsia="zh-CN"/>
              </w:rPr>
            </w:pPr>
            <w:ins w:id="4207" w:author="LKY" w:date="2026-05-22T20:46:11Z">
              <w:r>
                <w:rPr>
                  <w:rFonts w:hint="eastAsia" w:ascii="Times New Roman" w:hAnsi="Times New Roman"/>
                  <w:vertAlign w:val="baseline"/>
                  <w:lang w:val="en-US" w:eastAsia="zh-CN"/>
                </w:rPr>
                <w:t>A5</w:t>
              </w:r>
            </w:ins>
          </w:p>
        </w:tc>
        <w:tc>
          <w:tcPr>
            <w:tcW w:w="500" w:type="pct"/>
            <w:noWrap w:val="0"/>
            <w:vAlign w:val="top"/>
          </w:tcPr>
          <w:p w14:paraId="458598B5">
            <w:pPr>
              <w:jc w:val="center"/>
              <w:rPr>
                <w:ins w:id="4208" w:author="LKY" w:date="2026-05-22T20:46:11Z"/>
                <w:rFonts w:hint="default" w:ascii="Times New Roman" w:hAnsi="Times New Roman"/>
                <w:vertAlign w:val="baseline"/>
                <w:lang w:val="en-US" w:eastAsia="zh-CN"/>
              </w:rPr>
            </w:pPr>
            <w:ins w:id="4209" w:author="LKY" w:date="2026-05-22T20:46:11Z">
              <w:r>
                <w:rPr>
                  <w:rFonts w:hint="eastAsia" w:ascii="Times New Roman" w:hAnsi="Times New Roman"/>
                  <w:vertAlign w:val="baseline"/>
                  <w:lang w:val="en-US" w:eastAsia="zh-CN"/>
                </w:rPr>
                <w:t>A6</w:t>
              </w:r>
            </w:ins>
          </w:p>
        </w:tc>
        <w:tc>
          <w:tcPr>
            <w:tcW w:w="500" w:type="pct"/>
            <w:noWrap w:val="0"/>
            <w:vAlign w:val="top"/>
          </w:tcPr>
          <w:p w14:paraId="74F566E4">
            <w:pPr>
              <w:jc w:val="center"/>
              <w:rPr>
                <w:ins w:id="4210" w:author="LKY" w:date="2026-05-22T20:46:11Z"/>
                <w:rFonts w:hint="default" w:ascii="Times New Roman" w:hAnsi="Times New Roman"/>
                <w:vertAlign w:val="baseline"/>
                <w:lang w:val="en-US" w:eastAsia="zh-CN"/>
              </w:rPr>
            </w:pPr>
            <w:ins w:id="4211" w:author="LKY" w:date="2026-05-22T20:46:11Z">
              <w:r>
                <w:rPr>
                  <w:rFonts w:hint="eastAsia" w:ascii="Times New Roman" w:hAnsi="Times New Roman"/>
                  <w:vertAlign w:val="baseline"/>
                  <w:lang w:val="en-US" w:eastAsia="zh-CN"/>
                </w:rPr>
                <w:t>A7</w:t>
              </w:r>
            </w:ins>
          </w:p>
        </w:tc>
        <w:tc>
          <w:tcPr>
            <w:tcW w:w="500" w:type="pct"/>
            <w:noWrap w:val="0"/>
            <w:vAlign w:val="top"/>
          </w:tcPr>
          <w:p w14:paraId="7FDF6105">
            <w:pPr>
              <w:jc w:val="center"/>
              <w:rPr>
                <w:ins w:id="4212" w:author="LKY" w:date="2026-05-22T20:46:11Z"/>
                <w:rFonts w:hint="default" w:ascii="Times New Roman" w:hAnsi="Times New Roman"/>
                <w:vertAlign w:val="baseline"/>
                <w:lang w:val="en-US" w:eastAsia="zh-CN"/>
              </w:rPr>
            </w:pPr>
            <w:ins w:id="4213" w:author="LKY" w:date="2026-05-22T20:46:11Z">
              <w:r>
                <w:rPr>
                  <w:rFonts w:hint="eastAsia" w:ascii="Times New Roman" w:hAnsi="Times New Roman"/>
                  <w:vertAlign w:val="baseline"/>
                  <w:lang w:val="en-US" w:eastAsia="zh-CN"/>
                </w:rPr>
                <w:t>A8</w:t>
              </w:r>
            </w:ins>
          </w:p>
        </w:tc>
        <w:tc>
          <w:tcPr>
            <w:tcW w:w="499" w:type="pct"/>
            <w:noWrap w:val="0"/>
            <w:vAlign w:val="top"/>
          </w:tcPr>
          <w:p w14:paraId="102FB929">
            <w:pPr>
              <w:jc w:val="center"/>
              <w:rPr>
                <w:ins w:id="4214" w:author="LKY" w:date="2026-05-22T20:46:11Z"/>
                <w:rFonts w:hint="default" w:ascii="Times New Roman" w:hAnsi="Times New Roman"/>
                <w:vertAlign w:val="baseline"/>
                <w:lang w:val="en-US" w:eastAsia="zh-CN"/>
              </w:rPr>
            </w:pPr>
            <w:ins w:id="4215" w:author="LKY" w:date="2026-05-22T20:46:11Z">
              <w:r>
                <w:rPr>
                  <w:rFonts w:hint="eastAsia" w:ascii="Times New Roman" w:hAnsi="Times New Roman"/>
                  <w:vertAlign w:val="baseline"/>
                  <w:lang w:val="en-US" w:eastAsia="zh-CN"/>
                </w:rPr>
                <w:t>A9</w:t>
              </w:r>
            </w:ins>
          </w:p>
        </w:tc>
      </w:tr>
      <w:tr w14:paraId="572D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16" w:author="LKY" w:date="2026-05-22T20:46:11Z"/>
        </w:trPr>
        <w:tc>
          <w:tcPr>
            <w:tcW w:w="497" w:type="pct"/>
            <w:noWrap w:val="0"/>
            <w:vAlign w:val="top"/>
          </w:tcPr>
          <w:p w14:paraId="00389A25">
            <w:pPr>
              <w:jc w:val="center"/>
              <w:rPr>
                <w:ins w:id="4217" w:author="LKY" w:date="2026-05-22T20:46:11Z"/>
                <w:rFonts w:hint="default" w:ascii="Times New Roman" w:hAnsi="Times New Roman"/>
                <w:vertAlign w:val="baseline"/>
                <w:lang w:val="en-US" w:eastAsia="zh-CN"/>
              </w:rPr>
            </w:pPr>
            <w:ins w:id="4218" w:author="LKY" w:date="2026-05-22T20:46:11Z">
              <w:r>
                <w:rPr>
                  <w:rFonts w:hint="eastAsia" w:ascii="Times New Roman" w:hAnsi="Times New Roman"/>
                  <w:vertAlign w:val="baseline"/>
                  <w:lang w:val="en-US" w:eastAsia="zh-CN"/>
                </w:rPr>
                <w:t>名称</w:t>
              </w:r>
            </w:ins>
          </w:p>
        </w:tc>
        <w:tc>
          <w:tcPr>
            <w:tcW w:w="497" w:type="pct"/>
            <w:noWrap w:val="0"/>
            <w:vAlign w:val="top"/>
          </w:tcPr>
          <w:p w14:paraId="2B48DFF6">
            <w:pPr>
              <w:jc w:val="center"/>
              <w:rPr>
                <w:ins w:id="4219" w:author="LKY" w:date="2026-05-22T20:46:11Z"/>
                <w:rFonts w:hint="default" w:ascii="Times New Roman" w:hAnsi="Times New Roman"/>
                <w:vertAlign w:val="baseline"/>
                <w:lang w:val="en-US" w:eastAsia="zh-CN"/>
              </w:rPr>
            </w:pPr>
            <w:ins w:id="4220" w:author="LKY" w:date="2026-05-22T20:46:11Z">
              <w:r>
                <w:rPr>
                  <w:rFonts w:hint="eastAsia" w:ascii="Times New Roman" w:hAnsi="Times New Roman"/>
                  <w:vertAlign w:val="baseline"/>
                  <w:lang w:val="en-US" w:eastAsia="zh-CN"/>
                </w:rPr>
                <w:t>T1-</w:t>
              </w:r>
            </w:ins>
          </w:p>
        </w:tc>
        <w:tc>
          <w:tcPr>
            <w:tcW w:w="499" w:type="pct"/>
            <w:noWrap w:val="0"/>
            <w:vAlign w:val="top"/>
          </w:tcPr>
          <w:p w14:paraId="5F2AD425">
            <w:pPr>
              <w:jc w:val="center"/>
              <w:rPr>
                <w:ins w:id="4221" w:author="LKY" w:date="2026-05-22T20:46:11Z"/>
                <w:rFonts w:hint="default" w:ascii="Times New Roman" w:hAnsi="Times New Roman"/>
                <w:vertAlign w:val="baseline"/>
                <w:lang w:val="en-US" w:eastAsia="zh-CN"/>
              </w:rPr>
            </w:pPr>
            <w:ins w:id="4222" w:author="LKY" w:date="2026-05-22T20:46:11Z">
              <w:r>
                <w:rPr>
                  <w:rFonts w:hint="eastAsia" w:ascii="Times New Roman" w:hAnsi="Times New Roman"/>
                  <w:vertAlign w:val="baseline"/>
                  <w:lang w:val="en-US" w:eastAsia="zh-CN"/>
                </w:rPr>
                <w:t>T2-</w:t>
              </w:r>
            </w:ins>
          </w:p>
        </w:tc>
        <w:tc>
          <w:tcPr>
            <w:tcW w:w="500" w:type="pct"/>
            <w:noWrap w:val="0"/>
            <w:vAlign w:val="top"/>
          </w:tcPr>
          <w:p w14:paraId="5E66E462">
            <w:pPr>
              <w:jc w:val="center"/>
              <w:rPr>
                <w:ins w:id="4223" w:author="LKY" w:date="2026-05-22T20:46:11Z"/>
                <w:rFonts w:hint="default" w:ascii="Times New Roman" w:hAnsi="Times New Roman"/>
                <w:vertAlign w:val="baseline"/>
                <w:lang w:val="en-US" w:eastAsia="zh-CN"/>
              </w:rPr>
            </w:pPr>
            <w:ins w:id="4224" w:author="LKY" w:date="2026-05-22T20:46:11Z">
              <w:r>
                <w:rPr>
                  <w:rFonts w:hint="eastAsia" w:ascii="Times New Roman" w:hAnsi="Times New Roman"/>
                  <w:vertAlign w:val="baseline"/>
                  <w:lang w:val="en-US" w:eastAsia="zh-CN"/>
                </w:rPr>
                <w:t>T3-</w:t>
              </w:r>
            </w:ins>
          </w:p>
        </w:tc>
        <w:tc>
          <w:tcPr>
            <w:tcW w:w="500" w:type="pct"/>
            <w:noWrap w:val="0"/>
            <w:vAlign w:val="top"/>
          </w:tcPr>
          <w:p w14:paraId="13B97756">
            <w:pPr>
              <w:jc w:val="center"/>
              <w:rPr>
                <w:ins w:id="4225" w:author="LKY" w:date="2026-05-22T20:46:11Z"/>
                <w:rFonts w:hint="default" w:ascii="Times New Roman" w:hAnsi="Times New Roman"/>
                <w:vertAlign w:val="baseline"/>
                <w:lang w:val="en-US" w:eastAsia="zh-CN"/>
              </w:rPr>
            </w:pPr>
            <w:ins w:id="4226" w:author="LKY" w:date="2026-05-22T20:46:11Z">
              <w:r>
                <w:rPr>
                  <w:rFonts w:hint="eastAsia" w:ascii="Times New Roman" w:hAnsi="Times New Roman"/>
                  <w:vertAlign w:val="baseline"/>
                  <w:lang w:val="en-US" w:eastAsia="zh-CN"/>
                </w:rPr>
                <w:t>T4-</w:t>
              </w:r>
            </w:ins>
          </w:p>
        </w:tc>
        <w:tc>
          <w:tcPr>
            <w:tcW w:w="500" w:type="pct"/>
            <w:noWrap w:val="0"/>
            <w:vAlign w:val="top"/>
          </w:tcPr>
          <w:p w14:paraId="18A7A434">
            <w:pPr>
              <w:jc w:val="center"/>
              <w:rPr>
                <w:ins w:id="4227" w:author="LKY" w:date="2026-05-22T20:46:11Z"/>
                <w:rFonts w:hint="default" w:ascii="Times New Roman" w:hAnsi="Times New Roman"/>
                <w:vertAlign w:val="baseline"/>
                <w:lang w:val="en-US" w:eastAsia="zh-CN"/>
              </w:rPr>
            </w:pPr>
            <w:ins w:id="4228" w:author="LKY" w:date="2026-05-22T20:46:11Z">
              <w:r>
                <w:rPr>
                  <w:rFonts w:hint="eastAsia" w:ascii="Times New Roman" w:hAnsi="Times New Roman"/>
                  <w:vertAlign w:val="baseline"/>
                  <w:lang w:val="en-US" w:eastAsia="zh-CN"/>
                </w:rPr>
                <w:t>T5-</w:t>
              </w:r>
            </w:ins>
          </w:p>
        </w:tc>
        <w:tc>
          <w:tcPr>
            <w:tcW w:w="500" w:type="pct"/>
            <w:noWrap w:val="0"/>
            <w:vAlign w:val="top"/>
          </w:tcPr>
          <w:p w14:paraId="30A859E1">
            <w:pPr>
              <w:jc w:val="center"/>
              <w:rPr>
                <w:ins w:id="4229" w:author="LKY" w:date="2026-05-22T20:46:11Z"/>
                <w:rFonts w:hint="default" w:ascii="Times New Roman" w:hAnsi="Times New Roman"/>
                <w:vertAlign w:val="baseline"/>
                <w:lang w:val="en-US" w:eastAsia="zh-CN"/>
              </w:rPr>
            </w:pPr>
            <w:ins w:id="4230" w:author="LKY" w:date="2026-05-22T20:46:11Z">
              <w:r>
                <w:rPr>
                  <w:rFonts w:hint="eastAsia" w:ascii="Times New Roman" w:hAnsi="Times New Roman"/>
                  <w:vertAlign w:val="baseline"/>
                  <w:lang w:val="en-US" w:eastAsia="zh-CN"/>
                </w:rPr>
                <w:t>T6-</w:t>
              </w:r>
            </w:ins>
          </w:p>
        </w:tc>
        <w:tc>
          <w:tcPr>
            <w:tcW w:w="500" w:type="pct"/>
            <w:noWrap w:val="0"/>
            <w:vAlign w:val="top"/>
          </w:tcPr>
          <w:p w14:paraId="49210148">
            <w:pPr>
              <w:jc w:val="center"/>
              <w:rPr>
                <w:ins w:id="4231" w:author="LKY" w:date="2026-05-22T20:46:11Z"/>
                <w:rFonts w:hint="default" w:ascii="Times New Roman" w:hAnsi="Times New Roman"/>
                <w:vertAlign w:val="baseline"/>
                <w:lang w:val="en-US" w:eastAsia="zh-CN"/>
              </w:rPr>
            </w:pPr>
            <w:ins w:id="4232" w:author="LKY" w:date="2026-05-22T20:46:11Z">
              <w:r>
                <w:rPr>
                  <w:rFonts w:hint="eastAsia" w:ascii="Times New Roman" w:hAnsi="Times New Roman"/>
                  <w:vertAlign w:val="baseline"/>
                  <w:lang w:val="en-US" w:eastAsia="zh-CN"/>
                </w:rPr>
                <w:t>T7-</w:t>
              </w:r>
            </w:ins>
          </w:p>
        </w:tc>
        <w:tc>
          <w:tcPr>
            <w:tcW w:w="500" w:type="pct"/>
            <w:noWrap w:val="0"/>
            <w:vAlign w:val="top"/>
          </w:tcPr>
          <w:p w14:paraId="14F87DBE">
            <w:pPr>
              <w:jc w:val="center"/>
              <w:rPr>
                <w:ins w:id="4233" w:author="LKY" w:date="2026-05-22T20:46:11Z"/>
                <w:rFonts w:hint="default" w:ascii="Times New Roman" w:hAnsi="Times New Roman"/>
                <w:vertAlign w:val="baseline"/>
                <w:lang w:val="en-US" w:eastAsia="zh-CN"/>
              </w:rPr>
            </w:pPr>
            <w:ins w:id="4234" w:author="LKY" w:date="2026-05-22T20:46:11Z">
              <w:r>
                <w:rPr>
                  <w:rFonts w:hint="eastAsia" w:ascii="Times New Roman" w:hAnsi="Times New Roman"/>
                  <w:vertAlign w:val="baseline"/>
                  <w:lang w:val="en-US" w:eastAsia="zh-CN"/>
                </w:rPr>
                <w:t>T8-</w:t>
              </w:r>
            </w:ins>
          </w:p>
        </w:tc>
        <w:tc>
          <w:tcPr>
            <w:tcW w:w="499" w:type="pct"/>
            <w:noWrap w:val="0"/>
            <w:vAlign w:val="top"/>
          </w:tcPr>
          <w:p w14:paraId="564C77C8">
            <w:pPr>
              <w:jc w:val="center"/>
              <w:rPr>
                <w:ins w:id="4235" w:author="LKY" w:date="2026-05-22T20:46:11Z"/>
                <w:rFonts w:hint="default" w:ascii="Times New Roman" w:hAnsi="Times New Roman"/>
                <w:vertAlign w:val="baseline"/>
                <w:lang w:val="en-US" w:eastAsia="zh-CN"/>
              </w:rPr>
            </w:pPr>
            <w:ins w:id="4236" w:author="LKY" w:date="2026-05-22T20:46:11Z">
              <w:r>
                <w:rPr>
                  <w:rFonts w:hint="eastAsia" w:ascii="Times New Roman" w:hAnsi="Times New Roman"/>
                  <w:vertAlign w:val="baseline"/>
                  <w:lang w:val="en-US" w:eastAsia="zh-CN"/>
                </w:rPr>
                <w:t>PE</w:t>
              </w:r>
            </w:ins>
          </w:p>
        </w:tc>
      </w:tr>
    </w:tbl>
    <w:p w14:paraId="71C9C65C">
      <w:pPr>
        <w:rPr>
          <w:ins w:id="4237" w:author="LKY" w:date="2026-09-15T17:09:07Z"/>
          <w:rFonts w:hint="default"/>
          <w:lang w:val="en-US" w:eastAsia="zh-CN"/>
        </w:rPr>
      </w:pPr>
    </w:p>
    <w:p w14:paraId="7F17FD04">
      <w:pPr>
        <w:pStyle w:val="4"/>
        <w:ind w:left="720" w:leftChars="0" w:hanging="720" w:firstLineChars="0"/>
        <w:outlineLvl w:val="2"/>
        <w:rPr>
          <w:ins w:id="4238" w:author="LKY" w:date="2026-09-15T17:09:09Z"/>
          <w:rFonts w:hint="eastAsia"/>
          <w:lang w:val="en-US" w:eastAsia="zh-CN"/>
        </w:rPr>
      </w:pPr>
      <w:ins w:id="4239" w:author="LKY" w:date="2026-09-15T17:09:09Z">
        <w:bookmarkStart w:id="111" w:name="_Toc12501"/>
        <w:bookmarkStart w:id="112" w:name="_Toc32229"/>
        <w:r>
          <w:rPr>
            <w:rFonts w:hint="default" w:ascii="Times New Roman" w:hAnsi="Times New Roman"/>
            <w:b/>
            <w:bCs/>
            <w:sz w:val="28"/>
            <w:szCs w:val="28"/>
            <w:lang w:val="en-US" w:eastAsia="zh-CN"/>
          </w:rPr>
          <w:t>2.</w:t>
        </w:r>
      </w:ins>
      <w:ins w:id="4240" w:author="LKY" w:date="2026-09-15T17:09:09Z">
        <w:r>
          <w:rPr>
            <w:rFonts w:hint="eastAsia" w:ascii="Times New Roman" w:hAnsi="Times New Roman"/>
            <w:b/>
            <w:bCs/>
            <w:sz w:val="28"/>
            <w:szCs w:val="28"/>
            <w:lang w:val="en-US" w:eastAsia="zh-CN"/>
          </w:rPr>
          <w:t>3</w:t>
        </w:r>
      </w:ins>
      <w:ins w:id="4241" w:author="LKY" w:date="2026-09-15T17:09:09Z">
        <w:r>
          <w:rPr>
            <w:rFonts w:hint="default" w:ascii="Times New Roman" w:hAnsi="Times New Roman"/>
            <w:b/>
            <w:bCs/>
            <w:sz w:val="28"/>
            <w:szCs w:val="28"/>
            <w:lang w:val="en-US" w:eastAsia="zh-CN"/>
          </w:rPr>
          <w:t>.</w:t>
        </w:r>
      </w:ins>
      <w:ins w:id="4242" w:author="LKY" w:date="2026-09-15T17:09:09Z">
        <w:r>
          <w:rPr>
            <w:rFonts w:hint="eastAsia" w:ascii="Times New Roman" w:hAnsi="Times New Roman"/>
            <w:b/>
            <w:bCs/>
            <w:sz w:val="28"/>
            <w:szCs w:val="28"/>
            <w:lang w:val="en-US" w:eastAsia="zh-CN"/>
          </w:rPr>
          <w:t xml:space="preserve">9 </w:t>
        </w:r>
      </w:ins>
      <w:ins w:id="4243" w:author="LKY" w:date="2026-09-15T17:09:09Z">
        <w:r>
          <w:rPr>
            <w:rFonts w:hint="default" w:ascii="Times New Roman" w:hAnsi="Times New Roman" w:cs="Times New Roman"/>
            <w:sz w:val="28"/>
            <w:szCs w:val="28"/>
            <w:lang w:val="en-US" w:eastAsia="zh-CN"/>
          </w:rPr>
          <w:t>NTC</w:t>
        </w:r>
      </w:ins>
      <w:ins w:id="4244" w:author="LKY" w:date="2026-09-15T17:09:09Z">
        <w:r>
          <w:rPr>
            <w:rFonts w:hint="eastAsia"/>
            <w:sz w:val="28"/>
            <w:szCs w:val="28"/>
            <w:lang w:val="en-US" w:eastAsia="zh-CN"/>
          </w:rPr>
          <w:t>模块</w:t>
        </w:r>
        <w:bookmarkEnd w:id="111"/>
        <w:bookmarkEnd w:id="112"/>
      </w:ins>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8"/>
        <w:gridCol w:w="891"/>
        <w:gridCol w:w="891"/>
        <w:gridCol w:w="891"/>
        <w:gridCol w:w="891"/>
        <w:gridCol w:w="891"/>
        <w:gridCol w:w="891"/>
        <w:gridCol w:w="892"/>
        <w:gridCol w:w="892"/>
        <w:gridCol w:w="514"/>
      </w:tblGrid>
      <w:tr w14:paraId="55D5A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45" w:author="LKY" w:date="2026-09-15T17:09:09Z"/>
        </w:trPr>
        <w:tc>
          <w:tcPr>
            <w:tcW w:w="5000" w:type="pct"/>
            <w:gridSpan w:val="10"/>
            <w:tcBorders>
              <w:top w:val="single" w:color="auto" w:sz="4" w:space="0"/>
            </w:tcBorders>
            <w:noWrap w:val="0"/>
            <w:vAlign w:val="top"/>
          </w:tcPr>
          <w:p w14:paraId="0CA71E21">
            <w:pPr>
              <w:pBdr>
                <w:top w:val="none" w:color="auto" w:sz="0" w:space="0"/>
                <w:left w:val="none" w:color="auto" w:sz="0" w:space="0"/>
                <w:bottom w:val="none" w:color="auto" w:sz="0" w:space="0"/>
                <w:right w:val="none" w:color="auto" w:sz="0" w:space="0"/>
                <w:between w:val="none" w:color="auto" w:sz="0" w:space="0"/>
              </w:pBdr>
              <w:jc w:val="center"/>
              <w:rPr>
                <w:ins w:id="4246" w:author="LKY" w:date="2026-09-15T17:09:09Z"/>
                <w:rFonts w:hint="default" w:ascii="Times New Roman" w:hAnsi="Times New Roman"/>
                <w:vertAlign w:val="baseline"/>
                <w:lang w:val="en-US" w:eastAsia="zh-CN"/>
              </w:rPr>
            </w:pPr>
            <w:ins w:id="4247" w:author="LKY" w:date="2026-09-15T17:09:09Z">
              <w:r>
                <w:rPr>
                  <w:rFonts w:hint="eastAsia" w:ascii="Times New Roman" w:hAnsi="Times New Roman"/>
                  <w:vertAlign w:val="baseline"/>
                  <w:lang w:val="en-US" w:eastAsia="zh-CN"/>
                </w:rPr>
                <w:t>N3087模块</w:t>
              </w:r>
            </w:ins>
          </w:p>
        </w:tc>
      </w:tr>
      <w:tr w14:paraId="59FBC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48" w:author="LKY" w:date="2026-09-15T17:09:09Z"/>
        </w:trPr>
        <w:tc>
          <w:tcPr>
            <w:tcW w:w="515" w:type="pct"/>
            <w:tcBorders>
              <w:top w:val="single" w:color="auto" w:sz="4" w:space="0"/>
            </w:tcBorders>
            <w:noWrap w:val="0"/>
            <w:vAlign w:val="top"/>
          </w:tcPr>
          <w:p w14:paraId="4ECF0876">
            <w:pPr>
              <w:jc w:val="center"/>
              <w:rPr>
                <w:ins w:id="4249" w:author="LKY" w:date="2026-09-15T17:09:09Z"/>
                <w:rFonts w:hint="default" w:ascii="Times New Roman" w:hAnsi="Times New Roman"/>
                <w:vertAlign w:val="baseline"/>
                <w:lang w:val="en-US" w:eastAsia="zh-CN"/>
              </w:rPr>
            </w:pPr>
            <w:ins w:id="4250" w:author="LKY" w:date="2026-09-15T17:09:09Z">
              <w:r>
                <w:rPr>
                  <w:rFonts w:hint="eastAsia" w:ascii="Times New Roman" w:hAnsi="Times New Roman"/>
                  <w:vertAlign w:val="baseline"/>
                  <w:lang w:val="en-US" w:eastAsia="zh-CN"/>
                </w:rPr>
                <w:t>端口号</w:t>
              </w:r>
            </w:ins>
          </w:p>
        </w:tc>
        <w:tc>
          <w:tcPr>
            <w:tcW w:w="523" w:type="pct"/>
            <w:tcBorders>
              <w:top w:val="single" w:color="auto" w:sz="4" w:space="0"/>
            </w:tcBorders>
            <w:noWrap w:val="0"/>
            <w:vAlign w:val="top"/>
          </w:tcPr>
          <w:p w14:paraId="31FC598A">
            <w:pPr>
              <w:jc w:val="center"/>
              <w:rPr>
                <w:ins w:id="4251" w:author="LKY" w:date="2026-09-15T17:09:09Z"/>
                <w:rFonts w:hint="default" w:ascii="Times New Roman" w:hAnsi="Times New Roman" w:eastAsiaTheme="minorEastAsia" w:cstheme="minorBidi"/>
                <w:kern w:val="2"/>
                <w:sz w:val="21"/>
                <w:szCs w:val="24"/>
                <w:vertAlign w:val="baseline"/>
                <w:lang w:val="en-US" w:eastAsia="zh-CN" w:bidi="ar-SA"/>
              </w:rPr>
            </w:pPr>
            <w:ins w:id="4252" w:author="LKY" w:date="2026-09-15T17:09:09Z">
              <w:r>
                <w:rPr>
                  <w:rFonts w:hint="eastAsia" w:ascii="Times New Roman" w:hAnsi="Times New Roman" w:cstheme="minorBidi"/>
                  <w:kern w:val="2"/>
                  <w:sz w:val="21"/>
                  <w:szCs w:val="24"/>
                  <w:vertAlign w:val="baseline"/>
                  <w:lang w:val="en-US" w:eastAsia="zh-CN" w:bidi="ar-SA"/>
                </w:rPr>
                <w:t>B1</w:t>
              </w:r>
            </w:ins>
          </w:p>
        </w:tc>
        <w:tc>
          <w:tcPr>
            <w:tcW w:w="523" w:type="pct"/>
            <w:tcBorders>
              <w:top w:val="single" w:color="auto" w:sz="4" w:space="0"/>
            </w:tcBorders>
            <w:noWrap w:val="0"/>
            <w:vAlign w:val="top"/>
          </w:tcPr>
          <w:p w14:paraId="65C86839">
            <w:pPr>
              <w:jc w:val="center"/>
              <w:rPr>
                <w:ins w:id="4253" w:author="LKY" w:date="2026-09-15T17:09:09Z"/>
                <w:rFonts w:hint="default" w:ascii="Times New Roman" w:hAnsi="Times New Roman" w:eastAsiaTheme="minorEastAsia" w:cstheme="minorBidi"/>
                <w:kern w:val="2"/>
                <w:sz w:val="21"/>
                <w:szCs w:val="24"/>
                <w:vertAlign w:val="baseline"/>
                <w:lang w:val="en-US" w:eastAsia="zh-CN" w:bidi="ar-SA"/>
              </w:rPr>
            </w:pPr>
            <w:ins w:id="4254" w:author="LKY" w:date="2026-09-15T17:09:09Z">
              <w:r>
                <w:rPr>
                  <w:rFonts w:hint="eastAsia" w:ascii="Times New Roman" w:hAnsi="Times New Roman" w:cstheme="minorBidi"/>
                  <w:kern w:val="2"/>
                  <w:sz w:val="21"/>
                  <w:szCs w:val="24"/>
                  <w:vertAlign w:val="baseline"/>
                  <w:lang w:val="en-US" w:eastAsia="zh-CN" w:bidi="ar-SA"/>
                </w:rPr>
                <w:t>B2</w:t>
              </w:r>
            </w:ins>
          </w:p>
        </w:tc>
        <w:tc>
          <w:tcPr>
            <w:tcW w:w="523" w:type="pct"/>
            <w:tcBorders>
              <w:top w:val="single" w:color="auto" w:sz="4" w:space="0"/>
            </w:tcBorders>
            <w:noWrap w:val="0"/>
            <w:vAlign w:val="top"/>
          </w:tcPr>
          <w:p w14:paraId="60226E74">
            <w:pPr>
              <w:jc w:val="center"/>
              <w:rPr>
                <w:ins w:id="4255" w:author="LKY" w:date="2026-09-15T17:09:09Z"/>
                <w:rFonts w:hint="default" w:ascii="Times New Roman" w:hAnsi="Times New Roman" w:eastAsiaTheme="minorEastAsia" w:cstheme="minorBidi"/>
                <w:kern w:val="2"/>
                <w:sz w:val="21"/>
                <w:szCs w:val="24"/>
                <w:vertAlign w:val="baseline"/>
                <w:lang w:val="en-US" w:eastAsia="zh-CN" w:bidi="ar-SA"/>
              </w:rPr>
            </w:pPr>
            <w:ins w:id="4256" w:author="LKY" w:date="2026-09-15T17:09:09Z">
              <w:r>
                <w:rPr>
                  <w:rFonts w:hint="eastAsia" w:ascii="Times New Roman" w:hAnsi="Times New Roman" w:cstheme="minorBidi"/>
                  <w:kern w:val="2"/>
                  <w:sz w:val="21"/>
                  <w:szCs w:val="24"/>
                  <w:vertAlign w:val="baseline"/>
                  <w:lang w:val="en-US" w:eastAsia="zh-CN" w:bidi="ar-SA"/>
                </w:rPr>
                <w:t>B3</w:t>
              </w:r>
            </w:ins>
          </w:p>
        </w:tc>
        <w:tc>
          <w:tcPr>
            <w:tcW w:w="523" w:type="pct"/>
            <w:tcBorders>
              <w:top w:val="single" w:color="auto" w:sz="4" w:space="0"/>
            </w:tcBorders>
            <w:noWrap w:val="0"/>
            <w:vAlign w:val="top"/>
          </w:tcPr>
          <w:p w14:paraId="69B9A484">
            <w:pPr>
              <w:jc w:val="center"/>
              <w:rPr>
                <w:ins w:id="4257" w:author="LKY" w:date="2026-09-15T17:09:09Z"/>
                <w:rFonts w:hint="default" w:ascii="Times New Roman" w:hAnsi="Times New Roman" w:eastAsiaTheme="minorEastAsia" w:cstheme="minorBidi"/>
                <w:kern w:val="2"/>
                <w:sz w:val="21"/>
                <w:szCs w:val="24"/>
                <w:vertAlign w:val="baseline"/>
                <w:lang w:val="en-US" w:eastAsia="zh-CN" w:bidi="ar-SA"/>
              </w:rPr>
            </w:pPr>
            <w:ins w:id="4258" w:author="LKY" w:date="2026-09-15T17:09:09Z">
              <w:r>
                <w:rPr>
                  <w:rFonts w:hint="eastAsia" w:ascii="Times New Roman" w:hAnsi="Times New Roman" w:cstheme="minorBidi"/>
                  <w:kern w:val="2"/>
                  <w:sz w:val="21"/>
                  <w:szCs w:val="24"/>
                  <w:vertAlign w:val="baseline"/>
                  <w:lang w:val="en-US" w:eastAsia="zh-CN" w:bidi="ar-SA"/>
                </w:rPr>
                <w:t>B4</w:t>
              </w:r>
            </w:ins>
          </w:p>
        </w:tc>
        <w:tc>
          <w:tcPr>
            <w:tcW w:w="523" w:type="pct"/>
            <w:tcBorders>
              <w:top w:val="single" w:color="auto" w:sz="4" w:space="0"/>
            </w:tcBorders>
            <w:noWrap w:val="0"/>
            <w:vAlign w:val="top"/>
          </w:tcPr>
          <w:p w14:paraId="51B363B0">
            <w:pPr>
              <w:jc w:val="center"/>
              <w:rPr>
                <w:ins w:id="4259" w:author="LKY" w:date="2026-09-15T17:09:09Z"/>
                <w:rFonts w:hint="default" w:ascii="Times New Roman" w:hAnsi="Times New Roman" w:eastAsiaTheme="minorEastAsia" w:cstheme="minorBidi"/>
                <w:kern w:val="2"/>
                <w:sz w:val="21"/>
                <w:szCs w:val="24"/>
                <w:vertAlign w:val="baseline"/>
                <w:lang w:val="en-US" w:eastAsia="zh-CN" w:bidi="ar-SA"/>
              </w:rPr>
            </w:pPr>
            <w:ins w:id="4260" w:author="LKY" w:date="2026-09-15T17:09:09Z">
              <w:r>
                <w:rPr>
                  <w:rFonts w:hint="eastAsia" w:ascii="Times New Roman" w:hAnsi="Times New Roman" w:cstheme="minorBidi"/>
                  <w:kern w:val="2"/>
                  <w:sz w:val="21"/>
                  <w:szCs w:val="24"/>
                  <w:vertAlign w:val="baseline"/>
                  <w:lang w:val="en-US" w:eastAsia="zh-CN" w:bidi="ar-SA"/>
                </w:rPr>
                <w:t>B5</w:t>
              </w:r>
            </w:ins>
          </w:p>
        </w:tc>
        <w:tc>
          <w:tcPr>
            <w:tcW w:w="523" w:type="pct"/>
            <w:tcBorders>
              <w:top w:val="single" w:color="auto" w:sz="4" w:space="0"/>
            </w:tcBorders>
            <w:noWrap w:val="0"/>
            <w:vAlign w:val="top"/>
          </w:tcPr>
          <w:p w14:paraId="46433EB5">
            <w:pPr>
              <w:jc w:val="center"/>
              <w:rPr>
                <w:ins w:id="4261" w:author="LKY" w:date="2026-09-15T17:09:09Z"/>
                <w:rFonts w:hint="default" w:ascii="Times New Roman" w:hAnsi="Times New Roman" w:eastAsiaTheme="minorEastAsia" w:cstheme="minorBidi"/>
                <w:kern w:val="2"/>
                <w:sz w:val="21"/>
                <w:szCs w:val="24"/>
                <w:vertAlign w:val="baseline"/>
                <w:lang w:val="en-US" w:eastAsia="zh-CN" w:bidi="ar-SA"/>
              </w:rPr>
            </w:pPr>
            <w:ins w:id="4262" w:author="LKY" w:date="2026-09-15T17:09:09Z">
              <w:r>
                <w:rPr>
                  <w:rFonts w:hint="eastAsia" w:ascii="Times New Roman" w:hAnsi="Times New Roman" w:cstheme="minorBidi"/>
                  <w:kern w:val="2"/>
                  <w:sz w:val="21"/>
                  <w:szCs w:val="24"/>
                  <w:vertAlign w:val="baseline"/>
                  <w:lang w:val="en-US" w:eastAsia="zh-CN" w:bidi="ar-SA"/>
                </w:rPr>
                <w:t>B6</w:t>
              </w:r>
            </w:ins>
          </w:p>
        </w:tc>
        <w:tc>
          <w:tcPr>
            <w:tcW w:w="523" w:type="pct"/>
            <w:tcBorders>
              <w:top w:val="single" w:color="auto" w:sz="4" w:space="0"/>
            </w:tcBorders>
            <w:noWrap w:val="0"/>
            <w:vAlign w:val="top"/>
          </w:tcPr>
          <w:p w14:paraId="3C169D48">
            <w:pPr>
              <w:jc w:val="center"/>
              <w:rPr>
                <w:ins w:id="4263" w:author="LKY" w:date="2026-09-15T17:09:09Z"/>
                <w:rFonts w:hint="default" w:ascii="Times New Roman" w:hAnsi="Times New Roman"/>
                <w:vertAlign w:val="baseline"/>
                <w:lang w:val="en-US" w:eastAsia="zh-CN"/>
              </w:rPr>
            </w:pPr>
            <w:ins w:id="4264" w:author="LKY" w:date="2026-09-15T17:09:09Z">
              <w:r>
                <w:rPr>
                  <w:rFonts w:hint="eastAsia" w:ascii="Times New Roman" w:hAnsi="Times New Roman"/>
                  <w:vertAlign w:val="baseline"/>
                  <w:lang w:val="en-US" w:eastAsia="zh-CN"/>
                </w:rPr>
                <w:t>B7</w:t>
              </w:r>
            </w:ins>
          </w:p>
        </w:tc>
        <w:tc>
          <w:tcPr>
            <w:tcW w:w="523" w:type="pct"/>
            <w:tcBorders>
              <w:top w:val="single" w:color="auto" w:sz="4" w:space="0"/>
            </w:tcBorders>
            <w:noWrap w:val="0"/>
            <w:vAlign w:val="top"/>
          </w:tcPr>
          <w:p w14:paraId="5D10A688">
            <w:pPr>
              <w:jc w:val="center"/>
              <w:rPr>
                <w:ins w:id="4265" w:author="LKY" w:date="2026-09-15T17:09:09Z"/>
                <w:rFonts w:hint="default" w:ascii="Times New Roman" w:hAnsi="Times New Roman"/>
                <w:vertAlign w:val="baseline"/>
                <w:lang w:val="en-US" w:eastAsia="zh-CN"/>
              </w:rPr>
            </w:pPr>
            <w:ins w:id="4266" w:author="LKY" w:date="2026-09-15T17:09:09Z">
              <w:r>
                <w:rPr>
                  <w:rFonts w:hint="eastAsia" w:ascii="Times New Roman" w:hAnsi="Times New Roman"/>
                  <w:vertAlign w:val="baseline"/>
                  <w:lang w:val="en-US" w:eastAsia="zh-CN"/>
                </w:rPr>
                <w:t>B8</w:t>
              </w:r>
            </w:ins>
          </w:p>
        </w:tc>
        <w:tc>
          <w:tcPr>
            <w:tcW w:w="292" w:type="pct"/>
            <w:tcBorders>
              <w:top w:val="single" w:color="auto" w:sz="4" w:space="0"/>
            </w:tcBorders>
            <w:noWrap w:val="0"/>
            <w:vAlign w:val="top"/>
          </w:tcPr>
          <w:p w14:paraId="4D31AAA2">
            <w:pPr>
              <w:jc w:val="center"/>
              <w:rPr>
                <w:ins w:id="4267" w:author="LKY" w:date="2026-09-15T17:09:09Z"/>
                <w:rFonts w:hint="default" w:ascii="Times New Roman" w:hAnsi="Times New Roman"/>
                <w:vertAlign w:val="baseline"/>
                <w:lang w:val="en-US" w:eastAsia="zh-CN"/>
              </w:rPr>
            </w:pPr>
            <w:ins w:id="4268" w:author="LKY" w:date="2026-09-15T17:09:09Z">
              <w:r>
                <w:rPr>
                  <w:rFonts w:hint="eastAsia" w:ascii="Times New Roman" w:hAnsi="Times New Roman"/>
                  <w:vertAlign w:val="baseline"/>
                  <w:lang w:val="en-US" w:eastAsia="zh-CN"/>
                </w:rPr>
                <w:t>B9</w:t>
              </w:r>
            </w:ins>
          </w:p>
        </w:tc>
      </w:tr>
      <w:tr w14:paraId="0D27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69" w:author="LKY" w:date="2026-09-15T17:09:09Z"/>
        </w:trPr>
        <w:tc>
          <w:tcPr>
            <w:tcW w:w="515" w:type="pct"/>
            <w:noWrap w:val="0"/>
            <w:vAlign w:val="top"/>
          </w:tcPr>
          <w:p w14:paraId="58919F7F">
            <w:pPr>
              <w:jc w:val="center"/>
              <w:rPr>
                <w:ins w:id="4270" w:author="LKY" w:date="2026-09-15T17:09:09Z"/>
                <w:rFonts w:hint="default" w:ascii="Times New Roman" w:hAnsi="Times New Roman"/>
                <w:vertAlign w:val="baseline"/>
                <w:lang w:val="en-US" w:eastAsia="zh-CN"/>
              </w:rPr>
            </w:pPr>
            <w:ins w:id="4271" w:author="LKY" w:date="2026-09-15T17:09:09Z">
              <w:r>
                <w:rPr>
                  <w:rFonts w:hint="eastAsia" w:ascii="Times New Roman" w:hAnsi="Times New Roman"/>
                  <w:vertAlign w:val="baseline"/>
                  <w:lang w:val="en-US" w:eastAsia="zh-CN"/>
                </w:rPr>
                <w:t>名称</w:t>
              </w:r>
            </w:ins>
          </w:p>
        </w:tc>
        <w:tc>
          <w:tcPr>
            <w:tcW w:w="523" w:type="pct"/>
            <w:noWrap w:val="0"/>
            <w:vAlign w:val="top"/>
          </w:tcPr>
          <w:p w14:paraId="69B2BE29">
            <w:pPr>
              <w:jc w:val="center"/>
              <w:rPr>
                <w:ins w:id="4272" w:author="LKY" w:date="2026-09-15T17:09:09Z"/>
                <w:rFonts w:hint="default" w:ascii="Times New Roman" w:hAnsi="Times New Roman"/>
                <w:vertAlign w:val="baseline"/>
                <w:lang w:val="en-US" w:eastAsia="zh-CN"/>
              </w:rPr>
            </w:pPr>
            <w:ins w:id="4273" w:author="LKY" w:date="2026-09-15T17:09:09Z">
              <w:r>
                <w:rPr>
                  <w:rFonts w:hint="eastAsia" w:ascii="Times New Roman" w:hAnsi="Times New Roman"/>
                  <w:vertAlign w:val="baseline"/>
                  <w:lang w:val="en-US" w:eastAsia="zh-CN"/>
                </w:rPr>
                <w:t>NTC1-</w:t>
              </w:r>
            </w:ins>
          </w:p>
        </w:tc>
        <w:tc>
          <w:tcPr>
            <w:tcW w:w="523" w:type="pct"/>
            <w:shd w:val="clear" w:color="auto" w:fill="auto"/>
            <w:noWrap w:val="0"/>
            <w:vAlign w:val="top"/>
          </w:tcPr>
          <w:p w14:paraId="1DC076AF">
            <w:pPr>
              <w:jc w:val="center"/>
              <w:rPr>
                <w:ins w:id="4274" w:author="LKY" w:date="2026-09-15T17:09:09Z"/>
                <w:rFonts w:hint="default" w:ascii="Times New Roman" w:hAnsi="Times New Roman" w:eastAsiaTheme="minorEastAsia" w:cstheme="minorBidi"/>
                <w:kern w:val="2"/>
                <w:sz w:val="21"/>
                <w:szCs w:val="24"/>
                <w:vertAlign w:val="baseline"/>
                <w:lang w:val="en-US" w:eastAsia="zh-CN" w:bidi="ar-SA"/>
              </w:rPr>
            </w:pPr>
            <w:ins w:id="4275" w:author="LKY" w:date="2026-09-15T17:09:09Z">
              <w:r>
                <w:rPr>
                  <w:rFonts w:hint="eastAsia" w:ascii="Times New Roman" w:hAnsi="Times New Roman"/>
                  <w:vertAlign w:val="baseline"/>
                  <w:lang w:val="en-US" w:eastAsia="zh-CN"/>
                </w:rPr>
                <w:t>NTC2-</w:t>
              </w:r>
            </w:ins>
          </w:p>
        </w:tc>
        <w:tc>
          <w:tcPr>
            <w:tcW w:w="523" w:type="pct"/>
            <w:shd w:val="clear" w:color="auto" w:fill="auto"/>
            <w:noWrap w:val="0"/>
            <w:vAlign w:val="top"/>
          </w:tcPr>
          <w:p w14:paraId="65E09959">
            <w:pPr>
              <w:jc w:val="center"/>
              <w:rPr>
                <w:ins w:id="4276" w:author="LKY" w:date="2026-09-15T17:09:09Z"/>
                <w:rFonts w:hint="default" w:ascii="Times New Roman" w:hAnsi="Times New Roman" w:eastAsiaTheme="minorEastAsia" w:cstheme="minorBidi"/>
                <w:kern w:val="2"/>
                <w:sz w:val="21"/>
                <w:szCs w:val="24"/>
                <w:vertAlign w:val="baseline"/>
                <w:lang w:val="en-US" w:eastAsia="zh-CN" w:bidi="ar-SA"/>
              </w:rPr>
            </w:pPr>
            <w:ins w:id="4277" w:author="LKY" w:date="2026-09-15T17:09:09Z">
              <w:r>
                <w:rPr>
                  <w:rFonts w:hint="eastAsia" w:ascii="Times New Roman" w:hAnsi="Times New Roman"/>
                  <w:vertAlign w:val="baseline"/>
                  <w:lang w:val="en-US" w:eastAsia="zh-CN"/>
                </w:rPr>
                <w:t>NTC3-</w:t>
              </w:r>
            </w:ins>
          </w:p>
        </w:tc>
        <w:tc>
          <w:tcPr>
            <w:tcW w:w="523" w:type="pct"/>
            <w:shd w:val="clear" w:color="auto" w:fill="auto"/>
            <w:noWrap w:val="0"/>
            <w:vAlign w:val="top"/>
          </w:tcPr>
          <w:p w14:paraId="7611D9B8">
            <w:pPr>
              <w:jc w:val="center"/>
              <w:rPr>
                <w:ins w:id="4278" w:author="LKY" w:date="2026-09-15T17:09:09Z"/>
                <w:rFonts w:hint="default" w:ascii="Times New Roman" w:hAnsi="Times New Roman" w:eastAsiaTheme="minorEastAsia" w:cstheme="minorBidi"/>
                <w:kern w:val="2"/>
                <w:sz w:val="21"/>
                <w:szCs w:val="24"/>
                <w:vertAlign w:val="baseline"/>
                <w:lang w:val="en-US" w:eastAsia="zh-CN" w:bidi="ar-SA"/>
              </w:rPr>
            </w:pPr>
            <w:ins w:id="4279" w:author="LKY" w:date="2026-09-15T17:09:09Z">
              <w:r>
                <w:rPr>
                  <w:rFonts w:hint="eastAsia" w:ascii="Times New Roman" w:hAnsi="Times New Roman"/>
                  <w:vertAlign w:val="baseline"/>
                  <w:lang w:val="en-US" w:eastAsia="zh-CN"/>
                </w:rPr>
                <w:t>NTC4-</w:t>
              </w:r>
            </w:ins>
          </w:p>
        </w:tc>
        <w:tc>
          <w:tcPr>
            <w:tcW w:w="523" w:type="pct"/>
            <w:shd w:val="clear" w:color="auto" w:fill="auto"/>
            <w:noWrap w:val="0"/>
            <w:vAlign w:val="top"/>
          </w:tcPr>
          <w:p w14:paraId="040E5D28">
            <w:pPr>
              <w:jc w:val="center"/>
              <w:rPr>
                <w:ins w:id="4280" w:author="LKY" w:date="2026-09-15T17:09:09Z"/>
                <w:rFonts w:hint="default" w:ascii="Times New Roman" w:hAnsi="Times New Roman" w:eastAsiaTheme="minorEastAsia" w:cstheme="minorBidi"/>
                <w:kern w:val="2"/>
                <w:sz w:val="21"/>
                <w:szCs w:val="24"/>
                <w:vertAlign w:val="baseline"/>
                <w:lang w:val="en-US" w:eastAsia="zh-CN" w:bidi="ar-SA"/>
              </w:rPr>
            </w:pPr>
            <w:ins w:id="4281" w:author="LKY" w:date="2026-09-15T17:09:09Z">
              <w:r>
                <w:rPr>
                  <w:rFonts w:hint="eastAsia" w:ascii="Times New Roman" w:hAnsi="Times New Roman"/>
                  <w:vertAlign w:val="baseline"/>
                  <w:lang w:val="en-US" w:eastAsia="zh-CN"/>
                </w:rPr>
                <w:t>NTC5-</w:t>
              </w:r>
            </w:ins>
          </w:p>
        </w:tc>
        <w:tc>
          <w:tcPr>
            <w:tcW w:w="523" w:type="pct"/>
            <w:shd w:val="clear" w:color="auto" w:fill="auto"/>
            <w:noWrap w:val="0"/>
            <w:vAlign w:val="top"/>
          </w:tcPr>
          <w:p w14:paraId="71A7399B">
            <w:pPr>
              <w:jc w:val="center"/>
              <w:rPr>
                <w:ins w:id="4282" w:author="LKY" w:date="2026-09-15T17:09:09Z"/>
                <w:rFonts w:hint="default" w:ascii="Times New Roman" w:hAnsi="Times New Roman" w:eastAsiaTheme="minorEastAsia" w:cstheme="minorBidi"/>
                <w:kern w:val="2"/>
                <w:sz w:val="21"/>
                <w:szCs w:val="24"/>
                <w:vertAlign w:val="baseline"/>
                <w:lang w:val="en-US" w:eastAsia="zh-CN" w:bidi="ar-SA"/>
              </w:rPr>
            </w:pPr>
            <w:ins w:id="4283" w:author="LKY" w:date="2026-09-15T17:09:09Z">
              <w:r>
                <w:rPr>
                  <w:rFonts w:hint="eastAsia" w:ascii="Times New Roman" w:hAnsi="Times New Roman"/>
                  <w:vertAlign w:val="baseline"/>
                  <w:lang w:val="en-US" w:eastAsia="zh-CN"/>
                </w:rPr>
                <w:t>NTC6-</w:t>
              </w:r>
            </w:ins>
          </w:p>
        </w:tc>
        <w:tc>
          <w:tcPr>
            <w:tcW w:w="523" w:type="pct"/>
            <w:shd w:val="clear" w:color="auto" w:fill="auto"/>
            <w:noWrap w:val="0"/>
            <w:vAlign w:val="top"/>
          </w:tcPr>
          <w:p w14:paraId="5DD2837B">
            <w:pPr>
              <w:jc w:val="center"/>
              <w:rPr>
                <w:ins w:id="4284" w:author="LKY" w:date="2026-09-15T17:09:09Z"/>
                <w:rFonts w:hint="default" w:ascii="Times New Roman" w:hAnsi="Times New Roman" w:eastAsiaTheme="minorEastAsia" w:cstheme="minorBidi"/>
                <w:kern w:val="2"/>
                <w:sz w:val="21"/>
                <w:szCs w:val="24"/>
                <w:vertAlign w:val="baseline"/>
                <w:lang w:val="en-US" w:eastAsia="zh-CN" w:bidi="ar-SA"/>
              </w:rPr>
            </w:pPr>
            <w:ins w:id="4285" w:author="LKY" w:date="2026-09-15T17:09:09Z">
              <w:r>
                <w:rPr>
                  <w:rFonts w:hint="eastAsia" w:ascii="Times New Roman" w:hAnsi="Times New Roman"/>
                  <w:vertAlign w:val="baseline"/>
                  <w:lang w:val="en-US" w:eastAsia="zh-CN"/>
                </w:rPr>
                <w:t>NTC7-</w:t>
              </w:r>
            </w:ins>
          </w:p>
        </w:tc>
        <w:tc>
          <w:tcPr>
            <w:tcW w:w="523" w:type="pct"/>
            <w:noWrap w:val="0"/>
            <w:vAlign w:val="top"/>
          </w:tcPr>
          <w:p w14:paraId="1A01D49F">
            <w:pPr>
              <w:jc w:val="center"/>
              <w:rPr>
                <w:ins w:id="4286" w:author="LKY" w:date="2026-09-15T17:09:09Z"/>
                <w:rFonts w:hint="default" w:ascii="Times New Roman" w:hAnsi="Times New Roman"/>
                <w:vertAlign w:val="baseline"/>
                <w:lang w:val="en-US" w:eastAsia="zh-CN"/>
              </w:rPr>
            </w:pPr>
            <w:ins w:id="4287" w:author="LKY" w:date="2026-09-15T17:09:09Z">
              <w:r>
                <w:rPr>
                  <w:rFonts w:hint="eastAsia" w:ascii="Times New Roman" w:hAnsi="Times New Roman"/>
                  <w:vertAlign w:val="baseline"/>
                  <w:lang w:val="en-US" w:eastAsia="zh-CN"/>
                </w:rPr>
                <w:t>NTC8-</w:t>
              </w:r>
            </w:ins>
          </w:p>
        </w:tc>
        <w:tc>
          <w:tcPr>
            <w:tcW w:w="292" w:type="pct"/>
            <w:noWrap w:val="0"/>
            <w:vAlign w:val="top"/>
          </w:tcPr>
          <w:p w14:paraId="4B3BA7F9">
            <w:pPr>
              <w:jc w:val="center"/>
              <w:rPr>
                <w:ins w:id="4288" w:author="LKY" w:date="2026-09-15T17:09:09Z"/>
                <w:rFonts w:hint="default" w:ascii="Times New Roman" w:hAnsi="Times New Roman"/>
                <w:vertAlign w:val="baseline"/>
                <w:lang w:val="en-US" w:eastAsia="zh-CN"/>
              </w:rPr>
            </w:pPr>
            <w:ins w:id="4289" w:author="LKY" w:date="2026-09-15T17:09:09Z">
              <w:r>
                <w:rPr>
                  <w:rFonts w:hint="eastAsia" w:ascii="Times New Roman" w:hAnsi="Times New Roman"/>
                  <w:vertAlign w:val="baseline"/>
                  <w:lang w:val="en-US" w:eastAsia="zh-CN"/>
                </w:rPr>
                <w:t>PE</w:t>
              </w:r>
            </w:ins>
          </w:p>
        </w:tc>
      </w:tr>
      <w:tr w14:paraId="3C99A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290" w:author="LKY" w:date="2026-09-15T17:09:09Z"/>
        </w:trPr>
        <w:tc>
          <w:tcPr>
            <w:tcW w:w="515" w:type="pct"/>
            <w:noWrap w:val="0"/>
            <w:vAlign w:val="top"/>
          </w:tcPr>
          <w:p w14:paraId="16CF5943">
            <w:pPr>
              <w:jc w:val="center"/>
              <w:rPr>
                <w:ins w:id="4291" w:author="LKY" w:date="2026-09-15T17:09:09Z"/>
                <w:rFonts w:hint="default" w:ascii="Times New Roman" w:hAnsi="Times New Roman"/>
                <w:vertAlign w:val="baseline"/>
                <w:lang w:val="en-US" w:eastAsia="zh-CN"/>
              </w:rPr>
            </w:pPr>
            <w:ins w:id="4292" w:author="LKY" w:date="2026-09-15T17:09:09Z">
              <w:r>
                <w:rPr>
                  <w:rFonts w:hint="eastAsia" w:ascii="Times New Roman" w:hAnsi="Times New Roman"/>
                  <w:vertAlign w:val="baseline"/>
                  <w:lang w:val="en-US" w:eastAsia="zh-CN"/>
                </w:rPr>
                <w:t>端口号</w:t>
              </w:r>
            </w:ins>
          </w:p>
        </w:tc>
        <w:tc>
          <w:tcPr>
            <w:tcW w:w="523" w:type="pct"/>
            <w:noWrap w:val="0"/>
            <w:vAlign w:val="top"/>
          </w:tcPr>
          <w:p w14:paraId="44730BCB">
            <w:pPr>
              <w:jc w:val="center"/>
              <w:rPr>
                <w:ins w:id="4293" w:author="LKY" w:date="2026-09-15T17:09:09Z"/>
                <w:rFonts w:hint="default" w:ascii="Times New Roman" w:hAnsi="Times New Roman"/>
                <w:vertAlign w:val="baseline"/>
                <w:lang w:val="en-US" w:eastAsia="zh-CN"/>
              </w:rPr>
            </w:pPr>
            <w:ins w:id="4294" w:author="LKY" w:date="2026-09-15T17:09:09Z">
              <w:r>
                <w:rPr>
                  <w:rFonts w:hint="eastAsia" w:ascii="Times New Roman" w:hAnsi="Times New Roman"/>
                  <w:vertAlign w:val="baseline"/>
                  <w:lang w:val="en-US" w:eastAsia="zh-CN"/>
                </w:rPr>
                <w:t>A1</w:t>
              </w:r>
            </w:ins>
          </w:p>
        </w:tc>
        <w:tc>
          <w:tcPr>
            <w:tcW w:w="523" w:type="pct"/>
            <w:noWrap w:val="0"/>
            <w:vAlign w:val="top"/>
          </w:tcPr>
          <w:p w14:paraId="11E613B3">
            <w:pPr>
              <w:jc w:val="center"/>
              <w:rPr>
                <w:ins w:id="4295" w:author="LKY" w:date="2026-09-15T17:09:09Z"/>
                <w:rFonts w:hint="default" w:ascii="Times New Roman" w:hAnsi="Times New Roman"/>
                <w:vertAlign w:val="baseline"/>
                <w:lang w:val="en-US" w:eastAsia="zh-CN"/>
              </w:rPr>
            </w:pPr>
            <w:ins w:id="4296" w:author="LKY" w:date="2026-09-15T17:09:09Z">
              <w:r>
                <w:rPr>
                  <w:rFonts w:hint="eastAsia" w:ascii="Times New Roman" w:hAnsi="Times New Roman"/>
                  <w:vertAlign w:val="baseline"/>
                  <w:lang w:val="en-US" w:eastAsia="zh-CN"/>
                </w:rPr>
                <w:t>A2</w:t>
              </w:r>
            </w:ins>
          </w:p>
        </w:tc>
        <w:tc>
          <w:tcPr>
            <w:tcW w:w="523" w:type="pct"/>
            <w:noWrap w:val="0"/>
            <w:vAlign w:val="top"/>
          </w:tcPr>
          <w:p w14:paraId="018EDDB2">
            <w:pPr>
              <w:jc w:val="center"/>
              <w:rPr>
                <w:ins w:id="4297" w:author="LKY" w:date="2026-09-15T17:09:09Z"/>
                <w:rFonts w:hint="default" w:ascii="Times New Roman" w:hAnsi="Times New Roman"/>
                <w:vertAlign w:val="baseline"/>
                <w:lang w:val="en-US" w:eastAsia="zh-CN"/>
              </w:rPr>
            </w:pPr>
            <w:ins w:id="4298" w:author="LKY" w:date="2026-09-15T17:09:09Z">
              <w:r>
                <w:rPr>
                  <w:rFonts w:hint="eastAsia" w:ascii="Times New Roman" w:hAnsi="Times New Roman"/>
                  <w:vertAlign w:val="baseline"/>
                  <w:lang w:val="en-US" w:eastAsia="zh-CN"/>
                </w:rPr>
                <w:t>A3</w:t>
              </w:r>
            </w:ins>
          </w:p>
        </w:tc>
        <w:tc>
          <w:tcPr>
            <w:tcW w:w="523" w:type="pct"/>
            <w:noWrap w:val="0"/>
            <w:vAlign w:val="top"/>
          </w:tcPr>
          <w:p w14:paraId="000D695D">
            <w:pPr>
              <w:jc w:val="center"/>
              <w:rPr>
                <w:ins w:id="4299" w:author="LKY" w:date="2026-09-15T17:09:09Z"/>
                <w:rFonts w:hint="default" w:ascii="Times New Roman" w:hAnsi="Times New Roman"/>
                <w:vertAlign w:val="baseline"/>
                <w:lang w:val="en-US" w:eastAsia="zh-CN"/>
              </w:rPr>
            </w:pPr>
            <w:ins w:id="4300" w:author="LKY" w:date="2026-09-15T17:09:09Z">
              <w:r>
                <w:rPr>
                  <w:rFonts w:hint="eastAsia" w:ascii="Times New Roman" w:hAnsi="Times New Roman"/>
                  <w:vertAlign w:val="baseline"/>
                  <w:lang w:val="en-US" w:eastAsia="zh-CN"/>
                </w:rPr>
                <w:t>A4</w:t>
              </w:r>
            </w:ins>
          </w:p>
        </w:tc>
        <w:tc>
          <w:tcPr>
            <w:tcW w:w="523" w:type="pct"/>
            <w:noWrap w:val="0"/>
            <w:vAlign w:val="top"/>
          </w:tcPr>
          <w:p w14:paraId="4105107E">
            <w:pPr>
              <w:jc w:val="center"/>
              <w:rPr>
                <w:ins w:id="4301" w:author="LKY" w:date="2026-09-15T17:09:09Z"/>
                <w:rFonts w:hint="default" w:ascii="Times New Roman" w:hAnsi="Times New Roman"/>
                <w:vertAlign w:val="baseline"/>
                <w:lang w:val="en-US" w:eastAsia="zh-CN"/>
              </w:rPr>
            </w:pPr>
            <w:ins w:id="4302" w:author="LKY" w:date="2026-09-15T17:09:09Z">
              <w:r>
                <w:rPr>
                  <w:rFonts w:hint="eastAsia" w:ascii="Times New Roman" w:hAnsi="Times New Roman"/>
                  <w:vertAlign w:val="baseline"/>
                  <w:lang w:val="en-US" w:eastAsia="zh-CN"/>
                </w:rPr>
                <w:t>A5</w:t>
              </w:r>
            </w:ins>
          </w:p>
        </w:tc>
        <w:tc>
          <w:tcPr>
            <w:tcW w:w="523" w:type="pct"/>
            <w:noWrap w:val="0"/>
            <w:vAlign w:val="top"/>
          </w:tcPr>
          <w:p w14:paraId="7D3EC3B3">
            <w:pPr>
              <w:jc w:val="center"/>
              <w:rPr>
                <w:ins w:id="4303" w:author="LKY" w:date="2026-09-15T17:09:09Z"/>
                <w:rFonts w:hint="default" w:ascii="Times New Roman" w:hAnsi="Times New Roman"/>
                <w:vertAlign w:val="baseline"/>
                <w:lang w:val="en-US" w:eastAsia="zh-CN"/>
              </w:rPr>
            </w:pPr>
            <w:ins w:id="4304" w:author="LKY" w:date="2026-09-15T17:09:09Z">
              <w:r>
                <w:rPr>
                  <w:rFonts w:hint="eastAsia" w:ascii="Times New Roman" w:hAnsi="Times New Roman"/>
                  <w:vertAlign w:val="baseline"/>
                  <w:lang w:val="en-US" w:eastAsia="zh-CN"/>
                </w:rPr>
                <w:t>A6</w:t>
              </w:r>
            </w:ins>
          </w:p>
        </w:tc>
        <w:tc>
          <w:tcPr>
            <w:tcW w:w="523" w:type="pct"/>
            <w:noWrap w:val="0"/>
            <w:vAlign w:val="top"/>
          </w:tcPr>
          <w:p w14:paraId="331A0D42">
            <w:pPr>
              <w:jc w:val="center"/>
              <w:rPr>
                <w:ins w:id="4305" w:author="LKY" w:date="2026-09-15T17:09:09Z"/>
                <w:rFonts w:hint="default" w:ascii="Times New Roman" w:hAnsi="Times New Roman"/>
                <w:vertAlign w:val="baseline"/>
                <w:lang w:val="en-US" w:eastAsia="zh-CN"/>
              </w:rPr>
            </w:pPr>
            <w:ins w:id="4306" w:author="LKY" w:date="2026-09-15T17:09:09Z">
              <w:r>
                <w:rPr>
                  <w:rFonts w:hint="eastAsia" w:ascii="Times New Roman" w:hAnsi="Times New Roman"/>
                  <w:vertAlign w:val="baseline"/>
                  <w:lang w:val="en-US" w:eastAsia="zh-CN"/>
                </w:rPr>
                <w:t>A7</w:t>
              </w:r>
            </w:ins>
          </w:p>
        </w:tc>
        <w:tc>
          <w:tcPr>
            <w:tcW w:w="523" w:type="pct"/>
            <w:noWrap w:val="0"/>
            <w:vAlign w:val="top"/>
          </w:tcPr>
          <w:p w14:paraId="4F705AA5">
            <w:pPr>
              <w:jc w:val="center"/>
              <w:rPr>
                <w:ins w:id="4307" w:author="LKY" w:date="2026-09-15T17:09:09Z"/>
                <w:rFonts w:hint="default" w:ascii="Times New Roman" w:hAnsi="Times New Roman"/>
                <w:vertAlign w:val="baseline"/>
                <w:lang w:val="en-US" w:eastAsia="zh-CN"/>
              </w:rPr>
            </w:pPr>
            <w:ins w:id="4308" w:author="LKY" w:date="2026-09-15T17:09:09Z">
              <w:r>
                <w:rPr>
                  <w:rFonts w:hint="eastAsia" w:ascii="Times New Roman" w:hAnsi="Times New Roman"/>
                  <w:vertAlign w:val="baseline"/>
                  <w:lang w:val="en-US" w:eastAsia="zh-CN"/>
                </w:rPr>
                <w:t>A8</w:t>
              </w:r>
            </w:ins>
          </w:p>
        </w:tc>
        <w:tc>
          <w:tcPr>
            <w:tcW w:w="292" w:type="pct"/>
            <w:noWrap w:val="0"/>
            <w:vAlign w:val="top"/>
          </w:tcPr>
          <w:p w14:paraId="00CE1CBA">
            <w:pPr>
              <w:jc w:val="center"/>
              <w:rPr>
                <w:ins w:id="4309" w:author="LKY" w:date="2026-09-15T17:09:09Z"/>
                <w:rFonts w:hint="default" w:ascii="Times New Roman" w:hAnsi="Times New Roman"/>
                <w:vertAlign w:val="baseline"/>
                <w:lang w:val="en-US" w:eastAsia="zh-CN"/>
              </w:rPr>
            </w:pPr>
            <w:ins w:id="4310" w:author="LKY" w:date="2026-09-15T17:09:09Z">
              <w:r>
                <w:rPr>
                  <w:rFonts w:hint="eastAsia" w:ascii="Times New Roman" w:hAnsi="Times New Roman"/>
                  <w:vertAlign w:val="baseline"/>
                  <w:lang w:val="en-US" w:eastAsia="zh-CN"/>
                </w:rPr>
                <w:t>A9</w:t>
              </w:r>
            </w:ins>
          </w:p>
        </w:tc>
      </w:tr>
      <w:tr w14:paraId="0611E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4311" w:author="LKY" w:date="2026-09-15T17:09:09Z"/>
        </w:trPr>
        <w:tc>
          <w:tcPr>
            <w:tcW w:w="515" w:type="pct"/>
            <w:noWrap w:val="0"/>
            <w:vAlign w:val="top"/>
          </w:tcPr>
          <w:p w14:paraId="2BCB1935">
            <w:pPr>
              <w:jc w:val="center"/>
              <w:rPr>
                <w:ins w:id="4312" w:author="LKY" w:date="2026-09-15T17:09:09Z"/>
                <w:rFonts w:hint="default" w:ascii="Times New Roman" w:hAnsi="Times New Roman"/>
                <w:vertAlign w:val="baseline"/>
                <w:lang w:val="en-US" w:eastAsia="zh-CN"/>
              </w:rPr>
            </w:pPr>
            <w:ins w:id="4313" w:author="LKY" w:date="2026-09-15T17:09:09Z">
              <w:r>
                <w:rPr>
                  <w:rFonts w:hint="eastAsia" w:ascii="Times New Roman" w:hAnsi="Times New Roman"/>
                  <w:vertAlign w:val="baseline"/>
                  <w:lang w:val="en-US" w:eastAsia="zh-CN"/>
                </w:rPr>
                <w:t>名称</w:t>
              </w:r>
            </w:ins>
          </w:p>
        </w:tc>
        <w:tc>
          <w:tcPr>
            <w:tcW w:w="523" w:type="pct"/>
            <w:noWrap w:val="0"/>
            <w:vAlign w:val="top"/>
          </w:tcPr>
          <w:p w14:paraId="6C84F2B3">
            <w:pPr>
              <w:jc w:val="center"/>
              <w:rPr>
                <w:ins w:id="4314" w:author="LKY" w:date="2026-09-15T17:09:09Z"/>
                <w:rFonts w:hint="default" w:ascii="Times New Roman" w:hAnsi="Times New Roman"/>
                <w:vertAlign w:val="baseline"/>
                <w:lang w:val="en-US" w:eastAsia="zh-CN"/>
              </w:rPr>
            </w:pPr>
            <w:ins w:id="4315" w:author="LKY" w:date="2026-09-15T17:09:09Z">
              <w:r>
                <w:rPr>
                  <w:rFonts w:hint="eastAsia" w:ascii="Times New Roman" w:hAnsi="Times New Roman"/>
                  <w:vertAlign w:val="baseline"/>
                  <w:lang w:val="en-US" w:eastAsia="zh-CN"/>
                </w:rPr>
                <w:t>NTC1+</w:t>
              </w:r>
            </w:ins>
          </w:p>
        </w:tc>
        <w:tc>
          <w:tcPr>
            <w:tcW w:w="523" w:type="pct"/>
            <w:noWrap w:val="0"/>
            <w:vAlign w:val="top"/>
          </w:tcPr>
          <w:p w14:paraId="01C6CA23">
            <w:pPr>
              <w:jc w:val="center"/>
              <w:rPr>
                <w:ins w:id="4316" w:author="LKY" w:date="2026-09-15T17:09:09Z"/>
                <w:rFonts w:hint="default" w:ascii="Times New Roman" w:hAnsi="Times New Roman"/>
                <w:vertAlign w:val="baseline"/>
                <w:lang w:val="en-US" w:eastAsia="zh-CN"/>
              </w:rPr>
            </w:pPr>
            <w:ins w:id="4317" w:author="LKY" w:date="2026-09-15T17:09:09Z">
              <w:r>
                <w:rPr>
                  <w:rFonts w:hint="eastAsia" w:ascii="Times New Roman" w:hAnsi="Times New Roman"/>
                  <w:vertAlign w:val="baseline"/>
                  <w:lang w:val="en-US" w:eastAsia="zh-CN"/>
                </w:rPr>
                <w:t>NTC2+</w:t>
              </w:r>
            </w:ins>
          </w:p>
        </w:tc>
        <w:tc>
          <w:tcPr>
            <w:tcW w:w="523" w:type="pct"/>
            <w:noWrap w:val="0"/>
            <w:vAlign w:val="top"/>
          </w:tcPr>
          <w:p w14:paraId="5D4518C0">
            <w:pPr>
              <w:jc w:val="center"/>
              <w:rPr>
                <w:ins w:id="4318" w:author="LKY" w:date="2026-09-15T17:09:09Z"/>
                <w:rFonts w:hint="default" w:ascii="Times New Roman" w:hAnsi="Times New Roman"/>
                <w:vertAlign w:val="baseline"/>
                <w:lang w:val="en-US" w:eastAsia="zh-CN"/>
              </w:rPr>
            </w:pPr>
            <w:ins w:id="4319" w:author="LKY" w:date="2026-09-15T17:09:09Z">
              <w:r>
                <w:rPr>
                  <w:rFonts w:hint="eastAsia" w:ascii="Times New Roman" w:hAnsi="Times New Roman"/>
                  <w:vertAlign w:val="baseline"/>
                  <w:lang w:val="en-US" w:eastAsia="zh-CN"/>
                </w:rPr>
                <w:t>NTC3+</w:t>
              </w:r>
            </w:ins>
          </w:p>
        </w:tc>
        <w:tc>
          <w:tcPr>
            <w:tcW w:w="523" w:type="pct"/>
            <w:noWrap w:val="0"/>
            <w:vAlign w:val="top"/>
          </w:tcPr>
          <w:p w14:paraId="42355023">
            <w:pPr>
              <w:jc w:val="center"/>
              <w:rPr>
                <w:ins w:id="4320" w:author="LKY" w:date="2026-09-15T17:09:09Z"/>
                <w:rFonts w:hint="default" w:ascii="Times New Roman" w:hAnsi="Times New Roman"/>
                <w:vertAlign w:val="baseline"/>
                <w:lang w:val="en-US" w:eastAsia="zh-CN"/>
              </w:rPr>
            </w:pPr>
            <w:ins w:id="4321" w:author="LKY" w:date="2026-09-15T17:09:09Z">
              <w:r>
                <w:rPr>
                  <w:rFonts w:hint="eastAsia" w:ascii="Times New Roman" w:hAnsi="Times New Roman"/>
                  <w:vertAlign w:val="baseline"/>
                  <w:lang w:val="en-US" w:eastAsia="zh-CN"/>
                </w:rPr>
                <w:t>NTC4+</w:t>
              </w:r>
            </w:ins>
          </w:p>
        </w:tc>
        <w:tc>
          <w:tcPr>
            <w:tcW w:w="523" w:type="pct"/>
            <w:noWrap w:val="0"/>
            <w:vAlign w:val="top"/>
          </w:tcPr>
          <w:p w14:paraId="7C42CE04">
            <w:pPr>
              <w:jc w:val="center"/>
              <w:rPr>
                <w:ins w:id="4322" w:author="LKY" w:date="2026-09-15T17:09:09Z"/>
                <w:rFonts w:hint="default" w:ascii="Times New Roman" w:hAnsi="Times New Roman"/>
                <w:vertAlign w:val="baseline"/>
                <w:lang w:val="en-US" w:eastAsia="zh-CN"/>
              </w:rPr>
            </w:pPr>
            <w:ins w:id="4323" w:author="LKY" w:date="2026-09-15T17:09:09Z">
              <w:r>
                <w:rPr>
                  <w:rFonts w:hint="eastAsia" w:ascii="Times New Roman" w:hAnsi="Times New Roman"/>
                  <w:vertAlign w:val="baseline"/>
                  <w:lang w:val="en-US" w:eastAsia="zh-CN"/>
                </w:rPr>
                <w:t>NTC5+</w:t>
              </w:r>
            </w:ins>
          </w:p>
        </w:tc>
        <w:tc>
          <w:tcPr>
            <w:tcW w:w="523" w:type="pct"/>
            <w:noWrap w:val="0"/>
            <w:vAlign w:val="top"/>
          </w:tcPr>
          <w:p w14:paraId="30CEA0BC">
            <w:pPr>
              <w:jc w:val="center"/>
              <w:rPr>
                <w:ins w:id="4324" w:author="LKY" w:date="2026-09-15T17:09:09Z"/>
                <w:rFonts w:hint="default" w:ascii="Times New Roman" w:hAnsi="Times New Roman"/>
                <w:vertAlign w:val="baseline"/>
                <w:lang w:val="en-US" w:eastAsia="zh-CN"/>
              </w:rPr>
            </w:pPr>
            <w:ins w:id="4325" w:author="LKY" w:date="2026-09-15T17:09:09Z">
              <w:r>
                <w:rPr>
                  <w:rFonts w:hint="eastAsia" w:ascii="Times New Roman" w:hAnsi="Times New Roman"/>
                  <w:vertAlign w:val="baseline"/>
                  <w:lang w:val="en-US" w:eastAsia="zh-CN"/>
                </w:rPr>
                <w:t>NTC6+</w:t>
              </w:r>
            </w:ins>
          </w:p>
        </w:tc>
        <w:tc>
          <w:tcPr>
            <w:tcW w:w="523" w:type="pct"/>
            <w:noWrap w:val="0"/>
            <w:vAlign w:val="top"/>
          </w:tcPr>
          <w:p w14:paraId="588C0EF7">
            <w:pPr>
              <w:jc w:val="center"/>
              <w:rPr>
                <w:ins w:id="4326" w:author="LKY" w:date="2026-09-15T17:09:09Z"/>
                <w:rFonts w:hint="default" w:ascii="Times New Roman" w:hAnsi="Times New Roman"/>
                <w:vertAlign w:val="baseline"/>
                <w:lang w:val="en-US" w:eastAsia="zh-CN"/>
              </w:rPr>
            </w:pPr>
            <w:ins w:id="4327" w:author="LKY" w:date="2026-09-15T17:09:09Z">
              <w:r>
                <w:rPr>
                  <w:rFonts w:hint="eastAsia" w:ascii="Times New Roman" w:hAnsi="Times New Roman"/>
                  <w:vertAlign w:val="baseline"/>
                  <w:lang w:val="en-US" w:eastAsia="zh-CN"/>
                </w:rPr>
                <w:t>NTC7+</w:t>
              </w:r>
            </w:ins>
          </w:p>
        </w:tc>
        <w:tc>
          <w:tcPr>
            <w:tcW w:w="523" w:type="pct"/>
            <w:noWrap w:val="0"/>
            <w:vAlign w:val="top"/>
          </w:tcPr>
          <w:p w14:paraId="76AF9B35">
            <w:pPr>
              <w:jc w:val="center"/>
              <w:rPr>
                <w:ins w:id="4328" w:author="LKY" w:date="2026-09-15T17:09:09Z"/>
                <w:rFonts w:hint="default" w:ascii="Times New Roman" w:hAnsi="Times New Roman"/>
                <w:vertAlign w:val="baseline"/>
                <w:lang w:val="en-US" w:eastAsia="zh-CN"/>
              </w:rPr>
            </w:pPr>
            <w:ins w:id="4329" w:author="LKY" w:date="2026-09-15T17:09:09Z">
              <w:r>
                <w:rPr>
                  <w:rFonts w:hint="eastAsia" w:ascii="Times New Roman" w:hAnsi="Times New Roman"/>
                  <w:vertAlign w:val="baseline"/>
                  <w:lang w:val="en-US" w:eastAsia="zh-CN"/>
                </w:rPr>
                <w:t>NTC8+</w:t>
              </w:r>
            </w:ins>
          </w:p>
        </w:tc>
        <w:tc>
          <w:tcPr>
            <w:tcW w:w="292" w:type="pct"/>
            <w:noWrap w:val="0"/>
            <w:vAlign w:val="top"/>
          </w:tcPr>
          <w:p w14:paraId="5C047491">
            <w:pPr>
              <w:jc w:val="center"/>
              <w:rPr>
                <w:ins w:id="4330" w:author="LKY" w:date="2026-09-15T17:09:09Z"/>
                <w:rFonts w:hint="default" w:ascii="Times New Roman" w:hAnsi="Times New Roman"/>
                <w:vertAlign w:val="baseline"/>
                <w:lang w:val="en-US" w:eastAsia="zh-CN"/>
              </w:rPr>
            </w:pPr>
            <w:ins w:id="4331" w:author="LKY" w:date="2026-09-15T17:09:09Z">
              <w:r>
                <w:rPr>
                  <w:rFonts w:hint="eastAsia" w:ascii="Times New Roman" w:hAnsi="Times New Roman"/>
                  <w:vertAlign w:val="baseline"/>
                  <w:lang w:val="en-US" w:eastAsia="zh-CN"/>
                </w:rPr>
                <w:t>PE</w:t>
              </w:r>
            </w:ins>
          </w:p>
        </w:tc>
      </w:tr>
    </w:tbl>
    <w:p w14:paraId="0777B19D">
      <w:pPr>
        <w:rPr>
          <w:rFonts w:hint="default"/>
          <w:lang w:val="en-US" w:eastAsia="zh-CN"/>
        </w:rPr>
      </w:pPr>
    </w:p>
    <w:p w14:paraId="059897E2">
      <w:pPr>
        <w:pStyle w:val="12"/>
        <w:ind w:left="0" w:leftChars="0" w:firstLine="0" w:firstLineChars="0"/>
        <w:outlineLvl w:val="2"/>
        <w:rPr>
          <w:rFonts w:ascii="宋体" w:hAnsi="宋体" w:eastAsia="宋体" w:cs="宋体"/>
          <w:sz w:val="24"/>
          <w:szCs w:val="24"/>
        </w:rPr>
      </w:pPr>
      <w:bookmarkStart w:id="113" w:name="_Toc9415"/>
      <w:bookmarkStart w:id="114" w:name="_Toc18087"/>
      <w:bookmarkStart w:id="115" w:name="_Toc27639"/>
      <w:bookmarkStart w:id="116" w:name="_Toc25829"/>
      <w:bookmarkStart w:id="117" w:name="_Toc10353"/>
      <w:r>
        <w:rPr>
          <w:rFonts w:hint="eastAsia" w:ascii="Times New Roman" w:hAnsi="Times New Roman"/>
          <w:b/>
          <w:bCs/>
          <w:sz w:val="28"/>
          <w:szCs w:val="28"/>
          <w:lang w:val="en-US" w:eastAsia="zh-CN"/>
        </w:rPr>
        <w:t>2.3.</w:t>
      </w:r>
      <w:ins w:id="4332" w:author="LKY" w:date="2026-09-15T17:09:17Z">
        <w:r>
          <w:rPr>
            <w:rFonts w:hint="eastAsia" w:ascii="Times New Roman" w:hAnsi="Times New Roman"/>
            <w:b/>
            <w:bCs/>
            <w:sz w:val="28"/>
            <w:szCs w:val="28"/>
            <w:lang w:val="en-US" w:eastAsia="zh-CN"/>
          </w:rPr>
          <w:t>10</w:t>
        </w:r>
      </w:ins>
      <w:del w:id="4333" w:author="LKY" w:date="2026-08-28T19:15:51Z">
        <w:r>
          <w:rPr>
            <w:rFonts w:hint="eastAsia" w:ascii="Times New Roman" w:hAnsi="Times New Roman"/>
            <w:b/>
            <w:bCs/>
            <w:sz w:val="28"/>
            <w:szCs w:val="28"/>
            <w:lang w:val="en-US" w:eastAsia="zh-CN"/>
          </w:rPr>
          <w:delText>8</w:delText>
        </w:r>
      </w:del>
      <w:r>
        <w:rPr>
          <w:rFonts w:hint="eastAsia" w:ascii="Times New Roman" w:hAnsi="Times New Roman"/>
          <w:b/>
          <w:bCs/>
          <w:sz w:val="28"/>
          <w:szCs w:val="28"/>
          <w:lang w:val="en-US" w:eastAsia="zh-CN"/>
        </w:rPr>
        <w:t xml:space="preserve"> RS485使用</w:t>
      </w:r>
      <w:bookmarkEnd w:id="113"/>
      <w:bookmarkEnd w:id="114"/>
      <w:bookmarkEnd w:id="115"/>
      <w:bookmarkEnd w:id="116"/>
      <w:bookmarkEnd w:id="117"/>
    </w:p>
    <w:p w14:paraId="0966B3B6">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以X90为例，6PIN端口：</w:t>
      </w:r>
    </w:p>
    <w:p w14:paraId="18C91A1C">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RS</w:t>
      </w:r>
      <w:del w:id="4334" w:author="LKY" w:date="2026-08-28T19:28:15Z">
        <w:r>
          <w:rPr>
            <w:rFonts w:hint="eastAsia" w:ascii="Times New Roman" w:hAnsi="Times New Roman"/>
            <w:b w:val="0"/>
            <w:bCs w:val="0"/>
            <w:sz w:val="24"/>
            <w:szCs w:val="24"/>
            <w:lang w:val="en-US" w:eastAsia="zh-CN"/>
          </w:rPr>
          <w:delText>2</w:delText>
        </w:r>
      </w:del>
      <w:del w:id="4335" w:author="LKY" w:date="2026-08-28T19:28:14Z">
        <w:r>
          <w:rPr>
            <w:rFonts w:hint="eastAsia" w:ascii="Times New Roman" w:hAnsi="Times New Roman"/>
            <w:b w:val="0"/>
            <w:bCs w:val="0"/>
            <w:sz w:val="24"/>
            <w:szCs w:val="24"/>
            <w:lang w:val="en-US" w:eastAsia="zh-CN"/>
          </w:rPr>
          <w:delText>32/</w:delText>
        </w:r>
      </w:del>
      <w:r>
        <w:rPr>
          <w:rFonts w:hint="eastAsia" w:ascii="Times New Roman" w:hAnsi="Times New Roman"/>
          <w:b w:val="0"/>
          <w:bCs w:val="0"/>
          <w:sz w:val="24"/>
          <w:szCs w:val="24"/>
          <w:lang w:val="en-US" w:eastAsia="zh-CN"/>
        </w:rPr>
        <w:t>485传输</w:t>
      </w:r>
    </w:p>
    <w:p w14:paraId="11C0827E">
      <w:pPr>
        <w:keepNext w:val="0"/>
        <w:keepLines w:val="0"/>
        <w:pageBreakBefore w:val="0"/>
        <w:widowControl w:val="0"/>
        <w:numPr>
          <w:ilvl w:val="0"/>
          <w:numId w:val="0"/>
        </w:numPr>
        <w:kinsoku/>
        <w:wordWrap/>
        <w:overflowPunct/>
        <w:topLinePunct w:val="0"/>
        <w:autoSpaceDE/>
        <w:autoSpaceDN/>
        <w:bidi w:val="0"/>
        <w:adjustRightInd w:val="0"/>
        <w:snapToGrid/>
        <w:spacing w:line="360" w:lineRule="auto"/>
        <w:ind w:leftChars="0" w:firstLine="480" w:firstLineChars="200"/>
        <w:textAlignment w:val="baseline"/>
        <w:rPr>
          <w:rFonts w:hint="eastAsia" w:ascii="Times New Roman" w:hAnsi="Times New Roman" w:eastAsia="宋体" w:cs="宋体"/>
          <w:b w:val="0"/>
          <w:bCs/>
          <w:color w:val="auto"/>
          <w:kern w:val="0"/>
          <w:sz w:val="24"/>
          <w:szCs w:val="24"/>
          <w:lang w:val="en-US" w:eastAsia="zh-CN" w:bidi="en-US"/>
        </w:rPr>
      </w:pPr>
      <w:r>
        <w:rPr>
          <w:rFonts w:hint="eastAsia" w:ascii="Times New Roman" w:hAnsi="Times New Roman" w:eastAsia="宋体" w:cs="宋体"/>
          <w:b w:val="0"/>
          <w:bCs/>
          <w:color w:val="auto"/>
          <w:kern w:val="0"/>
          <w:sz w:val="24"/>
          <w:szCs w:val="24"/>
          <w:lang w:val="en-US" w:eastAsia="zh-CN" w:bidi="en-US"/>
        </w:rPr>
        <w:t>使用RS</w:t>
      </w:r>
      <w:del w:id="4336" w:author="LKY" w:date="2026-08-28T19:27:39Z">
        <w:r>
          <w:rPr>
            <w:rFonts w:hint="eastAsia" w:ascii="Times New Roman" w:hAnsi="Times New Roman" w:eastAsia="宋体" w:cs="宋体"/>
            <w:b w:val="0"/>
            <w:bCs/>
            <w:color w:val="auto"/>
            <w:kern w:val="0"/>
            <w:sz w:val="24"/>
            <w:szCs w:val="24"/>
            <w:lang w:val="en-US" w:eastAsia="zh-CN" w:bidi="en-US"/>
          </w:rPr>
          <w:delText>232</w:delText>
        </w:r>
      </w:del>
      <w:del w:id="4337" w:author="LKY" w:date="2026-08-28T19:27:38Z">
        <w:r>
          <w:rPr>
            <w:rFonts w:hint="eastAsia" w:ascii="Times New Roman" w:hAnsi="Times New Roman" w:eastAsia="宋体" w:cs="宋体"/>
            <w:b w:val="0"/>
            <w:bCs/>
            <w:color w:val="auto"/>
            <w:kern w:val="0"/>
            <w:sz w:val="24"/>
            <w:szCs w:val="24"/>
            <w:lang w:val="en-US" w:eastAsia="zh-CN" w:bidi="en-US"/>
          </w:rPr>
          <w:delText>/</w:delText>
        </w:r>
      </w:del>
      <w:r>
        <w:rPr>
          <w:rFonts w:hint="eastAsia" w:ascii="Times New Roman" w:hAnsi="Times New Roman" w:eastAsia="宋体" w:cs="宋体"/>
          <w:b w:val="0"/>
          <w:bCs/>
          <w:color w:val="auto"/>
          <w:kern w:val="0"/>
          <w:sz w:val="24"/>
          <w:szCs w:val="24"/>
          <w:lang w:val="en-US" w:eastAsia="zh-CN" w:bidi="en-US"/>
        </w:rPr>
        <w:t>485串口时，将RS</w:t>
      </w:r>
      <w:del w:id="4338" w:author="LKY" w:date="2026-08-28T19:27:42Z">
        <w:r>
          <w:rPr>
            <w:rFonts w:hint="eastAsia" w:ascii="Times New Roman" w:hAnsi="Times New Roman" w:eastAsia="宋体" w:cs="宋体"/>
            <w:b w:val="0"/>
            <w:bCs/>
            <w:color w:val="auto"/>
            <w:kern w:val="0"/>
            <w:sz w:val="24"/>
            <w:szCs w:val="24"/>
            <w:lang w:val="en-US" w:eastAsia="zh-CN" w:bidi="en-US"/>
          </w:rPr>
          <w:delText>232</w:delText>
        </w:r>
      </w:del>
      <w:del w:id="4339" w:author="LKY" w:date="2026-08-28T19:27:41Z">
        <w:r>
          <w:rPr>
            <w:rFonts w:hint="eastAsia" w:ascii="Times New Roman" w:hAnsi="Times New Roman" w:eastAsia="宋体" w:cs="宋体"/>
            <w:b w:val="0"/>
            <w:bCs/>
            <w:color w:val="auto"/>
            <w:kern w:val="0"/>
            <w:sz w:val="24"/>
            <w:szCs w:val="24"/>
            <w:lang w:val="en-US" w:eastAsia="zh-CN" w:bidi="en-US"/>
          </w:rPr>
          <w:delText>/</w:delText>
        </w:r>
      </w:del>
      <w:r>
        <w:rPr>
          <w:rFonts w:hint="eastAsia" w:ascii="Times New Roman" w:hAnsi="Times New Roman" w:eastAsia="宋体" w:cs="宋体"/>
          <w:b w:val="0"/>
          <w:bCs/>
          <w:color w:val="auto"/>
          <w:kern w:val="0"/>
          <w:sz w:val="24"/>
          <w:szCs w:val="24"/>
          <w:lang w:val="en-US" w:eastAsia="zh-CN" w:bidi="en-US"/>
        </w:rPr>
        <w:t>485线接至端口上（ttl转485），打开sscom5和mobaxterm对接收发，如RS485-2端口（x90模块），其设备文件为/dev/ttyS9；设置其波特率设为 115200，8N1，无校验位。</w:t>
      </w:r>
    </w:p>
    <w:p w14:paraId="4A89CAF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FF"/>
          <w:kern w:val="2"/>
          <w:sz w:val="24"/>
          <w:szCs w:val="32"/>
          <w:lang w:val="en-US" w:eastAsia="zh-CN" w:bidi="ar-SA"/>
        </w:rPr>
      </w:pPr>
      <w:r>
        <w:rPr>
          <w:rFonts w:hint="default" w:ascii="Times New Roman" w:hAnsi="Times New Roman" w:eastAsia="宋体" w:cs="宋体"/>
          <w:color w:val="0000FF"/>
          <w:kern w:val="2"/>
          <w:sz w:val="24"/>
          <w:szCs w:val="32"/>
          <w:lang w:val="en-US" w:eastAsia="zh-CN" w:bidi="ar-SA"/>
        </w:rPr>
        <w:t>stty -F /dev/tty</w:t>
      </w:r>
      <w:r>
        <w:rPr>
          <w:rFonts w:hint="eastAsia" w:ascii="Times New Roman" w:hAnsi="Times New Roman" w:eastAsia="宋体" w:cs="宋体"/>
          <w:color w:val="0000FF"/>
          <w:kern w:val="2"/>
          <w:sz w:val="24"/>
          <w:szCs w:val="32"/>
          <w:lang w:val="en-US" w:eastAsia="zh-CN" w:bidi="ar-SA"/>
        </w:rPr>
        <w:t>S9</w:t>
      </w:r>
      <w:r>
        <w:rPr>
          <w:rFonts w:hint="default" w:ascii="Times New Roman" w:hAnsi="Times New Roman" w:eastAsia="宋体" w:cs="宋体"/>
          <w:color w:val="0000FF"/>
          <w:kern w:val="2"/>
          <w:sz w:val="24"/>
          <w:szCs w:val="32"/>
          <w:lang w:val="en-US" w:eastAsia="zh-CN" w:bidi="ar-SA"/>
        </w:rPr>
        <w:t xml:space="preserve"> ispeed 115200 ospeed 115200 cs8</w:t>
      </w:r>
    </w:p>
    <w:p w14:paraId="6D99113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auto"/>
          <w:kern w:val="2"/>
          <w:sz w:val="24"/>
          <w:szCs w:val="32"/>
          <w:lang w:val="en-US" w:eastAsia="zh-CN" w:bidi="ar-SA"/>
        </w:rPr>
      </w:pPr>
      <w:r>
        <w:rPr>
          <w:rFonts w:hint="eastAsia" w:ascii="Times New Roman" w:hAnsi="Times New Roman" w:eastAsia="宋体" w:cs="宋体"/>
          <w:color w:val="0000FF"/>
          <w:kern w:val="2"/>
          <w:sz w:val="24"/>
          <w:szCs w:val="32"/>
          <w:lang w:val="en-US" w:eastAsia="zh-CN" w:bidi="ar-SA"/>
        </w:rPr>
        <w:t xml:space="preserve">echo 12345 &gt; /dev/ttyS9    </w:t>
      </w:r>
      <w:r>
        <w:rPr>
          <w:rFonts w:hint="eastAsia" w:ascii="Times New Roman" w:hAnsi="Times New Roman" w:eastAsia="宋体" w:cs="宋体"/>
          <w:color w:val="auto"/>
          <w:kern w:val="2"/>
          <w:sz w:val="24"/>
          <w:szCs w:val="32"/>
          <w:lang w:val="en-US" w:eastAsia="zh-CN" w:bidi="ar-SA"/>
        </w:rPr>
        <w:t>//通过RS485-2端口发送数据</w:t>
      </w:r>
    </w:p>
    <w:p w14:paraId="3BA77AA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r>
        <w:rPr>
          <w:rFonts w:hint="eastAsia" w:ascii="Times New Roman" w:hAnsi="Times New Roman" w:eastAsia="宋体" w:cs="宋体"/>
          <w:color w:val="0000FF"/>
          <w:kern w:val="2"/>
          <w:sz w:val="24"/>
          <w:szCs w:val="32"/>
          <w:lang w:val="en-US" w:eastAsia="zh-CN" w:bidi="ar-SA"/>
        </w:rPr>
        <w:t>cat /dev/ttyS9</w:t>
      </w:r>
      <w:r>
        <w:rPr>
          <w:rFonts w:hint="eastAsia" w:ascii="Times New Roman" w:hAnsi="Times New Roman" w:eastAsia="宋体" w:cs="宋体"/>
          <w:color w:val="auto"/>
          <w:kern w:val="2"/>
          <w:sz w:val="24"/>
          <w:szCs w:val="32"/>
          <w:lang w:val="en-US" w:eastAsia="zh-CN" w:bidi="ar-SA"/>
        </w:rPr>
        <w:t xml:space="preserve">        //等待查看接收到的数据</w:t>
      </w:r>
    </w:p>
    <w:p w14:paraId="38C10869">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default" w:eastAsia="宋体"/>
          <w:sz w:val="24"/>
          <w:szCs w:val="24"/>
          <w:lang w:val="en-US" w:eastAsia="zh-CN"/>
        </w:rPr>
      </w:pPr>
      <w:r>
        <w:rPr>
          <w:rFonts w:hint="eastAsia"/>
          <w:sz w:val="24"/>
          <w:szCs w:val="24"/>
          <w:lang w:val="en-US" w:eastAsia="zh-CN"/>
        </w:rPr>
        <w:t>串口助手收到数据</w:t>
      </w:r>
    </w:p>
    <w:p w14:paraId="437C1974">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pPr>
      <w:r>
        <w:drawing>
          <wp:inline distT="0" distB="0" distL="114300" distR="114300">
            <wp:extent cx="5277485" cy="207645"/>
            <wp:effectExtent l="0" t="0" r="18415" b="19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4"/>
                    <a:srcRect r="14933" b="-5825"/>
                    <a:stretch>
                      <a:fillRect/>
                    </a:stretch>
                  </pic:blipFill>
                  <pic:spPr>
                    <a:xfrm>
                      <a:off x="0" y="0"/>
                      <a:ext cx="5277485" cy="207645"/>
                    </a:xfrm>
                    <a:prstGeom prst="rect">
                      <a:avLst/>
                    </a:prstGeom>
                    <a:noFill/>
                    <a:ln>
                      <a:noFill/>
                    </a:ln>
                  </pic:spPr>
                </pic:pic>
              </a:graphicData>
            </a:graphic>
          </wp:inline>
        </w:drawing>
      </w:r>
    </w:p>
    <w:p w14:paraId="6D98A978">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rFonts w:hint="eastAsia"/>
          <w:sz w:val="24"/>
          <w:szCs w:val="24"/>
          <w:lang w:val="en-US" w:eastAsia="zh-CN"/>
        </w:rPr>
      </w:pPr>
      <w:r>
        <w:rPr>
          <w:rFonts w:hint="eastAsia"/>
          <w:sz w:val="24"/>
          <w:szCs w:val="24"/>
          <w:lang w:val="en-US" w:eastAsia="zh-CN"/>
        </w:rPr>
        <w:t>串口助手发送数据</w:t>
      </w:r>
    </w:p>
    <w:p w14:paraId="5C90D2A9">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default"/>
          <w:lang w:val="en-US" w:eastAsia="zh-CN"/>
        </w:rPr>
      </w:pPr>
      <w:r>
        <w:drawing>
          <wp:inline distT="0" distB="0" distL="114300" distR="114300">
            <wp:extent cx="5277485" cy="484505"/>
            <wp:effectExtent l="0" t="0" r="18415" b="10795"/>
            <wp:docPr id="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2"/>
                    <pic:cNvPicPr>
                      <a:picLocks noChangeAspect="1"/>
                    </pic:cNvPicPr>
                  </pic:nvPicPr>
                  <pic:blipFill>
                    <a:blip r:embed="rId15"/>
                    <a:srcRect r="14960"/>
                    <a:stretch>
                      <a:fillRect/>
                    </a:stretch>
                  </pic:blipFill>
                  <pic:spPr>
                    <a:xfrm>
                      <a:off x="0" y="0"/>
                      <a:ext cx="5277485" cy="484505"/>
                    </a:xfrm>
                    <a:prstGeom prst="rect">
                      <a:avLst/>
                    </a:prstGeom>
                    <a:noFill/>
                    <a:ln>
                      <a:noFill/>
                    </a:ln>
                  </pic:spPr>
                </pic:pic>
              </a:graphicData>
            </a:graphic>
          </wp:inline>
        </w:drawing>
      </w:r>
    </w:p>
    <w:p w14:paraId="57425877">
      <w:pPr>
        <w:pStyle w:val="12"/>
        <w:keepNext w:val="0"/>
        <w:keepLines w:val="0"/>
        <w:pageBreakBefore w:val="0"/>
        <w:widowControl w:val="0"/>
        <w:kinsoku/>
        <w:wordWrap/>
        <w:overflowPunct/>
        <w:topLinePunct w:val="0"/>
        <w:autoSpaceDE/>
        <w:autoSpaceDN/>
        <w:bidi w:val="0"/>
        <w:adjustRightInd/>
        <w:snapToGrid/>
        <w:spacing w:after="0"/>
        <w:ind w:left="0" w:leftChars="0" w:firstLine="480" w:firstLineChars="200"/>
        <w:textAlignment w:val="auto"/>
        <w:outlineLvl w:val="9"/>
        <w:rPr>
          <w:sz w:val="24"/>
          <w:szCs w:val="24"/>
        </w:rPr>
      </w:pPr>
      <w:r>
        <w:rPr>
          <w:rFonts w:hint="eastAsia"/>
          <w:sz w:val="24"/>
          <w:szCs w:val="24"/>
          <w:lang w:val="en-US" w:eastAsia="zh-CN"/>
        </w:rPr>
        <w:t>终端界面收到数据</w:t>
      </w:r>
    </w:p>
    <w:p w14:paraId="7C9D811F">
      <w:pPr>
        <w:pStyle w:val="12"/>
        <w:keepNext w:val="0"/>
        <w:keepLines w:val="0"/>
        <w:pageBreakBefore w:val="0"/>
        <w:widowControl w:val="0"/>
        <w:kinsoku/>
        <w:wordWrap/>
        <w:overflowPunct/>
        <w:topLinePunct w:val="0"/>
        <w:autoSpaceDE/>
        <w:autoSpaceDN/>
        <w:bidi w:val="0"/>
        <w:adjustRightInd/>
        <w:snapToGrid/>
        <w:spacing w:after="0"/>
        <w:ind w:left="0" w:leftChars="0" w:firstLine="0" w:firstLineChars="0"/>
        <w:textAlignment w:val="auto"/>
        <w:outlineLvl w:val="9"/>
        <w:rPr>
          <w:rFonts w:hint="eastAsia"/>
          <w:lang w:val="en-US" w:eastAsia="zh-CN"/>
        </w:rPr>
      </w:pPr>
      <w:r>
        <w:drawing>
          <wp:inline distT="0" distB="0" distL="114300" distR="114300">
            <wp:extent cx="5267960" cy="807085"/>
            <wp:effectExtent l="0" t="0" r="8890" b="12065"/>
            <wp:docPr id="8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15"/>
                    <pic:cNvPicPr>
                      <a:picLocks noChangeAspect="1"/>
                    </pic:cNvPicPr>
                  </pic:nvPicPr>
                  <pic:blipFill>
                    <a:blip r:embed="rId16"/>
                    <a:stretch>
                      <a:fillRect/>
                    </a:stretch>
                  </pic:blipFill>
                  <pic:spPr>
                    <a:xfrm>
                      <a:off x="0" y="0"/>
                      <a:ext cx="5267960" cy="807085"/>
                    </a:xfrm>
                    <a:prstGeom prst="rect">
                      <a:avLst/>
                    </a:prstGeom>
                    <a:noFill/>
                    <a:ln>
                      <a:noFill/>
                    </a:ln>
                  </pic:spPr>
                </pic:pic>
              </a:graphicData>
            </a:graphic>
          </wp:inline>
        </w:drawing>
      </w:r>
    </w:p>
    <w:p w14:paraId="18D76BA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按“Ctrl+C”停止。</w:t>
      </w:r>
    </w:p>
    <w:p w14:paraId="6A28435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340" w:author="LKY" w:date="2026-08-28T19:16:17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然后更换x90另外一个ttyS2口继续测试。</w:t>
      </w:r>
    </w:p>
    <w:p w14:paraId="71ED1AE1">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rPr>
          <w:ins w:id="4341" w:author="LKY" w:date="2026-08-28T19:16:17Z"/>
          <w:rFonts w:hint="eastAsia" w:ascii="Times New Roman" w:hAnsi="Times New Roman"/>
          <w:b w:val="0"/>
          <w:bCs w:val="0"/>
          <w:sz w:val="24"/>
          <w:szCs w:val="24"/>
          <w:lang w:val="en-US" w:eastAsia="zh-CN"/>
        </w:rPr>
      </w:pPr>
    </w:p>
    <w:p w14:paraId="2D281F7D">
      <w:pPr>
        <w:pStyle w:val="12"/>
        <w:ind w:left="0" w:leftChars="0" w:firstLine="0" w:firstLineChars="0"/>
        <w:outlineLvl w:val="2"/>
        <w:rPr>
          <w:ins w:id="4342" w:author="LKY" w:date="2026-08-28T19:16:37Z"/>
          <w:rFonts w:ascii="宋体" w:hAnsi="宋体" w:eastAsia="宋体" w:cs="宋体"/>
          <w:sz w:val="24"/>
          <w:szCs w:val="24"/>
        </w:rPr>
      </w:pPr>
      <w:ins w:id="4343" w:author="LKY" w:date="2026-08-28T19:16:37Z">
        <w:bookmarkStart w:id="118" w:name="_Toc4174"/>
        <w:bookmarkStart w:id="119" w:name="_Toc19397"/>
        <w:bookmarkStart w:id="120" w:name="_Toc16182"/>
        <w:bookmarkStart w:id="121" w:name="_Toc12179"/>
        <w:r>
          <w:rPr>
            <w:rFonts w:hint="eastAsia" w:ascii="Times New Roman" w:hAnsi="Times New Roman"/>
            <w:b/>
            <w:bCs/>
            <w:sz w:val="28"/>
            <w:szCs w:val="28"/>
            <w:lang w:val="en-US" w:eastAsia="zh-CN"/>
          </w:rPr>
          <w:t>2.3.1</w:t>
        </w:r>
      </w:ins>
      <w:ins w:id="4344" w:author="LKY" w:date="2026-09-15T17:09:26Z">
        <w:r>
          <w:rPr>
            <w:rFonts w:hint="eastAsia" w:ascii="Times New Roman" w:hAnsi="Times New Roman"/>
            <w:b/>
            <w:bCs/>
            <w:sz w:val="28"/>
            <w:szCs w:val="28"/>
            <w:lang w:val="en-US" w:eastAsia="zh-CN"/>
          </w:rPr>
          <w:t>1</w:t>
        </w:r>
      </w:ins>
      <w:ins w:id="4345" w:author="LKY" w:date="2026-08-28T19:16:37Z">
        <w:r>
          <w:rPr>
            <w:rFonts w:hint="eastAsia" w:ascii="Times New Roman" w:hAnsi="Times New Roman"/>
            <w:b/>
            <w:bCs/>
            <w:sz w:val="28"/>
            <w:szCs w:val="28"/>
            <w:lang w:val="en-US" w:eastAsia="zh-CN"/>
          </w:rPr>
          <w:t xml:space="preserve"> CAN使用</w:t>
        </w:r>
        <w:bookmarkEnd w:id="118"/>
        <w:bookmarkEnd w:id="119"/>
        <w:bookmarkEnd w:id="120"/>
        <w:bookmarkEnd w:id="121"/>
      </w:ins>
    </w:p>
    <w:p w14:paraId="79C43E7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346" w:author="LKY" w:date="2026-08-28T19:16:37Z"/>
          <w:rFonts w:hint="eastAsia" w:ascii="Times New Roman" w:hAnsi="Times New Roman"/>
          <w:b w:val="0"/>
          <w:bCs w:val="0"/>
          <w:sz w:val="24"/>
          <w:szCs w:val="24"/>
          <w:lang w:val="en-US" w:eastAsia="zh-CN"/>
        </w:rPr>
      </w:pPr>
      <w:ins w:id="4347" w:author="LKY" w:date="2026-08-28T19:16:37Z">
        <w:r>
          <w:rPr>
            <w:rFonts w:hint="eastAsia" w:ascii="Times New Roman" w:hAnsi="Times New Roman"/>
            <w:b w:val="0"/>
            <w:bCs w:val="0"/>
            <w:sz w:val="24"/>
            <w:szCs w:val="24"/>
            <w:lang w:val="en-US" w:eastAsia="zh-CN"/>
          </w:rPr>
          <w:t>在进行 CAN 通信测试前，需先关闭目标接口，配置目标比特率，随后重新启动接口。以配置 CAN0 总线比特率为 1Mbps 为例，请在终端依次执行以下命令：</w:t>
        </w:r>
      </w:ins>
    </w:p>
    <w:p w14:paraId="41BBC26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48" w:author="LKY" w:date="2026-08-28T19:16:37Z"/>
          <w:rFonts w:hint="default" w:ascii="Times New Roman" w:hAnsi="Times New Roman"/>
          <w:b w:val="0"/>
          <w:bCs w:val="0"/>
          <w:sz w:val="24"/>
          <w:szCs w:val="24"/>
          <w:lang w:val="en-US" w:eastAsia="zh-CN"/>
        </w:rPr>
      </w:pPr>
      <w:ins w:id="4349" w:author="LKY" w:date="2026-08-28T19:16:37Z">
        <w:r>
          <w:rPr>
            <w:rFonts w:hint="default" w:ascii="Times New Roman" w:hAnsi="Times New Roman"/>
            <w:b w:val="0"/>
            <w:bCs w:val="0"/>
            <w:sz w:val="24"/>
            <w:szCs w:val="24"/>
            <w:lang w:val="en-US" w:eastAsia="zh-CN"/>
          </w:rPr>
          <w:t xml:space="preserve">root@bliiot:~# </w:t>
        </w:r>
      </w:ins>
      <w:ins w:id="4350" w:author="LKY" w:date="2026-08-28T19:16:37Z">
        <w:r>
          <w:rPr>
            <w:rFonts w:hint="default" w:ascii="Times New Roman" w:hAnsi="Times New Roman"/>
            <w:b w:val="0"/>
            <w:bCs w:val="0"/>
            <w:color w:val="0000FF"/>
            <w:sz w:val="24"/>
            <w:szCs w:val="24"/>
            <w:lang w:val="en-US" w:eastAsia="zh-CN"/>
          </w:rPr>
          <w:t>ifconfig can0 down</w:t>
        </w:r>
      </w:ins>
    </w:p>
    <w:p w14:paraId="4DAFEA9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51" w:author="LKY" w:date="2026-08-28T19:16:37Z"/>
          <w:rFonts w:hint="default" w:ascii="Times New Roman" w:hAnsi="Times New Roman"/>
          <w:b w:val="0"/>
          <w:bCs w:val="0"/>
          <w:color w:val="0000FF"/>
          <w:sz w:val="24"/>
          <w:szCs w:val="24"/>
          <w:lang w:val="en-US" w:eastAsia="zh-CN"/>
        </w:rPr>
      </w:pPr>
      <w:ins w:id="4352" w:author="LKY" w:date="2026-08-28T19:16:37Z">
        <w:r>
          <w:rPr>
            <w:rFonts w:hint="default" w:ascii="Times New Roman" w:hAnsi="Times New Roman"/>
            <w:b w:val="0"/>
            <w:bCs w:val="0"/>
            <w:sz w:val="24"/>
            <w:szCs w:val="24"/>
            <w:lang w:val="en-US" w:eastAsia="zh-CN"/>
          </w:rPr>
          <w:t xml:space="preserve">root@bliiot:~# </w:t>
        </w:r>
      </w:ins>
      <w:ins w:id="4353" w:author="LKY" w:date="2026-08-28T19:16:37Z">
        <w:r>
          <w:rPr>
            <w:rFonts w:hint="default" w:ascii="Times New Roman" w:hAnsi="Times New Roman"/>
            <w:b w:val="0"/>
            <w:bCs w:val="0"/>
            <w:color w:val="0000FF"/>
            <w:sz w:val="24"/>
            <w:szCs w:val="24"/>
            <w:lang w:val="en-US" w:eastAsia="zh-CN"/>
          </w:rPr>
          <w:t>ip link set can0 type can bitrate 1000000</w:t>
        </w:r>
      </w:ins>
    </w:p>
    <w:p w14:paraId="586716A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54" w:author="LKY" w:date="2026-08-28T19:16:37Z"/>
          <w:rFonts w:hint="default" w:ascii="Times New Roman" w:hAnsi="Times New Roman"/>
          <w:b w:val="0"/>
          <w:bCs w:val="0"/>
          <w:color w:val="0000FF"/>
          <w:sz w:val="24"/>
          <w:szCs w:val="24"/>
          <w:lang w:val="en-US" w:eastAsia="zh-CN"/>
        </w:rPr>
      </w:pPr>
      <w:ins w:id="4355" w:author="LKY" w:date="2026-08-28T19:16:37Z">
        <w:r>
          <w:rPr>
            <w:rFonts w:hint="default" w:ascii="Times New Roman" w:hAnsi="Times New Roman"/>
            <w:b w:val="0"/>
            <w:bCs w:val="0"/>
            <w:sz w:val="24"/>
            <w:szCs w:val="24"/>
            <w:lang w:val="en-US" w:eastAsia="zh-CN"/>
          </w:rPr>
          <w:t xml:space="preserve">root@bliiot:~# </w:t>
        </w:r>
      </w:ins>
      <w:ins w:id="4356" w:author="LKY" w:date="2026-08-28T19:16:37Z">
        <w:r>
          <w:rPr>
            <w:rFonts w:hint="default" w:ascii="Times New Roman" w:hAnsi="Times New Roman"/>
            <w:b w:val="0"/>
            <w:bCs w:val="0"/>
            <w:color w:val="0000FF"/>
            <w:sz w:val="24"/>
            <w:szCs w:val="24"/>
            <w:lang w:val="en-US" w:eastAsia="zh-CN"/>
          </w:rPr>
          <w:t>ifconfig can0 up</w:t>
        </w:r>
      </w:ins>
    </w:p>
    <w:p w14:paraId="04705EBD">
      <w:pPr>
        <w:rPr>
          <w:ins w:id="4357" w:author="LKY" w:date="2026-08-28T19:16:37Z"/>
          <w:rFonts w:hint="default" w:asciiTheme="minorHAnsi" w:hAnsiTheme="minorHAnsi"/>
          <w:b w:val="0"/>
          <w:bCs w:val="0"/>
          <w:sz w:val="21"/>
          <w:szCs w:val="24"/>
          <w:lang w:val="en-US" w:eastAsia="zh-CN"/>
        </w:rPr>
      </w:pPr>
      <w:ins w:id="4358" w:author="LKY" w:date="2026-08-28T19:19:31Z">
        <w:r>
          <w:rPr/>
          <w:drawing>
            <wp:inline distT="0" distB="0" distL="114300" distR="114300">
              <wp:extent cx="5269865" cy="1627505"/>
              <wp:effectExtent l="0" t="0" r="6985" b="10795"/>
              <wp:docPr id="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
                      <pic:cNvPicPr>
                        <a:picLocks noChangeAspect="1"/>
                      </pic:cNvPicPr>
                    </pic:nvPicPr>
                    <pic:blipFill>
                      <a:blip r:embed="rId17"/>
                      <a:stretch>
                        <a:fillRect/>
                      </a:stretch>
                    </pic:blipFill>
                    <pic:spPr>
                      <a:xfrm>
                        <a:off x="0" y="0"/>
                        <a:ext cx="5269865" cy="1627505"/>
                      </a:xfrm>
                      <a:prstGeom prst="rect">
                        <a:avLst/>
                      </a:prstGeom>
                      <a:noFill/>
                      <a:ln>
                        <a:noFill/>
                      </a:ln>
                    </pic:spPr>
                  </pic:pic>
                </a:graphicData>
              </a:graphic>
            </wp:inline>
          </w:drawing>
        </w:r>
      </w:ins>
    </w:p>
    <w:p w14:paraId="48D8B6F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360" w:author="LKY" w:date="2026-08-28T19:16:37Z"/>
          <w:rFonts w:hint="eastAsia" w:ascii="Times New Roman" w:hAnsi="Times New Roman"/>
          <w:b w:val="0"/>
          <w:bCs w:val="0"/>
          <w:sz w:val="24"/>
          <w:szCs w:val="24"/>
          <w:lang w:val="en-US" w:eastAsia="zh-CN"/>
        </w:rPr>
      </w:pPr>
      <w:ins w:id="4361" w:author="LKY" w:date="2026-08-28T19:16:37Z">
        <w:r>
          <w:rPr>
            <w:rFonts w:hint="eastAsia" w:ascii="Times New Roman" w:hAnsi="Times New Roman"/>
            <w:b w:val="0"/>
            <w:bCs w:val="0"/>
            <w:sz w:val="24"/>
            <w:szCs w:val="24"/>
            <w:lang w:val="en-US" w:eastAsia="zh-CN"/>
          </w:rPr>
          <w:t>接口启动后，可使用 cansend 工具向 CAN 总线发送测试数据帧。以下命令将发送 ID 为 123、数据长度为 8 字节的标准帧：</w:t>
        </w:r>
      </w:ins>
    </w:p>
    <w:p w14:paraId="22D2112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62" w:author="LKY" w:date="2026-08-28T19:16:37Z"/>
          <w:rFonts w:hint="default" w:ascii="Times New Roman" w:hAnsi="Times New Roman"/>
          <w:b w:val="0"/>
          <w:bCs w:val="0"/>
          <w:sz w:val="24"/>
          <w:szCs w:val="24"/>
          <w:lang w:val="en-US" w:eastAsia="zh-CN"/>
        </w:rPr>
      </w:pPr>
      <w:ins w:id="4363" w:author="LKY" w:date="2026-08-28T19:16:37Z">
        <w:r>
          <w:rPr>
            <w:rFonts w:hint="default" w:ascii="Times New Roman" w:hAnsi="Times New Roman"/>
            <w:b w:val="0"/>
            <w:bCs w:val="0"/>
            <w:sz w:val="24"/>
            <w:szCs w:val="24"/>
            <w:lang w:val="en-US" w:eastAsia="zh-CN"/>
          </w:rPr>
          <w:t xml:space="preserve">root@bliiot:~# </w:t>
        </w:r>
      </w:ins>
      <w:ins w:id="4364" w:author="LKY" w:date="2026-08-28T19:16:37Z">
        <w:r>
          <w:rPr>
            <w:rFonts w:hint="default" w:ascii="Times New Roman" w:hAnsi="Times New Roman"/>
            <w:b w:val="0"/>
            <w:bCs w:val="0"/>
            <w:color w:val="0000FF"/>
            <w:sz w:val="24"/>
            <w:szCs w:val="24"/>
            <w:lang w:val="en-US" w:eastAsia="zh-CN"/>
            <w:rPrChange w:id="4365" w:author="L" w:date="2026-09-01T16:37:13Z">
              <w:rPr>
                <w:rFonts w:hint="default" w:ascii="Times New Roman" w:hAnsi="Times New Roman"/>
                <w:b w:val="0"/>
                <w:bCs w:val="0"/>
                <w:sz w:val="24"/>
                <w:szCs w:val="24"/>
                <w:lang w:val="en-US" w:eastAsia="zh-CN"/>
              </w:rPr>
            </w:rPrChange>
          </w:rPr>
          <w:t>cansend can0 123#1122334455667788</w:t>
        </w:r>
      </w:ins>
    </w:p>
    <w:p w14:paraId="576BB22D">
      <w:pPr>
        <w:pStyle w:val="12"/>
        <w:spacing w:after="0" w:line="360" w:lineRule="auto"/>
        <w:ind w:left="0" w:leftChars="0" w:firstLine="0" w:firstLineChars="0"/>
        <w:outlineLvl w:val="9"/>
        <w:rPr>
          <w:ins w:id="4366" w:author="LKY" w:date="2026-08-28T19:16:37Z"/>
          <w:rFonts w:hint="eastAsia" w:ascii="Times New Roman" w:hAnsi="Times New Roman"/>
          <w:b w:val="0"/>
          <w:bCs w:val="0"/>
          <w:sz w:val="24"/>
          <w:szCs w:val="24"/>
          <w:lang w:val="en-US" w:eastAsia="zh-CN"/>
        </w:rPr>
      </w:pPr>
      <w:ins w:id="4367" w:author="LKY" w:date="2026-08-28T19:20:12Z">
        <w:r>
          <w:rPr/>
          <w:drawing>
            <wp:inline distT="0" distB="0" distL="114300" distR="114300">
              <wp:extent cx="5268595" cy="324485"/>
              <wp:effectExtent l="0" t="0" r="8255" b="18415"/>
              <wp:docPr id="1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
                      <pic:cNvPicPr>
                        <a:picLocks noChangeAspect="1"/>
                      </pic:cNvPicPr>
                    </pic:nvPicPr>
                    <pic:blipFill>
                      <a:blip r:embed="rId18"/>
                      <a:stretch>
                        <a:fillRect/>
                      </a:stretch>
                    </pic:blipFill>
                    <pic:spPr>
                      <a:xfrm>
                        <a:off x="0" y="0"/>
                        <a:ext cx="5268595" cy="324485"/>
                      </a:xfrm>
                      <a:prstGeom prst="rect">
                        <a:avLst/>
                      </a:prstGeom>
                      <a:noFill/>
                      <a:ln>
                        <a:noFill/>
                      </a:ln>
                    </pic:spPr>
                  </pic:pic>
                </a:graphicData>
              </a:graphic>
            </wp:inline>
          </w:drawing>
        </w:r>
      </w:ins>
    </w:p>
    <w:p w14:paraId="2B2A77FF">
      <w:pPr>
        <w:pStyle w:val="12"/>
        <w:spacing w:after="0" w:line="360" w:lineRule="auto"/>
        <w:ind w:left="0" w:leftChars="0" w:firstLine="480" w:firstLineChars="200"/>
        <w:outlineLvl w:val="9"/>
        <w:rPr>
          <w:ins w:id="4369" w:author="LKY" w:date="2026-08-28T19:16:37Z"/>
          <w:rFonts w:hint="eastAsia" w:ascii="Times New Roman" w:hAnsi="Times New Roman" w:eastAsiaTheme="minorEastAsia"/>
          <w:sz w:val="24"/>
          <w:lang w:val="en-US" w:eastAsia="zh-CN"/>
        </w:rPr>
      </w:pPr>
      <w:ins w:id="4370" w:author="LKY" w:date="2026-08-28T19:16:37Z">
        <w:r>
          <w:rPr>
            <w:rFonts w:hint="eastAsia" w:ascii="Times New Roman" w:hAnsi="Times New Roman"/>
            <w:sz w:val="24"/>
          </w:rPr>
          <w:t>Cangaroo</w:t>
        </w:r>
      </w:ins>
      <w:ins w:id="4371" w:author="LKY" w:date="2026-08-28T19:16:37Z">
        <w:r>
          <w:rPr>
            <w:rFonts w:hint="eastAsia" w:ascii="Times New Roman" w:hAnsi="Times New Roman"/>
            <w:sz w:val="24"/>
            <w:lang w:val="en-US" w:eastAsia="zh-CN"/>
          </w:rPr>
          <w:t>工具收到数据</w:t>
        </w:r>
      </w:ins>
    </w:p>
    <w:p w14:paraId="29E0B253">
      <w:pPr>
        <w:pStyle w:val="12"/>
        <w:spacing w:after="0" w:line="360" w:lineRule="auto"/>
        <w:ind w:left="0" w:leftChars="0" w:firstLine="0" w:firstLineChars="0"/>
        <w:outlineLvl w:val="9"/>
        <w:rPr>
          <w:ins w:id="4372" w:author="LKY" w:date="2026-08-28T19:16:37Z"/>
          <w:rFonts w:hint="eastAsia" w:ascii="Times New Roman" w:hAnsi="Times New Roman"/>
          <w:b w:val="0"/>
          <w:bCs w:val="0"/>
          <w:sz w:val="24"/>
          <w:szCs w:val="24"/>
          <w:lang w:val="en-US" w:eastAsia="zh-CN"/>
        </w:rPr>
      </w:pPr>
      <w:ins w:id="4373" w:author="LKY" w:date="2026-08-28T19:16:37Z">
        <w:r>
          <w:rPr/>
          <w:drawing>
            <wp:inline distT="0" distB="0" distL="114300" distR="114300">
              <wp:extent cx="5269230" cy="262255"/>
              <wp:effectExtent l="0" t="0" r="7620" b="4445"/>
              <wp:docPr id="12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
                      <pic:cNvPicPr>
                        <a:picLocks noChangeAspect="1"/>
                      </pic:cNvPicPr>
                    </pic:nvPicPr>
                    <pic:blipFill>
                      <a:blip r:embed="rId19"/>
                      <a:stretch>
                        <a:fillRect/>
                      </a:stretch>
                    </pic:blipFill>
                    <pic:spPr>
                      <a:xfrm>
                        <a:off x="0" y="0"/>
                        <a:ext cx="5269230" cy="262255"/>
                      </a:xfrm>
                      <a:prstGeom prst="rect">
                        <a:avLst/>
                      </a:prstGeom>
                      <a:noFill/>
                      <a:ln>
                        <a:noFill/>
                      </a:ln>
                    </pic:spPr>
                  </pic:pic>
                </a:graphicData>
              </a:graphic>
            </wp:inline>
          </w:drawing>
        </w:r>
      </w:ins>
    </w:p>
    <w:p w14:paraId="55BE26D2">
      <w:pPr>
        <w:pStyle w:val="12"/>
        <w:spacing w:after="0" w:line="360" w:lineRule="auto"/>
        <w:ind w:left="0" w:leftChars="0" w:firstLine="480" w:firstLineChars="200"/>
        <w:outlineLvl w:val="9"/>
        <w:rPr>
          <w:ins w:id="4375" w:author="LKY" w:date="2026-08-28T19:16:37Z"/>
          <w:rFonts w:hint="eastAsia" w:ascii="Times New Roman" w:hAnsi="Times New Roman"/>
          <w:b w:val="0"/>
          <w:bCs w:val="0"/>
          <w:sz w:val="24"/>
          <w:szCs w:val="24"/>
          <w:lang w:val="en-US" w:eastAsia="zh-CN"/>
        </w:rPr>
      </w:pPr>
      <w:ins w:id="4376" w:author="LKY" w:date="2026-08-28T19:16:37Z">
        <w:r>
          <w:rPr>
            <w:rFonts w:hint="eastAsia" w:ascii="Times New Roman" w:hAnsi="Times New Roman"/>
            <w:b w:val="0"/>
            <w:bCs w:val="0"/>
            <w:sz w:val="24"/>
            <w:szCs w:val="24"/>
            <w:lang w:val="en-US" w:eastAsia="zh-CN"/>
          </w:rPr>
          <w:t>使用 candump 工具可实时监听并显示 CAN 总线上的接收数据。</w:t>
        </w:r>
      </w:ins>
    </w:p>
    <w:p w14:paraId="1F94FDE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77" w:author="LKY" w:date="2026-08-28T19:16:37Z"/>
          <w:rFonts w:hint="default" w:ascii="Times New Roman" w:hAnsi="Times New Roman"/>
          <w:b w:val="0"/>
          <w:bCs w:val="0"/>
          <w:sz w:val="24"/>
          <w:szCs w:val="24"/>
          <w:lang w:val="en-US" w:eastAsia="zh-CN"/>
        </w:rPr>
      </w:pPr>
      <w:ins w:id="4378" w:author="LKY" w:date="2026-08-28T19:16:37Z">
        <w:r>
          <w:rPr>
            <w:rFonts w:hint="default" w:ascii="Times New Roman" w:hAnsi="Times New Roman"/>
            <w:b w:val="0"/>
            <w:bCs w:val="0"/>
            <w:sz w:val="24"/>
            <w:szCs w:val="24"/>
            <w:lang w:val="en-US" w:eastAsia="zh-CN"/>
          </w:rPr>
          <w:t xml:space="preserve">root@bliiot:~# </w:t>
        </w:r>
      </w:ins>
      <w:ins w:id="4379" w:author="LKY" w:date="2026-08-28T19:16:37Z">
        <w:r>
          <w:rPr>
            <w:rFonts w:hint="default" w:ascii="Times New Roman" w:hAnsi="Times New Roman"/>
            <w:b w:val="0"/>
            <w:bCs w:val="0"/>
            <w:color w:val="0000FF"/>
            <w:sz w:val="24"/>
            <w:szCs w:val="24"/>
            <w:lang w:val="en-US" w:eastAsia="zh-CN"/>
            <w:rPrChange w:id="4380" w:author="L" w:date="2026-09-01T16:37:17Z">
              <w:rPr>
                <w:rFonts w:hint="default" w:ascii="Times New Roman" w:hAnsi="Times New Roman"/>
                <w:b w:val="0"/>
                <w:bCs w:val="0"/>
                <w:sz w:val="24"/>
                <w:szCs w:val="24"/>
                <w:lang w:val="en-US" w:eastAsia="zh-CN"/>
              </w:rPr>
            </w:rPrChange>
          </w:rPr>
          <w:t>candump can0</w:t>
        </w:r>
      </w:ins>
    </w:p>
    <w:p w14:paraId="4AE70EE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ins w:id="4381" w:author="LKY" w:date="2026-08-28T19:16:37Z"/>
          <w:rFonts w:hint="eastAsia" w:ascii="Times New Roman" w:hAnsi="Times New Roman"/>
          <w:b w:val="0"/>
          <w:bCs w:val="0"/>
          <w:sz w:val="24"/>
          <w:szCs w:val="24"/>
          <w:lang w:val="en-US" w:eastAsia="zh-CN"/>
        </w:rPr>
      </w:pPr>
      <w:ins w:id="4382" w:author="LKY" w:date="2026-08-28T19:25:07Z">
        <w:r>
          <w:rPr/>
          <w:drawing>
            <wp:inline distT="0" distB="0" distL="114300" distR="114300">
              <wp:extent cx="5271770" cy="330200"/>
              <wp:effectExtent l="0" t="0" r="5080" b="12700"/>
              <wp:docPr id="1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
                      <pic:cNvPicPr>
                        <a:picLocks noChangeAspect="1"/>
                      </pic:cNvPicPr>
                    </pic:nvPicPr>
                    <pic:blipFill>
                      <a:blip r:embed="rId20"/>
                      <a:stretch>
                        <a:fillRect/>
                      </a:stretch>
                    </pic:blipFill>
                    <pic:spPr>
                      <a:xfrm>
                        <a:off x="0" y="0"/>
                        <a:ext cx="5271770" cy="330200"/>
                      </a:xfrm>
                      <a:prstGeom prst="rect">
                        <a:avLst/>
                      </a:prstGeom>
                      <a:noFill/>
                      <a:ln>
                        <a:noFill/>
                      </a:ln>
                    </pic:spPr>
                  </pic:pic>
                </a:graphicData>
              </a:graphic>
            </wp:inline>
          </w:drawing>
        </w:r>
      </w:ins>
    </w:p>
    <w:p w14:paraId="49F94F7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80" w:firstLineChars="200"/>
        <w:textAlignment w:val="auto"/>
        <w:outlineLvl w:val="9"/>
        <w:rPr>
          <w:ins w:id="4384" w:author="LKY" w:date="2026-08-28T19:16:37Z"/>
          <w:rFonts w:hint="default" w:ascii="Times New Roman" w:hAnsi="Times New Roman"/>
          <w:b w:val="0"/>
          <w:bCs w:val="0"/>
          <w:sz w:val="24"/>
          <w:szCs w:val="24"/>
          <w:lang w:val="en-US" w:eastAsia="zh-CN"/>
        </w:rPr>
      </w:pPr>
      <w:ins w:id="4385" w:author="LKY" w:date="2026-08-28T19:16:37Z">
        <w:r>
          <w:rPr>
            <w:rFonts w:hint="eastAsia" w:ascii="Times New Roman" w:hAnsi="Times New Roman"/>
            <w:b w:val="0"/>
            <w:bCs w:val="0"/>
            <w:sz w:val="24"/>
            <w:szCs w:val="24"/>
            <w:lang w:val="en-US" w:eastAsia="zh-CN"/>
          </w:rPr>
          <w:t>若CAN0接收正常，用其它设备发送该数据则应收到</w:t>
        </w:r>
      </w:ins>
    </w:p>
    <w:p w14:paraId="0B4E3004">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86" w:author="LKY" w:date="2026-08-28T19:16:37Z"/>
          <w:rFonts w:hint="default" w:ascii="Times New Roman" w:hAnsi="Times New Roman"/>
          <w:b w:val="0"/>
          <w:bCs w:val="0"/>
          <w:sz w:val="24"/>
          <w:szCs w:val="24"/>
          <w:lang w:val="en-US" w:eastAsia="zh-CN"/>
        </w:rPr>
      </w:pPr>
      <w:ins w:id="4387" w:author="LKY" w:date="2026-08-28T19:16:37Z">
        <w:r>
          <w:rPr>
            <w:rFonts w:hint="default" w:ascii="Times New Roman" w:hAnsi="Times New Roman"/>
            <w:b w:val="0"/>
            <w:bCs w:val="0"/>
            <w:sz w:val="24"/>
            <w:szCs w:val="24"/>
            <w:lang w:val="en-US" w:eastAsia="zh-CN"/>
          </w:rPr>
          <w:t xml:space="preserve">root@bliiot:~# </w:t>
        </w:r>
      </w:ins>
      <w:ins w:id="4388" w:author="LKY" w:date="2026-08-28T19:16:37Z">
        <w:r>
          <w:rPr>
            <w:rFonts w:hint="default" w:ascii="Times New Roman" w:hAnsi="Times New Roman"/>
            <w:b w:val="0"/>
            <w:bCs w:val="0"/>
            <w:color w:val="0000FF"/>
            <w:sz w:val="24"/>
            <w:szCs w:val="24"/>
            <w:lang w:val="en-US" w:eastAsia="zh-CN"/>
            <w:rPrChange w:id="4389" w:author="L" w:date="2026-09-01T16:37:20Z">
              <w:rPr>
                <w:rFonts w:hint="default" w:ascii="Times New Roman" w:hAnsi="Times New Roman"/>
                <w:b w:val="0"/>
                <w:bCs w:val="0"/>
                <w:sz w:val="24"/>
                <w:szCs w:val="24"/>
                <w:lang w:val="en-US" w:eastAsia="zh-CN"/>
              </w:rPr>
            </w:rPrChange>
          </w:rPr>
          <w:t>candump can0</w:t>
        </w:r>
      </w:ins>
    </w:p>
    <w:p w14:paraId="4C7D24D3">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80" w:firstLineChars="200"/>
        <w:textAlignment w:val="auto"/>
        <w:outlineLvl w:val="9"/>
        <w:rPr>
          <w:ins w:id="4390" w:author="LKY" w:date="2026-08-28T19:16:37Z"/>
          <w:rFonts w:hint="default" w:ascii="Times New Roman" w:hAnsi="Times New Roman"/>
          <w:b w:val="0"/>
          <w:bCs w:val="0"/>
          <w:sz w:val="24"/>
          <w:szCs w:val="24"/>
          <w:lang w:val="en-US" w:eastAsia="zh-CN"/>
        </w:rPr>
      </w:pPr>
      <w:ins w:id="4391" w:author="LKY" w:date="2026-08-28T19:16:37Z">
        <w:r>
          <w:rPr>
            <w:rFonts w:hint="default" w:ascii="Times New Roman" w:hAnsi="Times New Roman"/>
            <w:b w:val="0"/>
            <w:bCs w:val="0"/>
            <w:sz w:val="24"/>
            <w:szCs w:val="24"/>
            <w:lang w:val="en-US" w:eastAsia="zh-CN"/>
          </w:rPr>
          <w:t xml:space="preserve">  can0  123   [8]  11 22 33 44 55 66 77 88</w:t>
        </w:r>
      </w:ins>
    </w:p>
    <w:p w14:paraId="16D477DB">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outlineLvl w:val="9"/>
        <w:rPr>
          <w:rFonts w:hint="default" w:ascii="Times New Roman" w:hAnsi="Times New Roman"/>
          <w:b w:val="0"/>
          <w:bCs w:val="0"/>
          <w:sz w:val="24"/>
          <w:szCs w:val="24"/>
          <w:lang w:val="en-US" w:eastAsia="zh-CN"/>
        </w:rPr>
        <w:pPrChange w:id="4392" w:author="LKY" w:date="2026-08-28T19:16:40Z">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outlineLvl w:val="9"/>
          </w:pPr>
        </w:pPrChange>
      </w:pPr>
      <w:ins w:id="4393" w:author="LKY" w:date="2026-08-28T19:26:19Z">
        <w:r>
          <w:rPr/>
          <w:drawing>
            <wp:inline distT="0" distB="0" distL="114300" distR="114300">
              <wp:extent cx="5270500" cy="412750"/>
              <wp:effectExtent l="0" t="0" r="6350" b="6350"/>
              <wp:docPr id="1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
                      <pic:cNvPicPr>
                        <a:picLocks noChangeAspect="1"/>
                      </pic:cNvPicPr>
                    </pic:nvPicPr>
                    <pic:blipFill>
                      <a:blip r:embed="rId21"/>
                      <a:stretch>
                        <a:fillRect/>
                      </a:stretch>
                    </pic:blipFill>
                    <pic:spPr>
                      <a:xfrm>
                        <a:off x="0" y="0"/>
                        <a:ext cx="5270500" cy="412750"/>
                      </a:xfrm>
                      <a:prstGeom prst="rect">
                        <a:avLst/>
                      </a:prstGeom>
                      <a:noFill/>
                      <a:ln>
                        <a:noFill/>
                      </a:ln>
                    </pic:spPr>
                  </pic:pic>
                </a:graphicData>
              </a:graphic>
            </wp:inline>
          </w:drawing>
        </w:r>
      </w:ins>
    </w:p>
    <w:p w14:paraId="6EA4DE9C">
      <w:pPr>
        <w:pStyle w:val="12"/>
        <w:ind w:left="0" w:leftChars="0" w:firstLine="0" w:firstLineChars="0"/>
        <w:outlineLvl w:val="2"/>
        <w:rPr>
          <w:rFonts w:hint="eastAsia" w:ascii="Times New Roman" w:hAnsi="Times New Roman" w:cstheme="minorBidi"/>
          <w:b/>
          <w:bCs/>
          <w:kern w:val="2"/>
          <w:sz w:val="28"/>
          <w:szCs w:val="28"/>
          <w:lang w:val="en-US" w:eastAsia="zh-CN" w:bidi="ar-SA"/>
        </w:rPr>
      </w:pPr>
      <w:bookmarkStart w:id="122" w:name="_Toc24710"/>
      <w:bookmarkStart w:id="123" w:name="_Toc17847"/>
      <w:bookmarkStart w:id="124" w:name="_Toc23212"/>
      <w:bookmarkStart w:id="125" w:name="_Toc9227"/>
      <w:bookmarkStart w:id="126" w:name="_Toc12938"/>
      <w:r>
        <w:rPr>
          <w:rFonts w:hint="eastAsia" w:ascii="Times New Roman" w:hAnsi="Times New Roman" w:cstheme="minorBidi"/>
          <w:b/>
          <w:bCs/>
          <w:kern w:val="2"/>
          <w:sz w:val="28"/>
          <w:szCs w:val="28"/>
          <w:lang w:val="en-US" w:eastAsia="zh-CN" w:bidi="ar-SA"/>
        </w:rPr>
        <w:t>2.3.</w:t>
      </w:r>
      <w:ins w:id="4395" w:author="LKY" w:date="2026-08-28T19:15:58Z">
        <w:r>
          <w:rPr>
            <w:rFonts w:hint="eastAsia" w:ascii="Times New Roman" w:hAnsi="Times New Roman" w:cstheme="minorBidi"/>
            <w:b/>
            <w:bCs/>
            <w:kern w:val="2"/>
            <w:sz w:val="28"/>
            <w:szCs w:val="28"/>
            <w:lang w:val="en-US" w:eastAsia="zh-CN" w:bidi="ar-SA"/>
          </w:rPr>
          <w:t>1</w:t>
        </w:r>
      </w:ins>
      <w:ins w:id="4396" w:author="LKY" w:date="2026-09-15T17:09:31Z">
        <w:r>
          <w:rPr>
            <w:rFonts w:hint="eastAsia" w:ascii="Times New Roman" w:hAnsi="Times New Roman" w:cstheme="minorBidi"/>
            <w:b/>
            <w:bCs/>
            <w:kern w:val="2"/>
            <w:sz w:val="28"/>
            <w:szCs w:val="28"/>
            <w:lang w:val="en-US" w:eastAsia="zh-CN" w:bidi="ar-SA"/>
          </w:rPr>
          <w:t>2</w:t>
        </w:r>
      </w:ins>
      <w:del w:id="4397" w:author="LKY" w:date="2026-08-28T19:15:58Z">
        <w:r>
          <w:rPr>
            <w:rFonts w:hint="eastAsia" w:ascii="Times New Roman" w:hAnsi="Times New Roman" w:cstheme="minorBidi"/>
            <w:b/>
            <w:bCs/>
            <w:kern w:val="2"/>
            <w:sz w:val="28"/>
            <w:szCs w:val="28"/>
            <w:lang w:val="en-US" w:eastAsia="zh-CN" w:bidi="ar-SA"/>
          </w:rPr>
          <w:delText>9</w:delText>
        </w:r>
      </w:del>
      <w:r>
        <w:rPr>
          <w:rFonts w:hint="eastAsia" w:ascii="Times New Roman" w:hAnsi="Times New Roman" w:cstheme="minorBidi"/>
          <w:b/>
          <w:bCs/>
          <w:kern w:val="2"/>
          <w:sz w:val="28"/>
          <w:szCs w:val="28"/>
          <w:lang w:val="en-US" w:eastAsia="zh-CN" w:bidi="ar-SA"/>
        </w:rPr>
        <w:t xml:space="preserve"> N板端口使用</w:t>
      </w:r>
      <w:bookmarkEnd w:id="122"/>
      <w:bookmarkEnd w:id="123"/>
      <w:bookmarkEnd w:id="124"/>
      <w:bookmarkEnd w:id="125"/>
      <w:bookmarkEnd w:id="126"/>
    </w:p>
    <w:p w14:paraId="05B885B7">
      <w:pPr>
        <w:pStyle w:val="12"/>
        <w:widowControl/>
        <w:numPr>
          <w:ilvl w:val="0"/>
          <w:numId w:val="3"/>
          <w:ins w:id="4399" w:author="L" w:date="2026-06-29T13:54:09Z"/>
        </w:numPr>
        <w:ind w:left="425" w:leftChars="0" w:hanging="425" w:firstLineChars="0"/>
        <w:outlineLvl w:val="3"/>
        <w:rPr>
          <w:rFonts w:hint="eastAsia" w:ascii="Times New Roman" w:hAnsi="Times New Roman" w:eastAsia="宋体" w:cs="宋体"/>
          <w:b/>
          <w:bCs w:val="0"/>
          <w:color w:val="auto"/>
          <w:kern w:val="2"/>
          <w:sz w:val="24"/>
          <w:szCs w:val="24"/>
          <w:lang w:val="en-US" w:eastAsia="zh-CN" w:bidi="en-US"/>
          <w:rPrChange w:id="4400" w:author="L" w:date="2026-06-29T13:53:54Z">
            <w:rPr>
              <w:rFonts w:hint="eastAsia" w:ascii="Times New Roman" w:hAnsi="Times New Roman" w:cstheme="minorBidi"/>
              <w:b/>
              <w:bCs/>
              <w:kern w:val="2"/>
              <w:sz w:val="28"/>
              <w:szCs w:val="28"/>
              <w:lang w:val="en-US" w:eastAsia="zh-CN" w:bidi="ar-SA"/>
            </w:rPr>
          </w:rPrChange>
        </w:rPr>
        <w:pPrChange w:id="4398" w:author="L" w:date="2026-06-29T13:54:09Z">
          <w:pPr>
            <w:pStyle w:val="12"/>
            <w:ind w:left="0" w:leftChars="0" w:firstLine="0" w:firstLineChars="0"/>
            <w:outlineLvl w:val="9"/>
          </w:pPr>
        </w:pPrChange>
      </w:pPr>
      <w:del w:id="4401" w:author="L" w:date="2026-06-29T13:54:11Z">
        <w:r>
          <w:rPr>
            <w:rFonts w:hint="eastAsia" w:ascii="Times New Roman" w:hAnsi="Times New Roman" w:eastAsia="宋体" w:cs="宋体"/>
            <w:b/>
            <w:bCs w:val="0"/>
            <w:color w:val="auto"/>
            <w:kern w:val="2"/>
            <w:sz w:val="24"/>
            <w:szCs w:val="24"/>
            <w:lang w:val="en-US" w:eastAsia="zh-CN" w:bidi="en-US"/>
            <w:rPrChange w:id="4402" w:author="L" w:date="2026-06-29T13:53:54Z">
              <w:rPr>
                <w:rFonts w:hint="eastAsia" w:ascii="Times New Roman" w:hAnsi="Times New Roman" w:cstheme="minorBidi"/>
                <w:b/>
                <w:bCs/>
                <w:kern w:val="2"/>
                <w:sz w:val="28"/>
                <w:szCs w:val="28"/>
                <w:lang w:val="en-US" w:eastAsia="zh-CN" w:bidi="ar-SA"/>
              </w:rPr>
            </w:rPrChange>
          </w:rPr>
          <w:delText>（</w:delText>
        </w:r>
      </w:del>
      <w:del w:id="4403" w:author="L" w:date="2026-06-29T13:54:10Z">
        <w:r>
          <w:rPr>
            <w:rFonts w:hint="eastAsia" w:ascii="Times New Roman" w:hAnsi="Times New Roman" w:eastAsia="宋体" w:cs="宋体"/>
            <w:b/>
            <w:bCs w:val="0"/>
            <w:color w:val="auto"/>
            <w:kern w:val="2"/>
            <w:sz w:val="24"/>
            <w:szCs w:val="24"/>
            <w:lang w:val="en-US" w:eastAsia="zh-CN" w:bidi="en-US"/>
            <w:rPrChange w:id="4404" w:author="L" w:date="2026-06-29T13:53:54Z">
              <w:rPr>
                <w:rFonts w:hint="eastAsia" w:ascii="Times New Roman" w:hAnsi="Times New Roman" w:cstheme="minorBidi"/>
                <w:b/>
                <w:bCs/>
                <w:kern w:val="2"/>
                <w:sz w:val="28"/>
                <w:szCs w:val="28"/>
                <w:lang w:val="en-US" w:eastAsia="zh-CN" w:bidi="ar-SA"/>
              </w:rPr>
            </w:rPrChange>
          </w:rPr>
          <w:delText>1</w:delText>
        </w:r>
      </w:del>
      <w:del w:id="4405" w:author="L" w:date="2026-06-29T13:54:10Z">
        <w:r>
          <w:rPr>
            <w:rFonts w:hint="eastAsia" w:ascii="Times New Roman" w:hAnsi="Times New Roman" w:eastAsia="宋体" w:cs="宋体"/>
            <w:b/>
            <w:bCs w:val="0"/>
            <w:color w:val="auto"/>
            <w:kern w:val="2"/>
            <w:sz w:val="24"/>
            <w:szCs w:val="24"/>
            <w:lang w:val="en-US" w:eastAsia="zh-CN" w:bidi="en-US"/>
            <w:rPrChange w:id="4406" w:author="L" w:date="2026-06-29T13:53:54Z">
              <w:rPr>
                <w:rFonts w:hint="eastAsia" w:ascii="Times New Roman" w:hAnsi="Times New Roman" w:cstheme="minorBidi"/>
                <w:b/>
                <w:bCs/>
                <w:kern w:val="2"/>
                <w:sz w:val="28"/>
                <w:szCs w:val="28"/>
                <w:lang w:val="en-US" w:eastAsia="zh-CN" w:bidi="ar-SA"/>
              </w:rPr>
            </w:rPrChange>
          </w:rPr>
          <w:delText>）</w:delText>
        </w:r>
      </w:del>
      <w:r>
        <w:rPr>
          <w:rFonts w:hint="eastAsia" w:ascii="Times New Roman" w:hAnsi="Times New Roman" w:eastAsia="宋体" w:cs="宋体"/>
          <w:b/>
          <w:bCs w:val="0"/>
          <w:color w:val="auto"/>
          <w:kern w:val="2"/>
          <w:sz w:val="24"/>
          <w:szCs w:val="24"/>
          <w:lang w:val="en-US" w:eastAsia="zh-CN" w:bidi="en-US"/>
          <w:rPrChange w:id="4407" w:author="L" w:date="2026-06-29T13:53:54Z">
            <w:rPr>
              <w:rFonts w:hint="eastAsia" w:ascii="Times New Roman" w:hAnsi="Times New Roman" w:cstheme="minorBidi"/>
              <w:b/>
              <w:bCs/>
              <w:kern w:val="2"/>
              <w:sz w:val="28"/>
              <w:szCs w:val="28"/>
              <w:lang w:val="en-US" w:eastAsia="zh-CN" w:bidi="ar-SA"/>
            </w:rPr>
          </w:rPrChange>
        </w:rPr>
        <w:t>软件安装</w:t>
      </w:r>
    </w:p>
    <w:p w14:paraId="0149D59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对应文件位置位于</w:t>
      </w:r>
      <w:del w:id="4408" w:author="L" w:date="2026-05-19T19:35:41Z">
        <w:r>
          <w:rPr>
            <w:rFonts w:hint="eastAsia" w:ascii="Times New Roman" w:hAnsi="Times New Roman"/>
            <w:b w:val="0"/>
            <w:bCs w:val="0"/>
            <w:sz w:val="24"/>
            <w:szCs w:val="24"/>
            <w:lang w:val="en-US" w:eastAsia="zh-CN"/>
          </w:rPr>
          <w:delText>根</w:delText>
        </w:r>
      </w:del>
      <w:r>
        <w:rPr>
          <w:rFonts w:hint="eastAsia" w:ascii="Times New Roman" w:hAnsi="Times New Roman"/>
          <w:b w:val="0"/>
          <w:bCs w:val="0"/>
          <w:sz w:val="24"/>
          <w:szCs w:val="24"/>
          <w:lang w:val="en-US" w:eastAsia="zh-CN"/>
        </w:rPr>
        <w:t>目录</w:t>
      </w:r>
      <w:ins w:id="4409" w:author="L" w:date="2026-05-19T19:35:51Z">
        <w:r>
          <w:rPr>
            <w:rFonts w:hint="eastAsia" w:ascii="Times New Roman" w:hAnsi="Times New Roman"/>
            <w:b w:val="0"/>
            <w:bCs w:val="0"/>
            <w:sz w:val="24"/>
            <w:szCs w:val="24"/>
            <w:lang w:val="en-US" w:eastAsia="zh-CN"/>
          </w:rPr>
          <w:t>ion</w:t>
        </w:r>
      </w:ins>
      <w:del w:id="4410" w:author="L" w:date="2026-05-19T19:35:50Z">
        <w:r>
          <w:rPr>
            <w:rFonts w:hint="eastAsia" w:ascii="Times New Roman" w:hAnsi="Times New Roman"/>
            <w:b w:val="0"/>
            <w:bCs w:val="0"/>
            <w:sz w:val="24"/>
            <w:szCs w:val="24"/>
            <w:lang w:val="en-US" w:eastAsia="zh-CN"/>
          </w:rPr>
          <w:delText>roo</w:delText>
        </w:r>
      </w:del>
      <w:del w:id="4411" w:author="L" w:date="2026-05-19T19:35:49Z">
        <w:r>
          <w:rPr>
            <w:rFonts w:hint="eastAsia" w:ascii="Times New Roman" w:hAnsi="Times New Roman"/>
            <w:b w:val="0"/>
            <w:bCs w:val="0"/>
            <w:sz w:val="24"/>
            <w:szCs w:val="24"/>
            <w:lang w:val="en-US" w:eastAsia="zh-CN"/>
          </w:rPr>
          <w:delText>t</w:delText>
        </w:r>
      </w:del>
      <w:r>
        <w:rPr>
          <w:rFonts w:hint="eastAsia" w:ascii="Times New Roman" w:hAnsi="Times New Roman"/>
          <w:b w:val="0"/>
          <w:bCs w:val="0"/>
          <w:sz w:val="24"/>
          <w:szCs w:val="24"/>
          <w:lang w:val="en-US" w:eastAsia="zh-CN"/>
        </w:rPr>
        <w:t>文件夹下,实际</w:t>
      </w:r>
      <w:ins w:id="4412" w:author="L" w:date="2026-05-21T18:53:24Z">
        <w:r>
          <w:rPr>
            <w:rFonts w:hint="eastAsia" w:ascii="Times New Roman" w:hAnsi="Times New Roman"/>
            <w:b w:val="0"/>
            <w:bCs w:val="0"/>
            <w:sz w:val="24"/>
            <w:szCs w:val="24"/>
            <w:lang w:val="en-US" w:eastAsia="zh-CN"/>
          </w:rPr>
          <w:t>目录</w:t>
        </w:r>
      </w:ins>
      <w:del w:id="4413" w:author="L" w:date="2026-05-21T18:53:22Z">
        <w:r>
          <w:rPr>
            <w:rFonts w:hint="eastAsia" w:ascii="Times New Roman" w:hAnsi="Times New Roman"/>
            <w:b w:val="0"/>
            <w:bCs w:val="0"/>
            <w:sz w:val="24"/>
            <w:szCs w:val="24"/>
            <w:lang w:val="en-US" w:eastAsia="zh-CN"/>
          </w:rPr>
          <w:delText>名称</w:delText>
        </w:r>
      </w:del>
      <w:r>
        <w:rPr>
          <w:rFonts w:hint="eastAsia" w:ascii="Times New Roman" w:hAnsi="Times New Roman"/>
          <w:b w:val="0"/>
          <w:bCs w:val="0"/>
          <w:sz w:val="24"/>
          <w:szCs w:val="24"/>
          <w:lang w:val="en-US" w:eastAsia="zh-CN"/>
        </w:rPr>
        <w:t>请以文件为准。</w:t>
      </w:r>
    </w:p>
    <w:p w14:paraId="59BEA62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插上网线写入</w:t>
      </w:r>
      <w:r>
        <w:rPr>
          <w:rFonts w:hint="eastAsia" w:ascii="Times New Roman" w:hAnsi="Times New Roman"/>
          <w:b w:val="0"/>
          <w:bCs w:val="0"/>
          <w:color w:val="0000FF"/>
          <w:sz w:val="24"/>
          <w:szCs w:val="24"/>
          <w:lang w:val="en-US" w:eastAsia="zh-CN"/>
        </w:rPr>
        <w:t>ifconfig</w:t>
      </w:r>
      <w:r>
        <w:rPr>
          <w:rFonts w:hint="eastAsia" w:ascii="Times New Roman" w:hAnsi="Times New Roman"/>
          <w:b w:val="0"/>
          <w:bCs w:val="0"/>
          <w:sz w:val="24"/>
          <w:szCs w:val="24"/>
          <w:lang w:val="en-US" w:eastAsia="zh-CN"/>
        </w:rPr>
        <w:t>指令获取IP，通过SSH登录</w:t>
      </w:r>
    </w:p>
    <w:p w14:paraId="25418EB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ascii="Times New Roman" w:hAnsi="Times New Roman"/>
          <w:b w:val="0"/>
          <w:bCs w:val="0"/>
          <w:sz w:val="24"/>
          <w:szCs w:val="24"/>
          <w:lang w:val="en-US" w:eastAsia="zh-CN"/>
        </w:rPr>
      </w:pPr>
      <w:ins w:id="4414" w:author="L" w:date="2026-05-20T09:21:06Z">
        <w:r>
          <w:rPr/>
          <w:drawing>
            <wp:inline distT="0" distB="0" distL="114300" distR="114300">
              <wp:extent cx="5271135" cy="1178560"/>
              <wp:effectExtent l="0" t="0" r="5715" b="2540"/>
              <wp:docPr id="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
                      <pic:cNvPicPr>
                        <a:picLocks noChangeAspect="1"/>
                      </pic:cNvPicPr>
                    </pic:nvPicPr>
                    <pic:blipFill>
                      <a:blip r:embed="rId22"/>
                      <a:stretch>
                        <a:fillRect/>
                      </a:stretch>
                    </pic:blipFill>
                    <pic:spPr>
                      <a:xfrm>
                        <a:off x="0" y="0"/>
                        <a:ext cx="5271135" cy="1178560"/>
                      </a:xfrm>
                      <a:prstGeom prst="rect">
                        <a:avLst/>
                      </a:prstGeom>
                      <a:noFill/>
                      <a:ln>
                        <a:noFill/>
                      </a:ln>
                    </pic:spPr>
                  </pic:pic>
                </a:graphicData>
              </a:graphic>
            </wp:inline>
          </w:drawing>
        </w:r>
      </w:ins>
      <w:del w:id="4416" w:author="L" w:date="2026-05-19T19:35:59Z">
        <w:r>
          <w:rPr/>
          <w:drawing>
            <wp:inline distT="0" distB="0" distL="114300" distR="114300">
              <wp:extent cx="5269865" cy="1064895"/>
              <wp:effectExtent l="0" t="0" r="6985" b="1905"/>
              <wp:docPr id="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2"/>
                      <pic:cNvPicPr>
                        <a:picLocks noChangeAspect="1"/>
                      </pic:cNvPicPr>
                    </pic:nvPicPr>
                    <pic:blipFill>
                      <a:blip r:embed="rId23"/>
                      <a:stretch>
                        <a:fillRect/>
                      </a:stretch>
                    </pic:blipFill>
                    <pic:spPr>
                      <a:xfrm>
                        <a:off x="0" y="0"/>
                        <a:ext cx="5269865" cy="1064895"/>
                      </a:xfrm>
                      <a:prstGeom prst="rect">
                        <a:avLst/>
                      </a:prstGeom>
                      <a:noFill/>
                      <a:ln>
                        <a:noFill/>
                      </a:ln>
                    </pic:spPr>
                  </pic:pic>
                </a:graphicData>
              </a:graphic>
            </wp:inline>
          </w:drawing>
        </w:r>
      </w:del>
    </w:p>
    <w:p w14:paraId="6FA7FDC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b w:val="0"/>
          <w:bCs w:val="0"/>
          <w:sz w:val="24"/>
          <w:szCs w:val="24"/>
          <w:lang w:val="en-US" w:eastAsia="zh-CN"/>
        </w:rPr>
      </w:pPr>
      <w:ins w:id="4418" w:author="L" w:date="2026-05-20T09:21:43Z">
        <w:r>
          <w:rPr/>
          <w:drawing>
            <wp:inline distT="0" distB="0" distL="114300" distR="114300">
              <wp:extent cx="5270500" cy="3188335"/>
              <wp:effectExtent l="0" t="0" r="6350" b="1206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24"/>
                      <a:stretch>
                        <a:fillRect/>
                      </a:stretch>
                    </pic:blipFill>
                    <pic:spPr>
                      <a:xfrm>
                        <a:off x="0" y="0"/>
                        <a:ext cx="5270500" cy="3188335"/>
                      </a:xfrm>
                      <a:prstGeom prst="rect">
                        <a:avLst/>
                      </a:prstGeom>
                      <a:noFill/>
                      <a:ln>
                        <a:noFill/>
                      </a:ln>
                    </pic:spPr>
                  </pic:pic>
                </a:graphicData>
              </a:graphic>
            </wp:inline>
          </w:drawing>
        </w:r>
      </w:ins>
      <w:del w:id="4420" w:author="L" w:date="2026-05-20T09:21:42Z">
        <w:r>
          <w:rPr/>
          <w:drawing>
            <wp:inline distT="0" distB="0" distL="114300" distR="114300">
              <wp:extent cx="5267325" cy="3225165"/>
              <wp:effectExtent l="0" t="0" r="9525" b="13335"/>
              <wp:docPr id="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
                      <pic:cNvPicPr>
                        <a:picLocks noChangeAspect="1"/>
                      </pic:cNvPicPr>
                    </pic:nvPicPr>
                    <pic:blipFill>
                      <a:blip r:embed="rId25"/>
                      <a:stretch>
                        <a:fillRect/>
                      </a:stretch>
                    </pic:blipFill>
                    <pic:spPr>
                      <a:xfrm>
                        <a:off x="0" y="0"/>
                        <a:ext cx="5267325" cy="3225165"/>
                      </a:xfrm>
                      <a:prstGeom prst="rect">
                        <a:avLst/>
                      </a:prstGeom>
                      <a:noFill/>
                      <a:ln>
                        <a:noFill/>
                      </a:ln>
                    </pic:spPr>
                  </pic:pic>
                </a:graphicData>
              </a:graphic>
            </wp:inline>
          </w:drawing>
        </w:r>
      </w:del>
    </w:p>
    <w:p w14:paraId="5D5A423E">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cstheme="minorBidi"/>
          <w:i w:val="0"/>
          <w:iCs w:val="0"/>
          <w:caps w:val="0"/>
          <w:spacing w:val="0"/>
          <w:sz w:val="24"/>
          <w:szCs w:val="24"/>
          <w:lang w:val="en-US" w:eastAsia="zh-CN"/>
        </w:rPr>
      </w:pPr>
      <w:r>
        <w:rPr>
          <w:rFonts w:hint="eastAsia" w:ascii="Times New Roman" w:hAnsi="Times New Roman"/>
          <w:b w:val="0"/>
          <w:bCs w:val="0"/>
          <w:sz w:val="24"/>
          <w:szCs w:val="24"/>
          <w:lang w:val="en-US" w:eastAsia="zh-CN"/>
        </w:rPr>
        <w:t>通过左边文件夹页面在</w:t>
      </w:r>
      <w:ins w:id="4422" w:author="L" w:date="2026-05-19T19:37:39Z">
        <w:r>
          <w:rPr>
            <w:rFonts w:hint="eastAsia" w:ascii="Times New Roman" w:hAnsi="Times New Roman"/>
            <w:b w:val="0"/>
            <w:bCs w:val="0"/>
            <w:sz w:val="24"/>
            <w:szCs w:val="24"/>
            <w:lang w:val="en-US" w:eastAsia="zh-CN"/>
          </w:rPr>
          <w:t>usr/demo/</w:t>
        </w:r>
      </w:ins>
      <w:del w:id="4423" w:author="L" w:date="2026-05-19T19:37:39Z">
        <w:r>
          <w:rPr>
            <w:rFonts w:hint="eastAsia" w:ascii="Times New Roman" w:hAnsi="Times New Roman"/>
            <w:b w:val="0"/>
            <w:bCs w:val="0"/>
            <w:sz w:val="24"/>
            <w:szCs w:val="24"/>
            <w:lang w:val="en-US" w:eastAsia="zh-CN"/>
          </w:rPr>
          <w:delText>root</w:delText>
        </w:r>
      </w:del>
      <w:r>
        <w:rPr>
          <w:rFonts w:hint="eastAsia" w:ascii="Times New Roman" w:hAnsi="Times New Roman"/>
          <w:b w:val="0"/>
          <w:bCs w:val="0"/>
          <w:sz w:val="24"/>
          <w:szCs w:val="24"/>
          <w:lang w:val="en-US" w:eastAsia="zh-CN"/>
        </w:rPr>
        <w:t>文件夹下，</w:t>
      </w:r>
      <w:ins w:id="4424" w:author="L" w:date="2026-05-19T19:42:03Z">
        <w:r>
          <w:rPr>
            <w:rFonts w:hint="eastAsia" w:ascii="Times New Roman" w:hAnsi="Times New Roman"/>
            <w:b w:val="0"/>
            <w:bCs w:val="0"/>
            <w:sz w:val="24"/>
            <w:szCs w:val="24"/>
            <w:lang w:val="en-US" w:eastAsia="zh-CN"/>
          </w:rPr>
          <w:t>新建ion文件夹，</w:t>
        </w:r>
      </w:ins>
      <w:r>
        <w:rPr>
          <w:rFonts w:hint="eastAsia" w:ascii="Times New Roman" w:hAnsi="Times New Roman" w:cstheme="minorBidi"/>
          <w:i w:val="0"/>
          <w:iCs w:val="0"/>
          <w:caps w:val="0"/>
          <w:spacing w:val="0"/>
          <w:sz w:val="24"/>
          <w:szCs w:val="24"/>
          <w:lang w:val="en-US" w:eastAsia="zh-CN"/>
        </w:rPr>
        <w:t>把N板识别文件复制进去</w:t>
      </w:r>
    </w:p>
    <w:p w14:paraId="6427618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cstheme="minorBidi"/>
          <w:i w:val="0"/>
          <w:iCs w:val="0"/>
          <w:caps w:val="0"/>
          <w:spacing w:val="0"/>
          <w:sz w:val="24"/>
          <w:szCs w:val="24"/>
          <w:lang w:val="en-US" w:eastAsia="zh-CN"/>
        </w:rPr>
      </w:pPr>
      <w:ins w:id="4425" w:author="L" w:date="2026-05-20T09:23:04Z">
        <w:r>
          <w:rPr/>
          <w:drawing>
            <wp:inline distT="0" distB="0" distL="114300" distR="114300">
              <wp:extent cx="5269865" cy="1901825"/>
              <wp:effectExtent l="0" t="0" r="6985" b="3175"/>
              <wp:docPr id="6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3"/>
                      <pic:cNvPicPr>
                        <a:picLocks noChangeAspect="1"/>
                      </pic:cNvPicPr>
                    </pic:nvPicPr>
                    <pic:blipFill>
                      <a:blip r:embed="rId26"/>
                      <a:stretch>
                        <a:fillRect/>
                      </a:stretch>
                    </pic:blipFill>
                    <pic:spPr>
                      <a:xfrm>
                        <a:off x="0" y="0"/>
                        <a:ext cx="5269865" cy="1901825"/>
                      </a:xfrm>
                      <a:prstGeom prst="rect">
                        <a:avLst/>
                      </a:prstGeom>
                      <a:noFill/>
                      <a:ln>
                        <a:noFill/>
                      </a:ln>
                    </pic:spPr>
                  </pic:pic>
                </a:graphicData>
              </a:graphic>
            </wp:inline>
          </w:drawing>
        </w:r>
      </w:ins>
      <w:del w:id="4427" w:author="L" w:date="2026-05-19T19:38:48Z">
        <w:r>
          <w:rPr/>
          <w:drawing>
            <wp:inline distT="0" distB="0" distL="114300" distR="114300">
              <wp:extent cx="5268595" cy="1394460"/>
              <wp:effectExtent l="0" t="0" r="8255" b="15240"/>
              <wp:docPr id="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
                      <pic:cNvPicPr>
                        <a:picLocks noChangeAspect="1"/>
                      </pic:cNvPicPr>
                    </pic:nvPicPr>
                    <pic:blipFill>
                      <a:blip r:embed="rId27"/>
                      <a:stretch>
                        <a:fillRect/>
                      </a:stretch>
                    </pic:blipFill>
                    <pic:spPr>
                      <a:xfrm>
                        <a:off x="0" y="0"/>
                        <a:ext cx="5268595" cy="1394460"/>
                      </a:xfrm>
                      <a:prstGeom prst="rect">
                        <a:avLst/>
                      </a:prstGeom>
                      <a:noFill/>
                      <a:ln>
                        <a:noFill/>
                      </a:ln>
                    </pic:spPr>
                  </pic:pic>
                </a:graphicData>
              </a:graphic>
            </wp:inline>
          </w:drawing>
        </w:r>
      </w:del>
    </w:p>
    <w:p w14:paraId="5EE913A5">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w:t>
      </w:r>
      <w:ins w:id="4429" w:author="L" w:date="2026-05-19T19:39:36Z">
        <w:r>
          <w:rPr>
            <w:rFonts w:hint="eastAsia" w:ascii="Times New Roman" w:hAnsi="Times New Roman"/>
            <w:b w:val="0"/>
            <w:bCs w:val="0"/>
            <w:sz w:val="24"/>
            <w:szCs w:val="24"/>
            <w:lang w:val="en-US" w:eastAsia="zh-CN"/>
          </w:rPr>
          <w:t>BEILAI_N_PLC_237_V1.0_202605</w:t>
        </w:r>
      </w:ins>
      <w:ins w:id="4430" w:author="L" w:date="2026-05-20T09:19:49Z">
        <w:r>
          <w:rPr>
            <w:rFonts w:hint="eastAsia" w:ascii="Times New Roman" w:hAnsi="Times New Roman"/>
            <w:b w:val="0"/>
            <w:bCs w:val="0"/>
            <w:sz w:val="24"/>
            <w:szCs w:val="24"/>
            <w:lang w:val="en-US" w:eastAsia="zh-CN"/>
          </w:rPr>
          <w:t>20</w:t>
        </w:r>
      </w:ins>
      <w:del w:id="4431" w:author="L" w:date="2026-05-19T19:39:36Z">
        <w:r>
          <w:rPr>
            <w:rFonts w:hint="eastAsia" w:ascii="Times New Roman" w:hAnsi="Times New Roman"/>
            <w:b w:val="0"/>
            <w:bCs w:val="0"/>
            <w:sz w:val="24"/>
            <w:szCs w:val="24"/>
            <w:lang w:val="en-US" w:eastAsia="zh-CN"/>
          </w:rPr>
          <w:delText>BEILAI_N_PLC_237_V1.0_20260511</w:delText>
        </w:r>
      </w:del>
      <w:r>
        <w:rPr>
          <w:rFonts w:hint="eastAsia" w:ascii="Times New Roman" w:hAnsi="Times New Roman"/>
          <w:b w:val="0"/>
          <w:bCs w:val="0"/>
          <w:sz w:val="24"/>
          <w:szCs w:val="24"/>
          <w:lang w:val="en-US" w:eastAsia="zh-CN"/>
        </w:rPr>
        <w:t xml:space="preserve">.bin执行chmod +x  </w:t>
      </w:r>
      <w:ins w:id="4432" w:author="L" w:date="2026-05-19T19:39:46Z">
        <w:r>
          <w:rPr>
            <w:rFonts w:hint="eastAsia" w:ascii="Times New Roman" w:hAnsi="Times New Roman"/>
            <w:b w:val="0"/>
            <w:bCs w:val="0"/>
            <w:sz w:val="24"/>
            <w:szCs w:val="24"/>
            <w:lang w:val="en-US" w:eastAsia="zh-CN"/>
          </w:rPr>
          <w:t>BEILAI_N_PLC_237_V1.0_202605</w:t>
        </w:r>
      </w:ins>
      <w:ins w:id="4433" w:author="L" w:date="2026-05-20T09:19:53Z">
        <w:r>
          <w:rPr>
            <w:rFonts w:hint="eastAsia" w:ascii="Times New Roman" w:hAnsi="Times New Roman"/>
            <w:b w:val="0"/>
            <w:bCs w:val="0"/>
            <w:sz w:val="24"/>
            <w:szCs w:val="24"/>
            <w:lang w:val="en-US" w:eastAsia="zh-CN"/>
          </w:rPr>
          <w:t>20</w:t>
        </w:r>
      </w:ins>
      <w:del w:id="4434" w:author="L" w:date="2026-05-19T19:39:46Z">
        <w:r>
          <w:rPr>
            <w:rFonts w:hint="eastAsia" w:ascii="Times New Roman" w:hAnsi="Times New Roman"/>
            <w:b w:val="0"/>
            <w:bCs w:val="0"/>
            <w:sz w:val="24"/>
            <w:szCs w:val="24"/>
            <w:lang w:val="en-US" w:eastAsia="zh-CN"/>
          </w:rPr>
          <w:delText>BEILAI_N_PLC_237_V1.0_20260511</w:delText>
        </w:r>
      </w:del>
      <w:r>
        <w:rPr>
          <w:rFonts w:hint="eastAsia" w:ascii="Times New Roman" w:hAnsi="Times New Roman"/>
          <w:b w:val="0"/>
          <w:bCs w:val="0"/>
          <w:sz w:val="24"/>
          <w:szCs w:val="24"/>
          <w:lang w:val="en-US" w:eastAsia="zh-CN"/>
        </w:rPr>
        <w:t>.bin。然后安装软件。</w:t>
      </w:r>
    </w:p>
    <w:p w14:paraId="71C8BD7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ins w:id="4436" w:author="L" w:date="2026-05-19T19:40:30Z"/>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Change w:id="4435" w:author="L" w:date="2026-05-19T19:40:48Z">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pPr>
        </w:pPrChange>
      </w:pPr>
      <w:ins w:id="4437" w:author="L" w:date="2026-05-19T19:40:45Z">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ins>
      <w:ins w:id="4438" w:author="L" w:date="2026-05-19T19:40:45Z">
        <w:r>
          <w:rPr>
            <w:rFonts w:hint="eastAsia" w:ascii="Times New Roman" w:hAnsi="Times New Roman" w:eastAsia="宋体" w:cs="宋体"/>
            <w:color w:val="0000FF"/>
            <w:kern w:val="2"/>
            <w:sz w:val="24"/>
            <w:szCs w:val="32"/>
            <w:lang w:val="en-US" w:eastAsia="zh-CN" w:bidi="ar-SA"/>
          </w:rPr>
          <w:t xml:space="preserve"> </w:t>
        </w:r>
      </w:ins>
      <w:ins w:id="4439" w:author="L" w:date="2026-05-19T19:40:45Z">
        <w:r>
          <w:rPr>
            <w:rFonts w:hint="eastAsia" w:ascii="Times New Roman" w:hAnsi="Times New Roman" w:eastAsia="宋体" w:cs="宋体"/>
            <w:color w:val="0000FF"/>
            <w:kern w:val="2"/>
            <w:sz w:val="24"/>
            <w:szCs w:val="24"/>
            <w:lang w:val="en-US" w:eastAsia="zh-CN" w:bidi="ar-SA"/>
          </w:rPr>
          <w:t>cd /usr/demo/ion</w:t>
        </w:r>
      </w:ins>
    </w:p>
    <w:p w14:paraId="0956940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root@bliiot:/#</w:t>
      </w:r>
      <w:r>
        <w:rPr>
          <w:rFonts w:hint="eastAsia" w:ascii="Times New Roman" w:hAnsi="Times New Roman" w:eastAsia="宋体" w:cs="宋体"/>
          <w:color w:val="0000FF"/>
          <w:kern w:val="2"/>
          <w:sz w:val="24"/>
          <w:szCs w:val="32"/>
          <w:lang w:val="en-US" w:eastAsia="zh-CN" w:bidi="ar-SA"/>
        </w:rPr>
        <w:t xml:space="preserve"> chmod +x </w:t>
      </w:r>
      <w:ins w:id="4440" w:author="L" w:date="2026-05-19T19:40:11Z">
        <w:r>
          <w:rPr>
            <w:rFonts w:hint="eastAsia" w:ascii="Times New Roman" w:hAnsi="Times New Roman" w:eastAsia="宋体" w:cs="宋体"/>
            <w:color w:val="0000FF"/>
            <w:kern w:val="2"/>
            <w:sz w:val="24"/>
            <w:szCs w:val="32"/>
            <w:lang w:val="en-US" w:eastAsia="zh-CN" w:bidi="ar-SA"/>
          </w:rPr>
          <w:t>BEILAI_N_PLC_237_V1.0_202605</w:t>
        </w:r>
      </w:ins>
      <w:ins w:id="4441" w:author="L" w:date="2026-05-20T09:19:57Z">
        <w:r>
          <w:rPr>
            <w:rFonts w:hint="eastAsia" w:ascii="Times New Roman" w:hAnsi="Times New Roman" w:eastAsia="宋体" w:cs="宋体"/>
            <w:color w:val="0000FF"/>
            <w:kern w:val="2"/>
            <w:sz w:val="24"/>
            <w:szCs w:val="32"/>
            <w:lang w:val="en-US" w:eastAsia="zh-CN" w:bidi="ar-SA"/>
          </w:rPr>
          <w:t>20</w:t>
        </w:r>
      </w:ins>
      <w:del w:id="4442" w:author="L" w:date="2026-05-19T19:40:11Z">
        <w:r>
          <w:rPr>
            <w:rFonts w:hint="eastAsia" w:ascii="Times New Roman" w:hAnsi="Times New Roman" w:eastAsia="宋体" w:cs="宋体"/>
            <w:color w:val="0000FF"/>
            <w:kern w:val="2"/>
            <w:sz w:val="24"/>
            <w:szCs w:val="32"/>
            <w:lang w:val="en-US" w:eastAsia="zh-CN" w:bidi="ar-SA"/>
          </w:rPr>
          <w:delText>BEILAI_N_PLC_237_V1.0_20260511</w:delText>
        </w:r>
      </w:del>
      <w:r>
        <w:rPr>
          <w:rFonts w:hint="eastAsia" w:ascii="Times New Roman" w:hAnsi="Times New Roman" w:eastAsia="宋体" w:cs="宋体"/>
          <w:color w:val="0000FF"/>
          <w:kern w:val="2"/>
          <w:sz w:val="24"/>
          <w:szCs w:val="32"/>
          <w:lang w:val="en-US" w:eastAsia="zh-CN" w:bidi="ar-SA"/>
        </w:rPr>
        <w:t xml:space="preserve">.bin </w:t>
      </w:r>
    </w:p>
    <w:p w14:paraId="518D7CF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t xml:space="preserve">root@bliiot:/# </w:t>
      </w:r>
      <w:r>
        <w:rPr>
          <w:rFonts w:hint="eastAsia" w:ascii="Times New Roman" w:hAnsi="Times New Roman" w:eastAsia="宋体" w:cs="宋体"/>
          <w:color w:val="0000FF"/>
          <w:kern w:val="2"/>
          <w:sz w:val="24"/>
          <w:szCs w:val="32"/>
          <w:lang w:val="en-US" w:eastAsia="zh-CN" w:bidi="ar-SA"/>
        </w:rPr>
        <w:t>./</w:t>
      </w:r>
      <w:ins w:id="4443" w:author="L" w:date="2026-05-19T19:40:04Z">
        <w:r>
          <w:rPr>
            <w:rFonts w:hint="eastAsia" w:ascii="Times New Roman" w:hAnsi="Times New Roman" w:eastAsia="宋体" w:cs="宋体"/>
            <w:color w:val="0000FF"/>
            <w:kern w:val="2"/>
            <w:sz w:val="24"/>
            <w:szCs w:val="32"/>
            <w:lang w:val="en-US" w:eastAsia="zh-CN" w:bidi="ar-SA"/>
          </w:rPr>
          <w:t>BEILAI_N_PLC_237_V1.0_202605</w:t>
        </w:r>
      </w:ins>
      <w:ins w:id="4444" w:author="L" w:date="2026-05-20T09:20:00Z">
        <w:r>
          <w:rPr>
            <w:rFonts w:hint="eastAsia" w:ascii="Times New Roman" w:hAnsi="Times New Roman" w:eastAsia="宋体" w:cs="宋体"/>
            <w:color w:val="0000FF"/>
            <w:kern w:val="2"/>
            <w:sz w:val="24"/>
            <w:szCs w:val="32"/>
            <w:lang w:val="en-US" w:eastAsia="zh-CN" w:bidi="ar-SA"/>
          </w:rPr>
          <w:t>2</w:t>
        </w:r>
      </w:ins>
      <w:ins w:id="4445" w:author="L" w:date="2026-05-20T09:20:01Z">
        <w:r>
          <w:rPr>
            <w:rFonts w:hint="eastAsia" w:ascii="Times New Roman" w:hAnsi="Times New Roman" w:eastAsia="宋体" w:cs="宋体"/>
            <w:color w:val="0000FF"/>
            <w:kern w:val="2"/>
            <w:sz w:val="24"/>
            <w:szCs w:val="32"/>
            <w:lang w:val="en-US" w:eastAsia="zh-CN" w:bidi="ar-SA"/>
          </w:rPr>
          <w:t>0</w:t>
        </w:r>
      </w:ins>
      <w:del w:id="4446" w:author="L" w:date="2026-05-19T19:40:04Z">
        <w:r>
          <w:rPr>
            <w:rFonts w:hint="eastAsia" w:ascii="Times New Roman" w:hAnsi="Times New Roman" w:eastAsia="宋体" w:cs="宋体"/>
            <w:color w:val="0000FF"/>
            <w:kern w:val="2"/>
            <w:sz w:val="24"/>
            <w:szCs w:val="32"/>
            <w:lang w:val="en-US" w:eastAsia="zh-CN" w:bidi="ar-SA"/>
          </w:rPr>
          <w:delText>BEILAI_N_PLC_237_V1.0_20260511</w:delText>
        </w:r>
      </w:del>
      <w:r>
        <w:rPr>
          <w:rFonts w:hint="eastAsia" w:ascii="Times New Roman" w:hAnsi="Times New Roman" w:eastAsia="宋体" w:cs="宋体"/>
          <w:color w:val="0000FF"/>
          <w:kern w:val="2"/>
          <w:sz w:val="24"/>
          <w:szCs w:val="32"/>
          <w:lang w:val="en-US" w:eastAsia="zh-CN" w:bidi="ar-SA"/>
        </w:rPr>
        <w:t xml:space="preserve">.bin </w:t>
      </w:r>
    </w:p>
    <w:p w14:paraId="4596418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Md5 verify pass!</w:t>
      </w:r>
    </w:p>
    <w:p w14:paraId="1CC1BC5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Created symlink /etc/systemd/system/multi-user.target.wants/iolib.service → /etc/systemd/system/iolib.service.</w:t>
      </w:r>
    </w:p>
    <w:p w14:paraId="05F0C48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000000" w:themeColor="text1"/>
          <w:kern w:val="2"/>
          <w:sz w:val="24"/>
          <w:szCs w:val="32"/>
          <w:lang w:val="en-US" w:eastAsia="zh-CN" w:bidi="ar-SA"/>
          <w14:textFill>
            <w14:solidFill>
              <w14:schemeClr w14:val="tx1"/>
            </w14:solidFill>
          </w14:textFill>
        </w:rPr>
      </w:pPr>
      <w:r>
        <w:rPr>
          <w:rFonts w:hint="default" w:ascii="Times New Roman" w:hAnsi="Times New Roman" w:eastAsia="宋体" w:cs="宋体"/>
          <w:color w:val="000000" w:themeColor="text1"/>
          <w:kern w:val="2"/>
          <w:sz w:val="24"/>
          <w:szCs w:val="32"/>
          <w:lang w:val="en-US" w:eastAsia="zh-CN" w:bidi="ar-SA"/>
          <w14:textFill>
            <w14:solidFill>
              <w14:schemeClr w14:val="tx1"/>
            </w14:solidFill>
          </w14:textFill>
        </w:rPr>
        <w:t>Install complete!</w:t>
      </w:r>
    </w:p>
    <w:p w14:paraId="34CD8B6B">
      <w:pPr>
        <w:keepNext w:val="0"/>
        <w:keepLines w:val="0"/>
        <w:pageBreakBefore w:val="0"/>
        <w:widowControl w:val="0"/>
        <w:shd w:val="clear"/>
        <w:kinsoku/>
        <w:wordWrap w:val="0"/>
        <w:overflowPunct/>
        <w:topLinePunct w:val="0"/>
        <w:autoSpaceDE/>
        <w:autoSpaceDN/>
        <w:bidi w:val="0"/>
        <w:adjustRightInd/>
        <w:snapToGrid/>
        <w:spacing w:after="0"/>
        <w:ind w:left="0" w:leftChars="0" w:firstLine="480" w:firstLineChars="200"/>
        <w:jc w:val="left"/>
        <w:textAlignment w:val="auto"/>
        <w:outlineLvl w:val="9"/>
        <w:rPr>
          <w:rFonts w:hint="eastAsia" w:ascii="Times New Roman" w:hAnsi="Times New Roman"/>
          <w:b w:val="0"/>
          <w:bCs w:val="0"/>
          <w:color w:val="000000" w:themeColor="text1"/>
          <w:sz w:val="24"/>
          <w:szCs w:val="24"/>
          <w:lang w:val="en-US" w:eastAsia="zh-CN"/>
          <w14:textFill>
            <w14:solidFill>
              <w14:schemeClr w14:val="tx1"/>
            </w14:solidFill>
          </w14:textFill>
        </w:rPr>
      </w:pPr>
    </w:p>
    <w:p w14:paraId="7D8C2038">
      <w:pPr>
        <w:pStyle w:val="12"/>
        <w:widowControl/>
        <w:numPr>
          <w:ilvl w:val="0"/>
          <w:numId w:val="3"/>
          <w:ins w:id="4448" w:author="L" w:date="2026-06-29T13:54:04Z"/>
        </w:numPr>
        <w:ind w:left="425" w:leftChars="0" w:hanging="425" w:firstLineChars="0"/>
        <w:outlineLvl w:val="3"/>
        <w:rPr>
          <w:rFonts w:hint="eastAsia" w:ascii="Times New Roman" w:hAnsi="Times New Roman" w:cstheme="minorBidi"/>
          <w:b/>
          <w:bCs/>
          <w:kern w:val="2"/>
          <w:sz w:val="24"/>
          <w:szCs w:val="24"/>
          <w:lang w:val="en-US" w:eastAsia="zh-CN" w:bidi="en-US"/>
          <w:rPrChange w:id="4449" w:author="L" w:date="2026-06-29T13:55:21Z">
            <w:rPr>
              <w:rFonts w:hint="eastAsia" w:ascii="Times New Roman" w:hAnsi="Times New Roman" w:cstheme="minorBidi"/>
              <w:b/>
              <w:bCs/>
              <w:kern w:val="2"/>
              <w:sz w:val="28"/>
              <w:szCs w:val="28"/>
              <w:lang w:val="en-US" w:eastAsia="zh-CN" w:bidi="ar-SA"/>
            </w:rPr>
          </w:rPrChange>
        </w:rPr>
        <w:pPrChange w:id="4447" w:author="L" w:date="2026-06-29T13:54:04Z">
          <w:pPr>
            <w:pStyle w:val="12"/>
            <w:numPr>
              <w:ilvl w:val="0"/>
              <w:numId w:val="4"/>
            </w:numPr>
            <w:ind w:left="0" w:leftChars="0" w:firstLine="0" w:firstLineChars="0"/>
            <w:outlineLvl w:val="9"/>
          </w:pPr>
        </w:pPrChange>
      </w:pPr>
      <w:r>
        <w:rPr>
          <w:rFonts w:hint="eastAsia" w:ascii="Times New Roman" w:hAnsi="Times New Roman" w:eastAsia="宋体" w:cs="宋体"/>
          <w:b/>
          <w:bCs w:val="0"/>
          <w:color w:val="auto"/>
          <w:kern w:val="2"/>
          <w:sz w:val="24"/>
          <w:szCs w:val="24"/>
          <w:lang w:val="en-US" w:eastAsia="zh-CN" w:bidi="en-US"/>
          <w:rPrChange w:id="4450" w:author="L" w:date="2026-06-29T13:54:04Z">
            <w:rPr>
              <w:rFonts w:hint="eastAsia" w:ascii="Times New Roman" w:hAnsi="Times New Roman" w:cstheme="minorBidi"/>
              <w:b/>
              <w:bCs/>
              <w:kern w:val="2"/>
              <w:sz w:val="28"/>
              <w:szCs w:val="28"/>
              <w:lang w:val="en-US" w:eastAsia="zh-CN" w:bidi="ar-SA"/>
            </w:rPr>
          </w:rPrChange>
        </w:rPr>
        <w:t>端口使用</w:t>
      </w:r>
    </w:p>
    <w:p w14:paraId="3FBA02E1">
      <w:pPr>
        <w:pStyle w:val="12"/>
        <w:widowControl/>
        <w:numPr>
          <w:ilvl w:val="0"/>
          <w:numId w:val="5"/>
          <w:ins w:id="4452" w:author="L" w:date="2026-06-29T13:55:18Z"/>
        </w:numPr>
        <w:spacing w:after="0"/>
        <w:ind w:left="425" w:leftChars="0" w:hanging="425" w:firstLineChars="0"/>
        <w:jc w:val="left"/>
        <w:outlineLvl w:val="4"/>
        <w:rPr>
          <w:rFonts w:hint="eastAsia" w:ascii="Times New Roman" w:hAnsi="Times New Roman" w:cstheme="minorBidi"/>
          <w:b/>
          <w:bCs/>
          <w:kern w:val="2"/>
          <w:sz w:val="24"/>
          <w:szCs w:val="24"/>
          <w:lang w:val="en-US" w:eastAsia="zh-CN" w:bidi="ar-SA"/>
          <w:rPrChange w:id="4453" w:author="L" w:date="2026-06-29T13:55:18Z">
            <w:rPr>
              <w:rFonts w:hint="default" w:ascii="Times New Roman" w:hAnsi="Times New Roman" w:cstheme="minorBidi"/>
              <w:b/>
              <w:bCs/>
              <w:kern w:val="2"/>
              <w:sz w:val="28"/>
              <w:szCs w:val="28"/>
              <w:lang w:val="en-US" w:eastAsia="zh-CN" w:bidi="ar-SA"/>
            </w:rPr>
          </w:rPrChange>
        </w:rPr>
        <w:pPrChange w:id="4451" w:author="L" w:date="2026-06-29T13:55:18Z">
          <w:pPr>
            <w:pStyle w:val="12"/>
            <w:numPr>
              <w:ilvl w:val="0"/>
              <w:numId w:val="0"/>
            </w:numPr>
            <w:ind w:leftChars="0"/>
            <w:outlineLvl w:val="9"/>
          </w:pPr>
        </w:pPrChange>
      </w:pPr>
      <w:del w:id="4454" w:author="L" w:date="2026-06-29T13:55:24Z">
        <w:r>
          <w:rPr>
            <w:rFonts w:hint="eastAsia" w:ascii="Times New Roman" w:hAnsi="Times New Roman" w:cstheme="minorBidi"/>
            <w:b/>
            <w:bCs/>
            <w:kern w:val="2"/>
            <w:sz w:val="24"/>
            <w:szCs w:val="24"/>
            <w:lang w:val="en-US" w:eastAsia="zh-CN" w:bidi="ar-SA"/>
            <w:rPrChange w:id="4455" w:author="L" w:date="2026-06-29T13:55:21Z">
              <w:rPr>
                <w:rFonts w:hint="eastAsia" w:ascii="Times New Roman" w:hAnsi="Times New Roman" w:cstheme="minorBidi"/>
                <w:b/>
                <w:bCs/>
                <w:kern w:val="2"/>
                <w:sz w:val="28"/>
                <w:szCs w:val="28"/>
                <w:lang w:val="en-US" w:eastAsia="zh-CN" w:bidi="ar-SA"/>
              </w:rPr>
            </w:rPrChange>
          </w:rPr>
          <w:delText xml:space="preserve"> </w:delText>
        </w:r>
      </w:del>
      <w:del w:id="4456" w:author="L" w:date="2026-06-29T13:55:23Z">
        <w:r>
          <w:rPr>
            <w:rFonts w:hint="eastAsia" w:ascii="Times New Roman" w:hAnsi="Times New Roman" w:cstheme="minorBidi"/>
            <w:b/>
            <w:bCs/>
            <w:kern w:val="2"/>
            <w:sz w:val="24"/>
            <w:szCs w:val="24"/>
            <w:lang w:val="en-US" w:eastAsia="zh-CN" w:bidi="ar-SA"/>
            <w:rPrChange w:id="4457" w:author="L" w:date="2026-06-29T13:55:21Z">
              <w:rPr>
                <w:rFonts w:hint="eastAsia" w:ascii="Times New Roman" w:hAnsi="Times New Roman" w:cstheme="minorBidi"/>
                <w:b/>
                <w:bCs/>
                <w:kern w:val="2"/>
                <w:sz w:val="28"/>
                <w:szCs w:val="28"/>
                <w:lang w:val="en-US" w:eastAsia="zh-CN" w:bidi="ar-SA"/>
              </w:rPr>
            </w:rPrChange>
          </w:rPr>
          <w:delText xml:space="preserve"> </w:delText>
        </w:r>
      </w:del>
      <w:del w:id="4458" w:author="L" w:date="2026-06-29T13:55:23Z">
        <w:r>
          <w:rPr>
            <w:rFonts w:hint="eastAsia" w:ascii="Times New Roman" w:hAnsi="Times New Roman" w:cstheme="minorBidi"/>
            <w:b/>
            <w:bCs/>
            <w:kern w:val="2"/>
            <w:sz w:val="24"/>
            <w:szCs w:val="24"/>
            <w:lang w:val="en-US" w:eastAsia="zh-CN" w:bidi="ar-SA"/>
            <w:rPrChange w:id="4459" w:author="L" w:date="2026-06-29T13:55:21Z">
              <w:rPr>
                <w:rFonts w:hint="eastAsia" w:ascii="Times New Roman" w:hAnsi="Times New Roman" w:cstheme="minorBidi"/>
                <w:b/>
                <w:bCs/>
                <w:kern w:val="2"/>
                <w:sz w:val="28"/>
                <w:szCs w:val="28"/>
                <w:lang w:val="en-US" w:eastAsia="zh-CN" w:bidi="ar-SA"/>
              </w:rPr>
            </w:rPrChange>
          </w:rPr>
          <w:delText xml:space="preserve"> </w:delText>
        </w:r>
      </w:del>
      <w:r>
        <w:rPr>
          <w:rFonts w:hint="eastAsia" w:ascii="Times New Roman" w:hAnsi="Times New Roman" w:cstheme="minorBidi"/>
          <w:b/>
          <w:bCs/>
          <w:kern w:val="2"/>
          <w:sz w:val="24"/>
          <w:szCs w:val="24"/>
          <w:lang w:val="en-US" w:eastAsia="zh-CN" w:bidi="ar-SA"/>
          <w:rPrChange w:id="4460" w:author="L" w:date="2026-06-29T13:55:21Z">
            <w:rPr>
              <w:rFonts w:hint="eastAsia" w:ascii="Times New Roman" w:hAnsi="Times New Roman" w:cstheme="minorBidi"/>
              <w:b/>
              <w:bCs/>
              <w:kern w:val="2"/>
              <w:sz w:val="28"/>
              <w:szCs w:val="28"/>
              <w:lang w:val="en-US" w:eastAsia="zh-CN" w:bidi="ar-SA"/>
            </w:rPr>
          </w:rPrChange>
        </w:rPr>
        <w:t>DO</w:t>
      </w:r>
      <w:r>
        <w:rPr>
          <w:rFonts w:hint="eastAsia" w:ascii="Times New Roman" w:hAnsi="Times New Roman" w:cstheme="minorBidi"/>
          <w:b/>
          <w:bCs/>
          <w:kern w:val="2"/>
          <w:sz w:val="24"/>
          <w:szCs w:val="24"/>
          <w:lang w:val="en-US" w:eastAsia="zh-CN" w:bidi="ar-SA"/>
          <w:rPrChange w:id="4461" w:author="L" w:date="2026-06-29T13:55:18Z">
            <w:rPr>
              <w:rFonts w:hint="eastAsia" w:ascii="Times New Roman" w:hAnsi="Times New Roman" w:cstheme="minorBidi"/>
              <w:b/>
              <w:bCs/>
              <w:kern w:val="2"/>
              <w:sz w:val="28"/>
              <w:szCs w:val="28"/>
              <w:lang w:val="en-US" w:eastAsia="zh-CN" w:bidi="ar-SA"/>
            </w:rPr>
          </w:rPrChange>
        </w:rPr>
        <w:t>使用</w:t>
      </w:r>
      <w:del w:id="4462" w:author="L" w:date="2026-06-29T13:57:14Z">
        <w:r>
          <w:rPr>
            <w:rFonts w:hint="eastAsia" w:ascii="Times New Roman" w:hAnsi="Times New Roman" w:cstheme="minorBidi"/>
            <w:b/>
            <w:bCs/>
            <w:kern w:val="2"/>
            <w:sz w:val="24"/>
            <w:szCs w:val="24"/>
            <w:lang w:val="en-US" w:eastAsia="zh-CN" w:bidi="ar-SA"/>
            <w:rPrChange w:id="4463" w:author="L" w:date="2026-06-29T13:55:18Z">
              <w:rPr>
                <w:rFonts w:hint="eastAsia" w:ascii="Times New Roman" w:hAnsi="Times New Roman" w:cstheme="minorBidi"/>
                <w:b/>
                <w:bCs/>
                <w:kern w:val="2"/>
                <w:sz w:val="28"/>
                <w:szCs w:val="28"/>
                <w:lang w:val="en-US" w:eastAsia="zh-CN" w:bidi="ar-SA"/>
              </w:rPr>
            </w:rPrChange>
          </w:rPr>
          <w:delText>：</w:delText>
        </w:r>
      </w:del>
    </w:p>
    <w:p w14:paraId="29E5D722">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color w:val="000000" w:themeColor="text1"/>
          <w:sz w:val="24"/>
          <w:szCs w:val="24"/>
          <w:lang w:val="en-US" w:eastAsia="zh-CN"/>
          <w14:textFill>
            <w14:solidFill>
              <w14:schemeClr w14:val="tx1"/>
            </w14:solidFill>
          </w14:textFill>
        </w:rPr>
        <w:t>这里以N2</w:t>
      </w:r>
      <w:ins w:id="4464" w:author="L" w:date="2026-05-19T19:46:28Z">
        <w:r>
          <w:rPr>
            <w:rFonts w:hint="eastAsia" w:ascii="Times New Roman" w:hAnsi="Times New Roman"/>
            <w:b w:val="0"/>
            <w:bCs w:val="0"/>
            <w:color w:val="000000" w:themeColor="text1"/>
            <w:sz w:val="24"/>
            <w:szCs w:val="24"/>
            <w:lang w:val="en-US" w:eastAsia="zh-CN"/>
            <w14:textFill>
              <w14:solidFill>
                <w14:schemeClr w14:val="tx1"/>
              </w14:solidFill>
            </w14:textFill>
          </w:rPr>
          <w:t>3</w:t>
        </w:r>
      </w:ins>
      <w:ins w:id="4465" w:author="L" w:date="2026-05-19T19:46:29Z">
        <w:r>
          <w:rPr>
            <w:rFonts w:hint="eastAsia" w:ascii="Times New Roman" w:hAnsi="Times New Roman"/>
            <w:b w:val="0"/>
            <w:bCs w:val="0"/>
            <w:color w:val="000000" w:themeColor="text1"/>
            <w:sz w:val="24"/>
            <w:szCs w:val="24"/>
            <w:lang w:val="en-US" w:eastAsia="zh-CN"/>
            <w14:textFill>
              <w14:solidFill>
                <w14:schemeClr w14:val="tx1"/>
              </w14:solidFill>
            </w14:textFill>
          </w:rPr>
          <w:t>22</w:t>
        </w:r>
      </w:ins>
      <w:del w:id="4466" w:author="L" w:date="2026-05-19T19:46:27Z">
        <w:r>
          <w:rPr>
            <w:rFonts w:hint="eastAsia" w:ascii="Times New Roman" w:hAnsi="Times New Roman"/>
            <w:b w:val="0"/>
            <w:bCs w:val="0"/>
            <w:color w:val="000000" w:themeColor="text1"/>
            <w:sz w:val="24"/>
            <w:szCs w:val="24"/>
            <w:lang w:val="en-US" w:eastAsia="zh-CN"/>
            <w14:textFill>
              <w14:solidFill>
                <w14:schemeClr w14:val="tx1"/>
              </w14:solidFill>
            </w14:textFill>
          </w:rPr>
          <w:delText>161</w:delText>
        </w:r>
      </w:del>
      <w:r>
        <w:rPr>
          <w:rFonts w:hint="eastAsia" w:ascii="Times New Roman" w:hAnsi="Times New Roman"/>
          <w:b w:val="0"/>
          <w:bCs w:val="0"/>
          <w:color w:val="000000" w:themeColor="text1"/>
          <w:sz w:val="24"/>
          <w:szCs w:val="24"/>
          <w:lang w:val="en-US" w:eastAsia="zh-CN"/>
          <w14:textFill>
            <w14:solidFill>
              <w14:schemeClr w14:val="tx1"/>
            </w14:solidFill>
          </w14:textFill>
        </w:rPr>
        <w:t>为准（</w:t>
      </w:r>
      <w:ins w:id="4467" w:author="L" w:date="2026-05-19T19:46:32Z">
        <w:r>
          <w:rPr>
            <w:rFonts w:hint="eastAsia" w:ascii="Times New Roman" w:hAnsi="Times New Roman"/>
            <w:b w:val="0"/>
            <w:bCs w:val="0"/>
            <w:color w:val="000000" w:themeColor="text1"/>
            <w:sz w:val="24"/>
            <w:szCs w:val="24"/>
            <w:lang w:val="en-US" w:eastAsia="zh-CN"/>
            <w14:textFill>
              <w14:solidFill>
                <w14:schemeClr w14:val="tx1"/>
              </w14:solidFill>
            </w14:textFill>
          </w:rPr>
          <w:t>3</w:t>
        </w:r>
      </w:ins>
      <w:ins w:id="4468" w:author="L" w:date="2026-05-19T19:46:33Z">
        <w:r>
          <w:rPr>
            <w:rFonts w:hint="eastAsia" w:ascii="Times New Roman" w:hAnsi="Times New Roman"/>
            <w:b w:val="0"/>
            <w:bCs w:val="0"/>
            <w:color w:val="000000" w:themeColor="text1"/>
            <w:sz w:val="24"/>
            <w:szCs w:val="24"/>
            <w:lang w:val="en-US" w:eastAsia="zh-CN"/>
            <w14:textFill>
              <w14:solidFill>
                <w14:schemeClr w14:val="tx1"/>
              </w14:solidFill>
            </w14:textFill>
          </w:rPr>
          <w:t>2</w:t>
        </w:r>
      </w:ins>
      <w:del w:id="4469" w:author="L" w:date="2026-05-19T19:46:32Z">
        <w:r>
          <w:rPr>
            <w:rFonts w:hint="eastAsia" w:ascii="Times New Roman" w:hAnsi="Times New Roman"/>
            <w:b w:val="0"/>
            <w:bCs w:val="0"/>
            <w:color w:val="000000" w:themeColor="text1"/>
            <w:sz w:val="24"/>
            <w:szCs w:val="24"/>
            <w:lang w:val="en-US" w:eastAsia="zh-CN"/>
            <w14:textFill>
              <w14:solidFill>
                <w14:schemeClr w14:val="tx1"/>
              </w14:solidFill>
            </w14:textFill>
          </w:rPr>
          <w:delText>1</w:delText>
        </w:r>
      </w:del>
      <w:del w:id="4470" w:author="L" w:date="2026-05-19T19:46:31Z">
        <w:r>
          <w:rPr>
            <w:rFonts w:hint="eastAsia" w:ascii="Times New Roman" w:hAnsi="Times New Roman"/>
            <w:b w:val="0"/>
            <w:bCs w:val="0"/>
            <w:color w:val="000000" w:themeColor="text1"/>
            <w:sz w:val="24"/>
            <w:szCs w:val="24"/>
            <w:lang w:val="en-US" w:eastAsia="zh-CN"/>
            <w14:textFill>
              <w14:solidFill>
                <w14:schemeClr w14:val="tx1"/>
              </w14:solidFill>
            </w14:textFill>
          </w:rPr>
          <w:delText>6</w:delText>
        </w:r>
      </w:del>
      <w:r>
        <w:rPr>
          <w:rFonts w:hint="eastAsia" w:ascii="Times New Roman" w:hAnsi="Times New Roman"/>
          <w:b w:val="0"/>
          <w:bCs w:val="0"/>
          <w:color w:val="000000" w:themeColor="text1"/>
          <w:sz w:val="24"/>
          <w:szCs w:val="24"/>
          <w:lang w:val="en-US" w:eastAsia="zh-CN"/>
          <w14:textFill>
            <w14:solidFill>
              <w14:schemeClr w14:val="tx1"/>
            </w14:solidFill>
          </w14:textFill>
        </w:rPr>
        <w:t>路DO模块</w:t>
      </w:r>
      <w:ins w:id="4471" w:author="L" w:date="2026-05-19T19:46:41Z">
        <w:r>
          <w:rPr>
            <w:rFonts w:hint="eastAsia" w:ascii="Times New Roman" w:hAnsi="Times New Roman"/>
            <w:b w:val="0"/>
            <w:bCs w:val="0"/>
            <w:color w:val="000000" w:themeColor="text1"/>
            <w:sz w:val="24"/>
            <w:szCs w:val="24"/>
            <w:lang w:val="en-US" w:eastAsia="zh-CN"/>
            <w14:textFill>
              <w14:solidFill>
                <w14:schemeClr w14:val="tx1"/>
              </w14:solidFill>
            </w14:textFill>
          </w:rPr>
          <w:t>npn</w:t>
        </w:r>
      </w:ins>
      <w:del w:id="4472" w:author="L" w:date="2026-05-19T19:46:39Z">
        <w:r>
          <w:rPr>
            <w:rFonts w:hint="eastAsia" w:ascii="Times New Roman" w:hAnsi="Times New Roman"/>
            <w:b w:val="0"/>
            <w:bCs w:val="0"/>
            <w:color w:val="000000" w:themeColor="text1"/>
            <w:sz w:val="24"/>
            <w:szCs w:val="24"/>
            <w:lang w:val="en-US" w:eastAsia="zh-CN"/>
            <w14:textFill>
              <w14:solidFill>
                <w14:schemeClr w14:val="tx1"/>
              </w14:solidFill>
            </w14:textFill>
          </w:rPr>
          <w:delText>p</w:delText>
        </w:r>
      </w:del>
      <w:del w:id="4473" w:author="L" w:date="2026-05-19T19:46:38Z">
        <w:r>
          <w:rPr>
            <w:rFonts w:hint="eastAsia" w:ascii="Times New Roman" w:hAnsi="Times New Roman"/>
            <w:b w:val="0"/>
            <w:bCs w:val="0"/>
            <w:color w:val="000000" w:themeColor="text1"/>
            <w:sz w:val="24"/>
            <w:szCs w:val="24"/>
            <w:lang w:val="en-US" w:eastAsia="zh-CN"/>
            <w14:textFill>
              <w14:solidFill>
                <w14:schemeClr w14:val="tx1"/>
              </w14:solidFill>
            </w14:textFill>
          </w:rPr>
          <w:delText>np</w:delText>
        </w:r>
      </w:del>
      <w:r>
        <w:rPr>
          <w:rFonts w:hint="eastAsia" w:ascii="Times New Roman" w:hAnsi="Times New Roman"/>
          <w:b w:val="0"/>
          <w:bCs w:val="0"/>
          <w:color w:val="000000" w:themeColor="text1"/>
          <w:sz w:val="24"/>
          <w:szCs w:val="24"/>
          <w:lang w:val="en-US" w:eastAsia="zh-CN"/>
          <w14:textFill>
            <w14:solidFill>
              <w14:schemeClr w14:val="tx1"/>
            </w14:solidFill>
          </w14:textFill>
        </w:rPr>
        <w:t>）</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查看IO板信息。</w:t>
      </w:r>
      <w:r>
        <w:rPr>
          <w:rFonts w:hint="eastAsia" w:ascii="Times New Roman" w:hAnsi="Times New Roman"/>
          <w:b w:val="0"/>
          <w:bCs w:val="0"/>
          <w:color w:val="0000FF"/>
          <w:sz w:val="24"/>
          <w:szCs w:val="24"/>
          <w:lang w:val="en-US" w:eastAsia="zh-CN"/>
        </w:rPr>
        <w:t>ion help</w:t>
      </w:r>
      <w:r>
        <w:rPr>
          <w:rFonts w:hint="eastAsia" w:ascii="Times New Roman" w:hAnsi="Times New Roman"/>
          <w:b w:val="0"/>
          <w:bCs w:val="0"/>
          <w:sz w:val="24"/>
          <w:szCs w:val="24"/>
          <w:lang w:val="en-US" w:eastAsia="zh-CN"/>
        </w:rPr>
        <w:t>查看命令帮助。</w:t>
      </w:r>
    </w:p>
    <w:p w14:paraId="0EC90E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shd w:val="clear" w:color="auto" w:fill="auto"/>
          <w:lang w:val="en-US" w:eastAsia="zh-CN"/>
        </w:rPr>
        <w:t>root@</w:t>
      </w:r>
      <w:r>
        <w:rPr>
          <w:rFonts w:hint="eastAsia" w:ascii="Times New Roman" w:hAnsi="Times New Roman"/>
          <w:b w:val="0"/>
          <w:bCs w:val="0"/>
          <w:sz w:val="24"/>
          <w:szCs w:val="24"/>
          <w:shd w:val="clear" w:color="auto" w:fill="auto"/>
          <w:lang w:val="en-US" w:eastAsia="zh-CN"/>
        </w:rPr>
        <w:t>bliiot</w:t>
      </w:r>
      <w:r>
        <w:rPr>
          <w:rFonts w:hint="default" w:ascii="Times New Roman" w:hAnsi="Times New Roman"/>
          <w:b w:val="0"/>
          <w:bCs w:val="0"/>
          <w:sz w:val="24"/>
          <w:szCs w:val="24"/>
          <w:shd w:val="clear" w:color="auto" w:fill="auto"/>
          <w:lang w:val="en-US" w:eastAsia="zh-CN"/>
        </w:rPr>
        <w:t xml:space="preserve">:/# </w:t>
      </w:r>
      <w:r>
        <w:rPr>
          <w:rFonts w:hint="eastAsia" w:ascii="Times New Roman" w:hAnsi="Times New Roman"/>
          <w:b w:val="0"/>
          <w:bCs w:val="0"/>
          <w:color w:val="0000FF"/>
          <w:sz w:val="24"/>
          <w:szCs w:val="24"/>
          <w:shd w:val="clear" w:color="auto" w:fill="auto"/>
          <w:lang w:val="en-US" w:eastAsia="zh-CN"/>
        </w:rPr>
        <w:t xml:space="preserve">ion help  </w:t>
      </w:r>
    </w:p>
    <w:p w14:paraId="558676A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eastAsia" w:ascii="Times New Roman" w:hAnsi="Times New Roman"/>
          <w:b w:val="0"/>
          <w:bCs w:val="0"/>
          <w:sz w:val="24"/>
          <w:szCs w:val="24"/>
          <w:lang w:val="en-US" w:eastAsia="zh-CN"/>
        </w:rPr>
        <w:t>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75610253">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74" w:author="L" w:date="2026-05-20T10:42:49Z">
        <w:r>
          <w:rPr/>
          <w:drawing>
            <wp:inline distT="0" distB="0" distL="114300" distR="114300">
              <wp:extent cx="5271135" cy="1010920"/>
              <wp:effectExtent l="0" t="0" r="5715" b="17780"/>
              <wp:docPr id="7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4"/>
                      <pic:cNvPicPr>
                        <a:picLocks noChangeAspect="1"/>
                      </pic:cNvPicPr>
                    </pic:nvPicPr>
                    <pic:blipFill>
                      <a:blip r:embed="rId28"/>
                      <a:stretch>
                        <a:fillRect/>
                      </a:stretch>
                    </pic:blipFill>
                    <pic:spPr>
                      <a:xfrm>
                        <a:off x="0" y="0"/>
                        <a:ext cx="5271135" cy="1010920"/>
                      </a:xfrm>
                      <a:prstGeom prst="rect">
                        <a:avLst/>
                      </a:prstGeom>
                      <a:noFill/>
                      <a:ln>
                        <a:noFill/>
                      </a:ln>
                    </pic:spPr>
                  </pic:pic>
                </a:graphicData>
              </a:graphic>
            </wp:inline>
          </w:drawing>
        </w:r>
      </w:ins>
      <w:del w:id="4476" w:author="L" w:date="2026-05-20T10:42:49Z">
        <w:r>
          <w:rPr/>
          <w:drawing>
            <wp:inline distT="0" distB="0" distL="114300" distR="114300">
              <wp:extent cx="5270500" cy="1101090"/>
              <wp:effectExtent l="0" t="0" r="6350" b="3810"/>
              <wp:docPr id="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
                      <pic:cNvPicPr>
                        <a:picLocks noChangeAspect="1"/>
                      </pic:cNvPicPr>
                    </pic:nvPicPr>
                    <pic:blipFill>
                      <a:blip r:embed="rId29"/>
                      <a:stretch>
                        <a:fillRect/>
                      </a:stretch>
                    </pic:blipFill>
                    <pic:spPr>
                      <a:xfrm>
                        <a:off x="0" y="0"/>
                        <a:ext cx="5270500" cy="1101090"/>
                      </a:xfrm>
                      <a:prstGeom prst="rect">
                        <a:avLst/>
                      </a:prstGeom>
                      <a:noFill/>
                      <a:ln>
                        <a:noFill/>
                      </a:ln>
                    </pic:spPr>
                  </pic:pic>
                </a:graphicData>
              </a:graphic>
            </wp:inline>
          </w:drawing>
        </w:r>
      </w:del>
    </w:p>
    <w:p w14:paraId="2C39316A">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78" w:author="L" w:date="2026-05-20T10:43:10Z">
        <w:r>
          <w:rPr/>
          <w:drawing>
            <wp:inline distT="0" distB="0" distL="114300" distR="114300">
              <wp:extent cx="5269865" cy="3573145"/>
              <wp:effectExtent l="0" t="0" r="6985" b="8255"/>
              <wp:docPr id="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5"/>
                      <pic:cNvPicPr>
                        <a:picLocks noChangeAspect="1"/>
                      </pic:cNvPicPr>
                    </pic:nvPicPr>
                    <pic:blipFill>
                      <a:blip r:embed="rId30"/>
                      <a:stretch>
                        <a:fillRect/>
                      </a:stretch>
                    </pic:blipFill>
                    <pic:spPr>
                      <a:xfrm>
                        <a:off x="0" y="0"/>
                        <a:ext cx="5269865" cy="3573145"/>
                      </a:xfrm>
                      <a:prstGeom prst="rect">
                        <a:avLst/>
                      </a:prstGeom>
                      <a:noFill/>
                      <a:ln>
                        <a:noFill/>
                      </a:ln>
                    </pic:spPr>
                  </pic:pic>
                </a:graphicData>
              </a:graphic>
            </wp:inline>
          </w:drawing>
        </w:r>
      </w:ins>
      <w:del w:id="4480" w:author="L" w:date="2026-05-20T10:42:53Z">
        <w:r>
          <w:rPr/>
          <w:drawing>
            <wp:inline distT="0" distB="0" distL="114300" distR="114300">
              <wp:extent cx="5273675" cy="2371725"/>
              <wp:effectExtent l="0" t="0" r="3175" b="9525"/>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31"/>
                      <a:stretch>
                        <a:fillRect/>
                      </a:stretch>
                    </pic:blipFill>
                    <pic:spPr>
                      <a:xfrm>
                        <a:off x="0" y="0"/>
                        <a:ext cx="5273675" cy="2371725"/>
                      </a:xfrm>
                      <a:prstGeom prst="rect">
                        <a:avLst/>
                      </a:prstGeom>
                      <a:noFill/>
                      <a:ln>
                        <a:noFill/>
                      </a:ln>
                    </pic:spPr>
                  </pic:pic>
                </a:graphicData>
              </a:graphic>
            </wp:inline>
          </w:drawing>
        </w:r>
      </w:del>
    </w:p>
    <w:p w14:paraId="77A9CA90">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也可通过get命令获取通道值：</w:t>
      </w:r>
    </w:p>
    <w:p w14:paraId="7CB4050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default" w:ascii="Times New Roman" w:hAnsi="Times New Roman"/>
          <w:b w:val="0"/>
          <w:bCs w:val="0"/>
          <w:color w:val="0000FF"/>
          <w:sz w:val="24"/>
          <w:szCs w:val="24"/>
          <w:lang w:val="en-US" w:eastAsia="zh-CN"/>
        </w:rPr>
        <w:t>io</w:t>
      </w:r>
      <w:r>
        <w:rPr>
          <w:rFonts w:hint="eastAsia" w:ascii="Times New Roman" w:hAnsi="Times New Roman"/>
          <w:b w:val="0"/>
          <w:bCs w:val="0"/>
          <w:color w:val="0000FF"/>
          <w:sz w:val="24"/>
          <w:szCs w:val="24"/>
          <w:lang w:val="en-US" w:eastAsia="zh-CN"/>
        </w:rPr>
        <w:t>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101</w:t>
      </w:r>
      <w:ins w:id="4482" w:author="L" w:date="2026-05-20T10:38:45Z">
        <w:r>
          <w:rPr>
            <w:rFonts w:hint="eastAsia" w:ascii="Times New Roman" w:hAnsi="Times New Roman"/>
            <w:b w:val="0"/>
            <w:bCs w:val="0"/>
            <w:color w:val="0000FF"/>
            <w:sz w:val="24"/>
            <w:szCs w:val="24"/>
            <w:lang w:val="en-US" w:eastAsia="zh-CN"/>
          </w:rPr>
          <w:t>6</w:t>
        </w:r>
      </w:ins>
      <w:del w:id="4483" w:author="L" w:date="2026-05-20T10:38:44Z">
        <w:r>
          <w:rPr>
            <w:rFonts w:hint="eastAsia" w:ascii="Times New Roman" w:hAnsi="Times New Roman"/>
            <w:b w:val="0"/>
            <w:bCs w:val="0"/>
            <w:color w:val="0000FF"/>
            <w:sz w:val="24"/>
            <w:szCs w:val="24"/>
            <w:lang w:val="en-US" w:eastAsia="zh-CN"/>
          </w:rPr>
          <w:delText>4</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通过address查看</w:t>
      </w:r>
    </w:p>
    <w:p w14:paraId="10F47455">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default" w:ascii="Times New Roman" w:hAnsi="Times New Roman"/>
          <w:b w:val="0"/>
          <w:bCs w:val="0"/>
          <w:sz w:val="24"/>
          <w:szCs w:val="24"/>
          <w:lang w:val="en-US" w:eastAsia="zh-CN"/>
        </w:rPr>
        <w:t xml:space="preserve">address </w:t>
      </w:r>
      <w:r>
        <w:rPr>
          <w:rFonts w:hint="eastAsia" w:ascii="Times New Roman" w:hAnsi="Times New Roman"/>
          <w:b w:val="0"/>
          <w:bCs w:val="0"/>
          <w:sz w:val="24"/>
          <w:szCs w:val="24"/>
          <w:lang w:val="en-US" w:eastAsia="zh-CN"/>
        </w:rPr>
        <w:t>101</w:t>
      </w:r>
      <w:ins w:id="4484" w:author="L" w:date="2026-05-20T10:38:48Z">
        <w:r>
          <w:rPr>
            <w:rFonts w:hint="eastAsia" w:ascii="Times New Roman" w:hAnsi="Times New Roman"/>
            <w:b w:val="0"/>
            <w:bCs w:val="0"/>
            <w:sz w:val="24"/>
            <w:szCs w:val="24"/>
            <w:lang w:val="en-US" w:eastAsia="zh-CN"/>
          </w:rPr>
          <w:t>6</w:t>
        </w:r>
      </w:ins>
      <w:del w:id="4485" w:author="L" w:date="2026-05-20T10:38:48Z">
        <w:r>
          <w:rPr>
            <w:rFonts w:hint="eastAsia" w:ascii="Times New Roman" w:hAnsi="Times New Roman"/>
            <w:b w:val="0"/>
            <w:bCs w:val="0"/>
            <w:sz w:val="24"/>
            <w:szCs w:val="24"/>
            <w:lang w:val="en-US" w:eastAsia="zh-CN"/>
          </w:rPr>
          <w:delText>4</w:delText>
        </w:r>
      </w:del>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0</w:t>
      </w:r>
    </w:p>
    <w:p w14:paraId="321245D6">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486" w:author="L" w:date="2026-05-20T10:44:29Z">
        <w:r>
          <w:rPr/>
          <w:drawing>
            <wp:inline distT="0" distB="0" distL="114300" distR="114300">
              <wp:extent cx="5269865" cy="257810"/>
              <wp:effectExtent l="0" t="0" r="6985" b="8890"/>
              <wp:docPr id="9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
                      <pic:cNvPicPr>
                        <a:picLocks noChangeAspect="1"/>
                      </pic:cNvPicPr>
                    </pic:nvPicPr>
                    <pic:blipFill>
                      <a:blip r:embed="rId32"/>
                      <a:stretch>
                        <a:fillRect/>
                      </a:stretch>
                    </pic:blipFill>
                    <pic:spPr>
                      <a:xfrm>
                        <a:off x="0" y="0"/>
                        <a:ext cx="5269865" cy="257810"/>
                      </a:xfrm>
                      <a:prstGeom prst="rect">
                        <a:avLst/>
                      </a:prstGeom>
                      <a:noFill/>
                      <a:ln>
                        <a:noFill/>
                      </a:ln>
                    </pic:spPr>
                  </pic:pic>
                </a:graphicData>
              </a:graphic>
            </wp:inline>
          </w:drawing>
        </w:r>
      </w:ins>
      <w:del w:id="4488" w:author="L" w:date="2026-05-20T10:43:29Z">
        <w:r>
          <w:rPr/>
          <w:drawing>
            <wp:inline distT="0" distB="0" distL="114300" distR="114300">
              <wp:extent cx="5271770" cy="370205"/>
              <wp:effectExtent l="0" t="0" r="5080" b="10795"/>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33"/>
                      <a:stretch>
                        <a:fillRect/>
                      </a:stretch>
                    </pic:blipFill>
                    <pic:spPr>
                      <a:xfrm>
                        <a:off x="0" y="0"/>
                        <a:ext cx="5271770" cy="370205"/>
                      </a:xfrm>
                      <a:prstGeom prst="rect">
                        <a:avLst/>
                      </a:prstGeom>
                      <a:noFill/>
                      <a:ln>
                        <a:noFill/>
                      </a:ln>
                    </pic:spPr>
                  </pic:pic>
                </a:graphicData>
              </a:graphic>
            </wp:inline>
          </w:drawing>
        </w:r>
      </w:del>
    </w:p>
    <w:p w14:paraId="0FF4EF7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w:t>
      </w:r>
      <w:r>
        <w:rPr>
          <w:rFonts w:hint="eastAsia" w:ascii="Times New Roman" w:hAnsi="Times New Roman"/>
          <w:b w:val="0"/>
          <w:bCs w:val="0"/>
          <w:color w:val="0000FF"/>
          <w:sz w:val="24"/>
          <w:szCs w:val="24"/>
          <w:lang w:val="en-US" w:eastAsia="zh-CN"/>
        </w:rPr>
        <w:t>s</w:t>
      </w:r>
      <w:r>
        <w:rPr>
          <w:rFonts w:hint="default" w:ascii="Times New Roman" w:hAnsi="Times New Roman"/>
          <w:b w:val="0"/>
          <w:bCs w:val="0"/>
          <w:color w:val="0000FF"/>
          <w:sz w:val="24"/>
          <w:szCs w:val="24"/>
          <w:lang w:val="en-US" w:eastAsia="zh-CN"/>
        </w:rPr>
        <w:t xml:space="preserve">et </w:t>
      </w:r>
      <w:r>
        <w:rPr>
          <w:rFonts w:hint="eastAsia" w:ascii="Times New Roman" w:hAnsi="Times New Roman"/>
          <w:b w:val="0"/>
          <w:bCs w:val="0"/>
          <w:color w:val="0000FF"/>
          <w:sz w:val="24"/>
          <w:szCs w:val="24"/>
          <w:lang w:val="en-US" w:eastAsia="zh-CN"/>
        </w:rPr>
        <w:t>10</w:t>
      </w:r>
      <w:ins w:id="4490" w:author="L" w:date="2026-05-20T10:38:32Z">
        <w:r>
          <w:rPr>
            <w:rFonts w:hint="eastAsia" w:ascii="Times New Roman" w:hAnsi="Times New Roman"/>
            <w:b w:val="0"/>
            <w:bCs w:val="0"/>
            <w:color w:val="0000FF"/>
            <w:sz w:val="24"/>
            <w:szCs w:val="24"/>
            <w:lang w:val="en-US" w:eastAsia="zh-CN"/>
          </w:rPr>
          <w:t>16</w:t>
        </w:r>
      </w:ins>
      <w:del w:id="4491" w:author="L" w:date="2026-05-20T10:38:31Z">
        <w:r>
          <w:rPr>
            <w:rFonts w:hint="eastAsia" w:ascii="Times New Roman" w:hAnsi="Times New Roman"/>
            <w:b w:val="0"/>
            <w:bCs w:val="0"/>
            <w:color w:val="0000FF"/>
            <w:sz w:val="24"/>
            <w:szCs w:val="24"/>
            <w:lang w:val="en-US" w:eastAsia="zh-CN"/>
          </w:rPr>
          <w:delText>00</w:delText>
        </w:r>
      </w:del>
      <w:r>
        <w:rPr>
          <w:rFonts w:hint="eastAsia" w:ascii="Times New Roman" w:hAnsi="Times New Roman"/>
          <w:b w:val="0"/>
          <w:bCs w:val="0"/>
          <w:color w:val="0000FF"/>
          <w:sz w:val="24"/>
          <w:szCs w:val="24"/>
          <w:lang w:val="en-US" w:eastAsia="zh-CN"/>
        </w:rPr>
        <w:t xml:space="preserve"> 1</w:t>
      </w:r>
      <w:del w:id="4492" w:author="L" w:date="2026-05-20T10:38:29Z">
        <w:r>
          <w:rPr>
            <w:rFonts w:hint="eastAsia" w:ascii="Times New Roman" w:hAnsi="Times New Roman"/>
            <w:b w:val="0"/>
            <w:bCs w:val="0"/>
            <w:color w:val="0000FF"/>
            <w:sz w:val="24"/>
            <w:szCs w:val="24"/>
            <w:lang w:val="en-US" w:eastAsia="zh-CN"/>
          </w:rPr>
          <w:delText>0</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通过address设置输出1</w:t>
      </w:r>
      <w:del w:id="4493" w:author="L" w:date="2026-05-20T10:38:38Z">
        <w:r>
          <w:rPr>
            <w:rFonts w:hint="eastAsia" w:ascii="Times New Roman" w:hAnsi="Times New Roman"/>
            <w:b w:val="0"/>
            <w:bCs w:val="0"/>
            <w:color w:val="auto"/>
            <w:sz w:val="24"/>
            <w:szCs w:val="24"/>
            <w:lang w:val="en-US" w:eastAsia="zh-CN"/>
          </w:rPr>
          <w:delText>0</w:delText>
        </w:r>
      </w:del>
      <w:del w:id="4494" w:author="LKY" w:date="2026-09-08T17:13:45Z">
        <w:r>
          <w:rPr>
            <w:rFonts w:hint="eastAsia" w:ascii="Times New Roman" w:hAnsi="Times New Roman"/>
            <w:b w:val="0"/>
            <w:bCs w:val="0"/>
            <w:color w:val="auto"/>
            <w:sz w:val="24"/>
            <w:szCs w:val="24"/>
            <w:lang w:val="en-US" w:eastAsia="zh-CN"/>
          </w:rPr>
          <w:delText>mA</w:delText>
        </w:r>
      </w:del>
    </w:p>
    <w:p w14:paraId="50F48734">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10</w:t>
      </w:r>
      <w:ins w:id="4495" w:author="L" w:date="2026-05-20T10:38:35Z">
        <w:r>
          <w:rPr>
            <w:rFonts w:hint="eastAsia" w:ascii="Times New Roman" w:hAnsi="Times New Roman"/>
            <w:b w:val="0"/>
            <w:bCs w:val="0"/>
            <w:color w:val="0000FF"/>
            <w:sz w:val="24"/>
            <w:szCs w:val="24"/>
            <w:lang w:val="en-US" w:eastAsia="zh-CN"/>
          </w:rPr>
          <w:t>16</w:t>
        </w:r>
      </w:ins>
      <w:del w:id="4496" w:author="L" w:date="2026-05-20T10:38:34Z">
        <w:r>
          <w:rPr>
            <w:rFonts w:hint="eastAsia" w:ascii="Times New Roman" w:hAnsi="Times New Roman"/>
            <w:b w:val="0"/>
            <w:bCs w:val="0"/>
            <w:color w:val="0000FF"/>
            <w:sz w:val="24"/>
            <w:szCs w:val="24"/>
            <w:lang w:val="en-US" w:eastAsia="zh-CN"/>
          </w:rPr>
          <w:delText>00</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通过address查看</w:t>
      </w:r>
    </w:p>
    <w:p w14:paraId="6F8FEFD5">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rFonts w:hint="default"/>
          <w:lang w:val="en-US" w:eastAsia="zh-CN"/>
        </w:rPr>
      </w:pPr>
      <w:ins w:id="4497" w:author="L" w:date="2026-05-20T10:44:14Z">
        <w:r>
          <w:rPr/>
          <w:drawing>
            <wp:inline distT="0" distB="0" distL="114300" distR="114300">
              <wp:extent cx="5272405" cy="387985"/>
              <wp:effectExtent l="0" t="0" r="4445" b="12065"/>
              <wp:docPr id="9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8"/>
                      <pic:cNvPicPr>
                        <a:picLocks noChangeAspect="1"/>
                      </pic:cNvPicPr>
                    </pic:nvPicPr>
                    <pic:blipFill>
                      <a:blip r:embed="rId34"/>
                      <a:stretch>
                        <a:fillRect/>
                      </a:stretch>
                    </pic:blipFill>
                    <pic:spPr>
                      <a:xfrm>
                        <a:off x="0" y="0"/>
                        <a:ext cx="5272405" cy="387985"/>
                      </a:xfrm>
                      <a:prstGeom prst="rect">
                        <a:avLst/>
                      </a:prstGeom>
                      <a:noFill/>
                      <a:ln>
                        <a:noFill/>
                      </a:ln>
                    </pic:spPr>
                  </pic:pic>
                </a:graphicData>
              </a:graphic>
            </wp:inline>
          </w:drawing>
        </w:r>
      </w:ins>
      <w:del w:id="4499" w:author="L" w:date="2026-05-20T10:43:36Z">
        <w:r>
          <w:rPr/>
          <w:drawing>
            <wp:inline distT="0" distB="0" distL="114300" distR="114300">
              <wp:extent cx="5271770" cy="652145"/>
              <wp:effectExtent l="0" t="0" r="5080" b="14605"/>
              <wp:docPr id="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5"/>
                      <pic:cNvPicPr>
                        <a:picLocks noChangeAspect="1"/>
                      </pic:cNvPicPr>
                    </pic:nvPicPr>
                    <pic:blipFill>
                      <a:blip r:embed="rId35"/>
                      <a:stretch>
                        <a:fillRect/>
                      </a:stretch>
                    </pic:blipFill>
                    <pic:spPr>
                      <a:xfrm>
                        <a:off x="0" y="0"/>
                        <a:ext cx="5271770" cy="652145"/>
                      </a:xfrm>
                      <a:prstGeom prst="rect">
                        <a:avLst/>
                      </a:prstGeom>
                      <a:noFill/>
                      <a:ln>
                        <a:noFill/>
                      </a:ln>
                    </pic:spPr>
                  </pic:pic>
                </a:graphicData>
              </a:graphic>
            </wp:inline>
          </w:drawing>
        </w:r>
      </w:del>
    </w:p>
    <w:p w14:paraId="2ABAF92A">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设置通道值有信号量会亮灯</w:t>
      </w:r>
    </w:p>
    <w:p w14:paraId="3D1031EB">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01" w:author="L" w:date="2026-06-29T13:56:17Z"/>
          <w:rFonts w:hint="eastAsia"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对应的N2321、N2</w:t>
      </w:r>
      <w:ins w:id="4502" w:author="L" w:date="2026-05-19T19:48:03Z">
        <w:r>
          <w:rPr>
            <w:rFonts w:hint="eastAsia" w:ascii="Times New Roman" w:hAnsi="Times New Roman"/>
            <w:b w:val="0"/>
            <w:bCs w:val="0"/>
            <w:sz w:val="24"/>
            <w:szCs w:val="24"/>
            <w:lang w:val="en-US" w:eastAsia="zh-CN"/>
          </w:rPr>
          <w:t>1</w:t>
        </w:r>
      </w:ins>
      <w:ins w:id="4503" w:author="L" w:date="2026-05-19T19:48:04Z">
        <w:r>
          <w:rPr>
            <w:rFonts w:hint="eastAsia" w:ascii="Times New Roman" w:hAnsi="Times New Roman"/>
            <w:b w:val="0"/>
            <w:bCs w:val="0"/>
            <w:sz w:val="24"/>
            <w:szCs w:val="24"/>
            <w:lang w:val="en-US" w:eastAsia="zh-CN"/>
          </w:rPr>
          <w:t>61</w:t>
        </w:r>
      </w:ins>
      <w:del w:id="4504" w:author="L" w:date="2026-05-19T19:48:03Z">
        <w:r>
          <w:rPr>
            <w:rFonts w:hint="eastAsia" w:ascii="Times New Roman" w:hAnsi="Times New Roman"/>
            <w:b w:val="0"/>
            <w:bCs w:val="0"/>
            <w:sz w:val="24"/>
            <w:szCs w:val="24"/>
            <w:lang w:val="en-US" w:eastAsia="zh-CN"/>
          </w:rPr>
          <w:delText>3</w:delText>
        </w:r>
      </w:del>
      <w:del w:id="4505" w:author="L" w:date="2026-05-19T19:48:02Z">
        <w:r>
          <w:rPr>
            <w:rFonts w:hint="eastAsia" w:ascii="Times New Roman" w:hAnsi="Times New Roman"/>
            <w:b w:val="0"/>
            <w:bCs w:val="0"/>
            <w:sz w:val="24"/>
            <w:szCs w:val="24"/>
            <w:lang w:val="en-US" w:eastAsia="zh-CN"/>
          </w:rPr>
          <w:delText>22</w:delText>
        </w:r>
      </w:del>
      <w:ins w:id="4506" w:author="L" w:date="2026-05-19T19:47:54Z">
        <w:r>
          <w:rPr>
            <w:rFonts w:hint="eastAsia" w:ascii="Times New Roman" w:hAnsi="Times New Roman"/>
            <w:b w:val="0"/>
            <w:bCs w:val="0"/>
            <w:sz w:val="24"/>
            <w:szCs w:val="24"/>
            <w:lang w:val="en-US" w:eastAsia="zh-CN"/>
          </w:rPr>
          <w:t>、</w:t>
        </w:r>
      </w:ins>
      <w:ins w:id="4507" w:author="L" w:date="2026-05-19T19:47:56Z">
        <w:r>
          <w:rPr>
            <w:rFonts w:hint="eastAsia" w:ascii="Times New Roman" w:hAnsi="Times New Roman"/>
            <w:b w:val="0"/>
            <w:bCs w:val="0"/>
            <w:sz w:val="24"/>
            <w:szCs w:val="24"/>
            <w:lang w:val="en-US" w:eastAsia="zh-CN"/>
          </w:rPr>
          <w:t>N</w:t>
        </w:r>
      </w:ins>
      <w:ins w:id="4508" w:author="L" w:date="2026-05-19T19:48:07Z">
        <w:r>
          <w:rPr>
            <w:rFonts w:hint="eastAsia" w:ascii="Times New Roman" w:hAnsi="Times New Roman"/>
            <w:b w:val="0"/>
            <w:bCs w:val="0"/>
            <w:sz w:val="24"/>
            <w:szCs w:val="24"/>
            <w:lang w:val="en-US" w:eastAsia="zh-CN"/>
          </w:rPr>
          <w:t>216</w:t>
        </w:r>
      </w:ins>
      <w:ins w:id="4509" w:author="L" w:date="2026-05-19T19:48:08Z">
        <w:r>
          <w:rPr>
            <w:rFonts w:hint="eastAsia" w:ascii="Times New Roman" w:hAnsi="Times New Roman"/>
            <w:b w:val="0"/>
            <w:bCs w:val="0"/>
            <w:sz w:val="24"/>
            <w:szCs w:val="24"/>
            <w:lang w:val="en-US" w:eastAsia="zh-CN"/>
          </w:rPr>
          <w:t>2</w:t>
        </w:r>
      </w:ins>
      <w:ins w:id="4510" w:author="L" w:date="2026-07-03T18:33:25Z">
        <w:r>
          <w:rPr>
            <w:rFonts w:hint="eastAsia" w:ascii="Times New Roman" w:hAnsi="Times New Roman"/>
            <w:b w:val="0"/>
            <w:bCs w:val="0"/>
            <w:sz w:val="24"/>
            <w:szCs w:val="24"/>
            <w:lang w:val="en-US" w:eastAsia="zh-CN"/>
          </w:rPr>
          <w:t>、</w:t>
        </w:r>
      </w:ins>
      <w:ins w:id="4511" w:author="L" w:date="2026-07-03T18:33:28Z">
        <w:r>
          <w:rPr>
            <w:rFonts w:hint="eastAsia" w:ascii="Times New Roman" w:hAnsi="Times New Roman"/>
            <w:b w:val="0"/>
            <w:bCs w:val="0"/>
            <w:sz w:val="24"/>
            <w:szCs w:val="24"/>
            <w:lang w:val="en-US" w:eastAsia="zh-CN"/>
          </w:rPr>
          <w:t>N2084</w:t>
        </w:r>
      </w:ins>
      <w:r>
        <w:rPr>
          <w:rFonts w:hint="eastAsia" w:ascii="Times New Roman" w:hAnsi="Times New Roman"/>
          <w:b w:val="0"/>
          <w:bCs w:val="0"/>
          <w:sz w:val="24"/>
          <w:szCs w:val="24"/>
          <w:lang w:val="en-US" w:eastAsia="zh-CN"/>
        </w:rPr>
        <w:t>类似。</w:t>
      </w:r>
    </w:p>
    <w:p w14:paraId="5B0836D6">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p>
    <w:p w14:paraId="6307D4FF">
      <w:pPr>
        <w:pStyle w:val="12"/>
        <w:keepNext w:val="0"/>
        <w:keepLines w:val="0"/>
        <w:pageBreakBefore w:val="0"/>
        <w:widowControl/>
        <w:numPr>
          <w:ilvl w:val="0"/>
          <w:numId w:val="5"/>
          <w:ins w:id="4513" w:author="L" w:date="2026-06-29T13:55:55Z"/>
        </w:numPr>
        <w:kinsoku/>
        <w:wordWrap/>
        <w:overflowPunct/>
        <w:topLinePunct w:val="0"/>
        <w:autoSpaceDE/>
        <w:autoSpaceDN/>
        <w:bidi w:val="0"/>
        <w:adjustRightInd/>
        <w:snapToGrid/>
        <w:spacing w:after="0"/>
        <w:ind w:left="425" w:leftChars="0" w:hanging="425" w:firstLineChars="0"/>
        <w:jc w:val="left"/>
        <w:textAlignment w:val="auto"/>
        <w:outlineLvl w:val="4"/>
        <w:rPr>
          <w:rFonts w:hint="eastAsia" w:ascii="Times New Roman" w:hAnsi="Times New Roman" w:eastAsiaTheme="minorEastAsia" w:cstheme="minorBidi"/>
          <w:b/>
          <w:bCs/>
          <w:sz w:val="24"/>
          <w:szCs w:val="24"/>
          <w:lang w:val="en-US" w:eastAsia="zh-CN"/>
          <w:rPrChange w:id="4514" w:author="L" w:date="2026-06-29T13:55:55Z">
            <w:rPr>
              <w:rFonts w:hint="eastAsia" w:ascii="宋体" w:hAnsi="宋体" w:eastAsia="宋体" w:cs="宋体"/>
              <w:b/>
              <w:bCs/>
              <w:sz w:val="28"/>
              <w:szCs w:val="28"/>
              <w:lang w:val="en-US" w:eastAsia="zh-CN"/>
            </w:rPr>
          </w:rPrChange>
        </w:rPr>
        <w:pPrChange w:id="4512" w:author="L" w:date="2026-06-29T13:55:55Z">
          <w:pPr>
            <w:pStyle w:val="12"/>
            <w:keepNext w:val="0"/>
            <w:keepLines w:val="0"/>
            <w:pageBreakBefore w:val="0"/>
            <w:widowControl w:val="0"/>
            <w:kinsoku/>
            <w:wordWrap w:val="0"/>
            <w:overflowPunct/>
            <w:topLinePunct w:val="0"/>
            <w:autoSpaceDE/>
            <w:autoSpaceDN/>
            <w:bidi w:val="0"/>
            <w:adjustRightInd/>
            <w:snapToGrid/>
            <w:spacing w:after="0"/>
            <w:ind w:left="0" w:leftChars="0" w:firstLine="420" w:firstLineChars="0"/>
            <w:jc w:val="left"/>
            <w:textAlignment w:val="auto"/>
            <w:outlineLvl w:val="9"/>
          </w:pPr>
        </w:pPrChange>
      </w:pPr>
      <w:r>
        <w:rPr>
          <w:rFonts w:hint="eastAsia" w:ascii="Times New Roman" w:hAnsi="Times New Roman" w:eastAsiaTheme="minorEastAsia" w:cstheme="minorBidi"/>
          <w:b/>
          <w:bCs/>
          <w:sz w:val="24"/>
          <w:szCs w:val="24"/>
          <w:lang w:val="en-US" w:eastAsia="zh-CN"/>
          <w:rPrChange w:id="4515" w:author="L" w:date="2026-06-29T13:55:55Z">
            <w:rPr>
              <w:rFonts w:hint="eastAsia" w:ascii="宋体" w:hAnsi="宋体" w:eastAsia="宋体" w:cs="宋体"/>
              <w:b/>
              <w:bCs/>
              <w:sz w:val="28"/>
              <w:szCs w:val="28"/>
              <w:lang w:val="en-US" w:eastAsia="zh-CN"/>
            </w:rPr>
          </w:rPrChange>
        </w:rPr>
        <w:t>DI使用</w:t>
      </w:r>
      <w:del w:id="4516" w:author="L" w:date="2026-06-29T13:57:11Z">
        <w:r>
          <w:rPr>
            <w:rFonts w:hint="eastAsia" w:ascii="Times New Roman" w:hAnsi="Times New Roman" w:eastAsiaTheme="minorEastAsia" w:cstheme="minorBidi"/>
            <w:b/>
            <w:bCs/>
            <w:sz w:val="24"/>
            <w:szCs w:val="24"/>
            <w:lang w:val="en-US" w:eastAsia="zh-CN"/>
            <w:rPrChange w:id="4517" w:author="L" w:date="2026-06-29T13:55:55Z">
              <w:rPr>
                <w:rFonts w:hint="eastAsia" w:ascii="宋体" w:hAnsi="宋体" w:eastAsia="宋体" w:cs="宋体"/>
                <w:b/>
                <w:bCs/>
                <w:sz w:val="28"/>
                <w:szCs w:val="28"/>
                <w:lang w:val="en-US" w:eastAsia="zh-CN"/>
              </w:rPr>
            </w:rPrChange>
          </w:rPr>
          <w:delText>:</w:delText>
        </w:r>
      </w:del>
    </w:p>
    <w:p w14:paraId="1CABE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以N1</w:t>
      </w:r>
      <w:ins w:id="4518" w:author="L" w:date="2026-05-19T19:48:36Z">
        <w:r>
          <w:rPr>
            <w:rFonts w:hint="eastAsia" w:ascii="Times New Roman" w:hAnsi="Times New Roman"/>
            <w:b w:val="0"/>
            <w:bCs w:val="0"/>
            <w:sz w:val="24"/>
            <w:szCs w:val="24"/>
            <w:lang w:val="en-US" w:eastAsia="zh-CN"/>
          </w:rPr>
          <w:t>32</w:t>
        </w:r>
      </w:ins>
      <w:del w:id="4519" w:author="L" w:date="2026-05-19T19:48:35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1为例（</w:t>
      </w:r>
      <w:ins w:id="4520" w:author="L" w:date="2026-05-19T19:48:40Z">
        <w:r>
          <w:rPr>
            <w:rFonts w:hint="eastAsia" w:ascii="Times New Roman" w:hAnsi="Times New Roman"/>
            <w:b w:val="0"/>
            <w:bCs w:val="0"/>
            <w:sz w:val="24"/>
            <w:szCs w:val="24"/>
            <w:lang w:val="en-US" w:eastAsia="zh-CN"/>
          </w:rPr>
          <w:t>32</w:t>
        </w:r>
      </w:ins>
      <w:del w:id="4521" w:author="L" w:date="2026-05-19T19:48:39Z">
        <w:r>
          <w:rPr>
            <w:rFonts w:hint="eastAsia" w:ascii="Times New Roman" w:hAnsi="Times New Roman"/>
            <w:b w:val="0"/>
            <w:bCs w:val="0"/>
            <w:sz w:val="24"/>
            <w:szCs w:val="24"/>
            <w:lang w:val="en-US" w:eastAsia="zh-CN"/>
          </w:rPr>
          <w:delText>16</w:delText>
        </w:r>
      </w:del>
      <w:r>
        <w:rPr>
          <w:rFonts w:hint="eastAsia" w:ascii="Times New Roman" w:hAnsi="Times New Roman"/>
          <w:b w:val="0"/>
          <w:bCs w:val="0"/>
          <w:sz w:val="24"/>
          <w:szCs w:val="24"/>
          <w:lang w:val="en-US" w:eastAsia="zh-CN"/>
        </w:rPr>
        <w:t>路DI模块湿节点），DI模块为例，输入</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172E26D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湿节点测试(带电干结点)：以</w:t>
      </w:r>
      <w:r>
        <w:rPr>
          <w:rFonts w:hint="default" w:ascii="Times New Roman" w:hAnsi="Times New Roman" w:cs="Times New Roman" w:eastAsiaTheme="minorEastAsia"/>
          <w:sz w:val="24"/>
          <w:szCs w:val="24"/>
          <w:lang w:val="en-US" w:eastAsia="zh-CN"/>
        </w:rPr>
        <w:t>N1</w:t>
      </w:r>
      <w:ins w:id="4522" w:author="L" w:date="2026-05-19T19:48:44Z">
        <w:r>
          <w:rPr>
            <w:rFonts w:hint="eastAsia" w:ascii="Times New Roman" w:hAnsi="Times New Roman" w:cs="Times New Roman"/>
            <w:sz w:val="24"/>
            <w:szCs w:val="24"/>
            <w:lang w:val="en-US" w:eastAsia="zh-CN"/>
          </w:rPr>
          <w:t>32</w:t>
        </w:r>
      </w:ins>
      <w:del w:id="4523" w:author="L" w:date="2026-05-19T19:48:44Z">
        <w:r>
          <w:rPr>
            <w:rFonts w:hint="default" w:ascii="Times New Roman" w:hAnsi="Times New Roman" w:cs="Times New Roman" w:eastAsiaTheme="minorEastAsia"/>
            <w:sz w:val="24"/>
            <w:szCs w:val="24"/>
            <w:lang w:val="en-US" w:eastAsia="zh-CN"/>
          </w:rPr>
          <w:delText>1</w:delText>
        </w:r>
      </w:del>
      <w:del w:id="4524" w:author="L" w:date="2026-05-19T19:48:43Z">
        <w:r>
          <w:rPr>
            <w:rFonts w:hint="default" w:ascii="Times New Roman" w:hAnsi="Times New Roman" w:cs="Times New Roman" w:eastAsiaTheme="minorEastAsia"/>
            <w:sz w:val="24"/>
            <w:szCs w:val="24"/>
            <w:lang w:val="en-US" w:eastAsia="zh-CN"/>
          </w:rPr>
          <w:delText>6</w:delText>
        </w:r>
      </w:del>
      <w:r>
        <w:rPr>
          <w:rFonts w:hint="default" w:ascii="Times New Roman" w:hAnsi="Times New Roman" w:cs="Times New Roman" w:eastAsiaTheme="minorEastAsia"/>
          <w:sz w:val="24"/>
          <w:szCs w:val="24"/>
          <w:lang w:val="en-US" w:eastAsia="zh-CN"/>
        </w:rPr>
        <w:t>1</w:t>
      </w:r>
      <w:r>
        <w:rPr>
          <w:rFonts w:hint="eastAsia" w:asciiTheme="minorEastAsia" w:hAnsiTheme="minorEastAsia" w:eastAsiaTheme="minorEastAsia" w:cstheme="minorEastAsia"/>
          <w:sz w:val="24"/>
          <w:szCs w:val="24"/>
          <w:lang w:val="en-US" w:eastAsia="zh-CN"/>
        </w:rPr>
        <w:t>为例（</w:t>
      </w:r>
      <w:ins w:id="4525" w:author="LKY" w:date="2026-07-14T14:27:27Z">
        <w:r>
          <w:rPr>
            <w:rFonts w:hint="eastAsia" w:asciiTheme="minorEastAsia" w:hAnsiTheme="minorEastAsia" w:cstheme="minorEastAsia"/>
            <w:sz w:val="24"/>
            <w:szCs w:val="24"/>
            <w:lang w:val="en-US" w:eastAsia="zh-CN"/>
          </w:rPr>
          <w:t>NP</w:t>
        </w:r>
      </w:ins>
      <w:ins w:id="4526" w:author="LKY" w:date="2026-07-14T14:27:28Z">
        <w:r>
          <w:rPr>
            <w:rFonts w:hint="eastAsia" w:asciiTheme="minorEastAsia" w:hAnsiTheme="minorEastAsia" w:cstheme="minorEastAsia"/>
            <w:sz w:val="24"/>
            <w:szCs w:val="24"/>
            <w:lang w:val="en-US" w:eastAsia="zh-CN"/>
          </w:rPr>
          <w:t>N</w:t>
        </w:r>
      </w:ins>
      <w:del w:id="4527" w:author="LKY" w:date="2026-07-14T14:27:23Z">
        <w:r>
          <w:rPr>
            <w:rFonts w:hint="default" w:ascii="Times New Roman" w:hAnsi="Times New Roman" w:cs="Times New Roman"/>
            <w:sz w:val="24"/>
            <w:szCs w:val="24"/>
            <w:lang w:val="en-US" w:eastAsia="zh-CN"/>
          </w:rPr>
          <w:delText>PNP</w:delText>
        </w:r>
      </w:del>
      <w:r>
        <w:rPr>
          <w:rFonts w:hint="eastAsia" w:asciiTheme="minorEastAsia" w:hAnsiTheme="minorEastAsia" w:cstheme="minorEastAsia"/>
          <w:sz w:val="24"/>
          <w:szCs w:val="24"/>
          <w:lang w:val="en-US" w:eastAsia="zh-CN"/>
        </w:rPr>
        <w:t>型</w:t>
      </w:r>
      <w:r>
        <w:rPr>
          <w:rFonts w:hint="eastAsia" w:asciiTheme="minorEastAsia" w:hAnsiTheme="minorEastAsia" w:eastAsiaTheme="minorEastAsia" w:cstheme="minorEastAsia"/>
          <w:sz w:val="24"/>
          <w:szCs w:val="24"/>
          <w:lang w:val="en-US" w:eastAsia="zh-CN"/>
        </w:rPr>
        <w:t>）</w:t>
      </w:r>
    </w:p>
    <w:p w14:paraId="6A607ECD">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1、外接电源：将外接电源的正负极接到电源两端，以通道</w:t>
      </w:r>
      <w:ins w:id="4528" w:author="L" w:date="2026-05-20T10:55:00Z">
        <w:r>
          <w:rPr>
            <w:rFonts w:hint="eastAsia" w:asciiTheme="minorEastAsia" w:hAnsiTheme="minorEastAsia" w:cstheme="minorEastAsia"/>
            <w:sz w:val="24"/>
            <w:szCs w:val="24"/>
            <w:lang w:val="en-US" w:eastAsia="zh-CN"/>
          </w:rPr>
          <w:t>31</w:t>
        </w:r>
      </w:ins>
      <w:del w:id="4529" w:author="L" w:date="2026-05-20T10:54:57Z">
        <w:r>
          <w:rPr>
            <w:rFonts w:hint="default" w:ascii="Times New Roman" w:hAnsi="Times New Roman" w:cs="Times New Roman" w:eastAsiaTheme="minorEastAsia"/>
            <w:sz w:val="24"/>
            <w:szCs w:val="24"/>
            <w:lang w:val="en-US" w:eastAsia="zh-CN"/>
          </w:rPr>
          <w:delText>15</w:delText>
        </w:r>
      </w:del>
      <w:r>
        <w:rPr>
          <w:rFonts w:hint="eastAsia" w:asciiTheme="minorEastAsia" w:hAnsiTheme="minorEastAsia" w:eastAsiaTheme="minorEastAsia" w:cstheme="minorEastAsia"/>
          <w:sz w:val="24"/>
          <w:szCs w:val="24"/>
          <w:lang w:val="en-US" w:eastAsia="zh-CN"/>
        </w:rPr>
        <w:t>为例，电源的</w:t>
      </w:r>
      <w:ins w:id="4530" w:author="LKY" w:date="2026-07-14T14:27:44Z">
        <w:r>
          <w:rPr>
            <w:rFonts w:hint="eastAsia" w:asciiTheme="minorEastAsia" w:hAnsiTheme="minorEastAsia" w:cstheme="minorEastAsia"/>
            <w:sz w:val="24"/>
            <w:szCs w:val="24"/>
            <w:lang w:val="en-US" w:eastAsia="zh-CN"/>
          </w:rPr>
          <w:t>正极</w:t>
        </w:r>
      </w:ins>
      <w:del w:id="4531" w:author="LKY" w:date="2026-07-14T14:27:38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接到模块的公共端（</w:t>
      </w:r>
      <w:r>
        <w:rPr>
          <w:rFonts w:hint="default" w:ascii="Times New Roman" w:hAnsi="Times New Roman" w:cs="Times New Roman" w:eastAsiaTheme="minorEastAsia"/>
          <w:sz w:val="24"/>
          <w:szCs w:val="24"/>
          <w:lang w:val="en-US" w:eastAsia="zh-CN"/>
        </w:rPr>
        <w:t>COM/0V</w:t>
      </w:r>
      <w:r>
        <w:rPr>
          <w:rFonts w:hint="eastAsia" w:asciiTheme="minorEastAsia" w:hAnsiTheme="minorEastAsia" w:eastAsiaTheme="minorEastAsia" w:cstheme="minorEastAsia"/>
          <w:sz w:val="24"/>
          <w:szCs w:val="24"/>
          <w:lang w:val="en-US" w:eastAsia="zh-CN"/>
        </w:rPr>
        <w:t>），</w:t>
      </w:r>
      <w:ins w:id="4532" w:author="LKY" w:date="2026-07-14T14:27:49Z">
        <w:r>
          <w:rPr>
            <w:rFonts w:hint="eastAsia" w:asciiTheme="minorEastAsia" w:hAnsiTheme="minorEastAsia" w:cstheme="minorEastAsia"/>
            <w:sz w:val="24"/>
            <w:szCs w:val="24"/>
            <w:lang w:val="en-US" w:eastAsia="zh-CN"/>
          </w:rPr>
          <w:t>负极</w:t>
        </w:r>
      </w:ins>
      <w:del w:id="4533" w:author="LKY" w:date="2026-07-14T14:27:48Z">
        <w:r>
          <w:rPr>
            <w:rFonts w:hint="eastAsia" w:asciiTheme="minorEastAsia" w:hAnsi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 xml:space="preserve">接到模块的 </w:t>
      </w:r>
      <w:r>
        <w:rPr>
          <w:rFonts w:hint="default" w:ascii="Times New Roman" w:hAnsi="Times New Roman" w:cs="Times New Roman" w:eastAsiaTheme="minorEastAsia"/>
          <w:sz w:val="24"/>
          <w:szCs w:val="24"/>
          <w:lang w:val="en-US" w:eastAsia="zh-CN"/>
        </w:rPr>
        <w:t>D</w:t>
      </w:r>
      <w:r>
        <w:rPr>
          <w:rFonts w:hint="eastAsia" w:ascii="Times New Roman" w:hAnsi="Times New Roman" w:cs="Times New Roman"/>
          <w:sz w:val="24"/>
          <w:szCs w:val="24"/>
          <w:lang w:val="en-US" w:eastAsia="zh-CN"/>
        </w:rPr>
        <w:t>I</w:t>
      </w:r>
      <w:r>
        <w:rPr>
          <w:rFonts w:hint="eastAsia" w:asciiTheme="minorEastAsia" w:hAnsiTheme="minorEastAsia" w:eastAsiaTheme="minorEastAsia" w:cstheme="minorEastAsia"/>
          <w:sz w:val="24"/>
          <w:szCs w:val="24"/>
          <w:lang w:val="en-US" w:eastAsia="zh-CN"/>
        </w:rPr>
        <w:t xml:space="preserve"> </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w:t>
      </w:r>
    </w:p>
    <w:p w14:paraId="6ADC155B">
      <w:pPr>
        <w:keepNext w:val="0"/>
        <w:keepLines w:val="0"/>
        <w:pageBreakBefore w:val="0"/>
        <w:widowControl w:val="0"/>
        <w:kinsoku/>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2、灯亮，终端输入</w:t>
      </w:r>
      <w:r>
        <w:rPr>
          <w:rFonts w:hint="default" w:ascii="Times New Roman" w:hAnsi="Times New Roman" w:eastAsiaTheme="minorEastAsia" w:cstheme="minorBidi"/>
          <w:b w:val="0"/>
          <w:bCs w:val="0"/>
          <w:color w:val="0000FF"/>
          <w:kern w:val="2"/>
          <w:sz w:val="24"/>
          <w:szCs w:val="24"/>
          <w:lang w:val="en-US" w:eastAsia="zh-CN" w:bidi="ar-SA"/>
        </w:rPr>
        <w:t>io</w:t>
      </w:r>
      <w:r>
        <w:rPr>
          <w:rFonts w:hint="eastAsia" w:ascii="Times New Roman" w:hAnsi="Times New Roman" w:cstheme="minorBidi"/>
          <w:b w:val="0"/>
          <w:bCs w:val="0"/>
          <w:color w:val="0000FF"/>
          <w:kern w:val="2"/>
          <w:sz w:val="24"/>
          <w:szCs w:val="24"/>
          <w:lang w:val="en-US" w:eastAsia="zh-CN" w:bidi="ar-SA"/>
        </w:rPr>
        <w:t>n</w:t>
      </w:r>
      <w:r>
        <w:rPr>
          <w:rFonts w:hint="default" w:ascii="Times New Roman" w:hAnsi="Times New Roman" w:eastAsiaTheme="minorEastAsia" w:cstheme="minorBidi"/>
          <w:b w:val="0"/>
          <w:bCs w:val="0"/>
          <w:color w:val="0000FF"/>
          <w:kern w:val="2"/>
          <w:sz w:val="24"/>
          <w:szCs w:val="24"/>
          <w:lang w:val="en-US" w:eastAsia="zh-CN" w:bidi="ar-SA"/>
        </w:rPr>
        <w:t xml:space="preserve"> show</w:t>
      </w:r>
      <w:r>
        <w:rPr>
          <w:rFonts w:hint="eastAsia" w:asciiTheme="minorEastAsia" w:hAnsiTheme="minorEastAsia" w:eastAsiaTheme="minorEastAsia" w:cstheme="minorEastAsia"/>
          <w:sz w:val="24"/>
          <w:szCs w:val="24"/>
          <w:lang w:val="en-US" w:eastAsia="zh-CN"/>
        </w:rPr>
        <w:t>查看已闭合。</w:t>
      </w:r>
    </w:p>
    <w:p w14:paraId="02A56B2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default"/>
          <w:lang w:val="en-US" w:eastAsia="zh-CN"/>
        </w:rPr>
      </w:pPr>
      <w:ins w:id="4534" w:author="LKY" w:date="2026-07-14T14:28:04Z">
        <w:r>
          <w:rPr>
            <w:rFonts w:hint="eastAsia" w:ascii="Times New Roman" w:hAnsi="Times New Roman" w:cs="Times New Roman"/>
            <w:sz w:val="24"/>
            <w:szCs w:val="24"/>
            <w:lang w:val="en-US" w:eastAsia="zh-CN"/>
          </w:rPr>
          <w:t>PNP</w:t>
        </w:r>
      </w:ins>
      <w:del w:id="4535" w:author="LKY" w:date="2026-07-14T14:28:00Z">
        <w:r>
          <w:rPr>
            <w:rFonts w:hint="eastAsia" w:ascii="Times New Roman" w:hAnsi="Times New Roman" w:cs="Times New Roman"/>
            <w:sz w:val="24"/>
            <w:szCs w:val="24"/>
            <w:lang w:val="en-US" w:eastAsia="zh-CN"/>
          </w:rPr>
          <w:delText>NPN</w:delText>
        </w:r>
      </w:del>
      <w:r>
        <w:rPr>
          <w:rFonts w:hint="eastAsia" w:ascii="Times New Roman" w:hAnsi="Times New Roman" w:cs="Times New Roman"/>
          <w:sz w:val="24"/>
          <w:szCs w:val="24"/>
          <w:lang w:val="en-US" w:eastAsia="zh-CN"/>
        </w:rPr>
        <w:t>型</w:t>
      </w:r>
      <w:r>
        <w:rPr>
          <w:rFonts w:hint="eastAsia" w:asciiTheme="minorEastAsia" w:hAnsiTheme="minorEastAsia" w:eastAsiaTheme="minorEastAsia" w:cstheme="minorEastAsia"/>
          <w:sz w:val="24"/>
          <w:szCs w:val="24"/>
          <w:lang w:val="en-US" w:eastAsia="zh-CN"/>
        </w:rPr>
        <w:t>则公共端接</w:t>
      </w:r>
      <w:ins w:id="4536" w:author="LKY" w:date="2026-07-14T14:27:53Z">
        <w:r>
          <w:rPr>
            <w:rFonts w:hint="eastAsia" w:asciiTheme="minorEastAsia" w:hAnsiTheme="minorEastAsia" w:cstheme="minorEastAsia"/>
            <w:sz w:val="24"/>
            <w:szCs w:val="24"/>
            <w:lang w:val="en-US" w:eastAsia="zh-CN"/>
          </w:rPr>
          <w:t>负极</w:t>
        </w:r>
      </w:ins>
      <w:del w:id="4537" w:author="LKY" w:date="2026-07-14T14:27:52Z">
        <w:r>
          <w:rPr>
            <w:rFonts w:hint="eastAsia" w:asciiTheme="minorEastAsia" w:hAnsiTheme="minorEastAsia" w:eastAsiaTheme="minorEastAsia" w:cstheme="minorEastAsia"/>
            <w:sz w:val="24"/>
            <w:szCs w:val="24"/>
            <w:lang w:val="en-US" w:eastAsia="zh-CN"/>
          </w:rPr>
          <w:delText>正极</w:delText>
        </w:r>
      </w:del>
      <w:r>
        <w:rPr>
          <w:rFonts w:hint="eastAsia" w:asciiTheme="minorEastAsia" w:hAnsiTheme="minorEastAsia" w:eastAsiaTheme="minorEastAsia" w:cstheme="minorEastAsia"/>
          <w:sz w:val="24"/>
          <w:szCs w:val="24"/>
          <w:lang w:val="en-US" w:eastAsia="zh-CN"/>
        </w:rPr>
        <w:t>，</w:t>
      </w:r>
      <w:r>
        <w:rPr>
          <w:rFonts w:hint="eastAsia" w:asciiTheme="minorEastAsia" w:hAnsiTheme="minorEastAsia" w:cstheme="minorEastAsia"/>
          <w:sz w:val="24"/>
          <w:szCs w:val="24"/>
          <w:lang w:val="en-US" w:eastAsia="zh-CN"/>
        </w:rPr>
        <w:t>输入</w:t>
      </w:r>
      <w:r>
        <w:rPr>
          <w:rFonts w:hint="eastAsia" w:asciiTheme="minorEastAsia" w:hAnsiTheme="minorEastAsia" w:eastAsiaTheme="minorEastAsia" w:cstheme="minorEastAsia"/>
          <w:sz w:val="24"/>
          <w:szCs w:val="24"/>
          <w:lang w:val="en-US" w:eastAsia="zh-CN"/>
        </w:rPr>
        <w:t>端子接</w:t>
      </w:r>
      <w:ins w:id="4538" w:author="LKY" w:date="2026-07-14T14:27:58Z">
        <w:r>
          <w:rPr>
            <w:rFonts w:hint="eastAsia" w:asciiTheme="minorEastAsia" w:hAnsiTheme="minorEastAsia" w:cstheme="minorEastAsia"/>
            <w:sz w:val="24"/>
            <w:szCs w:val="24"/>
            <w:lang w:val="en-US" w:eastAsia="zh-CN"/>
          </w:rPr>
          <w:t>正极</w:t>
        </w:r>
      </w:ins>
      <w:del w:id="4539" w:author="LKY" w:date="2026-07-14T14:27:56Z">
        <w:r>
          <w:rPr>
            <w:rFonts w:hint="eastAsia" w:asciiTheme="minorEastAsia" w:hAnsiTheme="minorEastAsia" w:eastAsiaTheme="minorEastAsia" w:cstheme="minorEastAsia"/>
            <w:sz w:val="24"/>
            <w:szCs w:val="24"/>
            <w:lang w:val="en-US" w:eastAsia="zh-CN"/>
          </w:rPr>
          <w:delText>负极</w:delText>
        </w:r>
      </w:del>
      <w:r>
        <w:rPr>
          <w:rFonts w:hint="eastAsia" w:asciiTheme="minorEastAsia" w:hAnsiTheme="minorEastAsia" w:eastAsiaTheme="minorEastAsia" w:cstheme="minorEastAsia"/>
          <w:sz w:val="24"/>
          <w:szCs w:val="24"/>
          <w:lang w:val="en-US" w:eastAsia="zh-CN"/>
        </w:rPr>
        <w:t>。</w:t>
      </w:r>
    </w:p>
    <w:p w14:paraId="58F233A0">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540" w:author="L" w:date="2026-05-20T10:54:20Z">
        <w:r>
          <w:rPr/>
          <w:drawing>
            <wp:inline distT="0" distB="0" distL="114300" distR="114300">
              <wp:extent cx="5271135" cy="4053205"/>
              <wp:effectExtent l="0" t="0" r="5715" b="4445"/>
              <wp:docPr id="10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
                      <pic:cNvPicPr>
                        <a:picLocks noChangeAspect="1"/>
                      </pic:cNvPicPr>
                    </pic:nvPicPr>
                    <pic:blipFill>
                      <a:blip r:embed="rId36"/>
                      <a:stretch>
                        <a:fillRect/>
                      </a:stretch>
                    </pic:blipFill>
                    <pic:spPr>
                      <a:xfrm>
                        <a:off x="0" y="0"/>
                        <a:ext cx="5271135" cy="4053205"/>
                      </a:xfrm>
                      <a:prstGeom prst="rect">
                        <a:avLst/>
                      </a:prstGeom>
                      <a:noFill/>
                      <a:ln>
                        <a:noFill/>
                      </a:ln>
                    </pic:spPr>
                  </pic:pic>
                </a:graphicData>
              </a:graphic>
            </wp:inline>
          </w:drawing>
        </w:r>
      </w:ins>
      <w:del w:id="4542" w:author="L" w:date="2026-05-20T10:54:19Z">
        <w:r>
          <w:rPr/>
          <w:drawing>
            <wp:inline distT="0" distB="0" distL="114300" distR="114300">
              <wp:extent cx="5267325" cy="1793875"/>
              <wp:effectExtent l="0" t="0" r="9525" b="1587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37"/>
                      <a:stretch>
                        <a:fillRect/>
                      </a:stretch>
                    </pic:blipFill>
                    <pic:spPr>
                      <a:xfrm>
                        <a:off x="0" y="0"/>
                        <a:ext cx="5267325" cy="1793875"/>
                      </a:xfrm>
                      <a:prstGeom prst="rect">
                        <a:avLst/>
                      </a:prstGeom>
                      <a:noFill/>
                      <a:ln>
                        <a:noFill/>
                      </a:ln>
                    </pic:spPr>
                  </pic:pic>
                </a:graphicData>
              </a:graphic>
            </wp:inline>
          </w:drawing>
        </w:r>
      </w:del>
    </w:p>
    <w:p w14:paraId="2027B5A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del w:id="4544" w:author="L" w:date="2026-09-08T17:27:55Z"/>
          <w:rFonts w:hint="default" w:eastAsiaTheme="minorEastAsia"/>
          <w:lang w:val="en-US" w:eastAsia="zh-CN"/>
        </w:rPr>
      </w:pPr>
      <w:del w:id="4545" w:author="L" w:date="2026-09-08T17:27:55Z">
        <w:r>
          <w:rPr>
            <w:rFonts w:hint="eastAsia"/>
            <w:lang w:val="en-US" w:eastAsia="zh-CN"/>
          </w:rPr>
          <w:delText>使用</w:delText>
        </w:r>
      </w:del>
      <w:del w:id="4546" w:author="L" w:date="2026-09-08T17:27:55Z">
        <w:r>
          <w:rPr>
            <w:rFonts w:hint="eastAsia" w:ascii="Times New Roman" w:hAnsi="Times New Roman"/>
            <w:b w:val="0"/>
            <w:bCs w:val="0"/>
            <w:color w:val="0000FF"/>
            <w:sz w:val="24"/>
            <w:szCs w:val="24"/>
            <w:lang w:val="en-US" w:eastAsia="zh-CN"/>
          </w:rPr>
          <w:delText>ion help指令，</w:delText>
        </w:r>
      </w:del>
      <w:del w:id="4547" w:author="L" w:date="2026-09-08T17:27:55Z">
        <w:r>
          <w:rPr>
            <w:rFonts w:hint="eastAsia" w:ascii="Times New Roman" w:hAnsi="Times New Roman"/>
            <w:b w:val="0"/>
            <w:bCs w:val="0"/>
            <w:sz w:val="24"/>
            <w:szCs w:val="24"/>
            <w:lang w:val="en-US" w:eastAsia="zh-CN"/>
          </w:rPr>
          <w:delText>发现量程是不可设置的，和DO类似</w:delText>
        </w:r>
      </w:del>
    </w:p>
    <w:p w14:paraId="551E012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default" w:ascii="Times New Roman" w:hAnsi="Times New Roman"/>
          <w:b w:val="0"/>
          <w:bCs w:val="0"/>
          <w:sz w:val="24"/>
          <w:szCs w:val="24"/>
          <w:lang w:val="en-US" w:eastAsia="zh-CN"/>
        </w:rPr>
      </w:pPr>
      <w:r>
        <w:rPr>
          <w:rFonts w:hint="eastAsia" w:ascii="Times New Roman" w:hAnsi="Times New Roman"/>
          <w:b w:val="0"/>
          <w:bCs w:val="0"/>
          <w:sz w:val="24"/>
          <w:szCs w:val="24"/>
          <w:lang w:val="en-US" w:eastAsia="zh-CN"/>
        </w:rPr>
        <w:t>通过get命令获取通道值以及</w:t>
      </w:r>
      <w:r>
        <w:rPr>
          <w:rFonts w:hint="eastAsia" w:ascii="Times New Roman" w:hAnsi="Times New Roman"/>
          <w:b w:val="0"/>
          <w:bCs w:val="0"/>
          <w:color w:val="0000FF"/>
          <w:sz w:val="24"/>
          <w:szCs w:val="24"/>
          <w:lang w:val="en-US" w:eastAsia="zh-CN"/>
        </w:rPr>
        <w:t>ion show</w:t>
      </w:r>
      <w:r>
        <w:rPr>
          <w:rFonts w:hint="eastAsia" w:ascii="Times New Roman" w:hAnsi="Times New Roman"/>
          <w:b w:val="0"/>
          <w:bCs w:val="0"/>
          <w:sz w:val="24"/>
          <w:szCs w:val="24"/>
          <w:lang w:val="en-US" w:eastAsia="zh-CN"/>
        </w:rPr>
        <w:t>查看信息</w:t>
      </w:r>
    </w:p>
    <w:p w14:paraId="01DB1A53">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rFonts w:hint="eastAsia" w:ascii="Times New Roman" w:hAnsi="Times New Roman"/>
          <w:b w:val="0"/>
          <w:bCs w:val="0"/>
          <w:color w:val="auto"/>
          <w:sz w:val="24"/>
          <w:szCs w:val="24"/>
          <w:lang w:val="en-US" w:eastAsia="zh-CN"/>
        </w:rPr>
      </w:pPr>
      <w:r>
        <w:rPr>
          <w:rFonts w:hint="default" w:ascii="Times New Roman" w:hAnsi="Times New Roman"/>
          <w:b w:val="0"/>
          <w:bCs w:val="0"/>
          <w:sz w:val="24"/>
          <w:szCs w:val="24"/>
          <w:lang w:val="en-US" w:eastAsia="zh-CN"/>
        </w:rPr>
        <w:t>root@</w:t>
      </w:r>
      <w:r>
        <w:rPr>
          <w:rFonts w:hint="eastAsia" w:ascii="Times New Roman" w:hAnsi="Times New Roman"/>
          <w:b w:val="0"/>
          <w:bCs w:val="0"/>
          <w:sz w:val="24"/>
          <w:szCs w:val="24"/>
          <w:lang w:val="en-US" w:eastAsia="zh-CN"/>
        </w:rPr>
        <w:t>bliiot</w:t>
      </w:r>
      <w:r>
        <w:rPr>
          <w:rFonts w:hint="default" w:ascii="Times New Roman" w:hAnsi="Times New Roman"/>
          <w:b w:val="0"/>
          <w:bCs w:val="0"/>
          <w:sz w:val="24"/>
          <w:szCs w:val="24"/>
          <w:lang w:val="en-US" w:eastAsia="zh-CN"/>
        </w:rPr>
        <w:t xml:space="preserve">:/# </w:t>
      </w:r>
      <w:r>
        <w:rPr>
          <w:rFonts w:hint="eastAsia" w:ascii="Times New Roman" w:hAnsi="Times New Roman"/>
          <w:b w:val="0"/>
          <w:bCs w:val="0"/>
          <w:color w:val="0000FF"/>
          <w:sz w:val="24"/>
          <w:szCs w:val="24"/>
          <w:lang w:val="en-US" w:eastAsia="zh-CN"/>
        </w:rPr>
        <w:t>ion</w:t>
      </w:r>
      <w:r>
        <w:rPr>
          <w:rFonts w:hint="default" w:ascii="Times New Roman" w:hAnsi="Times New Roman"/>
          <w:b w:val="0"/>
          <w:bCs w:val="0"/>
          <w:color w:val="0000FF"/>
          <w:sz w:val="24"/>
          <w:szCs w:val="24"/>
          <w:lang w:val="en-US" w:eastAsia="zh-CN"/>
        </w:rPr>
        <w:t xml:space="preserve"> get </w:t>
      </w:r>
      <w:r>
        <w:rPr>
          <w:rFonts w:hint="eastAsia" w:ascii="Times New Roman" w:hAnsi="Times New Roman"/>
          <w:b w:val="0"/>
          <w:bCs w:val="0"/>
          <w:color w:val="0000FF"/>
          <w:sz w:val="24"/>
          <w:szCs w:val="24"/>
          <w:lang w:val="en-US" w:eastAsia="zh-CN"/>
        </w:rPr>
        <w:t>20</w:t>
      </w:r>
      <w:ins w:id="4548" w:author="L" w:date="2026-05-20T10:54:52Z">
        <w:r>
          <w:rPr>
            <w:rFonts w:hint="eastAsia" w:ascii="Times New Roman" w:hAnsi="Times New Roman"/>
            <w:b w:val="0"/>
            <w:bCs w:val="0"/>
            <w:color w:val="0000FF"/>
            <w:sz w:val="24"/>
            <w:szCs w:val="24"/>
            <w:lang w:val="en-US" w:eastAsia="zh-CN"/>
          </w:rPr>
          <w:t>30</w:t>
        </w:r>
      </w:ins>
      <w:del w:id="4549" w:author="L" w:date="2026-05-20T10:54:50Z">
        <w:r>
          <w:rPr>
            <w:rFonts w:hint="eastAsia" w:ascii="Times New Roman" w:hAnsi="Times New Roman"/>
            <w:b w:val="0"/>
            <w:bCs w:val="0"/>
            <w:color w:val="0000FF"/>
            <w:sz w:val="24"/>
            <w:szCs w:val="24"/>
            <w:lang w:val="en-US" w:eastAsia="zh-CN"/>
          </w:rPr>
          <w:delText>14</w:delText>
        </w:r>
      </w:del>
      <w:r>
        <w:rPr>
          <w:rFonts w:hint="eastAsia" w:ascii="Times New Roman" w:hAnsi="Times New Roman"/>
          <w:b w:val="0"/>
          <w:bCs w:val="0"/>
          <w:color w:val="0000FF"/>
          <w:sz w:val="24"/>
          <w:szCs w:val="24"/>
          <w:lang w:val="en-US" w:eastAsia="zh-CN"/>
        </w:rPr>
        <w:t xml:space="preserve">   //</w:t>
      </w:r>
      <w:r>
        <w:rPr>
          <w:rFonts w:hint="eastAsia" w:ascii="Times New Roman" w:hAnsi="Times New Roman"/>
          <w:b w:val="0"/>
          <w:bCs w:val="0"/>
          <w:color w:val="auto"/>
          <w:sz w:val="24"/>
          <w:szCs w:val="24"/>
          <w:lang w:val="en-US" w:eastAsia="zh-CN"/>
        </w:rPr>
        <w:t>通过address查看</w:t>
      </w:r>
    </w:p>
    <w:p w14:paraId="30719F59">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pPr>
      <w:r>
        <w:rPr>
          <w:rFonts w:hint="default" w:ascii="Times New Roman" w:hAnsi="Times New Roman"/>
          <w:b w:val="0"/>
          <w:bCs w:val="0"/>
          <w:sz w:val="24"/>
          <w:szCs w:val="24"/>
          <w:lang w:val="en-US" w:eastAsia="zh-CN"/>
        </w:rPr>
        <w:t>address 20</w:t>
      </w:r>
      <w:ins w:id="4550" w:author="L" w:date="2026-05-20T10:56:31Z">
        <w:r>
          <w:rPr>
            <w:rFonts w:hint="eastAsia" w:ascii="Times New Roman" w:hAnsi="Times New Roman"/>
            <w:b w:val="0"/>
            <w:bCs w:val="0"/>
            <w:sz w:val="24"/>
            <w:szCs w:val="24"/>
            <w:lang w:val="en-US" w:eastAsia="zh-CN"/>
          </w:rPr>
          <w:t>30</w:t>
        </w:r>
      </w:ins>
      <w:del w:id="4551" w:author="L" w:date="2026-05-20T10:56:30Z">
        <w:r>
          <w:rPr>
            <w:rFonts w:hint="eastAsia" w:ascii="Times New Roman" w:hAnsi="Times New Roman"/>
            <w:b w:val="0"/>
            <w:bCs w:val="0"/>
            <w:sz w:val="24"/>
            <w:szCs w:val="24"/>
            <w:lang w:val="en-US" w:eastAsia="zh-CN"/>
          </w:rPr>
          <w:delText>14</w:delText>
        </w:r>
      </w:del>
      <w:r>
        <w:rPr>
          <w:rFonts w:hint="default" w:ascii="Times New Roman" w:hAnsi="Times New Roman"/>
          <w:b w:val="0"/>
          <w:bCs w:val="0"/>
          <w:sz w:val="24"/>
          <w:szCs w:val="24"/>
          <w:lang w:val="en-US" w:eastAsia="zh-CN"/>
        </w:rPr>
        <w:t xml:space="preserve"> value </w:t>
      </w:r>
      <w:r>
        <w:rPr>
          <w:rFonts w:hint="eastAsia" w:ascii="Times New Roman" w:hAnsi="Times New Roman"/>
          <w:b w:val="0"/>
          <w:bCs w:val="0"/>
          <w:sz w:val="24"/>
          <w:szCs w:val="24"/>
          <w:lang w:val="en-US" w:eastAsia="zh-CN"/>
        </w:rPr>
        <w:t xml:space="preserve">0        </w:t>
      </w:r>
    </w:p>
    <w:p w14:paraId="0FC76FBB">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552" w:author="L" w:date="2026-05-20T10:54:40Z">
        <w:r>
          <w:rPr/>
          <w:drawing>
            <wp:inline distT="0" distB="0" distL="114300" distR="114300">
              <wp:extent cx="5269230" cy="304800"/>
              <wp:effectExtent l="0" t="0" r="7620" b="0"/>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38"/>
                      <a:stretch>
                        <a:fillRect/>
                      </a:stretch>
                    </pic:blipFill>
                    <pic:spPr>
                      <a:xfrm>
                        <a:off x="0" y="0"/>
                        <a:ext cx="5269230" cy="304800"/>
                      </a:xfrm>
                      <a:prstGeom prst="rect">
                        <a:avLst/>
                      </a:prstGeom>
                      <a:noFill/>
                      <a:ln>
                        <a:noFill/>
                      </a:ln>
                    </pic:spPr>
                  </pic:pic>
                </a:graphicData>
              </a:graphic>
            </wp:inline>
          </w:drawing>
        </w:r>
      </w:ins>
      <w:del w:id="4554" w:author="L" w:date="2026-05-20T10:54:39Z">
        <w:r>
          <w:rPr/>
          <w:drawing>
            <wp:inline distT="0" distB="0" distL="114300" distR="114300">
              <wp:extent cx="5269865" cy="207645"/>
              <wp:effectExtent l="0" t="0" r="6985" b="1905"/>
              <wp:docPr id="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
                      <pic:cNvPicPr>
                        <a:picLocks noChangeAspect="1"/>
                      </pic:cNvPicPr>
                    </pic:nvPicPr>
                    <pic:blipFill>
                      <a:blip r:embed="rId39"/>
                      <a:stretch>
                        <a:fillRect/>
                      </a:stretch>
                    </pic:blipFill>
                    <pic:spPr>
                      <a:xfrm>
                        <a:off x="0" y="0"/>
                        <a:ext cx="5269865" cy="207645"/>
                      </a:xfrm>
                      <a:prstGeom prst="rect">
                        <a:avLst/>
                      </a:prstGeom>
                      <a:noFill/>
                      <a:ln>
                        <a:noFill/>
                      </a:ln>
                    </pic:spPr>
                  </pic:pic>
                </a:graphicData>
              </a:graphic>
            </wp:inline>
          </w:drawing>
        </w:r>
      </w:del>
    </w:p>
    <w:p w14:paraId="280D033B">
      <w:pPr>
        <w:pStyle w:val="12"/>
        <w:keepNext w:val="0"/>
        <w:keepLines w:val="0"/>
        <w:pageBreakBefore w:val="0"/>
        <w:widowControl w:val="0"/>
        <w:kinsoku/>
        <w:wordWrap w:val="0"/>
        <w:overflowPunct/>
        <w:topLinePunct w:val="0"/>
        <w:autoSpaceDE/>
        <w:autoSpaceDN/>
        <w:bidi w:val="0"/>
        <w:adjustRightInd/>
        <w:snapToGrid/>
        <w:spacing w:after="0"/>
        <w:ind w:left="0" w:leftChars="0" w:firstLine="480" w:firstLineChars="200"/>
        <w:jc w:val="left"/>
        <w:textAlignment w:val="auto"/>
        <w:outlineLvl w:val="9"/>
        <w:rPr>
          <w:rFonts w:hint="default" w:eastAsiaTheme="minorEastAsia"/>
          <w:lang w:val="en-US" w:eastAsia="zh-CN"/>
        </w:rPr>
      </w:pPr>
      <w:r>
        <w:rPr>
          <w:rFonts w:hint="eastAsia" w:ascii="Times New Roman" w:hAnsi="Times New Roman"/>
          <w:b w:val="0"/>
          <w:bCs w:val="0"/>
          <w:sz w:val="24"/>
          <w:szCs w:val="24"/>
          <w:lang w:val="en-US" w:eastAsia="zh-CN"/>
        </w:rPr>
        <w:t>将DI</w:t>
      </w:r>
      <w:ins w:id="4556" w:author="L" w:date="2026-05-20T10:56:26Z">
        <w:r>
          <w:rPr>
            <w:rFonts w:hint="eastAsia" w:ascii="Times New Roman" w:hAnsi="Times New Roman"/>
            <w:b w:val="0"/>
            <w:bCs w:val="0"/>
            <w:sz w:val="24"/>
            <w:szCs w:val="24"/>
            <w:lang w:val="en-US" w:eastAsia="zh-CN"/>
          </w:rPr>
          <w:t>31</w:t>
        </w:r>
      </w:ins>
      <w:del w:id="4557" w:author="L" w:date="2026-05-20T10:56:25Z">
        <w:r>
          <w:rPr>
            <w:rFonts w:hint="eastAsia" w:ascii="Times New Roman" w:hAnsi="Times New Roman"/>
            <w:b w:val="0"/>
            <w:bCs w:val="0"/>
            <w:sz w:val="24"/>
            <w:szCs w:val="24"/>
            <w:lang w:val="en-US" w:eastAsia="zh-CN"/>
          </w:rPr>
          <w:delText>15</w:delText>
        </w:r>
      </w:del>
      <w:r>
        <w:rPr>
          <w:rFonts w:hint="eastAsia" w:ascii="Times New Roman" w:hAnsi="Times New Roman"/>
          <w:b w:val="0"/>
          <w:bCs w:val="0"/>
          <w:sz w:val="24"/>
          <w:szCs w:val="24"/>
          <w:lang w:val="en-US" w:eastAsia="zh-CN"/>
        </w:rPr>
        <w:t>（即为</w:t>
      </w:r>
      <w:ins w:id="4558" w:author="L" w:date="2026-05-20T10:56:23Z">
        <w:r>
          <w:rPr>
            <w:rFonts w:hint="eastAsia" w:ascii="Times New Roman" w:hAnsi="Times New Roman"/>
            <w:b w:val="0"/>
            <w:bCs w:val="0"/>
            <w:sz w:val="24"/>
            <w:szCs w:val="24"/>
            <w:lang w:val="en-US" w:eastAsia="zh-CN"/>
          </w:rPr>
          <w:t>31</w:t>
        </w:r>
      </w:ins>
      <w:del w:id="4559" w:author="L" w:date="2026-05-20T10:56:22Z">
        <w:r>
          <w:rPr>
            <w:rFonts w:hint="eastAsia" w:ascii="Times New Roman" w:hAnsi="Times New Roman"/>
            <w:b w:val="0"/>
            <w:bCs w:val="0"/>
            <w:sz w:val="24"/>
            <w:szCs w:val="24"/>
            <w:lang w:val="en-US" w:eastAsia="zh-CN"/>
          </w:rPr>
          <w:delText>15</w:delText>
        </w:r>
      </w:del>
      <w:r>
        <w:rPr>
          <w:rFonts w:hint="eastAsia" w:ascii="Times New Roman" w:hAnsi="Times New Roman"/>
          <w:b w:val="0"/>
          <w:bCs w:val="0"/>
          <w:sz w:val="24"/>
          <w:szCs w:val="24"/>
          <w:lang w:val="en-US" w:eastAsia="zh-CN"/>
        </w:rPr>
        <w:t>通道）短接</w:t>
      </w:r>
    </w:p>
    <w:p w14:paraId="7E2CD052">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pPr>
      <w:ins w:id="4560" w:author="L" w:date="2026-05-20T10:56:53Z">
        <w:r>
          <w:rPr/>
          <w:drawing>
            <wp:inline distT="0" distB="0" distL="114300" distR="114300">
              <wp:extent cx="5270500" cy="4121150"/>
              <wp:effectExtent l="0" t="0" r="6350" b="12700"/>
              <wp:docPr id="10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2"/>
                      <pic:cNvPicPr>
                        <a:picLocks noChangeAspect="1"/>
                      </pic:cNvPicPr>
                    </pic:nvPicPr>
                    <pic:blipFill>
                      <a:blip r:embed="rId40"/>
                      <a:stretch>
                        <a:fillRect/>
                      </a:stretch>
                    </pic:blipFill>
                    <pic:spPr>
                      <a:xfrm>
                        <a:off x="0" y="0"/>
                        <a:ext cx="5270500" cy="4121150"/>
                      </a:xfrm>
                      <a:prstGeom prst="rect">
                        <a:avLst/>
                      </a:prstGeom>
                      <a:noFill/>
                      <a:ln>
                        <a:noFill/>
                      </a:ln>
                    </pic:spPr>
                  </pic:pic>
                </a:graphicData>
              </a:graphic>
            </wp:inline>
          </w:drawing>
        </w:r>
      </w:ins>
      <w:del w:id="4562" w:author="L" w:date="2026-05-20T10:56:52Z">
        <w:r>
          <w:rPr/>
          <w:drawing>
            <wp:inline distT="0" distB="0" distL="114300" distR="114300">
              <wp:extent cx="5270500" cy="1935480"/>
              <wp:effectExtent l="0" t="0" r="6350" b="762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
                      <pic:cNvPicPr>
                        <a:picLocks noChangeAspect="1"/>
                      </pic:cNvPicPr>
                    </pic:nvPicPr>
                    <pic:blipFill>
                      <a:blip r:embed="rId41"/>
                      <a:stretch>
                        <a:fillRect/>
                      </a:stretch>
                    </pic:blipFill>
                    <pic:spPr>
                      <a:xfrm>
                        <a:off x="0" y="0"/>
                        <a:ext cx="5270500" cy="1935480"/>
                      </a:xfrm>
                      <a:prstGeom prst="rect">
                        <a:avLst/>
                      </a:prstGeom>
                      <a:noFill/>
                      <a:ln>
                        <a:noFill/>
                      </a:ln>
                    </pic:spPr>
                  </pic:pic>
                </a:graphicData>
              </a:graphic>
            </wp:inline>
          </w:drawing>
        </w:r>
      </w:del>
    </w:p>
    <w:p w14:paraId="6BC0375D">
      <w:pPr>
        <w:pStyle w:val="12"/>
        <w:keepNext w:val="0"/>
        <w:keepLines w:val="0"/>
        <w:pageBreakBefore w:val="0"/>
        <w:widowControl w:val="0"/>
        <w:kinsoku/>
        <w:wordWrap w:val="0"/>
        <w:overflowPunct/>
        <w:topLinePunct w:val="0"/>
        <w:autoSpaceDE/>
        <w:autoSpaceDN/>
        <w:bidi w:val="0"/>
        <w:adjustRightInd/>
        <w:snapToGrid/>
        <w:spacing w:after="0"/>
        <w:jc w:val="left"/>
        <w:textAlignment w:val="auto"/>
        <w:outlineLvl w:val="9"/>
        <w:rPr>
          <w:rFonts w:hint="default"/>
          <w:lang w:val="en-US" w:eastAsia="zh-CN"/>
        </w:rPr>
      </w:pPr>
    </w:p>
    <w:p w14:paraId="67127F4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64" w:author="L" w:date="2026-05-19T19:49:16Z"/>
          <w:rFonts w:hint="eastAsia" w:asciiTheme="minorEastAsia" w:hAnsiTheme="minorEastAsia" w:eastAsiaTheme="minorEastAsia" w:cstheme="minorEastAsia"/>
          <w:sz w:val="24"/>
          <w:szCs w:val="24"/>
          <w:lang w:val="en-US" w:eastAsia="zh-CN"/>
        </w:rPr>
      </w:pPr>
      <w:r>
        <w:rPr>
          <w:rFonts w:hint="eastAsia" w:asciiTheme="minorEastAsia" w:hAnsiTheme="minorEastAsia" w:eastAsiaTheme="minorEastAsia" w:cstheme="minorEastAsia"/>
          <w:sz w:val="24"/>
          <w:szCs w:val="24"/>
          <w:lang w:val="en-US" w:eastAsia="zh-CN"/>
        </w:rPr>
        <w:t>观察N板灯亮情况，对应DI短接形成回路灯亮。</w:t>
      </w:r>
      <w:ins w:id="4565" w:author="L" w:date="2026-05-19T19:49:16Z">
        <w:r>
          <w:rPr>
            <w:rFonts w:hint="eastAsia" w:asciiTheme="minorEastAsia" w:hAnsiTheme="minorEastAsia" w:eastAsiaTheme="minorEastAsia" w:cstheme="minorEastAsia"/>
            <w:sz w:val="24"/>
            <w:szCs w:val="24"/>
            <w:lang w:val="en-US" w:eastAsia="zh-CN"/>
          </w:rPr>
          <w:t>对应的N116</w:t>
        </w:r>
      </w:ins>
      <w:ins w:id="4566" w:author="L" w:date="2026-05-19T19:49:16Z">
        <w:r>
          <w:rPr>
            <w:rFonts w:hint="eastAsia" w:asciiTheme="minorEastAsia" w:hAnsiTheme="minorEastAsia" w:cstheme="minorEastAsia"/>
            <w:sz w:val="24"/>
            <w:szCs w:val="24"/>
            <w:lang w:val="en-US" w:eastAsia="zh-CN"/>
          </w:rPr>
          <w:t>2、N1161、1322</w:t>
        </w:r>
      </w:ins>
      <w:ins w:id="4567" w:author="L" w:date="2026-05-19T19:49:16Z">
        <w:r>
          <w:rPr>
            <w:rFonts w:hint="eastAsia" w:asciiTheme="minorEastAsia" w:hAnsiTheme="minorEastAsia" w:eastAsiaTheme="minorEastAsia" w:cstheme="minorEastAsia"/>
            <w:sz w:val="24"/>
            <w:szCs w:val="24"/>
            <w:lang w:val="en-US" w:eastAsia="zh-CN"/>
          </w:rPr>
          <w:t>类似。</w:t>
        </w:r>
      </w:ins>
    </w:p>
    <w:p w14:paraId="04514662">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68" w:author="L" w:date="2026-06-29T13:56:43Z"/>
          <w:rFonts w:hint="eastAsia" w:asciiTheme="minorEastAsia" w:hAnsiTheme="minorEastAsia" w:cstheme="minorEastAsia"/>
          <w:sz w:val="24"/>
          <w:szCs w:val="24"/>
          <w:lang w:val="en-US" w:eastAsia="zh-CN"/>
        </w:rPr>
      </w:pPr>
      <w:ins w:id="4569" w:author="L" w:date="2026-05-19T19:49:16Z">
        <w:r>
          <w:rPr>
            <w:rFonts w:hint="eastAsia" w:asciiTheme="minorEastAsia" w:hAnsiTheme="minorEastAsia" w:cstheme="minorEastAsia"/>
            <w:sz w:val="24"/>
            <w:szCs w:val="24"/>
            <w:lang w:val="en-US" w:eastAsia="zh-CN"/>
          </w:rPr>
          <w:t>干接点以N1163、N1323为例，短接即可和上述类似。</w:t>
        </w:r>
      </w:ins>
    </w:p>
    <w:p w14:paraId="55A9C5B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570" w:author="L" w:date="2026-06-29T13:57:02Z"/>
          <w:rFonts w:hint="eastAsia" w:asciiTheme="minorEastAsia" w:hAnsiTheme="minorEastAsia" w:cstheme="minorEastAsia"/>
          <w:sz w:val="24"/>
          <w:szCs w:val="24"/>
          <w:lang w:val="en-US" w:eastAsia="zh-CN"/>
        </w:rPr>
      </w:pPr>
    </w:p>
    <w:p w14:paraId="1993BB1F">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del w:id="4571" w:author="L" w:date="2026-05-19T19:49:16Z"/>
          <w:rFonts w:hint="eastAsia" w:asciiTheme="minorEastAsia" w:hAnsiTheme="minorEastAsia" w:eastAsiaTheme="minorEastAsia" w:cstheme="minorEastAsia"/>
          <w:sz w:val="24"/>
          <w:szCs w:val="24"/>
          <w:lang w:val="en-US" w:eastAsia="zh-CN"/>
        </w:rPr>
      </w:pPr>
      <w:del w:id="4572" w:author="L" w:date="2026-05-19T19:49:16Z">
        <w:r>
          <w:rPr>
            <w:rFonts w:hint="eastAsia" w:asciiTheme="minorEastAsia" w:hAnsiTheme="minorEastAsia" w:eastAsiaTheme="minorEastAsia" w:cstheme="minorEastAsia"/>
            <w:sz w:val="24"/>
            <w:szCs w:val="24"/>
            <w:lang w:val="en-US" w:eastAsia="zh-CN"/>
          </w:rPr>
          <w:delText>对应的N116</w:delText>
        </w:r>
      </w:del>
      <w:del w:id="4573" w:author="L" w:date="2026-05-19T19:49:16Z">
        <w:r>
          <w:rPr>
            <w:rFonts w:hint="eastAsia" w:asciiTheme="minorEastAsia" w:hAnsiTheme="minorEastAsia" w:cstheme="minorEastAsia"/>
            <w:sz w:val="24"/>
            <w:szCs w:val="24"/>
            <w:lang w:val="en-US" w:eastAsia="zh-CN"/>
          </w:rPr>
          <w:delText>2、1321、1322</w:delText>
        </w:r>
      </w:del>
      <w:del w:id="4574" w:author="L" w:date="2026-05-19T19:49:16Z">
        <w:r>
          <w:rPr>
            <w:rFonts w:hint="eastAsia" w:asciiTheme="minorEastAsia" w:hAnsiTheme="minorEastAsia" w:eastAsiaTheme="minorEastAsia" w:cstheme="minorEastAsia"/>
            <w:sz w:val="24"/>
            <w:szCs w:val="24"/>
            <w:lang w:val="en-US" w:eastAsia="zh-CN"/>
          </w:rPr>
          <w:delText>类似。</w:delText>
        </w:r>
      </w:del>
    </w:p>
    <w:p w14:paraId="6C667EF1">
      <w:pPr>
        <w:pStyle w:val="12"/>
        <w:numPr>
          <w:ilvl w:val="0"/>
          <w:numId w:val="5"/>
        </w:numPr>
        <w:wordWrap w:val="0"/>
        <w:ind w:left="425" w:leftChars="0" w:hanging="425" w:firstLineChars="0"/>
        <w:jc w:val="left"/>
        <w:outlineLvl w:val="4"/>
        <w:rPr>
          <w:ins w:id="4575" w:author="L" w:date="2026-06-29T13:57:07Z"/>
          <w:rFonts w:hint="default" w:ascii="Times New Roman" w:hAnsi="Times New Roman" w:eastAsia="宋体" w:cs="Times New Roman"/>
          <w:b/>
          <w:bCs/>
          <w:sz w:val="24"/>
          <w:szCs w:val="24"/>
          <w:lang w:val="en-US" w:eastAsia="zh-CN"/>
        </w:rPr>
      </w:pPr>
      <w:ins w:id="4576" w:author="L" w:date="2026-06-29T13:57:07Z">
        <w:r>
          <w:rPr>
            <w:rFonts w:hint="default" w:ascii="Times New Roman" w:hAnsi="Times New Roman" w:eastAsia="宋体" w:cs="Times New Roman"/>
            <w:b/>
            <w:bCs/>
            <w:sz w:val="24"/>
            <w:szCs w:val="24"/>
            <w:lang w:val="en-US" w:eastAsia="zh-CN"/>
          </w:rPr>
          <w:t>AO使用</w:t>
        </w:r>
      </w:ins>
    </w:p>
    <w:p w14:paraId="1CB3F74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77" w:author="L" w:date="2026-06-29T13:57:07Z"/>
          <w:rFonts w:hint="eastAsia" w:ascii="Times New Roman" w:hAnsi="Times New Roman"/>
          <w:b w:val="0"/>
          <w:bCs w:val="0"/>
          <w:sz w:val="24"/>
          <w:szCs w:val="24"/>
          <w:lang w:val="en-US" w:eastAsia="zh-CN"/>
        </w:rPr>
      </w:pPr>
      <w:ins w:id="4578" w:author="L" w:date="2026-06-29T13:57:07Z">
        <w:r>
          <w:rPr>
            <w:rFonts w:hint="eastAsia" w:ascii="Times New Roman" w:hAnsi="Times New Roman"/>
            <w:b w:val="0"/>
            <w:bCs w:val="0"/>
            <w:sz w:val="24"/>
            <w:szCs w:val="24"/>
            <w:lang w:val="en-US" w:eastAsia="zh-CN"/>
          </w:rPr>
          <w:t>以N4081为例（8路输出模块单端电流），量程设为0-20mA，输入</w:t>
        </w:r>
      </w:ins>
      <w:ins w:id="4579" w:author="L" w:date="2026-06-29T13:57:07Z">
        <w:r>
          <w:rPr>
            <w:rFonts w:hint="eastAsia" w:ascii="Times New Roman" w:hAnsi="Times New Roman"/>
            <w:b w:val="0"/>
            <w:bCs w:val="0"/>
            <w:color w:val="0000FF"/>
            <w:sz w:val="24"/>
            <w:szCs w:val="24"/>
            <w:lang w:val="en-US" w:eastAsia="zh-CN"/>
          </w:rPr>
          <w:t>ion show</w:t>
        </w:r>
      </w:ins>
      <w:ins w:id="4580" w:author="L" w:date="2026-06-29T13:57:07Z">
        <w:r>
          <w:rPr>
            <w:rFonts w:hint="eastAsia" w:ascii="Times New Roman" w:hAnsi="Times New Roman"/>
            <w:b w:val="0"/>
            <w:bCs w:val="0"/>
            <w:sz w:val="24"/>
            <w:szCs w:val="24"/>
            <w:lang w:val="en-US" w:eastAsia="zh-CN"/>
          </w:rPr>
          <w:t>查看信息。</w:t>
        </w:r>
      </w:ins>
    </w:p>
    <w:p w14:paraId="2734C85B">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81" w:author="L" w:date="2026-06-29T13:57:07Z"/>
          <w:rFonts w:hint="default" w:ascii="Times New Roman" w:hAnsi="Times New Roman"/>
          <w:b w:val="0"/>
          <w:bCs w:val="0"/>
          <w:sz w:val="24"/>
          <w:szCs w:val="24"/>
          <w:lang w:val="en-US" w:eastAsia="zh-CN"/>
        </w:rPr>
      </w:pPr>
      <w:ins w:id="4582" w:author="L" w:date="2026-06-29T13:57:07Z">
        <w:r>
          <w:rPr>
            <w:rFonts w:hint="default" w:ascii="Times New Roman" w:hAnsi="Times New Roman"/>
            <w:b w:val="0"/>
            <w:bCs w:val="0"/>
            <w:sz w:val="24"/>
            <w:szCs w:val="24"/>
            <w:shd w:val="clear" w:color="auto" w:fill="auto"/>
            <w:lang w:val="en-US" w:eastAsia="zh-CN"/>
          </w:rPr>
          <w:t>root@</w:t>
        </w:r>
      </w:ins>
      <w:ins w:id="4583" w:author="L" w:date="2026-06-29T13:57:07Z">
        <w:r>
          <w:rPr>
            <w:rFonts w:hint="eastAsia" w:ascii="Times New Roman" w:hAnsi="Times New Roman"/>
            <w:b w:val="0"/>
            <w:bCs w:val="0"/>
            <w:sz w:val="24"/>
            <w:szCs w:val="24"/>
            <w:shd w:val="clear" w:color="auto" w:fill="auto"/>
            <w:lang w:val="en-US" w:eastAsia="zh-CN"/>
          </w:rPr>
          <w:t>bliiot</w:t>
        </w:r>
      </w:ins>
      <w:ins w:id="4584" w:author="L" w:date="2026-06-29T13:57:07Z">
        <w:r>
          <w:rPr>
            <w:rFonts w:hint="default" w:ascii="Times New Roman" w:hAnsi="Times New Roman"/>
            <w:b w:val="0"/>
            <w:bCs w:val="0"/>
            <w:sz w:val="24"/>
            <w:szCs w:val="24"/>
            <w:shd w:val="clear" w:color="auto" w:fill="auto"/>
            <w:lang w:val="en-US" w:eastAsia="zh-CN"/>
          </w:rPr>
          <w:t xml:space="preserve">:/# </w:t>
        </w:r>
      </w:ins>
      <w:ins w:id="4585" w:author="L" w:date="2026-06-29T13:57:07Z">
        <w:r>
          <w:rPr>
            <w:rFonts w:hint="eastAsia" w:ascii="Times New Roman" w:hAnsi="Times New Roman"/>
            <w:b w:val="0"/>
            <w:bCs w:val="0"/>
            <w:color w:val="0000FF"/>
            <w:sz w:val="24"/>
            <w:szCs w:val="24"/>
            <w:shd w:val="clear" w:color="auto" w:fill="auto"/>
            <w:lang w:val="en-US" w:eastAsia="zh-CN"/>
          </w:rPr>
          <w:t xml:space="preserve">ion show  </w:t>
        </w:r>
      </w:ins>
    </w:p>
    <w:p w14:paraId="0068833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586" w:author="L" w:date="2026-06-29T13:57:07Z"/>
        </w:rPr>
      </w:pPr>
      <w:ins w:id="4587" w:author="L" w:date="2026-06-30T10:29:55Z">
        <w:r>
          <w:rPr/>
          <w:drawing>
            <wp:inline distT="0" distB="0" distL="114300" distR="114300">
              <wp:extent cx="5270500" cy="1351915"/>
              <wp:effectExtent l="0" t="0" r="6350" b="635"/>
              <wp:docPr id="9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
                      <pic:cNvPicPr>
                        <a:picLocks noChangeAspect="1"/>
                      </pic:cNvPicPr>
                    </pic:nvPicPr>
                    <pic:blipFill>
                      <a:blip r:embed="rId42"/>
                      <a:stretch>
                        <a:fillRect/>
                      </a:stretch>
                    </pic:blipFill>
                    <pic:spPr>
                      <a:xfrm>
                        <a:off x="0" y="0"/>
                        <a:ext cx="5270500" cy="1351915"/>
                      </a:xfrm>
                      <a:prstGeom prst="rect">
                        <a:avLst/>
                      </a:prstGeom>
                      <a:noFill/>
                      <a:ln>
                        <a:noFill/>
                      </a:ln>
                    </pic:spPr>
                  </pic:pic>
                </a:graphicData>
              </a:graphic>
            </wp:inline>
          </w:drawing>
        </w:r>
      </w:ins>
    </w:p>
    <w:p w14:paraId="37E3F7D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89" w:author="L" w:date="2026-06-29T13:57:07Z"/>
          <w:rFonts w:hint="eastAsia" w:ascii="Times New Roman" w:hAnsi="Times New Roman"/>
          <w:b w:val="0"/>
          <w:bCs w:val="0"/>
          <w:sz w:val="24"/>
          <w:szCs w:val="24"/>
          <w:lang w:val="en-US" w:eastAsia="zh-CN"/>
        </w:rPr>
      </w:pPr>
      <w:ins w:id="4590" w:author="L" w:date="2026-06-29T13:57:07Z">
        <w:r>
          <w:rPr>
            <w:rFonts w:hint="eastAsia" w:ascii="Times New Roman" w:hAnsi="Times New Roman"/>
            <w:b w:val="0"/>
            <w:bCs w:val="0"/>
            <w:sz w:val="24"/>
            <w:szCs w:val="24"/>
            <w:lang w:val="en-US" w:eastAsia="zh-CN"/>
          </w:rPr>
          <w:t>也可通过get命令获取通道值：</w:t>
        </w:r>
      </w:ins>
    </w:p>
    <w:p w14:paraId="68070D0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91" w:author="L" w:date="2026-06-29T13:57:07Z"/>
          <w:rFonts w:hint="default" w:ascii="Times New Roman" w:hAnsi="Times New Roman"/>
          <w:b w:val="0"/>
          <w:bCs w:val="0"/>
          <w:sz w:val="24"/>
          <w:szCs w:val="24"/>
          <w:lang w:val="en-US" w:eastAsia="zh-CN"/>
        </w:rPr>
      </w:pPr>
      <w:ins w:id="4592" w:author="L" w:date="2026-06-29T13:57:07Z">
        <w:r>
          <w:rPr>
            <w:rFonts w:hint="default" w:ascii="Times New Roman" w:hAnsi="Times New Roman"/>
            <w:b w:val="0"/>
            <w:bCs w:val="0"/>
            <w:sz w:val="24"/>
            <w:szCs w:val="24"/>
            <w:lang w:val="en-US" w:eastAsia="zh-CN"/>
          </w:rPr>
          <w:t>root@</w:t>
        </w:r>
      </w:ins>
      <w:ins w:id="4593" w:author="L" w:date="2026-06-29T13:57:07Z">
        <w:r>
          <w:rPr>
            <w:rFonts w:hint="eastAsia" w:ascii="Times New Roman" w:hAnsi="Times New Roman"/>
            <w:b w:val="0"/>
            <w:bCs w:val="0"/>
            <w:sz w:val="24"/>
            <w:szCs w:val="24"/>
            <w:lang w:val="en-US" w:eastAsia="zh-CN"/>
          </w:rPr>
          <w:t>bliiot</w:t>
        </w:r>
      </w:ins>
      <w:ins w:id="4594" w:author="L" w:date="2026-06-29T13:57:07Z">
        <w:r>
          <w:rPr>
            <w:rFonts w:hint="default" w:ascii="Times New Roman" w:hAnsi="Times New Roman"/>
            <w:b w:val="0"/>
            <w:bCs w:val="0"/>
            <w:sz w:val="24"/>
            <w:szCs w:val="24"/>
            <w:lang w:val="en-US" w:eastAsia="zh-CN"/>
          </w:rPr>
          <w:t xml:space="preserve">:/# </w:t>
        </w:r>
      </w:ins>
      <w:ins w:id="4595" w:author="L" w:date="2026-06-29T13:57:07Z">
        <w:r>
          <w:rPr>
            <w:rFonts w:hint="eastAsia" w:ascii="Times New Roman" w:hAnsi="Times New Roman"/>
            <w:b w:val="0"/>
            <w:bCs w:val="0"/>
            <w:color w:val="0000FF"/>
            <w:sz w:val="24"/>
            <w:szCs w:val="24"/>
            <w:lang w:val="en-US" w:eastAsia="zh-CN"/>
          </w:rPr>
          <w:t>ion</w:t>
        </w:r>
      </w:ins>
      <w:ins w:id="4596" w:author="L" w:date="2026-06-29T13:57:07Z">
        <w:r>
          <w:rPr>
            <w:rFonts w:hint="default" w:ascii="Times New Roman" w:hAnsi="Times New Roman"/>
            <w:b w:val="0"/>
            <w:bCs w:val="0"/>
            <w:color w:val="0000FF"/>
            <w:sz w:val="24"/>
            <w:szCs w:val="24"/>
            <w:lang w:val="en-US" w:eastAsia="zh-CN"/>
          </w:rPr>
          <w:t xml:space="preserve"> get </w:t>
        </w:r>
      </w:ins>
      <w:ins w:id="4597" w:author="L" w:date="2026-06-29T13:57:07Z">
        <w:r>
          <w:rPr>
            <w:rFonts w:hint="eastAsia" w:ascii="Times New Roman" w:hAnsi="Times New Roman"/>
            <w:b w:val="0"/>
            <w:bCs w:val="0"/>
            <w:color w:val="0000FF"/>
            <w:sz w:val="24"/>
            <w:szCs w:val="24"/>
            <w:lang w:val="en-US" w:eastAsia="zh-CN"/>
          </w:rPr>
          <w:t>4000    //</w:t>
        </w:r>
      </w:ins>
      <w:ins w:id="4598" w:author="L" w:date="2026-06-29T13:57:07Z">
        <w:r>
          <w:rPr>
            <w:rFonts w:hint="eastAsia" w:ascii="Times New Roman" w:hAnsi="Times New Roman"/>
            <w:b w:val="0"/>
            <w:bCs w:val="0"/>
            <w:color w:val="auto"/>
            <w:sz w:val="24"/>
            <w:szCs w:val="24"/>
            <w:lang w:val="en-US" w:eastAsia="zh-CN"/>
          </w:rPr>
          <w:t>通过address查看</w:t>
        </w:r>
      </w:ins>
    </w:p>
    <w:p w14:paraId="5CCD1368">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599" w:author="L" w:date="2026-06-29T13:57:07Z"/>
          <w:rFonts w:hint="eastAsia" w:ascii="Times New Roman" w:hAnsi="Times New Roman"/>
          <w:b w:val="0"/>
          <w:bCs w:val="0"/>
          <w:sz w:val="24"/>
          <w:szCs w:val="24"/>
          <w:lang w:val="en-US" w:eastAsia="zh-CN"/>
        </w:rPr>
      </w:pPr>
      <w:ins w:id="4600" w:author="L" w:date="2026-06-29T13:57:07Z">
        <w:r>
          <w:rPr>
            <w:rFonts w:hint="default" w:ascii="Times New Roman" w:hAnsi="Times New Roman"/>
            <w:b w:val="0"/>
            <w:bCs w:val="0"/>
            <w:sz w:val="24"/>
            <w:szCs w:val="24"/>
            <w:lang w:val="en-US" w:eastAsia="zh-CN"/>
          </w:rPr>
          <w:t xml:space="preserve">address </w:t>
        </w:r>
      </w:ins>
      <w:ins w:id="4601" w:author="L" w:date="2026-06-29T13:57:07Z">
        <w:r>
          <w:rPr>
            <w:rFonts w:hint="eastAsia" w:ascii="Times New Roman" w:hAnsi="Times New Roman"/>
            <w:b w:val="0"/>
            <w:bCs w:val="0"/>
            <w:sz w:val="24"/>
            <w:szCs w:val="24"/>
            <w:lang w:val="en-US" w:eastAsia="zh-CN"/>
          </w:rPr>
          <w:t>4000</w:t>
        </w:r>
      </w:ins>
      <w:ins w:id="4602" w:author="L" w:date="2026-06-29T13:57:07Z">
        <w:r>
          <w:rPr>
            <w:rFonts w:hint="default" w:ascii="Times New Roman" w:hAnsi="Times New Roman"/>
            <w:b w:val="0"/>
            <w:bCs w:val="0"/>
            <w:sz w:val="24"/>
            <w:szCs w:val="24"/>
            <w:lang w:val="en-US" w:eastAsia="zh-CN"/>
          </w:rPr>
          <w:t xml:space="preserve"> value </w:t>
        </w:r>
      </w:ins>
      <w:ins w:id="4603" w:author="L" w:date="2026-06-29T13:57:07Z">
        <w:r>
          <w:rPr>
            <w:rFonts w:hint="eastAsia" w:ascii="Times New Roman" w:hAnsi="Times New Roman"/>
            <w:b w:val="0"/>
            <w:bCs w:val="0"/>
            <w:sz w:val="24"/>
            <w:szCs w:val="24"/>
            <w:lang w:val="en-US" w:eastAsia="zh-CN"/>
          </w:rPr>
          <w:t>0</w:t>
        </w:r>
      </w:ins>
    </w:p>
    <w:p w14:paraId="5AB1E6EF">
      <w:pPr>
        <w:pStyle w:val="12"/>
        <w:keepNext w:val="0"/>
        <w:keepLines w:val="0"/>
        <w:pageBreakBefore w:val="0"/>
        <w:widowControl w:val="0"/>
        <w:kinsoku/>
        <w:wordWrap w:val="0"/>
        <w:overflowPunct/>
        <w:topLinePunct w:val="0"/>
        <w:autoSpaceDE/>
        <w:autoSpaceDN/>
        <w:bidi w:val="0"/>
        <w:adjustRightInd/>
        <w:snapToGrid/>
        <w:spacing w:after="0"/>
        <w:ind w:left="0" w:leftChars="0" w:firstLine="0" w:firstLineChars="0"/>
        <w:jc w:val="left"/>
        <w:textAlignment w:val="auto"/>
        <w:outlineLvl w:val="9"/>
        <w:rPr>
          <w:ins w:id="4604" w:author="L" w:date="2026-06-29T13:57:07Z"/>
        </w:rPr>
      </w:pPr>
      <w:ins w:id="4605" w:author="L" w:date="2026-06-30T10:30:43Z">
        <w:r>
          <w:rPr/>
          <w:drawing>
            <wp:inline distT="0" distB="0" distL="114300" distR="114300">
              <wp:extent cx="5271770" cy="458470"/>
              <wp:effectExtent l="0" t="0" r="5080" b="17780"/>
              <wp:docPr id="9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3"/>
                      <pic:cNvPicPr>
                        <a:picLocks noChangeAspect="1"/>
                      </pic:cNvPicPr>
                    </pic:nvPicPr>
                    <pic:blipFill>
                      <a:blip r:embed="rId43"/>
                      <a:stretch>
                        <a:fillRect/>
                      </a:stretch>
                    </pic:blipFill>
                    <pic:spPr>
                      <a:xfrm>
                        <a:off x="0" y="0"/>
                        <a:ext cx="5271770" cy="458470"/>
                      </a:xfrm>
                      <a:prstGeom prst="rect">
                        <a:avLst/>
                      </a:prstGeom>
                      <a:noFill/>
                      <a:ln>
                        <a:noFill/>
                      </a:ln>
                    </pic:spPr>
                  </pic:pic>
                </a:graphicData>
              </a:graphic>
            </wp:inline>
          </w:drawing>
        </w:r>
      </w:ins>
    </w:p>
    <w:p w14:paraId="667E52CC">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07" w:author="L" w:date="2026-06-29T13:57:07Z"/>
          <w:rFonts w:hint="eastAsia" w:ascii="Times New Roman" w:hAnsi="Times New Roman"/>
          <w:b w:val="0"/>
          <w:bCs w:val="0"/>
          <w:color w:val="auto"/>
          <w:sz w:val="24"/>
          <w:szCs w:val="24"/>
          <w:lang w:val="en-US" w:eastAsia="zh-CN"/>
        </w:rPr>
      </w:pPr>
      <w:ins w:id="4608" w:author="L" w:date="2026-06-29T13:57:07Z">
        <w:r>
          <w:rPr>
            <w:rFonts w:hint="default" w:ascii="Times New Roman" w:hAnsi="Times New Roman"/>
            <w:b w:val="0"/>
            <w:bCs w:val="0"/>
            <w:sz w:val="24"/>
            <w:szCs w:val="24"/>
            <w:lang w:val="en-US" w:eastAsia="zh-CN"/>
          </w:rPr>
          <w:t>root@</w:t>
        </w:r>
      </w:ins>
      <w:ins w:id="4609" w:author="L" w:date="2026-06-29T13:57:07Z">
        <w:r>
          <w:rPr>
            <w:rFonts w:hint="eastAsia" w:ascii="Times New Roman" w:hAnsi="Times New Roman"/>
            <w:b w:val="0"/>
            <w:bCs w:val="0"/>
            <w:sz w:val="24"/>
            <w:szCs w:val="24"/>
            <w:lang w:val="en-US" w:eastAsia="zh-CN"/>
          </w:rPr>
          <w:t>bliiot</w:t>
        </w:r>
      </w:ins>
      <w:ins w:id="4610" w:author="L" w:date="2026-06-29T13:57:07Z">
        <w:r>
          <w:rPr>
            <w:rFonts w:hint="default" w:ascii="Times New Roman" w:hAnsi="Times New Roman"/>
            <w:b w:val="0"/>
            <w:bCs w:val="0"/>
            <w:sz w:val="24"/>
            <w:szCs w:val="24"/>
            <w:lang w:val="en-US" w:eastAsia="zh-CN"/>
          </w:rPr>
          <w:t xml:space="preserve">:/# </w:t>
        </w:r>
      </w:ins>
      <w:ins w:id="4611" w:author="L" w:date="2026-06-29T13:57:07Z">
        <w:r>
          <w:rPr>
            <w:rFonts w:hint="eastAsia" w:ascii="Times New Roman" w:hAnsi="Times New Roman"/>
            <w:b w:val="0"/>
            <w:bCs w:val="0"/>
            <w:color w:val="0000FF"/>
            <w:sz w:val="24"/>
            <w:szCs w:val="24"/>
            <w:lang w:val="en-US" w:eastAsia="zh-CN"/>
          </w:rPr>
          <w:t>ion</w:t>
        </w:r>
      </w:ins>
      <w:ins w:id="4612" w:author="L" w:date="2026-06-29T13:57:07Z">
        <w:r>
          <w:rPr>
            <w:rFonts w:hint="default" w:ascii="Times New Roman" w:hAnsi="Times New Roman"/>
            <w:b w:val="0"/>
            <w:bCs w:val="0"/>
            <w:color w:val="0000FF"/>
            <w:sz w:val="24"/>
            <w:szCs w:val="24"/>
            <w:lang w:val="en-US" w:eastAsia="zh-CN"/>
          </w:rPr>
          <w:t xml:space="preserve"> </w:t>
        </w:r>
      </w:ins>
      <w:ins w:id="4613" w:author="L" w:date="2026-06-29T13:57:07Z">
        <w:r>
          <w:rPr>
            <w:rFonts w:hint="eastAsia" w:ascii="Times New Roman" w:hAnsi="Times New Roman"/>
            <w:b w:val="0"/>
            <w:bCs w:val="0"/>
            <w:color w:val="0000FF"/>
            <w:sz w:val="24"/>
            <w:szCs w:val="24"/>
            <w:lang w:val="en-US" w:eastAsia="zh-CN"/>
          </w:rPr>
          <w:t>s</w:t>
        </w:r>
      </w:ins>
      <w:ins w:id="4614" w:author="L" w:date="2026-06-29T13:57:07Z">
        <w:r>
          <w:rPr>
            <w:rFonts w:hint="default" w:ascii="Times New Roman" w:hAnsi="Times New Roman"/>
            <w:b w:val="0"/>
            <w:bCs w:val="0"/>
            <w:color w:val="0000FF"/>
            <w:sz w:val="24"/>
            <w:szCs w:val="24"/>
            <w:lang w:val="en-US" w:eastAsia="zh-CN"/>
          </w:rPr>
          <w:t xml:space="preserve">et </w:t>
        </w:r>
      </w:ins>
      <w:ins w:id="4615" w:author="L" w:date="2026-06-29T13:57:07Z">
        <w:r>
          <w:rPr>
            <w:rFonts w:hint="eastAsia" w:ascii="Times New Roman" w:hAnsi="Times New Roman"/>
            <w:b w:val="0"/>
            <w:bCs w:val="0"/>
            <w:color w:val="0000FF"/>
            <w:sz w:val="24"/>
            <w:szCs w:val="24"/>
            <w:lang w:val="en-US" w:eastAsia="zh-CN"/>
          </w:rPr>
          <w:t>4000 10    //</w:t>
        </w:r>
      </w:ins>
      <w:ins w:id="4616" w:author="L" w:date="2026-06-29T13:57:07Z">
        <w:r>
          <w:rPr>
            <w:rFonts w:hint="eastAsia" w:ascii="Times New Roman" w:hAnsi="Times New Roman"/>
            <w:b w:val="0"/>
            <w:bCs w:val="0"/>
            <w:color w:val="auto"/>
            <w:sz w:val="24"/>
            <w:szCs w:val="24"/>
            <w:lang w:val="en-US" w:eastAsia="zh-CN"/>
          </w:rPr>
          <w:t>通过address设置输出10mA</w:t>
        </w:r>
      </w:ins>
    </w:p>
    <w:p w14:paraId="046B278F">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17" w:author="L" w:date="2026-06-29T13:57:07Z"/>
          <w:rFonts w:hint="default" w:ascii="Times New Roman" w:hAnsi="Times New Roman"/>
          <w:b w:val="0"/>
          <w:bCs w:val="0"/>
          <w:color w:val="auto"/>
          <w:sz w:val="24"/>
          <w:szCs w:val="24"/>
          <w:lang w:val="en-US" w:eastAsia="zh-CN"/>
        </w:rPr>
      </w:pPr>
      <w:ins w:id="4618" w:author="L" w:date="2026-06-29T13:57:07Z">
        <w:r>
          <w:rPr>
            <w:rFonts w:hint="default" w:ascii="Times New Roman" w:hAnsi="Times New Roman"/>
            <w:b w:val="0"/>
            <w:bCs w:val="0"/>
            <w:sz w:val="24"/>
            <w:szCs w:val="24"/>
            <w:lang w:val="en-US" w:eastAsia="zh-CN"/>
          </w:rPr>
          <w:t>root@</w:t>
        </w:r>
      </w:ins>
      <w:ins w:id="4619" w:author="L" w:date="2026-06-29T13:57:07Z">
        <w:r>
          <w:rPr>
            <w:rFonts w:hint="eastAsia" w:ascii="Times New Roman" w:hAnsi="Times New Roman"/>
            <w:b w:val="0"/>
            <w:bCs w:val="0"/>
            <w:sz w:val="24"/>
            <w:szCs w:val="24"/>
            <w:lang w:val="en-US" w:eastAsia="zh-CN"/>
          </w:rPr>
          <w:t>bliiot</w:t>
        </w:r>
      </w:ins>
      <w:ins w:id="4620" w:author="L" w:date="2026-06-29T13:57:07Z">
        <w:r>
          <w:rPr>
            <w:rFonts w:hint="default" w:ascii="Times New Roman" w:hAnsi="Times New Roman"/>
            <w:b w:val="0"/>
            <w:bCs w:val="0"/>
            <w:sz w:val="24"/>
            <w:szCs w:val="24"/>
            <w:lang w:val="en-US" w:eastAsia="zh-CN"/>
          </w:rPr>
          <w:t xml:space="preserve">:/# </w:t>
        </w:r>
      </w:ins>
      <w:ins w:id="4621" w:author="L" w:date="2026-06-29T13:57:07Z">
        <w:r>
          <w:rPr>
            <w:rFonts w:hint="eastAsia" w:ascii="Times New Roman" w:hAnsi="Times New Roman"/>
            <w:b w:val="0"/>
            <w:bCs w:val="0"/>
            <w:color w:val="0000FF"/>
            <w:sz w:val="24"/>
            <w:szCs w:val="24"/>
            <w:lang w:val="en-US" w:eastAsia="zh-CN"/>
          </w:rPr>
          <w:t>ion</w:t>
        </w:r>
      </w:ins>
      <w:ins w:id="4622" w:author="L" w:date="2026-06-29T13:57:07Z">
        <w:r>
          <w:rPr>
            <w:rFonts w:hint="default" w:ascii="Times New Roman" w:hAnsi="Times New Roman"/>
            <w:b w:val="0"/>
            <w:bCs w:val="0"/>
            <w:color w:val="0000FF"/>
            <w:sz w:val="24"/>
            <w:szCs w:val="24"/>
            <w:lang w:val="en-US" w:eastAsia="zh-CN"/>
          </w:rPr>
          <w:t xml:space="preserve"> get </w:t>
        </w:r>
      </w:ins>
      <w:ins w:id="4623" w:author="L" w:date="2026-06-29T13:57:07Z">
        <w:r>
          <w:rPr>
            <w:rFonts w:hint="eastAsia" w:ascii="Times New Roman" w:hAnsi="Times New Roman"/>
            <w:b w:val="0"/>
            <w:bCs w:val="0"/>
            <w:color w:val="0000FF"/>
            <w:sz w:val="24"/>
            <w:szCs w:val="24"/>
            <w:lang w:val="en-US" w:eastAsia="zh-CN"/>
          </w:rPr>
          <w:t>4000    //</w:t>
        </w:r>
      </w:ins>
      <w:ins w:id="4624" w:author="L" w:date="2026-06-29T13:57:07Z">
        <w:r>
          <w:rPr>
            <w:rFonts w:hint="eastAsia" w:ascii="Times New Roman" w:hAnsi="Times New Roman"/>
            <w:b w:val="0"/>
            <w:bCs w:val="0"/>
            <w:color w:val="auto"/>
            <w:sz w:val="24"/>
            <w:szCs w:val="24"/>
            <w:lang w:val="en-US" w:eastAsia="zh-CN"/>
          </w:rPr>
          <w:t>通过address查看</w:t>
        </w:r>
      </w:ins>
    </w:p>
    <w:p w14:paraId="57B33370">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25" w:author="L" w:date="2026-06-29T13:57:07Z"/>
        </w:rPr>
      </w:pPr>
      <w:ins w:id="4626" w:author="L" w:date="2026-06-30T10:31:25Z">
        <w:r>
          <w:rPr/>
          <w:drawing>
            <wp:inline distT="0" distB="0" distL="114300" distR="114300">
              <wp:extent cx="5272405" cy="574040"/>
              <wp:effectExtent l="0" t="0" r="4445" b="16510"/>
              <wp:docPr id="1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
                      <pic:cNvPicPr>
                        <a:picLocks noChangeAspect="1"/>
                      </pic:cNvPicPr>
                    </pic:nvPicPr>
                    <pic:blipFill>
                      <a:blip r:embed="rId44"/>
                      <a:stretch>
                        <a:fillRect/>
                      </a:stretch>
                    </pic:blipFill>
                    <pic:spPr>
                      <a:xfrm>
                        <a:off x="0" y="0"/>
                        <a:ext cx="5272405" cy="574040"/>
                      </a:xfrm>
                      <a:prstGeom prst="rect">
                        <a:avLst/>
                      </a:prstGeom>
                      <a:noFill/>
                      <a:ln>
                        <a:noFill/>
                      </a:ln>
                    </pic:spPr>
                  </pic:pic>
                </a:graphicData>
              </a:graphic>
            </wp:inline>
          </w:drawing>
        </w:r>
      </w:ins>
    </w:p>
    <w:p w14:paraId="18012E4A">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28" w:author="L" w:date="2026-06-29T13:57:07Z"/>
          <w:rFonts w:hint="default"/>
          <w:sz w:val="24"/>
          <w:lang w:val="en-US" w:eastAsia="zh-CN"/>
        </w:rPr>
      </w:pPr>
      <w:ins w:id="4629" w:author="L" w:date="2026-06-29T13:57:07Z">
        <w:r>
          <w:rPr>
            <w:rFonts w:hint="eastAsia"/>
            <w:sz w:val="24"/>
            <w:lang w:val="en-US" w:eastAsia="zh-CN"/>
          </w:rPr>
          <w:t>通过高精度万用表直流电流档查看实际值与设置值是否相符,若显示值与理论值的偏差在允许误差范围内，即视为校准通过。</w:t>
        </w:r>
      </w:ins>
    </w:p>
    <w:p w14:paraId="67BE7CDE">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ins w:id="4630" w:author="L" w:date="2026-06-29T13:57:07Z"/>
          <w:rFonts w:hint="eastAsia"/>
          <w:sz w:val="24"/>
          <w:lang w:val="en-US" w:eastAsia="zh-CN"/>
        </w:rPr>
      </w:pPr>
      <w:ins w:id="4631" w:author="L" w:date="2026-06-29T13:57:07Z">
        <w:r>
          <w:rPr>
            <w:rFonts w:hint="eastAsia"/>
            <w:sz w:val="24"/>
            <w:lang w:val="en-US" w:eastAsia="zh-CN"/>
          </w:rPr>
          <w:t>对应的N4086差分输出电压类似。</w:t>
        </w:r>
      </w:ins>
    </w:p>
    <w:p w14:paraId="5AF76F75">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32" w:author="L" w:date="2026-06-29T13:57:07Z"/>
          <w:rFonts w:hint="default"/>
          <w:sz w:val="24"/>
          <w:lang w:val="en-US" w:eastAsia="zh-CN"/>
        </w:rPr>
      </w:pPr>
      <w:ins w:id="4633" w:author="L" w:date="2026-06-30T10:36:26Z">
        <w:r>
          <w:rPr/>
          <w:drawing>
            <wp:inline distT="0" distB="0" distL="114300" distR="114300">
              <wp:extent cx="5271770" cy="1408430"/>
              <wp:effectExtent l="0" t="0" r="5080" b="1270"/>
              <wp:docPr id="1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
                      <pic:cNvPicPr>
                        <a:picLocks noChangeAspect="1"/>
                      </pic:cNvPicPr>
                    </pic:nvPicPr>
                    <pic:blipFill>
                      <a:blip r:embed="rId45"/>
                      <a:stretch>
                        <a:fillRect/>
                      </a:stretch>
                    </pic:blipFill>
                    <pic:spPr>
                      <a:xfrm>
                        <a:off x="0" y="0"/>
                        <a:ext cx="5271770" cy="1408430"/>
                      </a:xfrm>
                      <a:prstGeom prst="rect">
                        <a:avLst/>
                      </a:prstGeom>
                      <a:noFill/>
                      <a:ln>
                        <a:noFill/>
                      </a:ln>
                    </pic:spPr>
                  </pic:pic>
                </a:graphicData>
              </a:graphic>
            </wp:inline>
          </w:drawing>
        </w:r>
      </w:ins>
    </w:p>
    <w:p w14:paraId="76DBB666">
      <w:pPr>
        <w:pStyle w:val="12"/>
        <w:numPr>
          <w:ilvl w:val="0"/>
          <w:numId w:val="5"/>
        </w:numPr>
        <w:wordWrap w:val="0"/>
        <w:ind w:left="425" w:leftChars="0" w:hanging="425" w:firstLineChars="0"/>
        <w:jc w:val="left"/>
        <w:outlineLvl w:val="4"/>
        <w:rPr>
          <w:ins w:id="4635" w:author="L" w:date="2026-06-29T13:57:07Z"/>
          <w:rFonts w:hint="default" w:ascii="Times New Roman" w:hAnsi="Times New Roman" w:eastAsia="宋体" w:cs="Times New Roman"/>
          <w:b/>
          <w:bCs/>
          <w:sz w:val="24"/>
          <w:szCs w:val="24"/>
          <w:lang w:val="en-US" w:eastAsia="zh-CN"/>
        </w:rPr>
      </w:pPr>
      <w:ins w:id="4636" w:author="L" w:date="2026-06-29T13:57:07Z">
        <w:r>
          <w:rPr>
            <w:rFonts w:hint="default" w:ascii="Times New Roman" w:hAnsi="Times New Roman" w:eastAsia="宋体" w:cs="Times New Roman"/>
            <w:b/>
            <w:bCs/>
            <w:sz w:val="24"/>
            <w:szCs w:val="24"/>
            <w:lang w:val="en-US" w:eastAsia="zh-CN"/>
          </w:rPr>
          <w:t>AI使用</w:t>
        </w:r>
      </w:ins>
    </w:p>
    <w:p w14:paraId="124B9D0D">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37" w:author="L" w:date="2026-06-29T13:57:07Z"/>
          <w:rFonts w:hint="eastAsia" w:ascii="Times New Roman" w:hAnsi="Times New Roman"/>
          <w:b w:val="0"/>
          <w:bCs w:val="0"/>
          <w:sz w:val="24"/>
          <w:szCs w:val="24"/>
          <w:lang w:val="en-US" w:eastAsia="zh-CN"/>
        </w:rPr>
      </w:pPr>
      <w:ins w:id="4638" w:author="L" w:date="2026-06-29T13:57:07Z">
        <w:r>
          <w:rPr>
            <w:rFonts w:hint="eastAsia" w:ascii="Times New Roman" w:hAnsi="Times New Roman"/>
            <w:b w:val="0"/>
            <w:bCs w:val="0"/>
            <w:sz w:val="24"/>
            <w:szCs w:val="24"/>
            <w:lang w:val="en-US" w:eastAsia="zh-CN"/>
          </w:rPr>
          <w:t>以N3081为例（8路输入模块单端电流），量程设为0-20mA，输入</w:t>
        </w:r>
      </w:ins>
      <w:ins w:id="4639" w:author="L" w:date="2026-06-29T13:57:07Z">
        <w:r>
          <w:rPr>
            <w:rFonts w:hint="eastAsia" w:ascii="Times New Roman" w:hAnsi="Times New Roman"/>
            <w:b w:val="0"/>
            <w:bCs w:val="0"/>
            <w:color w:val="0000FF"/>
            <w:sz w:val="24"/>
            <w:szCs w:val="24"/>
            <w:lang w:val="en-US" w:eastAsia="zh-CN"/>
          </w:rPr>
          <w:t>ion show</w:t>
        </w:r>
      </w:ins>
      <w:ins w:id="4640" w:author="L" w:date="2026-06-29T13:57:07Z">
        <w:r>
          <w:rPr>
            <w:rFonts w:hint="eastAsia" w:ascii="Times New Roman" w:hAnsi="Times New Roman"/>
            <w:b w:val="0"/>
            <w:bCs w:val="0"/>
            <w:sz w:val="24"/>
            <w:szCs w:val="24"/>
            <w:lang w:val="en-US" w:eastAsia="zh-CN"/>
          </w:rPr>
          <w:t>查看信息。</w:t>
        </w:r>
      </w:ins>
    </w:p>
    <w:p w14:paraId="1074B0E6">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41" w:author="L" w:date="2026-06-29T13:57:07Z"/>
          <w:rFonts w:hint="default" w:ascii="Times New Roman" w:hAnsi="Times New Roman"/>
          <w:b w:val="0"/>
          <w:bCs w:val="0"/>
          <w:sz w:val="24"/>
          <w:szCs w:val="24"/>
          <w:lang w:val="en-US" w:eastAsia="zh-CN"/>
        </w:rPr>
      </w:pPr>
      <w:ins w:id="4642" w:author="L" w:date="2026-06-29T13:57:07Z">
        <w:r>
          <w:rPr>
            <w:rFonts w:hint="default" w:ascii="Times New Roman" w:hAnsi="Times New Roman"/>
            <w:b w:val="0"/>
            <w:bCs w:val="0"/>
            <w:sz w:val="24"/>
            <w:szCs w:val="24"/>
            <w:shd w:val="clear" w:color="auto" w:fill="auto"/>
            <w:lang w:val="en-US" w:eastAsia="zh-CN"/>
          </w:rPr>
          <w:t>root@</w:t>
        </w:r>
      </w:ins>
      <w:ins w:id="4643" w:author="L" w:date="2026-06-29T13:57:07Z">
        <w:r>
          <w:rPr>
            <w:rFonts w:hint="eastAsia" w:ascii="Times New Roman" w:hAnsi="Times New Roman"/>
            <w:b w:val="0"/>
            <w:bCs w:val="0"/>
            <w:sz w:val="24"/>
            <w:szCs w:val="24"/>
            <w:shd w:val="clear" w:color="auto" w:fill="auto"/>
            <w:lang w:val="en-US" w:eastAsia="zh-CN"/>
          </w:rPr>
          <w:t>bliiot</w:t>
        </w:r>
      </w:ins>
      <w:ins w:id="4644" w:author="L" w:date="2026-06-29T13:57:07Z">
        <w:r>
          <w:rPr>
            <w:rFonts w:hint="default" w:ascii="Times New Roman" w:hAnsi="Times New Roman"/>
            <w:b w:val="0"/>
            <w:bCs w:val="0"/>
            <w:sz w:val="24"/>
            <w:szCs w:val="24"/>
            <w:shd w:val="clear" w:color="auto" w:fill="auto"/>
            <w:lang w:val="en-US" w:eastAsia="zh-CN"/>
          </w:rPr>
          <w:t xml:space="preserve">:/# </w:t>
        </w:r>
      </w:ins>
      <w:ins w:id="4645" w:author="L" w:date="2026-06-29T13:57:07Z">
        <w:r>
          <w:rPr>
            <w:rFonts w:hint="eastAsia" w:ascii="Times New Roman" w:hAnsi="Times New Roman"/>
            <w:b w:val="0"/>
            <w:bCs w:val="0"/>
            <w:color w:val="0000FF"/>
            <w:sz w:val="24"/>
            <w:szCs w:val="24"/>
            <w:shd w:val="clear" w:color="auto" w:fill="auto"/>
            <w:lang w:val="en-US" w:eastAsia="zh-CN"/>
          </w:rPr>
          <w:t xml:space="preserve">ion show  </w:t>
        </w:r>
      </w:ins>
    </w:p>
    <w:p w14:paraId="606453BA">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46" w:author="L" w:date="2026-06-29T13:57:07Z"/>
        </w:rPr>
      </w:pPr>
      <w:ins w:id="4647" w:author="L" w:date="2026-06-30T11:38:39Z">
        <w:r>
          <w:rPr/>
          <w:drawing>
            <wp:inline distT="0" distB="0" distL="114300" distR="114300">
              <wp:extent cx="5271135" cy="1407160"/>
              <wp:effectExtent l="0" t="0" r="5715" b="2540"/>
              <wp:docPr id="1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6"/>
                      <pic:cNvPicPr>
                        <a:picLocks noChangeAspect="1"/>
                      </pic:cNvPicPr>
                    </pic:nvPicPr>
                    <pic:blipFill>
                      <a:blip r:embed="rId46"/>
                      <a:stretch>
                        <a:fillRect/>
                      </a:stretch>
                    </pic:blipFill>
                    <pic:spPr>
                      <a:xfrm>
                        <a:off x="0" y="0"/>
                        <a:ext cx="5271135" cy="1407160"/>
                      </a:xfrm>
                      <a:prstGeom prst="rect">
                        <a:avLst/>
                      </a:prstGeom>
                      <a:noFill/>
                      <a:ln>
                        <a:noFill/>
                      </a:ln>
                    </pic:spPr>
                  </pic:pic>
                </a:graphicData>
              </a:graphic>
            </wp:inline>
          </w:drawing>
        </w:r>
      </w:ins>
    </w:p>
    <w:p w14:paraId="7DF6D75B">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49" w:author="L" w:date="2026-06-29T13:57:07Z"/>
          <w:rFonts w:hint="eastAsia" w:ascii="Times New Roman" w:hAnsi="Times New Roman"/>
          <w:sz w:val="24"/>
          <w:lang w:val="en-US" w:eastAsia="zh-CN"/>
        </w:rPr>
      </w:pPr>
      <w:ins w:id="4650" w:author="L" w:date="2026-06-29T13:57:07Z">
        <w:r>
          <w:rPr>
            <w:rFonts w:hint="eastAsia" w:ascii="Times New Roman" w:hAnsi="Times New Roman"/>
            <w:sz w:val="24"/>
            <w:lang w:val="en-US" w:eastAsia="zh-CN"/>
          </w:rPr>
          <w:t>使用信号发生器输出目标电流值，观察实际值是否与输入值保持一致，如对第一个通道输出</w:t>
        </w:r>
      </w:ins>
      <w:ins w:id="4651" w:author="L" w:date="2026-06-30T11:39:50Z">
        <w:r>
          <w:rPr>
            <w:rFonts w:hint="eastAsia" w:ascii="Times New Roman" w:hAnsi="Times New Roman"/>
            <w:sz w:val="24"/>
            <w:lang w:val="en-US" w:eastAsia="zh-CN"/>
          </w:rPr>
          <w:t>2</w:t>
        </w:r>
      </w:ins>
      <w:ins w:id="4652" w:author="L" w:date="2026-06-29T13:57:07Z">
        <w:r>
          <w:rPr>
            <w:rFonts w:hint="eastAsia" w:ascii="Times New Roman" w:hAnsi="Times New Roman"/>
            <w:sz w:val="24"/>
            <w:lang w:val="en-US" w:eastAsia="zh-CN"/>
          </w:rPr>
          <w:t>0mA,通过ion show查看数值，若显示值与理论值的偏差在允许误差范围内，即视为校准通过。</w:t>
        </w:r>
      </w:ins>
    </w:p>
    <w:p w14:paraId="5C6BE238">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53" w:author="L" w:date="2026-06-29T13:57:07Z"/>
          <w:rFonts w:hint="default" w:ascii="Times New Roman" w:hAnsi="Times New Roman"/>
          <w:sz w:val="24"/>
          <w:lang w:val="en-US" w:eastAsia="zh-CN"/>
        </w:rPr>
      </w:pPr>
      <w:ins w:id="4654" w:author="L" w:date="2026-06-29T13:57:07Z">
        <w:r>
          <w:rPr>
            <w:rFonts w:hint="eastAsia" w:ascii="Times New Roman" w:hAnsi="Times New Roman"/>
            <w:sz w:val="24"/>
            <w:lang w:val="en-US" w:eastAsia="zh-CN"/>
          </w:rPr>
          <w:t>以第一通道为例，设定输出</w:t>
        </w:r>
      </w:ins>
      <w:ins w:id="4655" w:author="L" w:date="2026-06-30T11:39:36Z">
        <w:r>
          <w:rPr>
            <w:rFonts w:hint="eastAsia" w:ascii="Times New Roman" w:hAnsi="Times New Roman"/>
            <w:sz w:val="24"/>
            <w:lang w:val="en-US" w:eastAsia="zh-CN"/>
          </w:rPr>
          <w:t>2</w:t>
        </w:r>
      </w:ins>
      <w:ins w:id="4656" w:author="L" w:date="2026-06-29T13:57:07Z">
        <w:r>
          <w:rPr>
            <w:rFonts w:hint="eastAsia" w:ascii="Times New Roman" w:hAnsi="Times New Roman"/>
            <w:sz w:val="24"/>
            <w:lang w:val="en-US" w:eastAsia="zh-CN"/>
          </w:rPr>
          <w:t>0mA，界面显示的数值即为该通道的实际输出值。</w:t>
        </w:r>
      </w:ins>
    </w:p>
    <w:p w14:paraId="554BD697">
      <w:pPr>
        <w:pStyle w:val="12"/>
        <w:keepNext w:val="0"/>
        <w:keepLines w:val="0"/>
        <w:pageBreakBefore w:val="0"/>
        <w:widowControl w:val="0"/>
        <w:shd w:val="clear" w:fill="E7E6E6" w:themeFill="background2"/>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57" w:author="L" w:date="2026-06-29T13:57:07Z"/>
          <w:rFonts w:hint="default" w:ascii="Times New Roman" w:hAnsi="Times New Roman"/>
          <w:b w:val="0"/>
          <w:bCs w:val="0"/>
          <w:sz w:val="24"/>
          <w:szCs w:val="24"/>
          <w:lang w:val="en-US" w:eastAsia="zh-CN"/>
        </w:rPr>
      </w:pPr>
      <w:ins w:id="4658" w:author="L" w:date="2026-06-29T13:57:07Z">
        <w:r>
          <w:rPr>
            <w:rFonts w:hint="default" w:ascii="Times New Roman" w:hAnsi="Times New Roman"/>
            <w:b w:val="0"/>
            <w:bCs w:val="0"/>
            <w:sz w:val="24"/>
            <w:szCs w:val="24"/>
            <w:shd w:val="clear" w:color="auto" w:fill="auto"/>
            <w:lang w:val="en-US" w:eastAsia="zh-CN"/>
          </w:rPr>
          <w:t>root@</w:t>
        </w:r>
      </w:ins>
      <w:ins w:id="4659" w:author="L" w:date="2026-06-29T13:57:07Z">
        <w:r>
          <w:rPr>
            <w:rFonts w:hint="eastAsia" w:ascii="Times New Roman" w:hAnsi="Times New Roman"/>
            <w:b w:val="0"/>
            <w:bCs w:val="0"/>
            <w:sz w:val="24"/>
            <w:szCs w:val="24"/>
            <w:shd w:val="clear" w:color="auto" w:fill="auto"/>
            <w:lang w:val="en-US" w:eastAsia="zh-CN"/>
          </w:rPr>
          <w:t>bliiot</w:t>
        </w:r>
      </w:ins>
      <w:ins w:id="4660" w:author="L" w:date="2026-06-29T13:57:07Z">
        <w:r>
          <w:rPr>
            <w:rFonts w:hint="default" w:ascii="Times New Roman" w:hAnsi="Times New Roman"/>
            <w:b w:val="0"/>
            <w:bCs w:val="0"/>
            <w:sz w:val="24"/>
            <w:szCs w:val="24"/>
            <w:shd w:val="clear" w:color="auto" w:fill="auto"/>
            <w:lang w:val="en-US" w:eastAsia="zh-CN"/>
          </w:rPr>
          <w:t xml:space="preserve">:/# </w:t>
        </w:r>
      </w:ins>
      <w:ins w:id="4661" w:author="L" w:date="2026-06-29T13:57:07Z">
        <w:r>
          <w:rPr>
            <w:rFonts w:hint="eastAsia" w:ascii="Times New Roman" w:hAnsi="Times New Roman"/>
            <w:b w:val="0"/>
            <w:bCs w:val="0"/>
            <w:color w:val="0000FF"/>
            <w:sz w:val="24"/>
            <w:szCs w:val="24"/>
            <w:shd w:val="clear" w:color="auto" w:fill="auto"/>
            <w:lang w:val="en-US" w:eastAsia="zh-CN"/>
          </w:rPr>
          <w:t xml:space="preserve">ion show  </w:t>
        </w:r>
      </w:ins>
    </w:p>
    <w:p w14:paraId="021E52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62" w:author="L" w:date="2026-06-29T13:57:07Z"/>
          <w:rFonts w:hint="default"/>
          <w:sz w:val="24"/>
          <w:lang w:val="en-US" w:eastAsia="zh-CN"/>
        </w:rPr>
      </w:pPr>
      <w:ins w:id="4663" w:author="L" w:date="2026-06-30T11:48:37Z">
        <w:r>
          <w:rPr/>
          <w:drawing>
            <wp:inline distT="0" distB="0" distL="114300" distR="114300">
              <wp:extent cx="5271135" cy="1252855"/>
              <wp:effectExtent l="0" t="0" r="5715" b="4445"/>
              <wp:docPr id="1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7"/>
                      <pic:cNvPicPr>
                        <a:picLocks noChangeAspect="1"/>
                      </pic:cNvPicPr>
                    </pic:nvPicPr>
                    <pic:blipFill>
                      <a:blip r:embed="rId47"/>
                      <a:stretch>
                        <a:fillRect/>
                      </a:stretch>
                    </pic:blipFill>
                    <pic:spPr>
                      <a:xfrm>
                        <a:off x="0" y="0"/>
                        <a:ext cx="5271135" cy="1252855"/>
                      </a:xfrm>
                      <a:prstGeom prst="rect">
                        <a:avLst/>
                      </a:prstGeom>
                      <a:noFill/>
                      <a:ln>
                        <a:noFill/>
                      </a:ln>
                    </pic:spPr>
                  </pic:pic>
                </a:graphicData>
              </a:graphic>
            </wp:inline>
          </w:drawing>
        </w:r>
      </w:ins>
    </w:p>
    <w:p w14:paraId="5B66707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65" w:author="L" w:date="2026-06-29T13:57:07Z"/>
          <w:rFonts w:hint="eastAsia"/>
          <w:sz w:val="24"/>
          <w:lang w:val="en-US" w:eastAsia="zh-CN"/>
        </w:rPr>
      </w:pPr>
      <w:ins w:id="4666" w:author="L" w:date="2026-06-29T13:57:07Z">
        <w:r>
          <w:rPr>
            <w:rFonts w:hint="eastAsia"/>
            <w:sz w:val="24"/>
            <w:lang w:val="en-US" w:eastAsia="zh-CN"/>
          </w:rPr>
          <w:t>对应的</w:t>
        </w:r>
      </w:ins>
      <w:ins w:id="4667" w:author="L" w:date="2026-06-29T13:57:07Z">
        <w:r>
          <w:rPr>
            <w:rFonts w:hint="default" w:ascii="Times New Roman" w:hAnsi="Times New Roman" w:cs="Times New Roman"/>
            <w:sz w:val="24"/>
            <w:lang w:val="en-US" w:eastAsia="zh-CN"/>
          </w:rPr>
          <w:t>N3083</w:t>
        </w:r>
      </w:ins>
      <w:ins w:id="4668" w:author="L" w:date="2026-06-29T13:57:07Z">
        <w:r>
          <w:rPr>
            <w:rFonts w:hint="eastAsia"/>
            <w:sz w:val="24"/>
            <w:lang w:val="en-US" w:eastAsia="zh-CN"/>
          </w:rPr>
          <w:t>单端输入电压类似。</w:t>
        </w:r>
      </w:ins>
    </w:p>
    <w:p w14:paraId="33B15C82">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70" w:author="L" w:date="2026-06-29T13:57:07Z"/>
          <w:rFonts w:hint="eastAsia"/>
          <w:sz w:val="24"/>
          <w:lang w:val="en-US" w:eastAsia="zh-CN"/>
        </w:rPr>
        <w:pPrChange w:id="4669" w:author="L" w:date="2026-06-29T19:05:11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71" w:author="L" w:date="2026-06-29T19:05:09Z">
        <w:r>
          <w:rPr/>
          <w:drawing>
            <wp:inline distT="0" distB="0" distL="114300" distR="114300">
              <wp:extent cx="5271135" cy="895985"/>
              <wp:effectExtent l="0" t="0" r="5715" b="18415"/>
              <wp:docPr id="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
                      <pic:cNvPicPr>
                        <a:picLocks noChangeAspect="1"/>
                      </pic:cNvPicPr>
                    </pic:nvPicPr>
                    <pic:blipFill>
                      <a:blip r:embed="rId48"/>
                      <a:stretch>
                        <a:fillRect/>
                      </a:stretch>
                    </pic:blipFill>
                    <pic:spPr>
                      <a:xfrm>
                        <a:off x="0" y="0"/>
                        <a:ext cx="5271135" cy="895985"/>
                      </a:xfrm>
                      <a:prstGeom prst="rect">
                        <a:avLst/>
                      </a:prstGeom>
                      <a:noFill/>
                      <a:ln>
                        <a:noFill/>
                      </a:ln>
                    </pic:spPr>
                  </pic:pic>
                </a:graphicData>
              </a:graphic>
            </wp:inline>
          </w:drawing>
        </w:r>
      </w:ins>
    </w:p>
    <w:p w14:paraId="6C2D1CA4">
      <w:pPr>
        <w:pStyle w:val="12"/>
        <w:keepNext w:val="0"/>
        <w:keepLines w:val="0"/>
        <w:pageBreakBefore w:val="0"/>
        <w:widowControl w:val="0"/>
        <w:numPr>
          <w:ilvl w:val="0"/>
          <w:numId w:val="5"/>
        </w:numPr>
        <w:kinsoku/>
        <w:wordWrap w:val="0"/>
        <w:overflowPunct/>
        <w:topLinePunct w:val="0"/>
        <w:autoSpaceDE/>
        <w:autoSpaceDN/>
        <w:bidi w:val="0"/>
        <w:adjustRightInd/>
        <w:snapToGrid/>
        <w:ind w:left="425" w:hanging="425" w:firstLineChars="0"/>
        <w:jc w:val="left"/>
        <w:textAlignment w:val="auto"/>
        <w:outlineLvl w:val="4"/>
        <w:rPr>
          <w:ins w:id="4673" w:author="L" w:date="2026-06-29T13:57:07Z"/>
          <w:rFonts w:hint="default" w:ascii="Times New Roman" w:hAnsi="Times New Roman" w:eastAsia="宋体" w:cs="Times New Roman"/>
          <w:b/>
          <w:bCs/>
          <w:sz w:val="24"/>
          <w:lang w:val="en-US" w:eastAsia="zh-CN"/>
        </w:rPr>
      </w:pPr>
      <w:ins w:id="4674" w:author="L" w:date="2026-06-29T13:57:07Z">
        <w:r>
          <w:rPr>
            <w:rFonts w:hint="default" w:ascii="Times New Roman" w:hAnsi="Times New Roman" w:eastAsia="宋体" w:cs="Times New Roman"/>
            <w:b/>
            <w:bCs/>
            <w:sz w:val="24"/>
            <w:lang w:val="en-US" w:eastAsia="zh-CN"/>
          </w:rPr>
          <w:t>RTD使用</w:t>
        </w:r>
      </w:ins>
    </w:p>
    <w:p w14:paraId="2C185446">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675" w:author="L" w:date="2026-06-29T13:57:07Z"/>
          <w:rFonts w:hint="eastAsia" w:ascii="Times New Roman" w:hAnsi="Times New Roman"/>
          <w:b w:val="0"/>
          <w:bCs w:val="0"/>
          <w:sz w:val="24"/>
          <w:szCs w:val="24"/>
          <w:lang w:val="en-US" w:eastAsia="zh-CN"/>
        </w:rPr>
      </w:pPr>
      <w:ins w:id="4676" w:author="L" w:date="2026-06-29T13:57:07Z">
        <w:r>
          <w:rPr>
            <w:rFonts w:hint="eastAsia" w:ascii="Times New Roman" w:hAnsi="Times New Roman"/>
            <w:b w:val="0"/>
            <w:bCs w:val="0"/>
            <w:sz w:val="24"/>
            <w:szCs w:val="24"/>
            <w:lang w:val="en-US" w:eastAsia="zh-CN"/>
          </w:rPr>
          <w:t>以N5041为例（4路RTD模块三线PT100），量程设为-200-850</w:t>
        </w:r>
      </w:ins>
      <w:ins w:id="4677" w:author="L" w:date="2026-06-29T13:57:07Z">
        <w:r>
          <w:rPr>
            <w:rFonts w:hint="eastAsia" w:ascii="宋体" w:hAnsi="宋体" w:eastAsia="宋体" w:cs="宋体"/>
            <w:b w:val="0"/>
            <w:bCs w:val="0"/>
            <w:sz w:val="24"/>
            <w:szCs w:val="24"/>
            <w:lang w:val="en-US" w:eastAsia="zh-CN"/>
          </w:rPr>
          <w:t>℃</w:t>
        </w:r>
      </w:ins>
      <w:ins w:id="4678" w:author="L" w:date="2026-06-29T13:57:07Z">
        <w:r>
          <w:rPr>
            <w:rFonts w:hint="eastAsia" w:ascii="Times New Roman" w:hAnsi="Times New Roman"/>
            <w:b w:val="0"/>
            <w:bCs w:val="0"/>
            <w:sz w:val="24"/>
            <w:szCs w:val="24"/>
            <w:lang w:val="en-US" w:eastAsia="zh-CN"/>
          </w:rPr>
          <w:t>，输入</w:t>
        </w:r>
      </w:ins>
      <w:ins w:id="4679" w:author="L" w:date="2026-06-29T13:57:07Z">
        <w:r>
          <w:rPr>
            <w:rFonts w:hint="eastAsia" w:ascii="Times New Roman" w:hAnsi="Times New Roman"/>
            <w:b w:val="0"/>
            <w:bCs w:val="0"/>
            <w:color w:val="0000FF"/>
            <w:sz w:val="24"/>
            <w:szCs w:val="24"/>
            <w:lang w:val="en-US" w:eastAsia="zh-CN"/>
          </w:rPr>
          <w:t>ion show</w:t>
        </w:r>
      </w:ins>
      <w:ins w:id="4680" w:author="L" w:date="2026-06-29T13:57:07Z">
        <w:r>
          <w:rPr>
            <w:rFonts w:hint="eastAsia" w:ascii="Times New Roman" w:hAnsi="Times New Roman"/>
            <w:b w:val="0"/>
            <w:bCs w:val="0"/>
            <w:sz w:val="24"/>
            <w:szCs w:val="24"/>
            <w:lang w:val="en-US" w:eastAsia="zh-CN"/>
          </w:rPr>
          <w:t>查看信息。</w:t>
        </w:r>
      </w:ins>
    </w:p>
    <w:p w14:paraId="03F7D584">
      <w:pPr>
        <w:pStyle w:val="12"/>
        <w:shd w:val="clear" w:fill="E7E6E6" w:themeFill="background2"/>
        <w:wordWrap w:val="0"/>
        <w:spacing w:line="360" w:lineRule="auto"/>
        <w:ind w:left="0" w:leftChars="0" w:firstLine="0" w:firstLineChars="0"/>
        <w:jc w:val="left"/>
        <w:outlineLvl w:val="9"/>
        <w:rPr>
          <w:ins w:id="4681" w:author="L" w:date="2026-06-29T13:57:07Z"/>
        </w:rPr>
      </w:pPr>
      <w:ins w:id="4682" w:author="L" w:date="2026-06-29T13:57:07Z">
        <w:r>
          <w:rPr>
            <w:rFonts w:hint="default" w:ascii="Times New Roman" w:hAnsi="Times New Roman"/>
            <w:b w:val="0"/>
            <w:bCs w:val="0"/>
            <w:sz w:val="24"/>
            <w:szCs w:val="24"/>
            <w:shd w:val="clear" w:color="auto" w:fill="auto"/>
            <w:lang w:val="en-US" w:eastAsia="zh-CN"/>
          </w:rPr>
          <w:t>root@</w:t>
        </w:r>
      </w:ins>
      <w:ins w:id="4683" w:author="L" w:date="2026-06-29T13:57:07Z">
        <w:r>
          <w:rPr>
            <w:rFonts w:hint="eastAsia" w:ascii="Times New Roman" w:hAnsi="Times New Roman"/>
            <w:b w:val="0"/>
            <w:bCs w:val="0"/>
            <w:sz w:val="24"/>
            <w:szCs w:val="24"/>
            <w:shd w:val="clear" w:color="auto" w:fill="auto"/>
            <w:lang w:val="en-US" w:eastAsia="zh-CN"/>
          </w:rPr>
          <w:t>bliiot</w:t>
        </w:r>
      </w:ins>
      <w:ins w:id="4684" w:author="L" w:date="2026-06-29T13:57:07Z">
        <w:r>
          <w:rPr>
            <w:rFonts w:hint="default" w:ascii="Times New Roman" w:hAnsi="Times New Roman"/>
            <w:b w:val="0"/>
            <w:bCs w:val="0"/>
            <w:sz w:val="24"/>
            <w:szCs w:val="24"/>
            <w:shd w:val="clear" w:color="auto" w:fill="auto"/>
            <w:lang w:val="en-US" w:eastAsia="zh-CN"/>
          </w:rPr>
          <w:t xml:space="preserve">:/# </w:t>
        </w:r>
      </w:ins>
      <w:ins w:id="4685" w:author="L" w:date="2026-06-29T13:57:07Z">
        <w:r>
          <w:rPr>
            <w:rFonts w:hint="eastAsia" w:ascii="Times New Roman" w:hAnsi="Times New Roman"/>
            <w:b w:val="0"/>
            <w:bCs w:val="0"/>
            <w:color w:val="0000FF"/>
            <w:sz w:val="24"/>
            <w:szCs w:val="24"/>
            <w:shd w:val="clear" w:color="auto" w:fill="auto"/>
            <w:lang w:val="en-US" w:eastAsia="zh-CN"/>
          </w:rPr>
          <w:t xml:space="preserve">ion show  </w:t>
        </w:r>
      </w:ins>
    </w:p>
    <w:p w14:paraId="038FE3BF">
      <w:pPr>
        <w:rPr>
          <w:ins w:id="4686" w:author="L" w:date="2026-06-29T13:57:07Z"/>
          <w:rFonts w:hint="default"/>
          <w:sz w:val="21"/>
          <w:lang w:val="en-US" w:eastAsia="zh-CN"/>
        </w:rPr>
      </w:pPr>
      <w:ins w:id="4687" w:author="L" w:date="2026-06-30T16:39:40Z">
        <w:r>
          <w:rPr/>
          <w:drawing>
            <wp:inline distT="0" distB="0" distL="114300" distR="114300">
              <wp:extent cx="5271135" cy="740410"/>
              <wp:effectExtent l="0" t="0" r="5715" b="2540"/>
              <wp:docPr id="1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9"/>
                      <pic:cNvPicPr>
                        <a:picLocks noChangeAspect="1"/>
                      </pic:cNvPicPr>
                    </pic:nvPicPr>
                    <pic:blipFill>
                      <a:blip r:embed="rId49"/>
                      <a:stretch>
                        <a:fillRect/>
                      </a:stretch>
                    </pic:blipFill>
                    <pic:spPr>
                      <a:xfrm>
                        <a:off x="0" y="0"/>
                        <a:ext cx="5271135" cy="740410"/>
                      </a:xfrm>
                      <a:prstGeom prst="rect">
                        <a:avLst/>
                      </a:prstGeom>
                      <a:noFill/>
                      <a:ln>
                        <a:noFill/>
                      </a:ln>
                    </pic:spPr>
                  </pic:pic>
                </a:graphicData>
              </a:graphic>
            </wp:inline>
          </w:drawing>
        </w:r>
      </w:ins>
    </w:p>
    <w:p w14:paraId="21D78F20">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89" w:author="L" w:date="2026-06-29T13:57:07Z"/>
          <w:rFonts w:hint="eastAsia" w:ascii="Times New Roman" w:hAnsi="Times New Roman"/>
          <w:sz w:val="24"/>
          <w:lang w:val="en-US" w:eastAsia="zh-CN"/>
        </w:rPr>
      </w:pPr>
      <w:ins w:id="4690" w:author="L" w:date="2026-06-29T13:57:07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7B10B52E">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ins w:id="4691" w:author="L" w:date="2026-07-31T14:56:31Z"/>
          <w:rFonts w:hint="eastAsia"/>
          <w:sz w:val="24"/>
          <w:lang w:val="en-US" w:eastAsia="zh-CN"/>
        </w:rPr>
      </w:pPr>
      <w:ins w:id="4692" w:author="L" w:date="2026-06-29T13:57:07Z">
        <w:r>
          <w:rPr>
            <w:rFonts w:hint="eastAsia"/>
            <w:sz w:val="24"/>
            <w:lang w:val="en-US" w:eastAsia="zh-CN"/>
          </w:rPr>
          <w:t>对应的</w:t>
        </w:r>
      </w:ins>
      <w:ins w:id="4693" w:author="L" w:date="2026-06-29T13:57:07Z">
        <w:r>
          <w:rPr>
            <w:rFonts w:hint="default" w:ascii="Times New Roman" w:hAnsi="Times New Roman" w:cs="Times New Roman"/>
            <w:sz w:val="24"/>
            <w:lang w:val="en-US" w:eastAsia="zh-CN"/>
          </w:rPr>
          <w:t>N</w:t>
        </w:r>
      </w:ins>
      <w:ins w:id="4694" w:author="L" w:date="2026-06-29T13:57:07Z">
        <w:r>
          <w:rPr>
            <w:rFonts w:hint="eastAsia" w:ascii="Times New Roman" w:hAnsi="Times New Roman" w:cs="Times New Roman"/>
            <w:sz w:val="24"/>
            <w:lang w:val="en-US" w:eastAsia="zh-CN"/>
          </w:rPr>
          <w:t>5042、N5043、 N5044</w:t>
        </w:r>
      </w:ins>
      <w:ins w:id="4695" w:author="L" w:date="2026-06-29T13:57:07Z">
        <w:r>
          <w:rPr>
            <w:rFonts w:hint="eastAsia"/>
            <w:sz w:val="24"/>
            <w:lang w:val="en-US" w:eastAsia="zh-CN"/>
          </w:rPr>
          <w:t>类似。</w:t>
        </w:r>
      </w:ins>
    </w:p>
    <w:p w14:paraId="03D866A7">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697" w:author="L" w:date="2026-06-29T13:57:07Z"/>
          <w:rFonts w:hint="eastAsia"/>
          <w:sz w:val="24"/>
          <w:lang w:val="en-US" w:eastAsia="zh-CN"/>
        </w:rPr>
        <w:pPrChange w:id="4696" w:author="L" w:date="2026-07-31T14:56:34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698" w:author="L" w:date="2026-07-31T14:56:32Z">
        <w:r>
          <w:rPr/>
          <w:drawing>
            <wp:inline distT="0" distB="0" distL="114300" distR="114300">
              <wp:extent cx="5271770" cy="901700"/>
              <wp:effectExtent l="0" t="0" r="5080" b="12700"/>
              <wp:docPr id="1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
                      <pic:cNvPicPr>
                        <a:picLocks noChangeAspect="1"/>
                      </pic:cNvPicPr>
                    </pic:nvPicPr>
                    <pic:blipFill>
                      <a:blip r:embed="rId50"/>
                      <a:stretch>
                        <a:fillRect/>
                      </a:stretch>
                    </pic:blipFill>
                    <pic:spPr>
                      <a:xfrm>
                        <a:off x="0" y="0"/>
                        <a:ext cx="5271770" cy="901700"/>
                      </a:xfrm>
                      <a:prstGeom prst="rect">
                        <a:avLst/>
                      </a:prstGeom>
                      <a:noFill/>
                      <a:ln>
                        <a:noFill/>
                      </a:ln>
                    </pic:spPr>
                  </pic:pic>
                </a:graphicData>
              </a:graphic>
            </wp:inline>
          </w:drawing>
        </w:r>
      </w:ins>
    </w:p>
    <w:p w14:paraId="43257AF6">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701" w:author="L" w:date="2026-08-07T10:05:16Z"/>
        </w:rPr>
        <w:pPrChange w:id="4700" w:author="L" w:date="2026-07-31T14:52:0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702" w:author="L" w:date="2026-07-31T14:51:59Z">
        <w:r>
          <w:rPr/>
          <w:drawing>
            <wp:inline distT="0" distB="0" distL="114300" distR="114300">
              <wp:extent cx="5267960" cy="887730"/>
              <wp:effectExtent l="0" t="0" r="8890" b="7620"/>
              <wp:docPr id="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
                      <pic:cNvPicPr>
                        <a:picLocks noChangeAspect="1"/>
                      </pic:cNvPicPr>
                    </pic:nvPicPr>
                    <pic:blipFill>
                      <a:blip r:embed="rId51"/>
                      <a:stretch>
                        <a:fillRect/>
                      </a:stretch>
                    </pic:blipFill>
                    <pic:spPr>
                      <a:xfrm>
                        <a:off x="0" y="0"/>
                        <a:ext cx="5267960" cy="887730"/>
                      </a:xfrm>
                      <a:prstGeom prst="rect">
                        <a:avLst/>
                      </a:prstGeom>
                      <a:noFill/>
                      <a:ln>
                        <a:noFill/>
                      </a:ln>
                    </pic:spPr>
                  </pic:pic>
                </a:graphicData>
              </a:graphic>
            </wp:inline>
          </w:drawing>
        </w:r>
      </w:ins>
    </w:p>
    <w:p w14:paraId="69A09BE4">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705" w:author="LKY" w:date="2026-08-25T19:21:28Z"/>
        </w:rPr>
        <w:pPrChange w:id="4704" w:author="L" w:date="2026-07-31T14:52:0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706" w:author="L" w:date="2026-08-07T10:05:17Z">
        <w:r>
          <w:rPr/>
          <w:drawing>
            <wp:inline distT="0" distB="0" distL="114300" distR="114300">
              <wp:extent cx="5269865" cy="886460"/>
              <wp:effectExtent l="0" t="0" r="6985" b="8890"/>
              <wp:docPr id="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
                      <pic:cNvPicPr>
                        <a:picLocks noChangeAspect="1"/>
                      </pic:cNvPicPr>
                    </pic:nvPicPr>
                    <pic:blipFill>
                      <a:blip r:embed="rId52"/>
                      <a:stretch>
                        <a:fillRect/>
                      </a:stretch>
                    </pic:blipFill>
                    <pic:spPr>
                      <a:xfrm>
                        <a:off x="0" y="0"/>
                        <a:ext cx="5269865" cy="886460"/>
                      </a:xfrm>
                      <a:prstGeom prst="rect">
                        <a:avLst/>
                      </a:prstGeom>
                      <a:noFill/>
                      <a:ln>
                        <a:noFill/>
                      </a:ln>
                    </pic:spPr>
                  </pic:pic>
                </a:graphicData>
              </a:graphic>
            </wp:inline>
          </w:drawing>
        </w:r>
      </w:ins>
    </w:p>
    <w:p w14:paraId="7E3A466D">
      <w:pPr>
        <w:pStyle w:val="12"/>
        <w:keepNext w:val="0"/>
        <w:keepLines w:val="0"/>
        <w:pageBreakBefore w:val="0"/>
        <w:widowControl w:val="0"/>
        <w:numPr>
          <w:ilvl w:val="0"/>
          <w:numId w:val="5"/>
        </w:numPr>
        <w:kinsoku/>
        <w:wordWrap w:val="0"/>
        <w:overflowPunct/>
        <w:topLinePunct w:val="0"/>
        <w:autoSpaceDE/>
        <w:autoSpaceDN/>
        <w:bidi w:val="0"/>
        <w:adjustRightInd/>
        <w:snapToGrid/>
        <w:ind w:left="425" w:leftChars="0" w:hanging="425" w:firstLineChars="0"/>
        <w:jc w:val="left"/>
        <w:textAlignment w:val="auto"/>
        <w:outlineLvl w:val="4"/>
        <w:rPr>
          <w:ins w:id="4708" w:author="LKY" w:date="2026-09-15T17:10:06Z"/>
          <w:rFonts w:hint="default" w:ascii="Times New Roman" w:hAnsi="Times New Roman" w:eastAsia="宋体" w:cs="Times New Roman"/>
          <w:b/>
          <w:bCs/>
          <w:sz w:val="24"/>
          <w:lang w:val="en-US" w:eastAsia="zh-CN"/>
        </w:rPr>
      </w:pPr>
      <w:ins w:id="4709" w:author="LKY" w:date="2026-09-15T17:10:06Z">
        <w:r>
          <w:rPr>
            <w:rFonts w:hint="eastAsia" w:ascii="Times New Roman" w:hAnsi="Times New Roman" w:eastAsia="宋体" w:cs="Times New Roman"/>
            <w:b/>
            <w:bCs/>
            <w:sz w:val="24"/>
            <w:lang w:val="en-US" w:eastAsia="zh-CN"/>
          </w:rPr>
          <w:t>NTC使用</w:t>
        </w:r>
      </w:ins>
    </w:p>
    <w:p w14:paraId="63D2B19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420" w:firstLineChars="0"/>
        <w:jc w:val="left"/>
        <w:textAlignment w:val="auto"/>
        <w:outlineLvl w:val="9"/>
        <w:rPr>
          <w:ins w:id="4710" w:author="LKY" w:date="2026-09-15T17:10:06Z"/>
          <w:rFonts w:hint="eastAsia" w:ascii="Times New Roman" w:hAnsi="Times New Roman"/>
          <w:b w:val="0"/>
          <w:bCs w:val="0"/>
          <w:sz w:val="24"/>
          <w:szCs w:val="24"/>
          <w:lang w:val="en-US" w:eastAsia="zh-CN"/>
        </w:rPr>
      </w:pPr>
      <w:ins w:id="4711" w:author="LKY" w:date="2026-09-15T17:10:06Z">
        <w:r>
          <w:rPr>
            <w:rFonts w:hint="eastAsia" w:ascii="Times New Roman" w:hAnsi="Times New Roman"/>
            <w:b w:val="0"/>
            <w:bCs w:val="0"/>
            <w:sz w:val="24"/>
            <w:szCs w:val="24"/>
            <w:lang w:val="en-US" w:eastAsia="zh-CN"/>
          </w:rPr>
          <w:t>以N3087为例（8路NTC模块10K3A1），量程为184.8-667828，输入</w:t>
        </w:r>
      </w:ins>
      <w:ins w:id="4712" w:author="LKY" w:date="2026-09-15T17:10:06Z">
        <w:r>
          <w:rPr>
            <w:rFonts w:hint="eastAsia" w:ascii="Times New Roman" w:hAnsi="Times New Roman"/>
            <w:b w:val="0"/>
            <w:bCs w:val="0"/>
            <w:color w:val="0000FF"/>
            <w:sz w:val="24"/>
            <w:szCs w:val="24"/>
            <w:lang w:val="en-US" w:eastAsia="zh-CN"/>
          </w:rPr>
          <w:t>ion show</w:t>
        </w:r>
      </w:ins>
      <w:ins w:id="4713" w:author="LKY" w:date="2026-09-15T17:10:06Z">
        <w:r>
          <w:rPr>
            <w:rFonts w:hint="eastAsia" w:ascii="Times New Roman" w:hAnsi="Times New Roman"/>
            <w:b w:val="0"/>
            <w:bCs w:val="0"/>
            <w:sz w:val="24"/>
            <w:szCs w:val="24"/>
            <w:lang w:val="en-US" w:eastAsia="zh-CN"/>
          </w:rPr>
          <w:t>查看信息。</w:t>
        </w:r>
      </w:ins>
    </w:p>
    <w:p w14:paraId="376C9F15">
      <w:pPr>
        <w:pStyle w:val="12"/>
        <w:shd w:val="clear" w:fill="E7E6E6" w:themeFill="background2"/>
        <w:wordWrap w:val="0"/>
        <w:spacing w:line="360" w:lineRule="auto"/>
        <w:ind w:left="0" w:leftChars="0" w:firstLine="0" w:firstLineChars="0"/>
        <w:jc w:val="left"/>
        <w:outlineLvl w:val="9"/>
        <w:rPr>
          <w:ins w:id="4714" w:author="LKY" w:date="2026-09-15T17:10:06Z"/>
        </w:rPr>
      </w:pPr>
      <w:ins w:id="4715" w:author="LKY" w:date="2026-09-15T17:10:06Z">
        <w:r>
          <w:rPr>
            <w:rFonts w:hint="default" w:ascii="Times New Roman" w:hAnsi="Times New Roman"/>
            <w:b w:val="0"/>
            <w:bCs w:val="0"/>
            <w:sz w:val="24"/>
            <w:szCs w:val="24"/>
            <w:shd w:val="clear" w:color="auto" w:fill="auto"/>
            <w:lang w:val="en-US" w:eastAsia="zh-CN"/>
          </w:rPr>
          <w:t>root@</w:t>
        </w:r>
      </w:ins>
      <w:ins w:id="4716" w:author="LKY" w:date="2026-09-15T17:10:06Z">
        <w:r>
          <w:rPr>
            <w:rFonts w:hint="eastAsia" w:ascii="Times New Roman" w:hAnsi="Times New Roman"/>
            <w:b w:val="0"/>
            <w:bCs w:val="0"/>
            <w:sz w:val="24"/>
            <w:szCs w:val="24"/>
            <w:shd w:val="clear" w:color="auto" w:fill="auto"/>
            <w:lang w:val="en-US" w:eastAsia="zh-CN"/>
          </w:rPr>
          <w:t>bliiot</w:t>
        </w:r>
      </w:ins>
      <w:ins w:id="4717" w:author="LKY" w:date="2026-09-15T17:10:06Z">
        <w:r>
          <w:rPr>
            <w:rFonts w:hint="default" w:ascii="Times New Roman" w:hAnsi="Times New Roman"/>
            <w:b w:val="0"/>
            <w:bCs w:val="0"/>
            <w:sz w:val="24"/>
            <w:szCs w:val="24"/>
            <w:shd w:val="clear" w:color="auto" w:fill="auto"/>
            <w:lang w:val="en-US" w:eastAsia="zh-CN"/>
          </w:rPr>
          <w:t xml:space="preserve">:/# </w:t>
        </w:r>
      </w:ins>
      <w:ins w:id="4718" w:author="LKY" w:date="2026-09-15T17:10:06Z">
        <w:r>
          <w:rPr>
            <w:rFonts w:hint="eastAsia" w:ascii="Times New Roman" w:hAnsi="Times New Roman"/>
            <w:b w:val="0"/>
            <w:bCs w:val="0"/>
            <w:color w:val="0000FF"/>
            <w:sz w:val="24"/>
            <w:szCs w:val="24"/>
            <w:shd w:val="clear" w:color="auto" w:fill="auto"/>
            <w:lang w:val="en-US" w:eastAsia="zh-CN"/>
          </w:rPr>
          <w:t xml:space="preserve">ion show  </w:t>
        </w:r>
      </w:ins>
    </w:p>
    <w:p w14:paraId="191F0495">
      <w:pPr>
        <w:rPr>
          <w:ins w:id="4719" w:author="LKY" w:date="2026-09-15T17:10:06Z"/>
          <w:rFonts w:hint="eastAsia"/>
          <w:lang w:val="en-US" w:eastAsia="zh-CN"/>
        </w:rPr>
      </w:pPr>
    </w:p>
    <w:p w14:paraId="1166F0D1">
      <w:pPr>
        <w:pStyle w:val="12"/>
        <w:widowControl w:val="0"/>
        <w:wordWrap w:val="0"/>
        <w:spacing w:after="0" w:line="360" w:lineRule="auto"/>
        <w:ind w:left="0" w:leftChars="0" w:firstLine="420" w:firstLineChars="0"/>
        <w:jc w:val="left"/>
        <w:outlineLvl w:val="9"/>
        <w:rPr>
          <w:ins w:id="4720" w:author="LKY" w:date="2026-09-15T17:10:06Z"/>
          <w:rFonts w:hint="eastAsia" w:ascii="Times New Roman" w:hAnsi="Times New Roman"/>
          <w:sz w:val="24"/>
          <w:lang w:val="en-US" w:eastAsia="zh-CN"/>
        </w:rPr>
      </w:pPr>
      <w:ins w:id="4721" w:author="LKY" w:date="2026-09-15T17:10:06Z">
        <w:r>
          <w:rPr>
            <w:rFonts w:hint="eastAsia" w:ascii="Times New Roman" w:hAnsi="Times New Roman"/>
            <w:sz w:val="24"/>
            <w:lang w:val="en-US" w:eastAsia="zh-CN"/>
          </w:rPr>
          <w:t>使用电阻箱设置阻值对应温度值改变到合适的范围，若显示值与理论值的偏差在允许误差范围内，即视为校准通过。</w:t>
        </w:r>
      </w:ins>
    </w:p>
    <w:p w14:paraId="13187BAB">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ins w:id="4723" w:author="LKY" w:date="2026-08-25T19:21:29Z"/>
        </w:rPr>
        <w:pPrChange w:id="4722" w:author="L" w:date="2026-07-31T14:52:0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ins w:id="4724" w:author="LKY" w:date="2026-09-15T17:10:06Z">
        <w:r>
          <w:rPr/>
          <w:drawing>
            <wp:inline distT="0" distB="0" distL="114300" distR="114300">
              <wp:extent cx="5273040" cy="1348740"/>
              <wp:effectExtent l="0" t="0" r="3810" b="3810"/>
              <wp:docPr id="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
                      <pic:cNvPicPr>
                        <a:picLocks noChangeAspect="1"/>
                      </pic:cNvPicPr>
                    </pic:nvPicPr>
                    <pic:blipFill>
                      <a:blip r:embed="rId53"/>
                      <a:stretch>
                        <a:fillRect/>
                      </a:stretch>
                    </pic:blipFill>
                    <pic:spPr>
                      <a:xfrm>
                        <a:off x="0" y="0"/>
                        <a:ext cx="5273040" cy="1348740"/>
                      </a:xfrm>
                      <a:prstGeom prst="rect">
                        <a:avLst/>
                      </a:prstGeom>
                      <a:noFill/>
                      <a:ln>
                        <a:noFill/>
                      </a:ln>
                    </pic:spPr>
                  </pic:pic>
                </a:graphicData>
              </a:graphic>
            </wp:inline>
          </w:drawing>
        </w:r>
      </w:ins>
    </w:p>
    <w:p w14:paraId="6DC91191">
      <w:pPr>
        <w:pStyle w:val="12"/>
        <w:widowControl/>
        <w:numPr>
          <w:ilvl w:val="0"/>
          <w:numId w:val="3"/>
        </w:numPr>
        <w:ind w:left="425" w:leftChars="0" w:hanging="425" w:firstLineChars="0"/>
        <w:outlineLvl w:val="3"/>
        <w:rPr>
          <w:ins w:id="4726" w:author="LKY" w:date="2026-08-25T19:21:32Z"/>
          <w:rFonts w:hint="eastAsia" w:ascii="Times New Roman" w:hAnsi="Times New Roman" w:eastAsia="宋体" w:cs="宋体"/>
          <w:b/>
          <w:color w:val="auto"/>
          <w:sz w:val="24"/>
          <w:lang w:val="en-US" w:eastAsia="zh-CN" w:bidi="en-US"/>
        </w:rPr>
      </w:pPr>
      <w:ins w:id="4727" w:author="LKY" w:date="2026-08-25T19:21:32Z">
        <w:r>
          <w:rPr>
            <w:rFonts w:hint="eastAsia" w:ascii="Times New Roman" w:hAnsi="Times New Roman" w:eastAsia="宋体" w:cs="宋体"/>
            <w:b/>
            <w:color w:val="auto"/>
            <w:sz w:val="24"/>
            <w:lang w:val="en-US" w:eastAsia="zh-CN" w:bidi="en-US"/>
          </w:rPr>
          <w:t>量程模式修改</w:t>
        </w:r>
      </w:ins>
    </w:p>
    <w:p w14:paraId="6AC36BB5">
      <w:pPr>
        <w:pStyle w:val="12"/>
        <w:wordWrap w:val="0"/>
        <w:spacing w:after="0" w:line="360" w:lineRule="auto"/>
        <w:ind w:left="0" w:leftChars="0" w:firstLine="420" w:firstLineChars="0"/>
        <w:jc w:val="left"/>
        <w:outlineLvl w:val="9"/>
        <w:rPr>
          <w:ins w:id="4728" w:author="LKY" w:date="2026-08-25T19:21:32Z"/>
          <w:rFonts w:hint="default" w:ascii="Times New Roman" w:hAnsi="Times New Roman" w:cstheme="minorBidi"/>
          <w:b w:val="0"/>
          <w:bCs w:val="0"/>
          <w:kern w:val="2"/>
          <w:sz w:val="24"/>
          <w:szCs w:val="24"/>
          <w:lang w:val="en-US" w:eastAsia="zh-CN" w:bidi="ar-SA"/>
        </w:rPr>
      </w:pPr>
      <w:ins w:id="4729" w:author="LKY" w:date="2026-08-25T19:21:32Z">
        <w:r>
          <w:rPr>
            <w:rFonts w:hint="eastAsia" w:ascii="Times New Roman" w:hAnsi="Times New Roman" w:cstheme="minorBidi"/>
            <w:b w:val="0"/>
            <w:bCs w:val="0"/>
            <w:kern w:val="2"/>
            <w:sz w:val="24"/>
            <w:szCs w:val="24"/>
            <w:lang w:val="en-US" w:eastAsia="zh-CN" w:bidi="ar-SA"/>
          </w:rPr>
          <w:t>通过ion help命令，可以看到config的命令格式。</w:t>
        </w:r>
      </w:ins>
    </w:p>
    <w:p w14:paraId="23571250">
      <w:pPr>
        <w:rPr>
          <w:ins w:id="4730" w:author="LKY" w:date="2026-08-25T19:21:32Z"/>
        </w:rPr>
      </w:pPr>
      <w:ins w:id="4731" w:author="LKY" w:date="2026-08-25T19:21:32Z">
        <w:r>
          <w:rPr/>
          <w:drawing>
            <wp:inline distT="0" distB="0" distL="114300" distR="114300">
              <wp:extent cx="5269230" cy="757555"/>
              <wp:effectExtent l="0" t="0" r="7620" b="4445"/>
              <wp:docPr id="1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3"/>
                      <pic:cNvPicPr>
                        <a:picLocks noChangeAspect="1"/>
                      </pic:cNvPicPr>
                    </pic:nvPicPr>
                    <pic:blipFill>
                      <a:blip r:embed="rId54"/>
                      <a:stretch>
                        <a:fillRect/>
                      </a:stretch>
                    </pic:blipFill>
                    <pic:spPr>
                      <a:xfrm>
                        <a:off x="0" y="0"/>
                        <a:ext cx="5269230" cy="757555"/>
                      </a:xfrm>
                      <a:prstGeom prst="rect">
                        <a:avLst/>
                      </a:prstGeom>
                      <a:noFill/>
                      <a:ln>
                        <a:noFill/>
                      </a:ln>
                    </pic:spPr>
                  </pic:pic>
                </a:graphicData>
              </a:graphic>
            </wp:inline>
          </w:drawing>
        </w:r>
      </w:ins>
    </w:p>
    <w:p w14:paraId="17B8A60F">
      <w:pPr>
        <w:pStyle w:val="12"/>
        <w:wordWrap w:val="0"/>
        <w:spacing w:after="0" w:line="360" w:lineRule="auto"/>
        <w:ind w:left="0" w:leftChars="0" w:firstLine="420" w:firstLineChars="0"/>
        <w:jc w:val="left"/>
        <w:outlineLvl w:val="9"/>
        <w:rPr>
          <w:ins w:id="4733" w:author="LKY" w:date="2026-08-25T19:21:32Z"/>
          <w:rFonts w:hint="eastAsia" w:ascii="Times New Roman" w:hAnsi="Times New Roman"/>
          <w:sz w:val="24"/>
          <w:lang w:val="en-US" w:eastAsia="zh-CN"/>
        </w:rPr>
      </w:pPr>
      <w:ins w:id="4734" w:author="LKY" w:date="2026-08-25T19:21:32Z">
        <w:r>
          <w:rPr>
            <w:rFonts w:hint="eastAsia" w:ascii="Times New Roman" w:hAnsi="Times New Roman"/>
            <w:sz w:val="24"/>
            <w:lang w:val="en-US" w:eastAsia="zh-CN"/>
          </w:rPr>
          <w:t>在终端中执行以下命令，以获取设备当前的运行状态及模式设置指令：</w:t>
        </w:r>
      </w:ins>
    </w:p>
    <w:p w14:paraId="1499F3FF">
      <w:pPr>
        <w:pStyle w:val="12"/>
        <w:shd w:val="clear" w:fill="E7E6E6" w:themeFill="background2"/>
        <w:wordWrap w:val="0"/>
        <w:spacing w:line="360" w:lineRule="auto"/>
        <w:ind w:left="0" w:leftChars="0" w:firstLine="0" w:firstLineChars="0"/>
        <w:jc w:val="left"/>
        <w:outlineLvl w:val="9"/>
        <w:rPr>
          <w:ins w:id="4735" w:author="LKY" w:date="2026-08-25T19:21:32Z"/>
          <w:rFonts w:hint="default" w:ascii="Times New Roman" w:hAnsi="Times New Roman"/>
          <w:sz w:val="24"/>
          <w:shd w:val="clear" w:color="auto" w:fill="auto"/>
          <w:lang w:val="en-US" w:eastAsia="zh-CN"/>
        </w:rPr>
      </w:pPr>
      <w:ins w:id="4736" w:author="LKY" w:date="2026-08-25T19:21:32Z">
        <w:r>
          <w:rPr>
            <w:rFonts w:hint="default" w:ascii="Times New Roman" w:hAnsi="Times New Roman"/>
            <w:b w:val="0"/>
            <w:bCs w:val="0"/>
            <w:sz w:val="24"/>
            <w:szCs w:val="24"/>
            <w:shd w:val="clear" w:color="auto" w:fill="auto"/>
            <w:lang w:val="en-US" w:eastAsia="zh-CN"/>
          </w:rPr>
          <w:t>root@</w:t>
        </w:r>
      </w:ins>
      <w:ins w:id="4737" w:author="LKY" w:date="2026-08-25T19:21:32Z">
        <w:r>
          <w:rPr>
            <w:rFonts w:hint="eastAsia" w:ascii="Times New Roman" w:hAnsi="Times New Roman"/>
            <w:b w:val="0"/>
            <w:bCs w:val="0"/>
            <w:sz w:val="24"/>
            <w:szCs w:val="24"/>
            <w:shd w:val="clear" w:color="auto" w:fill="auto"/>
            <w:lang w:val="en-US" w:eastAsia="zh-CN"/>
          </w:rPr>
          <w:t>bliiot</w:t>
        </w:r>
      </w:ins>
      <w:ins w:id="4738" w:author="LKY" w:date="2026-08-25T19:21:32Z">
        <w:r>
          <w:rPr>
            <w:rFonts w:hint="default" w:ascii="Times New Roman" w:hAnsi="Times New Roman"/>
            <w:b w:val="0"/>
            <w:bCs w:val="0"/>
            <w:sz w:val="24"/>
            <w:szCs w:val="24"/>
            <w:shd w:val="clear" w:color="auto" w:fill="auto"/>
            <w:lang w:val="en-US" w:eastAsia="zh-CN"/>
          </w:rPr>
          <w:t xml:space="preserve">:/# </w:t>
        </w:r>
      </w:ins>
      <w:ins w:id="4739" w:author="LKY" w:date="2026-08-25T19:21:32Z">
        <w:r>
          <w:rPr>
            <w:rFonts w:ascii="Times New Roman" w:hAnsi="Times New Roman" w:eastAsiaTheme="minorEastAsia" w:cstheme="minorBidi"/>
            <w:i w:val="0"/>
            <w:iCs w:val="0"/>
            <w:caps w:val="0"/>
            <w:color w:val="0000FF"/>
            <w:spacing w:val="0"/>
            <w:sz w:val="24"/>
            <w:szCs w:val="24"/>
            <w:shd w:val="clear" w:color="auto" w:fill="auto"/>
            <w:rPrChange w:id="4740" w:author="L" w:date="2026-09-01T16:37:02Z">
              <w:rPr>
                <w:rFonts w:ascii="Times New Roman" w:hAnsi="Times New Roman" w:eastAsiaTheme="minorEastAsia" w:cstheme="minorBidi"/>
                <w:i w:val="0"/>
                <w:iCs w:val="0"/>
                <w:caps w:val="0"/>
                <w:spacing w:val="0"/>
                <w:sz w:val="24"/>
                <w:szCs w:val="24"/>
                <w:shd w:val="clear" w:color="auto" w:fill="auto"/>
              </w:rPr>
            </w:rPrChange>
          </w:rPr>
          <w:t>ion getmode</w:t>
        </w:r>
      </w:ins>
    </w:p>
    <w:p w14:paraId="30B7626C">
      <w:pPr>
        <w:rPr>
          <w:ins w:id="4741" w:author="LKY" w:date="2026-08-25T19:21:32Z"/>
        </w:rPr>
      </w:pPr>
      <w:ins w:id="4742" w:author="LKY" w:date="2026-08-25T19:21:32Z">
        <w:r>
          <w:rPr/>
          <w:drawing>
            <wp:inline distT="0" distB="0" distL="114300" distR="114300">
              <wp:extent cx="5269865" cy="612140"/>
              <wp:effectExtent l="0" t="0" r="6985" b="16510"/>
              <wp:docPr id="1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
                      <pic:cNvPicPr>
                        <a:picLocks noChangeAspect="1"/>
                      </pic:cNvPicPr>
                    </pic:nvPicPr>
                    <pic:blipFill>
                      <a:blip r:embed="rId55"/>
                      <a:stretch>
                        <a:fillRect/>
                      </a:stretch>
                    </pic:blipFill>
                    <pic:spPr>
                      <a:xfrm>
                        <a:off x="0" y="0"/>
                        <a:ext cx="5269865" cy="612140"/>
                      </a:xfrm>
                      <a:prstGeom prst="rect">
                        <a:avLst/>
                      </a:prstGeom>
                      <a:noFill/>
                      <a:ln>
                        <a:noFill/>
                      </a:ln>
                    </pic:spPr>
                  </pic:pic>
                </a:graphicData>
              </a:graphic>
            </wp:inline>
          </w:drawing>
        </w:r>
      </w:ins>
    </w:p>
    <w:p w14:paraId="425C070A">
      <w:pPr>
        <w:pStyle w:val="12"/>
        <w:wordWrap w:val="0"/>
        <w:spacing w:after="0" w:line="360" w:lineRule="auto"/>
        <w:ind w:left="0" w:leftChars="0" w:firstLine="420" w:firstLineChars="0"/>
        <w:jc w:val="left"/>
        <w:outlineLvl w:val="9"/>
        <w:rPr>
          <w:ins w:id="4744" w:author="LKY" w:date="2026-08-25T19:21:32Z"/>
          <w:rFonts w:hint="default" w:ascii="Times New Roman" w:hAnsi="Times New Roman" w:eastAsiaTheme="minorEastAsia"/>
          <w:sz w:val="24"/>
          <w:lang w:val="en-US" w:eastAsia="zh-CN"/>
        </w:rPr>
      </w:pPr>
      <w:ins w:id="4745" w:author="LKY" w:date="2026-08-25T19:21:32Z">
        <w:r>
          <w:rPr>
            <w:rFonts w:hint="eastAsia" w:ascii="Times New Roman" w:hAnsi="Times New Roman" w:eastAsiaTheme="minorEastAsia"/>
            <w:sz w:val="24"/>
            <w:lang w:val="en-US" w:eastAsia="zh-CN"/>
          </w:rPr>
          <w:t>确认目标模式对应的数值后，使用以下命令进行模式切换：</w:t>
        </w:r>
      </w:ins>
      <w:ins w:id="4746" w:author="LKY" w:date="2026-08-25T19:21:32Z">
        <w:r>
          <w:rPr>
            <w:rFonts w:hint="eastAsia" w:ascii="Times New Roman" w:hAnsi="Times New Roman"/>
            <w:sz w:val="24"/>
            <w:lang w:val="en-US" w:eastAsia="zh-CN"/>
          </w:rPr>
          <w:t>例如将N4081的量程设置为4~20MA。</w:t>
        </w:r>
      </w:ins>
    </w:p>
    <w:p w14:paraId="633E1DE6">
      <w:pPr>
        <w:pStyle w:val="12"/>
        <w:shd w:val="clear" w:fill="E7E6E6" w:themeFill="background2"/>
        <w:wordWrap w:val="0"/>
        <w:spacing w:line="360" w:lineRule="auto"/>
        <w:ind w:left="0" w:leftChars="0" w:firstLine="0" w:firstLineChars="0"/>
        <w:jc w:val="left"/>
        <w:outlineLvl w:val="9"/>
        <w:rPr>
          <w:ins w:id="4747" w:author="LKY" w:date="2026-08-25T19:21:32Z"/>
          <w:rFonts w:hint="eastAsia" w:ascii="Times New Roman" w:hAnsi="Times New Roman" w:cstheme="minorBidi"/>
          <w:i w:val="0"/>
          <w:iCs w:val="0"/>
          <w:caps w:val="0"/>
          <w:spacing w:val="0"/>
          <w:sz w:val="24"/>
          <w:szCs w:val="24"/>
          <w:shd w:val="clear" w:color="auto" w:fill="auto"/>
          <w:lang w:val="en-US" w:eastAsia="zh-CN"/>
        </w:rPr>
      </w:pPr>
      <w:ins w:id="4748" w:author="LKY" w:date="2026-08-25T19:21:32Z">
        <w:r>
          <w:rPr>
            <w:rFonts w:hint="default" w:ascii="Times New Roman" w:hAnsi="Times New Roman"/>
            <w:b w:val="0"/>
            <w:bCs w:val="0"/>
            <w:sz w:val="24"/>
            <w:szCs w:val="24"/>
            <w:shd w:val="clear" w:color="auto" w:fill="auto"/>
            <w:lang w:val="en-US" w:eastAsia="zh-CN"/>
          </w:rPr>
          <w:t>root@</w:t>
        </w:r>
      </w:ins>
      <w:ins w:id="4749" w:author="LKY" w:date="2026-08-25T19:21:32Z">
        <w:r>
          <w:rPr>
            <w:rFonts w:hint="eastAsia" w:ascii="Times New Roman" w:hAnsi="Times New Roman"/>
            <w:b w:val="0"/>
            <w:bCs w:val="0"/>
            <w:sz w:val="24"/>
            <w:szCs w:val="24"/>
            <w:shd w:val="clear" w:color="auto" w:fill="auto"/>
            <w:lang w:val="en-US" w:eastAsia="zh-CN"/>
          </w:rPr>
          <w:t>bliiot</w:t>
        </w:r>
      </w:ins>
      <w:ins w:id="4750" w:author="LKY" w:date="2026-08-25T19:21:32Z">
        <w:r>
          <w:rPr>
            <w:rFonts w:hint="default" w:ascii="Times New Roman" w:hAnsi="Times New Roman"/>
            <w:b w:val="0"/>
            <w:bCs w:val="0"/>
            <w:sz w:val="24"/>
            <w:szCs w:val="24"/>
            <w:shd w:val="clear" w:color="auto" w:fill="auto"/>
            <w:lang w:val="en-US" w:eastAsia="zh-CN"/>
          </w:rPr>
          <w:t xml:space="preserve">:/# </w:t>
        </w:r>
      </w:ins>
      <w:ins w:id="4751" w:author="LKY" w:date="2026-08-25T19:21:32Z">
        <w:r>
          <w:rPr>
            <w:rFonts w:ascii="Times New Roman" w:hAnsi="Times New Roman" w:eastAsiaTheme="minorEastAsia" w:cstheme="minorBidi"/>
            <w:i w:val="0"/>
            <w:iCs w:val="0"/>
            <w:caps w:val="0"/>
            <w:color w:val="0000FF"/>
            <w:spacing w:val="0"/>
            <w:sz w:val="24"/>
            <w:szCs w:val="24"/>
            <w:shd w:val="clear" w:color="auto" w:fill="auto"/>
            <w:rPrChange w:id="4752" w:author="L" w:date="2026-09-01T16:36:59Z">
              <w:rPr>
                <w:rFonts w:ascii="Times New Roman" w:hAnsi="Times New Roman" w:eastAsiaTheme="minorEastAsia" w:cstheme="minorBidi"/>
                <w:i w:val="0"/>
                <w:iCs w:val="0"/>
                <w:caps w:val="0"/>
                <w:spacing w:val="0"/>
                <w:sz w:val="24"/>
                <w:szCs w:val="24"/>
                <w:shd w:val="clear" w:color="auto" w:fill="auto"/>
              </w:rPr>
            </w:rPrChange>
          </w:rPr>
          <w:t xml:space="preserve">ion </w:t>
        </w:r>
      </w:ins>
      <w:ins w:id="4753" w:author="LKY" w:date="2026-08-25T19:21:32Z">
        <w:r>
          <w:rPr>
            <w:rFonts w:hint="eastAsia" w:ascii="Times New Roman" w:hAnsi="Times New Roman" w:cstheme="minorBidi"/>
            <w:i w:val="0"/>
            <w:iCs w:val="0"/>
            <w:caps w:val="0"/>
            <w:color w:val="0000FF"/>
            <w:spacing w:val="0"/>
            <w:sz w:val="24"/>
            <w:szCs w:val="24"/>
            <w:shd w:val="clear" w:color="auto" w:fill="auto"/>
            <w:lang w:val="en-US" w:eastAsia="zh-CN"/>
            <w:rPrChange w:id="4754" w:author="L" w:date="2026-09-01T16:36:59Z">
              <w:rPr>
                <w:rFonts w:hint="eastAsia" w:ascii="Times New Roman" w:hAnsi="Times New Roman" w:cstheme="minorBidi"/>
                <w:i w:val="0"/>
                <w:iCs w:val="0"/>
                <w:caps w:val="0"/>
                <w:spacing w:val="0"/>
                <w:sz w:val="24"/>
                <w:szCs w:val="24"/>
                <w:shd w:val="clear" w:color="auto" w:fill="auto"/>
                <w:lang w:val="en-US" w:eastAsia="zh-CN"/>
              </w:rPr>
            </w:rPrChange>
          </w:rPr>
          <w:t>s</w:t>
        </w:r>
      </w:ins>
      <w:ins w:id="4755" w:author="LKY" w:date="2026-08-25T19:21:32Z">
        <w:r>
          <w:rPr>
            <w:rFonts w:ascii="Times New Roman" w:hAnsi="Times New Roman" w:eastAsiaTheme="minorEastAsia" w:cstheme="minorBidi"/>
            <w:i w:val="0"/>
            <w:iCs w:val="0"/>
            <w:caps w:val="0"/>
            <w:color w:val="0000FF"/>
            <w:spacing w:val="0"/>
            <w:sz w:val="24"/>
            <w:szCs w:val="24"/>
            <w:shd w:val="clear" w:color="auto" w:fill="auto"/>
            <w:rPrChange w:id="4756" w:author="L" w:date="2026-09-01T16:36:59Z">
              <w:rPr>
                <w:rFonts w:ascii="Times New Roman" w:hAnsi="Times New Roman" w:eastAsiaTheme="minorEastAsia" w:cstheme="minorBidi"/>
                <w:i w:val="0"/>
                <w:iCs w:val="0"/>
                <w:caps w:val="0"/>
                <w:spacing w:val="0"/>
                <w:sz w:val="24"/>
                <w:szCs w:val="24"/>
                <w:shd w:val="clear" w:color="auto" w:fill="auto"/>
              </w:rPr>
            </w:rPrChange>
          </w:rPr>
          <w:t>etmode</w:t>
        </w:r>
      </w:ins>
      <w:ins w:id="4757" w:author="LKY" w:date="2026-08-25T19:21:32Z">
        <w:r>
          <w:rPr>
            <w:rFonts w:hint="eastAsia" w:ascii="Times New Roman" w:hAnsi="Times New Roman" w:cstheme="minorBidi"/>
            <w:i w:val="0"/>
            <w:iCs w:val="0"/>
            <w:caps w:val="0"/>
            <w:color w:val="0000FF"/>
            <w:spacing w:val="0"/>
            <w:sz w:val="24"/>
            <w:szCs w:val="24"/>
            <w:shd w:val="clear" w:color="auto" w:fill="auto"/>
            <w:lang w:val="en-US" w:eastAsia="zh-CN"/>
            <w:rPrChange w:id="4758" w:author="L" w:date="2026-09-01T16:36:59Z">
              <w:rPr>
                <w:rFonts w:hint="eastAsia" w:ascii="Times New Roman" w:hAnsi="Times New Roman" w:cstheme="minorBidi"/>
                <w:i w:val="0"/>
                <w:iCs w:val="0"/>
                <w:caps w:val="0"/>
                <w:spacing w:val="0"/>
                <w:sz w:val="24"/>
                <w:szCs w:val="24"/>
                <w:shd w:val="clear" w:color="auto" w:fill="auto"/>
                <w:lang w:val="en-US" w:eastAsia="zh-CN"/>
              </w:rPr>
            </w:rPrChange>
          </w:rPr>
          <w:t xml:space="preserve"> &lt;slot&gt; &lt;mode&gt;</w:t>
        </w:r>
      </w:ins>
    </w:p>
    <w:p w14:paraId="14C2BDD1">
      <w:pPr>
        <w:pStyle w:val="12"/>
        <w:shd w:val="clear" w:fill="E7E6E6" w:themeFill="background2"/>
        <w:wordWrap w:val="0"/>
        <w:spacing w:line="360" w:lineRule="auto"/>
        <w:ind w:left="0" w:leftChars="0" w:firstLine="0" w:firstLineChars="0"/>
        <w:jc w:val="left"/>
        <w:outlineLvl w:val="9"/>
        <w:rPr>
          <w:ins w:id="4759" w:author="LKY" w:date="2026-08-25T19:21:32Z"/>
          <w:rFonts w:hint="default" w:ascii="Times New Roman" w:hAnsi="Times New Roman" w:cstheme="minorBidi"/>
          <w:i w:val="0"/>
          <w:iCs w:val="0"/>
          <w:caps w:val="0"/>
          <w:spacing w:val="0"/>
          <w:sz w:val="24"/>
          <w:szCs w:val="24"/>
          <w:shd w:val="clear" w:color="auto" w:fill="auto"/>
          <w:lang w:val="en-US" w:eastAsia="zh-CN"/>
        </w:rPr>
      </w:pPr>
      <w:ins w:id="4760" w:author="LKY" w:date="2026-08-25T19:21:32Z">
        <w:r>
          <w:rPr>
            <w:rFonts w:hint="default" w:ascii="Times New Roman" w:hAnsi="Times New Roman"/>
            <w:b w:val="0"/>
            <w:bCs w:val="0"/>
            <w:sz w:val="24"/>
            <w:szCs w:val="24"/>
            <w:shd w:val="clear" w:color="auto" w:fill="auto"/>
            <w:lang w:val="en-US" w:eastAsia="zh-CN"/>
          </w:rPr>
          <w:t>root@</w:t>
        </w:r>
      </w:ins>
      <w:ins w:id="4761" w:author="LKY" w:date="2026-08-25T19:21:32Z">
        <w:r>
          <w:rPr>
            <w:rFonts w:hint="eastAsia" w:ascii="Times New Roman" w:hAnsi="Times New Roman"/>
            <w:b w:val="0"/>
            <w:bCs w:val="0"/>
            <w:sz w:val="24"/>
            <w:szCs w:val="24"/>
            <w:shd w:val="clear" w:color="auto" w:fill="auto"/>
            <w:lang w:val="en-US" w:eastAsia="zh-CN"/>
          </w:rPr>
          <w:t>bliiot</w:t>
        </w:r>
      </w:ins>
      <w:ins w:id="4762" w:author="LKY" w:date="2026-08-25T19:21:32Z">
        <w:r>
          <w:rPr>
            <w:rFonts w:hint="default" w:ascii="Times New Roman" w:hAnsi="Times New Roman"/>
            <w:b w:val="0"/>
            <w:bCs w:val="0"/>
            <w:sz w:val="24"/>
            <w:szCs w:val="24"/>
            <w:shd w:val="clear" w:color="auto" w:fill="auto"/>
            <w:lang w:val="en-US" w:eastAsia="zh-CN"/>
          </w:rPr>
          <w:t xml:space="preserve">:/# </w:t>
        </w:r>
      </w:ins>
      <w:ins w:id="4763" w:author="LKY" w:date="2026-08-25T19:21:32Z">
        <w:r>
          <w:rPr>
            <w:rFonts w:ascii="Times New Roman" w:hAnsi="Times New Roman" w:eastAsiaTheme="minorEastAsia" w:cstheme="minorBidi"/>
            <w:i w:val="0"/>
            <w:iCs w:val="0"/>
            <w:caps w:val="0"/>
            <w:color w:val="0000FF"/>
            <w:spacing w:val="0"/>
            <w:sz w:val="24"/>
            <w:szCs w:val="24"/>
            <w:shd w:val="clear" w:color="auto" w:fill="auto"/>
            <w:rPrChange w:id="4764" w:author="L" w:date="2026-09-01T16:36:55Z">
              <w:rPr>
                <w:rFonts w:ascii="Times New Roman" w:hAnsi="Times New Roman" w:eastAsiaTheme="minorEastAsia" w:cstheme="minorBidi"/>
                <w:i w:val="0"/>
                <w:iCs w:val="0"/>
                <w:caps w:val="0"/>
                <w:spacing w:val="0"/>
                <w:sz w:val="24"/>
                <w:szCs w:val="24"/>
                <w:shd w:val="clear" w:color="auto" w:fill="auto"/>
              </w:rPr>
            </w:rPrChange>
          </w:rPr>
          <w:t xml:space="preserve">ion </w:t>
        </w:r>
      </w:ins>
      <w:ins w:id="4765" w:author="LKY" w:date="2026-08-25T19:21:32Z">
        <w:r>
          <w:rPr>
            <w:rFonts w:hint="eastAsia" w:ascii="Times New Roman" w:hAnsi="Times New Roman" w:cstheme="minorBidi"/>
            <w:i w:val="0"/>
            <w:iCs w:val="0"/>
            <w:caps w:val="0"/>
            <w:color w:val="0000FF"/>
            <w:spacing w:val="0"/>
            <w:sz w:val="24"/>
            <w:szCs w:val="24"/>
            <w:shd w:val="clear" w:color="auto" w:fill="auto"/>
            <w:lang w:val="en-US" w:eastAsia="zh-CN"/>
            <w:rPrChange w:id="4766" w:author="L" w:date="2026-09-01T16:36:55Z">
              <w:rPr>
                <w:rFonts w:hint="eastAsia" w:ascii="Times New Roman" w:hAnsi="Times New Roman" w:cstheme="minorBidi"/>
                <w:i w:val="0"/>
                <w:iCs w:val="0"/>
                <w:caps w:val="0"/>
                <w:spacing w:val="0"/>
                <w:sz w:val="24"/>
                <w:szCs w:val="24"/>
                <w:shd w:val="clear" w:color="auto" w:fill="auto"/>
                <w:lang w:val="en-US" w:eastAsia="zh-CN"/>
              </w:rPr>
            </w:rPrChange>
          </w:rPr>
          <w:t>s</w:t>
        </w:r>
      </w:ins>
      <w:ins w:id="4767" w:author="LKY" w:date="2026-08-25T19:21:32Z">
        <w:r>
          <w:rPr>
            <w:rFonts w:ascii="Times New Roman" w:hAnsi="Times New Roman" w:eastAsiaTheme="minorEastAsia" w:cstheme="minorBidi"/>
            <w:i w:val="0"/>
            <w:iCs w:val="0"/>
            <w:caps w:val="0"/>
            <w:color w:val="0000FF"/>
            <w:spacing w:val="0"/>
            <w:sz w:val="24"/>
            <w:szCs w:val="24"/>
            <w:shd w:val="clear" w:color="auto" w:fill="auto"/>
            <w:rPrChange w:id="4768" w:author="L" w:date="2026-09-01T16:36:55Z">
              <w:rPr>
                <w:rFonts w:ascii="Times New Roman" w:hAnsi="Times New Roman" w:eastAsiaTheme="minorEastAsia" w:cstheme="minorBidi"/>
                <w:i w:val="0"/>
                <w:iCs w:val="0"/>
                <w:caps w:val="0"/>
                <w:spacing w:val="0"/>
                <w:sz w:val="24"/>
                <w:szCs w:val="24"/>
                <w:shd w:val="clear" w:color="auto" w:fill="auto"/>
              </w:rPr>
            </w:rPrChange>
          </w:rPr>
          <w:t>etmode</w:t>
        </w:r>
      </w:ins>
      <w:ins w:id="4769" w:author="LKY" w:date="2026-08-25T19:21:32Z">
        <w:r>
          <w:rPr>
            <w:rFonts w:hint="eastAsia" w:ascii="Times New Roman" w:hAnsi="Times New Roman" w:cstheme="minorBidi"/>
            <w:i w:val="0"/>
            <w:iCs w:val="0"/>
            <w:caps w:val="0"/>
            <w:color w:val="0000FF"/>
            <w:spacing w:val="0"/>
            <w:sz w:val="24"/>
            <w:szCs w:val="24"/>
            <w:shd w:val="clear" w:color="auto" w:fill="auto"/>
            <w:lang w:val="en-US" w:eastAsia="zh-CN"/>
            <w:rPrChange w:id="4770" w:author="L" w:date="2026-09-01T16:36:55Z">
              <w:rPr>
                <w:rFonts w:hint="eastAsia" w:ascii="Times New Roman" w:hAnsi="Times New Roman" w:cstheme="minorBidi"/>
                <w:i w:val="0"/>
                <w:iCs w:val="0"/>
                <w:caps w:val="0"/>
                <w:spacing w:val="0"/>
                <w:sz w:val="24"/>
                <w:szCs w:val="24"/>
                <w:shd w:val="clear" w:color="auto" w:fill="auto"/>
                <w:lang w:val="en-US" w:eastAsia="zh-CN"/>
              </w:rPr>
            </w:rPrChange>
          </w:rPr>
          <w:t xml:space="preserve"> 4 4</w:t>
        </w:r>
      </w:ins>
    </w:p>
    <w:p w14:paraId="239B6FED">
      <w:pPr>
        <w:keepNext w:val="0"/>
        <w:keepLines w:val="0"/>
        <w:pageBreakBefore w:val="0"/>
        <w:widowControl w:val="0"/>
        <w:kinsoku/>
        <w:overflowPunct/>
        <w:topLinePunct w:val="0"/>
        <w:autoSpaceDE/>
        <w:autoSpaceDN/>
        <w:bidi w:val="0"/>
        <w:adjustRightInd/>
        <w:snapToGrid/>
        <w:spacing w:line="360" w:lineRule="auto"/>
        <w:ind w:firstLine="0" w:firstLineChars="0"/>
        <w:textAlignment w:val="auto"/>
        <w:rPr>
          <w:del w:id="4772" w:author="LKY" w:date="2026-09-15T17:10:30Z"/>
          <w:rFonts w:hint="eastAsia"/>
          <w:lang w:val="en-US" w:eastAsia="zh-CN"/>
        </w:rPr>
        <w:pPrChange w:id="4771" w:author="L" w:date="2026-07-31T14:52:02Z">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pPr>
        </w:pPrChange>
      </w:pPr>
    </w:p>
    <w:p w14:paraId="1339C27B">
      <w:pPr>
        <w:pStyle w:val="12"/>
        <w:ind w:left="0" w:leftChars="0" w:firstLine="0" w:firstLineChars="0"/>
        <w:outlineLvl w:val="1"/>
        <w:rPr>
          <w:rFonts w:hint="eastAsia" w:ascii="Times New Roman" w:hAnsi="Times New Roman" w:eastAsia="宋体" w:cs="宋体"/>
          <w:b/>
          <w:bCs/>
          <w:sz w:val="32"/>
          <w:szCs w:val="32"/>
          <w:lang w:val="en-US" w:eastAsia="zh-CN"/>
        </w:rPr>
      </w:pPr>
      <w:bookmarkStart w:id="127" w:name="_Toc17193"/>
      <w:bookmarkStart w:id="128" w:name="_Toc12734"/>
      <w:bookmarkStart w:id="129" w:name="_Toc20151"/>
      <w:bookmarkStart w:id="130" w:name="_Toc5575"/>
      <w:bookmarkStart w:id="131" w:name="_Toc5892"/>
      <w:r>
        <w:rPr>
          <w:rFonts w:hint="eastAsia" w:ascii="Times New Roman" w:hAnsi="Times New Roman" w:eastAsia="宋体" w:cs="宋体"/>
          <w:b/>
          <w:bCs/>
          <w:sz w:val="32"/>
          <w:szCs w:val="32"/>
          <w:lang w:val="en-US" w:eastAsia="zh-CN"/>
        </w:rPr>
        <w:t>2.4 LED</w:t>
      </w:r>
      <w:bookmarkEnd w:id="127"/>
      <w:bookmarkEnd w:id="128"/>
      <w:bookmarkEnd w:id="129"/>
      <w:bookmarkEnd w:id="130"/>
      <w:bookmarkEnd w:id="131"/>
    </w:p>
    <w:p w14:paraId="59C37A70">
      <w:pPr>
        <w:pStyle w:val="12"/>
        <w:ind w:left="0" w:leftChars="0" w:firstLine="0" w:firstLineChars="0"/>
        <w:outlineLvl w:val="9"/>
        <w:rPr>
          <w:rFonts w:hint="default" w:ascii="Times New Roman" w:hAnsi="Times New Roman" w:eastAsia="宋体" w:cs="宋体"/>
          <w:b/>
          <w:bCs/>
          <w:sz w:val="32"/>
          <w:szCs w:val="32"/>
          <w:lang w:val="en-US" w:eastAsia="zh-CN"/>
        </w:rPr>
      </w:pPr>
      <w:r>
        <w:rPr>
          <w:sz w:val="32"/>
        </w:rPr>
        <mc:AlternateContent>
          <mc:Choice Requires="wps">
            <w:drawing>
              <wp:anchor distT="0" distB="0" distL="114300" distR="114300" simplePos="0" relativeHeight="251665408" behindDoc="0" locked="0" layoutInCell="1" allowOverlap="1">
                <wp:simplePos x="0" y="0"/>
                <wp:positionH relativeFrom="column">
                  <wp:posOffset>1981835</wp:posOffset>
                </wp:positionH>
                <wp:positionV relativeFrom="paragraph">
                  <wp:posOffset>166370</wp:posOffset>
                </wp:positionV>
                <wp:extent cx="3376295" cy="2603500"/>
                <wp:effectExtent l="0" t="0" r="14605" b="6350"/>
                <wp:wrapNone/>
                <wp:docPr id="6" name="文本框 6"/>
                <wp:cNvGraphicFramePr/>
                <a:graphic xmlns:a="http://schemas.openxmlformats.org/drawingml/2006/main">
                  <a:graphicData uri="http://schemas.microsoft.com/office/word/2010/wordprocessingShape">
                    <wps:wsp>
                      <wps:cNvSpPr txBox="1"/>
                      <wps:spPr>
                        <a:xfrm>
                          <a:off x="4919980" y="5651500"/>
                          <a:ext cx="3376295" cy="26035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6.05pt;margin-top:13.1pt;height:205pt;width:265.85pt;z-index:251665408;mso-width-relative:page;mso-height-relative:page;" fillcolor="#FFFFFF [3201]" filled="t" stroked="f" coordsize="21600,21600" o:gfxdata="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">
                <v:fill on="t" focussize="0,0"/>
                <v:stroke on="f" weight="0.5pt"/>
                <v:imagedata o:title=""/>
                <o:lock v:ext="edit" aspectratio="f"/>
                <v:textbox>
                  <w:txbxContent>
                    <w:tbl>
                      <w:tblPr>
                        <w:tblStyle w:val="14"/>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7"/>
                        <w:gridCol w:w="4077"/>
                      </w:tblGrid>
                      <w:tr w14:paraId="6C0B0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35845076">
                            <w:pPr>
                              <w:rPr>
                                <w:rFonts w:hint="default" w:eastAsiaTheme="minorEastAsia"/>
                                <w:vertAlign w:val="baseline"/>
                                <w:lang w:val="en-US" w:eastAsia="zh-CN"/>
                              </w:rPr>
                            </w:pPr>
                            <w:r>
                              <w:rPr>
                                <w:rFonts w:hint="eastAsia"/>
                                <w:vertAlign w:val="baseline"/>
                                <w:lang w:val="en-US" w:eastAsia="zh-CN"/>
                              </w:rPr>
                              <w:t>LED灯</w:t>
                            </w:r>
                          </w:p>
                        </w:tc>
                        <w:tc>
                          <w:tcPr>
                            <w:tcW w:w="3894" w:type="pct"/>
                            <w:vAlign w:val="center"/>
                          </w:tcPr>
                          <w:p w14:paraId="76C5275C">
                            <w:pPr>
                              <w:rPr>
                                <w:rFonts w:hint="eastAsia" w:eastAsiaTheme="minorEastAsia"/>
                                <w:vertAlign w:val="baseline"/>
                                <w:lang w:val="en-US" w:eastAsia="zh-CN"/>
                              </w:rPr>
                            </w:pPr>
                            <w:r>
                              <w:rPr>
                                <w:rFonts w:hint="eastAsia"/>
                                <w:vertAlign w:val="baseline"/>
                                <w:lang w:val="en-US" w:eastAsia="zh-CN"/>
                              </w:rPr>
                              <w:t>说明</w:t>
                            </w:r>
                          </w:p>
                        </w:tc>
                      </w:tr>
                      <w:tr w14:paraId="4376D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23B1151C">
                            <w:pPr>
                              <w:rPr>
                                <w:rFonts w:hint="default" w:eastAsiaTheme="minorEastAsia"/>
                                <w:vertAlign w:val="baseline"/>
                                <w:lang w:val="en-US" w:eastAsia="zh-CN"/>
                              </w:rPr>
                            </w:pPr>
                            <w:r>
                              <w:rPr>
                                <w:rFonts w:hint="eastAsia"/>
                                <w:vertAlign w:val="baseline"/>
                                <w:lang w:val="en-US" w:eastAsia="zh-CN"/>
                              </w:rPr>
                              <w:t>PWR</w:t>
                            </w:r>
                          </w:p>
                        </w:tc>
                        <w:tc>
                          <w:tcPr>
                            <w:tcW w:w="3894" w:type="pct"/>
                            <w:vAlign w:val="center"/>
                          </w:tcPr>
                          <w:p w14:paraId="1EF94910">
                            <w:pPr>
                              <w:rPr>
                                <w:rFonts w:hint="eastAsia"/>
                                <w:vertAlign w:val="baseline"/>
                                <w:lang w:val="en-US" w:eastAsia="zh-CN"/>
                              </w:rPr>
                            </w:pPr>
                            <w:r>
                              <w:rPr>
                                <w:rFonts w:hint="eastAsia"/>
                                <w:vertAlign w:val="baseline"/>
                                <w:lang w:val="en-US" w:eastAsia="zh-CN"/>
                              </w:rPr>
                              <w:t>电源灯，接入电源正常时常亮。</w:t>
                            </w:r>
                          </w:p>
                          <w:p w14:paraId="329499C4">
                            <w:pPr>
                              <w:pStyle w:val="12"/>
                              <w:ind w:left="0" w:leftChars="0" w:firstLine="0" w:firstLineChars="0"/>
                              <w:rPr>
                                <w:rFonts w:hint="default"/>
                                <w:lang w:val="en-US" w:eastAsia="zh-CN"/>
                              </w:rPr>
                            </w:pPr>
                            <w:r>
                              <w:rPr>
                                <w:rFonts w:hint="eastAsia"/>
                                <w:vertAlign w:val="baseline"/>
                                <w:lang w:val="en-US" w:eastAsia="zh-CN"/>
                              </w:rPr>
                              <w:t>用户不可编辑。</w:t>
                            </w:r>
                          </w:p>
                        </w:tc>
                      </w:tr>
                      <w:tr w14:paraId="5C1B3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543549BE">
                            <w:pPr>
                              <w:rPr>
                                <w:rFonts w:hint="default" w:eastAsiaTheme="minorEastAsia"/>
                                <w:vertAlign w:val="baseline"/>
                                <w:lang w:val="en-US" w:eastAsia="zh-CN"/>
                              </w:rPr>
                            </w:pPr>
                            <w:r>
                              <w:rPr>
                                <w:rFonts w:hint="eastAsia"/>
                                <w:vertAlign w:val="baseline"/>
                                <w:lang w:val="en-US" w:eastAsia="zh-CN"/>
                              </w:rPr>
                              <w:t>RUN</w:t>
                            </w:r>
                          </w:p>
                        </w:tc>
                        <w:tc>
                          <w:tcPr>
                            <w:tcW w:w="3894" w:type="pct"/>
                            <w:vAlign w:val="center"/>
                          </w:tcPr>
                          <w:p w14:paraId="6BBD3E35">
                            <w:pPr>
                              <w:rPr>
                                <w:rFonts w:hint="eastAsia"/>
                                <w:vertAlign w:val="baseline"/>
                                <w:lang w:val="en-US" w:eastAsia="zh-CN"/>
                              </w:rPr>
                            </w:pPr>
                            <w:r>
                              <w:rPr>
                                <w:rFonts w:hint="eastAsia"/>
                                <w:vertAlign w:val="baseline"/>
                                <w:lang w:val="en-US" w:eastAsia="zh-CN"/>
                              </w:rPr>
                              <w:t>默认设置：CPU使用率低于90%时闪烁，90%以上常亮。</w:t>
                            </w:r>
                          </w:p>
                          <w:p w14:paraId="6FFA69EA">
                            <w:pPr>
                              <w:pStyle w:val="12"/>
                              <w:ind w:left="0" w:leftChars="0" w:firstLine="0" w:firstLineChars="0"/>
                              <w:rPr>
                                <w:rFonts w:hint="default"/>
                                <w:lang w:val="en-US" w:eastAsia="zh-CN"/>
                              </w:rPr>
                            </w:pPr>
                            <w:r>
                              <w:rPr>
                                <w:rFonts w:hint="eastAsia"/>
                                <w:vertAlign w:val="baseline"/>
                                <w:lang w:val="en-US" w:eastAsia="zh-CN"/>
                              </w:rPr>
                              <w:t>用户可编辑。</w:t>
                            </w:r>
                          </w:p>
                        </w:tc>
                      </w:tr>
                      <w:tr w14:paraId="11DF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105" w:type="pct"/>
                            <w:vAlign w:val="center"/>
                          </w:tcPr>
                          <w:p w14:paraId="63B448A1">
                            <w:pPr>
                              <w:rPr>
                                <w:rFonts w:hint="default" w:eastAsiaTheme="minorEastAsia"/>
                                <w:vertAlign w:val="baseline"/>
                                <w:lang w:val="en-US" w:eastAsia="zh-CN"/>
                              </w:rPr>
                            </w:pPr>
                            <w:r>
                              <w:rPr>
                                <w:rFonts w:hint="eastAsia"/>
                                <w:vertAlign w:val="baseline"/>
                                <w:lang w:val="en-US" w:eastAsia="zh-CN"/>
                              </w:rPr>
                              <w:t>LINK</w:t>
                            </w:r>
                          </w:p>
                        </w:tc>
                        <w:tc>
                          <w:tcPr>
                            <w:tcW w:w="3894" w:type="pct"/>
                            <w:vAlign w:val="center"/>
                          </w:tcPr>
                          <w:p w14:paraId="49EE318C">
                            <w:pPr>
                              <w:rPr>
                                <w:rFonts w:hint="eastAsia"/>
                                <w:vertAlign w:val="baseline"/>
                                <w:lang w:val="en-US" w:eastAsia="zh-CN"/>
                              </w:rPr>
                            </w:pPr>
                            <w:r>
                              <w:rPr>
                                <w:rFonts w:hint="eastAsia"/>
                                <w:vertAlign w:val="baseline"/>
                                <w:lang w:val="en-US" w:eastAsia="zh-CN"/>
                              </w:rPr>
                              <w:t>默认设置：有互联网连接时常亮，无互联网连接时熄灭。</w:t>
                            </w:r>
                          </w:p>
                          <w:p w14:paraId="27F13C80">
                            <w:pPr>
                              <w:pStyle w:val="12"/>
                              <w:ind w:left="0" w:leftChars="0" w:firstLine="0" w:firstLineChars="0"/>
                              <w:rPr>
                                <w:rFonts w:hint="default"/>
                                <w:lang w:val="en-US" w:eastAsia="zh-CN"/>
                              </w:rPr>
                            </w:pPr>
                            <w:r>
                              <w:rPr>
                                <w:rFonts w:hint="eastAsia"/>
                                <w:vertAlign w:val="baseline"/>
                                <w:lang w:val="en-US" w:eastAsia="zh-CN"/>
                              </w:rPr>
                              <w:t>用户可编辑。</w:t>
                            </w:r>
                          </w:p>
                        </w:tc>
                      </w:tr>
                    </w:tbl>
                    <w:p w14:paraId="4EA4D92D"/>
                  </w:txbxContent>
                </v:textbox>
              </v:shape>
            </w:pict>
          </mc:Fallback>
        </mc:AlternateContent>
      </w:r>
      <w:r>
        <w:rPr>
          <w:rFonts w:hint="default" w:ascii="Times New Roman" w:hAnsi="Times New Roman" w:eastAsia="宋体" w:cs="宋体"/>
          <w:b/>
          <w:bCs/>
          <w:sz w:val="32"/>
          <w:szCs w:val="32"/>
          <w:lang w:val="en-US" w:eastAsia="zh-CN"/>
        </w:rPr>
        <w:drawing>
          <wp:inline distT="0" distB="0" distL="114300" distR="114300">
            <wp:extent cx="1246505" cy="3104515"/>
            <wp:effectExtent l="0" t="0" r="10795" b="635"/>
            <wp:docPr id="77" name="图片 77"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EdgePLC A款 (1)"/>
                    <pic:cNvPicPr>
                      <a:picLocks noChangeAspect="1"/>
                    </pic:cNvPicPr>
                  </pic:nvPicPr>
                  <pic:blipFill>
                    <a:blip r:embed="rId56"/>
                    <a:srcRect l="32948" t="11477" r="33550" b="5112"/>
                    <a:stretch>
                      <a:fillRect/>
                    </a:stretch>
                  </pic:blipFill>
                  <pic:spPr>
                    <a:xfrm>
                      <a:off x="0" y="0"/>
                      <a:ext cx="1246505" cy="3104515"/>
                    </a:xfrm>
                    <a:prstGeom prst="rect">
                      <a:avLst/>
                    </a:prstGeom>
                  </pic:spPr>
                </pic:pic>
              </a:graphicData>
            </a:graphic>
          </wp:inline>
        </w:drawing>
      </w:r>
    </w:p>
    <w:p w14:paraId="1DB53FE2">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LED指示灯如图,从左至右的顺序为LED2、LED1、LED0。其中LED2为POWER指示灯，上电后电源正常时常亮；LED1为RUN灯，系统正常运行时闪烁；LED0为LINK灯，使用有线网络连接互联网时常亮，4G或Wi-Fi时闪烁。文件为/etc/beilai_led.sh。</w:t>
      </w:r>
    </w:p>
    <w:p w14:paraId="0EC2E4EC">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查看触发条件：</w:t>
      </w:r>
      <w:r>
        <w:rPr>
          <w:rFonts w:hint="eastAsia" w:ascii="Times New Roman" w:hAnsi="Times New Roman" w:eastAsia="宋体" w:cs="宋体"/>
          <w:b w:val="0"/>
          <w:bCs/>
          <w:color w:val="0000FF"/>
          <w:sz w:val="24"/>
          <w:szCs w:val="24"/>
          <w:lang w:val="en-US" w:eastAsia="zh-CN" w:bidi="en-US"/>
        </w:rPr>
        <w:t>cat /sys/class/leds/user-led0/trigger</w:t>
      </w:r>
    </w:p>
    <w:p w14:paraId="2241C13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cat /sys/class/leds/user-led0/trigger</w:t>
      </w:r>
    </w:p>
    <w:p w14:paraId="3ED3BE61">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xml:space="preserve">[none] rc-feedback mmc0 mmc1 mmc2 timer oneshot heartbeat backlight gpio cpu0 cpu1 cpu2 cpu3 default-on transient </w:t>
      </w:r>
    </w:p>
    <w:p w14:paraId="6A4C1436">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其中[none]表示当前led</w:t>
      </w:r>
      <w:r>
        <w:rPr>
          <w:rFonts w:hint="eastAsia" w:ascii="Times New Roman" w:hAnsi="Times New Roman" w:eastAsia="宋体" w:cs="宋体"/>
          <w:b w:val="0"/>
          <w:bCs/>
          <w:color w:val="000000"/>
          <w:sz w:val="24"/>
          <w:szCs w:val="24"/>
          <w:lang w:val="en-US" w:eastAsia="zh-CN" w:bidi="en-US"/>
        </w:rPr>
        <w:t>0</w:t>
      </w:r>
      <w:r>
        <w:rPr>
          <w:rFonts w:hint="default" w:ascii="Times New Roman" w:hAnsi="Times New Roman" w:eastAsia="宋体" w:cs="宋体"/>
          <w:b w:val="0"/>
          <w:bCs/>
          <w:color w:val="000000"/>
          <w:sz w:val="24"/>
          <w:szCs w:val="24"/>
          <w:lang w:val="en-US" w:eastAsia="zh-CN" w:bidi="en-US"/>
        </w:rPr>
        <w:t>的触发条件为无。往trigger中写上述字符串，可以修改触发条件。</w:t>
      </w:r>
    </w:p>
    <w:p w14:paraId="788C77B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当led触发条件设置为none时，用户可通过命令来控制led灯的亮灭</w:t>
      </w:r>
    </w:p>
    <w:p w14:paraId="6BFB19AE">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控制led0亮：</w:t>
      </w:r>
      <w:r>
        <w:rPr>
          <w:rFonts w:hint="eastAsia" w:ascii="Times New Roman" w:hAnsi="Times New Roman" w:eastAsia="宋体" w:cs="宋体"/>
          <w:b w:val="0"/>
          <w:bCs/>
          <w:color w:val="0000FF"/>
          <w:sz w:val="24"/>
          <w:szCs w:val="24"/>
          <w:lang w:val="en-US" w:eastAsia="zh-CN" w:bidi="en-US"/>
        </w:rPr>
        <w:t>echo 1 &gt;/sys/class/leds/user-led0/brightness</w:t>
      </w:r>
    </w:p>
    <w:p w14:paraId="2B75C80A">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FF"/>
          <w:sz w:val="24"/>
          <w:szCs w:val="24"/>
          <w:lang w:val="en-US" w:eastAsia="zh-CN" w:bidi="en-US"/>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none &gt;/sys/class/leds/user-led0/brightness</w:t>
      </w:r>
    </w:p>
    <w:p w14:paraId="6FEE55C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ascii="Times New Roman" w:hAnsi="Times New Roman"/>
        </w:rPr>
      </w:pPr>
      <w:r>
        <w:rPr>
          <w:rFonts w:hint="eastAsia" w:ascii="Times New Roman" w:hAnsi="Times New Roman"/>
          <w:sz w:val="24"/>
          <w:szCs w:val="32"/>
          <w:lang w:val="en-US" w:eastAsia="zh-CN"/>
        </w:rPr>
        <w:t>root@bliiot:~#</w:t>
      </w:r>
      <w:r>
        <w:rPr>
          <w:rFonts w:hint="eastAsia" w:ascii="Times New Roman" w:hAnsi="Times New Roman"/>
          <w:lang w:val="en-US" w:eastAsia="zh-CN"/>
        </w:rPr>
        <w:t xml:space="preserve"> </w:t>
      </w:r>
      <w:r>
        <w:rPr>
          <w:rFonts w:hint="eastAsia" w:ascii="Times New Roman" w:hAnsi="Times New Roman" w:eastAsia="宋体" w:cs="宋体"/>
          <w:b w:val="0"/>
          <w:bCs/>
          <w:color w:val="0000FF"/>
          <w:sz w:val="24"/>
          <w:szCs w:val="24"/>
          <w:lang w:val="en-US" w:eastAsia="zh-CN" w:bidi="en-US"/>
        </w:rPr>
        <w:t>echo 1 &gt;/sys/class/leds/user-led0/brightness</w:t>
      </w:r>
    </w:p>
    <w:p w14:paraId="209AB6E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控制led1灭：</w:t>
      </w:r>
      <w:r>
        <w:rPr>
          <w:rFonts w:hint="eastAsia" w:ascii="Times New Roman" w:hAnsi="Times New Roman"/>
          <w:color w:val="0000FF"/>
          <w:sz w:val="24"/>
          <w:szCs w:val="32"/>
          <w:lang w:val="en-US" w:eastAsia="zh-CN"/>
        </w:rPr>
        <w:t>echo 0 &gt;/sys/class/leds/user-led1/brightness</w:t>
      </w:r>
    </w:p>
    <w:p w14:paraId="62FFA35E">
      <w:pPr>
        <w:pStyle w:val="12"/>
        <w:ind w:left="0" w:leftChars="0" w:firstLine="0" w:firstLineChars="0"/>
        <w:outlineLvl w:val="1"/>
        <w:rPr>
          <w:rFonts w:hint="default" w:ascii="Times New Roman" w:hAnsi="Times New Roman"/>
          <w:b/>
          <w:bCs/>
          <w:sz w:val="32"/>
          <w:szCs w:val="32"/>
          <w:lang w:val="en-US" w:eastAsia="zh-CN"/>
        </w:rPr>
      </w:pPr>
      <w:bookmarkStart w:id="132" w:name="_Toc29539"/>
      <w:bookmarkStart w:id="133" w:name="_Toc32497"/>
      <w:bookmarkStart w:id="134" w:name="_Toc9088"/>
      <w:bookmarkStart w:id="135" w:name="_Toc15349"/>
      <w:bookmarkStart w:id="136" w:name="_Toc15911"/>
      <w:r>
        <w:rPr>
          <w:rFonts w:hint="eastAsia" w:ascii="Times New Roman" w:hAnsi="Times New Roman"/>
          <w:b/>
          <w:bCs/>
          <w:sz w:val="32"/>
          <w:szCs w:val="32"/>
          <w:lang w:val="en-US" w:eastAsia="zh-CN"/>
        </w:rPr>
        <w:t>2.</w:t>
      </w:r>
      <w:ins w:id="4773" w:author="L" w:date="2026-08-07T16:28:19Z">
        <w:r>
          <w:rPr>
            <w:rFonts w:hint="eastAsia" w:ascii="Times New Roman" w:hAnsi="Times New Roman"/>
            <w:b/>
            <w:bCs/>
            <w:sz w:val="32"/>
            <w:szCs w:val="32"/>
            <w:lang w:val="en-US" w:eastAsia="zh-CN"/>
          </w:rPr>
          <w:t>5</w:t>
        </w:r>
      </w:ins>
      <w:del w:id="4774" w:author="L" w:date="2026-08-07T16:28:18Z">
        <w:r>
          <w:rPr>
            <w:rFonts w:hint="eastAsia" w:ascii="Times New Roman" w:hAnsi="Times New Roman"/>
            <w:b/>
            <w:bCs/>
            <w:sz w:val="32"/>
            <w:szCs w:val="32"/>
            <w:lang w:val="en-US" w:eastAsia="zh-CN"/>
          </w:rPr>
          <w:delText>6</w:delText>
        </w:r>
      </w:del>
      <w:r>
        <w:rPr>
          <w:rFonts w:hint="eastAsia" w:ascii="Times New Roman" w:hAnsi="Times New Roman"/>
          <w:b/>
          <w:bCs/>
          <w:sz w:val="32"/>
          <w:szCs w:val="32"/>
          <w:lang w:val="en-US" w:eastAsia="zh-CN"/>
        </w:rPr>
        <w:t>网络接口</w:t>
      </w:r>
      <w:bookmarkEnd w:id="132"/>
      <w:bookmarkEnd w:id="133"/>
      <w:bookmarkEnd w:id="134"/>
      <w:bookmarkEnd w:id="135"/>
      <w:bookmarkEnd w:id="136"/>
    </w:p>
    <w:p w14:paraId="465EEB62">
      <w:pPr>
        <w:ind w:firstLine="420" w:firstLineChars="0"/>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drawing>
          <wp:inline distT="0" distB="0" distL="114300" distR="114300">
            <wp:extent cx="940435" cy="2320925"/>
            <wp:effectExtent l="0" t="0" r="12065" b="3175"/>
            <wp:docPr id="75" name="图片 75"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dgePLC A款 (1)"/>
                    <pic:cNvPicPr>
                      <a:picLocks noChangeAspect="1"/>
                    </pic:cNvPicPr>
                  </pic:nvPicPr>
                  <pic:blipFill>
                    <a:blip r:embed="rId57"/>
                    <a:srcRect/>
                    <a:stretch>
                      <a:fillRect/>
                    </a:stretch>
                  </pic:blipFill>
                  <pic:spPr>
                    <a:xfrm>
                      <a:off x="0" y="0"/>
                      <a:ext cx="940435" cy="2320925"/>
                    </a:xfrm>
                    <a:prstGeom prst="rect">
                      <a:avLst/>
                    </a:prstGeom>
                  </pic:spPr>
                </pic:pic>
              </a:graphicData>
            </a:graphic>
          </wp:inline>
        </w:drawing>
      </w:r>
    </w:p>
    <w:p w14:paraId="03948B01">
      <w:pPr>
        <w:keepNext w:val="0"/>
        <w:keepLines w:val="0"/>
        <w:pageBreakBefore w:val="0"/>
        <w:widowControl w:val="0"/>
        <w:kinsoku/>
        <w:overflowPunct/>
        <w:topLinePunct w:val="0"/>
        <w:autoSpaceDE/>
        <w:autoSpaceDN/>
        <w:bidi w:val="0"/>
        <w:adjustRightInd/>
        <w:snapToGrid/>
        <w:spacing w:line="360" w:lineRule="auto"/>
        <w:ind w:firstLine="420" w:firstLineChars="0"/>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如图所示，设备配备了三个百兆网口ETH1、ETH2、ETH3</w:t>
      </w:r>
    </w:p>
    <w:p w14:paraId="5C75FC73">
      <w:pPr>
        <w:keepNext w:val="0"/>
        <w:keepLines w:val="0"/>
        <w:pageBreakBefore w:val="0"/>
        <w:widowControl w:val="0"/>
        <w:kinsoku/>
        <w:overflowPunct/>
        <w:topLinePunct w:val="0"/>
        <w:autoSpaceDE/>
        <w:autoSpaceDN/>
        <w:bidi w:val="0"/>
        <w:adjustRightInd/>
        <w:snapToGrid/>
        <w:spacing w:line="360" w:lineRule="auto"/>
        <w:textAlignment w:val="auto"/>
        <w:rPr>
          <w:rFonts w:hint="eastAsia"/>
          <w:lang w:val="en-US" w:eastAsia="zh-CN"/>
        </w:rPr>
      </w:pPr>
      <w:r>
        <w:rPr>
          <w:rFonts w:hint="eastAsia" w:ascii="Times New Roman" w:hAnsi="Times New Roman" w:cs="宋体"/>
          <w:sz w:val="24"/>
          <w:szCs w:val="32"/>
          <w:lang w:val="en-US" w:eastAsia="zh-CN"/>
        </w:rPr>
        <w:t>将网线插入ETH2，输入命令：</w:t>
      </w:r>
    </w:p>
    <w:p w14:paraId="45A791E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cs="宋体"/>
          <w:sz w:val="24"/>
          <w:szCs w:val="32"/>
          <w:highlight w:val="none"/>
          <w:shd w:val="clear" w:color="auto" w:fill="auto"/>
          <w:lang w:val="en-US" w:eastAsia="zh-CN"/>
        </w:rPr>
      </w:pPr>
      <w:r>
        <w:rPr>
          <w:rFonts w:hint="eastAsia" w:ascii="Times New Roman" w:hAnsi="Times New Roman" w:cs="宋体"/>
          <w:sz w:val="24"/>
          <w:szCs w:val="32"/>
          <w:highlight w:val="none"/>
          <w:shd w:val="clear" w:color="auto" w:fill="auto"/>
          <w:lang w:val="en-US" w:eastAsia="zh-CN"/>
        </w:rPr>
        <w:t xml:space="preserve">root@BL237:~# </w:t>
      </w:r>
      <w:r>
        <w:rPr>
          <w:rFonts w:hint="eastAsia" w:ascii="Times New Roman" w:hAnsi="Times New Roman" w:cs="宋体"/>
          <w:color w:val="0000FF"/>
          <w:kern w:val="2"/>
          <w:sz w:val="24"/>
          <w:szCs w:val="32"/>
          <w:lang w:val="en-US" w:eastAsia="zh-CN" w:bidi="ar-SA"/>
        </w:rPr>
        <w:t>ifconfig -a</w:t>
      </w:r>
    </w:p>
    <w:p w14:paraId="78805BA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69865" cy="3569970"/>
            <wp:effectExtent l="0" t="0" r="6985" b="11430"/>
            <wp:docPr id="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3"/>
                    <pic:cNvPicPr>
                      <a:picLocks noChangeAspect="1"/>
                    </pic:cNvPicPr>
                  </pic:nvPicPr>
                  <pic:blipFill>
                    <a:blip r:embed="rId58"/>
                    <a:stretch>
                      <a:fillRect/>
                    </a:stretch>
                  </pic:blipFill>
                  <pic:spPr>
                    <a:xfrm>
                      <a:off x="0" y="0"/>
                      <a:ext cx="5269865" cy="3569970"/>
                    </a:xfrm>
                    <a:prstGeom prst="rect">
                      <a:avLst/>
                    </a:prstGeom>
                    <a:noFill/>
                    <a:ln>
                      <a:noFill/>
                    </a:ln>
                  </pic:spPr>
                </pic:pic>
              </a:graphicData>
            </a:graphic>
          </wp:inline>
        </w:drawing>
      </w:r>
    </w:p>
    <w:p w14:paraId="62D69979">
      <w:pPr>
        <w:pStyle w:val="12"/>
        <w:keepNext w:val="0"/>
        <w:keepLines w:val="0"/>
        <w:pageBreakBefore w:val="0"/>
        <w:widowControl w:val="0"/>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sz w:val="24"/>
          <w:szCs w:val="32"/>
          <w:lang w:val="en-US" w:eastAsia="zh-CN"/>
        </w:rPr>
      </w:pPr>
      <w:r>
        <w:rPr>
          <w:rFonts w:hint="eastAsia" w:ascii="Times New Roman" w:hAnsi="Times New Roman" w:cs="宋体" w:eastAsiaTheme="minorEastAsia"/>
          <w:kern w:val="2"/>
          <w:sz w:val="24"/>
          <w:szCs w:val="32"/>
          <w:lang w:val="en-US" w:eastAsia="zh-CN" w:bidi="ar-SA"/>
        </w:rPr>
        <w:t>此时ETH</w:t>
      </w:r>
      <w:r>
        <w:rPr>
          <w:rFonts w:hint="eastAsia" w:ascii="Times New Roman" w:hAnsi="Times New Roman" w:cs="宋体"/>
          <w:kern w:val="2"/>
          <w:sz w:val="24"/>
          <w:szCs w:val="32"/>
          <w:lang w:val="en-US" w:eastAsia="zh-CN" w:bidi="ar-SA"/>
        </w:rPr>
        <w:t>2</w:t>
      </w:r>
      <w:r>
        <w:rPr>
          <w:rFonts w:hint="eastAsia" w:ascii="Times New Roman" w:hAnsi="Times New Roman" w:cs="宋体" w:eastAsiaTheme="minorEastAsia"/>
          <w:kern w:val="2"/>
          <w:sz w:val="24"/>
          <w:szCs w:val="32"/>
          <w:lang w:val="en-US" w:eastAsia="zh-CN" w:bidi="ar-SA"/>
        </w:rPr>
        <w:t>应显示为设定的静态IP地址192.168.1.</w:t>
      </w:r>
      <w:r>
        <w:rPr>
          <w:rFonts w:hint="eastAsia" w:ascii="Times New Roman" w:hAnsi="Times New Roman" w:cs="宋体"/>
          <w:kern w:val="2"/>
          <w:sz w:val="24"/>
          <w:szCs w:val="32"/>
          <w:lang w:val="en-US" w:eastAsia="zh-CN" w:bidi="ar-SA"/>
        </w:rPr>
        <w:t>39</w:t>
      </w:r>
      <w:r>
        <w:rPr>
          <w:rFonts w:hint="eastAsia" w:ascii="Times New Roman" w:hAnsi="Times New Roman" w:cs="宋体" w:eastAsiaTheme="minorEastAsia"/>
          <w:kern w:val="2"/>
          <w:sz w:val="24"/>
          <w:szCs w:val="32"/>
          <w:lang w:val="en-US" w:eastAsia="zh-CN" w:bidi="ar-SA"/>
        </w:rPr>
        <w:t>。</w:t>
      </w:r>
    </w:p>
    <w:p w14:paraId="4D10E9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宋体"/>
          <w:sz w:val="24"/>
          <w:szCs w:val="32"/>
          <w:lang w:val="en-US" w:eastAsia="zh-CN"/>
        </w:rPr>
      </w:pPr>
      <w:r>
        <w:rPr>
          <w:rFonts w:hint="eastAsia" w:ascii="Times New Roman" w:hAnsi="Times New Roman" w:cs="宋体"/>
          <w:sz w:val="24"/>
          <w:szCs w:val="32"/>
          <w:lang w:val="en-US" w:eastAsia="zh-CN"/>
        </w:rPr>
        <w:t>更换网口测试时关闭其他网口：</w:t>
      </w:r>
    </w:p>
    <w:p w14:paraId="0EF7766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关闭网口1：</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down</w:t>
      </w:r>
    </w:p>
    <w:p w14:paraId="37D482B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color w:val="0000FF"/>
          <w:sz w:val="24"/>
          <w:szCs w:val="32"/>
          <w:lang w:val="en-US" w:eastAsia="zh-CN"/>
        </w:rPr>
      </w:pP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关闭网口</w:t>
      </w:r>
      <w:r>
        <w:rPr>
          <w:rFonts w:hint="eastAsia" w:ascii="Times New Roman" w:hAnsi="Times New Roman" w:cs="宋体"/>
          <w:color w:val="000000" w:themeColor="text1"/>
          <w:kern w:val="2"/>
          <w:sz w:val="24"/>
          <w:szCs w:val="32"/>
          <w:lang w:val="en-US" w:eastAsia="zh-CN" w:bidi="ar-SA"/>
          <w14:textFill>
            <w14:solidFill>
              <w14:schemeClr w14:val="tx1"/>
            </w14:solidFill>
          </w14:textFill>
        </w:rPr>
        <w:t>3</w:t>
      </w:r>
      <w:r>
        <w:rPr>
          <w:rFonts w:hint="eastAsia" w:ascii="Times New Roman" w:hAnsi="Times New Roman" w:cs="宋体" w:eastAsiaTheme="minorEastAsia"/>
          <w:color w:val="000000" w:themeColor="text1"/>
          <w:kern w:val="2"/>
          <w:sz w:val="24"/>
          <w:szCs w:val="32"/>
          <w:lang w:val="en-US" w:eastAsia="zh-CN" w:bidi="ar-SA"/>
          <w14:textFill>
            <w14:solidFill>
              <w14:schemeClr w14:val="tx1"/>
            </w14:solidFill>
          </w14:textFill>
        </w:rPr>
        <w:t>：</w:t>
      </w:r>
      <w:r>
        <w:rPr>
          <w:rFonts w:hint="eastAsia"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eastAsia" w:ascii="Times New Roman" w:hAnsi="Times New Roman" w:cs="宋体" w:eastAsiaTheme="minorEastAsia"/>
          <w:color w:val="0000FF"/>
          <w:kern w:val="2"/>
          <w:sz w:val="24"/>
          <w:szCs w:val="32"/>
          <w:lang w:val="en-US" w:eastAsia="zh-CN" w:bidi="ar-SA"/>
        </w:rPr>
        <w:t xml:space="preserve"> down</w:t>
      </w:r>
    </w:p>
    <w:p w14:paraId="64799F28">
      <w:pPr>
        <w:pStyle w:val="12"/>
        <w:ind w:left="0" w:leftChars="0" w:firstLine="0" w:firstLineChars="0"/>
        <w:rPr>
          <w:rFonts w:hint="eastAsia" w:ascii="Times New Roman" w:hAnsi="Times New Roman" w:cs="宋体"/>
          <w:color w:val="000000" w:themeColor="text1"/>
          <w:sz w:val="24"/>
          <w:szCs w:val="32"/>
          <w:lang w:val="en-US" w:eastAsia="zh-CN"/>
          <w14:textFill>
            <w14:solidFill>
              <w14:schemeClr w14:val="tx1"/>
            </w14:solidFill>
          </w14:textFill>
        </w:rPr>
      </w:pPr>
      <w:r>
        <w:rPr>
          <w:rFonts w:hint="eastAsia" w:ascii="Times New Roman" w:hAnsi="Times New Roman" w:cs="宋体"/>
          <w:sz w:val="24"/>
          <w:szCs w:val="32"/>
          <w:lang w:val="en-US" w:eastAsia="zh-CN"/>
        </w:rPr>
        <w:t>ping百度：</w:t>
      </w:r>
      <w:r>
        <w:rPr>
          <w:rFonts w:hint="eastAsia" w:ascii="Times New Roman" w:hAnsi="Times New Roman" w:cs="宋体"/>
          <w:color w:val="0000FF"/>
          <w:sz w:val="24"/>
          <w:szCs w:val="32"/>
          <w:lang w:val="en-US" w:eastAsia="zh-CN"/>
        </w:rPr>
        <w:t>ping 8.8.8.8 ，</w:t>
      </w:r>
      <w:r>
        <w:rPr>
          <w:rFonts w:hint="eastAsia" w:ascii="Times New Roman" w:hAnsi="Times New Roman" w:cs="宋体"/>
          <w:color w:val="000000" w:themeColor="text1"/>
          <w:sz w:val="24"/>
          <w:szCs w:val="32"/>
          <w:lang w:val="en-US" w:eastAsia="zh-CN"/>
          <w14:textFill>
            <w14:solidFill>
              <w14:schemeClr w14:val="tx1"/>
            </w14:solidFill>
          </w14:textFill>
        </w:rPr>
        <w:t>Ctrl+c结束</w:t>
      </w:r>
    </w:p>
    <w:p w14:paraId="6CE1BE1C">
      <w:pPr>
        <w:pStyle w:val="12"/>
        <w:ind w:left="0" w:leftChars="0" w:firstLine="0" w:firstLineChars="0"/>
        <w:rPr>
          <w:rFonts w:hint="default" w:ascii="Times New Roman" w:hAnsi="Times New Roman" w:cs="宋体"/>
          <w:color w:val="000000" w:themeColor="text1"/>
          <w:sz w:val="24"/>
          <w:szCs w:val="32"/>
          <w:lang w:val="en-US" w:eastAsia="zh-CN"/>
          <w14:textFill>
            <w14:solidFill>
              <w14:schemeClr w14:val="tx1"/>
            </w14:solidFill>
          </w14:textFill>
        </w:rPr>
      </w:pPr>
      <w:r>
        <w:drawing>
          <wp:inline distT="0" distB="0" distL="114300" distR="114300">
            <wp:extent cx="5271770" cy="1040130"/>
            <wp:effectExtent l="0" t="0" r="5080" b="762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59"/>
                    <a:stretch>
                      <a:fillRect/>
                    </a:stretch>
                  </pic:blipFill>
                  <pic:spPr>
                    <a:xfrm>
                      <a:off x="0" y="0"/>
                      <a:ext cx="5271770" cy="1040130"/>
                    </a:xfrm>
                    <a:prstGeom prst="rect">
                      <a:avLst/>
                    </a:prstGeom>
                    <a:noFill/>
                    <a:ln>
                      <a:noFill/>
                    </a:ln>
                  </pic:spPr>
                </pic:pic>
              </a:graphicData>
            </a:graphic>
          </wp:inline>
        </w:drawing>
      </w:r>
    </w:p>
    <w:p w14:paraId="457D75E4">
      <w:pPr>
        <w:pStyle w:val="12"/>
        <w:ind w:left="0" w:leftChars="0" w:firstLine="480" w:firstLineChars="200"/>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此时LINK灯亮。</w:t>
      </w:r>
    </w:p>
    <w:p w14:paraId="1D2FD546">
      <w:pPr>
        <w:pStyle w:val="12"/>
        <w:ind w:left="0" w:leftChars="0" w:firstLine="480" w:firstLineChars="200"/>
        <w:rPr>
          <w:rFonts w:hint="eastAsia" w:ascii="Times New Roman" w:hAnsi="Times New Roman" w:cs="宋体" w:eastAsiaTheme="minorEastAsia"/>
          <w:kern w:val="2"/>
          <w:sz w:val="24"/>
          <w:szCs w:val="32"/>
          <w:lang w:val="en-US" w:eastAsia="zh-CN" w:bidi="ar-SA"/>
        </w:rPr>
      </w:pPr>
    </w:p>
    <w:p w14:paraId="508AFFF5">
      <w:pPr>
        <w:pStyle w:val="12"/>
        <w:ind w:left="0" w:leftChars="0" w:firstLine="480" w:firstLineChars="200"/>
        <w:rPr>
          <w:rFonts w:hint="default" w:ascii="Times New Roman" w:hAnsi="Times New Roman" w:cs="宋体" w:eastAsiaTheme="minorEastAsia"/>
          <w:kern w:val="2"/>
          <w:sz w:val="24"/>
          <w:szCs w:val="32"/>
          <w:lang w:val="en-US" w:eastAsia="zh-CN" w:bidi="ar-SA"/>
        </w:rPr>
      </w:pPr>
    </w:p>
    <w:p w14:paraId="72D42EA6">
      <w:pPr>
        <w:pStyle w:val="12"/>
        <w:rPr>
          <w:rFonts w:hint="default"/>
          <w:lang w:val="en-US" w:eastAsia="zh-CN"/>
        </w:rPr>
      </w:pPr>
    </w:p>
    <w:p w14:paraId="200F9E00">
      <w:pPr>
        <w:pStyle w:val="12"/>
        <w:ind w:left="0" w:leftChars="0" w:firstLine="420" w:firstLineChars="0"/>
        <w:rPr>
          <w:rFonts w:ascii="Times New Roman" w:hAnsi="Times New Roman"/>
        </w:rPr>
      </w:pPr>
    </w:p>
    <w:p w14:paraId="3854FD23">
      <w:pPr>
        <w:pStyle w:val="4"/>
        <w:bidi w:val="0"/>
        <w:outlineLvl w:val="1"/>
        <w:rPr>
          <w:rFonts w:hint="default" w:ascii="Times New Roman" w:hAnsi="Times New Roman" w:cs="宋体"/>
          <w:b/>
          <w:color w:val="000000"/>
          <w:sz w:val="32"/>
          <w:szCs w:val="32"/>
          <w:lang w:val="en-US" w:eastAsia="zh-CN" w:bidi="en-US"/>
        </w:rPr>
      </w:pPr>
      <w:bookmarkStart w:id="137" w:name="_Toc3428"/>
      <w:bookmarkStart w:id="138" w:name="_Toc16179"/>
      <w:bookmarkStart w:id="139" w:name="_Toc4233"/>
      <w:bookmarkStart w:id="140" w:name="_Toc2193"/>
      <w:bookmarkStart w:id="141" w:name="_Toc13560"/>
      <w:r>
        <w:rPr>
          <w:rFonts w:hint="eastAsia" w:ascii="Times New Roman" w:hAnsi="Times New Roman" w:cs="宋体"/>
          <w:b/>
          <w:color w:val="000000"/>
          <w:sz w:val="32"/>
          <w:szCs w:val="32"/>
          <w:lang w:val="en-US" w:eastAsia="zh-CN" w:bidi="en-US"/>
        </w:rPr>
        <w:t>2.</w:t>
      </w:r>
      <w:ins w:id="4775" w:author="L" w:date="2026-08-07T16:28:22Z">
        <w:r>
          <w:rPr>
            <w:rFonts w:hint="eastAsia" w:ascii="Times New Roman" w:hAnsi="Times New Roman" w:cs="宋体"/>
            <w:b/>
            <w:color w:val="000000"/>
            <w:sz w:val="32"/>
            <w:szCs w:val="32"/>
            <w:lang w:val="en-US" w:eastAsia="zh-CN" w:bidi="en-US"/>
          </w:rPr>
          <w:t>6</w:t>
        </w:r>
      </w:ins>
      <w:del w:id="4776" w:author="L" w:date="2026-08-07T16:28:21Z">
        <w:r>
          <w:rPr>
            <w:rFonts w:hint="eastAsia" w:ascii="Times New Roman" w:hAnsi="Times New Roman" w:cs="宋体"/>
            <w:b/>
            <w:color w:val="000000"/>
            <w:sz w:val="32"/>
            <w:szCs w:val="32"/>
            <w:lang w:val="en-US" w:eastAsia="zh-CN" w:bidi="en-US"/>
          </w:rPr>
          <w:delText>7</w:delText>
        </w:r>
      </w:del>
      <w:r>
        <w:rPr>
          <w:rFonts w:hint="eastAsia" w:ascii="Times New Roman" w:hAnsi="Times New Roman" w:cs="宋体"/>
          <w:b/>
          <w:color w:val="000000"/>
          <w:sz w:val="32"/>
          <w:szCs w:val="32"/>
          <w:lang w:val="en-US" w:eastAsia="zh-CN" w:bidi="en-US"/>
        </w:rPr>
        <w:t xml:space="preserve"> USB接口</w:t>
      </w:r>
      <w:bookmarkEnd w:id="137"/>
      <w:bookmarkEnd w:id="138"/>
      <w:bookmarkEnd w:id="139"/>
      <w:bookmarkEnd w:id="140"/>
      <w:bookmarkEnd w:id="141"/>
    </w:p>
    <w:p w14:paraId="02FEFED2">
      <w:pPr>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323340" cy="3101340"/>
            <wp:effectExtent l="0" t="0" r="10160" b="3810"/>
            <wp:docPr id="78" name="图片 78"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EdgePLC A款 (1)"/>
                    <pic:cNvPicPr>
                      <a:picLocks noChangeAspect="1"/>
                    </pic:cNvPicPr>
                  </pic:nvPicPr>
                  <pic:blipFill>
                    <a:blip r:embed="rId60"/>
                    <a:srcRect/>
                    <a:stretch>
                      <a:fillRect/>
                    </a:stretch>
                  </pic:blipFill>
                  <pic:spPr>
                    <a:xfrm>
                      <a:off x="0" y="0"/>
                      <a:ext cx="1323340" cy="3101340"/>
                    </a:xfrm>
                    <a:prstGeom prst="rect">
                      <a:avLst/>
                    </a:prstGeom>
                  </pic:spPr>
                </pic:pic>
              </a:graphicData>
            </a:graphic>
          </wp:inline>
        </w:drawing>
      </w:r>
    </w:p>
    <w:p w14:paraId="3567760D">
      <w:pPr>
        <w:keepNext w:val="0"/>
        <w:keepLines w:val="0"/>
        <w:pageBreakBefore w:val="0"/>
        <w:widowControl w:val="0"/>
        <w:kinsoku/>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如图，设备带有2个USB2.0 HOST接口。支持FAT32格式U盘。</w:t>
      </w:r>
    </w:p>
    <w:p w14:paraId="37386AA9">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接入测试用的U盘，这边run/media/sda为挂载文件夹，输入以下指令卸载并查看U盘是否可以检测：</w:t>
      </w:r>
    </w:p>
    <w:p w14:paraId="63C3F77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lsblk（查看是否挂载）  mkfs.vfat /dev/sda1(格式化分区更好测速)</w:t>
      </w:r>
    </w:p>
    <w:p w14:paraId="7857B8D6">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/run/media/sda1（没有挂载就跳过）</w:t>
      </w:r>
    </w:p>
    <w:p w14:paraId="3771D94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lsblk  </w:t>
      </w:r>
    </w:p>
    <w:p w14:paraId="53AA267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可以看到sdb1，并且能够看到实际的内存大小，挂载情况说明已挂载，执行上述指令即可。</w:t>
      </w:r>
    </w:p>
    <w:p w14:paraId="428513DC">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pPr>
      <w:r>
        <w:drawing>
          <wp:inline distT="0" distB="0" distL="114300" distR="114300">
            <wp:extent cx="5267960" cy="510540"/>
            <wp:effectExtent l="0" t="0" r="8890" b="3810"/>
            <wp:docPr id="6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5"/>
                    <pic:cNvPicPr>
                      <a:picLocks noChangeAspect="1"/>
                    </pic:cNvPicPr>
                  </pic:nvPicPr>
                  <pic:blipFill>
                    <a:blip r:embed="rId61"/>
                    <a:stretch>
                      <a:fillRect/>
                    </a:stretch>
                  </pic:blipFill>
                  <pic:spPr>
                    <a:xfrm>
                      <a:off x="0" y="0"/>
                      <a:ext cx="5267960" cy="510540"/>
                    </a:xfrm>
                    <a:prstGeom prst="rect">
                      <a:avLst/>
                    </a:prstGeom>
                    <a:noFill/>
                    <a:ln>
                      <a:noFill/>
                    </a:ln>
                  </pic:spPr>
                </pic:pic>
              </a:graphicData>
            </a:graphic>
          </wp:inline>
        </w:drawing>
      </w:r>
    </w:p>
    <w:p w14:paraId="627A0AD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sz w:val="24"/>
          <w:szCs w:val="24"/>
          <w:lang w:val="en-US" w:eastAsia="zh-CN"/>
        </w:rPr>
        <w:t>安装</w:t>
      </w:r>
      <w:r>
        <w:rPr>
          <w:rFonts w:hint="default" w:ascii="Times New Roman" w:hAnsi="Times New Roman" w:cs="Times New Roman"/>
          <w:sz w:val="24"/>
          <w:szCs w:val="24"/>
          <w:lang w:val="en-US" w:eastAsia="zh-CN"/>
        </w:rPr>
        <w:t>fio</w:t>
      </w:r>
      <w:r>
        <w:rPr>
          <w:rFonts w:hint="eastAsia"/>
          <w:sz w:val="24"/>
          <w:szCs w:val="24"/>
          <w:lang w:val="en-US" w:eastAsia="zh-CN"/>
        </w:rPr>
        <w:t>工具</w:t>
      </w:r>
    </w:p>
    <w:p w14:paraId="1A4478EA">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update </w:t>
      </w:r>
    </w:p>
    <w:p w14:paraId="3754B0C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 xml:space="preserve">apt install fio -y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//有就跳过，出厂一般自带</w:t>
      </w:r>
    </w:p>
    <w:p w14:paraId="48AB0BD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lang w:val="en-US" w:eastAsia="zh-CN"/>
        </w:rPr>
      </w:pPr>
      <w:r>
        <w:rPr>
          <w:rFonts w:hint="eastAsia" w:ascii="Times New Roman" w:hAnsi="Times New Roman"/>
          <w:sz w:val="24"/>
          <w:lang w:val="en-US" w:eastAsia="zh-CN"/>
        </w:rPr>
        <w:t>然后输入以下指令测试写入：（第一次写入可以调成size=2G）</w:t>
      </w:r>
    </w:p>
    <w:p w14:paraId="6755481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h=1 -iodepth_low=1 -iodepth_batch_complete=1 -direct=1 -rw=write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3D35EAAE">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可以看到写入的速度。</w:t>
      </w:r>
    </w:p>
    <w:p w14:paraId="19389393">
      <w:pPr>
        <w:pStyle w:val="12"/>
        <w:keepNext w:val="0"/>
        <w:keepLines w:val="0"/>
        <w:pageBreakBefore w:val="0"/>
        <w:widowControl w:val="0"/>
        <w:kinsoku/>
        <w:overflowPunct/>
        <w:topLinePunct w:val="0"/>
        <w:autoSpaceDE/>
        <w:autoSpaceDN/>
        <w:bidi w:val="0"/>
        <w:adjustRightInd/>
        <w:snapToGrid/>
        <w:spacing w:line="360" w:lineRule="auto"/>
        <w:ind w:left="420" w:leftChars="0" w:hanging="420" w:hangingChars="200"/>
        <w:textAlignment w:val="auto"/>
        <w:rPr>
          <w:rFonts w:hint="default"/>
          <w:lang w:val="en-US" w:eastAsia="zh-CN"/>
        </w:rPr>
      </w:pPr>
      <w:r>
        <w:drawing>
          <wp:inline distT="0" distB="0" distL="114300" distR="114300">
            <wp:extent cx="5272405" cy="930275"/>
            <wp:effectExtent l="0" t="0" r="4445" b="3175"/>
            <wp:docPr id="6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
                    <pic:cNvPicPr>
                      <a:picLocks noChangeAspect="1"/>
                    </pic:cNvPicPr>
                  </pic:nvPicPr>
                  <pic:blipFill>
                    <a:blip r:embed="rId62"/>
                    <a:stretch>
                      <a:fillRect/>
                    </a:stretch>
                  </pic:blipFill>
                  <pic:spPr>
                    <a:xfrm>
                      <a:off x="0" y="0"/>
                      <a:ext cx="5272405" cy="930275"/>
                    </a:xfrm>
                    <a:prstGeom prst="rect">
                      <a:avLst/>
                    </a:prstGeom>
                    <a:noFill/>
                    <a:ln>
                      <a:noFill/>
                    </a:ln>
                  </pic:spPr>
                </pic:pic>
              </a:graphicData>
            </a:graphic>
          </wp:inline>
        </w:drawing>
      </w:r>
    </w:p>
    <w:p w14:paraId="26C91A41">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2D344E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-filename=/dev/sda1 -ioengine=psync -iodepth=1 -iodepth_batc</w:t>
      </w:r>
      <w:r>
        <w:rPr>
          <w:rFonts w:hint="default" w:ascii="Times New Roman" w:hAnsi="Times New Roman" w:eastAsia="宋体" w:cs="Times New Roman"/>
          <w:b w:val="0"/>
          <w:bCs/>
          <w:color w:val="0000FF"/>
          <w:sz w:val="24"/>
          <w:szCs w:val="24"/>
          <w:lang w:val="en-US" w:eastAsia="zh-CN" w:bidi="en-US"/>
        </w:rPr>
        <w:t>h=1 -iodepth_low=1 -iodepth_batch_complete=1 -direct=1 -rw=</w:t>
      </w:r>
      <w:r>
        <w:rPr>
          <w:rFonts w:hint="eastAsia" w:ascii="Times New Roman" w:hAnsi="Times New Roman" w:eastAsia="宋体" w:cs="Times New Roman"/>
          <w:b w:val="0"/>
          <w:bCs/>
          <w:color w:val="0000FF"/>
          <w:sz w:val="24"/>
          <w:szCs w:val="24"/>
          <w:lang w:val="en-US" w:eastAsia="zh-CN" w:bidi="en-US"/>
        </w:rPr>
        <w:t>read</w:t>
      </w:r>
      <w:r>
        <w:rPr>
          <w:rFonts w:hint="default" w:ascii="Times New Roman" w:hAnsi="Times New Roman" w:eastAsia="宋体" w:cs="Times New Roman"/>
          <w:b w:val="0"/>
          <w:bCs/>
          <w:color w:val="0000FF"/>
          <w:sz w:val="24"/>
          <w:szCs w:val="24"/>
          <w:lang w:val="en-US" w:eastAsia="zh-CN" w:bidi="en-US"/>
        </w:rPr>
        <w:t xml:space="preserve"> -bs=1024K -size=</w:t>
      </w:r>
      <w:r>
        <w:rPr>
          <w:rFonts w:hint="eastAsia" w:ascii="Times New Roman" w:hAnsi="Times New Roman" w:eastAsia="宋体" w:cs="Times New Roman"/>
          <w:b w:val="0"/>
          <w:bCs/>
          <w:color w:val="0000FF"/>
          <w:sz w:val="24"/>
          <w:szCs w:val="24"/>
          <w:lang w:val="en-US" w:eastAsia="zh-CN" w:bidi="en-US"/>
        </w:rPr>
        <w:t>1</w:t>
      </w:r>
      <w:r>
        <w:rPr>
          <w:rFonts w:hint="default" w:ascii="Times New Roman" w:hAnsi="Times New Roman" w:eastAsia="宋体" w:cs="Times New Roman"/>
          <w:b w:val="0"/>
          <w:bCs/>
          <w:color w:val="0000FF"/>
          <w:sz w:val="24"/>
          <w:szCs w:val="24"/>
          <w:lang w:val="en-US" w:eastAsia="zh-CN" w:bidi="en-US"/>
        </w:rPr>
        <w:t>G -numjobs=1 -thread -group_reporting -name=write_job -ramp_time=1</w:t>
      </w:r>
    </w:p>
    <w:p w14:paraId="5325DA9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可以看到读取的速度。</w:t>
      </w:r>
    </w:p>
    <w:p w14:paraId="247CB656">
      <w:pPr>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5272405" cy="904240"/>
            <wp:effectExtent l="0" t="0" r="4445" b="10160"/>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63"/>
                    <a:stretch>
                      <a:fillRect/>
                    </a:stretch>
                  </pic:blipFill>
                  <pic:spPr>
                    <a:xfrm>
                      <a:off x="0" y="0"/>
                      <a:ext cx="5272405" cy="904240"/>
                    </a:xfrm>
                    <a:prstGeom prst="rect">
                      <a:avLst/>
                    </a:prstGeom>
                    <a:noFill/>
                    <a:ln>
                      <a:noFill/>
                    </a:ln>
                  </pic:spPr>
                </pic:pic>
              </a:graphicData>
            </a:graphic>
          </wp:inline>
        </w:drawing>
      </w:r>
    </w:p>
    <w:p w14:paraId="3B566AE7">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说明这个USB接口没有问题。</w:t>
      </w:r>
    </w:p>
    <w:p w14:paraId="2A23B8B5">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更换下一个USB口，需要执行</w:t>
      </w:r>
    </w:p>
    <w:p w14:paraId="645D4AC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lang w:val="en-US" w:eastAsia="zh-CN"/>
        </w:rPr>
      </w:pPr>
      <w:r>
        <w:rPr>
          <w:rFonts w:hint="eastAsia" w:ascii="Times New Roman" w:hAnsi="Times New Roman" w:eastAsia="宋体" w:cs="Times New Roman"/>
          <w:b w:val="0"/>
          <w:bCs/>
          <w:color w:val="0000FF"/>
          <w:sz w:val="24"/>
          <w:szCs w:val="24"/>
          <w:lang w:val="en-US" w:eastAsia="zh-CN" w:bidi="en-US"/>
        </w:rPr>
        <w:t xml:space="preserve">ps aux | grep fio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//检查是否有残留进程，必要时用</w:t>
      </w:r>
      <w:r>
        <w:rPr>
          <w:rFonts w:hint="eastAsia" w:ascii="Times New Roman" w:hAnsi="Times New Roman" w:eastAsia="宋体" w:cs="Times New Roman"/>
          <w:b w:val="0"/>
          <w:bCs/>
          <w:color w:val="0000FF"/>
          <w:sz w:val="24"/>
          <w:szCs w:val="24"/>
          <w:lang w:val="en-US" w:eastAsia="zh-CN" w:bidi="en-US"/>
        </w:rPr>
        <w:t xml:space="preserve"> kill </w:t>
      </w:r>
      <w:r>
        <w:rPr>
          <w:rFonts w:hint="eastAsia" w:ascii="Times New Roman" w:hAnsi="Times New Roman" w:eastAsia="宋体" w:cs="Times New Roman"/>
          <w:b w:val="0"/>
          <w:bCs/>
          <w:color w:val="000000" w:themeColor="text1"/>
          <w:sz w:val="24"/>
          <w:szCs w:val="24"/>
          <w:lang w:val="en-US" w:eastAsia="zh-CN" w:bidi="en-US"/>
          <w14:textFill>
            <w14:solidFill>
              <w14:schemeClr w14:val="tx1"/>
            </w14:solidFill>
          </w14:textFill>
        </w:rPr>
        <w:t>命令终止，然后再对进程同步</w:t>
      </w:r>
      <w:r>
        <w:rPr>
          <w:rFonts w:hint="eastAsia" w:ascii="Times New Roman" w:hAnsi="Times New Roman" w:eastAsia="宋体" w:cs="Times New Roman"/>
          <w:b w:val="0"/>
          <w:bCs/>
          <w:color w:val="0000FF"/>
          <w:sz w:val="24"/>
          <w:szCs w:val="24"/>
          <w:lang w:val="en-US" w:eastAsia="zh-CN" w:bidi="en-US"/>
        </w:rPr>
        <w:t>sync</w:t>
      </w:r>
    </w:p>
    <w:p w14:paraId="4CB85BBC">
      <w:pPr>
        <w:keepNext w:val="0"/>
        <w:keepLines w:val="0"/>
        <w:pageBreakBefore w:val="0"/>
        <w:widowControl w:val="0"/>
        <w:numPr>
          <w:ilvl w:val="0"/>
          <w:numId w:val="6"/>
        </w:numPr>
        <w:kinsoku/>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重复B~F操作，没有问题说明USB端口正常。</w:t>
      </w:r>
    </w:p>
    <w:p w14:paraId="1806836A">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67960" cy="951865"/>
            <wp:effectExtent l="0" t="0" r="8890" b="635"/>
            <wp:docPr id="7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8"/>
                    <pic:cNvPicPr>
                      <a:picLocks noChangeAspect="1"/>
                    </pic:cNvPicPr>
                  </pic:nvPicPr>
                  <pic:blipFill>
                    <a:blip r:embed="rId64"/>
                    <a:stretch>
                      <a:fillRect/>
                    </a:stretch>
                  </pic:blipFill>
                  <pic:spPr>
                    <a:xfrm>
                      <a:off x="0" y="0"/>
                      <a:ext cx="5267960" cy="951865"/>
                    </a:xfrm>
                    <a:prstGeom prst="rect">
                      <a:avLst/>
                    </a:prstGeom>
                    <a:noFill/>
                    <a:ln>
                      <a:noFill/>
                    </a:ln>
                  </pic:spPr>
                </pic:pic>
              </a:graphicData>
            </a:graphic>
          </wp:inline>
        </w:drawing>
      </w:r>
    </w:p>
    <w:p w14:paraId="372EE46C">
      <w:pPr>
        <w:pStyle w:val="4"/>
        <w:bidi w:val="0"/>
        <w:outlineLvl w:val="1"/>
        <w:rPr>
          <w:rFonts w:hint="default" w:ascii="Times New Roman" w:hAnsi="Times New Roman"/>
          <w:sz w:val="32"/>
          <w:szCs w:val="32"/>
          <w:lang w:val="en-US"/>
        </w:rPr>
      </w:pPr>
      <w:bookmarkStart w:id="142" w:name="_Toc12969"/>
      <w:bookmarkStart w:id="143" w:name="_Toc13591"/>
      <w:bookmarkStart w:id="144" w:name="_Toc8612"/>
      <w:bookmarkStart w:id="145" w:name="_Toc28324"/>
      <w:bookmarkStart w:id="146" w:name="_Toc3589"/>
      <w:r>
        <w:rPr>
          <w:rFonts w:hint="eastAsia" w:ascii="Times New Roman" w:hAnsi="Times New Roman" w:cs="宋体"/>
          <w:b/>
          <w:color w:val="000000"/>
          <w:sz w:val="32"/>
          <w:szCs w:val="32"/>
          <w:lang w:val="en-US" w:eastAsia="zh-CN" w:bidi="en-US"/>
        </w:rPr>
        <w:t>2.</w:t>
      </w:r>
      <w:ins w:id="4777" w:author="L" w:date="2026-08-07T16:28:25Z">
        <w:r>
          <w:rPr>
            <w:rFonts w:hint="eastAsia" w:ascii="Times New Roman" w:hAnsi="Times New Roman" w:cs="宋体"/>
            <w:b/>
            <w:color w:val="000000"/>
            <w:sz w:val="32"/>
            <w:szCs w:val="32"/>
            <w:lang w:val="en-US" w:eastAsia="zh-CN" w:bidi="en-US"/>
          </w:rPr>
          <w:t>7</w:t>
        </w:r>
      </w:ins>
      <w:del w:id="4778" w:author="L" w:date="2026-08-07T16:28:24Z">
        <w:r>
          <w:rPr>
            <w:rFonts w:hint="eastAsia" w:ascii="Times New Roman" w:hAnsi="Times New Roman" w:cs="宋体"/>
            <w:b/>
            <w:color w:val="000000"/>
            <w:sz w:val="32"/>
            <w:szCs w:val="32"/>
            <w:lang w:val="en-US" w:eastAsia="zh-CN" w:bidi="en-US"/>
          </w:rPr>
          <w:delText>8</w:delText>
        </w:r>
      </w:del>
      <w:r>
        <w:rPr>
          <w:rFonts w:hint="eastAsia" w:ascii="Times New Roman" w:hAnsi="Times New Roman" w:cs="宋体"/>
          <w:b/>
          <w:color w:val="000000"/>
          <w:sz w:val="32"/>
          <w:szCs w:val="32"/>
          <w:lang w:val="en-US" w:eastAsia="zh-CN" w:bidi="en-US"/>
        </w:rPr>
        <w:t xml:space="preserve"> HDMI接口</w:t>
      </w:r>
      <w:bookmarkEnd w:id="142"/>
      <w:bookmarkEnd w:id="143"/>
      <w:bookmarkEnd w:id="144"/>
      <w:bookmarkEnd w:id="145"/>
      <w:bookmarkEnd w:id="146"/>
    </w:p>
    <w:p w14:paraId="2043EA52">
      <w:pPr>
        <w:jc w:val="left"/>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drawing>
          <wp:inline distT="0" distB="0" distL="114300" distR="114300">
            <wp:extent cx="1084580" cy="2776220"/>
            <wp:effectExtent l="0" t="0" r="1270" b="5080"/>
            <wp:docPr id="79" name="图片 79" descr="EdgePLC A款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EdgePLC A款 (1)"/>
                    <pic:cNvPicPr>
                      <a:picLocks noChangeAspect="1"/>
                    </pic:cNvPicPr>
                  </pic:nvPicPr>
                  <pic:blipFill>
                    <a:blip r:embed="rId65"/>
                    <a:srcRect/>
                    <a:stretch>
                      <a:fillRect/>
                    </a:stretch>
                  </pic:blipFill>
                  <pic:spPr>
                    <a:xfrm>
                      <a:off x="0" y="0"/>
                      <a:ext cx="1084580" cy="2776220"/>
                    </a:xfrm>
                    <a:prstGeom prst="rect">
                      <a:avLst/>
                    </a:prstGeom>
                  </pic:spPr>
                </pic:pic>
              </a:graphicData>
            </a:graphic>
          </wp:inline>
        </w:drawing>
      </w:r>
    </w:p>
    <w:p w14:paraId="3721A710">
      <w:pPr>
        <w:keepNext w:val="0"/>
        <w:keepLines w:val="0"/>
        <w:pageBreakBefore w:val="0"/>
        <w:widowControl w:val="0"/>
        <w:shd w:val="clear" w:fill="auto"/>
        <w:kinsoku/>
        <w:wordWrap/>
        <w:overflowPunct/>
        <w:topLinePunct w:val="0"/>
        <w:autoSpaceDE/>
        <w:autoSpaceDN/>
        <w:bidi w:val="0"/>
        <w:adjustRightInd/>
        <w:snapToGrid/>
        <w:spacing w:line="360" w:lineRule="auto"/>
        <w:ind w:firstLine="480" w:firstLineChars="20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HDMI接口如图所示。支持HDMI 1.4和HDMI 2.0标准。</w:t>
      </w:r>
      <w:r>
        <w:rPr>
          <w:rFonts w:hint="default" w:ascii="Times New Roman" w:hAnsi="Times New Roman" w:eastAsia="宋体" w:cs="宋体"/>
          <w:b w:val="0"/>
          <w:bCs/>
          <w:color w:val="000000"/>
          <w:sz w:val="24"/>
          <w:szCs w:val="24"/>
          <w:lang w:val="en-US" w:eastAsia="zh-CN" w:bidi="en-US"/>
        </w:rPr>
        <w:t>系统默认支持的分辨率为1920x1080@60fps，</w:t>
      </w:r>
      <w:r>
        <w:rPr>
          <w:rFonts w:hint="eastAsia" w:ascii="Times New Roman" w:hAnsi="Times New Roman" w:eastAsia="宋体" w:cs="宋体"/>
          <w:b w:val="0"/>
          <w:bCs/>
          <w:color w:val="000000"/>
          <w:sz w:val="24"/>
          <w:szCs w:val="24"/>
          <w:lang w:val="en-US" w:eastAsia="zh-CN" w:bidi="en-US"/>
        </w:rPr>
        <w:t>最高支持</w:t>
      </w:r>
      <w:r>
        <w:rPr>
          <w:rFonts w:hint="default" w:ascii="Times New Roman" w:hAnsi="Times New Roman" w:eastAsia="宋体" w:cs="宋体"/>
          <w:b w:val="0"/>
          <w:bCs/>
          <w:color w:val="000000"/>
          <w:sz w:val="24"/>
          <w:szCs w:val="24"/>
          <w:lang w:val="en-US" w:eastAsia="zh-CN" w:bidi="en-US"/>
        </w:rPr>
        <w:t>HDMI显示分辨率为 4K</w:t>
      </w:r>
      <w:r>
        <w:rPr>
          <w:rFonts w:hint="eastAsia" w:ascii="Times New Roman" w:hAnsi="Times New Roman" w:eastAsia="宋体" w:cs="宋体"/>
          <w:b w:val="0"/>
          <w:bCs/>
          <w:color w:val="000000"/>
          <w:sz w:val="24"/>
          <w:szCs w:val="24"/>
          <w:lang w:val="en-US" w:eastAsia="zh-CN" w:bidi="en-US"/>
        </w:rPr>
        <w:t>。</w:t>
      </w:r>
    </w:p>
    <w:p w14:paraId="7BC46B3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将HDMI连接设备和显示器，此时显示器应显示</w:t>
      </w:r>
      <w:r>
        <w:rPr>
          <w:rFonts w:hint="eastAsia" w:ascii="Times New Roman" w:hAnsi="Times New Roman" w:cs="宋体"/>
          <w:kern w:val="2"/>
          <w:sz w:val="24"/>
          <w:szCs w:val="32"/>
          <w:lang w:val="en-US" w:eastAsia="zh-CN" w:bidi="ar-SA"/>
        </w:rPr>
        <w:t>桌面系统</w:t>
      </w:r>
      <w:r>
        <w:rPr>
          <w:rFonts w:hint="eastAsia" w:ascii="Times New Roman" w:hAnsi="Times New Roman" w:cs="宋体" w:eastAsiaTheme="minorEastAsia"/>
          <w:kern w:val="2"/>
          <w:sz w:val="24"/>
          <w:szCs w:val="32"/>
          <w:lang w:val="en-US" w:eastAsia="zh-CN" w:bidi="ar-SA"/>
        </w:rPr>
        <w:t>。若没有显示可尝试重启设备。</w:t>
      </w:r>
    </w:p>
    <w:p w14:paraId="049DDA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drawing>
          <wp:inline distT="0" distB="0" distL="114300" distR="114300">
            <wp:extent cx="4128770" cy="2522220"/>
            <wp:effectExtent l="0" t="0" r="5080" b="11430"/>
            <wp:docPr id="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
                    <pic:cNvPicPr>
                      <a:picLocks noChangeAspect="1"/>
                    </pic:cNvPicPr>
                  </pic:nvPicPr>
                  <pic:blipFill>
                    <a:blip r:embed="rId66"/>
                    <a:stretch>
                      <a:fillRect/>
                    </a:stretch>
                  </pic:blipFill>
                  <pic:spPr>
                    <a:xfrm>
                      <a:off x="0" y="0"/>
                      <a:ext cx="4128770" cy="2522220"/>
                    </a:xfrm>
                    <a:prstGeom prst="rect">
                      <a:avLst/>
                    </a:prstGeom>
                    <a:noFill/>
                    <a:ln>
                      <a:noFill/>
                    </a:ln>
                  </pic:spPr>
                </pic:pic>
              </a:graphicData>
            </a:graphic>
          </wp:inline>
        </w:drawing>
      </w:r>
    </w:p>
    <w:p w14:paraId="0ECD5ED2">
      <w:pPr>
        <w:pStyle w:val="4"/>
        <w:bidi w:val="0"/>
        <w:outlineLvl w:val="1"/>
        <w:rPr>
          <w:rFonts w:hint="eastAsia" w:ascii="Times New Roman" w:hAnsi="Times New Roman" w:cs="宋体"/>
          <w:b/>
          <w:color w:val="000000"/>
          <w:kern w:val="2"/>
          <w:sz w:val="32"/>
          <w:szCs w:val="32"/>
          <w:lang w:val="en-US" w:eastAsia="zh-CN" w:bidi="en-US"/>
        </w:rPr>
      </w:pPr>
      <w:bookmarkStart w:id="147" w:name="_Toc19744"/>
      <w:bookmarkStart w:id="148" w:name="_Toc15237"/>
      <w:bookmarkStart w:id="149" w:name="_Toc3751"/>
      <w:bookmarkStart w:id="150" w:name="_Toc28615"/>
      <w:bookmarkStart w:id="151" w:name="_Toc975"/>
      <w:r>
        <w:rPr>
          <w:rFonts w:hint="eastAsia" w:ascii="Times New Roman" w:hAnsi="Times New Roman" w:cs="宋体"/>
          <w:b/>
          <w:color w:val="000000"/>
          <w:kern w:val="2"/>
          <w:sz w:val="32"/>
          <w:szCs w:val="32"/>
          <w:lang w:val="en-US" w:eastAsia="zh-CN" w:bidi="en-US"/>
        </w:rPr>
        <w:t>2.</w:t>
      </w:r>
      <w:ins w:id="4779" w:author="L" w:date="2026-08-07T16:28:28Z">
        <w:r>
          <w:rPr>
            <w:rFonts w:hint="eastAsia" w:ascii="Times New Roman" w:hAnsi="Times New Roman" w:cs="宋体"/>
            <w:b/>
            <w:color w:val="000000"/>
            <w:kern w:val="2"/>
            <w:sz w:val="32"/>
            <w:szCs w:val="32"/>
            <w:lang w:val="en-US" w:eastAsia="zh-CN" w:bidi="en-US"/>
          </w:rPr>
          <w:t>8</w:t>
        </w:r>
      </w:ins>
      <w:del w:id="4780" w:author="L" w:date="2026-08-07T16:28:28Z">
        <w:r>
          <w:rPr>
            <w:rFonts w:hint="eastAsia" w:ascii="Times New Roman" w:hAnsi="Times New Roman" w:cs="宋体"/>
            <w:b/>
            <w:color w:val="000000"/>
            <w:kern w:val="2"/>
            <w:sz w:val="32"/>
            <w:szCs w:val="32"/>
            <w:lang w:val="en-US" w:eastAsia="zh-CN" w:bidi="en-US"/>
          </w:rPr>
          <w:delText>9</w:delText>
        </w:r>
      </w:del>
      <w:r>
        <w:rPr>
          <w:rFonts w:hint="eastAsia" w:ascii="Times New Roman" w:hAnsi="Times New Roman" w:cs="宋体"/>
          <w:b/>
          <w:color w:val="000000"/>
          <w:kern w:val="2"/>
          <w:sz w:val="32"/>
          <w:szCs w:val="32"/>
          <w:lang w:val="en-US" w:eastAsia="zh-CN" w:bidi="en-US"/>
        </w:rPr>
        <w:t>调试串口</w:t>
      </w:r>
      <w:bookmarkEnd w:id="147"/>
      <w:bookmarkEnd w:id="148"/>
      <w:bookmarkEnd w:id="149"/>
      <w:bookmarkEnd w:id="150"/>
      <w:bookmarkEnd w:id="151"/>
    </w:p>
    <w:p w14:paraId="295FA505">
      <w:pPr>
        <w:keepNext w:val="0"/>
        <w:keepLines w:val="0"/>
        <w:widowControl/>
        <w:suppressLineNumbers w:val="0"/>
        <w:jc w:val="left"/>
        <w:rPr>
          <w:rFonts w:hint="eastAsia" w:ascii="Times New Roman" w:hAnsi="Times New Roman" w:cs="宋体" w:eastAsiaTheme="minorEastAsia"/>
          <w:color w:val="000000"/>
          <w:kern w:val="0"/>
          <w:sz w:val="24"/>
          <w:szCs w:val="24"/>
          <w:lang w:val="en-US" w:eastAsia="zh-CN" w:bidi="ar"/>
        </w:rPr>
      </w:pPr>
      <w:r>
        <w:rPr>
          <w:rFonts w:hint="eastAsia" w:ascii="Times New Roman" w:hAnsi="Times New Roman" w:cs="宋体" w:eastAsiaTheme="minorEastAsia"/>
          <w:color w:val="000000"/>
          <w:kern w:val="0"/>
          <w:sz w:val="24"/>
          <w:szCs w:val="24"/>
          <w:lang w:val="en-US" w:eastAsia="zh-CN" w:bidi="ar"/>
        </w:rPr>
        <w:drawing>
          <wp:inline distT="0" distB="0" distL="114300" distR="114300">
            <wp:extent cx="3496310" cy="1304925"/>
            <wp:effectExtent l="0" t="0" r="8890" b="9525"/>
            <wp:docPr id="21" name="图片 2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c8c1b31cf4c96155d490e919f7fb7263_compress"/>
                    <pic:cNvPicPr>
                      <a:picLocks noChangeAspect="1"/>
                    </pic:cNvPicPr>
                  </pic:nvPicPr>
                  <pic:blipFill>
                    <a:blip r:embed="rId67"/>
                    <a:stretch>
                      <a:fillRect/>
                    </a:stretch>
                  </pic:blipFill>
                  <pic:spPr>
                    <a:xfrm>
                      <a:off x="0" y="0"/>
                      <a:ext cx="3496310" cy="1304925"/>
                    </a:xfrm>
                    <a:prstGeom prst="rect">
                      <a:avLst/>
                    </a:prstGeom>
                  </pic:spPr>
                </pic:pic>
              </a:graphicData>
            </a:graphic>
          </wp:inline>
        </w:drawing>
      </w:r>
    </w:p>
    <w:p w14:paraId="566B216A">
      <w:pPr>
        <w:keepNext w:val="0"/>
        <w:keepLines w:val="0"/>
        <w:widowControl/>
        <w:suppressLineNumbers w:val="0"/>
        <w:jc w:val="left"/>
        <w:rPr>
          <w:rFonts w:hint="eastAsia" w:ascii="Times New Roman" w:hAnsi="Times New Roman" w:eastAsia="宋体" w:cs="宋体"/>
          <w:color w:val="000000"/>
          <w:kern w:val="0"/>
          <w:sz w:val="24"/>
          <w:szCs w:val="24"/>
          <w:lang w:val="en-US" w:eastAsia="zh-CN" w:bidi="ar"/>
        </w:rPr>
      </w:pPr>
      <w:r>
        <w:rPr>
          <w:rFonts w:hint="eastAsia" w:ascii="Times New Roman" w:hAnsi="Times New Roman" w:eastAsia="宋体" w:cs="宋体"/>
          <w:color w:val="000000"/>
          <w:kern w:val="0"/>
          <w:sz w:val="24"/>
          <w:szCs w:val="24"/>
          <w:lang w:val="en-US" w:eastAsia="zh-CN" w:bidi="ar"/>
        </w:rPr>
        <w:t>调试接口如图。可通过该端口进入设备系统。</w:t>
      </w:r>
    </w:p>
    <w:p w14:paraId="4A3DDA59">
      <w:pPr>
        <w:numPr>
          <w:ilvl w:val="0"/>
          <w:numId w:val="0"/>
        </w:numPr>
        <w:adjustRightInd w:val="0"/>
        <w:spacing w:line="312" w:lineRule="atLeast"/>
        <w:textAlignment w:val="baseline"/>
        <w:rPr>
          <w:rFonts w:hint="default"/>
          <w:lang w:val="en-US" w:eastAsia="zh-CN"/>
        </w:rPr>
      </w:pPr>
    </w:p>
    <w:p w14:paraId="506D0713">
      <w:pPr>
        <w:outlineLvl w:val="1"/>
        <w:rPr>
          <w:rFonts w:hint="eastAsia" w:ascii="Times New Roman" w:hAnsi="Times New Roman" w:cs="宋体"/>
          <w:b/>
          <w:color w:val="000000"/>
          <w:kern w:val="2"/>
          <w:sz w:val="32"/>
          <w:szCs w:val="32"/>
          <w:lang w:val="en-US" w:eastAsia="zh-CN" w:bidi="en-US"/>
        </w:rPr>
      </w:pPr>
      <w:bookmarkStart w:id="152" w:name="_Toc6629"/>
      <w:bookmarkStart w:id="153" w:name="_Toc2969"/>
      <w:bookmarkStart w:id="154" w:name="_Toc11210"/>
      <w:bookmarkStart w:id="155" w:name="_Toc9652"/>
      <w:bookmarkStart w:id="156" w:name="_Toc13135"/>
      <w:r>
        <w:rPr>
          <w:rFonts w:hint="eastAsia" w:ascii="Times New Roman" w:hAnsi="Times New Roman" w:cs="宋体"/>
          <w:b/>
          <w:color w:val="000000"/>
          <w:kern w:val="2"/>
          <w:sz w:val="32"/>
          <w:szCs w:val="32"/>
          <w:lang w:val="en-US" w:eastAsia="zh-CN" w:bidi="en-US"/>
        </w:rPr>
        <w:t>2.</w:t>
      </w:r>
      <w:ins w:id="4781" w:author="L" w:date="2026-08-07T16:28:31Z">
        <w:r>
          <w:rPr>
            <w:rFonts w:hint="eastAsia" w:ascii="Times New Roman" w:hAnsi="Times New Roman" w:cs="宋体"/>
            <w:b/>
            <w:color w:val="000000"/>
            <w:kern w:val="2"/>
            <w:sz w:val="32"/>
            <w:szCs w:val="32"/>
            <w:lang w:val="en-US" w:eastAsia="zh-CN" w:bidi="en-US"/>
          </w:rPr>
          <w:t>9</w:t>
        </w:r>
      </w:ins>
      <w:del w:id="4782" w:author="L" w:date="2026-08-07T16:28:31Z">
        <w:r>
          <w:rPr>
            <w:rFonts w:hint="eastAsia" w:ascii="Times New Roman" w:hAnsi="Times New Roman" w:cs="宋体"/>
            <w:b/>
            <w:color w:val="000000"/>
            <w:kern w:val="2"/>
            <w:sz w:val="32"/>
            <w:szCs w:val="32"/>
            <w:lang w:val="en-US" w:eastAsia="zh-CN" w:bidi="en-US"/>
          </w:rPr>
          <w:delText>10</w:delText>
        </w:r>
      </w:del>
      <w:r>
        <w:rPr>
          <w:rFonts w:hint="eastAsia" w:ascii="Times New Roman" w:hAnsi="Times New Roman" w:cs="宋体"/>
          <w:b/>
          <w:color w:val="000000"/>
          <w:kern w:val="2"/>
          <w:sz w:val="32"/>
          <w:szCs w:val="32"/>
          <w:lang w:val="en-US" w:eastAsia="zh-CN" w:bidi="en-US"/>
        </w:rPr>
        <w:t xml:space="preserve"> SIM卡插槽</w:t>
      </w:r>
      <w:bookmarkEnd w:id="152"/>
      <w:bookmarkEnd w:id="153"/>
      <w:bookmarkEnd w:id="154"/>
      <w:bookmarkEnd w:id="155"/>
      <w:bookmarkEnd w:id="156"/>
    </w:p>
    <w:p w14:paraId="729FF130">
      <w:pPr>
        <w:outlineLvl w:val="9"/>
        <w:rPr>
          <w:rFonts w:hint="eastAsia" w:eastAsiaTheme="minorEastAsia"/>
          <w:lang w:eastAsia="zh-CN"/>
        </w:rPr>
      </w:pPr>
      <w:r>
        <w:rPr>
          <w:rFonts w:hint="eastAsia" w:eastAsiaTheme="minorEastAsia"/>
          <w:lang w:eastAsia="zh-CN"/>
        </w:rPr>
        <w:drawing>
          <wp:inline distT="0" distB="0" distL="114300" distR="114300">
            <wp:extent cx="3150870" cy="1176655"/>
            <wp:effectExtent l="0" t="0" r="11430" b="4445"/>
            <wp:docPr id="22" name="图片 22"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8c1b31cf4c96155d490e919f7fb7263_compress"/>
                    <pic:cNvPicPr>
                      <a:picLocks noChangeAspect="1"/>
                    </pic:cNvPicPr>
                  </pic:nvPicPr>
                  <pic:blipFill>
                    <a:blip r:embed="rId68"/>
                    <a:stretch>
                      <a:fillRect/>
                    </a:stretch>
                  </pic:blipFill>
                  <pic:spPr>
                    <a:xfrm>
                      <a:off x="0" y="0"/>
                      <a:ext cx="3150870" cy="1176655"/>
                    </a:xfrm>
                    <a:prstGeom prst="rect">
                      <a:avLst/>
                    </a:prstGeom>
                  </pic:spPr>
                </pic:pic>
              </a:graphicData>
            </a:graphic>
          </wp:inline>
        </w:drawing>
      </w:r>
    </w:p>
    <w:p w14:paraId="4491B7BB">
      <w:pPr>
        <w:outlineLvl w:val="9"/>
        <w:rPr>
          <w:rFonts w:hint="eastAsia"/>
          <w:lang w:val="en-US" w:eastAsia="zh-CN"/>
        </w:rPr>
      </w:pPr>
    </w:p>
    <w:p w14:paraId="37DF846E">
      <w:pPr>
        <w:outlineLvl w:val="9"/>
        <w:rPr>
          <w:rFonts w:hint="default" w:ascii="Times New Roman" w:hAnsi="Times New Roman" w:eastAsia="宋体" w:cs="宋体"/>
          <w:b w:val="0"/>
          <w:bCs/>
          <w:color w:val="000000"/>
          <w:kern w:val="2"/>
          <w:sz w:val="24"/>
          <w:szCs w:val="24"/>
          <w:lang w:val="en-US" w:eastAsia="zh-CN" w:bidi="en-US"/>
        </w:rPr>
      </w:pPr>
      <w:r>
        <w:rPr>
          <w:rFonts w:hint="eastAsia" w:ascii="Times New Roman" w:hAnsi="Times New Roman" w:eastAsia="宋体" w:cs="宋体"/>
          <w:b w:val="0"/>
          <w:bCs/>
          <w:color w:val="000000"/>
          <w:kern w:val="2"/>
          <w:sz w:val="24"/>
          <w:szCs w:val="24"/>
          <w:lang w:val="en-US" w:eastAsia="zh-CN" w:bidi="en-US"/>
        </w:rPr>
        <w:t>SIM卡槽如图所示。</w:t>
      </w:r>
    </w:p>
    <w:p w14:paraId="3B814428">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57" w:name="_Toc7582"/>
      <w:bookmarkStart w:id="158" w:name="_Toc17163"/>
      <w:bookmarkStart w:id="159" w:name="_Toc1099"/>
      <w:bookmarkStart w:id="160" w:name="_Toc7541"/>
      <w:bookmarkStart w:id="161" w:name="_Toc30503"/>
      <w:r>
        <w:rPr>
          <w:rFonts w:hint="eastAsia" w:ascii="Times New Roman" w:hAnsi="Times New Roman" w:cs="宋体"/>
          <w:b/>
          <w:color w:val="000000"/>
          <w:kern w:val="2"/>
          <w:sz w:val="32"/>
          <w:szCs w:val="32"/>
          <w:lang w:val="en-US" w:eastAsia="zh-CN" w:bidi="en-US"/>
        </w:rPr>
        <w:t>2.1</w:t>
      </w:r>
      <w:ins w:id="4783" w:author="L" w:date="2026-08-07T16:28:34Z">
        <w:r>
          <w:rPr>
            <w:rFonts w:hint="eastAsia" w:ascii="Times New Roman" w:hAnsi="Times New Roman" w:cs="宋体"/>
            <w:b/>
            <w:color w:val="000000"/>
            <w:kern w:val="2"/>
            <w:sz w:val="32"/>
            <w:szCs w:val="32"/>
            <w:lang w:val="en-US" w:eastAsia="zh-CN" w:bidi="en-US"/>
          </w:rPr>
          <w:t>0</w:t>
        </w:r>
      </w:ins>
      <w:del w:id="4784" w:author="L" w:date="2026-08-07T16:28:33Z">
        <w:r>
          <w:rPr>
            <w:rFonts w:hint="eastAsia" w:ascii="Times New Roman" w:hAnsi="Times New Roman" w:cs="宋体"/>
            <w:b/>
            <w:color w:val="000000"/>
            <w:kern w:val="2"/>
            <w:sz w:val="32"/>
            <w:szCs w:val="32"/>
            <w:lang w:val="en-US" w:eastAsia="zh-CN" w:bidi="en-US"/>
          </w:rPr>
          <w:delText>1</w:delText>
        </w:r>
      </w:del>
      <w:r>
        <w:rPr>
          <w:rFonts w:hint="eastAsia" w:ascii="Times New Roman" w:hAnsi="Times New Roman" w:cs="宋体"/>
          <w:b/>
          <w:color w:val="000000"/>
          <w:kern w:val="2"/>
          <w:sz w:val="32"/>
          <w:szCs w:val="32"/>
          <w:lang w:val="en-US" w:eastAsia="zh-CN" w:bidi="en-US"/>
        </w:rPr>
        <w:t xml:space="preserve"> SD卡插槽</w:t>
      </w:r>
      <w:bookmarkEnd w:id="157"/>
      <w:bookmarkEnd w:id="158"/>
      <w:bookmarkEnd w:id="159"/>
      <w:bookmarkEnd w:id="160"/>
      <w:bookmarkEnd w:id="161"/>
    </w:p>
    <w:p w14:paraId="04ABDEFA">
      <w:pPr>
        <w:pStyle w:val="12"/>
        <w:ind w:left="0" w:leftChars="0" w:firstLine="0" w:firstLineChars="0"/>
      </w:pPr>
      <w:r>
        <w:rPr>
          <w:rFonts w:hint="eastAsia" w:eastAsiaTheme="minorEastAsia"/>
          <w:lang w:eastAsia="zh-CN"/>
        </w:rPr>
        <w:drawing>
          <wp:inline distT="0" distB="0" distL="114300" distR="114300">
            <wp:extent cx="3122295" cy="1165225"/>
            <wp:effectExtent l="0" t="0" r="1905" b="15875"/>
            <wp:docPr id="26" name="图片 26"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c8c1b31cf4c96155d490e919f7fb7263_compress"/>
                    <pic:cNvPicPr>
                      <a:picLocks noChangeAspect="1"/>
                    </pic:cNvPicPr>
                  </pic:nvPicPr>
                  <pic:blipFill>
                    <a:blip r:embed="rId69"/>
                    <a:stretch>
                      <a:fillRect/>
                    </a:stretch>
                  </pic:blipFill>
                  <pic:spPr>
                    <a:xfrm>
                      <a:off x="0" y="0"/>
                      <a:ext cx="3122295" cy="1165225"/>
                    </a:xfrm>
                    <a:prstGeom prst="rect">
                      <a:avLst/>
                    </a:prstGeom>
                  </pic:spPr>
                </pic:pic>
              </a:graphicData>
            </a:graphic>
          </wp:inline>
        </w:drawing>
      </w:r>
    </w:p>
    <w:p w14:paraId="68190A26">
      <w:pPr>
        <w:pStyle w:val="12"/>
        <w:ind w:left="0" w:leftChars="0" w:firstLine="0" w:firstLineChars="0"/>
        <w:rPr>
          <w:rFonts w:hint="eastAsia" w:ascii="Times New Roman" w:hAnsi="Times New Roman" w:eastAsia="宋体" w:cs="宋体"/>
          <w:b w:val="0"/>
          <w:bCs/>
          <w:color w:val="000000"/>
          <w:sz w:val="24"/>
          <w:szCs w:val="24"/>
          <w:lang w:val="en-US" w:eastAsia="zh-CN" w:bidi="en-US"/>
        </w:rPr>
      </w:pPr>
    </w:p>
    <w:p w14:paraId="5FCD003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SD卡槽如图所示，支持FAT32格式SD卡，以sd卡烧录为例。</w:t>
      </w:r>
    </w:p>
    <w:p w14:paraId="74EF7147">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接入SD卡，属于系统启动卡，工作状态下，输入</w:t>
      </w:r>
    </w:p>
    <w:p w14:paraId="39E0945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fdisk -l</w:t>
      </w:r>
    </w:p>
    <w:p w14:paraId="68BEF741">
      <w:pPr>
        <w:rPr>
          <w:rFonts w:hint="default"/>
          <w:lang w:val="en-US" w:eastAsia="zh-CN"/>
        </w:rPr>
      </w:pPr>
      <w:r>
        <w:drawing>
          <wp:inline distT="0" distB="0" distL="114300" distR="114300">
            <wp:extent cx="5272405" cy="3574415"/>
            <wp:effectExtent l="0" t="0" r="4445" b="6985"/>
            <wp:docPr id="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10"/>
                    <pic:cNvPicPr>
                      <a:picLocks noChangeAspect="1"/>
                    </pic:cNvPicPr>
                  </pic:nvPicPr>
                  <pic:blipFill>
                    <a:blip r:embed="rId70"/>
                    <a:stretch>
                      <a:fillRect/>
                    </a:stretch>
                  </pic:blipFill>
                  <pic:spPr>
                    <a:xfrm>
                      <a:off x="0" y="0"/>
                      <a:ext cx="5272405" cy="3574415"/>
                    </a:xfrm>
                    <a:prstGeom prst="rect">
                      <a:avLst/>
                    </a:prstGeom>
                    <a:noFill/>
                    <a:ln>
                      <a:noFill/>
                    </a:ln>
                  </pic:spPr>
                </pic:pic>
              </a:graphicData>
            </a:graphic>
          </wp:inline>
        </w:drawing>
      </w:r>
    </w:p>
    <w:p w14:paraId="734F825C">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系统识别到存储介质包含两个有效大分区，后续读写性能测试将限定在SD卡路径下进行”，并且可直观读取到该存储设备的实际物理容量。</w:t>
      </w:r>
    </w:p>
    <w:p w14:paraId="5861ED0E">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可以通过指令查看k1p9分区能不能读写</w:t>
      </w:r>
    </w:p>
    <w:p w14:paraId="2271CC85">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blkid /dev/mmcblk1p9</w:t>
      </w:r>
    </w:p>
    <w:p w14:paraId="3C9CFE79">
      <w:r>
        <w:drawing>
          <wp:inline distT="0" distB="0" distL="114300" distR="114300">
            <wp:extent cx="5273040" cy="560705"/>
            <wp:effectExtent l="0" t="0" r="3810" b="10795"/>
            <wp:docPr id="7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1"/>
                    <pic:cNvPicPr>
                      <a:picLocks noChangeAspect="1"/>
                    </pic:cNvPicPr>
                  </pic:nvPicPr>
                  <pic:blipFill>
                    <a:blip r:embed="rId71"/>
                    <a:stretch>
                      <a:fillRect/>
                    </a:stretch>
                  </pic:blipFill>
                  <pic:spPr>
                    <a:xfrm>
                      <a:off x="0" y="0"/>
                      <a:ext cx="5273040" cy="560705"/>
                    </a:xfrm>
                    <a:prstGeom prst="rect">
                      <a:avLst/>
                    </a:prstGeom>
                    <a:noFill/>
                    <a:ln>
                      <a:noFill/>
                    </a:ln>
                  </pic:spPr>
                </pic:pic>
              </a:graphicData>
            </a:graphic>
          </wp:inline>
        </w:drawing>
      </w:r>
    </w:p>
    <w:p w14:paraId="782AE0A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sz w:val="24"/>
          <w:szCs w:val="24"/>
          <w:lang w:val="en-US" w:eastAsia="zh-CN"/>
        </w:rPr>
      </w:pPr>
      <w:r>
        <w:rPr>
          <w:rFonts w:hint="eastAsia"/>
          <w:sz w:val="24"/>
          <w:szCs w:val="24"/>
          <w:lang w:val="en-US" w:eastAsia="zh-CN"/>
        </w:rPr>
        <w:t>识别到为用户分区，可读写即可使用</w:t>
      </w:r>
    </w:p>
    <w:p w14:paraId="08565BA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执行卸载指令</w:t>
      </w:r>
    </w:p>
    <w:p w14:paraId="135FCEE8">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umount /dev/mmcblk1p9</w:t>
      </w:r>
    </w:p>
    <w:p w14:paraId="0DD2F6F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然后输入以下指令测试写入：</w:t>
      </w:r>
    </w:p>
    <w:p w14:paraId="6AD756F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--filename=/dev/mmcblk1p9 --ioengine=psync --rw=write --bs=1024k --size=1G --numjobs=1 --thread --group_reporting --name=write_job --ramp_time=1 --direct=1</w:t>
      </w:r>
    </w:p>
    <w:p w14:paraId="7D099FA0">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可以看到工作状态下的（负载）写入的速度。</w:t>
      </w:r>
    </w:p>
    <w:p w14:paraId="1A87707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3675" cy="1052830"/>
            <wp:effectExtent l="0" t="0" r="3175" b="13970"/>
            <wp:docPr id="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2"/>
                    <pic:cNvPicPr>
                      <a:picLocks noChangeAspect="1"/>
                    </pic:cNvPicPr>
                  </pic:nvPicPr>
                  <pic:blipFill>
                    <a:blip r:embed="rId72"/>
                    <a:stretch>
                      <a:fillRect/>
                    </a:stretch>
                  </pic:blipFill>
                  <pic:spPr>
                    <a:xfrm>
                      <a:off x="0" y="0"/>
                      <a:ext cx="5273675" cy="1052830"/>
                    </a:xfrm>
                    <a:prstGeom prst="rect">
                      <a:avLst/>
                    </a:prstGeom>
                    <a:noFill/>
                    <a:ln>
                      <a:noFill/>
                    </a:ln>
                  </pic:spPr>
                </pic:pic>
              </a:graphicData>
            </a:graphic>
          </wp:inline>
        </w:drawing>
      </w:r>
    </w:p>
    <w:p w14:paraId="00BDF1C9">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eastAsia" w:ascii="Times New Roman" w:hAnsi="Times New Roman"/>
          <w:sz w:val="24"/>
          <w:lang w:val="en-US" w:eastAsia="zh-CN"/>
        </w:rPr>
      </w:pPr>
      <w:r>
        <w:rPr>
          <w:rFonts w:hint="eastAsia" w:ascii="Times New Roman" w:hAnsi="Times New Roman"/>
          <w:sz w:val="24"/>
          <w:lang w:val="en-US" w:eastAsia="zh-CN"/>
        </w:rPr>
        <w:t>读取前需清除写入带来的缓存。</w:t>
      </w:r>
    </w:p>
    <w:p w14:paraId="3BA73A8E">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0BEAD6F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再输入以下指令测试读取：</w:t>
      </w:r>
    </w:p>
    <w:p w14:paraId="3A782974">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Times New Roman"/>
          <w:b w:val="0"/>
          <w:bCs/>
          <w:color w:val="0000FF"/>
          <w:sz w:val="24"/>
          <w:szCs w:val="24"/>
          <w:lang w:val="en-US" w:eastAsia="zh-CN" w:bidi="en-US"/>
        </w:rPr>
      </w:pPr>
      <w:r>
        <w:rPr>
          <w:rFonts w:hint="eastAsia" w:ascii="Times New Roman" w:hAnsi="Times New Roman" w:eastAsia="宋体" w:cs="Times New Roman"/>
          <w:b w:val="0"/>
          <w:bCs/>
          <w:color w:val="0000FF"/>
          <w:sz w:val="24"/>
          <w:szCs w:val="24"/>
          <w:lang w:val="en-US" w:eastAsia="zh-CN" w:bidi="en-US"/>
        </w:rPr>
        <w:t>fio --filename=/dev/mmcblk1p9 --ioengine=psync --rw=read --bs=1024k --size=1G --numjobs=1 --thread --group_reporting --name=read_job --ramp_time=1 --direct=1</w:t>
      </w:r>
    </w:p>
    <w:p w14:paraId="01079CE3">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可以看到工作状态下读取的速度。</w:t>
      </w:r>
    </w:p>
    <w:p w14:paraId="61837A9E">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drawing>
          <wp:inline distT="0" distB="0" distL="114300" distR="114300">
            <wp:extent cx="5271135" cy="1049020"/>
            <wp:effectExtent l="0" t="0" r="5715" b="17780"/>
            <wp:docPr id="8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3"/>
                    <pic:cNvPicPr>
                      <a:picLocks noChangeAspect="1"/>
                    </pic:cNvPicPr>
                  </pic:nvPicPr>
                  <pic:blipFill>
                    <a:blip r:embed="rId73"/>
                    <a:stretch>
                      <a:fillRect/>
                    </a:stretch>
                  </pic:blipFill>
                  <pic:spPr>
                    <a:xfrm>
                      <a:off x="0" y="0"/>
                      <a:ext cx="5271135" cy="1049020"/>
                    </a:xfrm>
                    <a:prstGeom prst="rect">
                      <a:avLst/>
                    </a:prstGeom>
                    <a:noFill/>
                    <a:ln>
                      <a:noFill/>
                    </a:ln>
                  </pic:spPr>
                </pic:pic>
              </a:graphicData>
            </a:graphic>
          </wp:inline>
        </w:drawing>
      </w:r>
    </w:p>
    <w:p w14:paraId="518F436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A~F步骤都正常说明这个SD卡接口没有问题。</w:t>
      </w:r>
    </w:p>
    <w:p w14:paraId="2CFB12B1">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ascii="Times New Roman" w:hAnsi="Times New Roman"/>
          <w:sz w:val="24"/>
          <w:lang w:val="en-US" w:eastAsia="zh-CN"/>
        </w:rPr>
      </w:pPr>
      <w:r>
        <w:rPr>
          <w:rFonts w:hint="eastAsia" w:ascii="Times New Roman" w:hAnsi="Times New Roman"/>
          <w:sz w:val="24"/>
          <w:lang w:val="en-US" w:eastAsia="zh-CN"/>
        </w:rPr>
        <w:t>测试完同步数据，重新测试需要清除缓存</w:t>
      </w:r>
    </w:p>
    <w:p w14:paraId="2A5565F9">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sz w:val="24"/>
          <w:lang w:val="en-US" w:eastAsia="zh-CN"/>
        </w:rPr>
      </w:pPr>
      <w:r>
        <w:rPr>
          <w:rFonts w:hint="eastAsia" w:ascii="Times New Roman" w:hAnsi="Times New Roman" w:eastAsia="宋体" w:cs="Times New Roman"/>
          <w:b w:val="0"/>
          <w:bCs/>
          <w:color w:val="0000FF"/>
          <w:sz w:val="24"/>
          <w:szCs w:val="24"/>
          <w:lang w:val="en-US" w:eastAsia="zh-CN" w:bidi="en-US"/>
        </w:rPr>
        <w:t>sync; echo 3 | tee /proc/sys/vm/drop_caches</w:t>
      </w:r>
    </w:p>
    <w:p w14:paraId="157361EC">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62" w:name="_Toc7433"/>
      <w:bookmarkStart w:id="163" w:name="_Toc22466"/>
      <w:bookmarkStart w:id="164" w:name="_Toc11621"/>
      <w:bookmarkStart w:id="165" w:name="_Toc5559"/>
      <w:bookmarkStart w:id="166" w:name="_Toc26048"/>
      <w:r>
        <w:rPr>
          <w:rFonts w:hint="eastAsia" w:ascii="Times New Roman" w:hAnsi="Times New Roman" w:cs="宋体"/>
          <w:b/>
          <w:color w:val="000000"/>
          <w:kern w:val="2"/>
          <w:sz w:val="32"/>
          <w:szCs w:val="32"/>
          <w:lang w:val="en-US" w:eastAsia="zh-CN" w:bidi="en-US"/>
        </w:rPr>
        <w:t>2.1</w:t>
      </w:r>
      <w:ins w:id="4785" w:author="L" w:date="2026-08-07T16:28:39Z">
        <w:r>
          <w:rPr>
            <w:rFonts w:hint="eastAsia" w:ascii="Times New Roman" w:hAnsi="Times New Roman" w:cs="宋体"/>
            <w:b/>
            <w:color w:val="000000"/>
            <w:kern w:val="2"/>
            <w:sz w:val="32"/>
            <w:szCs w:val="32"/>
            <w:lang w:val="en-US" w:eastAsia="zh-CN" w:bidi="en-US"/>
          </w:rPr>
          <w:t>1</w:t>
        </w:r>
      </w:ins>
      <w:del w:id="4786" w:author="L" w:date="2026-08-07T16:28:38Z">
        <w:r>
          <w:rPr>
            <w:rFonts w:hint="eastAsia" w:ascii="Times New Roman" w:hAnsi="Times New Roman" w:cs="宋体"/>
            <w:b/>
            <w:color w:val="000000"/>
            <w:kern w:val="2"/>
            <w:sz w:val="32"/>
            <w:szCs w:val="32"/>
            <w:lang w:val="en-US" w:eastAsia="zh-CN" w:bidi="en-US"/>
          </w:rPr>
          <w:delText>2</w:delText>
        </w:r>
      </w:del>
      <w:r>
        <w:rPr>
          <w:rFonts w:hint="eastAsia" w:ascii="Times New Roman" w:hAnsi="Times New Roman" w:cs="宋体"/>
          <w:b/>
          <w:color w:val="000000"/>
          <w:kern w:val="2"/>
          <w:sz w:val="32"/>
          <w:szCs w:val="32"/>
          <w:lang w:val="en-US" w:eastAsia="zh-CN" w:bidi="en-US"/>
        </w:rPr>
        <w:t>重启按钮</w:t>
      </w:r>
      <w:bookmarkEnd w:id="162"/>
      <w:bookmarkEnd w:id="163"/>
      <w:bookmarkEnd w:id="164"/>
      <w:bookmarkEnd w:id="165"/>
      <w:bookmarkEnd w:id="166"/>
    </w:p>
    <w:p w14:paraId="72F8623C">
      <w:pPr>
        <w:pStyle w:val="12"/>
        <w:ind w:left="0" w:leftChars="0" w:firstLine="0" w:firstLineChars="0"/>
        <w:outlineLvl w:val="9"/>
      </w:pPr>
      <w:r>
        <w:drawing>
          <wp:inline distT="0" distB="0" distL="114300" distR="114300">
            <wp:extent cx="3188335" cy="1189990"/>
            <wp:effectExtent l="0" t="0" r="12065" b="10160"/>
            <wp:docPr id="51" name="图片 51" descr="c8c1b31cf4c96155d490e919f7fb7263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8c1b31cf4c96155d490e919f7fb7263_compress"/>
                    <pic:cNvPicPr>
                      <a:picLocks noChangeAspect="1"/>
                    </pic:cNvPicPr>
                  </pic:nvPicPr>
                  <pic:blipFill>
                    <a:blip r:embed="rId74"/>
                    <a:stretch>
                      <a:fillRect/>
                    </a:stretch>
                  </pic:blipFill>
                  <pic:spPr>
                    <a:xfrm>
                      <a:off x="0" y="0"/>
                      <a:ext cx="3188335" cy="1189990"/>
                    </a:xfrm>
                    <a:prstGeom prst="rect">
                      <a:avLst/>
                    </a:prstGeom>
                  </pic:spPr>
                </pic:pic>
              </a:graphicData>
            </a:graphic>
          </wp:inline>
        </w:drawing>
      </w:r>
    </w:p>
    <w:p w14:paraId="1433FDB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ins w:id="4787" w:author="LKY" w:date="2026-07-07T11:31:14Z"/>
          <w:rFonts w:hint="eastAsia"/>
          <w:sz w:val="24"/>
          <w:szCs w:val="24"/>
          <w:lang w:val="en-US" w:eastAsia="zh-CN"/>
        </w:rPr>
      </w:pPr>
      <w:r>
        <w:rPr>
          <w:rFonts w:hint="eastAsia"/>
          <w:sz w:val="24"/>
          <w:szCs w:val="24"/>
          <w:lang w:val="en-US" w:eastAsia="zh-CN"/>
        </w:rPr>
        <w:t>重启按钮如图所示。按下松开后设备重启。</w:t>
      </w:r>
    </w:p>
    <w:p w14:paraId="7C81A2B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sz w:val="24"/>
          <w:szCs w:val="24"/>
          <w:lang w:val="en-US" w:eastAsia="zh-CN"/>
        </w:rPr>
      </w:pPr>
      <w:ins w:id="4788" w:author="LKY" w:date="2026-07-07T11:31:16Z">
        <w:r>
          <w:rPr>
            <w:rFonts w:hint="eastAsia" w:ascii="Times New Roman" w:hAnsi="Times New Roman" w:eastAsia="宋体" w:cs="宋体"/>
            <w:bCs w:val="0"/>
            <w:color w:val="FF0000"/>
            <w:sz w:val="24"/>
            <w:szCs w:val="24"/>
            <w:lang w:val="en-US" w:eastAsia="zh-CN" w:bidi="en-US"/>
          </w:rPr>
          <w:t>注意：</w:t>
        </w:r>
      </w:ins>
      <w:ins w:id="4789" w:author="LKY" w:date="2026-07-07T11:31:16Z">
        <w:r>
          <w:rPr>
            <w:rFonts w:hint="eastAsia" w:ascii="Times New Roman" w:hAnsi="Times New Roman" w:eastAsia="宋体" w:cs="宋体"/>
            <w:bCs w:val="0"/>
            <w:color w:val="FF0000"/>
            <w:sz w:val="24"/>
            <w:szCs w:val="24"/>
            <w:lang w:bidi="en-US"/>
          </w:rPr>
          <w:t>如需自定义RST按钮，请于下单前联系业务人员，默认配置为硬件复位</w:t>
        </w:r>
      </w:ins>
      <w:ins w:id="4790" w:author="LKY" w:date="2026-07-07T11:31:16Z">
        <w:r>
          <w:rPr>
            <w:rFonts w:hint="eastAsia" w:ascii="Times New Roman" w:hAnsi="Times New Roman" w:eastAsia="宋体" w:cs="宋体"/>
            <w:bCs w:val="0"/>
            <w:color w:val="000000"/>
            <w:sz w:val="24"/>
            <w:szCs w:val="24"/>
            <w:lang w:bidi="en-US"/>
          </w:rPr>
          <w:t>。</w:t>
        </w:r>
      </w:ins>
    </w:p>
    <w:p w14:paraId="7D8D1FA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67" w:name="_Toc3206"/>
      <w:bookmarkStart w:id="168" w:name="_Toc20630"/>
      <w:bookmarkStart w:id="169" w:name="_Toc16488"/>
      <w:bookmarkStart w:id="170" w:name="_Toc14044"/>
      <w:bookmarkStart w:id="171" w:name="_Toc6149"/>
      <w:r>
        <w:rPr>
          <w:rFonts w:hint="eastAsia" w:ascii="Times New Roman" w:hAnsi="Times New Roman" w:cs="宋体"/>
          <w:b/>
          <w:color w:val="000000"/>
          <w:kern w:val="2"/>
          <w:sz w:val="32"/>
          <w:szCs w:val="32"/>
          <w:lang w:val="en-US" w:eastAsia="zh-CN" w:bidi="en-US"/>
        </w:rPr>
        <w:t>2.1</w:t>
      </w:r>
      <w:ins w:id="4791" w:author="L" w:date="2026-08-07T16:28:41Z">
        <w:r>
          <w:rPr>
            <w:rFonts w:hint="eastAsia" w:ascii="Times New Roman" w:hAnsi="Times New Roman" w:cs="宋体"/>
            <w:b/>
            <w:color w:val="000000"/>
            <w:kern w:val="2"/>
            <w:sz w:val="32"/>
            <w:szCs w:val="32"/>
            <w:lang w:val="en-US" w:eastAsia="zh-CN" w:bidi="en-US"/>
          </w:rPr>
          <w:t>2</w:t>
        </w:r>
      </w:ins>
      <w:del w:id="4792" w:author="L" w:date="2026-08-07T16:28:41Z">
        <w:r>
          <w:rPr>
            <w:rFonts w:hint="eastAsia" w:ascii="Times New Roman" w:hAnsi="Times New Roman" w:cs="宋体"/>
            <w:b/>
            <w:color w:val="000000"/>
            <w:kern w:val="2"/>
            <w:sz w:val="32"/>
            <w:szCs w:val="32"/>
            <w:lang w:val="en-US" w:eastAsia="zh-CN" w:bidi="en-US"/>
          </w:rPr>
          <w:delText>3</w:delText>
        </w:r>
      </w:del>
      <w:r>
        <w:rPr>
          <w:rFonts w:hint="eastAsia" w:ascii="Times New Roman" w:hAnsi="Times New Roman" w:cs="宋体"/>
          <w:b/>
          <w:color w:val="000000"/>
          <w:kern w:val="2"/>
          <w:sz w:val="32"/>
          <w:szCs w:val="32"/>
          <w:lang w:val="en-US" w:eastAsia="zh-CN" w:bidi="en-US"/>
        </w:rPr>
        <w:t xml:space="preserve"> PCIE接口</w:t>
      </w:r>
      <w:bookmarkEnd w:id="167"/>
      <w:bookmarkEnd w:id="168"/>
      <w:bookmarkEnd w:id="169"/>
      <w:bookmarkEnd w:id="170"/>
      <w:bookmarkEnd w:id="171"/>
    </w:p>
    <w:p w14:paraId="1B109B2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PCIE接口支持4G和Wi-Fi功能。</w:t>
      </w:r>
    </w:p>
    <w:p w14:paraId="34B5261C">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72" w:name="_Toc26906"/>
      <w:bookmarkStart w:id="173" w:name="_Toc21187"/>
      <w:bookmarkStart w:id="174" w:name="_Toc2643"/>
      <w:bookmarkStart w:id="175" w:name="_Toc18137"/>
      <w:bookmarkStart w:id="176" w:name="_Toc22380"/>
      <w:bookmarkStart w:id="177" w:name="_Toc16824"/>
      <w:r>
        <w:rPr>
          <w:rFonts w:hint="eastAsia" w:ascii="Times New Roman" w:hAnsi="Times New Roman" w:eastAsia="宋体" w:cs="宋体"/>
          <w:b/>
          <w:bCs w:val="0"/>
          <w:color w:val="000000"/>
          <w:sz w:val="28"/>
          <w:szCs w:val="28"/>
          <w:lang w:val="en-US" w:eastAsia="zh-CN" w:bidi="en-US"/>
        </w:rPr>
        <w:t>2.1</w:t>
      </w:r>
      <w:ins w:id="4793" w:author="L" w:date="2026-08-07T16:28:44Z">
        <w:r>
          <w:rPr>
            <w:rFonts w:hint="eastAsia" w:ascii="Times New Roman" w:hAnsi="Times New Roman" w:eastAsia="宋体" w:cs="宋体"/>
            <w:b/>
            <w:bCs w:val="0"/>
            <w:color w:val="000000"/>
            <w:sz w:val="28"/>
            <w:szCs w:val="28"/>
            <w:lang w:val="en-US" w:eastAsia="zh-CN" w:bidi="en-US"/>
          </w:rPr>
          <w:t>2</w:t>
        </w:r>
      </w:ins>
      <w:del w:id="4794" w:author="L" w:date="2026-08-07T16:28:44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.1 4G模块</w:t>
      </w:r>
      <w:bookmarkEnd w:id="172"/>
      <w:bookmarkEnd w:id="173"/>
      <w:bookmarkEnd w:id="174"/>
      <w:bookmarkEnd w:id="175"/>
      <w:bookmarkEnd w:id="176"/>
      <w:bookmarkEnd w:id="177"/>
    </w:p>
    <w:p w14:paraId="1989D2E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此处使用移远EC200模块为例（AT命令端口为/dev/ttyUSB1），测试程序位于/usr/demo/4G目录下。插入电话卡，连接好天线。</w:t>
      </w:r>
    </w:p>
    <w:p w14:paraId="76C722FD">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（1）网络功能</w:t>
      </w:r>
    </w:p>
    <w:p w14:paraId="2DD90D3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ls /dev       看有没有ttyUSB开头的设备，没有就是没识别到模块</w:t>
      </w:r>
    </w:p>
    <w:p w14:paraId="58A06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drawing>
          <wp:inline distT="0" distB="0" distL="114300" distR="114300">
            <wp:extent cx="5267960" cy="1755775"/>
            <wp:effectExtent l="0" t="0" r="8890" b="15875"/>
            <wp:docPr id="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1"/>
                    <pic:cNvPicPr>
                      <a:picLocks noChangeAspect="1"/>
                    </pic:cNvPicPr>
                  </pic:nvPicPr>
                  <pic:blipFill>
                    <a:blip r:embed="rId75"/>
                    <a:stretch>
                      <a:fillRect/>
                    </a:stretch>
                  </pic:blipFill>
                  <pic:spPr>
                    <a:xfrm>
                      <a:off x="0" y="0"/>
                      <a:ext cx="5267960" cy="1755775"/>
                    </a:xfrm>
                    <a:prstGeom prst="rect">
                      <a:avLst/>
                    </a:prstGeom>
                    <a:noFill/>
                    <a:ln>
                      <a:noFill/>
                    </a:ln>
                  </pic:spPr>
                </pic:pic>
              </a:graphicData>
            </a:graphic>
          </wp:inline>
        </w:drawing>
      </w:r>
    </w:p>
    <w:p w14:paraId="050D0D5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stty -F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ispeed 115200 ospeed 115200 cs8 raw -echo</w:t>
      </w:r>
      <w:r>
        <w:rPr>
          <w:rFonts w:hint="eastAsia" w:ascii="Times New Roman" w:hAnsi="Times New Roman" w:cs="宋体"/>
          <w:color w:val="0000FF"/>
          <w:kern w:val="2"/>
          <w:sz w:val="24"/>
          <w:szCs w:val="32"/>
          <w:lang w:val="en-US" w:eastAsia="zh-CN" w:bidi="ar-SA"/>
        </w:rPr>
        <w:t xml:space="preserve">  //设置串口</w:t>
      </w:r>
    </w:p>
    <w:p w14:paraId="285746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cs="Times New Roman"/>
          <w:lang w:val="en-US" w:eastAsia="zh-CN"/>
        </w:rPr>
      </w:pPr>
      <w:r>
        <w:drawing>
          <wp:inline distT="0" distB="0" distL="114300" distR="114300">
            <wp:extent cx="5271770" cy="244475"/>
            <wp:effectExtent l="0" t="0" r="5080" b="3175"/>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76"/>
                    <a:stretch>
                      <a:fillRect/>
                    </a:stretch>
                  </pic:blipFill>
                  <pic:spPr>
                    <a:xfrm>
                      <a:off x="0" y="0"/>
                      <a:ext cx="5271770" cy="244475"/>
                    </a:xfrm>
                    <a:prstGeom prst="rect">
                      <a:avLst/>
                    </a:prstGeom>
                    <a:noFill/>
                    <a:ln>
                      <a:noFill/>
                    </a:ln>
                  </pic:spPr>
                </pic:pic>
              </a:graphicData>
            </a:graphic>
          </wp:inline>
        </w:drawing>
      </w:r>
    </w:p>
    <w:p w14:paraId="4130BEE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查信号 20以上 ：</w:t>
      </w:r>
    </w:p>
    <w:p w14:paraId="4E3DA673">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cat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 xml:space="preserve"> &amp; echo -e "AT+CSQ\r" &gt; /dev/ttyUSB</w:t>
      </w:r>
      <w:r>
        <w:rPr>
          <w:rFonts w:hint="eastAsia" w:ascii="Times New Roman" w:hAnsi="Times New Roman" w:cs="宋体"/>
          <w:color w:val="0000FF"/>
          <w:kern w:val="2"/>
          <w:sz w:val="24"/>
          <w:szCs w:val="32"/>
          <w:lang w:val="en-US" w:eastAsia="zh-CN" w:bidi="ar-SA"/>
        </w:rPr>
        <w:t>1</w:t>
      </w:r>
      <w:r>
        <w:rPr>
          <w:rFonts w:hint="eastAsia" w:ascii="Times New Roman" w:hAnsi="Times New Roman" w:cs="宋体" w:eastAsiaTheme="minorEastAsia"/>
          <w:color w:val="0000FF"/>
          <w:kern w:val="2"/>
          <w:sz w:val="24"/>
          <w:szCs w:val="32"/>
          <w:lang w:val="en-US" w:eastAsia="zh-CN" w:bidi="ar-SA"/>
        </w:rPr>
        <w:t>（输入</w:t>
      </w:r>
      <w:r>
        <w:rPr>
          <w:rFonts w:hint="eastAsia" w:ascii="Times New Roman" w:hAnsi="Times New Roman" w:cs="宋体"/>
          <w:color w:val="0000FF"/>
          <w:kern w:val="2"/>
          <w:sz w:val="24"/>
          <w:szCs w:val="32"/>
          <w:lang w:val="en-US" w:eastAsia="zh-CN" w:bidi="ar-SA"/>
        </w:rPr>
        <w:t>1/2</w:t>
      </w:r>
      <w:r>
        <w:rPr>
          <w:rFonts w:hint="eastAsia" w:ascii="Times New Roman" w:hAnsi="Times New Roman" w:cs="宋体" w:eastAsiaTheme="minorEastAsia"/>
          <w:color w:val="0000FF"/>
          <w:kern w:val="2"/>
          <w:sz w:val="24"/>
          <w:szCs w:val="32"/>
          <w:lang w:val="en-US" w:eastAsia="zh-CN" w:bidi="ar-SA"/>
        </w:rPr>
        <w:t>遍）</w:t>
      </w:r>
    </w:p>
    <w:p w14:paraId="2CAAA40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cs="Times New Roman"/>
          <w:b w:val="0"/>
          <w:bCs w:val="0"/>
          <w:color w:val="00B050"/>
          <w:sz w:val="24"/>
          <w:szCs w:val="24"/>
          <w:lang w:val="en-US" w:eastAsia="zh-CN"/>
        </w:rPr>
      </w:pPr>
      <w:r>
        <w:drawing>
          <wp:inline distT="0" distB="0" distL="114300" distR="114300">
            <wp:extent cx="5271770" cy="659130"/>
            <wp:effectExtent l="0" t="0" r="5080" b="7620"/>
            <wp:docPr id="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3"/>
                    <pic:cNvPicPr>
                      <a:picLocks noChangeAspect="1"/>
                    </pic:cNvPicPr>
                  </pic:nvPicPr>
                  <pic:blipFill>
                    <a:blip r:embed="rId77"/>
                    <a:stretch>
                      <a:fillRect/>
                    </a:stretch>
                  </pic:blipFill>
                  <pic:spPr>
                    <a:xfrm>
                      <a:off x="0" y="0"/>
                      <a:ext cx="5271770" cy="659130"/>
                    </a:xfrm>
                    <a:prstGeom prst="rect">
                      <a:avLst/>
                    </a:prstGeom>
                    <a:noFill/>
                    <a:ln>
                      <a:noFill/>
                    </a:ln>
                  </pic:spPr>
                </pic:pic>
              </a:graphicData>
            </a:graphic>
          </wp:inline>
        </w:drawing>
      </w:r>
    </w:p>
    <w:p w14:paraId="18B31DB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查是4G模块否能正常和SIM卡通讯：</w:t>
      </w:r>
    </w:p>
    <w:p w14:paraId="1F48538E">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"AT+CPIN?\r" &gt; /dev/ttyUSB</w:t>
      </w:r>
      <w:r>
        <w:rPr>
          <w:rFonts w:hint="eastAsia" w:ascii="Times New Roman" w:hAnsi="Times New Roman" w:cs="宋体"/>
          <w:color w:val="0000FF"/>
          <w:kern w:val="2"/>
          <w:sz w:val="24"/>
          <w:szCs w:val="32"/>
          <w:lang w:val="en-US" w:eastAsia="zh-CN" w:bidi="ar-SA"/>
        </w:rPr>
        <w:t>1</w:t>
      </w:r>
    </w:p>
    <w:p w14:paraId="1F9B8DE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69865" cy="526415"/>
            <wp:effectExtent l="0" t="0" r="6985" b="6985"/>
            <wp:docPr id="8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
                    <pic:cNvPicPr>
                      <a:picLocks noChangeAspect="1"/>
                    </pic:cNvPicPr>
                  </pic:nvPicPr>
                  <pic:blipFill>
                    <a:blip r:embed="rId78"/>
                    <a:stretch>
                      <a:fillRect/>
                    </a:stretch>
                  </pic:blipFill>
                  <pic:spPr>
                    <a:xfrm>
                      <a:off x="0" y="0"/>
                      <a:ext cx="5269865" cy="526415"/>
                    </a:xfrm>
                    <a:prstGeom prst="rect">
                      <a:avLst/>
                    </a:prstGeom>
                    <a:noFill/>
                    <a:ln>
                      <a:noFill/>
                    </a:ln>
                  </pic:spPr>
                </pic:pic>
              </a:graphicData>
            </a:graphic>
          </wp:inline>
        </w:drawing>
      </w:r>
    </w:p>
    <w:p w14:paraId="35149ED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EC200还需加一条拨号指令</w:t>
      </w:r>
    </w:p>
    <w:p w14:paraId="29CE8249">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"AT+QNETDEVCTL=3,1,1\r" &gt; /dev/ttyUSB1</w:t>
      </w:r>
    </w:p>
    <w:p w14:paraId="3ACF184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drawing>
          <wp:inline distT="0" distB="0" distL="114300" distR="114300">
            <wp:extent cx="5271135" cy="335280"/>
            <wp:effectExtent l="0" t="0" r="5715" b="7620"/>
            <wp:docPr id="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5"/>
                    <pic:cNvPicPr>
                      <a:picLocks noChangeAspect="1"/>
                    </pic:cNvPicPr>
                  </pic:nvPicPr>
                  <pic:blipFill>
                    <a:blip r:embed="rId79"/>
                    <a:stretch>
                      <a:fillRect/>
                    </a:stretch>
                  </pic:blipFill>
                  <pic:spPr>
                    <a:xfrm>
                      <a:off x="0" y="0"/>
                      <a:ext cx="5271135" cy="335280"/>
                    </a:xfrm>
                    <a:prstGeom prst="rect">
                      <a:avLst/>
                    </a:prstGeom>
                    <a:noFill/>
                    <a:ln>
                      <a:noFill/>
                    </a:ln>
                  </pic:spPr>
                </pic:pic>
              </a:graphicData>
            </a:graphic>
          </wp:inline>
        </w:drawing>
      </w:r>
    </w:p>
    <w:p w14:paraId="7B5454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查是否连接运营商，</w:t>
      </w:r>
    </w:p>
    <w:p w14:paraId="2D90F7EA">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echo -e "AT+COPS?\r" &gt; /dev/ttyUSB</w:t>
      </w:r>
      <w:r>
        <w:rPr>
          <w:rFonts w:hint="eastAsia" w:ascii="Times New Roman" w:hAnsi="Times New Roman" w:cs="宋体"/>
          <w:color w:val="0000FF"/>
          <w:kern w:val="2"/>
          <w:sz w:val="24"/>
          <w:szCs w:val="32"/>
          <w:lang w:val="en-US" w:eastAsia="zh-CN" w:bidi="ar-SA"/>
        </w:rPr>
        <w:t>1</w:t>
      </w:r>
    </w:p>
    <w:p w14:paraId="1A6EE7F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5269865" cy="561975"/>
            <wp:effectExtent l="0" t="0" r="6985" b="9525"/>
            <wp:docPr id="8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6"/>
                    <pic:cNvPicPr>
                      <a:picLocks noChangeAspect="1"/>
                    </pic:cNvPicPr>
                  </pic:nvPicPr>
                  <pic:blipFill>
                    <a:blip r:embed="rId80"/>
                    <a:stretch>
                      <a:fillRect/>
                    </a:stretch>
                  </pic:blipFill>
                  <pic:spPr>
                    <a:xfrm>
                      <a:off x="0" y="0"/>
                      <a:ext cx="5269865" cy="561975"/>
                    </a:xfrm>
                    <a:prstGeom prst="rect">
                      <a:avLst/>
                    </a:prstGeom>
                    <a:noFill/>
                    <a:ln>
                      <a:noFill/>
                    </a:ln>
                  </pic:spPr>
                </pic:pic>
              </a:graphicData>
            </a:graphic>
          </wp:inline>
        </w:drawing>
      </w:r>
    </w:p>
    <w:p w14:paraId="0569189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然后输入</w:t>
      </w:r>
    </w:p>
    <w:p w14:paraId="7A8DD526">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udhcpc -i usb0</w:t>
      </w:r>
    </w:p>
    <w:p w14:paraId="0C62255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此时usb0应获取IP。</w:t>
      </w:r>
    </w:p>
    <w:p w14:paraId="7E25C922">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started, v1.30.1</w:t>
      </w:r>
    </w:p>
    <w:p w14:paraId="19FD40C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792C7F70">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discover</w:t>
      </w:r>
    </w:p>
    <w:p w14:paraId="4EF1FB8C">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sending select for 192.168.43.100</w:t>
      </w:r>
    </w:p>
    <w:p w14:paraId="0F862121">
      <w:pPr>
        <w:pStyle w:val="12"/>
        <w:keepNext w:val="0"/>
        <w:keepLines w:val="0"/>
        <w:pageBreakBefore w:val="0"/>
        <w:widowControl w:val="0"/>
        <w:shd w:val="clear" w:color="auto" w:fill="D7D7D7"/>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color w:val="auto"/>
          <w:kern w:val="2"/>
          <w:sz w:val="24"/>
          <w:szCs w:val="32"/>
          <w:lang w:val="en-US" w:eastAsia="zh-CN" w:bidi="ar-SA"/>
        </w:rPr>
      </w:pPr>
      <w:r>
        <w:rPr>
          <w:rFonts w:hint="eastAsia" w:ascii="Times New Roman" w:hAnsi="Times New Roman" w:cs="宋体" w:eastAsiaTheme="minorEastAsia"/>
          <w:color w:val="auto"/>
          <w:kern w:val="2"/>
          <w:sz w:val="24"/>
          <w:szCs w:val="32"/>
          <w:lang w:val="en-US" w:eastAsia="zh-CN" w:bidi="ar-SA"/>
        </w:rPr>
        <w:t>udhcpc: lease of 192.168.43.100 obtained, lease time 86400</w:t>
      </w:r>
    </w:p>
    <w:p w14:paraId="390D220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cs="Times New Roman"/>
          <w:b w:val="0"/>
          <w:bCs w:val="0"/>
          <w:color w:val="auto"/>
          <w:sz w:val="24"/>
          <w:szCs w:val="24"/>
          <w:lang w:val="en-US" w:eastAsia="zh-CN"/>
        </w:rPr>
      </w:pPr>
      <w:r>
        <w:drawing>
          <wp:inline distT="0" distB="0" distL="114300" distR="114300">
            <wp:extent cx="5268595" cy="728980"/>
            <wp:effectExtent l="0" t="0" r="8255" b="13970"/>
            <wp:docPr id="90"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7"/>
                    <pic:cNvPicPr>
                      <a:picLocks noChangeAspect="1"/>
                    </pic:cNvPicPr>
                  </pic:nvPicPr>
                  <pic:blipFill>
                    <a:blip r:embed="rId81"/>
                    <a:stretch>
                      <a:fillRect/>
                    </a:stretch>
                  </pic:blipFill>
                  <pic:spPr>
                    <a:xfrm>
                      <a:off x="0" y="0"/>
                      <a:ext cx="5268595" cy="728980"/>
                    </a:xfrm>
                    <a:prstGeom prst="rect">
                      <a:avLst/>
                    </a:prstGeom>
                    <a:noFill/>
                    <a:ln>
                      <a:noFill/>
                    </a:ln>
                  </pic:spPr>
                </pic:pic>
              </a:graphicData>
            </a:graphic>
          </wp:inline>
        </w:drawing>
      </w:r>
    </w:p>
    <w:p w14:paraId="7F3953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然后通过</w:t>
      </w:r>
      <w:r>
        <w:rPr>
          <w:rFonts w:hint="default" w:ascii="Times New Roman" w:hAnsi="Times New Roman" w:cs="Times New Roman"/>
          <w:b w:val="0"/>
          <w:bCs w:val="0"/>
          <w:color w:val="0000FF"/>
          <w:sz w:val="24"/>
          <w:szCs w:val="24"/>
          <w:lang w:val="en-US" w:eastAsia="zh-CN"/>
        </w:rPr>
        <w:t xml:space="preserve">ping www.baidu.com </w:t>
      </w:r>
      <w:r>
        <w:rPr>
          <w:rFonts w:hint="eastAsia" w:ascii="Times New Roman" w:hAnsi="Times New Roman" w:cs="Times New Roman"/>
          <w:b w:val="0"/>
          <w:bCs w:val="0"/>
          <w:color w:val="0000FF"/>
          <w:sz w:val="24"/>
          <w:szCs w:val="24"/>
          <w:lang w:val="en-US" w:eastAsia="zh-CN"/>
        </w:rPr>
        <w:t>/8.8.8.8</w:t>
      </w:r>
      <w:r>
        <w:rPr>
          <w:rFonts w:hint="default" w:ascii="Times New Roman" w:hAnsi="Times New Roman" w:cs="Times New Roman"/>
          <w:b w:val="0"/>
          <w:bCs w:val="0"/>
          <w:color w:val="0000FF"/>
          <w:sz w:val="24"/>
          <w:szCs w:val="24"/>
          <w:lang w:val="en-US" w:eastAsia="zh-CN"/>
        </w:rPr>
        <w:t>-I usb0</w:t>
      </w:r>
      <w:r>
        <w:rPr>
          <w:rFonts w:hint="eastAsia" w:ascii="Times New Roman" w:hAnsi="Times New Roman" w:cs="Times New Roman"/>
          <w:b w:val="0"/>
          <w:bCs w:val="0"/>
          <w:color w:val="auto"/>
          <w:sz w:val="24"/>
          <w:szCs w:val="24"/>
          <w:lang w:val="en-US" w:eastAsia="zh-CN"/>
        </w:rPr>
        <w:t xml:space="preserve"> 测试上网。</w:t>
      </w:r>
    </w:p>
    <w:p w14:paraId="426DB86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Ping不通百度加以下指令</w:t>
      </w:r>
    </w:p>
    <w:p w14:paraId="58358DDF">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cs="Times New Roman"/>
          <w:b w:val="0"/>
          <w:bCs w:val="0"/>
          <w:color w:val="auto"/>
          <w:sz w:val="24"/>
          <w:szCs w:val="24"/>
          <w:lang w:val="en-US" w:eastAsia="zh-CN"/>
        </w:rPr>
      </w:pPr>
      <w:r>
        <w:rPr>
          <w:rFonts w:hint="default" w:ascii="Times New Roman" w:hAnsi="Times New Roman" w:eastAsia="宋体" w:cs="宋体"/>
          <w:b w:val="0"/>
          <w:bCs/>
          <w:color w:val="0000FF"/>
          <w:sz w:val="24"/>
          <w:szCs w:val="24"/>
          <w:lang w:val="en-US" w:eastAsia="zh-CN" w:bidi="en-US"/>
        </w:rPr>
        <w:t>echo "nameserver 8.8.8.8" &gt; /etc/resolv.conf</w:t>
      </w:r>
    </w:p>
    <w:p w14:paraId="2C2F4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cs="Times New Roman"/>
          <w:b w:val="0"/>
          <w:bCs w:val="0"/>
          <w:color w:val="auto"/>
          <w:sz w:val="24"/>
          <w:szCs w:val="24"/>
          <w:lang w:val="en-US" w:eastAsia="zh-CN"/>
        </w:rPr>
      </w:pPr>
      <w:r>
        <w:drawing>
          <wp:inline distT="0" distB="0" distL="114300" distR="114300">
            <wp:extent cx="5271135" cy="1082040"/>
            <wp:effectExtent l="0" t="0" r="5715" b="3810"/>
            <wp:docPr id="9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7"/>
                    <pic:cNvPicPr>
                      <a:picLocks noChangeAspect="1"/>
                    </pic:cNvPicPr>
                  </pic:nvPicPr>
                  <pic:blipFill>
                    <a:blip r:embed="rId82"/>
                    <a:stretch>
                      <a:fillRect/>
                    </a:stretch>
                  </pic:blipFill>
                  <pic:spPr>
                    <a:xfrm>
                      <a:off x="0" y="0"/>
                      <a:ext cx="5271135" cy="1082040"/>
                    </a:xfrm>
                    <a:prstGeom prst="rect">
                      <a:avLst/>
                    </a:prstGeom>
                    <a:noFill/>
                    <a:ln>
                      <a:noFill/>
                    </a:ln>
                  </pic:spPr>
                </pic:pic>
              </a:graphicData>
            </a:graphic>
          </wp:inline>
        </w:drawing>
      </w:r>
    </w:p>
    <w:p w14:paraId="3335D320">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（2）短信功能</w:t>
      </w:r>
    </w:p>
    <w:p w14:paraId="53D608F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在测试程序目录下执行测试命令即可测试短信功能：</w:t>
      </w:r>
    </w:p>
    <w:p w14:paraId="79EE150D">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./send_sms &lt;device&gt; &lt;phonenumber&gt; &lt;text&gt;</w:t>
      </w:r>
    </w:p>
    <w:p w14:paraId="7D300F7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命令说明：&lt;device&gt;为4G模块设备节点。&lt;phonenumber&gt;为发送短信目标手机号。&lt;text&gt;为短信发送内容，短信内容字符之间不可有空格，否则会提示错误。</w:t>
      </w:r>
    </w:p>
    <w:p w14:paraId="0F7D621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 xml:space="preserve">./send_sms /dev/ttyUSB1 152******** </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test</w:t>
      </w:r>
      <w:r>
        <w:rPr>
          <w:rFonts w:hint="default" w:ascii="Times New Roman" w:hAnsi="Times New Roman" w:eastAsia="宋体" w:cs="宋体"/>
          <w:b w:val="0"/>
          <w:bCs/>
          <w:color w:val="0000FF"/>
          <w:sz w:val="24"/>
          <w:szCs w:val="24"/>
          <w:lang w:val="en-US" w:eastAsia="zh-CN" w:bidi="en-US"/>
        </w:rPr>
        <w:t>”</w:t>
      </w:r>
    </w:p>
    <w:p w14:paraId="505029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此时对应号码应收到内容为“test”的短信。</w:t>
      </w:r>
    </w:p>
    <w:p w14:paraId="0FA08F5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outlineLvl w:val="9"/>
        <w:rPr>
          <w:rFonts w:hint="eastAsia" w:ascii="Times New Roman" w:hAnsi="Times New Roman" w:eastAsia="宋体" w:cs="宋体"/>
          <w:b w:val="0"/>
          <w:bCs/>
          <w:color w:val="auto"/>
          <w:sz w:val="24"/>
          <w:szCs w:val="24"/>
          <w:lang w:val="en-US" w:eastAsia="zh-CN" w:bidi="en-US"/>
        </w:rPr>
      </w:pPr>
    </w:p>
    <w:p w14:paraId="406F7BE9">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（3）通话功能</w:t>
      </w:r>
    </w:p>
    <w:p w14:paraId="77F04EC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在测试程序目录下执行测试命令即可测试拨号功能：</w:t>
      </w:r>
    </w:p>
    <w:p w14:paraId="2C7CB46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FF"/>
          <w:sz w:val="24"/>
          <w:szCs w:val="24"/>
          <w:lang w:val="en-US" w:eastAsia="zh-CN" w:bidi="en-US"/>
        </w:rPr>
        <w:t>./phone_call &lt;device&gt; &lt;phonenumber&gt;</w:t>
      </w:r>
    </w:p>
    <w:p w14:paraId="352A733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命令说明：&lt;device&gt;为4G模块设备节点。&lt;phonenumber&gt;为拨打目标手机号。</w:t>
      </w:r>
    </w:p>
    <w:p w14:paraId="5B88984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./phone_call /dev/ttyUSB1 152********</w:t>
      </w:r>
    </w:p>
    <w:p w14:paraId="7AEF9F95">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此时对应号码应收到设备来电。</w:t>
      </w:r>
    </w:p>
    <w:p w14:paraId="2E82B9F2">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outlineLvl w:val="9"/>
        <w:rPr>
          <w:rFonts w:hint="eastAsia" w:ascii="Times New Roman" w:hAnsi="Times New Roman" w:eastAsia="宋体" w:cs="宋体"/>
          <w:b w:val="0"/>
          <w:bCs/>
          <w:color w:val="auto"/>
          <w:sz w:val="24"/>
          <w:szCs w:val="24"/>
          <w:lang w:val="en-US" w:eastAsia="zh-CN" w:bidi="en-US"/>
        </w:rPr>
      </w:pPr>
    </w:p>
    <w:p w14:paraId="5CB7B282">
      <w:pPr>
        <w:pStyle w:val="12"/>
        <w:keepNext w:val="0"/>
        <w:keepLines w:val="0"/>
        <w:pageBreakBefore w:val="0"/>
        <w:widowControl/>
        <w:numPr>
          <w:ilvl w:val="0"/>
          <w:numId w:val="0"/>
        </w:numPr>
        <w:kinsoku/>
        <w:wordWrap/>
        <w:overflowPunct/>
        <w:topLinePunct w:val="0"/>
        <w:autoSpaceDE/>
        <w:autoSpaceDN/>
        <w:bidi w:val="0"/>
        <w:adjustRightInd/>
        <w:snapToGrid/>
        <w:spacing w:line="240" w:lineRule="auto"/>
        <w:ind w:left="0" w:leftChars="0" w:firstLine="0" w:firstLine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（4）GPS功能</w:t>
      </w:r>
    </w:p>
    <w:p w14:paraId="078527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在测试程序目录下执行测试命令即可测试GPS功能：</w:t>
      </w:r>
    </w:p>
    <w:p w14:paraId="0CA370BD">
      <w:pPr>
        <w:pStyle w:val="12"/>
        <w:keepNext w:val="0"/>
        <w:keepLines w:val="0"/>
        <w:pageBreakBefore w:val="0"/>
        <w:widowControl w:val="0"/>
        <w:numPr>
          <w:ilvl w:val="0"/>
          <w:numId w:val="0"/>
        </w:numPr>
        <w:shd w:val="clear" w:fill="E7E6E6" w:themeFill="background2"/>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0000FF"/>
          <w:sz w:val="24"/>
          <w:szCs w:val="24"/>
          <w:lang w:val="en-US" w:eastAsia="zh-CN" w:bidi="en-US"/>
        </w:rPr>
      </w:pPr>
      <w:r>
        <w:rPr>
          <w:rFonts w:hint="default" w:ascii="Times New Roman" w:hAnsi="Times New Roman" w:eastAsia="宋体" w:cs="宋体"/>
          <w:b w:val="0"/>
          <w:bCs/>
          <w:color w:val="0000FF"/>
          <w:sz w:val="24"/>
          <w:szCs w:val="24"/>
          <w:lang w:val="en-US" w:eastAsia="zh-CN" w:bidi="en-US"/>
        </w:rPr>
        <w:t>./get_location &lt;device&gt; &lt;timeout&gt;</w:t>
      </w:r>
    </w:p>
    <w:p w14:paraId="6F5E9A99">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命令说明：&lt;device&gt;为设备节点，以"ls /dev/ttyUSB*"命令查看结果为准，重启</w:t>
      </w:r>
      <w:r>
        <w:rPr>
          <w:rFonts w:hint="eastAsia" w:ascii="Times New Roman" w:hAnsi="Times New Roman" w:eastAsia="宋体" w:cs="宋体"/>
          <w:b w:val="0"/>
          <w:bCs/>
          <w:color w:val="auto"/>
          <w:sz w:val="24"/>
          <w:szCs w:val="24"/>
          <w:lang w:val="en-US" w:eastAsia="zh-CN" w:bidi="en-US"/>
        </w:rPr>
        <w:t>设备</w:t>
      </w:r>
      <w:r>
        <w:rPr>
          <w:rFonts w:hint="default" w:ascii="Times New Roman" w:hAnsi="Times New Roman" w:eastAsia="宋体" w:cs="宋体"/>
          <w:b w:val="0"/>
          <w:bCs/>
          <w:color w:val="auto"/>
          <w:sz w:val="24"/>
          <w:szCs w:val="24"/>
          <w:lang w:val="en-US" w:eastAsia="zh-CN" w:bidi="en-US"/>
        </w:rPr>
        <w:t>后可能会变化。&lt;timeout&gt;为等待返回经纬度信息的时间（单位为秒）。</w:t>
      </w:r>
    </w:p>
    <w:p w14:paraId="27B6ACA7">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auto"/>
          <w:sz w:val="24"/>
          <w:szCs w:val="24"/>
          <w:lang w:val="en-US" w:eastAsia="zh-CN" w:bidi="en-US"/>
        </w:rPr>
        <w:t>例如：</w:t>
      </w:r>
      <w:r>
        <w:rPr>
          <w:rFonts w:hint="eastAsia" w:ascii="Times New Roman" w:hAnsi="Times New Roman" w:eastAsia="宋体" w:cs="宋体"/>
          <w:b w:val="0"/>
          <w:bCs/>
          <w:color w:val="0000FF"/>
          <w:sz w:val="24"/>
          <w:szCs w:val="24"/>
          <w:lang w:val="en-US" w:eastAsia="zh-CN" w:bidi="en-US"/>
        </w:rPr>
        <w:t>./get_location /dev/ttyUSB1 1</w:t>
      </w:r>
    </w:p>
    <w:p w14:paraId="147211AA">
      <w:pPr>
        <w:pStyle w:val="12"/>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获取经纬度需等待几分钟时间，若获取失败、超时，请检查天线是否接好，并确保处于开阔场地进行测试。</w:t>
      </w:r>
    </w:p>
    <w:p w14:paraId="4EC42B46">
      <w:pPr>
        <w:pStyle w:val="12"/>
        <w:ind w:left="0" w:leftChars="0" w:firstLine="0" w:firstLineChars="0"/>
        <w:outlineLvl w:val="2"/>
        <w:rPr>
          <w:rFonts w:hint="eastAsia" w:ascii="Times New Roman" w:hAnsi="Times New Roman" w:eastAsia="宋体" w:cs="宋体"/>
          <w:b/>
          <w:bCs w:val="0"/>
          <w:color w:val="000000"/>
          <w:sz w:val="28"/>
          <w:szCs w:val="28"/>
          <w:lang w:val="en-US" w:eastAsia="zh-CN" w:bidi="en-US"/>
        </w:rPr>
      </w:pPr>
      <w:bookmarkStart w:id="178" w:name="_Toc5125"/>
      <w:bookmarkStart w:id="179" w:name="_Toc22151"/>
      <w:bookmarkStart w:id="180" w:name="_Toc18649"/>
      <w:bookmarkStart w:id="181" w:name="_Toc29519"/>
      <w:bookmarkStart w:id="182" w:name="_Toc10061"/>
      <w:bookmarkStart w:id="183" w:name="_Toc4870"/>
      <w:r>
        <w:rPr>
          <w:rFonts w:hint="eastAsia" w:ascii="Times New Roman" w:hAnsi="Times New Roman" w:eastAsia="宋体" w:cs="宋体"/>
          <w:b/>
          <w:bCs w:val="0"/>
          <w:color w:val="000000"/>
          <w:sz w:val="28"/>
          <w:szCs w:val="28"/>
          <w:lang w:val="en-US" w:eastAsia="zh-CN" w:bidi="en-US"/>
        </w:rPr>
        <w:t>2.1</w:t>
      </w:r>
      <w:ins w:id="4795" w:author="L" w:date="2026-08-07T16:28:57Z">
        <w:r>
          <w:rPr>
            <w:rFonts w:hint="eastAsia" w:ascii="Times New Roman" w:hAnsi="Times New Roman" w:eastAsia="宋体" w:cs="宋体"/>
            <w:b/>
            <w:bCs w:val="0"/>
            <w:color w:val="000000"/>
            <w:sz w:val="28"/>
            <w:szCs w:val="28"/>
            <w:lang w:val="en-US" w:eastAsia="zh-CN" w:bidi="en-US"/>
          </w:rPr>
          <w:t>2</w:t>
        </w:r>
      </w:ins>
      <w:del w:id="4796" w:author="L" w:date="2026-08-07T16:28:56Z">
        <w:r>
          <w:rPr>
            <w:rFonts w:hint="eastAsia" w:ascii="Times New Roman" w:hAnsi="Times New Roman" w:eastAsia="宋体" w:cs="宋体"/>
            <w:b/>
            <w:bCs w:val="0"/>
            <w:color w:val="000000"/>
            <w:sz w:val="28"/>
            <w:szCs w:val="28"/>
            <w:lang w:val="en-US" w:eastAsia="zh-CN" w:bidi="en-US"/>
          </w:rPr>
          <w:delText>3</w:delText>
        </w:r>
      </w:del>
      <w:r>
        <w:rPr>
          <w:rFonts w:hint="eastAsia" w:ascii="Times New Roman" w:hAnsi="Times New Roman" w:eastAsia="宋体" w:cs="宋体"/>
          <w:b/>
          <w:bCs w:val="0"/>
          <w:color w:val="000000"/>
          <w:sz w:val="28"/>
          <w:szCs w:val="28"/>
          <w:lang w:val="en-US" w:eastAsia="zh-CN" w:bidi="en-US"/>
        </w:rPr>
        <w:t>.2 Wi-Fi模块</w:t>
      </w:r>
      <w:bookmarkEnd w:id="178"/>
      <w:bookmarkEnd w:id="179"/>
      <w:bookmarkEnd w:id="180"/>
      <w:bookmarkEnd w:id="181"/>
      <w:bookmarkEnd w:id="182"/>
      <w:bookmarkEnd w:id="183"/>
    </w:p>
    <w:p w14:paraId="1A0CCC4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此处使用的Wi-Fi模块为BL-R8188EU2（2.4G频段）。</w:t>
      </w:r>
      <w:r>
        <w:rPr>
          <w:rFonts w:hint="eastAsia" w:ascii="Times New Roman" w:hAnsi="Times New Roman" w:eastAsia="宋体" w:cs="宋体"/>
          <w:b w:val="0"/>
          <w:bCs/>
          <w:color w:val="000000"/>
          <w:sz w:val="24"/>
          <w:szCs w:val="24"/>
          <w:lang w:val="en-US" w:eastAsia="zh-CN" w:bidi="en-US"/>
        </w:rPr>
        <w:t>测试程序及驱动位于/usr/demo/Wi-Fi路径下，连接好天线。若无wlan0网卡，可按下方步骤安装驱动。</w:t>
      </w:r>
    </w:p>
    <w:p w14:paraId="43CA3B1B">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（1）STA功能</w:t>
      </w:r>
    </w:p>
    <w:p w14:paraId="4D0EAD0D">
      <w:pPr>
        <w:pStyle w:val="12"/>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firstLine="420" w:firstLineChars="0"/>
        <w:textAlignment w:val="auto"/>
        <w:outlineLvl w:val="9"/>
        <w:rPr>
          <w:rFonts w:hint="eastAsia"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先查看该版本系统是否已自动加载</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驱动：</w:t>
      </w:r>
    </w:p>
    <w:p w14:paraId="4A0FA8F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 xml:space="preserve">lsmod </w:t>
      </w:r>
    </w:p>
    <w:p w14:paraId="4B10DE83">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lang w:val="en-US" w:eastAsia="zh-CN"/>
        </w:rPr>
      </w:pPr>
      <w:r>
        <w:drawing>
          <wp:inline distT="0" distB="0" distL="114300" distR="114300">
            <wp:extent cx="5272405" cy="751840"/>
            <wp:effectExtent l="0" t="0" r="4445" b="10160"/>
            <wp:docPr id="8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14"/>
                    <pic:cNvPicPr>
                      <a:picLocks noChangeAspect="1"/>
                    </pic:cNvPicPr>
                  </pic:nvPicPr>
                  <pic:blipFill>
                    <a:blip r:embed="rId83"/>
                    <a:stretch>
                      <a:fillRect/>
                    </a:stretch>
                  </pic:blipFill>
                  <pic:spPr>
                    <a:xfrm>
                      <a:off x="0" y="0"/>
                      <a:ext cx="5272405" cy="751840"/>
                    </a:xfrm>
                    <a:prstGeom prst="rect">
                      <a:avLst/>
                    </a:prstGeom>
                    <a:noFill/>
                    <a:ln>
                      <a:noFill/>
                    </a:ln>
                  </pic:spPr>
                </pic:pic>
              </a:graphicData>
            </a:graphic>
          </wp:inline>
        </w:drawing>
      </w:r>
    </w:p>
    <w:p w14:paraId="33FB76DA">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进入测试程序目录下，关闭其他网络，仅保留Wi-Fi网络，加载Wi-Fi驱动。</w:t>
      </w:r>
    </w:p>
    <w:p w14:paraId="04377F8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cd /usr/demo/wifi/          # 进入驱动目录</w:t>
      </w:r>
    </w:p>
    <w:p w14:paraId="604DE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0A0B532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5011A1F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4C6270E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ABA927C">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cs="宋体" w:eastAsiaTheme="minorEastAsia"/>
          <w:kern w:val="2"/>
          <w:sz w:val="24"/>
          <w:szCs w:val="32"/>
          <w:lang w:val="en-US" w:eastAsia="zh-CN" w:bidi="ar-SA"/>
        </w:rPr>
      </w:pPr>
      <w:r>
        <w:rPr>
          <w:rFonts w:hint="eastAsia" w:ascii="Times New Roman" w:hAnsi="Times New Roman" w:cs="宋体" w:eastAsiaTheme="minorEastAsia"/>
          <w:kern w:val="2"/>
          <w:sz w:val="24"/>
          <w:szCs w:val="32"/>
          <w:lang w:val="en-US" w:eastAsia="zh-CN" w:bidi="ar-SA"/>
        </w:rPr>
        <w:t>连接</w:t>
      </w:r>
      <w:r>
        <w:rPr>
          <w:rFonts w:hint="eastAsia" w:ascii="Times New Roman" w:hAnsi="Times New Roman" w:cs="宋体"/>
          <w:kern w:val="2"/>
          <w:sz w:val="24"/>
          <w:szCs w:val="32"/>
          <w:lang w:val="en-US" w:eastAsia="zh-CN" w:bidi="ar-SA"/>
        </w:rPr>
        <w:t>Wi-Fi</w:t>
      </w:r>
      <w:r>
        <w:rPr>
          <w:rFonts w:hint="eastAsia" w:ascii="Times New Roman" w:hAnsi="Times New Roman" w:cs="宋体" w:eastAsiaTheme="minorEastAsia"/>
          <w:kern w:val="2"/>
          <w:sz w:val="24"/>
          <w:szCs w:val="32"/>
          <w:lang w:val="en-US" w:eastAsia="zh-CN" w:bidi="ar-SA"/>
        </w:rPr>
        <w:t>：</w:t>
      </w:r>
    </w:p>
    <w:p w14:paraId="4C2675E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lang w:val="en-US" w:eastAsia="zh-CN"/>
        </w:rPr>
      </w:pPr>
      <w:r>
        <w:rPr>
          <w:rFonts w:hint="eastAsia" w:ascii="Times New Roman" w:hAnsi="Times New Roman" w:cs="宋体" w:eastAsiaTheme="minorEastAsia"/>
          <w:color w:val="0000FF"/>
          <w:kern w:val="2"/>
          <w:sz w:val="24"/>
          <w:szCs w:val="32"/>
          <w:lang w:val="en-US" w:eastAsia="zh-CN" w:bidi="ar-SA"/>
        </w:rPr>
        <w:t>ifconfig wlan</w:t>
      </w:r>
      <w:r>
        <w:rPr>
          <w:rFonts w:hint="default" w:ascii="Times New Roman" w:hAnsi="Times New Roman" w:cs="宋体" w:eastAsiaTheme="minorEastAsia"/>
          <w:color w:val="0000FF"/>
          <w:kern w:val="2"/>
          <w:sz w:val="24"/>
          <w:szCs w:val="32"/>
          <w:lang w:val="en-GB" w:eastAsia="zh-CN" w:bidi="ar-SA"/>
        </w:rPr>
        <w:t>0</w:t>
      </w:r>
      <w:r>
        <w:rPr>
          <w:rFonts w:hint="eastAsia" w:ascii="Times New Roman" w:hAnsi="Times New Roman" w:cs="宋体" w:eastAsiaTheme="minorEastAsia"/>
          <w:color w:val="0000FF"/>
          <w:kern w:val="2"/>
          <w:sz w:val="24"/>
          <w:szCs w:val="32"/>
          <w:lang w:val="en-US" w:eastAsia="zh-CN" w:bidi="ar-SA"/>
        </w:rPr>
        <w:t xml:space="preserve"> up                 #打开wlan0</w:t>
      </w:r>
    </w:p>
    <w:p w14:paraId="14E9FD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./wifi_setup.sh -i </w:t>
      </w:r>
      <w:r>
        <w:rPr>
          <w:rFonts w:hint="eastAsia" w:ascii="Times New Roman" w:hAnsi="Times New Roman" w:cs="宋体" w:eastAsiaTheme="minorEastAsia"/>
          <w:color w:val="0000FF"/>
          <w:kern w:val="2"/>
          <w:sz w:val="24"/>
          <w:szCs w:val="32"/>
          <w:lang w:val="en-US" w:eastAsia="zh-CN" w:bidi="ar-SA"/>
        </w:rPr>
        <w:t>bliiot</w:t>
      </w:r>
      <w:r>
        <w:rPr>
          <w:rFonts w:hint="default" w:ascii="Times New Roman" w:hAnsi="Times New Roman" w:cs="宋体" w:eastAsiaTheme="minorEastAsia"/>
          <w:color w:val="0000FF"/>
          <w:kern w:val="2"/>
          <w:sz w:val="24"/>
          <w:szCs w:val="32"/>
          <w:lang w:val="en-US" w:eastAsia="zh-CN" w:bidi="ar-SA"/>
        </w:rPr>
        <w:t xml:space="preserve"> -p </w:t>
      </w:r>
      <w:r>
        <w:rPr>
          <w:rFonts w:hint="eastAsia" w:ascii="Times New Roman" w:hAnsi="Times New Roman" w:cs="宋体" w:eastAsiaTheme="minorEastAsia"/>
          <w:color w:val="0000FF"/>
          <w:kern w:val="2"/>
          <w:sz w:val="24"/>
          <w:szCs w:val="32"/>
          <w:lang w:val="en-US" w:eastAsia="zh-CN" w:bidi="ar-SA"/>
        </w:rPr>
        <w:t>bebetter     #连接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，-i后面接</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名，-p后面接密码</w:t>
      </w:r>
    </w:p>
    <w:p w14:paraId="296CD577">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0500" cy="1077595"/>
            <wp:effectExtent l="0" t="0" r="6350" b="8255"/>
            <wp:docPr id="1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8"/>
                    <pic:cNvPicPr>
                      <a:picLocks noChangeAspect="1"/>
                    </pic:cNvPicPr>
                  </pic:nvPicPr>
                  <pic:blipFill>
                    <a:blip r:embed="rId84"/>
                    <a:stretch>
                      <a:fillRect/>
                    </a:stretch>
                  </pic:blipFill>
                  <pic:spPr>
                    <a:xfrm>
                      <a:off x="0" y="0"/>
                      <a:ext cx="5270500" cy="1077595"/>
                    </a:xfrm>
                    <a:prstGeom prst="rect">
                      <a:avLst/>
                    </a:prstGeom>
                    <a:noFill/>
                    <a:ln>
                      <a:noFill/>
                    </a:ln>
                  </pic:spPr>
                </pic:pic>
              </a:graphicData>
            </a:graphic>
          </wp:inline>
        </w:drawing>
      </w:r>
    </w:p>
    <w:p w14:paraId="5D60E649">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eastAsiaTheme="minorEastAsia"/>
          <w:color w:val="0000FF"/>
          <w:kern w:val="2"/>
          <w:sz w:val="24"/>
          <w:szCs w:val="32"/>
          <w:lang w:val="en-US" w:eastAsia="zh-CN" w:bidi="ar-SA"/>
        </w:rPr>
        <w:t>ifconfig                          #查看wlan0有无IP</w:t>
      </w:r>
    </w:p>
    <w:p w14:paraId="799201C4">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eastAsia"/>
          <w:lang w:val="en-US" w:eastAsia="zh-CN"/>
        </w:rPr>
      </w:pPr>
      <w:r>
        <w:drawing>
          <wp:inline distT="0" distB="0" distL="114300" distR="114300">
            <wp:extent cx="5271770" cy="1309370"/>
            <wp:effectExtent l="0" t="0" r="5080" b="5080"/>
            <wp:docPr id="10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9"/>
                    <pic:cNvPicPr>
                      <a:picLocks noChangeAspect="1"/>
                    </pic:cNvPicPr>
                  </pic:nvPicPr>
                  <pic:blipFill>
                    <a:blip r:embed="rId85"/>
                    <a:stretch>
                      <a:fillRect/>
                    </a:stretch>
                  </pic:blipFill>
                  <pic:spPr>
                    <a:xfrm>
                      <a:off x="0" y="0"/>
                      <a:ext cx="5271770" cy="1309370"/>
                    </a:xfrm>
                    <a:prstGeom prst="rect">
                      <a:avLst/>
                    </a:prstGeom>
                    <a:noFill/>
                    <a:ln>
                      <a:noFill/>
                    </a:ln>
                  </pic:spPr>
                </pic:pic>
              </a:graphicData>
            </a:graphic>
          </wp:inline>
        </w:drawing>
      </w:r>
    </w:p>
    <w:p w14:paraId="390BDF00">
      <w:pPr>
        <w:pStyle w:val="12"/>
        <w:keepNext w:val="0"/>
        <w:keepLines w:val="0"/>
        <w:pageBreakBefore w:val="0"/>
        <w:widowControl w:val="0"/>
        <w:numPr>
          <w:ilvl w:val="0"/>
          <w:numId w:val="0"/>
        </w:numPr>
        <w:kinsoku/>
        <w:overflowPunct/>
        <w:topLinePunct w:val="0"/>
        <w:autoSpaceDE/>
        <w:autoSpaceDN/>
        <w:bidi w:val="0"/>
        <w:adjustRightInd/>
        <w:snapToGrid/>
        <w:spacing w:line="360" w:lineRule="auto"/>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最后ping百度测试：</w:t>
      </w:r>
    </w:p>
    <w:p w14:paraId="4F7F6BA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lang w:val="en-US" w:eastAsia="zh-CN"/>
        </w:rPr>
      </w:pPr>
      <w:r>
        <w:rPr>
          <w:rFonts w:hint="default" w:ascii="Times New Roman" w:hAnsi="Times New Roman" w:cs="宋体" w:eastAsiaTheme="minorEastAsia"/>
          <w:color w:val="0000FF"/>
          <w:kern w:val="2"/>
          <w:sz w:val="24"/>
          <w:szCs w:val="32"/>
          <w:lang w:val="en-US" w:eastAsia="zh-CN" w:bidi="ar-SA"/>
        </w:rPr>
        <w:t xml:space="preserve">ping www.baidu.com </w:t>
      </w:r>
      <w:r>
        <w:rPr>
          <w:rFonts w:hint="eastAsia" w:ascii="Times New Roman" w:hAnsi="Times New Roman" w:cs="宋体" w:eastAsiaTheme="minorEastAsia"/>
          <w:color w:val="0000FF"/>
          <w:kern w:val="2"/>
          <w:sz w:val="24"/>
          <w:szCs w:val="32"/>
          <w:lang w:val="en-US" w:eastAsia="zh-CN" w:bidi="ar-SA"/>
        </w:rPr>
        <w:t>（百度域名不一定成功转IP，使用百度IP）</w:t>
      </w:r>
      <w:r>
        <w:rPr>
          <w:rFonts w:hint="eastAsia"/>
          <w:lang w:val="en-US" w:eastAsia="zh-CN"/>
        </w:rPr>
        <w:t xml:space="preserve">                </w:t>
      </w:r>
    </w:p>
    <w:p w14:paraId="0FA84AF8">
      <w:pPr>
        <w:pStyle w:val="12"/>
        <w:keepNext w:val="0"/>
        <w:keepLines w:val="0"/>
        <w:pageBreakBefore w:val="0"/>
        <w:widowControl w:val="0"/>
        <w:kinsoku/>
        <w:wordWrap w:val="0"/>
        <w:overflowPunct/>
        <w:topLinePunct w:val="0"/>
        <w:autoSpaceDE/>
        <w:autoSpaceDN/>
        <w:bidi w:val="0"/>
        <w:adjustRightInd/>
        <w:snapToGrid/>
        <w:spacing w:after="0" w:line="360" w:lineRule="auto"/>
        <w:ind w:left="0" w:leftChars="0" w:firstLine="0" w:firstLineChars="0"/>
        <w:jc w:val="left"/>
        <w:textAlignment w:val="auto"/>
        <w:outlineLvl w:val="9"/>
        <w:rPr>
          <w:rFonts w:hint="default" w:ascii="Times New Roman" w:hAnsi="Times New Roman" w:eastAsia="宋体" w:cs="宋体"/>
          <w:b w:val="0"/>
          <w:bCs/>
          <w:color w:val="auto"/>
          <w:sz w:val="24"/>
          <w:szCs w:val="24"/>
          <w:lang w:val="en-US" w:eastAsia="zh-CN" w:bidi="en-US"/>
        </w:rPr>
      </w:pPr>
      <w:r>
        <w:drawing>
          <wp:inline distT="0" distB="0" distL="114300" distR="114300">
            <wp:extent cx="5272405" cy="1130935"/>
            <wp:effectExtent l="0" t="0" r="4445" b="12065"/>
            <wp:docPr id="10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0"/>
                    <pic:cNvPicPr>
                      <a:picLocks noChangeAspect="1"/>
                    </pic:cNvPicPr>
                  </pic:nvPicPr>
                  <pic:blipFill>
                    <a:blip r:embed="rId86"/>
                    <a:stretch>
                      <a:fillRect/>
                    </a:stretch>
                  </pic:blipFill>
                  <pic:spPr>
                    <a:xfrm>
                      <a:off x="0" y="0"/>
                      <a:ext cx="5272405" cy="1130935"/>
                    </a:xfrm>
                    <a:prstGeom prst="rect">
                      <a:avLst/>
                    </a:prstGeom>
                    <a:noFill/>
                    <a:ln>
                      <a:noFill/>
                    </a:ln>
                  </pic:spPr>
                </pic:pic>
              </a:graphicData>
            </a:graphic>
          </wp:inline>
        </w:drawing>
      </w:r>
    </w:p>
    <w:p w14:paraId="786C81F3">
      <w:pPr>
        <w:pStyle w:val="12"/>
        <w:keepNext w:val="0"/>
        <w:keepLines w:val="0"/>
        <w:pageBreakBefore w:val="0"/>
        <w:widowControl/>
        <w:numPr>
          <w:ilvl w:val="0"/>
          <w:numId w:val="0"/>
        </w:numPr>
        <w:kinsoku/>
        <w:overflowPunct/>
        <w:topLinePunct w:val="0"/>
        <w:autoSpaceDE/>
        <w:autoSpaceDN/>
        <w:bidi w:val="0"/>
        <w:adjustRightInd/>
        <w:snapToGrid/>
        <w:spacing w:line="240" w:lineRule="auto"/>
        <w:ind w:leftChars="0"/>
        <w:textAlignment w:val="auto"/>
        <w:outlineLvl w:val="3"/>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（2）AP功能</w:t>
      </w:r>
    </w:p>
    <w:p w14:paraId="46D31624">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eastAsia"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重启系统后，进入测试程序所在目录，关闭其他网络，仅保留Wi-Fi网络，加载Wi-Fi驱动。</w:t>
      </w:r>
    </w:p>
    <w:p w14:paraId="641692B4">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1</w:t>
      </w:r>
      <w:r>
        <w:rPr>
          <w:rFonts w:hint="default" w:ascii="Times New Roman" w:hAnsi="Times New Roman" w:cs="宋体" w:eastAsiaTheme="minorEastAsia"/>
          <w:color w:val="0000FF"/>
          <w:kern w:val="2"/>
          <w:sz w:val="24"/>
          <w:szCs w:val="32"/>
          <w:lang w:val="en-US" w:eastAsia="zh-CN" w:bidi="ar-SA"/>
        </w:rPr>
        <w:t xml:space="preserve"> down</w:t>
      </w:r>
    </w:p>
    <w:p w14:paraId="4ADFEB1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eastAsiaTheme="minorEastAsia"/>
          <w:color w:val="0000FF"/>
          <w:kern w:val="2"/>
          <w:sz w:val="24"/>
          <w:szCs w:val="32"/>
          <w:lang w:val="en-US" w:eastAsia="zh-CN" w:bidi="ar-SA"/>
        </w:rPr>
        <w:t>2</w:t>
      </w:r>
      <w:r>
        <w:rPr>
          <w:rFonts w:hint="default" w:ascii="Times New Roman" w:hAnsi="Times New Roman" w:cs="宋体" w:eastAsiaTheme="minorEastAsia"/>
          <w:color w:val="0000FF"/>
          <w:kern w:val="2"/>
          <w:sz w:val="24"/>
          <w:szCs w:val="32"/>
          <w:lang w:val="en-US" w:eastAsia="zh-CN" w:bidi="ar-SA"/>
        </w:rPr>
        <w:t xml:space="preserve"> down</w:t>
      </w:r>
    </w:p>
    <w:p w14:paraId="356B0A0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ifconfig eth</w:t>
      </w:r>
      <w:r>
        <w:rPr>
          <w:rFonts w:hint="eastAsia" w:ascii="Times New Roman" w:hAnsi="Times New Roman" w:cs="宋体"/>
          <w:color w:val="0000FF"/>
          <w:kern w:val="2"/>
          <w:sz w:val="24"/>
          <w:szCs w:val="32"/>
          <w:lang w:val="en-US" w:eastAsia="zh-CN" w:bidi="ar-SA"/>
        </w:rPr>
        <w:t>3</w:t>
      </w:r>
      <w:r>
        <w:rPr>
          <w:rFonts w:hint="default" w:ascii="Times New Roman" w:hAnsi="Times New Roman" w:cs="宋体" w:eastAsiaTheme="minorEastAsia"/>
          <w:color w:val="0000FF"/>
          <w:kern w:val="2"/>
          <w:sz w:val="24"/>
          <w:szCs w:val="32"/>
          <w:lang w:val="en-US" w:eastAsia="zh-CN" w:bidi="ar-SA"/>
        </w:rPr>
        <w:t xml:space="preserve"> down</w:t>
      </w:r>
      <w:r>
        <w:rPr>
          <w:rFonts w:hint="eastAsia" w:ascii="Times New Roman" w:hAnsi="Times New Roman" w:cs="宋体" w:eastAsiaTheme="minorEastAsia"/>
          <w:color w:val="0000FF"/>
          <w:kern w:val="2"/>
          <w:sz w:val="24"/>
          <w:szCs w:val="32"/>
          <w:lang w:val="en-US" w:eastAsia="zh-CN" w:bidi="ar-SA"/>
        </w:rPr>
        <w:t xml:space="preserve">             //关闭其他网络</w:t>
      </w:r>
    </w:p>
    <w:p w14:paraId="0BF330A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auto"/>
          <w:sz w:val="24"/>
          <w:szCs w:val="24"/>
          <w:lang w:val="en-US" w:eastAsia="zh-CN" w:bidi="en-US"/>
        </w:rPr>
      </w:pPr>
      <w:r>
        <w:rPr>
          <w:rFonts w:hint="eastAsia" w:ascii="Times New Roman" w:hAnsi="Times New Roman" w:cs="宋体" w:eastAsiaTheme="minorEastAsia"/>
          <w:color w:val="0000FF"/>
          <w:kern w:val="2"/>
          <w:sz w:val="24"/>
          <w:szCs w:val="32"/>
          <w:lang w:val="en-US" w:eastAsia="zh-CN" w:bidi="ar-SA"/>
        </w:rPr>
        <w:t xml:space="preserve">insmod -f 8188eu.ko </w:t>
      </w:r>
      <w:r>
        <w:rPr>
          <w:rFonts w:hint="eastAsia" w:ascii="Times New Roman" w:hAnsi="Times New Roman" w:eastAsia="宋体" w:cs="宋体"/>
          <w:b w:val="0"/>
          <w:bCs/>
          <w:color w:val="0000FF"/>
          <w:sz w:val="24"/>
          <w:szCs w:val="24"/>
          <w:lang w:val="en-US" w:eastAsia="zh-CN" w:bidi="en-US"/>
        </w:rPr>
        <w:t xml:space="preserve">          </w:t>
      </w:r>
      <w:r>
        <w:rPr>
          <w:rFonts w:hint="eastAsia" w:ascii="Times New Roman" w:hAnsi="Times New Roman" w:cs="宋体" w:eastAsiaTheme="minorEastAsia"/>
          <w:color w:val="0000FF"/>
          <w:kern w:val="2"/>
          <w:sz w:val="24"/>
          <w:szCs w:val="32"/>
          <w:lang w:val="en-US" w:eastAsia="zh-CN" w:bidi="ar-SA"/>
        </w:rPr>
        <w:t>//加载</w:t>
      </w:r>
      <w:r>
        <w:rPr>
          <w:rFonts w:hint="eastAsia" w:ascii="Times New Roman" w:hAnsi="Times New Roman" w:cs="宋体"/>
          <w:color w:val="0000FF"/>
          <w:kern w:val="2"/>
          <w:sz w:val="24"/>
          <w:szCs w:val="32"/>
          <w:lang w:val="en-US" w:eastAsia="zh-CN" w:bidi="ar-SA"/>
        </w:rPr>
        <w:t>Wi-Fi</w:t>
      </w:r>
      <w:r>
        <w:rPr>
          <w:rFonts w:hint="eastAsia" w:ascii="Times New Roman" w:hAnsi="Times New Roman" w:cs="宋体" w:eastAsiaTheme="minorEastAsia"/>
          <w:color w:val="0000FF"/>
          <w:kern w:val="2"/>
          <w:sz w:val="24"/>
          <w:szCs w:val="32"/>
          <w:lang w:val="en-US" w:eastAsia="zh-CN" w:bidi="ar-SA"/>
        </w:rPr>
        <w:t>驱动，有就跳过</w:t>
      </w:r>
    </w:p>
    <w:p w14:paraId="6FF388E5">
      <w:pPr>
        <w:pStyle w:val="12"/>
        <w:keepNext w:val="0"/>
        <w:keepLines w:val="0"/>
        <w:pageBreakBefore w:val="0"/>
        <w:widowControl w:val="0"/>
        <w:numPr>
          <w:ilvl w:val="0"/>
          <w:numId w:val="0"/>
        </w:numPr>
        <w:kinsoku/>
        <w:overflowPunct/>
        <w:topLinePunct w:val="0"/>
        <w:autoSpaceDE/>
        <w:autoSpaceDN/>
        <w:bidi w:val="0"/>
        <w:adjustRightInd/>
        <w:snapToGrid/>
        <w:spacing w:line="360" w:lineRule="auto"/>
        <w:ind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执行如下命令，将</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模块设置为AP模式。</w:t>
      </w:r>
    </w:p>
    <w:p w14:paraId="611BE76A">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5AD19AFA">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default" w:ascii="Times New Roman" w:hAnsi="Times New Roman" w:eastAsia="宋体" w:cs="宋体"/>
          <w:b w:val="0"/>
          <w:bCs/>
          <w:color w:val="auto"/>
          <w:sz w:val="24"/>
          <w:szCs w:val="24"/>
          <w:lang w:val="en-US" w:eastAsia="zh-CN" w:bidi="en-US"/>
        </w:rPr>
        <w:t>默认设置的</w:t>
      </w:r>
      <w:r>
        <w:rPr>
          <w:rFonts w:hint="eastAsia" w:ascii="Times New Roman" w:hAnsi="Times New Roman" w:eastAsia="宋体" w:cs="宋体"/>
          <w:b w:val="0"/>
          <w:bCs/>
          <w:color w:val="auto"/>
          <w:sz w:val="24"/>
          <w:szCs w:val="24"/>
          <w:lang w:val="en-US" w:eastAsia="zh-CN" w:bidi="en-US"/>
        </w:rPr>
        <w:t>Wi-Fi</w:t>
      </w:r>
      <w:r>
        <w:rPr>
          <w:rFonts w:hint="default" w:ascii="Times New Roman" w:hAnsi="Times New Roman" w:eastAsia="宋体" w:cs="宋体"/>
          <w:b w:val="0"/>
          <w:bCs/>
          <w:color w:val="auto"/>
          <w:sz w:val="24"/>
          <w:szCs w:val="24"/>
          <w:lang w:val="en-US" w:eastAsia="zh-CN" w:bidi="en-US"/>
        </w:rPr>
        <w:t>名称为：rtl8188eu，密码为：88888888，可在rtl_hostapd_2G.conf配置文件内进行修改。</w:t>
      </w:r>
    </w:p>
    <w:p w14:paraId="2B7D512F">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textAlignment w:val="auto"/>
        <w:outlineLvl w:val="9"/>
      </w:pPr>
      <w:r>
        <w:drawing>
          <wp:inline distT="0" distB="0" distL="114300" distR="114300">
            <wp:extent cx="5271135" cy="247015"/>
            <wp:effectExtent l="0" t="0" r="5715" b="635"/>
            <wp:docPr id="10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2"/>
                    <pic:cNvPicPr>
                      <a:picLocks noChangeAspect="1"/>
                    </pic:cNvPicPr>
                  </pic:nvPicPr>
                  <pic:blipFill>
                    <a:blip r:embed="rId87"/>
                    <a:stretch>
                      <a:fillRect/>
                    </a:stretch>
                  </pic:blipFill>
                  <pic:spPr>
                    <a:xfrm>
                      <a:off x="0" y="0"/>
                      <a:ext cx="5271135" cy="247015"/>
                    </a:xfrm>
                    <a:prstGeom prst="rect">
                      <a:avLst/>
                    </a:prstGeom>
                    <a:noFill/>
                    <a:ln>
                      <a:noFill/>
                    </a:ln>
                  </pic:spPr>
                </pic:pic>
              </a:graphicData>
            </a:graphic>
          </wp:inline>
        </w:drawing>
      </w:r>
    </w:p>
    <w:p w14:paraId="15F6F076">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textAlignment w:val="auto"/>
        <w:outlineLvl w:val="9"/>
        <w:rPr>
          <w:rFonts w:hint="default"/>
          <w:lang w:val="en-US" w:eastAsia="zh-CN"/>
        </w:rPr>
      </w:pPr>
      <w:r>
        <w:drawing>
          <wp:inline distT="0" distB="0" distL="114300" distR="114300">
            <wp:extent cx="5272405" cy="492125"/>
            <wp:effectExtent l="0" t="0" r="4445" b="3175"/>
            <wp:docPr id="10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4"/>
                    <pic:cNvPicPr>
                      <a:picLocks noChangeAspect="1"/>
                    </pic:cNvPicPr>
                  </pic:nvPicPr>
                  <pic:blipFill>
                    <a:blip r:embed="rId88"/>
                    <a:stretch>
                      <a:fillRect/>
                    </a:stretch>
                  </pic:blipFill>
                  <pic:spPr>
                    <a:xfrm>
                      <a:off x="0" y="0"/>
                      <a:ext cx="5272405" cy="492125"/>
                    </a:xfrm>
                    <a:prstGeom prst="rect">
                      <a:avLst/>
                    </a:prstGeom>
                    <a:noFill/>
                    <a:ln>
                      <a:noFill/>
                    </a:ln>
                  </pic:spPr>
                </pic:pic>
              </a:graphicData>
            </a:graphic>
          </wp:inline>
        </w:drawing>
      </w:r>
    </w:p>
    <w:p w14:paraId="36A456A7">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rtl_hostapd_2G.conf</w:t>
      </w:r>
    </w:p>
    <w:p w14:paraId="4AA154E6">
      <w:pPr>
        <w:pStyle w:val="12"/>
        <w:keepNext w:val="0"/>
        <w:keepLines w:val="0"/>
        <w:pageBreakBefore w:val="0"/>
        <w:widowControl w:val="0"/>
        <w:numPr>
          <w:ilvl w:val="0"/>
          <w:numId w:val="0"/>
        </w:numPr>
        <w:shd w:val="clear" w:fill="auto"/>
        <w:kinsoku/>
        <w:wordWrap w:val="0"/>
        <w:overflowPunct/>
        <w:topLinePunct w:val="0"/>
        <w:autoSpaceDE/>
        <w:autoSpaceDN/>
        <w:bidi w:val="0"/>
        <w:adjustRightInd/>
        <w:snapToGrid/>
        <w:spacing w:line="360" w:lineRule="auto"/>
        <w:ind w:left="0" w:leftChars="0" w:firstLine="420" w:firstLineChars="0"/>
        <w:textAlignment w:val="auto"/>
        <w:outlineLvl w:val="9"/>
        <w:rPr>
          <w:rFonts w:hint="default" w:ascii="Times New Roman" w:hAnsi="Times New Roman" w:eastAsia="宋体" w:cs="宋体"/>
          <w:b w:val="0"/>
          <w:bCs/>
          <w:color w:val="auto"/>
          <w:sz w:val="24"/>
          <w:szCs w:val="24"/>
          <w:lang w:val="en-US" w:eastAsia="zh-CN" w:bidi="en-US"/>
        </w:rPr>
      </w:pPr>
      <w:r>
        <w:rPr>
          <w:rFonts w:hint="eastAsia" w:ascii="Times New Roman" w:hAnsi="Times New Roman" w:eastAsia="宋体" w:cs="宋体"/>
          <w:b w:val="0"/>
          <w:bCs/>
          <w:color w:val="auto"/>
          <w:sz w:val="24"/>
          <w:szCs w:val="24"/>
          <w:lang w:val="en-US" w:eastAsia="zh-CN" w:bidi="en-US"/>
        </w:rPr>
        <w:t>配置文件如果没有添加下列指令</w:t>
      </w:r>
    </w:p>
    <w:p w14:paraId="26D3B80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interface=wlan0</w:t>
      </w:r>
    </w:p>
    <w:p w14:paraId="7059C17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driver=nl80211</w:t>
      </w:r>
    </w:p>
    <w:p w14:paraId="5F64AC2C">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ssid=</w:t>
      </w:r>
      <w:r>
        <w:rPr>
          <w:rFonts w:hint="eastAsia" w:ascii="Times New Roman" w:hAnsi="Times New Roman" w:cs="宋体" w:eastAsiaTheme="minorEastAsia"/>
          <w:color w:val="0000FF"/>
          <w:kern w:val="2"/>
          <w:sz w:val="24"/>
          <w:szCs w:val="32"/>
          <w:lang w:val="en-US" w:eastAsia="zh-CN" w:bidi="ar-SA"/>
        </w:rPr>
        <w:t>rtl8188eu</w:t>
      </w:r>
    </w:p>
    <w:p w14:paraId="16B92F8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channel=6</w:t>
      </w:r>
    </w:p>
    <w:p w14:paraId="0553C50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hw_mode=g</w:t>
      </w:r>
    </w:p>
    <w:p w14:paraId="197FF6B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auth_algs=1</w:t>
      </w:r>
    </w:p>
    <w:p w14:paraId="6958AE1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wpa=2</w:t>
      </w:r>
    </w:p>
    <w:p w14:paraId="3D458BD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wpa_passphrase=</w:t>
      </w:r>
      <w:r>
        <w:rPr>
          <w:rFonts w:hint="eastAsia" w:ascii="Times New Roman" w:hAnsi="Times New Roman" w:cs="宋体" w:eastAsiaTheme="minorEastAsia"/>
          <w:color w:val="0000FF"/>
          <w:kern w:val="2"/>
          <w:sz w:val="24"/>
          <w:szCs w:val="32"/>
          <w:lang w:val="en-US" w:eastAsia="zh-CN" w:bidi="ar-SA"/>
        </w:rPr>
        <w:t>88888888</w:t>
      </w:r>
    </w:p>
    <w:p w14:paraId="60AEBAD0">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wpa_key_mgmt=WPA-PSK</w:t>
      </w:r>
    </w:p>
    <w:p w14:paraId="3649475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rsn_pairwise=CCMP</w:t>
      </w:r>
    </w:p>
    <w:p w14:paraId="2A53924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修改AP参数</w:t>
      </w:r>
    </w:p>
    <w:p w14:paraId="68E12FE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ap_setup.sh</w:t>
      </w:r>
    </w:p>
    <w:p w14:paraId="0679019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找到对应指令，输入指令修改</w:t>
      </w:r>
    </w:p>
    <w:p w14:paraId="7C7A0C91">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udhcpd -f -I 192.168.0.1 ./udhcpd.conf &amp;</w:t>
      </w:r>
    </w:p>
    <w:p w14:paraId="57DF405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打开分配脚本</w:t>
      </w:r>
    </w:p>
    <w:p w14:paraId="460119FD">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nano udhcpd.conf</w:t>
      </w:r>
    </w:p>
    <w:p w14:paraId="00AAA0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没有则添加以下指令</w:t>
      </w:r>
    </w:p>
    <w:p w14:paraId="550CDD2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start 192.168.0.100</w:t>
      </w:r>
    </w:p>
    <w:p w14:paraId="42500076">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end 192.168.0.200</w:t>
      </w:r>
    </w:p>
    <w:p w14:paraId="3444812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interface wlan0</w:t>
      </w:r>
    </w:p>
    <w:p w14:paraId="1BE51402">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max_leases 10</w:t>
      </w:r>
    </w:p>
    <w:p w14:paraId="574E77D3">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subnet 255.255.255.0</w:t>
      </w:r>
    </w:p>
    <w:p w14:paraId="5E36442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router 192.168.0.1</w:t>
      </w:r>
    </w:p>
    <w:p w14:paraId="76BD3CC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option dns 8.8.8.8</w:t>
      </w:r>
    </w:p>
    <w:p w14:paraId="3A4C2A4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然后在执行AP模式指令</w:t>
      </w:r>
    </w:p>
    <w:p w14:paraId="03C38FA5">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72DE36E5"/>
    <w:p w14:paraId="1C417C7F">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重新测试杀掉旧进程即可</w:t>
      </w:r>
    </w:p>
    <w:p w14:paraId="581D2188">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 xml:space="preserve">killall -9 hostapd </w:t>
      </w:r>
    </w:p>
    <w:p w14:paraId="77872CAB">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killall -9 udhcpd</w:t>
      </w:r>
    </w:p>
    <w:p w14:paraId="7B4657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重新运行脚本</w:t>
      </w:r>
    </w:p>
    <w:p w14:paraId="7AE962CE">
      <w:pPr>
        <w:pStyle w:val="12"/>
        <w:keepNext w:val="0"/>
        <w:keepLines w:val="0"/>
        <w:pageBreakBefore w:val="0"/>
        <w:widowControl w:val="0"/>
        <w:shd w:val="clear" w:color="auto" w:fill="D7D7D7"/>
        <w:kinsoku/>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cs="宋体" w:eastAsiaTheme="minorEastAsia"/>
          <w:color w:val="0000FF"/>
          <w:kern w:val="2"/>
          <w:sz w:val="24"/>
          <w:szCs w:val="32"/>
          <w:lang w:val="en-US" w:eastAsia="zh-CN" w:bidi="ar-SA"/>
        </w:rPr>
      </w:pPr>
      <w:r>
        <w:rPr>
          <w:rFonts w:hint="default" w:ascii="Times New Roman" w:hAnsi="Times New Roman" w:cs="宋体" w:eastAsiaTheme="minorEastAsia"/>
          <w:color w:val="0000FF"/>
          <w:kern w:val="2"/>
          <w:sz w:val="24"/>
          <w:szCs w:val="32"/>
          <w:lang w:val="en-US" w:eastAsia="zh-CN" w:bidi="ar-SA"/>
        </w:rPr>
        <w:t>./ap_setup.sh</w:t>
      </w:r>
    </w:p>
    <w:p w14:paraId="0A560C2F">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84" w:name="_Toc28213"/>
      <w:bookmarkStart w:id="185" w:name="_Toc5417"/>
      <w:bookmarkStart w:id="186" w:name="_Toc23469"/>
      <w:bookmarkStart w:id="187" w:name="_Toc7709"/>
      <w:bookmarkStart w:id="188" w:name="_Toc17434"/>
      <w:r>
        <w:rPr>
          <w:rFonts w:hint="eastAsia" w:ascii="Times New Roman" w:hAnsi="Times New Roman" w:cs="宋体"/>
          <w:b/>
          <w:color w:val="000000"/>
          <w:kern w:val="2"/>
          <w:sz w:val="32"/>
          <w:szCs w:val="32"/>
          <w:lang w:val="en-US" w:eastAsia="zh-CN" w:bidi="en-US"/>
        </w:rPr>
        <w:t>2.1</w:t>
      </w:r>
      <w:ins w:id="4797" w:author="L" w:date="2026-08-07T16:29:02Z">
        <w:r>
          <w:rPr>
            <w:rFonts w:hint="eastAsia" w:ascii="Times New Roman" w:hAnsi="Times New Roman" w:cs="宋体"/>
            <w:b/>
            <w:color w:val="000000"/>
            <w:kern w:val="2"/>
            <w:sz w:val="32"/>
            <w:szCs w:val="32"/>
            <w:lang w:val="en-US" w:eastAsia="zh-CN" w:bidi="en-US"/>
          </w:rPr>
          <w:t>3</w:t>
        </w:r>
      </w:ins>
      <w:del w:id="4798" w:author="L" w:date="2026-08-07T16:29:01Z">
        <w:r>
          <w:rPr>
            <w:rFonts w:hint="eastAsia" w:ascii="Times New Roman" w:hAnsi="Times New Roman" w:cs="宋体"/>
            <w:b/>
            <w:color w:val="000000"/>
            <w:kern w:val="2"/>
            <w:sz w:val="32"/>
            <w:szCs w:val="32"/>
            <w:lang w:val="en-US" w:eastAsia="zh-CN" w:bidi="en-US"/>
          </w:rPr>
          <w:delText>4</w:delText>
        </w:r>
      </w:del>
      <w:r>
        <w:rPr>
          <w:rFonts w:hint="eastAsia" w:ascii="Times New Roman" w:hAnsi="Times New Roman" w:cs="宋体"/>
          <w:b/>
          <w:color w:val="000000"/>
          <w:kern w:val="2"/>
          <w:sz w:val="32"/>
          <w:szCs w:val="32"/>
          <w:lang w:val="en-US" w:eastAsia="zh-CN" w:bidi="en-US"/>
        </w:rPr>
        <w:t>硬件看门狗</w:t>
      </w:r>
      <w:bookmarkEnd w:id="184"/>
      <w:bookmarkEnd w:id="185"/>
      <w:bookmarkEnd w:id="186"/>
      <w:bookmarkEnd w:id="187"/>
      <w:bookmarkEnd w:id="188"/>
    </w:p>
    <w:p w14:paraId="442021C9">
      <w:pPr>
        <w:pStyle w:val="12"/>
        <w:keepNext w:val="0"/>
        <w:keepLines w:val="0"/>
        <w:pageBreakBefore w:val="0"/>
        <w:widowControl w:val="0"/>
        <w:numPr>
          <w:ilvl w:val="0"/>
          <w:numId w:val="0"/>
        </w:numPr>
        <w:kinsoku/>
        <w:wordWrap w:val="0"/>
        <w:overflowPunct/>
        <w:topLinePunct w:val="0"/>
        <w:autoSpaceDE/>
        <w:autoSpaceDN/>
        <w:bidi w:val="0"/>
        <w:adjustRightInd/>
        <w:snapToGrid/>
        <w:spacing w:line="360" w:lineRule="auto"/>
        <w:textAlignment w:val="auto"/>
        <w:outlineLvl w:val="9"/>
        <w:rPr>
          <w:rFonts w:hint="default"/>
          <w:lang w:val="en-US" w:eastAsia="zh-CN"/>
        </w:rPr>
      </w:pPr>
      <w:r>
        <w:rPr>
          <w:rFonts w:hint="eastAsia" w:ascii="Times New Roman" w:hAnsi="Times New Roman" w:eastAsia="宋体" w:cs="宋体"/>
          <w:b w:val="0"/>
          <w:bCs/>
          <w:color w:val="auto"/>
          <w:sz w:val="24"/>
          <w:szCs w:val="24"/>
          <w:lang w:val="en-US" w:eastAsia="zh-CN" w:bidi="en-US"/>
        </w:rPr>
        <w:t>看门狗控制引脚：PE0，置1时关闭硬件看门狗。喂狗引脚：PG16。硬件看门狗超时时间为30ms。</w:t>
      </w:r>
    </w:p>
    <w:p w14:paraId="73A034F5">
      <w:pPr>
        <w:pStyle w:val="12"/>
        <w:ind w:left="0" w:leftChars="0" w:firstLine="0" w:firstLineChars="0"/>
        <w:outlineLvl w:val="1"/>
        <w:rPr>
          <w:rFonts w:hint="default" w:ascii="Times New Roman" w:hAnsi="Times New Roman" w:cs="宋体"/>
          <w:b/>
          <w:color w:val="000000"/>
          <w:kern w:val="2"/>
          <w:sz w:val="32"/>
          <w:szCs w:val="32"/>
          <w:lang w:val="en-US" w:eastAsia="zh-CN" w:bidi="en-US"/>
        </w:rPr>
      </w:pPr>
      <w:bookmarkStart w:id="189" w:name="_Toc13134"/>
      <w:bookmarkStart w:id="190" w:name="_Toc16547"/>
      <w:bookmarkStart w:id="191" w:name="_Toc29012"/>
      <w:bookmarkStart w:id="192" w:name="_Toc12541"/>
      <w:bookmarkStart w:id="193" w:name="_Toc20821"/>
      <w:r>
        <w:rPr>
          <w:rFonts w:hint="eastAsia" w:ascii="Times New Roman" w:hAnsi="Times New Roman" w:cs="宋体"/>
          <w:b/>
          <w:color w:val="000000"/>
          <w:kern w:val="2"/>
          <w:sz w:val="32"/>
          <w:szCs w:val="32"/>
          <w:lang w:val="en-US" w:eastAsia="zh-CN" w:bidi="en-US"/>
        </w:rPr>
        <w:t>2.1</w:t>
      </w:r>
      <w:ins w:id="4799" w:author="L" w:date="2026-08-07T16:29:04Z">
        <w:r>
          <w:rPr>
            <w:rFonts w:hint="eastAsia" w:ascii="Times New Roman" w:hAnsi="Times New Roman" w:cs="宋体"/>
            <w:b/>
            <w:color w:val="000000"/>
            <w:kern w:val="2"/>
            <w:sz w:val="32"/>
            <w:szCs w:val="32"/>
            <w:lang w:val="en-US" w:eastAsia="zh-CN" w:bidi="en-US"/>
          </w:rPr>
          <w:t>4</w:t>
        </w:r>
      </w:ins>
      <w:del w:id="4800" w:author="L" w:date="2026-08-07T16:29:03Z">
        <w:r>
          <w:rPr>
            <w:rFonts w:hint="eastAsia" w:ascii="Times New Roman" w:hAnsi="Times New Roman" w:cs="宋体"/>
            <w:b/>
            <w:color w:val="000000"/>
            <w:kern w:val="2"/>
            <w:sz w:val="32"/>
            <w:szCs w:val="32"/>
            <w:lang w:val="en-US" w:eastAsia="zh-CN" w:bidi="en-US"/>
          </w:rPr>
          <w:delText>5</w:delText>
        </w:r>
      </w:del>
      <w:r>
        <w:rPr>
          <w:rFonts w:hint="eastAsia" w:ascii="Times New Roman" w:hAnsi="Times New Roman" w:cs="宋体"/>
          <w:b/>
          <w:color w:val="000000"/>
          <w:kern w:val="2"/>
          <w:sz w:val="32"/>
          <w:szCs w:val="32"/>
          <w:lang w:val="en-US" w:eastAsia="zh-CN" w:bidi="en-US"/>
        </w:rPr>
        <w:t>外部RTC</w:t>
      </w:r>
      <w:bookmarkEnd w:id="189"/>
      <w:bookmarkEnd w:id="190"/>
      <w:bookmarkEnd w:id="191"/>
      <w:bookmarkEnd w:id="192"/>
      <w:bookmarkEnd w:id="193"/>
    </w:p>
    <w:p w14:paraId="3AC7E9E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eastAsia" w:ascii="Times New Roman" w:hAnsi="Times New Roman" w:eastAsia="宋体"/>
          <w:sz w:val="24"/>
          <w:lang w:val="en-US" w:eastAsia="zh-CN"/>
        </w:rPr>
        <w:t>本设备含一个外部RTC时钟。</w:t>
      </w:r>
    </w:p>
    <w:p w14:paraId="4970EE1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查看外部 RTC 设备节点</w:t>
      </w:r>
      <w:r>
        <w:rPr>
          <w:rFonts w:hint="eastAsia" w:ascii="Times New Roman" w:hAnsi="Times New Roman" w:eastAsia="宋体"/>
          <w:sz w:val="24"/>
          <w:lang w:val="en-US" w:eastAsia="zh-CN"/>
        </w:rPr>
        <w:t>：</w:t>
      </w:r>
    </w:p>
    <w:p w14:paraId="5F4BA78B">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root@BL237-bliiot:~#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ls /dev/rtc*</w:t>
      </w:r>
    </w:p>
    <w:p w14:paraId="4E6CD4D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/dev/rtc   /dev/rtc0</w:t>
      </w:r>
    </w:p>
    <w:p w14:paraId="7DDCAC7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root@BL237-bliiot:~#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dmesg | grep rtc0</w:t>
      </w:r>
    </w:p>
    <w:p w14:paraId="65370DFC">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    4.319167] rtc-isl1208 5-006f: rtc core: registered rtc-isl1208 as rtc0</w:t>
      </w:r>
    </w:p>
    <w:p w14:paraId="47BD53A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查看系统时钟</w:t>
      </w:r>
      <w:r>
        <w:rPr>
          <w:rFonts w:hint="eastAsia" w:ascii="Times New Roman" w:hAnsi="Times New Roman" w:eastAsia="宋体"/>
          <w:sz w:val="24"/>
          <w:lang w:val="en-US" w:eastAsia="zh-CN"/>
        </w:rPr>
        <w:t>：</w:t>
      </w:r>
    </w:p>
    <w:p w14:paraId="138514B6">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root@BL237-bliiot:~#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7F00C9E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10:28:42 BST 2026</w:t>
      </w:r>
    </w:p>
    <w:p w14:paraId="79B52EE7">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设置</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时间</w:t>
      </w:r>
      <w:r>
        <w:rPr>
          <w:rFonts w:hint="eastAsia" w:ascii="Times New Roman" w:hAnsi="Times New Roman" w:eastAsia="宋体"/>
          <w:sz w:val="24"/>
          <w:lang w:val="en-US" w:eastAsia="zh-CN"/>
        </w:rPr>
        <w:t>：</w:t>
      </w:r>
    </w:p>
    <w:p w14:paraId="5030E317">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root@BL237-bliiot:~# </w:t>
      </w:r>
      <w:r>
        <w:rPr>
          <w:rFonts w:hint="default" w:ascii="Times New Roman" w:hAnsi="Times New Roman" w:eastAsia="宋体" w:cs="宋体"/>
          <w:b w:val="0"/>
          <w:bCs/>
          <w:color w:val="0000FF"/>
          <w:sz w:val="24"/>
          <w:szCs w:val="24"/>
          <w:lang w:val="en-US" w:eastAsia="zh-CN" w:bidi="en-US"/>
        </w:rPr>
        <w:t>sudo hwclock --set --date="202</w:t>
      </w:r>
      <w:r>
        <w:rPr>
          <w:rFonts w:hint="eastAsia" w:ascii="Times New Roman" w:hAnsi="Times New Roman" w:eastAsia="宋体" w:cs="宋体"/>
          <w:b w:val="0"/>
          <w:bCs/>
          <w:color w:val="0000FF"/>
          <w:sz w:val="24"/>
          <w:szCs w:val="24"/>
          <w:lang w:val="en-US" w:eastAsia="zh-CN" w:bidi="en-US"/>
        </w:rPr>
        <w:t>6</w:t>
      </w:r>
      <w:r>
        <w:rPr>
          <w:rFonts w:hint="default" w:ascii="Times New Roman" w:hAnsi="Times New Roman" w:eastAsia="宋体" w:cs="宋体"/>
          <w:b w:val="0"/>
          <w:bCs/>
          <w:color w:val="0000FF"/>
          <w:sz w:val="24"/>
          <w:szCs w:val="24"/>
          <w:lang w:val="en-US" w:eastAsia="zh-CN" w:bidi="en-US"/>
        </w:rPr>
        <w:t>-</w:t>
      </w:r>
      <w:r>
        <w:rPr>
          <w:rFonts w:hint="eastAsia" w:ascii="Times New Roman" w:hAnsi="Times New Roman" w:eastAsia="宋体" w:cs="宋体"/>
          <w:b w:val="0"/>
          <w:bCs/>
          <w:color w:val="0000FF"/>
          <w:sz w:val="24"/>
          <w:szCs w:val="24"/>
          <w:lang w:val="en-US" w:eastAsia="zh-CN" w:bidi="en-US"/>
        </w:rPr>
        <w:t>4</w:t>
      </w:r>
      <w:r>
        <w:rPr>
          <w:rFonts w:hint="default" w:ascii="Times New Roman" w:hAnsi="Times New Roman" w:eastAsia="宋体" w:cs="宋体"/>
          <w:b w:val="0"/>
          <w:bCs/>
          <w:color w:val="0000FF"/>
          <w:sz w:val="24"/>
          <w:szCs w:val="24"/>
          <w:lang w:val="en-US" w:eastAsia="zh-CN" w:bidi="en-US"/>
        </w:rPr>
        <w:t>-2</w:t>
      </w:r>
      <w:r>
        <w:rPr>
          <w:rFonts w:hint="eastAsia" w:ascii="Times New Roman" w:hAnsi="Times New Roman" w:eastAsia="宋体" w:cs="宋体"/>
          <w:b w:val="0"/>
          <w:bCs/>
          <w:color w:val="0000FF"/>
          <w:sz w:val="24"/>
          <w:szCs w:val="24"/>
          <w:lang w:val="en-US" w:eastAsia="zh-CN" w:bidi="en-US"/>
        </w:rPr>
        <w:t>3</w:t>
      </w:r>
      <w:r>
        <w:rPr>
          <w:rFonts w:hint="default" w:ascii="Times New Roman" w:hAnsi="Times New Roman" w:eastAsia="宋体" w:cs="宋体"/>
          <w:b w:val="0"/>
          <w:bCs/>
          <w:color w:val="0000FF"/>
          <w:sz w:val="24"/>
          <w:szCs w:val="24"/>
          <w:lang w:val="en-US" w:eastAsia="zh-CN" w:bidi="en-US"/>
        </w:rPr>
        <w:t xml:space="preserve"> 17:</w:t>
      </w:r>
      <w:r>
        <w:rPr>
          <w:rFonts w:hint="eastAsia" w:ascii="Times New Roman" w:hAnsi="Times New Roman" w:eastAsia="宋体" w:cs="宋体"/>
          <w:b w:val="0"/>
          <w:bCs/>
          <w:color w:val="0000FF"/>
          <w:sz w:val="24"/>
          <w:szCs w:val="24"/>
          <w:lang w:val="en-US" w:eastAsia="zh-CN" w:bidi="en-US"/>
        </w:rPr>
        <w:t>30</w:t>
      </w:r>
      <w:r>
        <w:rPr>
          <w:rFonts w:hint="default" w:ascii="Times New Roman" w:hAnsi="Times New Roman" w:eastAsia="宋体" w:cs="宋体"/>
          <w:b w:val="0"/>
          <w:bCs/>
          <w:color w:val="0000FF"/>
          <w:sz w:val="24"/>
          <w:szCs w:val="24"/>
          <w:lang w:val="en-US" w:eastAsia="zh-CN" w:bidi="en-US"/>
        </w:rPr>
        <w:t>:00"</w:t>
      </w:r>
    </w:p>
    <w:p w14:paraId="4100C7C8">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root@BL237-bliiot:~# </w:t>
      </w:r>
      <w:r>
        <w:rPr>
          <w:rFonts w:hint="default" w:ascii="Times New Roman" w:hAnsi="Times New Roman" w:eastAsia="宋体" w:cs="宋体"/>
          <w:b w:val="0"/>
          <w:bCs/>
          <w:color w:val="0000FF"/>
          <w:sz w:val="24"/>
          <w:szCs w:val="24"/>
          <w:lang w:val="en-US" w:eastAsia="zh-CN" w:bidi="en-US"/>
        </w:rPr>
        <w:t>sudo hwclock -r</w:t>
      </w:r>
    </w:p>
    <w:p w14:paraId="160A217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sz w:val="24"/>
          <w:lang w:val="en-US" w:eastAsia="zh-CN"/>
        </w:rPr>
      </w:pPr>
      <w:r>
        <w:rPr>
          <w:rFonts w:hint="default" w:ascii="Times New Roman" w:hAnsi="Times New Roman" w:eastAsia="宋体"/>
          <w:sz w:val="24"/>
          <w:lang w:val="en-US" w:eastAsia="zh-CN"/>
        </w:rPr>
        <w:t>同步</w:t>
      </w:r>
      <w:r>
        <w:rPr>
          <w:rFonts w:hint="eastAsia" w:ascii="Times New Roman" w:hAnsi="Times New Roman" w:eastAsia="宋体"/>
          <w:sz w:val="24"/>
          <w:lang w:val="en-US" w:eastAsia="zh-CN"/>
        </w:rPr>
        <w:t>RTC</w:t>
      </w:r>
      <w:r>
        <w:rPr>
          <w:rFonts w:hint="default" w:ascii="Times New Roman" w:hAnsi="Times New Roman" w:eastAsia="宋体"/>
          <w:sz w:val="24"/>
          <w:lang w:val="en-US" w:eastAsia="zh-CN"/>
        </w:rPr>
        <w:t>时钟至</w:t>
      </w:r>
      <w:r>
        <w:rPr>
          <w:rFonts w:hint="eastAsia" w:ascii="Times New Roman" w:hAnsi="Times New Roman" w:eastAsia="宋体"/>
          <w:sz w:val="24"/>
          <w:lang w:val="en-US" w:eastAsia="zh-CN"/>
        </w:rPr>
        <w:t>系统</w:t>
      </w:r>
      <w:r>
        <w:rPr>
          <w:rFonts w:hint="default" w:ascii="Times New Roman" w:hAnsi="Times New Roman" w:eastAsia="宋体"/>
          <w:sz w:val="24"/>
          <w:lang w:val="en-US" w:eastAsia="zh-CN"/>
        </w:rPr>
        <w:t>时钟</w:t>
      </w:r>
      <w:r>
        <w:rPr>
          <w:rFonts w:hint="eastAsia" w:ascii="Times New Roman" w:hAnsi="Times New Roman" w:eastAsia="宋体"/>
          <w:sz w:val="24"/>
          <w:lang w:val="en-US" w:eastAsia="zh-CN"/>
        </w:rPr>
        <w:t>：</w:t>
      </w:r>
    </w:p>
    <w:p w14:paraId="508A4312">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root@BL237-bliiot:~# </w:t>
      </w:r>
      <w:r>
        <w:rPr>
          <w:rFonts w:hint="default" w:ascii="Times New Roman" w:hAnsi="Times New Roman" w:eastAsia="宋体" w:cs="宋体"/>
          <w:b w:val="0"/>
          <w:bCs/>
          <w:color w:val="0000FF"/>
          <w:sz w:val="24"/>
          <w:szCs w:val="24"/>
          <w:lang w:val="en-US" w:eastAsia="zh-CN" w:bidi="en-US"/>
        </w:rPr>
        <w:t>sudo hwclock -s</w:t>
      </w:r>
    </w:p>
    <w:p w14:paraId="6AE070A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sz w:val="24"/>
          <w:lang w:val="en-US" w:eastAsia="zh-CN"/>
        </w:rPr>
      </w:pPr>
      <w:r>
        <w:rPr>
          <w:rFonts w:hint="default" w:ascii="Times New Roman" w:hAnsi="Times New Roman" w:eastAsia="宋体"/>
          <w:sz w:val="24"/>
          <w:lang w:val="en-US" w:eastAsia="zh-CN"/>
        </w:rPr>
        <w:t>同步系统时钟</w:t>
      </w:r>
      <w:r>
        <w:rPr>
          <w:rFonts w:hint="eastAsia" w:ascii="Times New Roman" w:hAnsi="Times New Roman" w:eastAsia="宋体"/>
          <w:sz w:val="24"/>
          <w:lang w:val="en-US" w:eastAsia="zh-CN"/>
        </w:rPr>
        <w:t>到</w:t>
      </w:r>
      <w:r>
        <w:rPr>
          <w:rFonts w:hint="default" w:ascii="Times New Roman" w:hAnsi="Times New Roman" w:eastAsia="宋体"/>
          <w:sz w:val="24"/>
          <w:lang w:val="en-US" w:eastAsia="zh-CN"/>
        </w:rPr>
        <w:t xml:space="preserve"> RTC 的时钟</w:t>
      </w:r>
      <w:r>
        <w:rPr>
          <w:rFonts w:hint="eastAsia" w:ascii="Times New Roman" w:hAnsi="Times New Roman" w:eastAsia="宋体"/>
          <w:sz w:val="24"/>
          <w:lang w:val="en-US" w:eastAsia="zh-CN"/>
        </w:rPr>
        <w:t>：</w:t>
      </w:r>
    </w:p>
    <w:p w14:paraId="383F27ED">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FF"/>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root@BL237-bliiot:~# </w:t>
      </w:r>
      <w:r>
        <w:rPr>
          <w:rFonts w:hint="default" w:ascii="Times New Roman" w:hAnsi="Times New Roman" w:eastAsia="宋体" w:cs="宋体"/>
          <w:b w:val="0"/>
          <w:bCs/>
          <w:color w:val="0000FF"/>
          <w:sz w:val="24"/>
          <w:szCs w:val="24"/>
          <w:shd w:val="clear" w:fill="E7E6E6" w:themeFill="background2"/>
          <w:lang w:val="en-US" w:eastAsia="zh-CN" w:bidi="en-US"/>
        </w:rPr>
        <w:t>sudo hwclock -w</w:t>
      </w:r>
    </w:p>
    <w:p w14:paraId="0491F8A6">
      <w:pPr>
        <w:ind w:firstLine="420" w:firstLineChars="200"/>
        <w:rPr>
          <w:rFonts w:hint="eastAsia"/>
          <w:lang w:val="en-US" w:eastAsia="zh-CN"/>
        </w:rPr>
      </w:pPr>
      <w:r>
        <w:rPr>
          <w:rFonts w:hint="eastAsia"/>
          <w:lang w:val="en-US" w:eastAsia="zh-CN"/>
        </w:rPr>
        <w:t>再次查看时间</w:t>
      </w:r>
    </w:p>
    <w:p w14:paraId="5994675E">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root@BL237-bliiot:~#</w:t>
      </w:r>
      <w:r>
        <w:rPr>
          <w:rFonts w:hint="default" w:ascii="Times New Roman" w:hAnsi="Times New Roman" w:eastAsia="宋体" w:cs="宋体"/>
          <w:b w:val="0"/>
          <w:bCs/>
          <w:color w:val="000000"/>
          <w:sz w:val="24"/>
          <w:szCs w:val="24"/>
          <w:lang w:val="en-US" w:eastAsia="zh-CN" w:bidi="en-US"/>
        </w:rPr>
        <w:t xml:space="preserve"> </w:t>
      </w:r>
      <w:r>
        <w:rPr>
          <w:rFonts w:hint="default" w:ascii="Times New Roman" w:hAnsi="Times New Roman" w:eastAsia="宋体" w:cs="宋体"/>
          <w:b w:val="0"/>
          <w:bCs/>
          <w:color w:val="0000FF"/>
          <w:sz w:val="24"/>
          <w:szCs w:val="24"/>
          <w:lang w:val="en-US" w:eastAsia="zh-CN" w:bidi="en-US"/>
        </w:rPr>
        <w:t>date</w:t>
      </w:r>
    </w:p>
    <w:p w14:paraId="083A7129">
      <w:pPr>
        <w:pStyle w:val="12"/>
        <w:keepNext w:val="0"/>
        <w:keepLines w:val="0"/>
        <w:pageBreakBefore w:val="0"/>
        <w:widowControl w:val="0"/>
        <w:shd w:val="clear" w:fill="E7E6E6" w:themeFill="background2"/>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Thu 23 Apr 1</w:t>
      </w:r>
      <w:r>
        <w:rPr>
          <w:rFonts w:hint="eastAsia" w:ascii="Times New Roman" w:hAnsi="Times New Roman" w:eastAsia="宋体" w:cs="宋体"/>
          <w:b w:val="0"/>
          <w:bCs/>
          <w:color w:val="000000"/>
          <w:sz w:val="24"/>
          <w:szCs w:val="24"/>
          <w:lang w:val="en-US" w:eastAsia="zh-CN" w:bidi="en-US"/>
        </w:rPr>
        <w:t xml:space="preserve">7:31:56 </w:t>
      </w:r>
      <w:r>
        <w:rPr>
          <w:rFonts w:hint="default" w:ascii="Times New Roman" w:hAnsi="Times New Roman" w:eastAsia="宋体" w:cs="宋体"/>
          <w:b w:val="0"/>
          <w:bCs/>
          <w:color w:val="000000"/>
          <w:sz w:val="24"/>
          <w:szCs w:val="24"/>
          <w:lang w:val="en-US" w:eastAsia="zh-CN" w:bidi="en-US"/>
        </w:rPr>
        <w:t>BST 2026</w:t>
      </w:r>
    </w:p>
    <w:p w14:paraId="56CAF721">
      <w:pPr>
        <w:ind w:firstLine="420" w:firstLineChars="200"/>
        <w:rPr>
          <w:rFonts w:hint="default"/>
          <w:lang w:val="en-US" w:eastAsia="zh-CN"/>
        </w:rPr>
      </w:pPr>
    </w:p>
    <w:p w14:paraId="160F9AFE">
      <w:pPr>
        <w:ind w:firstLine="420" w:firstLineChars="200"/>
        <w:rPr>
          <w:rFonts w:hint="default"/>
          <w:lang w:val="en-US" w:eastAsia="zh-CN"/>
        </w:rPr>
      </w:pPr>
    </w:p>
    <w:p w14:paraId="00553899">
      <w:pPr>
        <w:pStyle w:val="12"/>
        <w:ind w:left="0" w:leftChars="0" w:firstLine="0" w:firstLineChars="0"/>
        <w:outlineLvl w:val="1"/>
        <w:rPr>
          <w:rFonts w:hint="eastAsia" w:ascii="Times New Roman" w:hAnsi="Times New Roman" w:cs="宋体"/>
          <w:b/>
          <w:color w:val="000000"/>
          <w:kern w:val="2"/>
          <w:sz w:val="32"/>
          <w:szCs w:val="32"/>
          <w:lang w:val="en-US" w:eastAsia="zh-CN" w:bidi="en-US"/>
        </w:rPr>
      </w:pPr>
      <w:bookmarkStart w:id="194" w:name="_Toc23032"/>
      <w:bookmarkStart w:id="195" w:name="_Toc30306"/>
      <w:bookmarkStart w:id="196" w:name="_Toc29006"/>
      <w:bookmarkStart w:id="197" w:name="_Toc16925"/>
      <w:bookmarkStart w:id="198" w:name="_Toc23018"/>
      <w:r>
        <w:rPr>
          <w:rFonts w:hint="eastAsia" w:ascii="Times New Roman" w:hAnsi="Times New Roman" w:cs="宋体"/>
          <w:b/>
          <w:color w:val="000000"/>
          <w:kern w:val="2"/>
          <w:sz w:val="32"/>
          <w:szCs w:val="32"/>
          <w:lang w:val="en-US" w:eastAsia="zh-CN" w:bidi="en-US"/>
        </w:rPr>
        <w:t>2.1</w:t>
      </w:r>
      <w:ins w:id="4801" w:author="L" w:date="2026-08-07T16:29:07Z">
        <w:r>
          <w:rPr>
            <w:rFonts w:hint="eastAsia" w:ascii="Times New Roman" w:hAnsi="Times New Roman" w:cs="宋体"/>
            <w:b/>
            <w:color w:val="000000"/>
            <w:kern w:val="2"/>
            <w:sz w:val="32"/>
            <w:szCs w:val="32"/>
            <w:lang w:val="en-US" w:eastAsia="zh-CN" w:bidi="en-US"/>
          </w:rPr>
          <w:t>5</w:t>
        </w:r>
      </w:ins>
      <w:del w:id="4802" w:author="L" w:date="2026-08-07T16:29:07Z">
        <w:r>
          <w:rPr>
            <w:rFonts w:hint="eastAsia" w:ascii="Times New Roman" w:hAnsi="Times New Roman" w:cs="宋体"/>
            <w:b/>
            <w:color w:val="000000"/>
            <w:kern w:val="2"/>
            <w:sz w:val="32"/>
            <w:szCs w:val="32"/>
            <w:lang w:val="en-US" w:eastAsia="zh-CN" w:bidi="en-US"/>
          </w:rPr>
          <w:delText>6</w:delText>
        </w:r>
      </w:del>
      <w:r>
        <w:rPr>
          <w:rFonts w:hint="eastAsia" w:ascii="Times New Roman" w:hAnsi="Times New Roman" w:cs="宋体"/>
          <w:b/>
          <w:color w:val="000000"/>
          <w:kern w:val="2"/>
          <w:sz w:val="32"/>
          <w:szCs w:val="32"/>
          <w:lang w:val="en-US" w:eastAsia="zh-CN" w:bidi="en-US"/>
        </w:rPr>
        <w:t>加密芯片</w:t>
      </w:r>
      <w:bookmarkEnd w:id="194"/>
      <w:bookmarkEnd w:id="195"/>
      <w:bookmarkEnd w:id="196"/>
      <w:bookmarkEnd w:id="197"/>
      <w:bookmarkEnd w:id="198"/>
    </w:p>
    <w:p w14:paraId="5E7E8BD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加密芯片型号为RJGT102。基于SHA-256的加密认证算法, 同时提供可配置的看门狗定时器和对外复位功能，与MCU通过 I²C-5 串行接口通信，芯片</w:t>
      </w:r>
    </w:p>
    <w:p w14:paraId="74B43544">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支持低功耗模式。</w:t>
      </w:r>
    </w:p>
    <w:p w14:paraId="6887A2A0">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设备内使用加密芯片的demo，是通过将/proc/sys/kernel/random/uuid写入加密芯片，同时保留uuid至/usr/rjgt_unique.json，使用时取出加密芯片数据进行对比,外部数据与加密芯片内部数据相同，则通过加密验证。</w:t>
      </w:r>
    </w:p>
    <w:p w14:paraId="731A4FC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使用请自行修改Makefile文件中交叉编译器路径，再make编译；或参考《RJGT102数据手册》。</w:t>
      </w:r>
    </w:p>
    <w:p w14:paraId="7A31E82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0" w:firstLineChars="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运行示例程序rigt102，若uuid正确，则会出现如下回复。</w:t>
      </w:r>
    </w:p>
    <w:p w14:paraId="66FC981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 xml:space="preserve">root@BL237:~#usr/demo/other# </w:t>
      </w:r>
      <w:r>
        <w:rPr>
          <w:rFonts w:hint="eastAsia" w:ascii="Times New Roman" w:hAnsi="Times New Roman" w:eastAsia="宋体" w:cs="宋体"/>
          <w:b w:val="0"/>
          <w:bCs/>
          <w:color w:val="0000FF"/>
          <w:sz w:val="24"/>
          <w:szCs w:val="24"/>
          <w:lang w:val="en-US" w:eastAsia="zh-CN" w:bidi="en-US"/>
        </w:rPr>
        <w:t>./rjgt102</w:t>
      </w:r>
      <w:r>
        <w:rPr>
          <w:rFonts w:hint="eastAsia" w:ascii="Times New Roman" w:hAnsi="Times New Roman" w:eastAsia="宋体" w:cs="宋体"/>
          <w:b w:val="0"/>
          <w:bCs/>
          <w:color w:val="000000"/>
          <w:sz w:val="24"/>
          <w:szCs w:val="24"/>
          <w:lang w:val="en-US" w:eastAsia="zh-CN" w:bidi="en-US"/>
        </w:rPr>
        <w:t xml:space="preserve"> </w:t>
      </w:r>
    </w:p>
    <w:p w14:paraId="1791CC33">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open unique file failed, create unique file!</w:t>
      </w:r>
    </w:p>
    <w:p w14:paraId="527EEAB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random uuid would write rjgt102 : b6275e22-4928-4828-88fb-54a6fd8!</w:t>
      </w:r>
    </w:p>
    <w:p w14:paraId="012A72A7">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2810940B">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480" w:firstLineChars="200"/>
        <w:textAlignment w:val="auto"/>
        <w:rPr>
          <w:rFonts w:hint="default"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root@BL237:~#usr/demo/other#</w:t>
      </w:r>
      <w:r>
        <w:rPr>
          <w:rFonts w:hint="eastAsia" w:ascii="Times New Roman" w:hAnsi="Times New Roman" w:eastAsia="宋体" w:cs="宋体"/>
          <w:b w:val="0"/>
          <w:bCs/>
          <w:color w:val="0000FF"/>
          <w:sz w:val="24"/>
          <w:szCs w:val="24"/>
          <w:lang w:val="en-US" w:eastAsia="zh-CN" w:bidi="en-US"/>
        </w:rPr>
        <w:t xml:space="preserve">./rjgt102 </w:t>
      </w:r>
    </w:p>
    <w:p w14:paraId="14B53292">
      <w:pPr>
        <w:pStyle w:val="12"/>
        <w:keepNext w:val="0"/>
        <w:keepLines w:val="0"/>
        <w:pageBreakBefore w:val="0"/>
        <w:widowControl w:val="0"/>
        <w:shd w:val="clear" w:fill="E7E6E6" w:themeFill="background2"/>
        <w:kinsoku/>
        <w:wordWrap/>
        <w:overflowPunct/>
        <w:topLinePunct w:val="0"/>
        <w:autoSpaceDE/>
        <w:autoSpaceDN/>
        <w:bidi w:val="0"/>
        <w:adjustRightInd/>
        <w:snapToGrid/>
        <w:spacing w:line="360" w:lineRule="auto"/>
        <w:ind w:left="0" w:leftChars="0" w:firstLine="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Contrast success</w:t>
      </w:r>
    </w:p>
    <w:p w14:paraId="192E3B2D">
      <w:pPr>
        <w:ind w:firstLine="420" w:firstLineChars="200"/>
        <w:rPr>
          <w:rFonts w:hint="default"/>
          <w:lang w:val="en-US" w:eastAsia="zh-CN"/>
        </w:rPr>
      </w:pPr>
    </w:p>
    <w:p w14:paraId="6A519132">
      <w:pPr>
        <w:pStyle w:val="2"/>
        <w:numPr>
          <w:ilvl w:val="0"/>
          <w:numId w:val="0"/>
        </w:numPr>
        <w:bidi w:val="0"/>
        <w:rPr>
          <w:rFonts w:hint="eastAsia"/>
          <w:lang w:val="en-US" w:eastAsia="zh-CN"/>
        </w:rPr>
      </w:pPr>
      <w:bookmarkStart w:id="199" w:name="_Toc12365"/>
      <w:bookmarkStart w:id="200" w:name="_Toc15611"/>
      <w:bookmarkStart w:id="201" w:name="_Toc24654"/>
      <w:bookmarkStart w:id="202" w:name="_Toc7539"/>
      <w:bookmarkStart w:id="203" w:name="_Toc14921"/>
      <w:r>
        <w:rPr>
          <w:rFonts w:hint="eastAsia"/>
          <w:lang w:val="en-US" w:eastAsia="zh-CN"/>
        </w:rPr>
        <w:t>3.设备登录</w:t>
      </w:r>
      <w:bookmarkEnd w:id="199"/>
      <w:bookmarkEnd w:id="200"/>
      <w:bookmarkEnd w:id="201"/>
      <w:bookmarkEnd w:id="202"/>
      <w:bookmarkEnd w:id="203"/>
    </w:p>
    <w:p w14:paraId="3A17608E">
      <w:pPr>
        <w:pStyle w:val="12"/>
        <w:ind w:left="0" w:leftChars="0" w:firstLine="0" w:firstLineChars="0"/>
        <w:jc w:val="left"/>
        <w:outlineLvl w:val="1"/>
        <w:rPr>
          <w:rFonts w:hint="default" w:ascii="Times New Roman" w:hAnsi="Times New Roman" w:eastAsia="宋体" w:cs="宋体"/>
          <w:b/>
          <w:bCs/>
          <w:iCs/>
          <w:color w:val="000000"/>
          <w:sz w:val="32"/>
          <w:szCs w:val="32"/>
          <w:lang w:val="en-US" w:eastAsia="zh-CN"/>
        </w:rPr>
      </w:pPr>
      <w:bookmarkStart w:id="204" w:name="_Toc11329"/>
      <w:bookmarkStart w:id="205" w:name="_Toc9732"/>
      <w:bookmarkStart w:id="206" w:name="_Toc24368"/>
      <w:bookmarkStart w:id="207" w:name="_Toc26021"/>
      <w:bookmarkStart w:id="208" w:name="_Toc18946"/>
      <w:r>
        <w:rPr>
          <w:rFonts w:hint="eastAsia" w:ascii="Times New Roman" w:hAnsi="Times New Roman" w:eastAsia="宋体" w:cs="宋体"/>
          <w:b/>
          <w:bCs/>
          <w:iCs/>
          <w:color w:val="000000"/>
          <w:sz w:val="32"/>
          <w:szCs w:val="32"/>
          <w:lang w:val="en-US" w:eastAsia="zh-CN"/>
        </w:rPr>
        <w:t>3.1 USB登录</w:t>
      </w:r>
      <w:bookmarkEnd w:id="204"/>
      <w:bookmarkEnd w:id="205"/>
      <w:bookmarkEnd w:id="206"/>
      <w:bookmarkEnd w:id="207"/>
      <w:bookmarkEnd w:id="208"/>
    </w:p>
    <w:p w14:paraId="08C00C1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ascii="Times New Roman" w:hAnsi="Times New Roman"/>
          <w:sz w:val="24"/>
          <w:szCs w:val="32"/>
          <w:lang w:val="en-US" w:eastAsia="zh-CN"/>
        </w:rPr>
        <w:t>进入此电脑——管理——设备管理器，打开端口，插入USB线到micro USB，此时刷新的端口即为连接设备的端口。</w:t>
      </w:r>
    </w:p>
    <w:p w14:paraId="7364342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pPr>
      <w:r>
        <w:drawing>
          <wp:inline distT="0" distB="0" distL="114300" distR="114300">
            <wp:extent cx="3312160" cy="2526665"/>
            <wp:effectExtent l="0" t="0" r="2540" b="6985"/>
            <wp:docPr id="2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
                    <pic:cNvPicPr>
                      <a:picLocks noChangeAspect="1"/>
                    </pic:cNvPicPr>
                  </pic:nvPicPr>
                  <pic:blipFill>
                    <a:blip r:embed="rId89"/>
                    <a:srcRect l="699" r="22336" b="17894"/>
                    <a:stretch>
                      <a:fillRect/>
                    </a:stretch>
                  </pic:blipFill>
                  <pic:spPr>
                    <a:xfrm>
                      <a:off x="0" y="0"/>
                      <a:ext cx="3312160" cy="2526665"/>
                    </a:xfrm>
                    <a:prstGeom prst="rect">
                      <a:avLst/>
                    </a:prstGeom>
                    <a:noFill/>
                    <a:ln>
                      <a:noFill/>
                    </a:ln>
                  </pic:spPr>
                </pic:pic>
              </a:graphicData>
            </a:graphic>
          </wp:inline>
        </w:drawing>
      </w:r>
    </w:p>
    <w:p w14:paraId="19E49C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eastAsia" w:ascii="Times New Roman" w:hAnsi="Times New Roman"/>
          <w:sz w:val="24"/>
          <w:szCs w:val="32"/>
          <w:lang w:val="en-US" w:eastAsia="zh-CN"/>
        </w:rPr>
      </w:pPr>
      <w:r>
        <w:rPr>
          <w:rFonts w:hint="eastAsia" w:ascii="Times New Roman" w:hAnsi="Times New Roman"/>
          <w:sz w:val="24"/>
          <w:szCs w:val="32"/>
          <w:lang w:val="en-US" w:eastAsia="zh-CN"/>
        </w:rPr>
        <w:t>此处以SecureCRT为例，在软件中新建连接，选择串口登录，选择对应的端口，波特率115200，数据位8，校验位None，停止位1。点击connect即可进入设备。</w:t>
      </w:r>
    </w:p>
    <w:p w14:paraId="55B259C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Linux系统默认无登录密码</w:t>
      </w:r>
    </w:p>
    <w:p w14:paraId="4F3E9E1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b/>
          <w:bCs/>
          <w:sz w:val="24"/>
          <w:szCs w:val="32"/>
          <w:lang w:val="en-US" w:eastAsia="zh-CN"/>
        </w:rPr>
      </w:pPr>
      <w:r>
        <w:rPr>
          <w:rFonts w:hint="eastAsia" w:ascii="Times New Roman" w:hAnsi="Times New Roman"/>
          <w:b/>
          <w:bCs/>
          <w:sz w:val="24"/>
          <w:szCs w:val="32"/>
          <w:lang w:val="en-US" w:eastAsia="zh-CN"/>
        </w:rPr>
        <w:t>Ubuntu系统默认登录账号：root  密码：root</w:t>
      </w:r>
    </w:p>
    <w:p w14:paraId="781DC39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pPr>
      <w:r>
        <w:drawing>
          <wp:inline distT="0" distB="0" distL="114300" distR="114300">
            <wp:extent cx="1925955" cy="1756410"/>
            <wp:effectExtent l="0" t="0" r="17145" b="15240"/>
            <wp:docPr id="2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6"/>
                    <pic:cNvPicPr>
                      <a:picLocks noChangeAspect="1"/>
                    </pic:cNvPicPr>
                  </pic:nvPicPr>
                  <pic:blipFill>
                    <a:blip r:embed="rId90"/>
                    <a:srcRect l="26066" t="30491" r="26019" b="30785"/>
                    <a:stretch>
                      <a:fillRect/>
                    </a:stretch>
                  </pic:blipFill>
                  <pic:spPr>
                    <a:xfrm>
                      <a:off x="0" y="0"/>
                      <a:ext cx="1925955" cy="1756410"/>
                    </a:xfrm>
                    <a:prstGeom prst="rect">
                      <a:avLst/>
                    </a:prstGeom>
                    <a:noFill/>
                    <a:ln>
                      <a:noFill/>
                    </a:ln>
                  </pic:spPr>
                </pic:pic>
              </a:graphicData>
            </a:graphic>
          </wp:inline>
        </w:drawing>
      </w:r>
    </w:p>
    <w:p w14:paraId="674E4469">
      <w:pPr>
        <w:pStyle w:val="12"/>
        <w:ind w:left="0" w:leftChars="0" w:firstLine="0" w:firstLineChars="0"/>
        <w:jc w:val="left"/>
        <w:outlineLvl w:val="1"/>
        <w:rPr>
          <w:rFonts w:hint="eastAsia" w:ascii="Times New Roman" w:hAnsi="Times New Roman" w:eastAsia="宋体" w:cs="宋体"/>
          <w:b/>
          <w:bCs/>
          <w:iCs/>
          <w:color w:val="000000"/>
          <w:sz w:val="32"/>
          <w:szCs w:val="32"/>
          <w:lang w:val="en-US" w:eastAsia="zh-CN"/>
        </w:rPr>
      </w:pPr>
      <w:bookmarkStart w:id="209" w:name="_Toc16329"/>
      <w:bookmarkStart w:id="210" w:name="_Toc30729"/>
      <w:bookmarkStart w:id="211" w:name="_Toc31659"/>
      <w:bookmarkStart w:id="212" w:name="_Toc26128"/>
      <w:bookmarkStart w:id="213" w:name="_Toc27335"/>
      <w:r>
        <w:rPr>
          <w:rFonts w:hint="eastAsia" w:ascii="Times New Roman" w:hAnsi="Times New Roman" w:eastAsia="宋体" w:cs="宋体"/>
          <w:b/>
          <w:bCs/>
          <w:iCs/>
          <w:color w:val="000000"/>
          <w:sz w:val="32"/>
          <w:szCs w:val="32"/>
          <w:lang w:val="en-US" w:eastAsia="zh-CN"/>
        </w:rPr>
        <w:t>3.2 SSH2登录</w:t>
      </w:r>
      <w:bookmarkEnd w:id="209"/>
      <w:bookmarkEnd w:id="210"/>
      <w:bookmarkEnd w:id="211"/>
      <w:bookmarkEnd w:id="212"/>
      <w:bookmarkEnd w:id="213"/>
    </w:p>
    <w:p w14:paraId="5DECF30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在使用网口登录前需设置对应网口的IP。此处以ETH2为例。此处ETH2已连接路由器，获取到的IP为192.168.2.107。电脑IP在2网段。</w:t>
      </w:r>
    </w:p>
    <w:p w14:paraId="12AFC243">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pPr>
      <w:r>
        <w:drawing>
          <wp:inline distT="0" distB="0" distL="114300" distR="114300">
            <wp:extent cx="3720465" cy="2258060"/>
            <wp:effectExtent l="0" t="0" r="13335" b="8890"/>
            <wp:docPr id="2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
                    <pic:cNvPicPr>
                      <a:picLocks noChangeAspect="1"/>
                    </pic:cNvPicPr>
                  </pic:nvPicPr>
                  <pic:blipFill>
                    <a:blip r:embed="rId91"/>
                    <a:stretch>
                      <a:fillRect/>
                    </a:stretch>
                  </pic:blipFill>
                  <pic:spPr>
                    <a:xfrm>
                      <a:off x="0" y="0"/>
                      <a:ext cx="3720465" cy="2258060"/>
                    </a:xfrm>
                    <a:prstGeom prst="rect">
                      <a:avLst/>
                    </a:prstGeom>
                    <a:noFill/>
                    <a:ln>
                      <a:noFill/>
                    </a:ln>
                  </pic:spPr>
                </pic:pic>
              </a:graphicData>
            </a:graphic>
          </wp:inline>
        </w:drawing>
      </w:r>
    </w:p>
    <w:p w14:paraId="2354BF2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点击创建连接，选择协议为SSH2，主机名填写为设备IP：192.168.2.107，端口22，用户名root，点击Connect连接。</w:t>
      </w:r>
    </w:p>
    <w:p w14:paraId="41A2764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96515" cy="2419985"/>
            <wp:effectExtent l="0" t="0" r="13335" b="18415"/>
            <wp:docPr id="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0"/>
                    <pic:cNvPicPr>
                      <a:picLocks noChangeAspect="1"/>
                    </pic:cNvPicPr>
                  </pic:nvPicPr>
                  <pic:blipFill>
                    <a:blip r:embed="rId92"/>
                    <a:stretch>
                      <a:fillRect/>
                    </a:stretch>
                  </pic:blipFill>
                  <pic:spPr>
                    <a:xfrm>
                      <a:off x="0" y="0"/>
                      <a:ext cx="2596515" cy="2419985"/>
                    </a:xfrm>
                    <a:prstGeom prst="rect">
                      <a:avLst/>
                    </a:prstGeom>
                    <a:noFill/>
                    <a:ln>
                      <a:noFill/>
                    </a:ln>
                  </pic:spPr>
                </pic:pic>
              </a:graphicData>
            </a:graphic>
          </wp:inline>
        </w:drawing>
      </w:r>
    </w:p>
    <w:p w14:paraId="69F5012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left"/>
        <w:textAlignment w:val="auto"/>
        <w:rPr>
          <w:rFonts w:hint="default" w:ascii="Times New Roman" w:hAnsi="Times New Roman"/>
          <w:sz w:val="24"/>
          <w:szCs w:val="32"/>
          <w:lang w:val="en-US" w:eastAsia="zh-CN"/>
        </w:rPr>
      </w:pPr>
      <w:r>
        <w:rPr>
          <w:rFonts w:hint="eastAsia" w:ascii="Times New Roman" w:hAnsi="Times New Roman"/>
          <w:sz w:val="24"/>
          <w:szCs w:val="32"/>
          <w:lang w:val="en-US" w:eastAsia="zh-CN"/>
        </w:rPr>
        <w:t>选择接受，即连接成功。</w:t>
      </w:r>
    </w:p>
    <w:p w14:paraId="71C18B7B">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default"/>
          <w:lang w:val="en-US" w:eastAsia="zh-CN"/>
        </w:rPr>
      </w:pPr>
      <w:r>
        <w:drawing>
          <wp:inline distT="0" distB="0" distL="114300" distR="114300">
            <wp:extent cx="3591560" cy="1521460"/>
            <wp:effectExtent l="0" t="0" r="8890" b="254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93"/>
                    <a:stretch>
                      <a:fillRect/>
                    </a:stretch>
                  </pic:blipFill>
                  <pic:spPr>
                    <a:xfrm>
                      <a:off x="0" y="0"/>
                      <a:ext cx="3591560" cy="1521460"/>
                    </a:xfrm>
                    <a:prstGeom prst="rect">
                      <a:avLst/>
                    </a:prstGeom>
                    <a:noFill/>
                    <a:ln>
                      <a:noFill/>
                    </a:ln>
                  </pic:spPr>
                </pic:pic>
              </a:graphicData>
            </a:graphic>
          </wp:inline>
        </w:drawing>
      </w:r>
    </w:p>
    <w:p w14:paraId="03AD40CA">
      <w:pPr>
        <w:pStyle w:val="2"/>
        <w:bidi w:val="0"/>
        <w:ind w:left="0" w:leftChars="0" w:firstLine="0" w:firstLineChars="0"/>
        <w:outlineLvl w:val="0"/>
        <w:rPr>
          <w:rFonts w:hint="eastAsia" w:ascii="Times New Roman" w:hAnsi="Times New Roman" w:eastAsia="黑体" w:cs="黑体"/>
          <w:b/>
          <w:bCs w:val="0"/>
          <w:color w:val="000000"/>
          <w:sz w:val="44"/>
          <w:szCs w:val="44"/>
          <w:lang w:val="en-US" w:eastAsia="zh-CN" w:bidi="en-US"/>
        </w:rPr>
      </w:pPr>
      <w:bookmarkStart w:id="214" w:name="_Toc12993"/>
      <w:bookmarkStart w:id="215" w:name="_Toc19795"/>
      <w:bookmarkStart w:id="216" w:name="_Toc22312"/>
      <w:bookmarkStart w:id="217" w:name="_Toc8776"/>
      <w:bookmarkStart w:id="218" w:name="_Toc12636"/>
      <w:r>
        <w:rPr>
          <w:rFonts w:hint="eastAsia" w:ascii="Times New Roman" w:hAnsi="Times New Roman" w:eastAsia="黑体" w:cs="黑体"/>
          <w:b/>
          <w:bCs w:val="0"/>
          <w:color w:val="000000"/>
          <w:sz w:val="44"/>
          <w:szCs w:val="44"/>
          <w:lang w:val="en-US" w:eastAsia="zh-CN" w:bidi="en-US"/>
        </w:rPr>
        <w:t>4.系统烧录</w:t>
      </w:r>
      <w:bookmarkEnd w:id="214"/>
      <w:bookmarkEnd w:id="215"/>
      <w:bookmarkEnd w:id="216"/>
      <w:bookmarkEnd w:id="217"/>
      <w:bookmarkEnd w:id="218"/>
    </w:p>
    <w:p w14:paraId="5FDEAC33">
      <w:pPr>
        <w:pStyle w:val="12"/>
        <w:ind w:left="0" w:leftChars="0" w:firstLine="0" w:firstLineChars="0"/>
        <w:outlineLvl w:val="2"/>
        <w:rPr>
          <w:rFonts w:hint="default" w:ascii="Times New Roman" w:hAnsi="Times New Roman" w:eastAsia="宋体" w:cs="宋体"/>
          <w:b/>
          <w:bCs w:val="0"/>
          <w:color w:val="000000"/>
          <w:sz w:val="28"/>
          <w:szCs w:val="28"/>
          <w:lang w:val="en-US" w:eastAsia="zh-CN" w:bidi="en-US"/>
        </w:rPr>
      </w:pPr>
      <w:bookmarkStart w:id="219" w:name="_Toc2682"/>
      <w:bookmarkStart w:id="220" w:name="_Toc18475"/>
      <w:bookmarkStart w:id="221" w:name="_Toc19633"/>
      <w:bookmarkStart w:id="222" w:name="_Toc3334"/>
      <w:bookmarkStart w:id="223" w:name="_Toc22750"/>
      <w:r>
        <w:rPr>
          <w:rFonts w:hint="eastAsia" w:ascii="Times New Roman" w:hAnsi="Times New Roman" w:eastAsia="宋体" w:cs="宋体"/>
          <w:b/>
          <w:bCs w:val="0"/>
          <w:color w:val="000000"/>
          <w:sz w:val="28"/>
          <w:szCs w:val="28"/>
          <w:lang w:val="en-US" w:eastAsia="zh-CN" w:bidi="en-US"/>
        </w:rPr>
        <w:t>4.1.1启动卡制作</w:t>
      </w:r>
      <w:bookmarkEnd w:id="219"/>
      <w:bookmarkEnd w:id="220"/>
      <w:bookmarkEnd w:id="221"/>
      <w:bookmarkEnd w:id="222"/>
      <w:bookmarkEnd w:id="223"/>
    </w:p>
    <w:p w14:paraId="35FC3D7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78632658">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drawing>
          <wp:inline distT="0" distB="0" distL="114300" distR="114300">
            <wp:extent cx="5273040" cy="1668145"/>
            <wp:effectExtent l="0" t="0" r="381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4"/>
                    <a:stretch>
                      <a:fillRect/>
                    </a:stretch>
                  </pic:blipFill>
                  <pic:spPr>
                    <a:xfrm>
                      <a:off x="0" y="0"/>
                      <a:ext cx="5273040" cy="1668145"/>
                    </a:xfrm>
                    <a:prstGeom prst="rect">
                      <a:avLst/>
                    </a:prstGeom>
                    <a:noFill/>
                    <a:ln>
                      <a:noFill/>
                    </a:ln>
                  </pic:spPr>
                </pic:pic>
              </a:graphicData>
            </a:graphic>
          </wp:inline>
        </w:drawing>
      </w:r>
    </w:p>
    <w:p w14:paraId="60CA185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在“第一步：选择可移动设备”中选择可移动磁盘设备，然后点击“恢复磁盘”进行格式化，如下图所示</w:t>
      </w:r>
      <w:r>
        <w:rPr>
          <w:rFonts w:hint="eastAsia" w:ascii="Times New Roman" w:hAnsi="Times New Roman" w:eastAsia="宋体" w:cs="宋体"/>
          <w:b w:val="0"/>
          <w:bCs/>
          <w:color w:val="000000"/>
          <w:sz w:val="24"/>
          <w:szCs w:val="24"/>
          <w:lang w:val="en-US" w:eastAsia="zh-CN" w:bidi="en-US"/>
        </w:rPr>
        <w:t>。</w:t>
      </w:r>
    </w:p>
    <w:p w14:paraId="46C8E55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pPr>
      <w:r>
        <w:drawing>
          <wp:inline distT="0" distB="0" distL="114300" distR="114300">
            <wp:extent cx="2884805" cy="2454275"/>
            <wp:effectExtent l="0" t="0" r="10795" b="3175"/>
            <wp:docPr id="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
                    <pic:cNvPicPr>
                      <a:picLocks noChangeAspect="1"/>
                    </pic:cNvPicPr>
                  </pic:nvPicPr>
                  <pic:blipFill>
                    <a:blip r:embed="rId95"/>
                    <a:stretch>
                      <a:fillRect/>
                    </a:stretch>
                  </pic:blipFill>
                  <pic:spPr>
                    <a:xfrm>
                      <a:off x="0" y="0"/>
                      <a:ext cx="2884805" cy="2454275"/>
                    </a:xfrm>
                    <a:prstGeom prst="rect">
                      <a:avLst/>
                    </a:prstGeom>
                    <a:noFill/>
                    <a:ln>
                      <a:noFill/>
                    </a:ln>
                  </pic:spPr>
                </pic:pic>
              </a:graphicData>
            </a:graphic>
          </wp:inline>
        </w:drawing>
      </w:r>
    </w:p>
    <w:p w14:paraId="0144DC0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5B4CB28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center"/>
        <w:textAlignment w:val="auto"/>
        <w:rPr>
          <w:rFonts w:hint="eastAsia"/>
          <w:lang w:val="en-US" w:eastAsia="zh-CN"/>
        </w:rPr>
      </w:pPr>
      <w:r>
        <w:drawing>
          <wp:inline distT="0" distB="0" distL="114300" distR="114300">
            <wp:extent cx="2256155" cy="1225550"/>
            <wp:effectExtent l="0" t="0" r="10795" b="1270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96"/>
                    <a:stretch>
                      <a:fillRect/>
                    </a:stretch>
                  </pic:blipFill>
                  <pic:spPr>
                    <a:xfrm>
                      <a:off x="0" y="0"/>
                      <a:ext cx="2256155" cy="1225550"/>
                    </a:xfrm>
                    <a:prstGeom prst="rect">
                      <a:avLst/>
                    </a:prstGeom>
                    <a:noFill/>
                    <a:ln>
                      <a:noFill/>
                    </a:ln>
                  </pic:spPr>
                </pic:pic>
              </a:graphicData>
            </a:graphic>
          </wp:inline>
        </w:drawing>
      </w:r>
    </w:p>
    <w:p w14:paraId="13DE879C">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3017520" cy="2570480"/>
            <wp:effectExtent l="0" t="0" r="11430" b="1270"/>
            <wp:docPr id="4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
                    <pic:cNvPicPr>
                      <a:picLocks noChangeAspect="1"/>
                    </pic:cNvPicPr>
                  </pic:nvPicPr>
                  <pic:blipFill>
                    <a:blip r:embed="rId97"/>
                    <a:stretch>
                      <a:fillRect/>
                    </a:stretch>
                  </pic:blipFill>
                  <pic:spPr>
                    <a:xfrm>
                      <a:off x="0" y="0"/>
                      <a:ext cx="3017520" cy="2570480"/>
                    </a:xfrm>
                    <a:prstGeom prst="rect">
                      <a:avLst/>
                    </a:prstGeom>
                    <a:noFill/>
                    <a:ln>
                      <a:noFill/>
                    </a:ln>
                  </pic:spPr>
                </pic:pic>
              </a:graphicData>
            </a:graphic>
          </wp:inline>
        </w:drawing>
      </w:r>
    </w:p>
    <w:p w14:paraId="54047D1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等待格式化完成后，在弹出窗口中点击“确定”。</w:t>
      </w:r>
    </w:p>
    <w:p w14:paraId="12C3B0F6">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1657350" cy="1571625"/>
            <wp:effectExtent l="0" t="0" r="0" b="9525"/>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98"/>
                    <a:stretch>
                      <a:fillRect/>
                    </a:stretch>
                  </pic:blipFill>
                  <pic:spPr>
                    <a:xfrm>
                      <a:off x="0" y="0"/>
                      <a:ext cx="1657350" cy="1571625"/>
                    </a:xfrm>
                    <a:prstGeom prst="rect">
                      <a:avLst/>
                    </a:prstGeom>
                    <a:noFill/>
                    <a:ln>
                      <a:noFill/>
                    </a:ln>
                  </pic:spPr>
                </pic:pic>
              </a:graphicData>
            </a:graphic>
          </wp:inline>
        </w:drawing>
      </w:r>
    </w:p>
    <w:p w14:paraId="1460426F">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勾选“SD启动”选项，点击“选择固件”选择目标系统镜像文件，点击“开始创建”，在弹出窗口中点击“是(Y)”，制作SD启动卡。</w:t>
      </w:r>
    </w:p>
    <w:p w14:paraId="6665943F">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2656205" cy="2274570"/>
            <wp:effectExtent l="0" t="0" r="10795" b="11430"/>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
                    <pic:cNvPicPr>
                      <a:picLocks noChangeAspect="1"/>
                    </pic:cNvPicPr>
                  </pic:nvPicPr>
                  <pic:blipFill>
                    <a:blip r:embed="rId99"/>
                    <a:srcRect l="736"/>
                    <a:stretch>
                      <a:fillRect/>
                    </a:stretch>
                  </pic:blipFill>
                  <pic:spPr>
                    <a:xfrm>
                      <a:off x="0" y="0"/>
                      <a:ext cx="2656205" cy="2274570"/>
                    </a:xfrm>
                    <a:prstGeom prst="rect">
                      <a:avLst/>
                    </a:prstGeom>
                    <a:noFill/>
                    <a:ln>
                      <a:noFill/>
                    </a:ln>
                  </pic:spPr>
                </pic:pic>
              </a:graphicData>
            </a:graphic>
          </wp:inline>
        </w:drawing>
      </w:r>
    </w:p>
    <w:p w14:paraId="57AB45C4">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3076575" cy="1581150"/>
            <wp:effectExtent l="0" t="0" r="9525" b="0"/>
            <wp:docPr id="4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0"/>
                    <pic:cNvPicPr>
                      <a:picLocks noChangeAspect="1"/>
                    </pic:cNvPicPr>
                  </pic:nvPicPr>
                  <pic:blipFill>
                    <a:blip r:embed="rId100"/>
                    <a:stretch>
                      <a:fillRect/>
                    </a:stretch>
                  </pic:blipFill>
                  <pic:spPr>
                    <a:xfrm>
                      <a:off x="0" y="0"/>
                      <a:ext cx="3076575" cy="1581150"/>
                    </a:xfrm>
                    <a:prstGeom prst="rect">
                      <a:avLst/>
                    </a:prstGeom>
                    <a:noFill/>
                    <a:ln>
                      <a:noFill/>
                    </a:ln>
                  </pic:spPr>
                </pic:pic>
              </a:graphicData>
            </a:graphic>
          </wp:inline>
        </w:drawing>
      </w:r>
    </w:p>
    <w:p w14:paraId="4339DC02">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4524375" cy="3848100"/>
            <wp:effectExtent l="0" t="0" r="9525" b="0"/>
            <wp:docPr id="5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1"/>
                    <pic:cNvPicPr>
                      <a:picLocks noChangeAspect="1"/>
                    </pic:cNvPicPr>
                  </pic:nvPicPr>
                  <pic:blipFill>
                    <a:blip r:embed="rId101"/>
                    <a:stretch>
                      <a:fillRect/>
                    </a:stretch>
                  </pic:blipFill>
                  <pic:spPr>
                    <a:xfrm>
                      <a:off x="0" y="0"/>
                      <a:ext cx="4524375" cy="3848100"/>
                    </a:xfrm>
                    <a:prstGeom prst="rect">
                      <a:avLst/>
                    </a:prstGeom>
                    <a:noFill/>
                    <a:ln>
                      <a:noFill/>
                    </a:ln>
                  </pic:spPr>
                </pic:pic>
              </a:graphicData>
            </a:graphic>
          </wp:inline>
        </w:drawing>
      </w:r>
    </w:p>
    <w:p w14:paraId="6CA97D5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在弹出的窗口中点击“确定”，此时 SD 启动卡制作完成。</w:t>
      </w:r>
    </w:p>
    <w:p w14:paraId="0A0D4BA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jc w:val="center"/>
        <w:textAlignment w:val="auto"/>
        <w:rPr>
          <w:rFonts w:hint="eastAsia" w:ascii="Times New Roman" w:hAnsi="Times New Roman" w:eastAsia="宋体" w:cs="宋体"/>
          <w:iCs/>
          <w:color w:val="000000"/>
          <w:sz w:val="24"/>
          <w:szCs w:val="32"/>
          <w:lang w:val="en-US" w:eastAsia="zh-CN"/>
        </w:rPr>
      </w:pPr>
      <w:r>
        <w:drawing>
          <wp:inline distT="0" distB="0" distL="114300" distR="114300">
            <wp:extent cx="1836420" cy="1546860"/>
            <wp:effectExtent l="0" t="0" r="11430" b="15240"/>
            <wp:docPr id="5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3"/>
                    <pic:cNvPicPr>
                      <a:picLocks noChangeAspect="1"/>
                    </pic:cNvPicPr>
                  </pic:nvPicPr>
                  <pic:blipFill>
                    <a:blip r:embed="rId102"/>
                    <a:srcRect l="1633" t="2169"/>
                    <a:stretch>
                      <a:fillRect/>
                    </a:stretch>
                  </pic:blipFill>
                  <pic:spPr>
                    <a:xfrm>
                      <a:off x="0" y="0"/>
                      <a:ext cx="1836420" cy="1546860"/>
                    </a:xfrm>
                    <a:prstGeom prst="rect">
                      <a:avLst/>
                    </a:prstGeom>
                    <a:noFill/>
                    <a:ln>
                      <a:noFill/>
                    </a:ln>
                  </pic:spPr>
                </pic:pic>
              </a:graphicData>
            </a:graphic>
          </wp:inline>
        </w:drawing>
      </w:r>
    </w:p>
    <w:p w14:paraId="6EF29C63">
      <w:pPr>
        <w:pStyle w:val="12"/>
        <w:keepNext w:val="0"/>
        <w:keepLines w:val="0"/>
        <w:pageBreakBefore w:val="0"/>
        <w:widowControl w:val="0"/>
        <w:kinsoku/>
        <w:wordWrap/>
        <w:overflowPunct/>
        <w:topLinePunct w:val="0"/>
        <w:autoSpaceDE/>
        <w:autoSpaceDN/>
        <w:bidi w:val="0"/>
        <w:adjustRightInd/>
        <w:snapToGrid/>
        <w:spacing w:after="0"/>
        <w:ind w:left="0" w:leftChars="0" w:firstLine="420" w:firstLineChars="0"/>
        <w:textAlignment w:val="auto"/>
        <w:rPr>
          <w:rFonts w:hint="default" w:ascii="Times New Roman" w:hAnsi="Times New Roman" w:eastAsia="宋体" w:cs="宋体"/>
          <w:iCs/>
          <w:color w:val="000000"/>
          <w:sz w:val="24"/>
          <w:szCs w:val="32"/>
          <w:lang w:val="en-US" w:eastAsia="zh-CN"/>
        </w:rPr>
      </w:pPr>
    </w:p>
    <w:p w14:paraId="2F954021">
      <w:pPr>
        <w:pStyle w:val="12"/>
        <w:ind w:left="0" w:leftChars="0" w:firstLine="0" w:firstLineChars="0"/>
        <w:outlineLvl w:val="2"/>
        <w:rPr>
          <w:rFonts w:hint="eastAsia" w:ascii="Times New Roman" w:hAnsi="Times New Roman"/>
          <w:b/>
          <w:bCs/>
          <w:sz w:val="28"/>
          <w:szCs w:val="28"/>
          <w:lang w:val="en-US" w:eastAsia="zh-CN"/>
        </w:rPr>
      </w:pPr>
      <w:bookmarkStart w:id="224" w:name="_Toc26606"/>
      <w:bookmarkStart w:id="225" w:name="_Toc7220"/>
      <w:bookmarkStart w:id="226" w:name="_Toc14414"/>
      <w:bookmarkStart w:id="227" w:name="_Toc8295"/>
      <w:bookmarkStart w:id="228" w:name="_Toc20164"/>
      <w:r>
        <w:rPr>
          <w:rFonts w:hint="eastAsia" w:ascii="Times New Roman" w:hAnsi="Times New Roman"/>
          <w:b/>
          <w:bCs/>
          <w:sz w:val="28"/>
          <w:szCs w:val="28"/>
          <w:lang w:val="en-US" w:eastAsia="zh-CN"/>
        </w:rPr>
        <w:t>4.1.2从启动卡启动</w:t>
      </w:r>
      <w:bookmarkEnd w:id="224"/>
      <w:bookmarkEnd w:id="225"/>
      <w:bookmarkEnd w:id="226"/>
      <w:bookmarkEnd w:id="227"/>
      <w:bookmarkEnd w:id="228"/>
    </w:p>
    <w:p w14:paraId="68118888">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default" w:ascii="Times New Roman" w:hAnsi="Times New Roman" w:eastAsia="宋体" w:cs="宋体"/>
          <w:iCs/>
          <w:color w:val="000000"/>
          <w:sz w:val="24"/>
          <w:szCs w:val="32"/>
          <w:lang w:val="en-US" w:eastAsia="zh-CN"/>
        </w:rPr>
        <w:t>将启动卡插至</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Micro SD卡槽，然后将</w:t>
      </w:r>
      <w:r>
        <w:rPr>
          <w:rFonts w:hint="eastAsia" w:ascii="Times New Roman" w:hAnsi="Times New Roman" w:eastAsia="宋体" w:cs="宋体"/>
          <w:iCs/>
          <w:color w:val="000000"/>
          <w:sz w:val="24"/>
          <w:szCs w:val="32"/>
          <w:lang w:val="en-US" w:eastAsia="zh-CN"/>
        </w:rPr>
        <w:t>设备</w:t>
      </w:r>
      <w:r>
        <w:rPr>
          <w:rFonts w:hint="default" w:ascii="Times New Roman" w:hAnsi="Times New Roman" w:eastAsia="宋体" w:cs="宋体"/>
          <w:iCs/>
          <w:color w:val="000000"/>
          <w:sz w:val="24"/>
          <w:szCs w:val="32"/>
          <w:lang w:val="en-US" w:eastAsia="zh-CN"/>
        </w:rPr>
        <w:t xml:space="preserve">上电，系统将从启动卡启动后自动登录root用户，串口调试终端会打印如下类似启动信息。"Bootdev(atags): mmc </w:t>
      </w:r>
      <w:r>
        <w:rPr>
          <w:rFonts w:hint="eastAsia" w:ascii="Times New Roman" w:hAnsi="Times New Roman" w:eastAsia="宋体" w:cs="宋体"/>
          <w:iCs/>
          <w:color w:val="000000"/>
          <w:sz w:val="24"/>
          <w:szCs w:val="32"/>
          <w:lang w:val="en-US" w:eastAsia="zh-CN"/>
        </w:rPr>
        <w:t>1</w:t>
      </w:r>
      <w:r>
        <w:rPr>
          <w:rFonts w:hint="default" w:ascii="Times New Roman" w:hAnsi="Times New Roman" w:eastAsia="宋体" w:cs="宋体"/>
          <w:iCs/>
          <w:color w:val="000000"/>
          <w:sz w:val="24"/>
          <w:szCs w:val="32"/>
          <w:lang w:val="en-US" w:eastAsia="zh-CN"/>
        </w:rPr>
        <w:t>"表示</w:t>
      </w:r>
      <w:r>
        <w:rPr>
          <w:rFonts w:hint="eastAsia" w:ascii="Times New Roman" w:hAnsi="Times New Roman" w:eastAsia="宋体" w:cs="宋体"/>
          <w:iCs/>
          <w:color w:val="000000"/>
          <w:sz w:val="24"/>
          <w:szCs w:val="32"/>
          <w:lang w:val="en-US" w:eastAsia="zh-CN"/>
        </w:rPr>
        <w:t>从</w:t>
      </w:r>
      <w:r>
        <w:rPr>
          <w:rFonts w:hint="default" w:ascii="Times New Roman" w:hAnsi="Times New Roman" w:eastAsia="宋体" w:cs="宋体"/>
          <w:iCs/>
          <w:color w:val="000000"/>
          <w:sz w:val="24"/>
          <w:szCs w:val="32"/>
          <w:lang w:val="en-US" w:eastAsia="zh-CN"/>
        </w:rPr>
        <w:t>Micro SD</w:t>
      </w:r>
      <w:r>
        <w:rPr>
          <w:rFonts w:hint="eastAsia" w:ascii="Times New Roman" w:hAnsi="Times New Roman" w:eastAsia="宋体" w:cs="宋体"/>
          <w:iCs/>
          <w:color w:val="000000"/>
          <w:sz w:val="24"/>
          <w:szCs w:val="32"/>
          <w:lang w:val="en-US" w:eastAsia="zh-CN"/>
        </w:rPr>
        <w:t>卡</w:t>
      </w:r>
      <w:r>
        <w:rPr>
          <w:rFonts w:hint="default" w:ascii="Times New Roman" w:hAnsi="Times New Roman" w:eastAsia="宋体" w:cs="宋体"/>
          <w:iCs/>
          <w:color w:val="000000"/>
          <w:sz w:val="24"/>
          <w:szCs w:val="32"/>
          <w:lang w:val="en-US" w:eastAsia="zh-CN"/>
        </w:rPr>
        <w:t>启动</w:t>
      </w:r>
      <w:r>
        <w:rPr>
          <w:rFonts w:hint="eastAsia" w:ascii="Times New Roman" w:hAnsi="Times New Roman" w:eastAsia="宋体" w:cs="宋体"/>
          <w:iCs/>
          <w:color w:val="000000"/>
          <w:sz w:val="24"/>
          <w:szCs w:val="32"/>
          <w:lang w:val="en-US" w:eastAsia="zh-CN"/>
        </w:rPr>
        <w:t>。</w:t>
      </w:r>
    </w:p>
    <w:p w14:paraId="27DDA607">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lang w:val="en-US" w:eastAsia="zh-CN"/>
        </w:rPr>
      </w:pPr>
      <w:r>
        <w:drawing>
          <wp:inline distT="0" distB="0" distL="114300" distR="114300">
            <wp:extent cx="5267960" cy="2316480"/>
            <wp:effectExtent l="0" t="0" r="8890" b="7620"/>
            <wp:docPr id="5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4"/>
                    <pic:cNvPicPr>
                      <a:picLocks noChangeAspect="1"/>
                    </pic:cNvPicPr>
                  </pic:nvPicPr>
                  <pic:blipFill>
                    <a:blip r:embed="rId103"/>
                    <a:stretch>
                      <a:fillRect/>
                    </a:stretch>
                  </pic:blipFill>
                  <pic:spPr>
                    <a:xfrm>
                      <a:off x="0" y="0"/>
                      <a:ext cx="5267960" cy="2316480"/>
                    </a:xfrm>
                    <a:prstGeom prst="rect">
                      <a:avLst/>
                    </a:prstGeom>
                    <a:noFill/>
                    <a:ln>
                      <a:noFill/>
                    </a:ln>
                  </pic:spPr>
                </pic:pic>
              </a:graphicData>
            </a:graphic>
          </wp:inline>
        </w:drawing>
      </w:r>
    </w:p>
    <w:p w14:paraId="0E901E8F">
      <w:pPr>
        <w:outlineLvl w:val="1"/>
        <w:rPr>
          <w:rFonts w:hint="eastAsia" w:ascii="Times New Roman" w:hAnsi="Times New Roman" w:eastAsia="宋体" w:cs="宋体"/>
          <w:b/>
          <w:bCs w:val="0"/>
          <w:color w:val="000000"/>
          <w:sz w:val="32"/>
          <w:szCs w:val="32"/>
          <w:lang w:val="en-US" w:eastAsia="zh-CN" w:bidi="en-US"/>
        </w:rPr>
      </w:pPr>
      <w:bookmarkStart w:id="229" w:name="_Toc31561"/>
      <w:bookmarkStart w:id="230" w:name="_Toc4151"/>
      <w:bookmarkStart w:id="231" w:name="_Toc13350"/>
      <w:bookmarkStart w:id="232" w:name="_Toc12595"/>
      <w:bookmarkStart w:id="233" w:name="_Toc19778"/>
      <w:r>
        <w:rPr>
          <w:rFonts w:hint="eastAsia" w:ascii="Times New Roman" w:hAnsi="Times New Roman" w:eastAsia="宋体" w:cs="宋体"/>
          <w:b/>
          <w:bCs w:val="0"/>
          <w:color w:val="000000"/>
          <w:sz w:val="32"/>
          <w:szCs w:val="32"/>
          <w:lang w:val="en-US" w:eastAsia="zh-CN" w:bidi="en-US"/>
        </w:rPr>
        <w:t>4.2 EMMC启动</w:t>
      </w:r>
      <w:bookmarkEnd w:id="229"/>
      <w:bookmarkEnd w:id="230"/>
      <w:bookmarkEnd w:id="231"/>
      <w:bookmarkEnd w:id="232"/>
      <w:bookmarkEnd w:id="233"/>
    </w:p>
    <w:p w14:paraId="743027F5">
      <w:pPr>
        <w:outlineLvl w:val="2"/>
        <w:rPr>
          <w:rFonts w:hint="eastAsia" w:ascii="Times New Roman" w:hAnsi="Times New Roman" w:eastAsia="宋体" w:cs="宋体"/>
          <w:b/>
          <w:bCs w:val="0"/>
          <w:color w:val="000000"/>
          <w:sz w:val="28"/>
          <w:szCs w:val="28"/>
          <w:lang w:val="en-US" w:eastAsia="zh-CN" w:bidi="en-US"/>
        </w:rPr>
      </w:pPr>
      <w:bookmarkStart w:id="234" w:name="_Toc17984"/>
      <w:bookmarkStart w:id="235" w:name="_Toc2366"/>
      <w:bookmarkStart w:id="236" w:name="_Toc16596"/>
      <w:bookmarkStart w:id="237" w:name="_Toc6379"/>
      <w:bookmarkStart w:id="238" w:name="_Toc232"/>
      <w:r>
        <w:rPr>
          <w:rFonts w:hint="eastAsia" w:ascii="Times New Roman" w:hAnsi="Times New Roman" w:eastAsia="宋体" w:cs="宋体"/>
          <w:b/>
          <w:bCs w:val="0"/>
          <w:color w:val="000000"/>
          <w:sz w:val="28"/>
          <w:szCs w:val="28"/>
          <w:lang w:val="en-US" w:eastAsia="zh-CN" w:bidi="en-US"/>
        </w:rPr>
        <w:t>4.2.1烧录卡制作</w:t>
      </w:r>
      <w:bookmarkEnd w:id="234"/>
      <w:bookmarkEnd w:id="235"/>
      <w:bookmarkEnd w:id="236"/>
      <w:bookmarkEnd w:id="237"/>
      <w:bookmarkEnd w:id="238"/>
    </w:p>
    <w:p w14:paraId="1CFD401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left"/>
        <w:textAlignment w:val="auto"/>
        <w:rPr>
          <w:rFonts w:hint="eastAsia" w:ascii="Times New Roman" w:hAnsi="Times New Roman" w:eastAsia="宋体" w:cs="宋体"/>
          <w:b w:val="0"/>
          <w:bCs/>
          <w:color w:val="000000"/>
          <w:sz w:val="24"/>
          <w:szCs w:val="24"/>
          <w:lang w:val="en-US" w:eastAsia="zh-CN" w:bidi="en-US"/>
        </w:rPr>
      </w:pPr>
      <w:r>
        <w:rPr>
          <w:rFonts w:hint="eastAsia" w:ascii="Times New Roman" w:hAnsi="Times New Roman" w:eastAsia="宋体" w:cs="宋体"/>
          <w:b w:val="0"/>
          <w:bCs/>
          <w:color w:val="000000"/>
          <w:sz w:val="24"/>
          <w:szCs w:val="24"/>
          <w:lang w:val="en-US" w:eastAsia="zh-CN" w:bidi="en-US"/>
        </w:rPr>
        <w:t>将空白</w:t>
      </w:r>
      <w:r>
        <w:rPr>
          <w:rFonts w:hint="default" w:ascii="Times New Roman" w:hAnsi="Times New Roman" w:eastAsia="宋体" w:cs="宋体"/>
          <w:b w:val="0"/>
          <w:bCs/>
          <w:color w:val="000000"/>
          <w:sz w:val="24"/>
          <w:szCs w:val="24"/>
          <w:lang w:val="en-US" w:eastAsia="zh-CN" w:bidi="en-US"/>
        </w:rPr>
        <w:t>Micro</w:t>
      </w:r>
      <w:r>
        <w:rPr>
          <w:rFonts w:hint="eastAsia" w:ascii="Times New Roman" w:hAnsi="Times New Roman" w:eastAsia="宋体" w:cs="宋体"/>
          <w:b w:val="0"/>
          <w:bCs/>
          <w:color w:val="000000"/>
          <w:sz w:val="24"/>
          <w:szCs w:val="24"/>
          <w:lang w:val="en-US" w:eastAsia="zh-CN" w:bidi="en-US"/>
        </w:rPr>
        <w:t xml:space="preserve"> SD卡连接至电脑，打开“SDDiskTool_v1.69”文件夹，右键"SD_Firmware_Tool.exe"点击“以管理员身份运行(A)”。</w:t>
      </w:r>
    </w:p>
    <w:p w14:paraId="3D384B4C">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r>
        <w:drawing>
          <wp:inline distT="0" distB="0" distL="114300" distR="114300">
            <wp:extent cx="5273040" cy="1668145"/>
            <wp:effectExtent l="0" t="0" r="3810" b="8255"/>
            <wp:docPr id="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
                    <pic:cNvPicPr>
                      <a:picLocks noChangeAspect="1"/>
                    </pic:cNvPicPr>
                  </pic:nvPicPr>
                  <pic:blipFill>
                    <a:blip r:embed="rId94"/>
                    <a:stretch>
                      <a:fillRect/>
                    </a:stretch>
                  </pic:blipFill>
                  <pic:spPr>
                    <a:xfrm>
                      <a:off x="0" y="0"/>
                      <a:ext cx="5273040" cy="1668145"/>
                    </a:xfrm>
                    <a:prstGeom prst="rect">
                      <a:avLst/>
                    </a:prstGeom>
                    <a:noFill/>
                    <a:ln>
                      <a:noFill/>
                    </a:ln>
                  </pic:spPr>
                </pic:pic>
              </a:graphicData>
            </a:graphic>
          </wp:inline>
        </w:drawing>
      </w:r>
    </w:p>
    <w:p w14:paraId="2C65683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sz w:val="24"/>
          <w:szCs w:val="32"/>
          <w:lang w:val="en-US" w:eastAsia="zh-CN"/>
        </w:rPr>
        <w:t>工具运行后会自动识别接入到PC端的Micro SD卡，如下图所示</w:t>
      </w:r>
      <w:r>
        <w:rPr>
          <w:rFonts w:hint="eastAsia" w:ascii="Times New Roman" w:hAnsi="Times New Roman"/>
          <w:sz w:val="24"/>
          <w:szCs w:val="32"/>
          <w:lang w:val="en-US" w:eastAsia="zh-CN"/>
        </w:rPr>
        <w:t>。</w:t>
      </w:r>
    </w:p>
    <w:p w14:paraId="0FAD2BC5">
      <w:pPr>
        <w:pStyle w:val="12"/>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ascii="Times New Roman" w:hAnsi="Times New Roman"/>
        </w:rPr>
      </w:pPr>
    </w:p>
    <w:p w14:paraId="79003E2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eastAsia" w:ascii="Times New Roman" w:hAnsi="Times New Roman"/>
          <w:sz w:val="24"/>
          <w:szCs w:val="32"/>
          <w:lang w:val="en-US" w:eastAsia="zh-CN"/>
        </w:rPr>
      </w:pPr>
      <w:r>
        <w:rPr>
          <w:rFonts w:hint="default" w:ascii="Times New Roman" w:hAnsi="Times New Roman"/>
          <w:sz w:val="24"/>
          <w:szCs w:val="32"/>
          <w:lang w:val="en-US" w:eastAsia="zh-CN"/>
        </w:rPr>
        <w:t>在“第一步：选择可移动设备”中选择可移动磁盘设备，然后点击“恢复磁盘”进行格式化，如下图所示</w:t>
      </w:r>
      <w:r>
        <w:rPr>
          <w:rFonts w:hint="eastAsia" w:ascii="Times New Roman" w:hAnsi="Times New Roman"/>
          <w:sz w:val="24"/>
          <w:szCs w:val="32"/>
          <w:lang w:val="en-US" w:eastAsia="zh-CN"/>
        </w:rPr>
        <w:t>。</w:t>
      </w:r>
    </w:p>
    <w:p w14:paraId="3AD84016">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644140" cy="2252980"/>
            <wp:effectExtent l="0" t="0" r="3810" b="13970"/>
            <wp:docPr id="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04"/>
                    <a:stretch>
                      <a:fillRect/>
                    </a:stretch>
                  </pic:blipFill>
                  <pic:spPr>
                    <a:xfrm>
                      <a:off x="0" y="0"/>
                      <a:ext cx="2644140" cy="2252980"/>
                    </a:xfrm>
                    <a:prstGeom prst="rect">
                      <a:avLst/>
                    </a:prstGeom>
                    <a:noFill/>
                    <a:ln>
                      <a:noFill/>
                    </a:ln>
                  </pic:spPr>
                </pic:pic>
              </a:graphicData>
            </a:graphic>
          </wp:inline>
        </w:drawing>
      </w:r>
    </w:p>
    <w:p w14:paraId="78F563DA">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textAlignment w:val="auto"/>
        <w:rPr>
          <w:rFonts w:hint="default" w:ascii="Times New Roman" w:hAnsi="Times New Roman" w:eastAsia="宋体" w:cs="宋体"/>
          <w:b w:val="0"/>
          <w:bCs/>
          <w:color w:val="000000"/>
          <w:sz w:val="24"/>
          <w:szCs w:val="24"/>
          <w:lang w:val="en-US" w:eastAsia="zh-CN" w:bidi="en-US"/>
        </w:rPr>
      </w:pPr>
      <w:r>
        <w:rPr>
          <w:rFonts w:hint="default" w:ascii="Times New Roman" w:hAnsi="Times New Roman" w:eastAsia="宋体" w:cs="宋体"/>
          <w:b w:val="0"/>
          <w:bCs/>
          <w:color w:val="000000"/>
          <w:sz w:val="24"/>
          <w:szCs w:val="24"/>
          <w:lang w:val="en-US" w:eastAsia="zh-CN" w:bidi="en-US"/>
        </w:rPr>
        <w:t>请确认所选的可移动磁盘设备无误，在弹出窗口中点击“是(Y)”进行格式化。</w:t>
      </w:r>
    </w:p>
    <w:p w14:paraId="7672A9F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rPr>
          <w:rFonts w:hint="eastAsia"/>
          <w:lang w:val="en-US" w:eastAsia="zh-CN"/>
        </w:rPr>
      </w:pPr>
      <w:r>
        <w:drawing>
          <wp:inline distT="0" distB="0" distL="114300" distR="114300">
            <wp:extent cx="2256155" cy="1225550"/>
            <wp:effectExtent l="0" t="0" r="10795" b="1270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96"/>
                    <a:stretch>
                      <a:fillRect/>
                    </a:stretch>
                  </pic:blipFill>
                  <pic:spPr>
                    <a:xfrm>
                      <a:off x="0" y="0"/>
                      <a:ext cx="2256155" cy="1225550"/>
                    </a:xfrm>
                    <a:prstGeom prst="rect">
                      <a:avLst/>
                    </a:prstGeom>
                    <a:noFill/>
                    <a:ln>
                      <a:noFill/>
                    </a:ln>
                  </pic:spPr>
                </pic:pic>
              </a:graphicData>
            </a:graphic>
          </wp:inline>
        </w:drawing>
      </w:r>
    </w:p>
    <w:p w14:paraId="0CCA0C32">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pPr>
      <w:r>
        <w:drawing>
          <wp:inline distT="0" distB="0" distL="114300" distR="114300">
            <wp:extent cx="2501265" cy="2143125"/>
            <wp:effectExtent l="0" t="0" r="13335" b="9525"/>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05"/>
                    <a:stretch>
                      <a:fillRect/>
                    </a:stretch>
                  </pic:blipFill>
                  <pic:spPr>
                    <a:xfrm>
                      <a:off x="0" y="0"/>
                      <a:ext cx="2501265" cy="2143125"/>
                    </a:xfrm>
                    <a:prstGeom prst="rect">
                      <a:avLst/>
                    </a:prstGeom>
                    <a:noFill/>
                    <a:ln>
                      <a:noFill/>
                    </a:ln>
                  </pic:spPr>
                </pic:pic>
              </a:graphicData>
            </a:graphic>
          </wp:inline>
        </w:drawing>
      </w:r>
    </w:p>
    <w:p w14:paraId="2DBE289D">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等待格式化完成后，在弹出窗口中点击“确定”。</w:t>
      </w:r>
    </w:p>
    <w:p w14:paraId="022AF3EE">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1657350" cy="1571625"/>
            <wp:effectExtent l="0" t="0" r="0" b="9525"/>
            <wp:docPr id="3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
                    <pic:cNvPicPr>
                      <a:picLocks noChangeAspect="1"/>
                    </pic:cNvPicPr>
                  </pic:nvPicPr>
                  <pic:blipFill>
                    <a:blip r:embed="rId98"/>
                    <a:stretch>
                      <a:fillRect/>
                    </a:stretch>
                  </pic:blipFill>
                  <pic:spPr>
                    <a:xfrm>
                      <a:off x="0" y="0"/>
                      <a:ext cx="1657350" cy="1571625"/>
                    </a:xfrm>
                    <a:prstGeom prst="rect">
                      <a:avLst/>
                    </a:prstGeom>
                    <a:noFill/>
                    <a:ln>
                      <a:noFill/>
                    </a:ln>
                  </pic:spPr>
                </pic:pic>
              </a:graphicData>
            </a:graphic>
          </wp:inline>
        </w:drawing>
      </w:r>
    </w:p>
    <w:p w14:paraId="6ED81D0A">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勾选“固件升级”选项，点击“选择固件”选择目标系统镜像文件，点击“开始创建”，在弹出窗口中点击“是(Y)”，制作SD启动卡。</w:t>
      </w:r>
    </w:p>
    <w:p w14:paraId="3DA8F04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630170" cy="2260600"/>
            <wp:effectExtent l="0" t="0" r="17780" b="6350"/>
            <wp:docPr id="5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7"/>
                    <pic:cNvPicPr>
                      <a:picLocks noChangeAspect="1"/>
                    </pic:cNvPicPr>
                  </pic:nvPicPr>
                  <pic:blipFill>
                    <a:blip r:embed="rId106"/>
                    <a:stretch>
                      <a:fillRect/>
                    </a:stretch>
                  </pic:blipFill>
                  <pic:spPr>
                    <a:xfrm>
                      <a:off x="0" y="0"/>
                      <a:ext cx="2630170" cy="2260600"/>
                    </a:xfrm>
                    <a:prstGeom prst="rect">
                      <a:avLst/>
                    </a:prstGeom>
                    <a:noFill/>
                    <a:ln>
                      <a:noFill/>
                    </a:ln>
                  </pic:spPr>
                </pic:pic>
              </a:graphicData>
            </a:graphic>
          </wp:inline>
        </w:drawing>
      </w:r>
    </w:p>
    <w:p w14:paraId="031F9C80">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588260" cy="2221865"/>
            <wp:effectExtent l="0" t="0" r="2540" b="6985"/>
            <wp:docPr id="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
                    <pic:cNvPicPr>
                      <a:picLocks noChangeAspect="1"/>
                    </pic:cNvPicPr>
                  </pic:nvPicPr>
                  <pic:blipFill>
                    <a:blip r:embed="rId107"/>
                    <a:srcRect l="622" t="647" r="1843" b="873"/>
                    <a:stretch>
                      <a:fillRect/>
                    </a:stretch>
                  </pic:blipFill>
                  <pic:spPr>
                    <a:xfrm>
                      <a:off x="0" y="0"/>
                      <a:ext cx="2588260" cy="2221865"/>
                    </a:xfrm>
                    <a:prstGeom prst="rect">
                      <a:avLst/>
                    </a:prstGeom>
                    <a:noFill/>
                    <a:ln>
                      <a:noFill/>
                    </a:ln>
                  </pic:spPr>
                </pic:pic>
              </a:graphicData>
            </a:graphic>
          </wp:inline>
        </w:drawing>
      </w:r>
    </w:p>
    <w:p w14:paraId="3818F6B1">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799715" cy="2393315"/>
            <wp:effectExtent l="0" t="0" r="635" b="6985"/>
            <wp:docPr id="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
                    <pic:cNvPicPr>
                      <a:picLocks noChangeAspect="1"/>
                    </pic:cNvPicPr>
                  </pic:nvPicPr>
                  <pic:blipFill>
                    <a:blip r:embed="rId108"/>
                    <a:stretch>
                      <a:fillRect/>
                    </a:stretch>
                  </pic:blipFill>
                  <pic:spPr>
                    <a:xfrm>
                      <a:off x="0" y="0"/>
                      <a:ext cx="2799715" cy="2393315"/>
                    </a:xfrm>
                    <a:prstGeom prst="rect">
                      <a:avLst/>
                    </a:prstGeom>
                    <a:noFill/>
                    <a:ln>
                      <a:noFill/>
                    </a:ln>
                  </pic:spPr>
                </pic:pic>
              </a:graphicData>
            </a:graphic>
          </wp:inline>
        </w:drawing>
      </w:r>
    </w:p>
    <w:p w14:paraId="0B204BF3">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点击“是”。</w:t>
      </w:r>
    </w:p>
    <w:p w14:paraId="78E7151F">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821305" cy="2385060"/>
            <wp:effectExtent l="0" t="0" r="17145" b="15240"/>
            <wp:docPr id="4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pic:cNvPicPr>
                      <a:picLocks noChangeAspect="1"/>
                    </pic:cNvPicPr>
                  </pic:nvPicPr>
                  <pic:blipFill>
                    <a:blip r:embed="rId109"/>
                    <a:srcRect t="816" r="614"/>
                    <a:stretch>
                      <a:fillRect/>
                    </a:stretch>
                  </pic:blipFill>
                  <pic:spPr>
                    <a:xfrm>
                      <a:off x="0" y="0"/>
                      <a:ext cx="2821305" cy="2385060"/>
                    </a:xfrm>
                    <a:prstGeom prst="rect">
                      <a:avLst/>
                    </a:prstGeom>
                    <a:noFill/>
                    <a:ln>
                      <a:noFill/>
                    </a:ln>
                  </pic:spPr>
                </pic:pic>
              </a:graphicData>
            </a:graphic>
          </wp:inline>
        </w:drawing>
      </w:r>
    </w:p>
    <w:p w14:paraId="1C0004E7">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eastAsia"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开始烧写系统。</w:t>
      </w:r>
    </w:p>
    <w:p w14:paraId="0338F53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pPr>
      <w:r>
        <w:drawing>
          <wp:inline distT="0" distB="0" distL="114300" distR="114300">
            <wp:extent cx="2763520" cy="2342515"/>
            <wp:effectExtent l="0" t="0" r="17780" b="635"/>
            <wp:docPr id="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pic:cNvPicPr>
                      <a:picLocks noChangeAspect="1"/>
                    </pic:cNvPicPr>
                  </pic:nvPicPr>
                  <pic:blipFill>
                    <a:blip r:embed="rId110"/>
                    <a:stretch>
                      <a:fillRect/>
                    </a:stretch>
                  </pic:blipFill>
                  <pic:spPr>
                    <a:xfrm>
                      <a:off x="0" y="0"/>
                      <a:ext cx="2763520" cy="2342515"/>
                    </a:xfrm>
                    <a:prstGeom prst="rect">
                      <a:avLst/>
                    </a:prstGeom>
                    <a:noFill/>
                    <a:ln>
                      <a:noFill/>
                    </a:ln>
                  </pic:spPr>
                </pic:pic>
              </a:graphicData>
            </a:graphic>
          </wp:inline>
        </w:drawing>
      </w:r>
    </w:p>
    <w:p w14:paraId="3245FF09">
      <w:pPr>
        <w:pStyle w:val="12"/>
        <w:keepNext w:val="0"/>
        <w:keepLines w:val="0"/>
        <w:pageBreakBefore w:val="0"/>
        <w:widowControl w:val="0"/>
        <w:kinsoku/>
        <w:wordWrap/>
        <w:overflowPunct/>
        <w:topLinePunct w:val="0"/>
        <w:autoSpaceDE/>
        <w:autoSpaceDN/>
        <w:bidi w:val="0"/>
        <w:adjustRightInd/>
        <w:snapToGrid/>
        <w:spacing w:after="0" w:line="360" w:lineRule="auto"/>
        <w:ind w:left="0" w:leftChars="0" w:firstLine="420" w:firstLineChars="0"/>
        <w:textAlignment w:val="auto"/>
        <w:rPr>
          <w:rFonts w:hint="default" w:ascii="Times New Roman" w:hAnsi="Times New Roman" w:eastAsia="宋体" w:cs="宋体"/>
          <w:iCs/>
          <w:color w:val="000000"/>
          <w:sz w:val="24"/>
          <w:szCs w:val="32"/>
          <w:lang w:val="en-US" w:eastAsia="zh-CN"/>
        </w:rPr>
      </w:pPr>
      <w:r>
        <w:rPr>
          <w:rFonts w:hint="eastAsia" w:ascii="Times New Roman" w:hAnsi="Times New Roman" w:eastAsia="宋体" w:cs="宋体"/>
          <w:iCs/>
          <w:color w:val="000000"/>
          <w:sz w:val="24"/>
          <w:szCs w:val="32"/>
          <w:lang w:val="en-US" w:eastAsia="zh-CN"/>
        </w:rPr>
        <w:t>提示创建成功。</w:t>
      </w:r>
    </w:p>
    <w:p w14:paraId="29983499">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lang w:val="en-US" w:eastAsia="zh-CN"/>
        </w:rPr>
      </w:pPr>
      <w:r>
        <w:drawing>
          <wp:inline distT="0" distB="0" distL="114300" distR="114300">
            <wp:extent cx="2797175" cy="2382520"/>
            <wp:effectExtent l="0" t="0" r="3175" b="17780"/>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111"/>
                    <a:stretch>
                      <a:fillRect/>
                    </a:stretch>
                  </pic:blipFill>
                  <pic:spPr>
                    <a:xfrm>
                      <a:off x="0" y="0"/>
                      <a:ext cx="2797175" cy="2382520"/>
                    </a:xfrm>
                    <a:prstGeom prst="rect">
                      <a:avLst/>
                    </a:prstGeom>
                    <a:noFill/>
                    <a:ln>
                      <a:noFill/>
                    </a:ln>
                  </pic:spPr>
                </pic:pic>
              </a:graphicData>
            </a:graphic>
          </wp:inline>
        </w:drawing>
      </w:r>
    </w:p>
    <w:p w14:paraId="3287930B">
      <w:pPr>
        <w:pStyle w:val="12"/>
        <w:ind w:left="0" w:leftChars="0" w:firstLine="0" w:firstLineChars="0"/>
        <w:jc w:val="both"/>
        <w:outlineLvl w:val="2"/>
        <w:rPr>
          <w:rFonts w:hint="eastAsia" w:ascii="Times New Roman" w:hAnsi="Times New Roman"/>
          <w:b/>
          <w:bCs/>
          <w:sz w:val="28"/>
          <w:szCs w:val="28"/>
          <w:lang w:val="en-US" w:eastAsia="zh-CN"/>
        </w:rPr>
      </w:pPr>
      <w:bookmarkStart w:id="239" w:name="_Toc9579"/>
      <w:bookmarkStart w:id="240" w:name="_Toc17017"/>
      <w:bookmarkStart w:id="241" w:name="_Toc8093"/>
      <w:bookmarkStart w:id="242" w:name="_Toc27923"/>
      <w:bookmarkStart w:id="243" w:name="_Toc10632"/>
      <w:r>
        <w:rPr>
          <w:rFonts w:hint="eastAsia" w:ascii="Times New Roman" w:hAnsi="Times New Roman"/>
          <w:b/>
          <w:bCs/>
          <w:sz w:val="28"/>
          <w:szCs w:val="28"/>
          <w:lang w:val="en-US" w:eastAsia="zh-CN"/>
        </w:rPr>
        <w:t>4.2.2系统烧录</w:t>
      </w:r>
      <w:bookmarkEnd w:id="239"/>
      <w:bookmarkEnd w:id="240"/>
      <w:bookmarkEnd w:id="241"/>
      <w:bookmarkEnd w:id="242"/>
      <w:bookmarkEnd w:id="243"/>
    </w:p>
    <w:p w14:paraId="4A4AE83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将</w:t>
      </w:r>
      <w:r>
        <w:rPr>
          <w:rFonts w:hint="eastAsia" w:ascii="Times New Roman" w:hAnsi="Times New Roman"/>
          <w:sz w:val="24"/>
          <w:szCs w:val="32"/>
          <w:lang w:val="en-US" w:eastAsia="zh-CN"/>
        </w:rPr>
        <w:t>制作好的SD卡</w:t>
      </w:r>
      <w:r>
        <w:rPr>
          <w:rFonts w:hint="default" w:ascii="Times New Roman" w:hAnsi="Times New Roman"/>
          <w:sz w:val="24"/>
          <w:szCs w:val="32"/>
          <w:lang w:val="en-US" w:eastAsia="zh-CN"/>
        </w:rPr>
        <w:t>插至</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Micro SD卡槽，上电后将从</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卡启动，并自动固化系统至eMMC中。</w:t>
      </w:r>
      <w:r>
        <w:rPr>
          <w:rFonts w:hint="eastAsia" w:ascii="Times New Roman" w:hAnsi="Times New Roman"/>
          <w:sz w:val="24"/>
          <w:szCs w:val="32"/>
          <w:lang w:val="en-US" w:eastAsia="zh-CN"/>
        </w:rPr>
        <w:t>等待约5分钟。</w:t>
      </w:r>
      <w:r>
        <w:rPr>
          <w:rFonts w:hint="default" w:ascii="Times New Roman" w:hAnsi="Times New Roman"/>
          <w:sz w:val="24"/>
          <w:szCs w:val="32"/>
          <w:lang w:val="en-US" w:eastAsia="zh-CN"/>
        </w:rPr>
        <w:t>当系统固化完成后，</w:t>
      </w:r>
      <w:r>
        <w:rPr>
          <w:rFonts w:hint="eastAsia" w:ascii="Times New Roman" w:hAnsi="Times New Roman"/>
          <w:sz w:val="24"/>
          <w:szCs w:val="32"/>
          <w:lang w:val="en-US" w:eastAsia="zh-CN"/>
        </w:rPr>
        <w:t>设备</w:t>
      </w:r>
      <w:r>
        <w:rPr>
          <w:rFonts w:hint="default" w:ascii="Times New Roman" w:hAnsi="Times New Roman"/>
          <w:sz w:val="24"/>
          <w:szCs w:val="32"/>
          <w:lang w:val="en-US" w:eastAsia="zh-CN"/>
        </w:rPr>
        <w:t>将自动掉电。</w:t>
      </w:r>
      <w:r>
        <w:rPr>
          <w:rFonts w:hint="eastAsia" w:ascii="Times New Roman" w:hAnsi="Times New Roman"/>
          <w:sz w:val="24"/>
          <w:szCs w:val="32"/>
          <w:lang w:val="en-US" w:eastAsia="zh-CN"/>
        </w:rPr>
        <w:t>串口打印如下。</w:t>
      </w:r>
    </w:p>
    <w:p w14:paraId="5011BAF8">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center"/>
        <w:textAlignment w:val="auto"/>
        <w:outlineLvl w:val="9"/>
        <w:rPr>
          <w:rFonts w:hint="default" w:ascii="Times New Roman" w:hAnsi="Times New Roman"/>
          <w:sz w:val="24"/>
          <w:szCs w:val="32"/>
          <w:lang w:val="en-US" w:eastAsia="zh-CN"/>
        </w:rPr>
      </w:pPr>
      <w:r>
        <w:drawing>
          <wp:inline distT="0" distB="0" distL="114300" distR="114300">
            <wp:extent cx="5271135" cy="1692275"/>
            <wp:effectExtent l="0" t="0" r="5715" b="3175"/>
            <wp:docPr id="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
                    <pic:cNvPicPr>
                      <a:picLocks noChangeAspect="1"/>
                    </pic:cNvPicPr>
                  </pic:nvPicPr>
                  <pic:blipFill>
                    <a:blip r:embed="rId112"/>
                    <a:stretch>
                      <a:fillRect/>
                    </a:stretch>
                  </pic:blipFill>
                  <pic:spPr>
                    <a:xfrm>
                      <a:off x="0" y="0"/>
                      <a:ext cx="5271135" cy="1692275"/>
                    </a:xfrm>
                    <a:prstGeom prst="rect">
                      <a:avLst/>
                    </a:prstGeom>
                    <a:noFill/>
                    <a:ln>
                      <a:noFill/>
                    </a:ln>
                  </pic:spPr>
                </pic:pic>
              </a:graphicData>
            </a:graphic>
          </wp:inline>
        </w:drawing>
      </w:r>
    </w:p>
    <w:p w14:paraId="50ABBF6C">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420" w:firstLineChars="0"/>
        <w:jc w:val="both"/>
        <w:textAlignment w:val="auto"/>
        <w:outlineLvl w:val="9"/>
        <w:rPr>
          <w:rFonts w:hint="eastAsia" w:ascii="Times New Roman" w:hAnsi="Times New Roman"/>
          <w:sz w:val="24"/>
          <w:szCs w:val="32"/>
          <w:lang w:val="en-US" w:eastAsia="zh-CN"/>
        </w:rPr>
      </w:pPr>
      <w:r>
        <w:rPr>
          <w:rFonts w:hint="default" w:ascii="Times New Roman" w:hAnsi="Times New Roman"/>
          <w:sz w:val="24"/>
          <w:szCs w:val="32"/>
          <w:lang w:val="en-US" w:eastAsia="zh-CN"/>
        </w:rPr>
        <w:t>取出</w:t>
      </w:r>
      <w:r>
        <w:rPr>
          <w:rFonts w:hint="eastAsia" w:ascii="Times New Roman" w:hAnsi="Times New Roman"/>
          <w:sz w:val="24"/>
          <w:szCs w:val="32"/>
          <w:lang w:val="en-US" w:eastAsia="zh-CN"/>
        </w:rPr>
        <w:t>SD</w:t>
      </w:r>
      <w:r>
        <w:rPr>
          <w:rFonts w:hint="default" w:ascii="Times New Roman" w:hAnsi="Times New Roman"/>
          <w:sz w:val="24"/>
          <w:szCs w:val="32"/>
          <w:lang w:val="en-US" w:eastAsia="zh-CN"/>
        </w:rPr>
        <w:t>卡，</w:t>
      </w:r>
      <w:r>
        <w:rPr>
          <w:rFonts w:hint="eastAsia" w:ascii="Times New Roman" w:hAnsi="Times New Roman"/>
          <w:sz w:val="24"/>
          <w:szCs w:val="32"/>
          <w:lang w:val="en-US" w:eastAsia="zh-CN"/>
        </w:rPr>
        <w:t>波特率设置为115200，重新上电，设备</w:t>
      </w:r>
      <w:r>
        <w:rPr>
          <w:rFonts w:hint="default" w:ascii="Times New Roman" w:hAnsi="Times New Roman"/>
          <w:sz w:val="24"/>
          <w:szCs w:val="32"/>
          <w:lang w:val="en-US" w:eastAsia="zh-CN"/>
        </w:rPr>
        <w:t>将从eMMC启动系统，系统启动后自动登录root用户，串口调试终端会打印如下类似启动信息</w:t>
      </w:r>
      <w:r>
        <w:rPr>
          <w:rFonts w:hint="eastAsia" w:ascii="Times New Roman" w:hAnsi="Times New Roman"/>
          <w:sz w:val="24"/>
          <w:szCs w:val="32"/>
          <w:lang w:val="en-US" w:eastAsia="zh-CN"/>
        </w:rPr>
        <w:t>。"Bootdev(atags)：mmc 0"表示从eMMC启动。</w:t>
      </w:r>
    </w:p>
    <w:p w14:paraId="6A57B3F0">
      <w:pPr>
        <w:pStyle w:val="12"/>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9"/>
        <w:rPr>
          <w:rFonts w:ascii="Times New Roman" w:hAnsi="Times New Roman"/>
        </w:rPr>
      </w:pPr>
      <w:r>
        <w:drawing>
          <wp:inline distT="0" distB="0" distL="114300" distR="114300">
            <wp:extent cx="5076825" cy="2781300"/>
            <wp:effectExtent l="0" t="0" r="9525" b="0"/>
            <wp:docPr id="5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3"/>
                    <pic:cNvPicPr>
                      <a:picLocks noChangeAspect="1"/>
                    </pic:cNvPicPr>
                  </pic:nvPicPr>
                  <pic:blipFill>
                    <a:blip r:embed="rId113"/>
                    <a:stretch>
                      <a:fillRect/>
                    </a:stretch>
                  </pic:blipFill>
                  <pic:spPr>
                    <a:xfrm>
                      <a:off x="0" y="0"/>
                      <a:ext cx="5076825" cy="2781300"/>
                    </a:xfrm>
                    <a:prstGeom prst="rect">
                      <a:avLst/>
                    </a:prstGeom>
                    <a:noFill/>
                    <a:ln>
                      <a:noFill/>
                    </a:ln>
                  </pic:spPr>
                </pic:pic>
              </a:graphicData>
            </a:graphic>
          </wp:inline>
        </w:drawing>
      </w:r>
    </w:p>
    <w:p w14:paraId="670F7DFF">
      <w:pPr>
        <w:pStyle w:val="2"/>
        <w:numPr>
          <w:ilvl w:val="0"/>
          <w:numId w:val="0"/>
        </w:numPr>
        <w:bidi w:val="0"/>
        <w:ind w:leftChars="0"/>
        <w:jc w:val="both"/>
        <w:outlineLvl w:val="0"/>
        <w:rPr>
          <w:rFonts w:hint="eastAsia" w:ascii="Times New Roman" w:hAnsi="Times New Roman"/>
          <w:lang w:val="en-US" w:eastAsia="zh-CN"/>
        </w:rPr>
      </w:pPr>
      <w:bookmarkStart w:id="244" w:name="_Toc32180"/>
      <w:bookmarkStart w:id="245" w:name="_Toc9892"/>
      <w:bookmarkStart w:id="246" w:name="_Toc30889"/>
      <w:bookmarkStart w:id="247" w:name="_Toc32557"/>
      <w:bookmarkStart w:id="248" w:name="_Toc9560"/>
      <w:bookmarkStart w:id="249" w:name="_Toc12834"/>
      <w:r>
        <w:rPr>
          <w:rFonts w:hint="eastAsia" w:ascii="Times New Roman" w:hAnsi="Times New Roman"/>
          <w:lang w:val="en-US" w:eastAsia="zh-CN"/>
        </w:rPr>
        <w:t>5.导轨安装</w:t>
      </w:r>
      <w:bookmarkEnd w:id="244"/>
      <w:bookmarkEnd w:id="245"/>
      <w:bookmarkEnd w:id="246"/>
      <w:bookmarkEnd w:id="247"/>
      <w:bookmarkEnd w:id="248"/>
      <w:bookmarkEnd w:id="249"/>
    </w:p>
    <w:p w14:paraId="35767AB9">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sz w:val="24"/>
          <w:szCs w:val="24"/>
          <w:lang w:val="en-US" w:eastAsia="zh-CN"/>
        </w:rPr>
      </w:pPr>
      <w:r>
        <w:rPr>
          <w:rFonts w:hint="eastAsia"/>
          <w:sz w:val="24"/>
          <w:szCs w:val="24"/>
          <w:lang w:val="en-US" w:eastAsia="zh-CN"/>
        </w:rPr>
        <w:t>配备导轨卡扣分为</w:t>
      </w:r>
      <w:ins w:id="4803" w:author="LKY" w:date="2026-05-22T20:46:57Z">
        <w:r>
          <w:rPr>
            <w:rFonts w:hint="eastAsia"/>
            <w:sz w:val="24"/>
            <w:szCs w:val="24"/>
            <w:lang w:val="en-US" w:eastAsia="zh-CN"/>
          </w:rPr>
          <w:t>下段式短款导轨结构</w:t>
        </w:r>
      </w:ins>
      <w:del w:id="4804" w:author="LKY" w:date="2026-05-22T20:46:57Z">
        <w:r>
          <w:rPr>
            <w:rFonts w:hint="eastAsia"/>
            <w:sz w:val="24"/>
            <w:szCs w:val="24"/>
            <w:lang w:val="en-US" w:eastAsia="zh-CN"/>
          </w:rPr>
          <w:delText>上下两段式结构：上段为加长型卡扣，下段为短款导轨</w:delText>
        </w:r>
      </w:del>
      <w:r>
        <w:rPr>
          <w:rFonts w:hint="eastAsia"/>
          <w:sz w:val="24"/>
          <w:szCs w:val="24"/>
          <w:lang w:val="en-US" w:eastAsia="zh-CN"/>
        </w:rPr>
        <w:t>。此设计预留了充足的螺丝锁付空间，便于用户进行安装操作。</w:t>
      </w:r>
    </w:p>
    <w:p w14:paraId="1A9A1E82">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sz w:val="24"/>
          <w:szCs w:val="24"/>
          <w:lang w:val="en-US" w:eastAsia="zh-CN"/>
        </w:rPr>
      </w:pPr>
      <w:r>
        <w:rPr>
          <w:rFonts w:hint="default"/>
          <w:sz w:val="24"/>
          <w:szCs w:val="24"/>
          <w:lang w:val="en-US" w:eastAsia="zh-CN"/>
        </w:rPr>
        <w:drawing>
          <wp:inline distT="0" distB="0" distL="114300" distR="114300">
            <wp:extent cx="1303655" cy="2534285"/>
            <wp:effectExtent l="0" t="0" r="10795" b="18415"/>
            <wp:docPr id="94" name="图片 94"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8aec9eb215acbbce3b8954b2e1062111_compress"/>
                    <pic:cNvPicPr>
                      <a:picLocks noChangeAspect="1"/>
                    </pic:cNvPicPr>
                  </pic:nvPicPr>
                  <pic:blipFill>
                    <a:blip r:embed="rId114"/>
                    <a:srcRect l="4866" t="3831"/>
                    <a:stretch>
                      <a:fillRect/>
                    </a:stretch>
                  </pic:blipFill>
                  <pic:spPr>
                    <a:xfrm>
                      <a:off x="0" y="0"/>
                      <a:ext cx="1303655" cy="2534285"/>
                    </a:xfrm>
                    <a:prstGeom prst="rect">
                      <a:avLst/>
                    </a:prstGeom>
                  </pic:spPr>
                </pic:pic>
              </a:graphicData>
            </a:graphic>
          </wp:inline>
        </w:drawing>
      </w:r>
      <w:r>
        <w:rPr>
          <w:rFonts w:hint="default"/>
          <w:sz w:val="24"/>
          <w:szCs w:val="24"/>
          <w:lang w:val="en-US" w:eastAsia="zh-CN"/>
        </w:rPr>
        <w:drawing>
          <wp:inline distT="0" distB="0" distL="114300" distR="114300">
            <wp:extent cx="1292860" cy="2524125"/>
            <wp:effectExtent l="0" t="0" r="2540" b="9525"/>
            <wp:docPr id="100" name="图片 100" descr="8aec9eb215acbbce3b8954b2e1062111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8aec9eb215acbbce3b8954b2e1062111_compress"/>
                    <pic:cNvPicPr>
                      <a:picLocks noChangeAspect="1"/>
                    </pic:cNvPicPr>
                  </pic:nvPicPr>
                  <pic:blipFill>
                    <a:blip r:embed="rId115"/>
                    <a:srcRect/>
                    <a:stretch>
                      <a:fillRect/>
                    </a:stretch>
                  </pic:blipFill>
                  <pic:spPr>
                    <a:xfrm>
                      <a:off x="0" y="0"/>
                      <a:ext cx="1292860" cy="2524125"/>
                    </a:xfrm>
                    <a:prstGeom prst="rect">
                      <a:avLst/>
                    </a:prstGeom>
                  </pic:spPr>
                </pic:pic>
              </a:graphicData>
            </a:graphic>
          </wp:inline>
        </w:drawing>
      </w:r>
    </w:p>
    <w:p w14:paraId="4CE0021D">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将卡扣垂直向下按压，直至其完全嵌入并锁定于导轨底部，即可完成安装。长导轨卡无需额外卡扣，因其内部已预设专用凹槽结构，可直接实现稳固连接。</w:t>
      </w:r>
    </w:p>
    <w:p w14:paraId="40557923">
      <w:pPr>
        <w:pStyle w:val="12"/>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sz w:val="24"/>
          <w:szCs w:val="24"/>
          <w:lang w:val="en-US" w:eastAsia="zh-CN"/>
        </w:rPr>
      </w:pPr>
    </w:p>
    <w:p w14:paraId="00970E6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lang w:val="en-US" w:eastAsia="zh-CN"/>
        </w:rPr>
      </w:pPr>
      <w:r>
        <w:rPr>
          <w:rFonts w:hint="default"/>
          <w:lang w:val="en-US" w:eastAsia="zh-CN"/>
        </w:rPr>
        <w:drawing>
          <wp:inline distT="0" distB="0" distL="114300" distR="114300">
            <wp:extent cx="764540" cy="1776095"/>
            <wp:effectExtent l="0" t="0" r="16510" b="14605"/>
            <wp:docPr id="101" name="图片 101" descr="ac31d771be6b72005cba9ec2e46da2bc_com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ac31d771be6b72005cba9ec2e46da2bc_compress"/>
                    <pic:cNvPicPr>
                      <a:picLocks noChangeAspect="1"/>
                    </pic:cNvPicPr>
                  </pic:nvPicPr>
                  <pic:blipFill>
                    <a:blip r:embed="rId116"/>
                    <a:srcRect/>
                    <a:stretch>
                      <a:fillRect/>
                    </a:stretch>
                  </pic:blipFill>
                  <pic:spPr>
                    <a:xfrm>
                      <a:off x="0" y="0"/>
                      <a:ext cx="764540" cy="1776095"/>
                    </a:xfrm>
                    <a:prstGeom prst="rect">
                      <a:avLst/>
                    </a:prstGeom>
                  </pic:spPr>
                </pic:pic>
              </a:graphicData>
            </a:graphic>
          </wp:inline>
        </w:drawing>
      </w:r>
    </w:p>
    <w:p w14:paraId="531AFC85">
      <w:pPr>
        <w:pStyle w:val="12"/>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outlineLvl w:val="9"/>
        <w:rPr>
          <w:rFonts w:ascii="Times New Roman" w:hAnsi="Times New Roman"/>
        </w:rPr>
      </w:pPr>
    </w:p>
    <w:p w14:paraId="504C863D">
      <w:pPr>
        <w:pStyle w:val="2"/>
        <w:bidi w:val="0"/>
        <w:ind w:left="0" w:leftChars="0" w:firstLine="0" w:firstLineChars="0"/>
        <w:jc w:val="both"/>
        <w:outlineLvl w:val="0"/>
        <w:rPr>
          <w:rFonts w:hint="eastAsia" w:ascii="Times New Roman" w:hAnsi="Times New Roman"/>
          <w:lang w:val="en-US" w:eastAsia="zh-CN"/>
        </w:rPr>
      </w:pPr>
      <w:bookmarkStart w:id="250" w:name="_Toc14034"/>
      <w:bookmarkStart w:id="251" w:name="_Toc29198"/>
      <w:bookmarkStart w:id="252" w:name="_Toc24339"/>
      <w:bookmarkStart w:id="253" w:name="_Toc9476"/>
      <w:bookmarkStart w:id="254" w:name="_Toc26961"/>
      <w:r>
        <w:rPr>
          <w:rFonts w:hint="eastAsia" w:ascii="Times New Roman" w:hAnsi="Times New Roman"/>
          <w:lang w:val="en-US" w:eastAsia="zh-CN"/>
        </w:rPr>
        <w:t>6.软件支持</w:t>
      </w:r>
      <w:bookmarkEnd w:id="250"/>
      <w:bookmarkEnd w:id="251"/>
      <w:bookmarkEnd w:id="252"/>
      <w:bookmarkEnd w:id="253"/>
      <w:bookmarkEnd w:id="254"/>
    </w:p>
    <w:p w14:paraId="49A8FA03">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firstLineChars="0"/>
        <w:textAlignment w:val="auto"/>
        <w:rPr>
          <w:rFonts w:hint="default"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OpenPLC</w:t>
      </w:r>
    </w:p>
    <w:p w14:paraId="05DD8B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《OpenPLC</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17EA65E2">
      <w:pPr>
        <w:keepNext w:val="0"/>
        <w:keepLines w:val="0"/>
        <w:pageBreakBefore w:val="0"/>
        <w:widowControl w:val="0"/>
        <w:numPr>
          <w:ilvl w:val="0"/>
          <w:numId w:val="8"/>
        </w:numPr>
        <w:kinsoku/>
        <w:wordWrap/>
        <w:overflowPunct/>
        <w:topLinePunct w:val="0"/>
        <w:autoSpaceDE/>
        <w:autoSpaceDN/>
        <w:bidi w:val="0"/>
        <w:adjustRightInd/>
        <w:snapToGrid/>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Node-</w:t>
      </w:r>
      <w:ins w:id="4805" w:author="LKY" w:date="2026-07-31T11:31:39Z">
        <w:r>
          <w:rPr>
            <w:rFonts w:hint="eastAsia" w:ascii="Times New Roman" w:hAnsi="Times New Roman" w:eastAsia="宋体" w:cs="Times New Roman"/>
            <w:b w:val="0"/>
            <w:bCs/>
            <w:color w:val="000000"/>
            <w:kern w:val="2"/>
            <w:sz w:val="24"/>
            <w:szCs w:val="24"/>
            <w:lang w:val="en-US" w:eastAsia="zh-CN" w:bidi="ar-SA"/>
          </w:rPr>
          <w:t>R</w:t>
        </w:r>
      </w:ins>
      <w:del w:id="4806" w:author="LKY" w:date="2026-07-31T11:31:37Z">
        <w:r>
          <w:rPr>
            <w:rFonts w:hint="eastAsia" w:ascii="Times New Roman" w:hAnsi="Times New Roman" w:eastAsia="宋体" w:cs="Times New Roman"/>
            <w:b w:val="0"/>
            <w:bCs/>
            <w:color w:val="000000"/>
            <w:kern w:val="2"/>
            <w:sz w:val="24"/>
            <w:szCs w:val="24"/>
            <w:lang w:val="en-US" w:eastAsia="zh-CN" w:bidi="ar-SA"/>
          </w:rPr>
          <w:delText>r</w:delText>
        </w:r>
      </w:del>
      <w:r>
        <w:rPr>
          <w:rFonts w:hint="eastAsia" w:ascii="Times New Roman" w:hAnsi="Times New Roman" w:eastAsia="宋体" w:cs="Times New Roman"/>
          <w:b w:val="0"/>
          <w:bCs/>
          <w:color w:val="000000"/>
          <w:kern w:val="2"/>
          <w:sz w:val="24"/>
          <w:szCs w:val="24"/>
          <w:lang w:val="en-US" w:eastAsia="zh-CN" w:bidi="ar-SA"/>
        </w:rPr>
        <w:t>ed</w:t>
      </w:r>
    </w:p>
    <w:p w14:paraId="590AC8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《Node-</w:t>
      </w:r>
      <w:ins w:id="4807" w:author="LKY" w:date="2026-07-31T11:31:42Z">
        <w:r>
          <w:rPr>
            <w:rFonts w:hint="eastAsia" w:ascii="Times New Roman" w:hAnsi="Times New Roman" w:cs="宋体"/>
            <w:color w:val="0000FF"/>
            <w:kern w:val="2"/>
            <w:sz w:val="24"/>
            <w:szCs w:val="32"/>
            <w:lang w:val="en-US" w:eastAsia="zh-CN" w:bidi="ar-SA"/>
          </w:rPr>
          <w:t>R</w:t>
        </w:r>
      </w:ins>
      <w:del w:id="4808" w:author="LKY" w:date="2026-07-31T11:31:42Z">
        <w:r>
          <w:rPr>
            <w:rFonts w:hint="eastAsia" w:ascii="Times New Roman" w:hAnsi="Times New Roman" w:cs="宋体" w:eastAsiaTheme="minorEastAsia"/>
            <w:color w:val="0000FF"/>
            <w:kern w:val="2"/>
            <w:sz w:val="24"/>
            <w:szCs w:val="32"/>
            <w:lang w:val="en-US" w:eastAsia="zh-CN" w:bidi="ar-SA"/>
          </w:rPr>
          <w:delText>r</w:delText>
        </w:r>
      </w:del>
      <w:r>
        <w:rPr>
          <w:rFonts w:hint="eastAsia" w:ascii="Times New Roman" w:hAnsi="Times New Roman" w:cs="宋体" w:eastAsiaTheme="minorEastAsia"/>
          <w:color w:val="0000FF"/>
          <w:kern w:val="2"/>
          <w:sz w:val="24"/>
          <w:szCs w:val="32"/>
          <w:lang w:val="en-US" w:eastAsia="zh-CN" w:bidi="ar-SA"/>
        </w:rPr>
        <w:t>ed</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55FBC017">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QuickConfig</w:t>
      </w:r>
    </w:p>
    <w:p w14:paraId="53A5EA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《QuickConfig</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384F365">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BLRAT</w:t>
      </w:r>
    </w:p>
    <w:p w14:paraId="305A52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eastAsia="宋体" w:cs="Times New Roman"/>
          <w:b w:val="0"/>
          <w:bCs/>
          <w:color w:val="000000"/>
          <w:kern w:val="2"/>
          <w:sz w:val="24"/>
          <w:szCs w:val="24"/>
          <w:lang w:val="en-US" w:eastAsia="zh-CN" w:bidi="ar-SA"/>
        </w:rPr>
      </w:pPr>
      <w:r>
        <w:rPr>
          <w:rFonts w:hint="default" w:ascii="Times New Roman" w:hAnsi="Times New Roman" w:eastAsia="宋体" w:cs="Times New Roman"/>
          <w:b w:val="0"/>
          <w:bCs/>
          <w:color w:val="000000"/>
          <w:kern w:val="2"/>
          <w:sz w:val="24"/>
          <w:szCs w:val="24"/>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《BLRAT</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0041556A">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del w:id="4809" w:author="LKY" w:date="2026-07-31T11:34:34Z"/>
          <w:rFonts w:hint="eastAsia" w:ascii="Times New Roman" w:hAnsi="Times New Roman" w:eastAsia="宋体" w:cs="Times New Roman"/>
          <w:b w:val="0"/>
          <w:bCs/>
          <w:color w:val="000000"/>
          <w:kern w:val="2"/>
          <w:sz w:val="24"/>
          <w:szCs w:val="24"/>
          <w:lang w:val="en-US" w:eastAsia="zh-CN" w:bidi="ar-SA"/>
        </w:rPr>
      </w:pPr>
      <w:del w:id="4810" w:author="LKY" w:date="2026-07-31T11:34:34Z">
        <w:r>
          <w:rPr>
            <w:rFonts w:hint="eastAsia" w:ascii="Times New Roman" w:hAnsi="Times New Roman" w:eastAsia="宋体" w:cs="Times New Roman"/>
            <w:b w:val="0"/>
            <w:bCs/>
            <w:color w:val="000000"/>
            <w:kern w:val="2"/>
            <w:sz w:val="24"/>
            <w:szCs w:val="24"/>
            <w:lang w:val="en-US" w:eastAsia="zh-CN" w:bidi="ar-SA"/>
          </w:rPr>
          <w:delText>BLIoTLink</w:delText>
        </w:r>
      </w:del>
    </w:p>
    <w:p w14:paraId="110B1C1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4811" w:author="LKY" w:date="2026-07-31T11:34:34Z"/>
          <w:rFonts w:hint="eastAsia" w:ascii="Times New Roman" w:hAnsi="Times New Roman" w:eastAsia="宋体" w:cs="Times New Roman"/>
          <w:b w:val="0"/>
          <w:bCs/>
          <w:color w:val="000000"/>
          <w:kern w:val="2"/>
          <w:sz w:val="24"/>
          <w:szCs w:val="24"/>
          <w:lang w:val="en-US" w:eastAsia="zh-CN" w:bidi="ar-SA"/>
        </w:rPr>
      </w:pPr>
      <w:del w:id="4812" w:author="LKY" w:date="2026-07-31T11:34:34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4813" w:author="LKY" w:date="2026-07-31T11:34:34Z">
        <w:r>
          <w:rPr>
            <w:rFonts w:hint="eastAsia" w:ascii="Times New Roman" w:hAnsi="Times New Roman" w:cs="宋体" w:eastAsiaTheme="minorEastAsia"/>
            <w:color w:val="0000FF"/>
            <w:kern w:val="2"/>
            <w:sz w:val="24"/>
            <w:szCs w:val="32"/>
            <w:lang w:val="en-US" w:eastAsia="zh-CN" w:bidi="ar-SA"/>
          </w:rPr>
          <w:delText>《BLI</w:delText>
        </w:r>
      </w:del>
      <w:del w:id="4814" w:author="LKY" w:date="2026-07-31T11:34:34Z">
        <w:r>
          <w:rPr>
            <w:rFonts w:hint="eastAsia" w:ascii="Times New Roman" w:hAnsi="Times New Roman" w:cs="宋体"/>
            <w:color w:val="0000FF"/>
            <w:kern w:val="2"/>
            <w:sz w:val="24"/>
            <w:szCs w:val="32"/>
            <w:lang w:val="en-US" w:eastAsia="zh-CN" w:bidi="ar-SA"/>
          </w:rPr>
          <w:delText>o</w:delText>
        </w:r>
      </w:del>
      <w:del w:id="4815" w:author="LKY" w:date="2026-07-31T11:34:34Z">
        <w:r>
          <w:rPr>
            <w:rFonts w:hint="eastAsia" w:ascii="Times New Roman" w:hAnsi="Times New Roman" w:cs="宋体" w:eastAsiaTheme="minorEastAsia"/>
            <w:color w:val="0000FF"/>
            <w:kern w:val="2"/>
            <w:sz w:val="24"/>
            <w:szCs w:val="32"/>
            <w:lang w:val="en-US" w:eastAsia="zh-CN" w:bidi="ar-SA"/>
          </w:rPr>
          <w:delText>TLink</w:delText>
        </w:r>
      </w:del>
      <w:del w:id="4816" w:author="LKY" w:date="2026-07-31T11:34:34Z">
        <w:r>
          <w:rPr>
            <w:rFonts w:hint="default" w:ascii="Times New Roman" w:hAnsi="Times New Roman" w:cs="宋体" w:eastAsiaTheme="minorEastAsia"/>
            <w:color w:val="0000FF"/>
            <w:kern w:val="2"/>
            <w:sz w:val="24"/>
            <w:szCs w:val="32"/>
            <w:lang w:val="en-US" w:eastAsia="zh-CN" w:bidi="ar-SA"/>
          </w:rPr>
          <w:delText>使用说明书</w:delText>
        </w:r>
      </w:del>
      <w:del w:id="4817" w:author="LKY" w:date="2026-07-31T11:34:34Z">
        <w:r>
          <w:rPr>
            <w:rFonts w:hint="eastAsia" w:ascii="Times New Roman" w:hAnsi="Times New Roman" w:cs="宋体" w:eastAsiaTheme="minorEastAsia"/>
            <w:color w:val="0000FF"/>
            <w:kern w:val="2"/>
            <w:sz w:val="24"/>
            <w:szCs w:val="32"/>
            <w:lang w:val="en-US" w:eastAsia="zh-CN" w:bidi="ar-SA"/>
          </w:rPr>
          <w:delText>》</w:delText>
        </w:r>
      </w:del>
    </w:p>
    <w:p w14:paraId="74CC10D8">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del w:id="4818" w:author="LKY" w:date="2026-07-31T11:34:34Z"/>
          <w:rFonts w:hint="eastAsia" w:ascii="Times New Roman" w:hAnsi="Times New Roman" w:eastAsia="宋体" w:cs="Times New Roman"/>
          <w:b w:val="0"/>
          <w:bCs/>
          <w:color w:val="000000"/>
          <w:kern w:val="2"/>
          <w:sz w:val="24"/>
          <w:szCs w:val="24"/>
          <w:lang w:val="en-US" w:eastAsia="zh-CN" w:bidi="ar-SA"/>
        </w:rPr>
      </w:pPr>
      <w:del w:id="4819" w:author="LKY" w:date="2026-07-31T11:34:34Z">
        <w:r>
          <w:rPr>
            <w:rFonts w:hint="eastAsia" w:ascii="Times New Roman" w:hAnsi="Times New Roman" w:eastAsia="宋体" w:cs="Times New Roman"/>
            <w:b w:val="0"/>
            <w:bCs/>
            <w:color w:val="000000"/>
            <w:kern w:val="2"/>
            <w:sz w:val="24"/>
            <w:szCs w:val="24"/>
            <w:lang w:val="en-US" w:eastAsia="zh-CN" w:bidi="ar-SA"/>
          </w:rPr>
          <w:delText>FUXA</w:delText>
        </w:r>
      </w:del>
    </w:p>
    <w:p w14:paraId="5DCB4D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del w:id="4820" w:author="LKY" w:date="2026-07-31T11:34:34Z"/>
          <w:rFonts w:hint="eastAsia" w:ascii="Times New Roman" w:hAnsi="Times New Roman" w:cs="宋体" w:eastAsiaTheme="minorEastAsia"/>
          <w:color w:val="0000FF"/>
          <w:kern w:val="2"/>
          <w:sz w:val="24"/>
          <w:szCs w:val="32"/>
          <w:lang w:val="en-US" w:eastAsia="zh-CN" w:bidi="ar-SA"/>
        </w:rPr>
      </w:pPr>
      <w:del w:id="4821" w:author="LKY" w:date="2026-07-31T11:34:34Z">
        <w:r>
          <w:rPr>
            <w:rFonts w:hint="default" w:ascii="Times New Roman" w:hAnsi="Times New Roman" w:eastAsia="宋体" w:cs="Times New Roman"/>
            <w:b w:val="0"/>
            <w:bCs/>
            <w:color w:val="000000"/>
            <w:kern w:val="2"/>
            <w:sz w:val="24"/>
            <w:szCs w:val="24"/>
            <w:lang w:val="en-US" w:eastAsia="zh-CN" w:bidi="ar-SA"/>
          </w:rPr>
          <w:delText>详细使用方法请参考</w:delText>
        </w:r>
      </w:del>
      <w:del w:id="4822" w:author="LKY" w:date="2026-07-31T11:34:34Z">
        <w:r>
          <w:rPr>
            <w:rFonts w:hint="eastAsia" w:ascii="Times New Roman" w:hAnsi="Times New Roman" w:cs="宋体" w:eastAsiaTheme="minorEastAsia"/>
            <w:color w:val="0000FF"/>
            <w:kern w:val="2"/>
            <w:sz w:val="24"/>
            <w:szCs w:val="32"/>
            <w:lang w:val="en-US" w:eastAsia="zh-CN" w:bidi="ar-SA"/>
          </w:rPr>
          <w:delText>《FUXA</w:delText>
        </w:r>
      </w:del>
      <w:del w:id="4823" w:author="LKY" w:date="2026-07-31T11:34:34Z">
        <w:r>
          <w:rPr>
            <w:rFonts w:hint="default" w:ascii="Times New Roman" w:hAnsi="Times New Roman" w:cs="宋体" w:eastAsiaTheme="minorEastAsia"/>
            <w:color w:val="0000FF"/>
            <w:kern w:val="2"/>
            <w:sz w:val="24"/>
            <w:szCs w:val="32"/>
            <w:lang w:val="en-US" w:eastAsia="zh-CN" w:bidi="ar-SA"/>
          </w:rPr>
          <w:delText>使用说明书</w:delText>
        </w:r>
      </w:del>
      <w:del w:id="4824" w:author="LKY" w:date="2026-07-31T11:34:34Z">
        <w:r>
          <w:rPr>
            <w:rFonts w:hint="eastAsia" w:ascii="Times New Roman" w:hAnsi="Times New Roman" w:cs="宋体" w:eastAsiaTheme="minorEastAsia"/>
            <w:color w:val="0000FF"/>
            <w:kern w:val="2"/>
            <w:sz w:val="24"/>
            <w:szCs w:val="32"/>
            <w:lang w:val="en-US" w:eastAsia="zh-CN" w:bidi="ar-SA"/>
          </w:rPr>
          <w:delText>》</w:delText>
        </w:r>
      </w:del>
    </w:p>
    <w:p w14:paraId="67E0598F">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rFonts w:hint="eastAsia" w:ascii="Times New Roman" w:hAnsi="Times New Roman" w:eastAsia="宋体" w:cs="Times New Roman"/>
          <w:b w:val="0"/>
          <w:bCs/>
          <w:color w:val="000000"/>
          <w:kern w:val="2"/>
          <w:sz w:val="24"/>
          <w:szCs w:val="24"/>
          <w:lang w:val="en-US" w:eastAsia="zh-CN" w:bidi="ar-SA"/>
        </w:rPr>
      </w:pPr>
      <w:r>
        <w:rPr>
          <w:rFonts w:hint="eastAsia" w:ascii="Times New Roman" w:hAnsi="Times New Roman" w:eastAsia="宋体" w:cs="Times New Roman"/>
          <w:b w:val="0"/>
          <w:bCs/>
          <w:color w:val="000000"/>
          <w:kern w:val="2"/>
          <w:sz w:val="24"/>
          <w:szCs w:val="24"/>
          <w:lang w:val="en-US" w:eastAsia="zh-CN" w:bidi="ar-SA"/>
        </w:rPr>
        <w:t>EdgeCoder</w:t>
      </w:r>
    </w:p>
    <w:p w14:paraId="623384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Times New Roman" w:hAnsi="Times New Roman" w:cs="宋体" w:eastAsiaTheme="minorEastAsia"/>
          <w:color w:val="0000FF"/>
          <w:kern w:val="2"/>
          <w:sz w:val="24"/>
          <w:szCs w:val="32"/>
          <w:lang w:val="en-US" w:eastAsia="zh-CN" w:bidi="ar-SA"/>
        </w:rPr>
      </w:pPr>
      <w:r>
        <w:rPr>
          <w:rFonts w:hint="eastAsia" w:ascii="Times New Roman" w:hAnsi="Times New Roman" w:cs="宋体"/>
          <w:color w:val="0000FF"/>
          <w:kern w:val="2"/>
          <w:sz w:val="24"/>
          <w:szCs w:val="32"/>
          <w:lang w:val="en-US" w:eastAsia="zh-CN" w:bidi="ar-SA"/>
        </w:rPr>
        <w:t>详细使用方法请参考</w:t>
      </w:r>
      <w:r>
        <w:rPr>
          <w:rFonts w:hint="eastAsia" w:ascii="Times New Roman" w:hAnsi="Times New Roman" w:cs="宋体" w:eastAsiaTheme="minorEastAsia"/>
          <w:color w:val="0000FF"/>
          <w:kern w:val="2"/>
          <w:sz w:val="24"/>
          <w:szCs w:val="32"/>
          <w:lang w:val="en-US" w:eastAsia="zh-CN" w:bidi="ar-SA"/>
        </w:rPr>
        <w:t>《</w:t>
      </w:r>
      <w:r>
        <w:rPr>
          <w:rFonts w:hint="eastAsia" w:ascii="Times New Roman" w:hAnsi="Times New Roman" w:cs="宋体"/>
          <w:color w:val="0000FF"/>
          <w:kern w:val="2"/>
          <w:sz w:val="24"/>
          <w:szCs w:val="32"/>
          <w:lang w:val="en-US" w:eastAsia="zh-CN" w:bidi="ar-SA"/>
        </w:rPr>
        <w:t>EdgeCoder</w:t>
      </w:r>
      <w:r>
        <w:rPr>
          <w:rFonts w:hint="default" w:ascii="Times New Roman" w:hAnsi="Times New Roman" w:cs="宋体" w:eastAsiaTheme="minorEastAsia"/>
          <w:color w:val="0000FF"/>
          <w:kern w:val="2"/>
          <w:sz w:val="24"/>
          <w:szCs w:val="32"/>
          <w:lang w:val="en-US" w:eastAsia="zh-CN" w:bidi="ar-SA"/>
        </w:rPr>
        <w:t>使用说明书</w:t>
      </w:r>
      <w:r>
        <w:rPr>
          <w:rFonts w:hint="eastAsia" w:ascii="Times New Roman" w:hAnsi="Times New Roman" w:cs="宋体" w:eastAsiaTheme="minorEastAsia"/>
          <w:color w:val="0000FF"/>
          <w:kern w:val="2"/>
          <w:sz w:val="24"/>
          <w:szCs w:val="32"/>
          <w:lang w:val="en-US" w:eastAsia="zh-CN" w:bidi="ar-SA"/>
        </w:rPr>
        <w:t>》</w:t>
      </w:r>
    </w:p>
    <w:p w14:paraId="64659F0B">
      <w:pPr>
        <w:pStyle w:val="12"/>
        <w:keepNext w:val="0"/>
        <w:keepLines w:val="0"/>
        <w:pageBreakBefore w:val="0"/>
        <w:widowControl w:val="0"/>
        <w:numPr>
          <w:ilvl w:val="0"/>
          <w:numId w:val="9"/>
        </w:numPr>
        <w:kinsoku/>
        <w:wordWrap/>
        <w:overflowPunct/>
        <w:topLinePunct w:val="0"/>
        <w:autoSpaceDE/>
        <w:autoSpaceDN/>
        <w:bidi w:val="0"/>
        <w:adjustRightInd/>
        <w:snapToGrid/>
        <w:spacing w:after="0" w:afterLines="0"/>
        <w:ind w:left="420" w:leftChars="0" w:hanging="420" w:firstLineChars="0"/>
        <w:textAlignment w:val="auto"/>
        <w:rPr>
          <w:ins w:id="4825" w:author="LKY" w:date="2026-07-31T11:34:30Z"/>
          <w:rFonts w:hint="eastAsia" w:ascii="Times New Roman" w:hAnsi="Times New Roman" w:eastAsia="宋体" w:cs="Times New Roman"/>
          <w:b w:val="0"/>
          <w:bCs/>
          <w:color w:val="000000"/>
          <w:kern w:val="2"/>
          <w:sz w:val="24"/>
          <w:szCs w:val="24"/>
          <w:lang w:val="en-US" w:eastAsia="zh-CN" w:bidi="ar-SA"/>
        </w:rPr>
      </w:pPr>
      <w:ins w:id="4826" w:author="LKY" w:date="2026-07-31T11:34:30Z">
        <w:r>
          <w:rPr>
            <w:rFonts w:hint="eastAsia" w:ascii="Times New Roman" w:hAnsi="Times New Roman" w:eastAsia="宋体" w:cs="Times New Roman"/>
            <w:b w:val="0"/>
            <w:bCs/>
            <w:color w:val="000000"/>
            <w:kern w:val="2"/>
            <w:sz w:val="24"/>
            <w:szCs w:val="24"/>
            <w:lang w:val="en-US" w:eastAsia="zh-CN" w:bidi="ar-SA"/>
          </w:rPr>
          <w:t>Codesys</w:t>
        </w:r>
      </w:ins>
    </w:p>
    <w:p w14:paraId="2259BB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ins w:id="4827" w:author="LKY" w:date="2026-07-31T11:34:30Z"/>
          <w:rFonts w:hint="eastAsia" w:ascii="Times New Roman" w:hAnsi="Times New Roman" w:cs="宋体" w:eastAsiaTheme="minorEastAsia"/>
          <w:color w:val="0000FF"/>
          <w:kern w:val="2"/>
          <w:sz w:val="24"/>
          <w:szCs w:val="32"/>
          <w:lang w:val="en-US" w:eastAsia="zh-CN" w:bidi="ar-SA"/>
        </w:rPr>
      </w:pPr>
      <w:ins w:id="4828" w:author="LKY" w:date="2026-07-31T11:34:30Z">
        <w:r>
          <w:rPr>
            <w:rFonts w:hint="eastAsia" w:ascii="Times New Roman" w:hAnsi="Times New Roman" w:cs="宋体"/>
            <w:color w:val="0000FF"/>
            <w:kern w:val="2"/>
            <w:sz w:val="24"/>
            <w:szCs w:val="32"/>
            <w:lang w:val="en-US" w:eastAsia="zh-CN" w:bidi="ar-SA"/>
          </w:rPr>
          <w:t>详细使用方法请参考</w:t>
        </w:r>
      </w:ins>
      <w:ins w:id="4829" w:author="LKY" w:date="2026-07-31T11:34:30Z">
        <w:r>
          <w:rPr>
            <w:rFonts w:hint="eastAsia" w:ascii="Times New Roman" w:hAnsi="Times New Roman" w:cs="宋体" w:eastAsiaTheme="minorEastAsia"/>
            <w:color w:val="0000FF"/>
            <w:kern w:val="2"/>
            <w:sz w:val="24"/>
            <w:szCs w:val="32"/>
            <w:lang w:val="en-US" w:eastAsia="zh-CN" w:bidi="ar-SA"/>
          </w:rPr>
          <w:t>《</w:t>
        </w:r>
      </w:ins>
      <w:ins w:id="4830" w:author="LKY" w:date="2026-07-31T11:34:30Z">
        <w:r>
          <w:rPr>
            <w:rFonts w:hint="eastAsia" w:ascii="Times New Roman" w:hAnsi="Times New Roman" w:cs="宋体"/>
            <w:color w:val="0000FF"/>
            <w:kern w:val="2"/>
            <w:sz w:val="24"/>
            <w:szCs w:val="32"/>
            <w:lang w:val="en-US" w:eastAsia="zh-CN" w:bidi="ar-SA"/>
          </w:rPr>
          <w:t>Codesys</w:t>
        </w:r>
      </w:ins>
      <w:ins w:id="4831" w:author="LKY" w:date="2026-07-31T11:34:30Z">
        <w:r>
          <w:rPr>
            <w:rFonts w:hint="default" w:ascii="Times New Roman" w:hAnsi="Times New Roman" w:cs="宋体" w:eastAsiaTheme="minorEastAsia"/>
            <w:color w:val="0000FF"/>
            <w:kern w:val="2"/>
            <w:sz w:val="24"/>
            <w:szCs w:val="32"/>
            <w:lang w:val="en-US" w:eastAsia="zh-CN" w:bidi="ar-SA"/>
          </w:rPr>
          <w:t>使用说明书</w:t>
        </w:r>
      </w:ins>
      <w:ins w:id="4832" w:author="LKY" w:date="2026-07-31T11:34:30Z">
        <w:r>
          <w:rPr>
            <w:rFonts w:hint="eastAsia" w:ascii="Times New Roman" w:hAnsi="Times New Roman" w:cs="宋体" w:eastAsiaTheme="minorEastAsia"/>
            <w:color w:val="0000FF"/>
            <w:kern w:val="2"/>
            <w:sz w:val="24"/>
            <w:szCs w:val="32"/>
            <w:lang w:val="en-US" w:eastAsia="zh-CN" w:bidi="ar-SA"/>
          </w:rPr>
          <w:t>》</w:t>
        </w:r>
      </w:ins>
    </w:p>
    <w:p w14:paraId="772F0A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Times New Roman" w:hAnsi="Times New Roman" w:cs="宋体" w:eastAsiaTheme="minorEastAsia"/>
          <w:color w:val="0000FF"/>
          <w:kern w:val="2"/>
          <w:sz w:val="24"/>
          <w:szCs w:val="32"/>
          <w:lang w:val="en-US" w:eastAsia="zh-CN" w:bidi="ar-SA"/>
        </w:rPr>
      </w:pPr>
    </w:p>
    <w:p w14:paraId="22DD631F">
      <w:pPr>
        <w:rPr>
          <w:rFonts w:hint="default" w:ascii="Times New Roman" w:hAnsi="Times New Roman" w:eastAsia="宋体" w:cs="Times New Roman"/>
          <w:b w:val="0"/>
          <w:bCs/>
          <w:color w:val="000000"/>
          <w:kern w:val="2"/>
          <w:sz w:val="24"/>
          <w:szCs w:val="24"/>
          <w:lang w:val="en-US" w:eastAsia="zh-CN" w:bidi="ar-SA"/>
        </w:rPr>
      </w:pPr>
    </w:p>
    <w:p w14:paraId="62657A4D">
      <w:pPr>
        <w:spacing w:line="360" w:lineRule="auto"/>
        <w:ind w:firstLine="480" w:firstLineChars="200"/>
        <w:rPr>
          <w:ins w:id="4833" w:author="LKY" w:date="2026-07-31T11:33:52Z"/>
        </w:rPr>
      </w:pPr>
      <w:ins w:id="4834" w:author="LKY" w:date="2026-07-31T11:33:52Z">
        <w:r>
          <w:rPr>
            <w:rFonts w:hint="default" w:ascii="Times New Roman" w:hAnsi="Times New Roman" w:eastAsia="宋体" w:cs="Times New Roman"/>
            <w:b w:val="0"/>
            <w:bCs/>
            <w:color w:val="000000"/>
            <w:kern w:val="2"/>
            <w:sz w:val="24"/>
            <w:szCs w:val="24"/>
            <w:lang w:val="en-US" w:eastAsia="zh-CN" w:bidi="ar-SA"/>
          </w:rPr>
          <w:t>NexPLC</w:t>
        </w:r>
      </w:ins>
      <w:ins w:id="4835" w:author="LKY" w:date="2026-07-31T11:33:52Z">
        <w:r>
          <w:rPr>
            <w:rFonts w:hint="eastAsia" w:ascii="Times New Roman" w:hAnsi="Times New Roman" w:eastAsia="宋体" w:cs="Times New Roman"/>
            <w:b w:val="0"/>
            <w:bCs/>
            <w:color w:val="000000"/>
            <w:kern w:val="2"/>
            <w:sz w:val="24"/>
            <w:szCs w:val="24"/>
            <w:lang w:val="en-US" w:eastAsia="zh-CN" w:bidi="ar-SA"/>
          </w:rPr>
          <w:t>、</w:t>
        </w:r>
      </w:ins>
      <w:ins w:id="4836" w:author="LKY" w:date="2026-07-31T11:33:52Z">
        <w:r>
          <w:rPr>
            <w:rFonts w:hint="default" w:ascii="Times New Roman" w:hAnsi="Times New Roman" w:eastAsia="宋体" w:cs="Times New Roman"/>
            <w:b w:val="0"/>
            <w:bCs/>
            <w:color w:val="000000"/>
            <w:kern w:val="2"/>
            <w:sz w:val="24"/>
            <w:szCs w:val="24"/>
            <w:lang w:val="en-US" w:eastAsia="zh-CN" w:bidi="ar-SA"/>
          </w:rPr>
          <w:t>BLIoTLink</w:t>
        </w:r>
      </w:ins>
      <w:ins w:id="4837" w:author="LKY" w:date="2026-07-31T11:33:52Z">
        <w:r>
          <w:rPr>
            <w:rFonts w:hint="eastAsia" w:ascii="Times New Roman" w:hAnsi="Times New Roman" w:eastAsia="宋体" w:cs="Times New Roman"/>
            <w:b w:val="0"/>
            <w:bCs/>
            <w:color w:val="000000"/>
            <w:kern w:val="2"/>
            <w:sz w:val="24"/>
            <w:szCs w:val="24"/>
            <w:lang w:val="en-US" w:eastAsia="zh-CN" w:bidi="ar-SA"/>
          </w:rPr>
          <w:t>、FUXA</w:t>
        </w:r>
      </w:ins>
      <w:ins w:id="4838" w:author="LKY" w:date="2026-07-31T11:33:52Z">
        <w:r>
          <w:rPr>
            <w:rFonts w:hint="default" w:ascii="Times New Roman" w:hAnsi="Times New Roman" w:eastAsia="宋体" w:cs="Times New Roman"/>
            <w:b w:val="0"/>
            <w:bCs/>
            <w:color w:val="000000"/>
            <w:kern w:val="2"/>
            <w:sz w:val="24"/>
            <w:szCs w:val="24"/>
            <w:lang w:val="en-US" w:eastAsia="zh-CN" w:bidi="ar-SA"/>
          </w:rPr>
          <w:t>等软件平台将持续迭代更新。如需获取进一步的技术支持或了解后续规划，欢迎随时与我们联系。</w:t>
        </w:r>
      </w:ins>
    </w:p>
    <w:p w14:paraId="04A16B22">
      <w:pPr>
        <w:ind w:firstLine="480" w:firstLineChars="200"/>
        <w:rPr>
          <w:del w:id="4839" w:author="LKY" w:date="2026-07-31T11:33:52Z"/>
          <w:rFonts w:hint="default" w:ascii="Times New Roman" w:hAnsi="Times New Roman" w:eastAsia="宋体" w:cs="Times New Roman"/>
          <w:b w:val="0"/>
          <w:bCs/>
          <w:color w:val="000000"/>
          <w:kern w:val="2"/>
          <w:sz w:val="24"/>
          <w:szCs w:val="24"/>
          <w:lang w:val="en-US" w:eastAsia="zh-CN" w:bidi="ar-SA"/>
        </w:rPr>
      </w:pPr>
      <w:del w:id="4840" w:author="LKY" w:date="2026-07-31T11:33:52Z">
        <w:r>
          <w:rPr>
            <w:rFonts w:hint="default" w:ascii="Times New Roman" w:hAnsi="Times New Roman" w:eastAsia="宋体" w:cs="Times New Roman"/>
            <w:b w:val="0"/>
            <w:bCs/>
            <w:color w:val="000000"/>
            <w:kern w:val="2"/>
            <w:sz w:val="24"/>
            <w:szCs w:val="24"/>
            <w:lang w:val="en-US" w:eastAsia="zh-CN" w:bidi="ar-SA"/>
          </w:rPr>
          <w:delText>NexPLC、</w:delText>
        </w:r>
      </w:del>
      <w:del w:id="4841" w:author="LKY" w:date="2026-07-31T11:33:52Z">
        <w:r>
          <w:rPr>
            <w:rFonts w:hint="eastAsia" w:ascii="Times New Roman" w:hAnsi="Times New Roman" w:eastAsia="宋体" w:cs="Times New Roman"/>
            <w:b w:val="0"/>
            <w:bCs/>
            <w:color w:val="000000"/>
            <w:kern w:val="2"/>
            <w:sz w:val="24"/>
            <w:szCs w:val="24"/>
            <w:lang w:val="en-US" w:eastAsia="zh-CN" w:bidi="ar-SA"/>
          </w:rPr>
          <w:delText>Codesys</w:delText>
        </w:r>
      </w:del>
      <w:del w:id="4842" w:author="LKY" w:date="2026-07-31T11:33:52Z">
        <w:r>
          <w:rPr>
            <w:rFonts w:hint="default" w:ascii="Times New Roman" w:hAnsi="Times New Roman" w:eastAsia="宋体" w:cs="Times New Roman"/>
            <w:b w:val="0"/>
            <w:bCs/>
            <w:color w:val="000000"/>
            <w:kern w:val="2"/>
            <w:sz w:val="24"/>
            <w:szCs w:val="24"/>
            <w:lang w:val="en-US" w:eastAsia="zh-CN" w:bidi="ar-SA"/>
          </w:rPr>
          <w:delText>等软件平台将持续迭代更新。如需获取进一步的技术支持或了解后续规划，欢迎随时与我们联系。</w:delText>
        </w:r>
      </w:del>
    </w:p>
    <w:p w14:paraId="69313DC6">
      <w:pPr>
        <w:ind w:firstLine="480" w:firstLineChars="200"/>
        <w:rPr>
          <w:rFonts w:hint="default" w:ascii="Times New Roman" w:hAnsi="Times New Roman" w:eastAsia="宋体" w:cs="Times New Roman"/>
          <w:b w:val="0"/>
          <w:bCs/>
          <w:color w:val="000000"/>
          <w:kern w:val="2"/>
          <w:sz w:val="24"/>
          <w:szCs w:val="24"/>
          <w:lang w:val="en-US" w:eastAsia="zh-CN" w:bidi="ar-SA"/>
        </w:rPr>
      </w:pPr>
    </w:p>
    <w:p w14:paraId="691AD478">
      <w:pPr>
        <w:pStyle w:val="2"/>
        <w:rPr>
          <w:rFonts w:hint="eastAsia" w:ascii="Times New Roman" w:hAnsi="Times New Roman"/>
        </w:rPr>
      </w:pPr>
      <w:bookmarkStart w:id="255" w:name="_Toc21619"/>
      <w:bookmarkStart w:id="256" w:name="_Toc28290"/>
      <w:bookmarkStart w:id="257" w:name="_Toc3331"/>
      <w:bookmarkStart w:id="258" w:name="_Toc30884"/>
      <w:bookmarkStart w:id="259" w:name="_Toc24080"/>
      <w:bookmarkStart w:id="260" w:name="_Toc32028"/>
      <w:bookmarkStart w:id="261" w:name="_Toc1915"/>
      <w:r>
        <w:rPr>
          <w:rFonts w:hint="eastAsia" w:ascii="Times New Roman" w:hAnsi="Times New Roman"/>
          <w:lang w:val="en-US" w:eastAsia="zh-CN"/>
        </w:rPr>
        <w:t>7.</w:t>
      </w:r>
      <w:r>
        <w:rPr>
          <w:rFonts w:hint="eastAsia" w:ascii="Times New Roman" w:hAnsi="Times New Roman"/>
        </w:rPr>
        <w:t>电磁兼容性</w:t>
      </w:r>
      <w:bookmarkEnd w:id="255"/>
      <w:bookmarkEnd w:id="256"/>
      <w:bookmarkEnd w:id="257"/>
      <w:bookmarkEnd w:id="258"/>
      <w:bookmarkEnd w:id="259"/>
      <w:bookmarkEnd w:id="260"/>
      <w:bookmarkEnd w:id="261"/>
    </w:p>
    <w:tbl>
      <w:tblPr>
        <w:tblStyle w:val="14"/>
        <w:tblW w:w="490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3"/>
        <w:gridCol w:w="1431"/>
        <w:gridCol w:w="1699"/>
        <w:gridCol w:w="865"/>
        <w:gridCol w:w="1640"/>
        <w:gridCol w:w="609"/>
        <w:gridCol w:w="1375"/>
      </w:tblGrid>
      <w:tr w14:paraId="13F80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shd w:val="clear" w:color="auto" w:fill="D8D8D8" w:themeFill="background1" w:themeFillShade="D9"/>
            <w:vAlign w:val="center"/>
          </w:tcPr>
          <w:p w14:paraId="25C776A8">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测试类别</w:t>
            </w:r>
          </w:p>
        </w:tc>
        <w:tc>
          <w:tcPr>
            <w:tcW w:w="855" w:type="pct"/>
            <w:shd w:val="clear" w:color="auto" w:fill="D8D8D8" w:themeFill="background1" w:themeFillShade="D9"/>
            <w:vAlign w:val="center"/>
          </w:tcPr>
          <w:p w14:paraId="701FDB94">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测试项目</w:t>
            </w:r>
          </w:p>
        </w:tc>
        <w:tc>
          <w:tcPr>
            <w:tcW w:w="1015" w:type="pct"/>
            <w:shd w:val="clear" w:color="auto" w:fill="D8D8D8" w:themeFill="background1" w:themeFillShade="D9"/>
            <w:vAlign w:val="center"/>
          </w:tcPr>
          <w:p w14:paraId="1137A0B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测试标准</w:t>
            </w:r>
          </w:p>
        </w:tc>
        <w:tc>
          <w:tcPr>
            <w:tcW w:w="517" w:type="pct"/>
            <w:shd w:val="clear" w:color="auto" w:fill="D8D8D8" w:themeFill="background1" w:themeFillShade="D9"/>
            <w:vAlign w:val="center"/>
          </w:tcPr>
          <w:p w14:paraId="1E1D98AC">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测试等级</w:t>
            </w:r>
          </w:p>
        </w:tc>
        <w:tc>
          <w:tcPr>
            <w:tcW w:w="980" w:type="pct"/>
            <w:shd w:val="clear" w:color="auto" w:fill="D8D8D8" w:themeFill="background1" w:themeFillShade="D9"/>
            <w:vAlign w:val="center"/>
          </w:tcPr>
          <w:p w14:paraId="7076D28D">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测试条件</w:t>
            </w:r>
          </w:p>
        </w:tc>
        <w:tc>
          <w:tcPr>
            <w:tcW w:w="364" w:type="pct"/>
            <w:shd w:val="clear" w:color="auto" w:fill="D8D8D8" w:themeFill="background1" w:themeFillShade="D9"/>
            <w:vAlign w:val="center"/>
          </w:tcPr>
          <w:p w14:paraId="197863C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测试结果</w:t>
            </w:r>
          </w:p>
        </w:tc>
        <w:tc>
          <w:tcPr>
            <w:tcW w:w="821" w:type="pct"/>
            <w:shd w:val="clear" w:color="auto" w:fill="D8D8D8" w:themeFill="background1" w:themeFillShade="D9"/>
            <w:vAlign w:val="center"/>
          </w:tcPr>
          <w:p w14:paraId="3A98D389">
            <w:pPr>
              <w:widowControl/>
              <w:wordWrap/>
              <w:spacing w:before="0"/>
              <w:ind w:left="0"/>
              <w:jc w:val="center"/>
              <w:rPr>
                <w:rFonts w:ascii="Times New Roman" w:hAnsi="Times New Roman" w:eastAsia="宋体" w:cs="Times New Roman"/>
                <w:b/>
                <w:bCs/>
                <w:sz w:val="18"/>
                <w:szCs w:val="18"/>
                <w14:ligatures w14:val="standardContextual"/>
              </w:rPr>
            </w:pPr>
            <w:r>
              <w:rPr>
                <w:rFonts w:ascii="Times New Roman" w:hAnsi="Times New Roman" w:eastAsia="宋体" w:cs="Times New Roman"/>
                <w:b/>
                <w:bCs/>
                <w:sz w:val="18"/>
                <w:szCs w:val="18"/>
                <w14:ligatures w14:val="standardContextual"/>
              </w:rPr>
              <w:t>备注</w:t>
            </w:r>
          </w:p>
        </w:tc>
      </w:tr>
      <w:tr w14:paraId="5DDA1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2E29F1F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电磁发射</w:t>
            </w:r>
          </w:p>
        </w:tc>
        <w:tc>
          <w:tcPr>
            <w:tcW w:w="855" w:type="pct"/>
            <w:vAlign w:val="center"/>
          </w:tcPr>
          <w:p w14:paraId="1A335E4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传导发射</w:t>
            </w:r>
          </w:p>
        </w:tc>
        <w:tc>
          <w:tcPr>
            <w:tcW w:w="1015" w:type="pct"/>
            <w:vAlign w:val="center"/>
          </w:tcPr>
          <w:p w14:paraId="3FB3A3D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69A0C90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584D7A5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2F5B698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150 kHz - 30 MHz</w:t>
            </w:r>
          </w:p>
        </w:tc>
        <w:tc>
          <w:tcPr>
            <w:tcW w:w="364" w:type="pct"/>
            <w:vAlign w:val="center"/>
          </w:tcPr>
          <w:p w14:paraId="60EBEE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61E276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222BC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234803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327CB86">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辐射发射</w:t>
            </w:r>
          </w:p>
        </w:tc>
        <w:tc>
          <w:tcPr>
            <w:tcW w:w="1015" w:type="pct"/>
            <w:vAlign w:val="center"/>
          </w:tcPr>
          <w:p w14:paraId="28B78B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9254 Class A</w:t>
            </w:r>
            <w:r>
              <w:rPr>
                <w:rFonts w:hint="eastAsia" w:ascii="Times New Roman" w:hAnsi="Times New Roman" w:eastAsia="宋体" w:cs="Times New Roman"/>
                <w:sz w:val="18"/>
                <w:szCs w:val="18"/>
                <w14:ligatures w14:val="standardContextual"/>
              </w:rPr>
              <w:t>/</w:t>
            </w:r>
          </w:p>
          <w:p w14:paraId="2478335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CISPR 32</w:t>
            </w:r>
            <w:r>
              <w:rPr>
                <w:rFonts w:hint="eastAsia" w:ascii="Times New Roman" w:hAnsi="Times New Roman" w:eastAsia="宋体" w:cs="Times New Roman"/>
                <w:b/>
                <w:bCs/>
                <w:sz w:val="18"/>
                <w:szCs w:val="18"/>
                <w14:ligatures w14:val="standardContextual"/>
              </w:rPr>
              <w:t xml:space="preserve"> </w:t>
            </w:r>
            <w:r>
              <w:rPr>
                <w:rFonts w:ascii="Times New Roman" w:hAnsi="Times New Roman" w:eastAsia="宋体" w:cs="Times New Roman"/>
                <w:sz w:val="18"/>
                <w:szCs w:val="18"/>
                <w14:ligatures w14:val="standardContextual"/>
              </w:rPr>
              <w:t>Class A</w:t>
            </w:r>
          </w:p>
        </w:tc>
        <w:tc>
          <w:tcPr>
            <w:tcW w:w="517" w:type="pct"/>
            <w:vAlign w:val="center"/>
          </w:tcPr>
          <w:p w14:paraId="3255859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Class A</w:t>
            </w:r>
          </w:p>
        </w:tc>
        <w:tc>
          <w:tcPr>
            <w:tcW w:w="980" w:type="pct"/>
            <w:vAlign w:val="center"/>
          </w:tcPr>
          <w:p w14:paraId="15F3B40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30 MHz - 1 GHz</w:t>
            </w:r>
          </w:p>
        </w:tc>
        <w:tc>
          <w:tcPr>
            <w:tcW w:w="364" w:type="pct"/>
            <w:vAlign w:val="center"/>
          </w:tcPr>
          <w:p w14:paraId="414F0C4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1097949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满足普通工业环境限值要求</w:t>
            </w:r>
          </w:p>
        </w:tc>
      </w:tr>
      <w:tr w14:paraId="6EB7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restart"/>
            <w:shd w:val="clear" w:color="auto" w:fill="D8D8D8" w:themeFill="background1" w:themeFillShade="D9"/>
            <w:vAlign w:val="center"/>
          </w:tcPr>
          <w:p w14:paraId="05120C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抗扰度测试</w:t>
            </w:r>
          </w:p>
        </w:tc>
        <w:tc>
          <w:tcPr>
            <w:tcW w:w="855" w:type="pct"/>
            <w:vAlign w:val="center"/>
          </w:tcPr>
          <w:p w14:paraId="206DB5A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静电放电（ESD）</w:t>
            </w:r>
          </w:p>
        </w:tc>
        <w:tc>
          <w:tcPr>
            <w:tcW w:w="1015" w:type="pct"/>
            <w:vAlign w:val="center"/>
          </w:tcPr>
          <w:p w14:paraId="2BDF2B9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17626.2</w:t>
            </w:r>
            <w:r>
              <w:rPr>
                <w:rFonts w:hint="eastAsia" w:ascii="Times New Roman" w:hAnsi="Times New Roman" w:eastAsia="宋体" w:cs="Times New Roman"/>
                <w:sz w:val="18"/>
                <w:szCs w:val="18"/>
                <w14:ligatures w14:val="standardContextual"/>
              </w:rPr>
              <w:t>/</w:t>
            </w:r>
            <w:r>
              <w:rPr>
                <w:rFonts w:ascii="Times New Roman" w:hAnsi="Times New Roman" w:eastAsia="宋体" w:cs="Times New Roman"/>
                <w:b/>
                <w:bCs/>
                <w:sz w:val="18"/>
                <w:szCs w:val="18"/>
                <w14:ligatures w14:val="standardContextual"/>
              </w:rPr>
              <w:t>IEC 61000-4-2</w:t>
            </w:r>
          </w:p>
        </w:tc>
        <w:tc>
          <w:tcPr>
            <w:tcW w:w="517" w:type="pct"/>
            <w:vAlign w:val="center"/>
          </w:tcPr>
          <w:p w14:paraId="2B987B8D">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3C8AA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接触放电 +/-4 kV</w:t>
            </w:r>
          </w:p>
          <w:p w14:paraId="143F58D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空气放电 +/-8 kV</w:t>
            </w:r>
          </w:p>
        </w:tc>
        <w:tc>
          <w:tcPr>
            <w:tcW w:w="364" w:type="pct"/>
            <w:vAlign w:val="center"/>
          </w:tcPr>
          <w:p w14:paraId="5D3FF4E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9A29EE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1D1C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1BE4745A">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265064A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射频辐射抗扰度</w:t>
            </w:r>
          </w:p>
        </w:tc>
        <w:tc>
          <w:tcPr>
            <w:tcW w:w="1015" w:type="pct"/>
            <w:vAlign w:val="center"/>
          </w:tcPr>
          <w:p w14:paraId="7532513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17626.3</w:t>
            </w:r>
            <w:r>
              <w:rPr>
                <w:rFonts w:hint="eastAsia" w:ascii="Times New Roman" w:hAnsi="Times New Roman" w:eastAsia="宋体" w:cs="Times New Roman"/>
                <w:sz w:val="18"/>
                <w:szCs w:val="18"/>
                <w14:ligatures w14:val="standardContextual"/>
              </w:rPr>
              <w:t>/</w:t>
            </w:r>
          </w:p>
          <w:p w14:paraId="26621F5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b/>
                <w:bCs/>
                <w:sz w:val="18"/>
                <w:szCs w:val="18"/>
                <w14:ligatures w14:val="standardContextual"/>
              </w:rPr>
              <w:t>IEC 61000-4-3</w:t>
            </w:r>
          </w:p>
        </w:tc>
        <w:tc>
          <w:tcPr>
            <w:tcW w:w="517" w:type="pct"/>
            <w:vAlign w:val="center"/>
          </w:tcPr>
          <w:p w14:paraId="1D5A2D2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2782AFA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场强 10 V/m，</w:t>
            </w:r>
          </w:p>
          <w:p w14:paraId="5B9A1B0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80 MHz - 1 GHz</w:t>
            </w:r>
          </w:p>
        </w:tc>
        <w:tc>
          <w:tcPr>
            <w:tcW w:w="364" w:type="pct"/>
            <w:vAlign w:val="center"/>
          </w:tcPr>
          <w:p w14:paraId="420C72B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729A1B7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AF8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C2E06E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3CCBBF2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电快速瞬变脉冲群（EFT）</w:t>
            </w:r>
          </w:p>
        </w:tc>
        <w:tc>
          <w:tcPr>
            <w:tcW w:w="1015" w:type="pct"/>
            <w:vAlign w:val="center"/>
          </w:tcPr>
          <w:p w14:paraId="6F714974">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17626.4</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61000-4-4</w:t>
            </w:r>
          </w:p>
        </w:tc>
        <w:tc>
          <w:tcPr>
            <w:tcW w:w="517" w:type="pct"/>
            <w:vAlign w:val="center"/>
          </w:tcPr>
          <w:p w14:paraId="681BE4D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128111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电源线 2 kV</w:t>
            </w:r>
          </w:p>
          <w:p w14:paraId="4923425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信号线 1 kV</w:t>
            </w:r>
          </w:p>
        </w:tc>
        <w:tc>
          <w:tcPr>
            <w:tcW w:w="364" w:type="pct"/>
            <w:vAlign w:val="center"/>
          </w:tcPr>
          <w:p w14:paraId="68B3FD6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5C0D72C5">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0844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065BE08F">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0DC2857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浪涌（Surge）</w:t>
            </w:r>
          </w:p>
        </w:tc>
        <w:tc>
          <w:tcPr>
            <w:tcW w:w="1015" w:type="pct"/>
            <w:vAlign w:val="center"/>
          </w:tcPr>
          <w:p w14:paraId="7A873D48">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17626.5</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61000-4-5</w:t>
            </w:r>
          </w:p>
        </w:tc>
        <w:tc>
          <w:tcPr>
            <w:tcW w:w="517" w:type="pct"/>
            <w:vAlign w:val="center"/>
          </w:tcPr>
          <w:p w14:paraId="3146FA8E">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B06D5C2">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差模 2 kV</w:t>
            </w:r>
          </w:p>
          <w:p w14:paraId="2043217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共模 4 kV</w:t>
            </w:r>
          </w:p>
        </w:tc>
        <w:tc>
          <w:tcPr>
            <w:tcW w:w="364" w:type="pct"/>
            <w:vAlign w:val="center"/>
          </w:tcPr>
          <w:p w14:paraId="4A6859C1">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048147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30F974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5075DDF7">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54D120B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电压暂降和中断</w:t>
            </w:r>
          </w:p>
        </w:tc>
        <w:tc>
          <w:tcPr>
            <w:tcW w:w="1015" w:type="pct"/>
            <w:vAlign w:val="center"/>
          </w:tcPr>
          <w:p w14:paraId="75E14AC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17626.11</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61000-4-11</w:t>
            </w:r>
          </w:p>
        </w:tc>
        <w:tc>
          <w:tcPr>
            <w:tcW w:w="517" w:type="pct"/>
            <w:vAlign w:val="center"/>
          </w:tcPr>
          <w:p w14:paraId="5EFF5C0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057A9CB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电压暂降70%</w:t>
            </w:r>
          </w:p>
          <w:p w14:paraId="4BDACAF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持续500ms</w:t>
            </w:r>
            <w:r>
              <w:rPr>
                <w:rFonts w:hint="eastAsia" w:ascii="Times New Roman" w:hAnsi="Times New Roman" w:eastAsia="宋体" w:cs="Times New Roman"/>
                <w:sz w:val="18"/>
                <w:szCs w:val="18"/>
                <w14:ligatures w14:val="standardContextual"/>
              </w:rPr>
              <w:t>，</w:t>
            </w:r>
          </w:p>
          <w:p w14:paraId="23A9E95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完全中断10 ms</w:t>
            </w:r>
          </w:p>
        </w:tc>
        <w:tc>
          <w:tcPr>
            <w:tcW w:w="364" w:type="pct"/>
            <w:vAlign w:val="center"/>
          </w:tcPr>
          <w:p w14:paraId="486A30A9">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2CD98CC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r w14:paraId="6EE5E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 w:hRule="atLeast"/>
        </w:trPr>
        <w:tc>
          <w:tcPr>
            <w:tcW w:w="444" w:type="pct"/>
            <w:vMerge w:val="continue"/>
            <w:shd w:val="clear" w:color="auto" w:fill="D8D8D8" w:themeFill="background1" w:themeFillShade="D9"/>
            <w:vAlign w:val="center"/>
          </w:tcPr>
          <w:p w14:paraId="6D074D09">
            <w:pPr>
              <w:widowControl/>
              <w:wordWrap/>
              <w:spacing w:before="0"/>
              <w:ind w:left="0"/>
              <w:jc w:val="center"/>
              <w:rPr>
                <w:rFonts w:ascii="Times New Roman" w:hAnsi="Times New Roman" w:eastAsia="宋体" w:cs="Times New Roman"/>
                <w:sz w:val="18"/>
                <w:szCs w:val="18"/>
                <w14:ligatures w14:val="standardContextual"/>
              </w:rPr>
            </w:pPr>
          </w:p>
        </w:tc>
        <w:tc>
          <w:tcPr>
            <w:tcW w:w="855" w:type="pct"/>
            <w:vAlign w:val="center"/>
          </w:tcPr>
          <w:p w14:paraId="4C23412A">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工频磁场抗扰度</w:t>
            </w:r>
          </w:p>
        </w:tc>
        <w:tc>
          <w:tcPr>
            <w:tcW w:w="1015" w:type="pct"/>
            <w:vAlign w:val="center"/>
          </w:tcPr>
          <w:p w14:paraId="7F87BB80">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GB/T 17626.8</w:t>
            </w:r>
            <w:r>
              <w:rPr>
                <w:rFonts w:hint="eastAsia" w:ascii="Times New Roman" w:hAnsi="Times New Roman" w:eastAsia="宋体" w:cs="Times New Roman"/>
                <w:sz w:val="18"/>
                <w:szCs w:val="18"/>
                <w14:ligatures w14:val="standardContextual"/>
              </w:rPr>
              <w:t>/</w:t>
            </w:r>
            <w:r>
              <w:rPr>
                <w:rFonts w:ascii="Segoe UI" w:hAnsi="Segoe UI" w:cs="Segoe UI"/>
                <w:b/>
                <w:bCs/>
                <w:color w:val="404040"/>
              </w:rPr>
              <w:t xml:space="preserve"> </w:t>
            </w:r>
            <w:r>
              <w:rPr>
                <w:rFonts w:ascii="Times New Roman" w:hAnsi="Times New Roman" w:eastAsia="宋体" w:cs="Times New Roman"/>
                <w:b/>
                <w:bCs/>
                <w:sz w:val="18"/>
                <w:szCs w:val="18"/>
                <w14:ligatures w14:val="standardContextual"/>
              </w:rPr>
              <w:t>IEC 61000-4-8</w:t>
            </w:r>
          </w:p>
        </w:tc>
        <w:tc>
          <w:tcPr>
            <w:tcW w:w="517" w:type="pct"/>
            <w:vAlign w:val="center"/>
          </w:tcPr>
          <w:p w14:paraId="15311623">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III 级</w:t>
            </w:r>
          </w:p>
        </w:tc>
        <w:tc>
          <w:tcPr>
            <w:tcW w:w="980" w:type="pct"/>
            <w:vAlign w:val="center"/>
          </w:tcPr>
          <w:p w14:paraId="172B0147">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测试强度30 A/m</w:t>
            </w:r>
          </w:p>
          <w:p w14:paraId="67DCBBF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工频50 Hz</w:t>
            </w:r>
          </w:p>
        </w:tc>
        <w:tc>
          <w:tcPr>
            <w:tcW w:w="364" w:type="pct"/>
            <w:vAlign w:val="center"/>
          </w:tcPr>
          <w:p w14:paraId="1A249F6C">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合格</w:t>
            </w:r>
          </w:p>
        </w:tc>
        <w:tc>
          <w:tcPr>
            <w:tcW w:w="821" w:type="pct"/>
            <w:vAlign w:val="center"/>
          </w:tcPr>
          <w:p w14:paraId="0A04A2CB">
            <w:pPr>
              <w:widowControl/>
              <w:wordWrap/>
              <w:spacing w:before="0"/>
              <w:ind w:left="0"/>
              <w:jc w:val="center"/>
              <w:rPr>
                <w:rFonts w:ascii="Times New Roman" w:hAnsi="Times New Roman" w:eastAsia="宋体" w:cs="Times New Roman"/>
                <w:sz w:val="18"/>
                <w:szCs w:val="18"/>
                <w14:ligatures w14:val="standardContextual"/>
              </w:rPr>
            </w:pPr>
            <w:r>
              <w:rPr>
                <w:rFonts w:ascii="Times New Roman" w:hAnsi="Times New Roman" w:eastAsia="宋体" w:cs="Times New Roman"/>
                <w:sz w:val="18"/>
                <w:szCs w:val="18"/>
                <w14:ligatures w14:val="standardContextual"/>
              </w:rPr>
              <w:t>—</w:t>
            </w:r>
          </w:p>
        </w:tc>
      </w:tr>
    </w:tbl>
    <w:p w14:paraId="64BB075D">
      <w:pPr>
        <w:pStyle w:val="12"/>
        <w:ind w:left="0" w:leftChars="0" w:firstLine="0" w:firstLineChars="0"/>
        <w:rPr>
          <w:rFonts w:hint="eastAsia"/>
          <w:color w:val="FF0000"/>
          <w:sz w:val="24"/>
          <w:szCs w:val="24"/>
          <w:lang w:val="en-US" w:eastAsia="zh-CN"/>
        </w:rPr>
      </w:pPr>
    </w:p>
    <w:p w14:paraId="2FB2FBDA">
      <w:pPr>
        <w:pStyle w:val="12"/>
        <w:ind w:left="0" w:leftChars="0" w:firstLine="480" w:firstLineChars="200"/>
        <w:rPr>
          <w:rFonts w:hint="default"/>
          <w:color w:val="FF0000"/>
          <w:sz w:val="24"/>
          <w:szCs w:val="24"/>
          <w:lang w:val="en-US" w:eastAsia="zh-CN"/>
        </w:rPr>
      </w:pPr>
      <w:r>
        <w:rPr>
          <w:rFonts w:hint="eastAsia"/>
          <w:color w:val="FF0000"/>
          <w:sz w:val="24"/>
          <w:szCs w:val="24"/>
          <w:lang w:val="en-US" w:eastAsia="zh-CN"/>
        </w:rPr>
        <w:t>注：如果</w:t>
      </w:r>
      <w:r>
        <w:rPr>
          <w:color w:val="FF0000"/>
          <w:sz w:val="24"/>
          <w:szCs w:val="24"/>
        </w:rPr>
        <w:t>电快速瞬变脉冲群（EFT）</w:t>
      </w:r>
      <w:r>
        <w:rPr>
          <w:rFonts w:hint="eastAsia"/>
          <w:color w:val="FF0000"/>
          <w:sz w:val="24"/>
          <w:szCs w:val="24"/>
          <w:lang w:val="en-US" w:eastAsia="zh-CN"/>
        </w:rPr>
        <w:t>需要达到3级标准，需要单独购买我公司的滤波模块。</w:t>
      </w:r>
    </w:p>
    <w:p w14:paraId="26EA65FB">
      <w:pPr>
        <w:rPr>
          <w:rFonts w:hint="default" w:ascii="Times New Roman" w:hAnsi="Times New Roman" w:eastAsia="宋体" w:cs="Times New Roman"/>
          <w:b w:val="0"/>
          <w:bCs/>
          <w:color w:val="000000"/>
          <w:kern w:val="2"/>
          <w:sz w:val="24"/>
          <w:szCs w:val="24"/>
          <w:lang w:val="en-US" w:eastAsia="zh-CN" w:bidi="ar-SA"/>
        </w:rPr>
      </w:pPr>
    </w:p>
    <w:p w14:paraId="10F1FD0D">
      <w:pPr>
        <w:pStyle w:val="2"/>
        <w:bidi w:val="0"/>
        <w:ind w:left="0" w:leftChars="0" w:firstLine="0" w:firstLineChars="0"/>
        <w:jc w:val="both"/>
        <w:outlineLvl w:val="0"/>
        <w:rPr>
          <w:rFonts w:hint="eastAsia" w:ascii="Times New Roman" w:hAnsi="Times New Roman"/>
          <w:lang w:val="en-US" w:eastAsia="zh-CN"/>
        </w:rPr>
      </w:pPr>
      <w:bookmarkStart w:id="262" w:name="_Toc20037"/>
      <w:bookmarkStart w:id="263" w:name="_Toc14534"/>
      <w:bookmarkStart w:id="264" w:name="_Toc27895"/>
      <w:bookmarkStart w:id="265" w:name="_Toc12080"/>
      <w:bookmarkStart w:id="266" w:name="_Toc32202"/>
      <w:r>
        <w:rPr>
          <w:rFonts w:hint="eastAsia" w:ascii="Times New Roman" w:hAnsi="Times New Roman"/>
          <w:lang w:val="en-US" w:eastAsia="zh-CN"/>
        </w:rPr>
        <w:t>8.保修条款</w:t>
      </w:r>
      <w:bookmarkEnd w:id="262"/>
      <w:bookmarkEnd w:id="263"/>
      <w:bookmarkEnd w:id="264"/>
      <w:bookmarkEnd w:id="265"/>
      <w:bookmarkEnd w:id="266"/>
    </w:p>
    <w:p w14:paraId="1115D359">
      <w:pPr>
        <w:keepNext w:val="0"/>
        <w:keepLines w:val="0"/>
        <w:pageBreakBefore w:val="0"/>
        <w:widowControl/>
        <w:kinsoku/>
        <w:wordWrap/>
        <w:overflowPunct/>
        <w:topLinePunct w:val="0"/>
        <w:autoSpaceDE/>
        <w:autoSpaceDN/>
        <w:bidi w:val="0"/>
        <w:adjustRightInd/>
        <w:snapToGrid/>
        <w:spacing w:line="360" w:lineRule="auto"/>
        <w:ind w:right="210"/>
        <w:jc w:val="left"/>
        <w:textAlignment w:val="auto"/>
        <w:rPr>
          <w:rFonts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1) 此设备从购买之日算起，为期一年内有任何材料或质量问题，免费维修。</w:t>
      </w:r>
    </w:p>
    <w:p w14:paraId="149CF342">
      <w:pPr>
        <w:keepNext w:val="0"/>
        <w:keepLines w:val="0"/>
        <w:pageBreakBefore w:val="0"/>
        <w:widowControl w:val="0"/>
        <w:kinsoku/>
        <w:wordWrap/>
        <w:overflowPunct/>
        <w:topLinePunct w:val="0"/>
        <w:autoSpaceDE/>
        <w:autoSpaceDN/>
        <w:bidi w:val="0"/>
        <w:adjustRightInd/>
        <w:snapToGrid/>
        <w:spacing w:line="360" w:lineRule="auto"/>
        <w:ind w:right="210"/>
        <w:textAlignment w:val="auto"/>
        <w:rPr>
          <w:rFonts w:hint="eastAsia" w:ascii="Times New Roman" w:hAnsi="Times New Roman" w:eastAsia="宋体" w:cs="Times New Roman"/>
          <w:bCs/>
          <w:color w:val="000000"/>
          <w:sz w:val="24"/>
          <w:szCs w:val="24"/>
          <w:lang w:eastAsia="zh-CN"/>
        </w:rPr>
      </w:pPr>
      <w:r>
        <w:rPr>
          <w:rFonts w:hint="eastAsia" w:ascii="Times New Roman" w:hAnsi="Times New Roman" w:eastAsia="宋体" w:cs="Times New Roman"/>
          <w:bCs/>
          <w:color w:val="000000"/>
          <w:sz w:val="24"/>
          <w:szCs w:val="24"/>
          <w:lang w:eastAsia="zh-CN"/>
        </w:rPr>
        <w:t>2) 此一年保修不包括任何人为损坏、操作不当等造成的产品故障问题。</w:t>
      </w:r>
    </w:p>
    <w:p w14:paraId="4902C6D6">
      <w:pPr>
        <w:rPr>
          <w:rFonts w:hint="default"/>
          <w:lang w:val="en-US" w:eastAsia="zh-CN"/>
        </w:rPr>
      </w:pPr>
    </w:p>
    <w:p w14:paraId="4879EDDE">
      <w:pPr>
        <w:pStyle w:val="2"/>
        <w:bidi w:val="0"/>
        <w:ind w:left="0" w:leftChars="0" w:firstLine="0" w:firstLineChars="0"/>
        <w:jc w:val="both"/>
        <w:outlineLvl w:val="0"/>
        <w:rPr>
          <w:rFonts w:hint="eastAsia"/>
          <w:lang w:val="en-US" w:eastAsia="zh-CN"/>
        </w:rPr>
      </w:pPr>
      <w:bookmarkStart w:id="267" w:name="_Toc26000"/>
      <w:bookmarkStart w:id="268" w:name="_Toc8703"/>
      <w:bookmarkStart w:id="269" w:name="_Toc32744"/>
      <w:bookmarkStart w:id="270" w:name="_Toc25679"/>
      <w:bookmarkStart w:id="271" w:name="_Toc5287"/>
      <w:r>
        <w:rPr>
          <w:rFonts w:hint="eastAsia"/>
          <w:lang w:val="en-US" w:eastAsia="zh-CN"/>
        </w:rPr>
        <w:t>9.技术支持</w:t>
      </w:r>
      <w:bookmarkEnd w:id="267"/>
      <w:bookmarkEnd w:id="268"/>
      <w:bookmarkEnd w:id="269"/>
      <w:bookmarkEnd w:id="270"/>
      <w:bookmarkEnd w:id="271"/>
    </w:p>
    <w:p w14:paraId="4EC17895">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深圳市</w:t>
      </w:r>
      <w:r>
        <w:rPr>
          <w:rFonts w:hint="eastAsia" w:ascii="Times New Roman" w:hAnsi="Times New Roman" w:eastAsia="宋体" w:cs="Times New Roman"/>
          <w:bCs/>
          <w:color w:val="000000"/>
          <w:sz w:val="24"/>
          <w:szCs w:val="24"/>
          <w:lang w:eastAsia="zh-CN"/>
        </w:rPr>
        <w:t>钡铼技术</w:t>
      </w:r>
      <w:r>
        <w:rPr>
          <w:rFonts w:ascii="Times New Roman" w:hAnsi="Times New Roman" w:eastAsia="宋体" w:cs="Times New Roman"/>
          <w:bCs/>
          <w:color w:val="000000"/>
          <w:sz w:val="24"/>
          <w:szCs w:val="24"/>
          <w:lang w:eastAsia="zh-CN"/>
        </w:rPr>
        <w:t xml:space="preserve">有限公司 </w:t>
      </w:r>
    </w:p>
    <w:p w14:paraId="04E81CAF">
      <w:pPr>
        <w:spacing w:line="276" w:lineRule="auto"/>
        <w:ind w:right="210" w:firstLine="0"/>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电话：0755-29451836</w:t>
      </w:r>
    </w:p>
    <w:p w14:paraId="0048FA48">
      <w:pPr>
        <w:spacing w:line="276" w:lineRule="auto"/>
        <w:ind w:right="210" w:firstLine="0" w:firstLineChars="0"/>
        <w:jc w:val="left"/>
        <w:rPr>
          <w:rFonts w:ascii="Times New Roman" w:hAnsi="Times New Roman" w:eastAsia="宋体" w:cs="Times New Roman"/>
          <w:bCs/>
          <w:color w:val="000000"/>
          <w:sz w:val="24"/>
          <w:szCs w:val="24"/>
          <w:lang w:eastAsia="zh-CN"/>
        </w:rPr>
      </w:pPr>
      <w:r>
        <w:rPr>
          <w:rFonts w:ascii="Times New Roman" w:hAnsi="Times New Roman" w:eastAsia="宋体" w:cs="Times New Roman"/>
          <w:bCs/>
          <w:color w:val="000000"/>
          <w:sz w:val="24"/>
          <w:szCs w:val="24"/>
          <w:lang w:eastAsia="zh-CN"/>
        </w:rPr>
        <w:t>网址：</w:t>
      </w:r>
      <w:r>
        <w:rPr>
          <w:rFonts w:ascii="Times New Roman" w:hAnsi="Times New Roman"/>
          <w:sz w:val="24"/>
          <w:szCs w:val="32"/>
        </w:rPr>
        <w:fldChar w:fldCharType="begin"/>
      </w:r>
      <w:r>
        <w:rPr>
          <w:sz w:val="24"/>
          <w:szCs w:val="32"/>
        </w:rPr>
        <w:instrText xml:space="preserve"> HYPERLINK "http://www.4g-iot.com" </w:instrText>
      </w:r>
      <w:r>
        <w:rPr>
          <w:rFonts w:ascii="Times New Roman" w:hAnsi="Times New Roman"/>
          <w:sz w:val="24"/>
          <w:szCs w:val="32"/>
        </w:rPr>
        <w:fldChar w:fldCharType="separate"/>
      </w:r>
      <w:r>
        <w:rPr>
          <w:rFonts w:ascii="Times New Roman" w:hAnsi="Times New Roman" w:eastAsia="宋体" w:cs="Times New Roman"/>
          <w:bCs/>
          <w:color w:val="000000"/>
          <w:sz w:val="24"/>
          <w:szCs w:val="24"/>
          <w:lang w:eastAsia="zh-CN"/>
        </w:rPr>
        <w:t>http://www.</w:t>
      </w:r>
      <w:r>
        <w:rPr>
          <w:rFonts w:hint="eastAsia" w:ascii="Times New Roman" w:hAnsi="Times New Roman" w:eastAsia="宋体" w:cs="Times New Roman"/>
          <w:bCs/>
          <w:color w:val="000000"/>
          <w:sz w:val="24"/>
          <w:szCs w:val="24"/>
          <w:lang w:val="en-US" w:eastAsia="zh-CN"/>
        </w:rPr>
        <w:t>bli</w:t>
      </w:r>
      <w:r>
        <w:rPr>
          <w:rFonts w:ascii="Times New Roman" w:hAnsi="Times New Roman" w:eastAsia="宋体" w:cs="Times New Roman"/>
          <w:bCs/>
          <w:color w:val="000000"/>
          <w:sz w:val="24"/>
          <w:szCs w:val="24"/>
          <w:lang w:eastAsia="zh-CN"/>
        </w:rPr>
        <w:t>iot.com</w:t>
      </w:r>
      <w:r>
        <w:rPr>
          <w:rFonts w:ascii="Times New Roman" w:hAnsi="Times New Roman" w:eastAsia="宋体" w:cs="Times New Roman"/>
          <w:bCs/>
          <w:color w:val="000000"/>
          <w:sz w:val="24"/>
          <w:szCs w:val="24"/>
          <w:lang w:eastAsia="zh-CN"/>
        </w:rPr>
        <w:fldChar w:fldCharType="end"/>
      </w:r>
    </w:p>
    <w:p w14:paraId="6AE515B4">
      <w:pPr>
        <w:rPr>
          <w:rFonts w:hint="default"/>
          <w:lang w:val="en-US" w:eastAsia="zh-CN"/>
        </w:rPr>
      </w:pPr>
    </w:p>
    <w:p w14:paraId="77FECCE9">
      <w:pPr>
        <w:rPr>
          <w:rFonts w:hint="default"/>
          <w:lang w:val="en-US" w:eastAsia="zh-CN"/>
        </w:rPr>
      </w:pPr>
    </w:p>
    <w:p w14:paraId="0797F295">
      <w:pPr>
        <w:pStyle w:val="12"/>
        <w:ind w:left="0" w:leftChars="0" w:firstLine="0" w:firstLineChars="0"/>
        <w:rPr>
          <w:rFonts w:hint="default"/>
          <w:lang w:val="en-US" w:eastAsia="zh-CN"/>
        </w:rPr>
      </w:pPr>
    </w:p>
    <w:p w14:paraId="10F9CBD5">
      <w:pPr>
        <w:pStyle w:val="12"/>
        <w:ind w:left="0" w:leftChars="0" w:firstLine="0" w:firstLineChars="0"/>
        <w:rPr>
          <w:rFonts w:hint="default"/>
          <w:lang w:val="en-US" w:eastAsia="zh-CN"/>
        </w:rPr>
      </w:pPr>
    </w:p>
    <w:p w14:paraId="1B3B35EC">
      <w:pPr>
        <w:rPr>
          <w:rFonts w:hint="default"/>
          <w:lang w:val="en-US" w:eastAsia="zh-CN"/>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DB756">
    <w:pPr>
      <w:pStyle w:val="8"/>
      <w:jc w:val="center"/>
      <w:rPr>
        <w:rFonts w:hint="default" w:eastAsiaTheme="minorEastAsia"/>
        <w:lang w:val="en-US" w:eastAsia="zh-CN"/>
      </w:rPr>
    </w:pPr>
    <w:r>
      <w:rPr>
        <w:sz w:val="18"/>
      </w:rPr>
      <mc:AlternateContent>
        <mc:Choice Requires="wps">
          <w:drawing>
            <wp:anchor distT="0" distB="0" distL="114300" distR="114300" simplePos="0" relativeHeight="251660288" behindDoc="0" locked="0" layoutInCell="1" allowOverlap="1">
              <wp:simplePos x="0" y="0"/>
              <wp:positionH relativeFrom="margin">
                <wp:align>left</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2CE3C37A">
                    <w:pPr>
                      <w:pStyle w:val="8"/>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17</w:t>
                    </w:r>
                    <w:r>
                      <w:fldChar w:fldCharType="end"/>
                    </w:r>
                    <w:r>
                      <w:t xml:space="preserve"> 页</w:t>
                    </w:r>
                  </w:p>
                </w:txbxContent>
              </v:textbox>
            </v:shape>
          </w:pict>
        </mc:Fallback>
      </mc:AlternateContent>
    </w:r>
    <w:r>
      <w:rPr>
        <w:rFonts w:hint="eastAsia"/>
        <w:sz w:val="18"/>
        <w:lang w:val="en-US" w:eastAsia="zh-CN"/>
      </w:rPr>
      <w:t xml:space="preserve">                               深圳市钡铼技术有限公司                       </w:t>
    </w:r>
    <w:r>
      <w:rPr>
        <w:rFonts w:hint="default" w:ascii="Times New Roman" w:hAnsi="Times New Roman" w:cs="Times New Roman"/>
        <w:sz w:val="18"/>
        <w:lang w:val="en-US" w:eastAsia="zh-CN"/>
      </w:rPr>
      <w:t>V1.1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43F08">
    <w:pPr>
      <w:pStyle w:val="9"/>
      <w:jc w:val="right"/>
    </w:pPr>
    <w:r>
      <w:rPr>
        <w:rFonts w:hint="default" w:ascii="Times New Roman" w:hAnsi="Times New Roman" w:cs="Times New Roman"/>
        <w:sz w:val="18"/>
      </w:rPr>
      <w:pict>
        <v:shape id="PowerPlusWaterMarkObject20900" o:spid="_x0000_s2050" o:spt="136" type="#_x0000_t136" style="position:absolute;left:0pt;height:130.15pt;width:457.1pt;mso-position-horizontal:center;mso-position-horizontal-relative:margin;mso-position-vertical:center;mso-position-vertical-relative:margin;rotation:-2949120f;z-index:-251656192;mso-width-relative:page;mso-height-relative:page;" fillcolor="#C0C0C0" filled="t" stroked="f" coordsize="21600,21600" adj="10800">
          <v:path/>
          <v:fill on="t" opacity="32768f" focussize="0,0"/>
          <v:stroke on="f"/>
          <v:imagedata o:title=""/>
          <o:lock v:ext="edit" aspectratio="t"/>
          <v:textpath on="t" fitshape="t" fitpath="t" trim="t" xscale="f" string="钡铼技术" style="font-family:宋体;font-size:36pt;v-same-letter-heights:f;v-text-align:center;"/>
        </v:shape>
      </w:pict>
    </w:r>
    <w:r>
      <w:rPr>
        <w:rFonts w:hint="default" w:ascii="Times New Roman" w:hAnsi="Times New Roman" w:cs="Times New Roman"/>
        <w:sz w:val="18"/>
        <w:lang w:val="en-US" w:eastAsia="zh-CN"/>
      </w:rPr>
      <w:t>EdgePLC</w:t>
    </w:r>
    <w:r>
      <w:rPr>
        <w:rFonts w:hint="eastAsia" w:ascii="Times New Roman" w:hAnsi="Times New Roman" w:cs="Times New Roman"/>
        <w:sz w:val="18"/>
        <w:lang w:val="en-US" w:eastAsia="zh-CN"/>
      </w:rPr>
      <w:t xml:space="preserve"> BL</w:t>
    </w:r>
    <w:r>
      <w:rPr>
        <w:rFonts w:hint="default" w:ascii="Times New Roman" w:hAnsi="Times New Roman" w:cs="Times New Roman"/>
        <w:sz w:val="18"/>
        <w:lang w:val="en-US" w:eastAsia="zh-CN"/>
      </w:rPr>
      <w:t>2</w:t>
    </w:r>
    <w:r>
      <w:rPr>
        <w:rFonts w:hint="eastAsia" w:ascii="Times New Roman" w:hAnsi="Times New Roman" w:cs="Times New Roman"/>
        <w:sz w:val="18"/>
        <w:lang w:val="en-US" w:eastAsia="zh-CN"/>
      </w:rPr>
      <w:t>37</w:t>
    </w:r>
    <w:r>
      <w:rPr>
        <w:rFonts w:hint="eastAsia"/>
        <w:sz w:val="18"/>
        <w:lang w:val="en-US" w:eastAsia="zh-CN"/>
      </w:rPr>
      <w:t>工业</w:t>
    </w:r>
    <w:r>
      <w:rPr>
        <w:rFonts w:hint="default" w:ascii="Times New Roman" w:hAnsi="Times New Roman" w:cs="Times New Roman"/>
        <w:sz w:val="18"/>
        <w:lang w:val="en-US" w:eastAsia="zh-CN"/>
      </w:rPr>
      <w:t>AI</w:t>
    </w:r>
    <w:r>
      <w:rPr>
        <w:rFonts w:hint="eastAsia"/>
        <w:sz w:val="18"/>
        <w:lang w:val="en-US" w:eastAsia="zh-CN"/>
      </w:rPr>
      <w:t>边缘</w:t>
    </w:r>
    <w:r>
      <w:rPr>
        <w:rFonts w:hint="eastAsia"/>
        <w:szCs w:val="22"/>
      </w:rPr>
      <w:t>控制器</w:t>
    </w:r>
    <w:r>
      <w:rPr>
        <w:rFonts w:hint="eastAsia" w:ascii="宋体" w:cs="宋体"/>
        <w:color w:val="333333"/>
        <w:kern w:val="0"/>
        <w:sz w:val="28"/>
        <w:szCs w:val="28"/>
      </w:rPr>
      <w:drawing>
        <wp:anchor distT="0" distB="0" distL="114300" distR="114300" simplePos="0" relativeHeight="251659264" behindDoc="0" locked="0" layoutInCell="1" allowOverlap="1">
          <wp:simplePos x="0" y="0"/>
          <wp:positionH relativeFrom="margin">
            <wp:posOffset>-212090</wp:posOffset>
          </wp:positionH>
          <wp:positionV relativeFrom="paragraph">
            <wp:posOffset>-125730</wp:posOffset>
          </wp:positionV>
          <wp:extent cx="819150" cy="514985"/>
          <wp:effectExtent l="0" t="0" r="0" b="18415"/>
          <wp:wrapNone/>
          <wp:docPr id="33" name="图片 9" descr="C:\Users\Admin\Desktop\钡铼中文logo.png钡铼中文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9" descr="C:\Users\Admin\Desktop\钡铼中文logo.png钡铼中文logo"/>
                  <pic:cNvPicPr>
                    <a:picLocks noChangeAspect="1"/>
                  </pic:cNvPicPr>
                </pic:nvPicPr>
                <pic:blipFill>
                  <a:blip r:embed="rId1"/>
                  <a:stretch>
                    <a:fillRect/>
                  </a:stretch>
                </pic:blipFill>
                <pic:spPr>
                  <a:xfrm>
                    <a:off x="0" y="0"/>
                    <a:ext cx="819150" cy="51498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C1EC3E"/>
    <w:multiLevelType w:val="singleLevel"/>
    <w:tmpl w:val="84C1EC3E"/>
    <w:lvl w:ilvl="0" w:tentative="0">
      <w:start w:val="1"/>
      <w:numFmt w:val="bullet"/>
      <w:lvlText w:val=""/>
      <w:lvlJc w:val="left"/>
      <w:pPr>
        <w:ind w:left="420" w:hanging="420"/>
      </w:pPr>
      <w:rPr>
        <w:rFonts w:hint="default" w:ascii="Wingdings" w:hAnsi="Wingdings"/>
      </w:rPr>
    </w:lvl>
  </w:abstractNum>
  <w:abstractNum w:abstractNumId="1">
    <w:nsid w:val="888955DF"/>
    <w:multiLevelType w:val="singleLevel"/>
    <w:tmpl w:val="888955DF"/>
    <w:lvl w:ilvl="0" w:tentative="0">
      <w:start w:val="1"/>
      <w:numFmt w:val="decimal"/>
      <w:suff w:val="nothing"/>
      <w:lvlText w:val="%1、"/>
      <w:lvlJc w:val="left"/>
    </w:lvl>
  </w:abstractNum>
  <w:abstractNum w:abstractNumId="2">
    <w:nsid w:val="B6897FBB"/>
    <w:multiLevelType w:val="singleLevel"/>
    <w:tmpl w:val="B6897FBB"/>
    <w:lvl w:ilvl="0" w:tentative="0">
      <w:start w:val="1"/>
      <w:numFmt w:val="decimal"/>
      <w:lvlText w:val="(%1)"/>
      <w:lvlJc w:val="left"/>
      <w:pPr>
        <w:ind w:left="425" w:hanging="425"/>
      </w:pPr>
      <w:rPr>
        <w:rFonts w:hint="default"/>
      </w:rPr>
    </w:lvl>
  </w:abstractNum>
  <w:abstractNum w:abstractNumId="3">
    <w:nsid w:val="DAAFF0B8"/>
    <w:multiLevelType w:val="singleLevel"/>
    <w:tmpl w:val="DAAFF0B8"/>
    <w:lvl w:ilvl="0" w:tentative="0">
      <w:start w:val="1"/>
      <w:numFmt w:val="decimal"/>
      <w:lvlText w:val="%1."/>
      <w:lvlJc w:val="left"/>
      <w:pPr>
        <w:ind w:left="425" w:hanging="425"/>
      </w:pPr>
      <w:rPr>
        <w:rFonts w:hint="default"/>
      </w:rPr>
    </w:lvl>
  </w:abstractNum>
  <w:abstractNum w:abstractNumId="4">
    <w:nsid w:val="DC79356C"/>
    <w:multiLevelType w:val="singleLevel"/>
    <w:tmpl w:val="DC79356C"/>
    <w:lvl w:ilvl="0" w:tentative="0">
      <w:start w:val="2"/>
      <w:numFmt w:val="decimal"/>
      <w:suff w:val="nothing"/>
      <w:lvlText w:val="（%1）"/>
      <w:lvlJc w:val="left"/>
    </w:lvl>
  </w:abstractNum>
  <w:abstractNum w:abstractNumId="5">
    <w:nsid w:val="399BA0E4"/>
    <w:multiLevelType w:val="singleLevel"/>
    <w:tmpl w:val="399BA0E4"/>
    <w:lvl w:ilvl="0" w:tentative="0">
      <w:start w:val="1"/>
      <w:numFmt w:val="upperLetter"/>
      <w:suff w:val="nothing"/>
      <w:lvlText w:val="%1、"/>
      <w:lvlJc w:val="left"/>
      <w:rPr>
        <w:rFonts w:hint="default" w:ascii="Times New Roman" w:hAnsi="Times New Roman" w:cs="Times New Roman"/>
      </w:rPr>
    </w:lvl>
  </w:abstractNum>
  <w:abstractNum w:abstractNumId="6">
    <w:nsid w:val="5FE05186"/>
    <w:multiLevelType w:val="singleLevel"/>
    <w:tmpl w:val="5FE05186"/>
    <w:lvl w:ilvl="0" w:tentative="0">
      <w:start w:val="1"/>
      <w:numFmt w:val="upperLetter"/>
      <w:suff w:val="nothing"/>
      <w:lvlText w:val="%1、"/>
      <w:lvlJc w:val="left"/>
    </w:lvl>
  </w:abstractNum>
  <w:abstractNum w:abstractNumId="7">
    <w:nsid w:val="6653802A"/>
    <w:multiLevelType w:val="singleLevel"/>
    <w:tmpl w:val="6653802A"/>
    <w:lvl w:ilvl="0" w:tentative="0">
      <w:start w:val="2"/>
      <w:numFmt w:val="decimal"/>
      <w:lvlText w:val="%1."/>
      <w:lvlJc w:val="left"/>
      <w:pPr>
        <w:tabs>
          <w:tab w:val="left" w:pos="312"/>
        </w:tabs>
      </w:pPr>
    </w:lvl>
  </w:abstractNum>
  <w:abstractNum w:abstractNumId="8">
    <w:nsid w:val="690D2215"/>
    <w:multiLevelType w:val="singleLevel"/>
    <w:tmpl w:val="690D2215"/>
    <w:lvl w:ilvl="0" w:tentative="0">
      <w:start w:val="1"/>
      <w:numFmt w:val="bullet"/>
      <w:lvlText w:val=""/>
      <w:lvlJc w:val="left"/>
      <w:pPr>
        <w:ind w:left="420" w:hanging="420"/>
      </w:pPr>
      <w:rPr>
        <w:rFonts w:hint="default" w:ascii="Wingdings" w:hAnsi="Wingdings"/>
      </w:rPr>
    </w:lvl>
  </w:abstractNum>
  <w:num w:numId="1">
    <w:abstractNumId w:val="1"/>
  </w:num>
  <w:num w:numId="2">
    <w:abstractNumId w:val="7"/>
  </w:num>
  <w:num w:numId="3">
    <w:abstractNumId w:val="2"/>
  </w:num>
  <w:num w:numId="4">
    <w:abstractNumId w:val="4"/>
  </w:num>
  <w:num w:numId="5">
    <w:abstractNumId w:val="3"/>
  </w:num>
  <w:num w:numId="6">
    <w:abstractNumId w:val="5"/>
  </w:num>
  <w:num w:numId="7">
    <w:abstractNumId w:val="6"/>
  </w:num>
  <w:num w:numId="8">
    <w:abstractNumId w:val="0"/>
  </w:num>
  <w:num w:numId="9">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
    <w15:presenceInfo w15:providerId="WPS Office" w15:userId="4563899623"/>
  </w15:person>
  <w15:person w15:author="LKY">
    <w15:presenceInfo w15:providerId="None" w15:userId="L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ExNzRmZmNiMjIyMDM4ODdjN2QzZDEyNGEwODZlNTUifQ=="/>
  </w:docVars>
  <w:rsids>
    <w:rsidRoot w:val="59FC4A3D"/>
    <w:rsid w:val="002F1E86"/>
    <w:rsid w:val="00342B9E"/>
    <w:rsid w:val="00394B41"/>
    <w:rsid w:val="00527A26"/>
    <w:rsid w:val="007D5EF2"/>
    <w:rsid w:val="008F665C"/>
    <w:rsid w:val="00A13691"/>
    <w:rsid w:val="00A44463"/>
    <w:rsid w:val="00AE718A"/>
    <w:rsid w:val="00C27676"/>
    <w:rsid w:val="00DA14AD"/>
    <w:rsid w:val="00DA5ABF"/>
    <w:rsid w:val="01215FB6"/>
    <w:rsid w:val="015D350A"/>
    <w:rsid w:val="016437E9"/>
    <w:rsid w:val="017052C2"/>
    <w:rsid w:val="017253B6"/>
    <w:rsid w:val="01746AF4"/>
    <w:rsid w:val="01850D68"/>
    <w:rsid w:val="01981D96"/>
    <w:rsid w:val="020531A4"/>
    <w:rsid w:val="021B4775"/>
    <w:rsid w:val="024833A8"/>
    <w:rsid w:val="02542D83"/>
    <w:rsid w:val="026E00C7"/>
    <w:rsid w:val="02B67A3D"/>
    <w:rsid w:val="02B82331"/>
    <w:rsid w:val="02BA78D1"/>
    <w:rsid w:val="02BB1EE5"/>
    <w:rsid w:val="02CD1F73"/>
    <w:rsid w:val="031C5D4C"/>
    <w:rsid w:val="0331568B"/>
    <w:rsid w:val="039310ED"/>
    <w:rsid w:val="03E47B2B"/>
    <w:rsid w:val="03EA5256"/>
    <w:rsid w:val="03FB1F86"/>
    <w:rsid w:val="04172ABC"/>
    <w:rsid w:val="043B10FF"/>
    <w:rsid w:val="043C33BD"/>
    <w:rsid w:val="04553F6E"/>
    <w:rsid w:val="047D34C5"/>
    <w:rsid w:val="048044C3"/>
    <w:rsid w:val="04810C93"/>
    <w:rsid w:val="04CB2483"/>
    <w:rsid w:val="04D87F18"/>
    <w:rsid w:val="04DE21B6"/>
    <w:rsid w:val="04ED3152"/>
    <w:rsid w:val="04F41D37"/>
    <w:rsid w:val="04F47F7A"/>
    <w:rsid w:val="04FB47EF"/>
    <w:rsid w:val="04FC2D4B"/>
    <w:rsid w:val="05191440"/>
    <w:rsid w:val="052F53F1"/>
    <w:rsid w:val="053E2C54"/>
    <w:rsid w:val="054A15F3"/>
    <w:rsid w:val="055113C4"/>
    <w:rsid w:val="05654685"/>
    <w:rsid w:val="0568116E"/>
    <w:rsid w:val="05717C69"/>
    <w:rsid w:val="05FC4EA3"/>
    <w:rsid w:val="06102881"/>
    <w:rsid w:val="061675C6"/>
    <w:rsid w:val="062A142B"/>
    <w:rsid w:val="063264F5"/>
    <w:rsid w:val="0639166E"/>
    <w:rsid w:val="063A46B4"/>
    <w:rsid w:val="064D4051"/>
    <w:rsid w:val="069C75D2"/>
    <w:rsid w:val="06B036DE"/>
    <w:rsid w:val="06BD7BBE"/>
    <w:rsid w:val="06D64668"/>
    <w:rsid w:val="07290CAF"/>
    <w:rsid w:val="074F043C"/>
    <w:rsid w:val="07516F1C"/>
    <w:rsid w:val="076014D1"/>
    <w:rsid w:val="079D7363"/>
    <w:rsid w:val="07C872EF"/>
    <w:rsid w:val="082711D7"/>
    <w:rsid w:val="083B4AD0"/>
    <w:rsid w:val="085530EF"/>
    <w:rsid w:val="086F75C9"/>
    <w:rsid w:val="08805332"/>
    <w:rsid w:val="088C3A7B"/>
    <w:rsid w:val="089B43F4"/>
    <w:rsid w:val="08A47272"/>
    <w:rsid w:val="08AD36F0"/>
    <w:rsid w:val="08C70478"/>
    <w:rsid w:val="08EC5D95"/>
    <w:rsid w:val="08FE0607"/>
    <w:rsid w:val="08FF0B7D"/>
    <w:rsid w:val="0911242E"/>
    <w:rsid w:val="09173EE8"/>
    <w:rsid w:val="0922463B"/>
    <w:rsid w:val="093E06E6"/>
    <w:rsid w:val="094733AA"/>
    <w:rsid w:val="09641372"/>
    <w:rsid w:val="098F597B"/>
    <w:rsid w:val="09CE6D98"/>
    <w:rsid w:val="09DB2B49"/>
    <w:rsid w:val="09DE0562"/>
    <w:rsid w:val="0A205233"/>
    <w:rsid w:val="0A23066B"/>
    <w:rsid w:val="0A3F2D93"/>
    <w:rsid w:val="0A436D1D"/>
    <w:rsid w:val="0A4D5FB1"/>
    <w:rsid w:val="0A5518C3"/>
    <w:rsid w:val="0A6547CE"/>
    <w:rsid w:val="0A7B04A7"/>
    <w:rsid w:val="0A7D7D7B"/>
    <w:rsid w:val="0ABE2142"/>
    <w:rsid w:val="0ACF6927"/>
    <w:rsid w:val="0B184192"/>
    <w:rsid w:val="0B445667"/>
    <w:rsid w:val="0B4A0282"/>
    <w:rsid w:val="0B4C5F48"/>
    <w:rsid w:val="0B5F30FA"/>
    <w:rsid w:val="0BAD402D"/>
    <w:rsid w:val="0BAF6FBA"/>
    <w:rsid w:val="0BDD4606"/>
    <w:rsid w:val="0BE605A7"/>
    <w:rsid w:val="0BE644E9"/>
    <w:rsid w:val="0BED7D3A"/>
    <w:rsid w:val="0BEE5C90"/>
    <w:rsid w:val="0BF4406D"/>
    <w:rsid w:val="0C4072B2"/>
    <w:rsid w:val="0C8A5399"/>
    <w:rsid w:val="0C9A397F"/>
    <w:rsid w:val="0CB41A4E"/>
    <w:rsid w:val="0CF27FC3"/>
    <w:rsid w:val="0D0A476D"/>
    <w:rsid w:val="0D0D7148"/>
    <w:rsid w:val="0D380DE1"/>
    <w:rsid w:val="0D4A5F0F"/>
    <w:rsid w:val="0DDD7CA3"/>
    <w:rsid w:val="0E1F626E"/>
    <w:rsid w:val="0E2A021A"/>
    <w:rsid w:val="0E3E10C3"/>
    <w:rsid w:val="0E4768C0"/>
    <w:rsid w:val="0E4D1C6D"/>
    <w:rsid w:val="0E772D33"/>
    <w:rsid w:val="0E8A4C8C"/>
    <w:rsid w:val="0EC966A2"/>
    <w:rsid w:val="0EDB0E31"/>
    <w:rsid w:val="0EE7191F"/>
    <w:rsid w:val="0EFE3455"/>
    <w:rsid w:val="0F067906"/>
    <w:rsid w:val="0F5A399E"/>
    <w:rsid w:val="0F8E1D7F"/>
    <w:rsid w:val="0FA86AED"/>
    <w:rsid w:val="0FB64A55"/>
    <w:rsid w:val="0FD73D21"/>
    <w:rsid w:val="0FFF7484"/>
    <w:rsid w:val="102D5D9F"/>
    <w:rsid w:val="104F5CF5"/>
    <w:rsid w:val="10853E2D"/>
    <w:rsid w:val="10865C7F"/>
    <w:rsid w:val="108F0808"/>
    <w:rsid w:val="10944070"/>
    <w:rsid w:val="10945AF5"/>
    <w:rsid w:val="10AC3776"/>
    <w:rsid w:val="10B555D0"/>
    <w:rsid w:val="10BF25DB"/>
    <w:rsid w:val="10E17100"/>
    <w:rsid w:val="10E20ECD"/>
    <w:rsid w:val="10E52673"/>
    <w:rsid w:val="11324E8D"/>
    <w:rsid w:val="1142069F"/>
    <w:rsid w:val="11427629"/>
    <w:rsid w:val="114C2F95"/>
    <w:rsid w:val="115C699E"/>
    <w:rsid w:val="116E412F"/>
    <w:rsid w:val="11717D16"/>
    <w:rsid w:val="11813335"/>
    <w:rsid w:val="11A74D18"/>
    <w:rsid w:val="11E004F9"/>
    <w:rsid w:val="11E06E41"/>
    <w:rsid w:val="11E8085A"/>
    <w:rsid w:val="123C08B3"/>
    <w:rsid w:val="123D7C2D"/>
    <w:rsid w:val="123F67C2"/>
    <w:rsid w:val="125220D2"/>
    <w:rsid w:val="12883761"/>
    <w:rsid w:val="12CB0547"/>
    <w:rsid w:val="12E806A4"/>
    <w:rsid w:val="131F00B0"/>
    <w:rsid w:val="132F0080"/>
    <w:rsid w:val="133D279D"/>
    <w:rsid w:val="137410C4"/>
    <w:rsid w:val="137F578F"/>
    <w:rsid w:val="138B4564"/>
    <w:rsid w:val="138B6F0C"/>
    <w:rsid w:val="13977632"/>
    <w:rsid w:val="139A199E"/>
    <w:rsid w:val="13A90240"/>
    <w:rsid w:val="13C101D1"/>
    <w:rsid w:val="13C61546"/>
    <w:rsid w:val="13DF1AA7"/>
    <w:rsid w:val="13F23EA3"/>
    <w:rsid w:val="142F2881"/>
    <w:rsid w:val="14423DE3"/>
    <w:rsid w:val="1474234F"/>
    <w:rsid w:val="148D6FE1"/>
    <w:rsid w:val="14977C8B"/>
    <w:rsid w:val="149F3BC6"/>
    <w:rsid w:val="14A3531F"/>
    <w:rsid w:val="14C33DB7"/>
    <w:rsid w:val="14CA1FE3"/>
    <w:rsid w:val="14D64D96"/>
    <w:rsid w:val="14F72E20"/>
    <w:rsid w:val="15202377"/>
    <w:rsid w:val="152139F9"/>
    <w:rsid w:val="15432113"/>
    <w:rsid w:val="157D3325"/>
    <w:rsid w:val="15945CB1"/>
    <w:rsid w:val="15B37550"/>
    <w:rsid w:val="15B67ED9"/>
    <w:rsid w:val="15B84C3E"/>
    <w:rsid w:val="15E7771B"/>
    <w:rsid w:val="160F6914"/>
    <w:rsid w:val="162163A6"/>
    <w:rsid w:val="163237EC"/>
    <w:rsid w:val="168406E3"/>
    <w:rsid w:val="169326D4"/>
    <w:rsid w:val="169E5A8B"/>
    <w:rsid w:val="16A3500D"/>
    <w:rsid w:val="16AF07A6"/>
    <w:rsid w:val="16D1782B"/>
    <w:rsid w:val="17066FFE"/>
    <w:rsid w:val="17076648"/>
    <w:rsid w:val="17312A70"/>
    <w:rsid w:val="175E2D71"/>
    <w:rsid w:val="17610ABD"/>
    <w:rsid w:val="17732C32"/>
    <w:rsid w:val="17AD77C6"/>
    <w:rsid w:val="17AF1355"/>
    <w:rsid w:val="17D9680D"/>
    <w:rsid w:val="17DB4333"/>
    <w:rsid w:val="17DD0A7A"/>
    <w:rsid w:val="181B6E25"/>
    <w:rsid w:val="18261A40"/>
    <w:rsid w:val="183775BA"/>
    <w:rsid w:val="184C3900"/>
    <w:rsid w:val="184E0181"/>
    <w:rsid w:val="186049D2"/>
    <w:rsid w:val="18616F2E"/>
    <w:rsid w:val="186F79AF"/>
    <w:rsid w:val="188867BD"/>
    <w:rsid w:val="18C13529"/>
    <w:rsid w:val="18E30C2C"/>
    <w:rsid w:val="18E56C99"/>
    <w:rsid w:val="1906049B"/>
    <w:rsid w:val="191044B0"/>
    <w:rsid w:val="1945415A"/>
    <w:rsid w:val="19D7427A"/>
    <w:rsid w:val="19F07BE3"/>
    <w:rsid w:val="1A0F38E5"/>
    <w:rsid w:val="1A210311"/>
    <w:rsid w:val="1A5B175B"/>
    <w:rsid w:val="1A727D43"/>
    <w:rsid w:val="1A7F31D5"/>
    <w:rsid w:val="1A943FAE"/>
    <w:rsid w:val="1ABD1C31"/>
    <w:rsid w:val="1AD80FFE"/>
    <w:rsid w:val="1ADC0AEE"/>
    <w:rsid w:val="1AE64F17"/>
    <w:rsid w:val="1AEF7B1B"/>
    <w:rsid w:val="1B194186"/>
    <w:rsid w:val="1B1F1D1C"/>
    <w:rsid w:val="1B50494E"/>
    <w:rsid w:val="1B722D0B"/>
    <w:rsid w:val="1B762CF0"/>
    <w:rsid w:val="1B794F06"/>
    <w:rsid w:val="1B921259"/>
    <w:rsid w:val="1B9568F9"/>
    <w:rsid w:val="1BB72255"/>
    <w:rsid w:val="1BC17CE4"/>
    <w:rsid w:val="1BD428D6"/>
    <w:rsid w:val="1BD810A1"/>
    <w:rsid w:val="1BE17EBA"/>
    <w:rsid w:val="1C221071"/>
    <w:rsid w:val="1C5D1817"/>
    <w:rsid w:val="1C861773"/>
    <w:rsid w:val="1C9A05CC"/>
    <w:rsid w:val="1C9D24FF"/>
    <w:rsid w:val="1C9F489D"/>
    <w:rsid w:val="1CC21F65"/>
    <w:rsid w:val="1CD079CB"/>
    <w:rsid w:val="1CF22560"/>
    <w:rsid w:val="1CFC7EDD"/>
    <w:rsid w:val="1D291620"/>
    <w:rsid w:val="1D2F462F"/>
    <w:rsid w:val="1D2F6522"/>
    <w:rsid w:val="1D4C396F"/>
    <w:rsid w:val="1D525097"/>
    <w:rsid w:val="1D940DB0"/>
    <w:rsid w:val="1DC93517"/>
    <w:rsid w:val="1E1B467E"/>
    <w:rsid w:val="1E210366"/>
    <w:rsid w:val="1E332EB5"/>
    <w:rsid w:val="1E5157EA"/>
    <w:rsid w:val="1E763007"/>
    <w:rsid w:val="1E826CD8"/>
    <w:rsid w:val="1E907C8B"/>
    <w:rsid w:val="1EA23DFC"/>
    <w:rsid w:val="1EC60D44"/>
    <w:rsid w:val="1ECE34CC"/>
    <w:rsid w:val="1ED2694C"/>
    <w:rsid w:val="1EDA12D7"/>
    <w:rsid w:val="1EF640FF"/>
    <w:rsid w:val="1F242007"/>
    <w:rsid w:val="1FDF783B"/>
    <w:rsid w:val="1FF27451"/>
    <w:rsid w:val="20292D1E"/>
    <w:rsid w:val="209371A4"/>
    <w:rsid w:val="20BE2B36"/>
    <w:rsid w:val="20DB0789"/>
    <w:rsid w:val="21182154"/>
    <w:rsid w:val="21212F05"/>
    <w:rsid w:val="212156C5"/>
    <w:rsid w:val="21265A1F"/>
    <w:rsid w:val="213A05B8"/>
    <w:rsid w:val="214415E4"/>
    <w:rsid w:val="218074D2"/>
    <w:rsid w:val="21843864"/>
    <w:rsid w:val="218C0AD3"/>
    <w:rsid w:val="218E0668"/>
    <w:rsid w:val="21997E9A"/>
    <w:rsid w:val="21AE2AB8"/>
    <w:rsid w:val="21BA5C46"/>
    <w:rsid w:val="21BF6E93"/>
    <w:rsid w:val="21CE0407"/>
    <w:rsid w:val="21D02A2F"/>
    <w:rsid w:val="21EE6F0D"/>
    <w:rsid w:val="21F9176A"/>
    <w:rsid w:val="21FD7D7B"/>
    <w:rsid w:val="220317DF"/>
    <w:rsid w:val="220B0C83"/>
    <w:rsid w:val="22144937"/>
    <w:rsid w:val="22220937"/>
    <w:rsid w:val="22350AE4"/>
    <w:rsid w:val="22364561"/>
    <w:rsid w:val="22543660"/>
    <w:rsid w:val="22550BD8"/>
    <w:rsid w:val="225C0911"/>
    <w:rsid w:val="2264625C"/>
    <w:rsid w:val="22647C61"/>
    <w:rsid w:val="22B865D1"/>
    <w:rsid w:val="22D66FCD"/>
    <w:rsid w:val="22E569AE"/>
    <w:rsid w:val="22F12428"/>
    <w:rsid w:val="23144B9D"/>
    <w:rsid w:val="231C7F86"/>
    <w:rsid w:val="231D1CA3"/>
    <w:rsid w:val="232D55F5"/>
    <w:rsid w:val="234505F1"/>
    <w:rsid w:val="234C2589"/>
    <w:rsid w:val="23636BB9"/>
    <w:rsid w:val="2366364A"/>
    <w:rsid w:val="237361CD"/>
    <w:rsid w:val="23804929"/>
    <w:rsid w:val="23A75A11"/>
    <w:rsid w:val="23D31C09"/>
    <w:rsid w:val="23DF51AB"/>
    <w:rsid w:val="23EF5C64"/>
    <w:rsid w:val="24034E38"/>
    <w:rsid w:val="24107F2B"/>
    <w:rsid w:val="244B4A3A"/>
    <w:rsid w:val="24AE6010"/>
    <w:rsid w:val="24CE4F89"/>
    <w:rsid w:val="24CF1A0F"/>
    <w:rsid w:val="24D41B53"/>
    <w:rsid w:val="24D9609E"/>
    <w:rsid w:val="250179B9"/>
    <w:rsid w:val="251915B4"/>
    <w:rsid w:val="252F0C03"/>
    <w:rsid w:val="252F1141"/>
    <w:rsid w:val="25382DC5"/>
    <w:rsid w:val="25464CFD"/>
    <w:rsid w:val="25540030"/>
    <w:rsid w:val="25684525"/>
    <w:rsid w:val="2584425C"/>
    <w:rsid w:val="25B94ACF"/>
    <w:rsid w:val="25D725DE"/>
    <w:rsid w:val="25F05570"/>
    <w:rsid w:val="25F1725B"/>
    <w:rsid w:val="26502390"/>
    <w:rsid w:val="268E17FC"/>
    <w:rsid w:val="26920F50"/>
    <w:rsid w:val="269639E3"/>
    <w:rsid w:val="26987B71"/>
    <w:rsid w:val="26A12BEB"/>
    <w:rsid w:val="26E61DD9"/>
    <w:rsid w:val="270C4E2A"/>
    <w:rsid w:val="277F799A"/>
    <w:rsid w:val="27B5694E"/>
    <w:rsid w:val="280B6733"/>
    <w:rsid w:val="281F026C"/>
    <w:rsid w:val="282A4CD3"/>
    <w:rsid w:val="28372B7F"/>
    <w:rsid w:val="28434D42"/>
    <w:rsid w:val="28685782"/>
    <w:rsid w:val="28764C83"/>
    <w:rsid w:val="289C0B4C"/>
    <w:rsid w:val="28AA4E5A"/>
    <w:rsid w:val="28DB772C"/>
    <w:rsid w:val="29040B1D"/>
    <w:rsid w:val="29210AC9"/>
    <w:rsid w:val="298D28E5"/>
    <w:rsid w:val="29A25EB5"/>
    <w:rsid w:val="29C503D4"/>
    <w:rsid w:val="29C76E0D"/>
    <w:rsid w:val="29D67050"/>
    <w:rsid w:val="29DF0229"/>
    <w:rsid w:val="29E0237A"/>
    <w:rsid w:val="29EE6148"/>
    <w:rsid w:val="2A15258A"/>
    <w:rsid w:val="2A66694D"/>
    <w:rsid w:val="2A7033C3"/>
    <w:rsid w:val="2A750617"/>
    <w:rsid w:val="2A8B2759"/>
    <w:rsid w:val="2ACA7EAC"/>
    <w:rsid w:val="2B1A646B"/>
    <w:rsid w:val="2B2D0D2D"/>
    <w:rsid w:val="2B2F6A18"/>
    <w:rsid w:val="2B4C2C83"/>
    <w:rsid w:val="2B5F3D96"/>
    <w:rsid w:val="2B824FF2"/>
    <w:rsid w:val="2B8E036D"/>
    <w:rsid w:val="2BAC1E16"/>
    <w:rsid w:val="2BD63337"/>
    <w:rsid w:val="2C3D6F12"/>
    <w:rsid w:val="2CB13019"/>
    <w:rsid w:val="2CC969F8"/>
    <w:rsid w:val="2D075E87"/>
    <w:rsid w:val="2D0E76AC"/>
    <w:rsid w:val="2D3227EF"/>
    <w:rsid w:val="2D613652"/>
    <w:rsid w:val="2D6A7DF1"/>
    <w:rsid w:val="2DA07AB8"/>
    <w:rsid w:val="2DBD5188"/>
    <w:rsid w:val="2DD80E6F"/>
    <w:rsid w:val="2E2B2D7C"/>
    <w:rsid w:val="2E440A2C"/>
    <w:rsid w:val="2E4E59BC"/>
    <w:rsid w:val="2E5B7B24"/>
    <w:rsid w:val="2E5F7614"/>
    <w:rsid w:val="2EB060C2"/>
    <w:rsid w:val="2EC92CDF"/>
    <w:rsid w:val="2ED5676B"/>
    <w:rsid w:val="2EDD0498"/>
    <w:rsid w:val="2F06615A"/>
    <w:rsid w:val="2F272802"/>
    <w:rsid w:val="2F42638C"/>
    <w:rsid w:val="2F462750"/>
    <w:rsid w:val="2F723773"/>
    <w:rsid w:val="2F7A0ED5"/>
    <w:rsid w:val="2F8D2A62"/>
    <w:rsid w:val="2FA95E4A"/>
    <w:rsid w:val="2FCF2577"/>
    <w:rsid w:val="2FD271D9"/>
    <w:rsid w:val="2FF62D3D"/>
    <w:rsid w:val="2FFA3A98"/>
    <w:rsid w:val="2FFB336C"/>
    <w:rsid w:val="301A71DF"/>
    <w:rsid w:val="304B6833"/>
    <w:rsid w:val="306453B6"/>
    <w:rsid w:val="306B6744"/>
    <w:rsid w:val="30986E0D"/>
    <w:rsid w:val="309A6C2A"/>
    <w:rsid w:val="30D04D0B"/>
    <w:rsid w:val="30DB5096"/>
    <w:rsid w:val="30DF67EA"/>
    <w:rsid w:val="311C64BD"/>
    <w:rsid w:val="312E7A8C"/>
    <w:rsid w:val="31603DCF"/>
    <w:rsid w:val="316D3050"/>
    <w:rsid w:val="31712089"/>
    <w:rsid w:val="317258B0"/>
    <w:rsid w:val="31AA0873"/>
    <w:rsid w:val="31FF1823"/>
    <w:rsid w:val="32117252"/>
    <w:rsid w:val="32122860"/>
    <w:rsid w:val="321F3AA8"/>
    <w:rsid w:val="322D6032"/>
    <w:rsid w:val="324072FC"/>
    <w:rsid w:val="3249701F"/>
    <w:rsid w:val="32502792"/>
    <w:rsid w:val="328E0915"/>
    <w:rsid w:val="32E20814"/>
    <w:rsid w:val="330709B5"/>
    <w:rsid w:val="332553AF"/>
    <w:rsid w:val="33552D94"/>
    <w:rsid w:val="33845895"/>
    <w:rsid w:val="33B075F3"/>
    <w:rsid w:val="340160C2"/>
    <w:rsid w:val="3416237E"/>
    <w:rsid w:val="34176BAE"/>
    <w:rsid w:val="343C483F"/>
    <w:rsid w:val="346211A6"/>
    <w:rsid w:val="34670FD0"/>
    <w:rsid w:val="346C4839"/>
    <w:rsid w:val="34711890"/>
    <w:rsid w:val="34744B40"/>
    <w:rsid w:val="347F5C4D"/>
    <w:rsid w:val="34A674CF"/>
    <w:rsid w:val="34AF787B"/>
    <w:rsid w:val="34BE0821"/>
    <w:rsid w:val="34E04562"/>
    <w:rsid w:val="34F83B89"/>
    <w:rsid w:val="350F4ADD"/>
    <w:rsid w:val="35104720"/>
    <w:rsid w:val="3538226D"/>
    <w:rsid w:val="355E71E7"/>
    <w:rsid w:val="356614C9"/>
    <w:rsid w:val="356B0CF0"/>
    <w:rsid w:val="357C7BCB"/>
    <w:rsid w:val="358866EC"/>
    <w:rsid w:val="359E6C74"/>
    <w:rsid w:val="35BE10C4"/>
    <w:rsid w:val="35C12962"/>
    <w:rsid w:val="35D46B3A"/>
    <w:rsid w:val="35D7264D"/>
    <w:rsid w:val="35E96F6C"/>
    <w:rsid w:val="35F635F0"/>
    <w:rsid w:val="361219A9"/>
    <w:rsid w:val="361F02B5"/>
    <w:rsid w:val="364F4412"/>
    <w:rsid w:val="36652662"/>
    <w:rsid w:val="36C82A21"/>
    <w:rsid w:val="37042096"/>
    <w:rsid w:val="370D338F"/>
    <w:rsid w:val="371B042D"/>
    <w:rsid w:val="372A30D5"/>
    <w:rsid w:val="372E466D"/>
    <w:rsid w:val="373B4A03"/>
    <w:rsid w:val="37537F32"/>
    <w:rsid w:val="37730553"/>
    <w:rsid w:val="37BF2127"/>
    <w:rsid w:val="37BF7375"/>
    <w:rsid w:val="37E50F28"/>
    <w:rsid w:val="38267FCD"/>
    <w:rsid w:val="38451629"/>
    <w:rsid w:val="38747024"/>
    <w:rsid w:val="389640D2"/>
    <w:rsid w:val="38CF689B"/>
    <w:rsid w:val="38D917EC"/>
    <w:rsid w:val="38E25A5A"/>
    <w:rsid w:val="38E332C1"/>
    <w:rsid w:val="38F05F19"/>
    <w:rsid w:val="39092558"/>
    <w:rsid w:val="39515E8C"/>
    <w:rsid w:val="39517531"/>
    <w:rsid w:val="39554F09"/>
    <w:rsid w:val="39667664"/>
    <w:rsid w:val="39AF7D28"/>
    <w:rsid w:val="39CD30F0"/>
    <w:rsid w:val="39D04118"/>
    <w:rsid w:val="39E5694E"/>
    <w:rsid w:val="39EF4CFB"/>
    <w:rsid w:val="39FD72D4"/>
    <w:rsid w:val="3A1C285D"/>
    <w:rsid w:val="3A331955"/>
    <w:rsid w:val="3A414072"/>
    <w:rsid w:val="3A564F5C"/>
    <w:rsid w:val="3A6E5590"/>
    <w:rsid w:val="3A751F6D"/>
    <w:rsid w:val="3A7804D8"/>
    <w:rsid w:val="3A836438"/>
    <w:rsid w:val="3A856654"/>
    <w:rsid w:val="3A88490F"/>
    <w:rsid w:val="3AB35002"/>
    <w:rsid w:val="3ABA00A5"/>
    <w:rsid w:val="3AE813A4"/>
    <w:rsid w:val="3AF847CC"/>
    <w:rsid w:val="3AFB6B7D"/>
    <w:rsid w:val="3AFE5E3E"/>
    <w:rsid w:val="3B11613A"/>
    <w:rsid w:val="3B731A29"/>
    <w:rsid w:val="3B8205D5"/>
    <w:rsid w:val="3C60131B"/>
    <w:rsid w:val="3C6029F4"/>
    <w:rsid w:val="3C636521"/>
    <w:rsid w:val="3C8A1876"/>
    <w:rsid w:val="3CA9616B"/>
    <w:rsid w:val="3CC62F17"/>
    <w:rsid w:val="3CD441A3"/>
    <w:rsid w:val="3D066DC4"/>
    <w:rsid w:val="3D2A5291"/>
    <w:rsid w:val="3D5E3EFE"/>
    <w:rsid w:val="3D607F17"/>
    <w:rsid w:val="3D7F417E"/>
    <w:rsid w:val="3DB20418"/>
    <w:rsid w:val="3DEA0C4D"/>
    <w:rsid w:val="3DF053E7"/>
    <w:rsid w:val="3E1C5380"/>
    <w:rsid w:val="3E7A6160"/>
    <w:rsid w:val="3ED1243E"/>
    <w:rsid w:val="3F073ADC"/>
    <w:rsid w:val="3F463191"/>
    <w:rsid w:val="3F510ED8"/>
    <w:rsid w:val="3F591D20"/>
    <w:rsid w:val="3F824E8C"/>
    <w:rsid w:val="3F99324C"/>
    <w:rsid w:val="3FA9685D"/>
    <w:rsid w:val="3FEC558C"/>
    <w:rsid w:val="3FF70F55"/>
    <w:rsid w:val="400367DB"/>
    <w:rsid w:val="400B13AA"/>
    <w:rsid w:val="40297384"/>
    <w:rsid w:val="403B05C4"/>
    <w:rsid w:val="40540A18"/>
    <w:rsid w:val="406E1091"/>
    <w:rsid w:val="408B5797"/>
    <w:rsid w:val="40D10202"/>
    <w:rsid w:val="40E50DFB"/>
    <w:rsid w:val="40EF1CFA"/>
    <w:rsid w:val="411D3738"/>
    <w:rsid w:val="41261DCB"/>
    <w:rsid w:val="415C3A5A"/>
    <w:rsid w:val="415D5C35"/>
    <w:rsid w:val="41696076"/>
    <w:rsid w:val="4176647B"/>
    <w:rsid w:val="417C4D58"/>
    <w:rsid w:val="41943621"/>
    <w:rsid w:val="41A44957"/>
    <w:rsid w:val="41BD0482"/>
    <w:rsid w:val="421650D8"/>
    <w:rsid w:val="421A26E1"/>
    <w:rsid w:val="42346A95"/>
    <w:rsid w:val="42827F0E"/>
    <w:rsid w:val="42AA3236"/>
    <w:rsid w:val="42B84FD1"/>
    <w:rsid w:val="42D3596A"/>
    <w:rsid w:val="42F41792"/>
    <w:rsid w:val="430B16C1"/>
    <w:rsid w:val="431F429C"/>
    <w:rsid w:val="4344505E"/>
    <w:rsid w:val="435979DC"/>
    <w:rsid w:val="435B61A4"/>
    <w:rsid w:val="435F01BC"/>
    <w:rsid w:val="4376597E"/>
    <w:rsid w:val="438621B4"/>
    <w:rsid w:val="43873B5A"/>
    <w:rsid w:val="438C45B0"/>
    <w:rsid w:val="43A47A68"/>
    <w:rsid w:val="43BE6733"/>
    <w:rsid w:val="43F5435C"/>
    <w:rsid w:val="43F7001B"/>
    <w:rsid w:val="442A666C"/>
    <w:rsid w:val="44312079"/>
    <w:rsid w:val="44593F7C"/>
    <w:rsid w:val="446217B4"/>
    <w:rsid w:val="44A11F7D"/>
    <w:rsid w:val="44BF7729"/>
    <w:rsid w:val="44D6247E"/>
    <w:rsid w:val="44DA1AA1"/>
    <w:rsid w:val="451B58CA"/>
    <w:rsid w:val="45217F19"/>
    <w:rsid w:val="45244CBC"/>
    <w:rsid w:val="452D591E"/>
    <w:rsid w:val="453B44DF"/>
    <w:rsid w:val="4550160D"/>
    <w:rsid w:val="45667082"/>
    <w:rsid w:val="45674AB8"/>
    <w:rsid w:val="456B4699"/>
    <w:rsid w:val="45B94117"/>
    <w:rsid w:val="45BC6CA2"/>
    <w:rsid w:val="45D603C3"/>
    <w:rsid w:val="45D9084C"/>
    <w:rsid w:val="45EE0BA3"/>
    <w:rsid w:val="46130FB8"/>
    <w:rsid w:val="466427D7"/>
    <w:rsid w:val="467E4117"/>
    <w:rsid w:val="468A0822"/>
    <w:rsid w:val="469F40B1"/>
    <w:rsid w:val="46E56B96"/>
    <w:rsid w:val="46E918EB"/>
    <w:rsid w:val="4707219F"/>
    <w:rsid w:val="470A3070"/>
    <w:rsid w:val="471A1ED2"/>
    <w:rsid w:val="478C7E28"/>
    <w:rsid w:val="47943CFE"/>
    <w:rsid w:val="47B64A32"/>
    <w:rsid w:val="47E4786B"/>
    <w:rsid w:val="48013092"/>
    <w:rsid w:val="48056B92"/>
    <w:rsid w:val="480F755D"/>
    <w:rsid w:val="481F481F"/>
    <w:rsid w:val="48487B57"/>
    <w:rsid w:val="48546F5D"/>
    <w:rsid w:val="48581BAE"/>
    <w:rsid w:val="48902741"/>
    <w:rsid w:val="48E0653F"/>
    <w:rsid w:val="491B2179"/>
    <w:rsid w:val="49246DC9"/>
    <w:rsid w:val="49794AF8"/>
    <w:rsid w:val="499E3A8A"/>
    <w:rsid w:val="499E5A90"/>
    <w:rsid w:val="49D26D8A"/>
    <w:rsid w:val="49D35526"/>
    <w:rsid w:val="49FE3D2D"/>
    <w:rsid w:val="4A1D5C97"/>
    <w:rsid w:val="4A404346"/>
    <w:rsid w:val="4A5E2A1E"/>
    <w:rsid w:val="4A7A38DF"/>
    <w:rsid w:val="4A902820"/>
    <w:rsid w:val="4A905166"/>
    <w:rsid w:val="4AB443EC"/>
    <w:rsid w:val="4B115DA6"/>
    <w:rsid w:val="4B121D62"/>
    <w:rsid w:val="4B32495A"/>
    <w:rsid w:val="4B55074B"/>
    <w:rsid w:val="4B774073"/>
    <w:rsid w:val="4BA3473D"/>
    <w:rsid w:val="4BD31A71"/>
    <w:rsid w:val="4BEB211D"/>
    <w:rsid w:val="4BF32548"/>
    <w:rsid w:val="4BFA0524"/>
    <w:rsid w:val="4C223151"/>
    <w:rsid w:val="4C4F0870"/>
    <w:rsid w:val="4C53424A"/>
    <w:rsid w:val="4C7D779F"/>
    <w:rsid w:val="4C8C7A10"/>
    <w:rsid w:val="4CAC43BE"/>
    <w:rsid w:val="4CCD4902"/>
    <w:rsid w:val="4CD03BE1"/>
    <w:rsid w:val="4CD64AED"/>
    <w:rsid w:val="4CEA2347"/>
    <w:rsid w:val="4CF11FB6"/>
    <w:rsid w:val="4D0D7B68"/>
    <w:rsid w:val="4D0E072B"/>
    <w:rsid w:val="4D2F186F"/>
    <w:rsid w:val="4DA71038"/>
    <w:rsid w:val="4E0631B0"/>
    <w:rsid w:val="4E165AE9"/>
    <w:rsid w:val="4E3B5550"/>
    <w:rsid w:val="4E3E0B9C"/>
    <w:rsid w:val="4E695448"/>
    <w:rsid w:val="4ED129DC"/>
    <w:rsid w:val="4EE5726A"/>
    <w:rsid w:val="4EEF00E8"/>
    <w:rsid w:val="4F234ED1"/>
    <w:rsid w:val="4F345540"/>
    <w:rsid w:val="4F3803C7"/>
    <w:rsid w:val="4F3A0EE3"/>
    <w:rsid w:val="4F4C7F38"/>
    <w:rsid w:val="4F535F8D"/>
    <w:rsid w:val="4F722CCD"/>
    <w:rsid w:val="4F727AAC"/>
    <w:rsid w:val="4FB05A0F"/>
    <w:rsid w:val="4FD2002D"/>
    <w:rsid w:val="4FE67C5A"/>
    <w:rsid w:val="4FE86906"/>
    <w:rsid w:val="50175B49"/>
    <w:rsid w:val="502341CC"/>
    <w:rsid w:val="505530AA"/>
    <w:rsid w:val="505676C6"/>
    <w:rsid w:val="505F39C4"/>
    <w:rsid w:val="50B83F61"/>
    <w:rsid w:val="50F17AAA"/>
    <w:rsid w:val="51140C15"/>
    <w:rsid w:val="51243BF3"/>
    <w:rsid w:val="51543913"/>
    <w:rsid w:val="515B3813"/>
    <w:rsid w:val="515B7CB7"/>
    <w:rsid w:val="5168137A"/>
    <w:rsid w:val="51BA678C"/>
    <w:rsid w:val="51C17EA0"/>
    <w:rsid w:val="51C66645"/>
    <w:rsid w:val="51D265E8"/>
    <w:rsid w:val="522B3080"/>
    <w:rsid w:val="52602B13"/>
    <w:rsid w:val="527B3562"/>
    <w:rsid w:val="529E60AD"/>
    <w:rsid w:val="52A533C9"/>
    <w:rsid w:val="52C9614F"/>
    <w:rsid w:val="52E74EC7"/>
    <w:rsid w:val="52F45CCD"/>
    <w:rsid w:val="52F76A10"/>
    <w:rsid w:val="52FF4A4F"/>
    <w:rsid w:val="53072D70"/>
    <w:rsid w:val="531C5EC7"/>
    <w:rsid w:val="53401A54"/>
    <w:rsid w:val="53465B65"/>
    <w:rsid w:val="53486019"/>
    <w:rsid w:val="536203AC"/>
    <w:rsid w:val="53852DC9"/>
    <w:rsid w:val="539C0FEE"/>
    <w:rsid w:val="53CE651E"/>
    <w:rsid w:val="54005A91"/>
    <w:rsid w:val="54100B80"/>
    <w:rsid w:val="541127AF"/>
    <w:rsid w:val="542F73C3"/>
    <w:rsid w:val="543547EF"/>
    <w:rsid w:val="54874EC4"/>
    <w:rsid w:val="54A55A10"/>
    <w:rsid w:val="54A8759B"/>
    <w:rsid w:val="54B167A5"/>
    <w:rsid w:val="54CB6F02"/>
    <w:rsid w:val="54CC5E63"/>
    <w:rsid w:val="54D05D83"/>
    <w:rsid w:val="54DB2AD1"/>
    <w:rsid w:val="551D59AF"/>
    <w:rsid w:val="551E6CEE"/>
    <w:rsid w:val="552A59D6"/>
    <w:rsid w:val="552C10A0"/>
    <w:rsid w:val="557467B6"/>
    <w:rsid w:val="55774994"/>
    <w:rsid w:val="55960311"/>
    <w:rsid w:val="55AD7F99"/>
    <w:rsid w:val="55B059B2"/>
    <w:rsid w:val="55E22755"/>
    <w:rsid w:val="56286BBA"/>
    <w:rsid w:val="566D1835"/>
    <w:rsid w:val="568B6949"/>
    <w:rsid w:val="56927CD7"/>
    <w:rsid w:val="569752EE"/>
    <w:rsid w:val="56A9624D"/>
    <w:rsid w:val="56D252CE"/>
    <w:rsid w:val="571A60BA"/>
    <w:rsid w:val="57437223"/>
    <w:rsid w:val="574B60D8"/>
    <w:rsid w:val="57525C4F"/>
    <w:rsid w:val="57541431"/>
    <w:rsid w:val="57566CFC"/>
    <w:rsid w:val="575B5C43"/>
    <w:rsid w:val="576B58CE"/>
    <w:rsid w:val="578E252E"/>
    <w:rsid w:val="57BB34E2"/>
    <w:rsid w:val="57BB5821"/>
    <w:rsid w:val="57C06399"/>
    <w:rsid w:val="57F56770"/>
    <w:rsid w:val="581035A9"/>
    <w:rsid w:val="581B20F8"/>
    <w:rsid w:val="582174D0"/>
    <w:rsid w:val="582A0916"/>
    <w:rsid w:val="587A4EC7"/>
    <w:rsid w:val="58A5761F"/>
    <w:rsid w:val="58A9117D"/>
    <w:rsid w:val="58C805A3"/>
    <w:rsid w:val="58ED04EC"/>
    <w:rsid w:val="590269DA"/>
    <w:rsid w:val="591D4504"/>
    <w:rsid w:val="5921146F"/>
    <w:rsid w:val="59372D3D"/>
    <w:rsid w:val="59401C6C"/>
    <w:rsid w:val="5987789B"/>
    <w:rsid w:val="59957B52"/>
    <w:rsid w:val="59B375F7"/>
    <w:rsid w:val="59F97C30"/>
    <w:rsid w:val="59FB08E1"/>
    <w:rsid w:val="5A4424E7"/>
    <w:rsid w:val="5A6519F4"/>
    <w:rsid w:val="5A670EED"/>
    <w:rsid w:val="5AA7161B"/>
    <w:rsid w:val="5ABE74A5"/>
    <w:rsid w:val="5AC70F4B"/>
    <w:rsid w:val="5AEE74A6"/>
    <w:rsid w:val="5AF34ABD"/>
    <w:rsid w:val="5B13515F"/>
    <w:rsid w:val="5B3E6934"/>
    <w:rsid w:val="5B647718"/>
    <w:rsid w:val="5B775315"/>
    <w:rsid w:val="5BC64F29"/>
    <w:rsid w:val="5BFB1E7B"/>
    <w:rsid w:val="5BFE5E0F"/>
    <w:rsid w:val="5C0D1B30"/>
    <w:rsid w:val="5C2268F0"/>
    <w:rsid w:val="5C7659A5"/>
    <w:rsid w:val="5C7D31D8"/>
    <w:rsid w:val="5CDB057C"/>
    <w:rsid w:val="5CDC2AA8"/>
    <w:rsid w:val="5CE96783"/>
    <w:rsid w:val="5CEE19DF"/>
    <w:rsid w:val="5CF54822"/>
    <w:rsid w:val="5D594635"/>
    <w:rsid w:val="5D8C7CE9"/>
    <w:rsid w:val="5D8D5131"/>
    <w:rsid w:val="5DB43D9F"/>
    <w:rsid w:val="5DED4556"/>
    <w:rsid w:val="5DF9063C"/>
    <w:rsid w:val="5E065D78"/>
    <w:rsid w:val="5E172DD2"/>
    <w:rsid w:val="5E5335F6"/>
    <w:rsid w:val="5E9B13B4"/>
    <w:rsid w:val="5EC724E8"/>
    <w:rsid w:val="5EEC77D9"/>
    <w:rsid w:val="5EF25E64"/>
    <w:rsid w:val="5F0306C0"/>
    <w:rsid w:val="5F035084"/>
    <w:rsid w:val="5F3F6522"/>
    <w:rsid w:val="5F675708"/>
    <w:rsid w:val="5F7C012A"/>
    <w:rsid w:val="5FB32A6C"/>
    <w:rsid w:val="5FEF112E"/>
    <w:rsid w:val="5FF3600D"/>
    <w:rsid w:val="600317E9"/>
    <w:rsid w:val="600733B6"/>
    <w:rsid w:val="600C65F7"/>
    <w:rsid w:val="600F7E05"/>
    <w:rsid w:val="60181214"/>
    <w:rsid w:val="602A71D2"/>
    <w:rsid w:val="60824919"/>
    <w:rsid w:val="609B428E"/>
    <w:rsid w:val="60BA67A8"/>
    <w:rsid w:val="60D42025"/>
    <w:rsid w:val="610012BB"/>
    <w:rsid w:val="61117176"/>
    <w:rsid w:val="6116253A"/>
    <w:rsid w:val="61401B67"/>
    <w:rsid w:val="6164625D"/>
    <w:rsid w:val="616A443C"/>
    <w:rsid w:val="61826B9A"/>
    <w:rsid w:val="619F774C"/>
    <w:rsid w:val="61AD1E69"/>
    <w:rsid w:val="61AD3C17"/>
    <w:rsid w:val="61D24E8C"/>
    <w:rsid w:val="621A5137"/>
    <w:rsid w:val="621E76E6"/>
    <w:rsid w:val="622A129B"/>
    <w:rsid w:val="62316557"/>
    <w:rsid w:val="624C6FF2"/>
    <w:rsid w:val="62706034"/>
    <w:rsid w:val="628250A4"/>
    <w:rsid w:val="62C16D24"/>
    <w:rsid w:val="62CA502A"/>
    <w:rsid w:val="630A38AB"/>
    <w:rsid w:val="631873CD"/>
    <w:rsid w:val="633B04CE"/>
    <w:rsid w:val="633D3C3B"/>
    <w:rsid w:val="633F22D2"/>
    <w:rsid w:val="63501A6A"/>
    <w:rsid w:val="635A7DCF"/>
    <w:rsid w:val="63741FC9"/>
    <w:rsid w:val="63831EB4"/>
    <w:rsid w:val="63BD659F"/>
    <w:rsid w:val="63D34AEE"/>
    <w:rsid w:val="63D467B7"/>
    <w:rsid w:val="63DA6451"/>
    <w:rsid w:val="63DD630A"/>
    <w:rsid w:val="63DD7B5A"/>
    <w:rsid w:val="63DE4E6F"/>
    <w:rsid w:val="63EB4B5E"/>
    <w:rsid w:val="64020D38"/>
    <w:rsid w:val="64101EA0"/>
    <w:rsid w:val="6410335F"/>
    <w:rsid w:val="64777776"/>
    <w:rsid w:val="64917820"/>
    <w:rsid w:val="64AC465A"/>
    <w:rsid w:val="64B800F0"/>
    <w:rsid w:val="64B871F3"/>
    <w:rsid w:val="64C30C0B"/>
    <w:rsid w:val="64E66B52"/>
    <w:rsid w:val="65020980"/>
    <w:rsid w:val="6511628B"/>
    <w:rsid w:val="65694C2E"/>
    <w:rsid w:val="658F5CDD"/>
    <w:rsid w:val="65A50572"/>
    <w:rsid w:val="65A51E5F"/>
    <w:rsid w:val="65F362B8"/>
    <w:rsid w:val="65FC6831"/>
    <w:rsid w:val="66012783"/>
    <w:rsid w:val="663E7534"/>
    <w:rsid w:val="66523EDD"/>
    <w:rsid w:val="665533E3"/>
    <w:rsid w:val="665F56FC"/>
    <w:rsid w:val="66684718"/>
    <w:rsid w:val="668F2B9E"/>
    <w:rsid w:val="66A001EE"/>
    <w:rsid w:val="66D032A4"/>
    <w:rsid w:val="67346B89"/>
    <w:rsid w:val="67472418"/>
    <w:rsid w:val="67630DA0"/>
    <w:rsid w:val="677639F3"/>
    <w:rsid w:val="677A62FF"/>
    <w:rsid w:val="678C0773"/>
    <w:rsid w:val="67B2516C"/>
    <w:rsid w:val="67BD092C"/>
    <w:rsid w:val="67D67F21"/>
    <w:rsid w:val="67DA7D95"/>
    <w:rsid w:val="67EB5499"/>
    <w:rsid w:val="67F500C6"/>
    <w:rsid w:val="67FC1489"/>
    <w:rsid w:val="680C4DB4"/>
    <w:rsid w:val="680D18B3"/>
    <w:rsid w:val="68151C1E"/>
    <w:rsid w:val="68273FF7"/>
    <w:rsid w:val="68295FC1"/>
    <w:rsid w:val="685748DD"/>
    <w:rsid w:val="68C76C42"/>
    <w:rsid w:val="68CC627F"/>
    <w:rsid w:val="68CF7305"/>
    <w:rsid w:val="68E44108"/>
    <w:rsid w:val="68F20AA9"/>
    <w:rsid w:val="691F4460"/>
    <w:rsid w:val="696123E0"/>
    <w:rsid w:val="69670B4F"/>
    <w:rsid w:val="69A00505"/>
    <w:rsid w:val="69EE1440"/>
    <w:rsid w:val="69F21687"/>
    <w:rsid w:val="69F72FE2"/>
    <w:rsid w:val="6A034B4F"/>
    <w:rsid w:val="6A0D7F1C"/>
    <w:rsid w:val="6A295A16"/>
    <w:rsid w:val="6A2B7DCF"/>
    <w:rsid w:val="6A38073E"/>
    <w:rsid w:val="6A521800"/>
    <w:rsid w:val="6A537C4E"/>
    <w:rsid w:val="6A5C267E"/>
    <w:rsid w:val="6A672C87"/>
    <w:rsid w:val="6A8D4C26"/>
    <w:rsid w:val="6A9260A0"/>
    <w:rsid w:val="6AA06A0F"/>
    <w:rsid w:val="6AF20B7A"/>
    <w:rsid w:val="6AFB6456"/>
    <w:rsid w:val="6B0A3E88"/>
    <w:rsid w:val="6B117EB4"/>
    <w:rsid w:val="6B797260"/>
    <w:rsid w:val="6BAC3191"/>
    <w:rsid w:val="6C184383"/>
    <w:rsid w:val="6C20148A"/>
    <w:rsid w:val="6C8112B5"/>
    <w:rsid w:val="6C96525A"/>
    <w:rsid w:val="6CA91F70"/>
    <w:rsid w:val="6CC70020"/>
    <w:rsid w:val="6CC94A75"/>
    <w:rsid w:val="6CCA4083"/>
    <w:rsid w:val="6CFC2E73"/>
    <w:rsid w:val="6D036287"/>
    <w:rsid w:val="6D3561B7"/>
    <w:rsid w:val="6D543AE1"/>
    <w:rsid w:val="6D5A6F18"/>
    <w:rsid w:val="6D635AD2"/>
    <w:rsid w:val="6D6D36DC"/>
    <w:rsid w:val="6D711757"/>
    <w:rsid w:val="6DA76903"/>
    <w:rsid w:val="6DB413BA"/>
    <w:rsid w:val="6E027099"/>
    <w:rsid w:val="6E0341BE"/>
    <w:rsid w:val="6E076DA5"/>
    <w:rsid w:val="6E113780"/>
    <w:rsid w:val="6E2642CF"/>
    <w:rsid w:val="6E2A25F5"/>
    <w:rsid w:val="6E3D27C7"/>
    <w:rsid w:val="6E4B0B7C"/>
    <w:rsid w:val="6E4B6C92"/>
    <w:rsid w:val="6E5061A7"/>
    <w:rsid w:val="6E5F098F"/>
    <w:rsid w:val="6EA45C7C"/>
    <w:rsid w:val="6ECE0386"/>
    <w:rsid w:val="6EEA46FD"/>
    <w:rsid w:val="6EED1AF7"/>
    <w:rsid w:val="6F252FA2"/>
    <w:rsid w:val="6F3E67F6"/>
    <w:rsid w:val="6F824C46"/>
    <w:rsid w:val="6F885777"/>
    <w:rsid w:val="6F911E87"/>
    <w:rsid w:val="6FB91182"/>
    <w:rsid w:val="6FBB73A9"/>
    <w:rsid w:val="6FC22F83"/>
    <w:rsid w:val="6FD6444B"/>
    <w:rsid w:val="701C781D"/>
    <w:rsid w:val="70241157"/>
    <w:rsid w:val="70271038"/>
    <w:rsid w:val="706E7E07"/>
    <w:rsid w:val="70757FF6"/>
    <w:rsid w:val="709D7EA5"/>
    <w:rsid w:val="70BB7448"/>
    <w:rsid w:val="70C1148D"/>
    <w:rsid w:val="70DF7B65"/>
    <w:rsid w:val="71136DEE"/>
    <w:rsid w:val="7113778C"/>
    <w:rsid w:val="718C1A9B"/>
    <w:rsid w:val="718D5374"/>
    <w:rsid w:val="719A7BC9"/>
    <w:rsid w:val="71C31DA1"/>
    <w:rsid w:val="71D95B36"/>
    <w:rsid w:val="71D97602"/>
    <w:rsid w:val="721970A7"/>
    <w:rsid w:val="724E6B61"/>
    <w:rsid w:val="72AF1530"/>
    <w:rsid w:val="72B54589"/>
    <w:rsid w:val="72D51220"/>
    <w:rsid w:val="72F13B80"/>
    <w:rsid w:val="73013B4B"/>
    <w:rsid w:val="730B1A40"/>
    <w:rsid w:val="73121E6F"/>
    <w:rsid w:val="73173575"/>
    <w:rsid w:val="731A30D6"/>
    <w:rsid w:val="73221EDB"/>
    <w:rsid w:val="732C5C1E"/>
    <w:rsid w:val="73461136"/>
    <w:rsid w:val="735E6385"/>
    <w:rsid w:val="73883219"/>
    <w:rsid w:val="739351FC"/>
    <w:rsid w:val="73B274A0"/>
    <w:rsid w:val="73B34E1F"/>
    <w:rsid w:val="73B47087"/>
    <w:rsid w:val="73B478E6"/>
    <w:rsid w:val="73CF2113"/>
    <w:rsid w:val="74177EF7"/>
    <w:rsid w:val="748A492B"/>
    <w:rsid w:val="74A07A06"/>
    <w:rsid w:val="74A92270"/>
    <w:rsid w:val="74AC2CD5"/>
    <w:rsid w:val="74D13E47"/>
    <w:rsid w:val="74E110D3"/>
    <w:rsid w:val="74F90F0C"/>
    <w:rsid w:val="750C5C2E"/>
    <w:rsid w:val="75182355"/>
    <w:rsid w:val="751C1388"/>
    <w:rsid w:val="75501031"/>
    <w:rsid w:val="758C285F"/>
    <w:rsid w:val="75953D9E"/>
    <w:rsid w:val="75BA5DF1"/>
    <w:rsid w:val="75E14953"/>
    <w:rsid w:val="75F95225"/>
    <w:rsid w:val="75FB1725"/>
    <w:rsid w:val="761A0D0A"/>
    <w:rsid w:val="76221799"/>
    <w:rsid w:val="766F0AF3"/>
    <w:rsid w:val="7693567A"/>
    <w:rsid w:val="76E25F46"/>
    <w:rsid w:val="76EE065D"/>
    <w:rsid w:val="76F372C3"/>
    <w:rsid w:val="76F62C17"/>
    <w:rsid w:val="77084C62"/>
    <w:rsid w:val="771A6916"/>
    <w:rsid w:val="771C0118"/>
    <w:rsid w:val="772164A5"/>
    <w:rsid w:val="773B26C2"/>
    <w:rsid w:val="77687B79"/>
    <w:rsid w:val="77872B92"/>
    <w:rsid w:val="778D031B"/>
    <w:rsid w:val="782040E6"/>
    <w:rsid w:val="7826607A"/>
    <w:rsid w:val="782B18E2"/>
    <w:rsid w:val="784B7055"/>
    <w:rsid w:val="78896C5F"/>
    <w:rsid w:val="788C05D2"/>
    <w:rsid w:val="789D79AA"/>
    <w:rsid w:val="78B226C7"/>
    <w:rsid w:val="78B83224"/>
    <w:rsid w:val="78C55892"/>
    <w:rsid w:val="7947274B"/>
    <w:rsid w:val="799B0A29"/>
    <w:rsid w:val="79A84B20"/>
    <w:rsid w:val="79AC409A"/>
    <w:rsid w:val="79F006ED"/>
    <w:rsid w:val="7A192019"/>
    <w:rsid w:val="7A2B7977"/>
    <w:rsid w:val="7A37456E"/>
    <w:rsid w:val="7A5A767E"/>
    <w:rsid w:val="7A8D08F3"/>
    <w:rsid w:val="7B3B1E3C"/>
    <w:rsid w:val="7B6825E1"/>
    <w:rsid w:val="7B857274"/>
    <w:rsid w:val="7BB120FE"/>
    <w:rsid w:val="7BCC2177"/>
    <w:rsid w:val="7BDC717B"/>
    <w:rsid w:val="7BE10C35"/>
    <w:rsid w:val="7CAB0325"/>
    <w:rsid w:val="7CF17F7C"/>
    <w:rsid w:val="7D434AEA"/>
    <w:rsid w:val="7D5611AF"/>
    <w:rsid w:val="7D836231"/>
    <w:rsid w:val="7D99109C"/>
    <w:rsid w:val="7DE7402D"/>
    <w:rsid w:val="7DE92023"/>
    <w:rsid w:val="7E0E1A8A"/>
    <w:rsid w:val="7E200DC8"/>
    <w:rsid w:val="7E3C2153"/>
    <w:rsid w:val="7E44676F"/>
    <w:rsid w:val="7E4A61D0"/>
    <w:rsid w:val="7E5020A2"/>
    <w:rsid w:val="7E5E6806"/>
    <w:rsid w:val="7E6D11BE"/>
    <w:rsid w:val="7E70004F"/>
    <w:rsid w:val="7E754DC3"/>
    <w:rsid w:val="7E9604AE"/>
    <w:rsid w:val="7EAF6391"/>
    <w:rsid w:val="7ECC64CE"/>
    <w:rsid w:val="7EE81E27"/>
    <w:rsid w:val="7EFE38AC"/>
    <w:rsid w:val="7F25708B"/>
    <w:rsid w:val="7F2A746E"/>
    <w:rsid w:val="7F2B5241"/>
    <w:rsid w:val="7F44134D"/>
    <w:rsid w:val="7F743B6E"/>
    <w:rsid w:val="7F7D0C75"/>
    <w:rsid w:val="7F867606"/>
    <w:rsid w:val="7FAF6A04"/>
    <w:rsid w:val="7FBF17B5"/>
    <w:rsid w:val="7FC3060F"/>
    <w:rsid w:val="7FCF4400"/>
    <w:rsid w:val="7FE007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autoRedefine/>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5">
    <w:name w:val="Default Paragraph Font"/>
    <w:semiHidden/>
    <w:qFormat/>
    <w:uiPriority w:val="0"/>
  </w:style>
  <w:style w:type="table" w:default="1" w:styleId="13">
    <w:name w:val="Normal Table"/>
    <w:autoRedefine/>
    <w:semiHidden/>
    <w:qFormat/>
    <w:uiPriority w:val="0"/>
    <w:tblPr>
      <w:tblCellMar>
        <w:top w:w="0" w:type="dxa"/>
        <w:left w:w="108" w:type="dxa"/>
        <w:bottom w:w="0" w:type="dxa"/>
        <w:right w:w="108" w:type="dxa"/>
      </w:tblCellMar>
    </w:tblPr>
  </w:style>
  <w:style w:type="paragraph" w:styleId="5">
    <w:name w:val="Body Text"/>
    <w:basedOn w:val="1"/>
    <w:autoRedefine/>
    <w:qFormat/>
    <w:uiPriority w:val="1"/>
    <w:pPr>
      <w:widowControl w:val="0"/>
      <w:ind w:left="154" w:firstLine="0"/>
    </w:pPr>
    <w:rPr>
      <w:rFonts w:ascii="宋体" w:hAnsi="宋体" w:eastAsia="宋体"/>
      <w:sz w:val="24"/>
      <w:szCs w:val="24"/>
      <w:lang w:bidi="ar-SA"/>
    </w:rPr>
  </w:style>
  <w:style w:type="paragraph" w:styleId="6">
    <w:name w:val="Body Text Indent"/>
    <w:basedOn w:val="1"/>
    <w:autoRedefine/>
    <w:qFormat/>
    <w:uiPriority w:val="0"/>
    <w:pPr>
      <w:spacing w:after="120" w:afterLines="0" w:afterAutospacing="0"/>
      <w:ind w:left="420" w:leftChars="200"/>
    </w:pPr>
  </w:style>
  <w:style w:type="paragraph" w:styleId="7">
    <w:name w:val="toc 3"/>
    <w:basedOn w:val="1"/>
    <w:next w:val="1"/>
    <w:qFormat/>
    <w:uiPriority w:val="0"/>
    <w:pPr>
      <w:ind w:left="840" w:leftChars="400"/>
    </w:pPr>
  </w:style>
  <w:style w:type="paragraph" w:styleId="8">
    <w:name w:val="footer"/>
    <w:basedOn w:val="1"/>
    <w:autoRedefine/>
    <w:qFormat/>
    <w:uiPriority w:val="0"/>
    <w:pPr>
      <w:tabs>
        <w:tab w:val="center" w:pos="4153"/>
        <w:tab w:val="right" w:pos="8306"/>
      </w:tabs>
      <w:snapToGrid w:val="0"/>
      <w:jc w:val="left"/>
    </w:pPr>
    <w:rPr>
      <w:sz w:val="18"/>
    </w:rPr>
  </w:style>
  <w:style w:type="paragraph" w:styleId="9">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Body Text First Indent 2"/>
    <w:basedOn w:val="6"/>
    <w:link w:val="24"/>
    <w:autoRedefine/>
    <w:qFormat/>
    <w:uiPriority w:val="0"/>
    <w:pPr>
      <w:ind w:firstLine="420" w:firstLineChars="200"/>
    </w:pPr>
  </w:style>
  <w:style w:type="table" w:styleId="14">
    <w:name w:val="Table Grid"/>
    <w:basedOn w:val="1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character" w:styleId="17">
    <w:name w:val="Emphasis"/>
    <w:basedOn w:val="15"/>
    <w:qFormat/>
    <w:uiPriority w:val="0"/>
    <w:rPr>
      <w:i/>
    </w:rPr>
  </w:style>
  <w:style w:type="character" w:styleId="18">
    <w:name w:val="Hyperlink"/>
    <w:basedOn w:val="15"/>
    <w:autoRedefine/>
    <w:unhideWhenUsed/>
    <w:qFormat/>
    <w:uiPriority w:val="99"/>
    <w:rPr>
      <w:color w:val="0563C1"/>
      <w:u w:val="single"/>
    </w:rPr>
  </w:style>
  <w:style w:type="paragraph" w:styleId="19">
    <w:name w:val="No Spacing"/>
    <w:autoRedefine/>
    <w:qFormat/>
    <w:uiPriority w:val="1"/>
    <w:rPr>
      <w:rFonts w:ascii="Calibri" w:hAnsi="Calibri" w:eastAsia="宋体" w:cs="Times New Roman"/>
      <w:sz w:val="22"/>
      <w:szCs w:val="22"/>
      <w:lang w:val="en-US" w:eastAsia="zh-CN" w:bidi="ar-SA"/>
    </w:rPr>
  </w:style>
  <w:style w:type="paragraph" w:styleId="20">
    <w:name w:val="List Paragraph"/>
    <w:basedOn w:val="1"/>
    <w:qFormat/>
    <w:uiPriority w:val="34"/>
    <w:pPr>
      <w:ind w:left="720"/>
      <w:contextualSpacing/>
    </w:pPr>
  </w:style>
  <w:style w:type="paragraph" w:customStyle="1" w:styleId="21">
    <w:name w:val="WPSOffice手动目录 1"/>
    <w:qFormat/>
    <w:uiPriority w:val="0"/>
    <w:pPr>
      <w:ind w:leftChars="0"/>
    </w:pPr>
    <w:rPr>
      <w:rFonts w:ascii="Times New Roman" w:hAnsi="Times New Roman" w:eastAsia="宋体" w:cs="Times New Roman"/>
      <w:sz w:val="20"/>
      <w:szCs w:val="20"/>
    </w:rPr>
  </w:style>
  <w:style w:type="paragraph" w:customStyle="1" w:styleId="22">
    <w:name w:val="WPSOffice手动目录 2"/>
    <w:qFormat/>
    <w:uiPriority w:val="0"/>
    <w:pPr>
      <w:ind w:leftChars="200"/>
    </w:pPr>
    <w:rPr>
      <w:rFonts w:ascii="Times New Roman" w:hAnsi="Times New Roman" w:eastAsia="宋体" w:cs="Times New Roman"/>
      <w:sz w:val="20"/>
      <w:szCs w:val="20"/>
    </w:rPr>
  </w:style>
  <w:style w:type="paragraph" w:customStyle="1" w:styleId="23">
    <w:name w:val="WPSOffice手动目录 3"/>
    <w:qFormat/>
    <w:uiPriority w:val="0"/>
    <w:pPr>
      <w:ind w:leftChars="400"/>
    </w:pPr>
    <w:rPr>
      <w:rFonts w:ascii="Times New Roman" w:hAnsi="Times New Roman" w:eastAsia="宋体" w:cs="Times New Roman"/>
      <w:sz w:val="20"/>
      <w:szCs w:val="20"/>
    </w:rPr>
  </w:style>
  <w:style w:type="character" w:customStyle="1" w:styleId="24">
    <w:name w:val="正文首行缩进 2 Char"/>
    <w:link w:val="12"/>
    <w:qFormat/>
    <w:uiPriority w:val="0"/>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png"/><Relationship Id="rId95" Type="http://schemas.openxmlformats.org/officeDocument/2006/relationships/image" Target="media/image90.png"/><Relationship Id="rId94" Type="http://schemas.openxmlformats.org/officeDocument/2006/relationships/image" Target="media/image89.png"/><Relationship Id="rId93" Type="http://schemas.openxmlformats.org/officeDocument/2006/relationships/image" Target="media/image88.png"/><Relationship Id="rId92" Type="http://schemas.openxmlformats.org/officeDocument/2006/relationships/image" Target="media/image87.png"/><Relationship Id="rId91" Type="http://schemas.openxmlformats.org/officeDocument/2006/relationships/image" Target="media/image86.png"/><Relationship Id="rId90" Type="http://schemas.openxmlformats.org/officeDocument/2006/relationships/image" Target="media/image85.pn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pn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pn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bmp"/><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png"/><Relationship Id="rId75" Type="http://schemas.openxmlformats.org/officeDocument/2006/relationships/image" Target="media/image70.png"/><Relationship Id="rId74" Type="http://schemas.openxmlformats.org/officeDocument/2006/relationships/image" Target="media/image69.png"/><Relationship Id="rId73" Type="http://schemas.openxmlformats.org/officeDocument/2006/relationships/image" Target="media/image68.png"/><Relationship Id="rId72" Type="http://schemas.openxmlformats.org/officeDocument/2006/relationships/image" Target="media/image67.png"/><Relationship Id="rId71" Type="http://schemas.openxmlformats.org/officeDocument/2006/relationships/image" Target="media/image66.png"/><Relationship Id="rId70" Type="http://schemas.openxmlformats.org/officeDocument/2006/relationships/image" Target="media/image65.png"/><Relationship Id="rId7" Type="http://schemas.openxmlformats.org/officeDocument/2006/relationships/image" Target="media/image1.png"/><Relationship Id="rId69" Type="http://schemas.openxmlformats.org/officeDocument/2006/relationships/image" Target="media/image64.png"/><Relationship Id="rId68" Type="http://schemas.openxmlformats.org/officeDocument/2006/relationships/image" Target="media/image63.png"/><Relationship Id="rId67" Type="http://schemas.openxmlformats.org/officeDocument/2006/relationships/image" Target="media/image62.pn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png"/><Relationship Id="rId60" Type="http://schemas.openxmlformats.org/officeDocument/2006/relationships/image" Target="media/image55.png"/><Relationship Id="rId6" Type="http://schemas.openxmlformats.org/officeDocument/2006/relationships/image" Target="media/image2.jpeg"/><Relationship Id="rId59" Type="http://schemas.openxmlformats.org/officeDocument/2006/relationships/image" Target="media/image54.png"/><Relationship Id="rId58" Type="http://schemas.openxmlformats.org/officeDocument/2006/relationships/image" Target="media/image53.png"/><Relationship Id="rId57" Type="http://schemas.openxmlformats.org/officeDocument/2006/relationships/image" Target="media/image52.pn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0" Type="http://schemas.microsoft.com/office/2011/relationships/people" Target="people.xml"/><Relationship Id="rId12" Type="http://schemas.openxmlformats.org/officeDocument/2006/relationships/image" Target="media/image7.png"/><Relationship Id="rId119" Type="http://schemas.openxmlformats.org/officeDocument/2006/relationships/fontTable" Target="fontTable.xml"/><Relationship Id="rId118" Type="http://schemas.openxmlformats.org/officeDocument/2006/relationships/numbering" Target="numbering.xml"/><Relationship Id="rId117" Type="http://schemas.openxmlformats.org/officeDocument/2006/relationships/customXml" Target="../customXml/item1.xml"/><Relationship Id="rId116" Type="http://schemas.openxmlformats.org/officeDocument/2006/relationships/image" Target="media/image111.png"/><Relationship Id="rId115" Type="http://schemas.openxmlformats.org/officeDocument/2006/relationships/image" Target="media/image110.png"/><Relationship Id="rId114" Type="http://schemas.openxmlformats.org/officeDocument/2006/relationships/image" Target="media/image109.pn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png"/><Relationship Id="rId110" Type="http://schemas.openxmlformats.org/officeDocument/2006/relationships/image" Target="media/image105.pn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png"/><Relationship Id="rId102" Type="http://schemas.openxmlformats.org/officeDocument/2006/relationships/image" Target="media/image97.png"/><Relationship Id="rId101" Type="http://schemas.openxmlformats.org/officeDocument/2006/relationships/image" Target="media/image96.png"/><Relationship Id="rId100" Type="http://schemas.openxmlformats.org/officeDocument/2006/relationships/image" Target="media/image95.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0"/>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926</Words>
  <Characters>1646</Characters>
  <Lines>0</Lines>
  <Paragraphs>0</Paragraphs>
  <TotalTime>0</TotalTime>
  <ScaleCrop>false</ScaleCrop>
  <LinksUpToDate>false</LinksUpToDate>
  <CharactersWithSpaces>1887</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2024-04-08T01:35:00Z</dcterms:created>
  <dc:creator>想念，亦以成淚</dc:creator>
  <cp:lastModifiedBy>LKY</cp:lastModifiedBy>
  <dcterms:modified xsi:type="dcterms:W3CDTF">2026-09-15T09:32:27Z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6E10BB9A74D94F29912348B143A6940E_13</vt:lpwstr>
  </property>
  <property fmtid="{D5CDD505-2E9C-101B-9397-08002B2CF9AE}" pid="4" name="KSOTemplateDocerSaveRecord">
    <vt:lpwstr>eyJoZGlkIjoiOTA3ZDc1YWY5ZmZkNGI3Y2Q2MGVhM2ZhZmZiMGMzN2EiLCJ1c2VySWQiOiIxMDg3OTg2MjM0In0=</vt:lpwstr>
  </property>
</Properties>
</file>